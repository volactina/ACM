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C15" w:rsidRPr="00C81BAD" w:rsidRDefault="00CE765A" w:rsidP="00923BB4">
      <w:pPr>
        <w:jc w:val="center"/>
        <w:rPr>
          <w:rFonts w:ascii="宋体" w:eastAsia="宋体" w:hAnsi="宋体"/>
          <w:b/>
          <w:sz w:val="44"/>
          <w:szCs w:val="44"/>
        </w:rPr>
      </w:pPr>
      <w:r w:rsidRPr="00C81BAD">
        <w:rPr>
          <w:rFonts w:ascii="宋体" w:eastAsia="宋体" w:hAnsi="宋体" w:hint="eastAsia"/>
          <w:b/>
          <w:sz w:val="44"/>
          <w:szCs w:val="44"/>
        </w:rPr>
        <w:t>2018</w:t>
      </w:r>
      <w:r w:rsidR="00C81BAD">
        <w:rPr>
          <w:rFonts w:ascii="宋体" w:eastAsia="宋体" w:hAnsi="宋体" w:hint="eastAsia"/>
          <w:b/>
          <w:sz w:val="44"/>
          <w:szCs w:val="44"/>
        </w:rPr>
        <w:t>A</w:t>
      </w:r>
      <w:r w:rsidR="00C81BAD">
        <w:rPr>
          <w:rFonts w:ascii="宋体" w:eastAsia="宋体" w:hAnsi="宋体"/>
          <w:b/>
          <w:sz w:val="44"/>
          <w:szCs w:val="44"/>
        </w:rPr>
        <w:t>CM</w:t>
      </w:r>
      <w:bookmarkStart w:id="0" w:name="_GoBack"/>
      <w:bookmarkEnd w:id="0"/>
      <w:r w:rsidRPr="00C81BAD">
        <w:rPr>
          <w:rFonts w:ascii="宋体" w:eastAsia="宋体" w:hAnsi="宋体" w:hint="eastAsia"/>
          <w:b/>
          <w:sz w:val="44"/>
          <w:szCs w:val="44"/>
        </w:rPr>
        <w:t>集训</w:t>
      </w:r>
    </w:p>
    <w:sdt>
      <w:sdtPr>
        <w:rPr>
          <w:rFonts w:ascii="宋体" w:eastAsia="宋体" w:hAnsi="宋体" w:cstheme="minorBidi"/>
          <w:color w:val="auto"/>
          <w:kern w:val="2"/>
          <w:sz w:val="21"/>
          <w:szCs w:val="22"/>
          <w:lang w:val="zh-CN"/>
        </w:rPr>
        <w:id w:val="-533883401"/>
        <w:docPartObj>
          <w:docPartGallery w:val="Table of Contents"/>
          <w:docPartUnique/>
        </w:docPartObj>
      </w:sdtPr>
      <w:sdtEndPr>
        <w:rPr>
          <w:b/>
          <w:bCs/>
        </w:rPr>
      </w:sdtEndPr>
      <w:sdtContent>
        <w:p w:rsidR="00174533" w:rsidRPr="00C81BAD" w:rsidRDefault="00174533">
          <w:pPr>
            <w:pStyle w:val="TOC"/>
            <w:rPr>
              <w:rFonts w:ascii="宋体" w:eastAsia="宋体" w:hAnsi="宋体"/>
            </w:rPr>
          </w:pPr>
          <w:r w:rsidRPr="00C81BAD">
            <w:rPr>
              <w:rFonts w:ascii="宋体" w:eastAsia="宋体" w:hAnsi="宋体"/>
              <w:lang w:val="zh-CN"/>
            </w:rPr>
            <w:t>目录</w:t>
          </w:r>
        </w:p>
        <w:p w:rsidR="00C81BAD" w:rsidRDefault="00174533">
          <w:pPr>
            <w:pStyle w:val="11"/>
            <w:tabs>
              <w:tab w:val="right" w:leader="dot" w:pos="8296"/>
            </w:tabs>
            <w:rPr>
              <w:noProof/>
            </w:rPr>
          </w:pPr>
          <w:r w:rsidRPr="00C81BAD">
            <w:rPr>
              <w:rFonts w:ascii="宋体" w:eastAsia="宋体" w:hAnsi="宋体"/>
            </w:rPr>
            <w:fldChar w:fldCharType="begin"/>
          </w:r>
          <w:r w:rsidRPr="00C81BAD">
            <w:rPr>
              <w:rFonts w:ascii="宋体" w:eastAsia="宋体" w:hAnsi="宋体"/>
            </w:rPr>
            <w:instrText xml:space="preserve"> TOC \o "1-3" \h \z \u </w:instrText>
          </w:r>
          <w:r w:rsidRPr="00C81BAD">
            <w:rPr>
              <w:rFonts w:ascii="宋体" w:eastAsia="宋体" w:hAnsi="宋体"/>
            </w:rPr>
            <w:fldChar w:fldCharType="separate"/>
          </w:r>
          <w:hyperlink w:anchor="_Toc523521084" w:history="1">
            <w:r w:rsidR="00C81BAD" w:rsidRPr="00533EB4">
              <w:rPr>
                <w:rStyle w:val="a3"/>
                <w:rFonts w:ascii="宋体" w:eastAsia="宋体" w:hAnsi="宋体"/>
                <w:noProof/>
              </w:rPr>
              <w:t>一、基础算法&amp;程序语言</w:t>
            </w:r>
            <w:r w:rsidR="00C81BAD">
              <w:rPr>
                <w:noProof/>
                <w:webHidden/>
              </w:rPr>
              <w:tab/>
            </w:r>
            <w:r w:rsidR="00C81BAD">
              <w:rPr>
                <w:noProof/>
                <w:webHidden/>
              </w:rPr>
              <w:fldChar w:fldCharType="begin"/>
            </w:r>
            <w:r w:rsidR="00C81BAD">
              <w:rPr>
                <w:noProof/>
                <w:webHidden/>
              </w:rPr>
              <w:instrText xml:space="preserve"> PAGEREF _Toc523521084 \h </w:instrText>
            </w:r>
            <w:r w:rsidR="00C81BAD">
              <w:rPr>
                <w:noProof/>
                <w:webHidden/>
              </w:rPr>
            </w:r>
            <w:r w:rsidR="00C81BAD">
              <w:rPr>
                <w:noProof/>
                <w:webHidden/>
              </w:rPr>
              <w:fldChar w:fldCharType="separate"/>
            </w:r>
            <w:r w:rsidR="00C81BAD">
              <w:rPr>
                <w:noProof/>
                <w:webHidden/>
              </w:rPr>
              <w:t>9</w:t>
            </w:r>
            <w:r w:rsidR="00C81BAD">
              <w:rPr>
                <w:noProof/>
                <w:webHidden/>
              </w:rPr>
              <w:fldChar w:fldCharType="end"/>
            </w:r>
          </w:hyperlink>
        </w:p>
        <w:p w:rsidR="00C81BAD" w:rsidRDefault="00C81BAD">
          <w:pPr>
            <w:pStyle w:val="21"/>
            <w:tabs>
              <w:tab w:val="right" w:leader="dot" w:pos="8296"/>
            </w:tabs>
            <w:rPr>
              <w:noProof/>
            </w:rPr>
          </w:pPr>
          <w:hyperlink w:anchor="_Toc523521085" w:history="1">
            <w:r w:rsidRPr="00533EB4">
              <w:rPr>
                <w:rStyle w:val="a3"/>
                <w:rFonts w:ascii="宋体" w:eastAsia="宋体" w:hAnsi="宋体"/>
                <w:noProof/>
              </w:rPr>
              <w:t>补题</w:t>
            </w:r>
            <w:r>
              <w:rPr>
                <w:noProof/>
                <w:webHidden/>
              </w:rPr>
              <w:tab/>
            </w:r>
            <w:r>
              <w:rPr>
                <w:noProof/>
                <w:webHidden/>
              </w:rPr>
              <w:fldChar w:fldCharType="begin"/>
            </w:r>
            <w:r>
              <w:rPr>
                <w:noProof/>
                <w:webHidden/>
              </w:rPr>
              <w:instrText xml:space="preserve"> PAGEREF _Toc523521085 \h </w:instrText>
            </w:r>
            <w:r>
              <w:rPr>
                <w:noProof/>
                <w:webHidden/>
              </w:rPr>
            </w:r>
            <w:r>
              <w:rPr>
                <w:noProof/>
                <w:webHidden/>
              </w:rPr>
              <w:fldChar w:fldCharType="separate"/>
            </w:r>
            <w:r>
              <w:rPr>
                <w:noProof/>
                <w:webHidden/>
              </w:rPr>
              <w:t>9</w:t>
            </w:r>
            <w:r>
              <w:rPr>
                <w:noProof/>
                <w:webHidden/>
              </w:rPr>
              <w:fldChar w:fldCharType="end"/>
            </w:r>
          </w:hyperlink>
        </w:p>
        <w:p w:rsidR="00C81BAD" w:rsidRDefault="00C81BAD">
          <w:pPr>
            <w:pStyle w:val="31"/>
            <w:tabs>
              <w:tab w:val="right" w:leader="dot" w:pos="8296"/>
            </w:tabs>
            <w:rPr>
              <w:noProof/>
            </w:rPr>
          </w:pPr>
          <w:hyperlink w:anchor="_Toc523521086" w:history="1">
            <w:r w:rsidRPr="00533EB4">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_Toc523521086 \h </w:instrText>
            </w:r>
            <w:r>
              <w:rPr>
                <w:noProof/>
                <w:webHidden/>
              </w:rPr>
            </w:r>
            <w:r>
              <w:rPr>
                <w:noProof/>
                <w:webHidden/>
              </w:rPr>
              <w:fldChar w:fldCharType="separate"/>
            </w:r>
            <w:r>
              <w:rPr>
                <w:noProof/>
                <w:webHidden/>
              </w:rPr>
              <w:t>9</w:t>
            </w:r>
            <w:r>
              <w:rPr>
                <w:noProof/>
                <w:webHidden/>
              </w:rPr>
              <w:fldChar w:fldCharType="end"/>
            </w:r>
          </w:hyperlink>
        </w:p>
        <w:p w:rsidR="00C81BAD" w:rsidRDefault="00C81BAD">
          <w:pPr>
            <w:pStyle w:val="31"/>
            <w:tabs>
              <w:tab w:val="right" w:leader="dot" w:pos="8296"/>
            </w:tabs>
            <w:rPr>
              <w:noProof/>
            </w:rPr>
          </w:pPr>
          <w:hyperlink w:anchor="_Toc523521087" w:history="1">
            <w:r w:rsidRPr="00533EB4">
              <w:rPr>
                <w:rStyle w:val="a3"/>
                <w:rFonts w:ascii="宋体" w:eastAsia="宋体" w:hAnsi="宋体"/>
                <w:noProof/>
              </w:rPr>
              <w:t>铜牌题-前置：无/LCT</w:t>
            </w:r>
            <w:r>
              <w:rPr>
                <w:noProof/>
                <w:webHidden/>
              </w:rPr>
              <w:tab/>
            </w:r>
            <w:r>
              <w:rPr>
                <w:noProof/>
                <w:webHidden/>
              </w:rPr>
              <w:fldChar w:fldCharType="begin"/>
            </w:r>
            <w:r>
              <w:rPr>
                <w:noProof/>
                <w:webHidden/>
              </w:rPr>
              <w:instrText xml:space="preserve"> PAGEREF _Toc523521087 \h </w:instrText>
            </w:r>
            <w:r>
              <w:rPr>
                <w:noProof/>
                <w:webHidden/>
              </w:rPr>
            </w:r>
            <w:r>
              <w:rPr>
                <w:noProof/>
                <w:webHidden/>
              </w:rPr>
              <w:fldChar w:fldCharType="separate"/>
            </w:r>
            <w:r>
              <w:rPr>
                <w:noProof/>
                <w:webHidden/>
              </w:rPr>
              <w:t>9</w:t>
            </w:r>
            <w:r>
              <w:rPr>
                <w:noProof/>
                <w:webHidden/>
              </w:rPr>
              <w:fldChar w:fldCharType="end"/>
            </w:r>
          </w:hyperlink>
        </w:p>
        <w:p w:rsidR="00C81BAD" w:rsidRDefault="00C81BAD">
          <w:pPr>
            <w:pStyle w:val="31"/>
            <w:tabs>
              <w:tab w:val="right" w:leader="dot" w:pos="8296"/>
            </w:tabs>
            <w:rPr>
              <w:noProof/>
            </w:rPr>
          </w:pPr>
          <w:hyperlink w:anchor="_Toc523521088" w:history="1">
            <w:r w:rsidRPr="00533EB4">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_Toc523521088 \h </w:instrText>
            </w:r>
            <w:r>
              <w:rPr>
                <w:noProof/>
                <w:webHidden/>
              </w:rPr>
            </w:r>
            <w:r>
              <w:rPr>
                <w:noProof/>
                <w:webHidden/>
              </w:rPr>
              <w:fldChar w:fldCharType="separate"/>
            </w:r>
            <w:r>
              <w:rPr>
                <w:noProof/>
                <w:webHidden/>
              </w:rPr>
              <w:t>10</w:t>
            </w:r>
            <w:r>
              <w:rPr>
                <w:noProof/>
                <w:webHidden/>
              </w:rPr>
              <w:fldChar w:fldCharType="end"/>
            </w:r>
          </w:hyperlink>
        </w:p>
        <w:p w:rsidR="00C81BAD" w:rsidRDefault="00C81BAD">
          <w:pPr>
            <w:pStyle w:val="31"/>
            <w:tabs>
              <w:tab w:val="right" w:leader="dot" w:pos="8296"/>
            </w:tabs>
            <w:rPr>
              <w:noProof/>
            </w:rPr>
          </w:pPr>
          <w:hyperlink w:anchor="_Toc523521089" w:history="1">
            <w:r w:rsidRPr="00533EB4">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_Toc523521089 \h </w:instrText>
            </w:r>
            <w:r>
              <w:rPr>
                <w:noProof/>
                <w:webHidden/>
              </w:rPr>
            </w:r>
            <w:r>
              <w:rPr>
                <w:noProof/>
                <w:webHidden/>
              </w:rPr>
              <w:fldChar w:fldCharType="separate"/>
            </w:r>
            <w:r>
              <w:rPr>
                <w:noProof/>
                <w:webHidden/>
              </w:rPr>
              <w:t>10</w:t>
            </w:r>
            <w:r>
              <w:rPr>
                <w:noProof/>
                <w:webHidden/>
              </w:rPr>
              <w:fldChar w:fldCharType="end"/>
            </w:r>
          </w:hyperlink>
        </w:p>
        <w:p w:rsidR="00C81BAD" w:rsidRDefault="00C81BAD">
          <w:pPr>
            <w:pStyle w:val="31"/>
            <w:tabs>
              <w:tab w:val="right" w:leader="dot" w:pos="8296"/>
            </w:tabs>
            <w:rPr>
              <w:noProof/>
            </w:rPr>
          </w:pPr>
          <w:hyperlink w:anchor="_Toc523521090" w:history="1">
            <w:r w:rsidRPr="00533EB4">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_Toc523521090 \h </w:instrText>
            </w:r>
            <w:r>
              <w:rPr>
                <w:noProof/>
                <w:webHidden/>
              </w:rPr>
            </w:r>
            <w:r>
              <w:rPr>
                <w:noProof/>
                <w:webHidden/>
              </w:rPr>
              <w:fldChar w:fldCharType="separate"/>
            </w:r>
            <w:r>
              <w:rPr>
                <w:noProof/>
                <w:webHidden/>
              </w:rPr>
              <w:t>10</w:t>
            </w:r>
            <w:r>
              <w:rPr>
                <w:noProof/>
                <w:webHidden/>
              </w:rPr>
              <w:fldChar w:fldCharType="end"/>
            </w:r>
          </w:hyperlink>
        </w:p>
        <w:p w:rsidR="00C81BAD" w:rsidRDefault="00C81BAD">
          <w:pPr>
            <w:pStyle w:val="31"/>
            <w:tabs>
              <w:tab w:val="right" w:leader="dot" w:pos="8296"/>
            </w:tabs>
            <w:rPr>
              <w:noProof/>
            </w:rPr>
          </w:pPr>
          <w:hyperlink w:anchor="_Toc523521091" w:history="1">
            <w:r w:rsidRPr="00533EB4">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_Toc523521091 \h </w:instrText>
            </w:r>
            <w:r>
              <w:rPr>
                <w:noProof/>
                <w:webHidden/>
              </w:rPr>
            </w:r>
            <w:r>
              <w:rPr>
                <w:noProof/>
                <w:webHidden/>
              </w:rPr>
              <w:fldChar w:fldCharType="separate"/>
            </w:r>
            <w:r>
              <w:rPr>
                <w:noProof/>
                <w:webHidden/>
              </w:rPr>
              <w:t>10</w:t>
            </w:r>
            <w:r>
              <w:rPr>
                <w:noProof/>
                <w:webHidden/>
              </w:rPr>
              <w:fldChar w:fldCharType="end"/>
            </w:r>
          </w:hyperlink>
        </w:p>
        <w:p w:rsidR="00C81BAD" w:rsidRDefault="00C81BAD">
          <w:pPr>
            <w:pStyle w:val="31"/>
            <w:tabs>
              <w:tab w:val="right" w:leader="dot" w:pos="8296"/>
            </w:tabs>
            <w:rPr>
              <w:noProof/>
            </w:rPr>
          </w:pPr>
          <w:hyperlink w:anchor="_Toc523521092" w:history="1">
            <w:r w:rsidRPr="00533EB4">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_Toc523521092 \h </w:instrText>
            </w:r>
            <w:r>
              <w:rPr>
                <w:noProof/>
                <w:webHidden/>
              </w:rPr>
            </w:r>
            <w:r>
              <w:rPr>
                <w:noProof/>
                <w:webHidden/>
              </w:rPr>
              <w:fldChar w:fldCharType="separate"/>
            </w:r>
            <w:r>
              <w:rPr>
                <w:noProof/>
                <w:webHidden/>
              </w:rPr>
              <w:t>10</w:t>
            </w:r>
            <w:r>
              <w:rPr>
                <w:noProof/>
                <w:webHidden/>
              </w:rPr>
              <w:fldChar w:fldCharType="end"/>
            </w:r>
          </w:hyperlink>
        </w:p>
        <w:p w:rsidR="00C81BAD" w:rsidRDefault="00C81BAD">
          <w:pPr>
            <w:pStyle w:val="31"/>
            <w:tabs>
              <w:tab w:val="right" w:leader="dot" w:pos="8296"/>
            </w:tabs>
            <w:rPr>
              <w:noProof/>
            </w:rPr>
          </w:pPr>
          <w:hyperlink w:anchor="_Toc523521093" w:history="1">
            <w:r w:rsidRPr="00533EB4">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_Toc523521093 \h </w:instrText>
            </w:r>
            <w:r>
              <w:rPr>
                <w:noProof/>
                <w:webHidden/>
              </w:rPr>
            </w:r>
            <w:r>
              <w:rPr>
                <w:noProof/>
                <w:webHidden/>
              </w:rPr>
              <w:fldChar w:fldCharType="separate"/>
            </w:r>
            <w:r>
              <w:rPr>
                <w:noProof/>
                <w:webHidden/>
              </w:rPr>
              <w:t>10</w:t>
            </w:r>
            <w:r>
              <w:rPr>
                <w:noProof/>
                <w:webHidden/>
              </w:rPr>
              <w:fldChar w:fldCharType="end"/>
            </w:r>
          </w:hyperlink>
        </w:p>
        <w:p w:rsidR="00C81BAD" w:rsidRDefault="00C81BAD">
          <w:pPr>
            <w:pStyle w:val="31"/>
            <w:tabs>
              <w:tab w:val="right" w:leader="dot" w:pos="8296"/>
            </w:tabs>
            <w:rPr>
              <w:noProof/>
            </w:rPr>
          </w:pPr>
          <w:hyperlink w:anchor="_Toc523521094" w:history="1">
            <w:r w:rsidRPr="00533EB4">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_Toc523521094 \h </w:instrText>
            </w:r>
            <w:r>
              <w:rPr>
                <w:noProof/>
                <w:webHidden/>
              </w:rPr>
            </w:r>
            <w:r>
              <w:rPr>
                <w:noProof/>
                <w:webHidden/>
              </w:rPr>
              <w:fldChar w:fldCharType="separate"/>
            </w:r>
            <w:r>
              <w:rPr>
                <w:noProof/>
                <w:webHidden/>
              </w:rPr>
              <w:t>10</w:t>
            </w:r>
            <w:r>
              <w:rPr>
                <w:noProof/>
                <w:webHidden/>
              </w:rPr>
              <w:fldChar w:fldCharType="end"/>
            </w:r>
          </w:hyperlink>
        </w:p>
        <w:p w:rsidR="00C81BAD" w:rsidRDefault="00C81BAD">
          <w:pPr>
            <w:pStyle w:val="31"/>
            <w:tabs>
              <w:tab w:val="right" w:leader="dot" w:pos="8296"/>
            </w:tabs>
            <w:rPr>
              <w:noProof/>
            </w:rPr>
          </w:pPr>
          <w:hyperlink w:anchor="_Toc523521095" w:history="1">
            <w:r w:rsidRPr="00533EB4">
              <w:rPr>
                <w:rStyle w:val="a3"/>
                <w:rFonts w:ascii="宋体" w:eastAsia="宋体" w:hAnsi="宋体"/>
                <w:noProof/>
              </w:rPr>
              <w:t>铜牌题-前置：01规划/分数规划</w:t>
            </w:r>
            <w:r>
              <w:rPr>
                <w:noProof/>
                <w:webHidden/>
              </w:rPr>
              <w:tab/>
            </w:r>
            <w:r>
              <w:rPr>
                <w:noProof/>
                <w:webHidden/>
              </w:rPr>
              <w:fldChar w:fldCharType="begin"/>
            </w:r>
            <w:r>
              <w:rPr>
                <w:noProof/>
                <w:webHidden/>
              </w:rPr>
              <w:instrText xml:space="preserve"> PAGEREF _Toc523521095 \h </w:instrText>
            </w:r>
            <w:r>
              <w:rPr>
                <w:noProof/>
                <w:webHidden/>
              </w:rPr>
            </w:r>
            <w:r>
              <w:rPr>
                <w:noProof/>
                <w:webHidden/>
              </w:rPr>
              <w:fldChar w:fldCharType="separate"/>
            </w:r>
            <w:r>
              <w:rPr>
                <w:noProof/>
                <w:webHidden/>
              </w:rPr>
              <w:t>11</w:t>
            </w:r>
            <w:r>
              <w:rPr>
                <w:noProof/>
                <w:webHidden/>
              </w:rPr>
              <w:fldChar w:fldCharType="end"/>
            </w:r>
          </w:hyperlink>
        </w:p>
        <w:p w:rsidR="00C81BAD" w:rsidRDefault="00C81BAD">
          <w:pPr>
            <w:pStyle w:val="31"/>
            <w:tabs>
              <w:tab w:val="right" w:leader="dot" w:pos="8296"/>
            </w:tabs>
            <w:rPr>
              <w:noProof/>
            </w:rPr>
          </w:pPr>
          <w:hyperlink w:anchor="_Toc523521096" w:history="1">
            <w:r w:rsidRPr="00533EB4">
              <w:rPr>
                <w:rStyle w:val="a3"/>
                <w:rFonts w:ascii="宋体" w:eastAsia="宋体" w:hAnsi="宋体"/>
                <w:noProof/>
              </w:rPr>
              <w:t>铜牌题-前置：无</w:t>
            </w:r>
            <w:r>
              <w:rPr>
                <w:noProof/>
                <w:webHidden/>
              </w:rPr>
              <w:tab/>
            </w:r>
            <w:r>
              <w:rPr>
                <w:noProof/>
                <w:webHidden/>
              </w:rPr>
              <w:fldChar w:fldCharType="begin"/>
            </w:r>
            <w:r>
              <w:rPr>
                <w:noProof/>
                <w:webHidden/>
              </w:rPr>
              <w:instrText xml:space="preserve"> PAGEREF _Toc523521096 \h </w:instrText>
            </w:r>
            <w:r>
              <w:rPr>
                <w:noProof/>
                <w:webHidden/>
              </w:rPr>
            </w:r>
            <w:r>
              <w:rPr>
                <w:noProof/>
                <w:webHidden/>
              </w:rPr>
              <w:fldChar w:fldCharType="separate"/>
            </w:r>
            <w:r>
              <w:rPr>
                <w:noProof/>
                <w:webHidden/>
              </w:rPr>
              <w:t>11</w:t>
            </w:r>
            <w:r>
              <w:rPr>
                <w:noProof/>
                <w:webHidden/>
              </w:rPr>
              <w:fldChar w:fldCharType="end"/>
            </w:r>
          </w:hyperlink>
        </w:p>
        <w:p w:rsidR="00C81BAD" w:rsidRDefault="00C81BAD">
          <w:pPr>
            <w:pStyle w:val="31"/>
            <w:tabs>
              <w:tab w:val="right" w:leader="dot" w:pos="8296"/>
            </w:tabs>
            <w:rPr>
              <w:noProof/>
            </w:rPr>
          </w:pPr>
          <w:hyperlink w:anchor="_Toc523521097" w:history="1">
            <w:r w:rsidRPr="00533EB4">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_Toc523521097 \h </w:instrText>
            </w:r>
            <w:r>
              <w:rPr>
                <w:noProof/>
                <w:webHidden/>
              </w:rPr>
            </w:r>
            <w:r>
              <w:rPr>
                <w:noProof/>
                <w:webHidden/>
              </w:rPr>
              <w:fldChar w:fldCharType="separate"/>
            </w:r>
            <w:r>
              <w:rPr>
                <w:noProof/>
                <w:webHidden/>
              </w:rPr>
              <w:t>11</w:t>
            </w:r>
            <w:r>
              <w:rPr>
                <w:noProof/>
                <w:webHidden/>
              </w:rPr>
              <w:fldChar w:fldCharType="end"/>
            </w:r>
          </w:hyperlink>
        </w:p>
        <w:p w:rsidR="00C81BAD" w:rsidRDefault="00C81BAD">
          <w:pPr>
            <w:pStyle w:val="31"/>
            <w:tabs>
              <w:tab w:val="right" w:leader="dot" w:pos="8296"/>
            </w:tabs>
            <w:rPr>
              <w:noProof/>
            </w:rPr>
          </w:pPr>
          <w:hyperlink w:anchor="_Toc523521098" w:history="1">
            <w:r w:rsidRPr="00533EB4">
              <w:rPr>
                <w:rStyle w:val="a3"/>
                <w:rFonts w:ascii="宋体" w:eastAsia="宋体" w:hAnsi="宋体"/>
                <w:noProof/>
              </w:rPr>
              <w:t>（尝试*1）铜牌题-前置：无</w:t>
            </w:r>
            <w:r>
              <w:rPr>
                <w:noProof/>
                <w:webHidden/>
              </w:rPr>
              <w:tab/>
            </w:r>
            <w:r>
              <w:rPr>
                <w:noProof/>
                <w:webHidden/>
              </w:rPr>
              <w:fldChar w:fldCharType="begin"/>
            </w:r>
            <w:r>
              <w:rPr>
                <w:noProof/>
                <w:webHidden/>
              </w:rPr>
              <w:instrText xml:space="preserve"> PAGEREF _Toc523521098 \h </w:instrText>
            </w:r>
            <w:r>
              <w:rPr>
                <w:noProof/>
                <w:webHidden/>
              </w:rPr>
            </w:r>
            <w:r>
              <w:rPr>
                <w:noProof/>
                <w:webHidden/>
              </w:rPr>
              <w:fldChar w:fldCharType="separate"/>
            </w:r>
            <w:r>
              <w:rPr>
                <w:noProof/>
                <w:webHidden/>
              </w:rPr>
              <w:t>11</w:t>
            </w:r>
            <w:r>
              <w:rPr>
                <w:noProof/>
                <w:webHidden/>
              </w:rPr>
              <w:fldChar w:fldCharType="end"/>
            </w:r>
          </w:hyperlink>
        </w:p>
        <w:p w:rsidR="00C81BAD" w:rsidRDefault="00C81BAD">
          <w:pPr>
            <w:pStyle w:val="31"/>
            <w:tabs>
              <w:tab w:val="right" w:leader="dot" w:pos="8296"/>
            </w:tabs>
            <w:rPr>
              <w:noProof/>
            </w:rPr>
          </w:pPr>
          <w:hyperlink w:anchor="_Toc523521099" w:history="1">
            <w:r w:rsidRPr="00533EB4">
              <w:rPr>
                <w:rStyle w:val="a3"/>
                <w:rFonts w:ascii="宋体" w:eastAsia="宋体" w:hAnsi="宋体"/>
                <w:noProof/>
              </w:rPr>
              <w:t>银牌题-前置：LCA</w:t>
            </w:r>
            <w:r>
              <w:rPr>
                <w:noProof/>
                <w:webHidden/>
              </w:rPr>
              <w:tab/>
            </w:r>
            <w:r>
              <w:rPr>
                <w:noProof/>
                <w:webHidden/>
              </w:rPr>
              <w:fldChar w:fldCharType="begin"/>
            </w:r>
            <w:r>
              <w:rPr>
                <w:noProof/>
                <w:webHidden/>
              </w:rPr>
              <w:instrText xml:space="preserve"> PAGEREF _Toc523521099 \h </w:instrText>
            </w:r>
            <w:r>
              <w:rPr>
                <w:noProof/>
                <w:webHidden/>
              </w:rPr>
            </w:r>
            <w:r>
              <w:rPr>
                <w:noProof/>
                <w:webHidden/>
              </w:rPr>
              <w:fldChar w:fldCharType="separate"/>
            </w:r>
            <w:r>
              <w:rPr>
                <w:noProof/>
                <w:webHidden/>
              </w:rPr>
              <w:t>11</w:t>
            </w:r>
            <w:r>
              <w:rPr>
                <w:noProof/>
                <w:webHidden/>
              </w:rPr>
              <w:fldChar w:fldCharType="end"/>
            </w:r>
          </w:hyperlink>
        </w:p>
        <w:p w:rsidR="00C81BAD" w:rsidRDefault="00C81BAD">
          <w:pPr>
            <w:pStyle w:val="31"/>
            <w:tabs>
              <w:tab w:val="right" w:leader="dot" w:pos="8296"/>
            </w:tabs>
            <w:rPr>
              <w:noProof/>
            </w:rPr>
          </w:pPr>
          <w:hyperlink w:anchor="_Toc523521100" w:history="1">
            <w:r w:rsidRPr="00533EB4">
              <w:rPr>
                <w:rStyle w:val="a3"/>
                <w:rFonts w:ascii="宋体" w:eastAsia="宋体" w:hAnsi="宋体"/>
                <w:noProof/>
              </w:rPr>
              <w:t>银牌题-前置：快速沃尔什变换（FWT）</w:t>
            </w:r>
            <w:r>
              <w:rPr>
                <w:noProof/>
                <w:webHidden/>
              </w:rPr>
              <w:tab/>
            </w:r>
            <w:r>
              <w:rPr>
                <w:noProof/>
                <w:webHidden/>
              </w:rPr>
              <w:fldChar w:fldCharType="begin"/>
            </w:r>
            <w:r>
              <w:rPr>
                <w:noProof/>
                <w:webHidden/>
              </w:rPr>
              <w:instrText xml:space="preserve"> PAGEREF _Toc523521100 \h </w:instrText>
            </w:r>
            <w:r>
              <w:rPr>
                <w:noProof/>
                <w:webHidden/>
              </w:rPr>
            </w:r>
            <w:r>
              <w:rPr>
                <w:noProof/>
                <w:webHidden/>
              </w:rPr>
              <w:fldChar w:fldCharType="separate"/>
            </w:r>
            <w:r>
              <w:rPr>
                <w:noProof/>
                <w:webHidden/>
              </w:rPr>
              <w:t>11</w:t>
            </w:r>
            <w:r>
              <w:rPr>
                <w:noProof/>
                <w:webHidden/>
              </w:rPr>
              <w:fldChar w:fldCharType="end"/>
            </w:r>
          </w:hyperlink>
        </w:p>
        <w:p w:rsidR="00C81BAD" w:rsidRDefault="00C81BAD">
          <w:pPr>
            <w:pStyle w:val="31"/>
            <w:tabs>
              <w:tab w:val="right" w:leader="dot" w:pos="8296"/>
            </w:tabs>
            <w:rPr>
              <w:noProof/>
            </w:rPr>
          </w:pPr>
          <w:hyperlink w:anchor="_Toc523521101" w:history="1">
            <w:r w:rsidRPr="00533EB4">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_Toc523521101 \h </w:instrText>
            </w:r>
            <w:r>
              <w:rPr>
                <w:noProof/>
                <w:webHidden/>
              </w:rPr>
            </w:r>
            <w:r>
              <w:rPr>
                <w:noProof/>
                <w:webHidden/>
              </w:rPr>
              <w:fldChar w:fldCharType="separate"/>
            </w:r>
            <w:r>
              <w:rPr>
                <w:noProof/>
                <w:webHidden/>
              </w:rPr>
              <w:t>11</w:t>
            </w:r>
            <w:r>
              <w:rPr>
                <w:noProof/>
                <w:webHidden/>
              </w:rPr>
              <w:fldChar w:fldCharType="end"/>
            </w:r>
          </w:hyperlink>
        </w:p>
        <w:p w:rsidR="00C81BAD" w:rsidRDefault="00C81BAD">
          <w:pPr>
            <w:pStyle w:val="31"/>
            <w:tabs>
              <w:tab w:val="right" w:leader="dot" w:pos="8296"/>
            </w:tabs>
            <w:rPr>
              <w:noProof/>
            </w:rPr>
          </w:pPr>
          <w:hyperlink w:anchor="_Toc523521102"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_Toc523521102 \h </w:instrText>
            </w:r>
            <w:r>
              <w:rPr>
                <w:noProof/>
                <w:webHidden/>
              </w:rPr>
            </w:r>
            <w:r>
              <w:rPr>
                <w:noProof/>
                <w:webHidden/>
              </w:rPr>
              <w:fldChar w:fldCharType="separate"/>
            </w:r>
            <w:r>
              <w:rPr>
                <w:noProof/>
                <w:webHidden/>
              </w:rPr>
              <w:t>12</w:t>
            </w:r>
            <w:r>
              <w:rPr>
                <w:noProof/>
                <w:webHidden/>
              </w:rPr>
              <w:fldChar w:fldCharType="end"/>
            </w:r>
          </w:hyperlink>
        </w:p>
        <w:p w:rsidR="00C81BAD" w:rsidRDefault="00C81BAD">
          <w:pPr>
            <w:pStyle w:val="31"/>
            <w:tabs>
              <w:tab w:val="right" w:leader="dot" w:pos="8296"/>
            </w:tabs>
            <w:rPr>
              <w:noProof/>
            </w:rPr>
          </w:pPr>
          <w:hyperlink w:anchor="_Toc523521103" w:history="1">
            <w:r w:rsidRPr="00533EB4">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_Toc523521103 \h </w:instrText>
            </w:r>
            <w:r>
              <w:rPr>
                <w:noProof/>
                <w:webHidden/>
              </w:rPr>
            </w:r>
            <w:r>
              <w:rPr>
                <w:noProof/>
                <w:webHidden/>
              </w:rPr>
              <w:fldChar w:fldCharType="separate"/>
            </w:r>
            <w:r>
              <w:rPr>
                <w:noProof/>
                <w:webHidden/>
              </w:rPr>
              <w:t>12</w:t>
            </w:r>
            <w:r>
              <w:rPr>
                <w:noProof/>
                <w:webHidden/>
              </w:rPr>
              <w:fldChar w:fldCharType="end"/>
            </w:r>
          </w:hyperlink>
        </w:p>
        <w:p w:rsidR="00C81BAD" w:rsidRDefault="00C81BAD">
          <w:pPr>
            <w:pStyle w:val="31"/>
            <w:tabs>
              <w:tab w:val="right" w:leader="dot" w:pos="8296"/>
            </w:tabs>
            <w:rPr>
              <w:noProof/>
            </w:rPr>
          </w:pPr>
          <w:hyperlink w:anchor="_Toc523521104" w:history="1">
            <w:r w:rsidRPr="00533EB4">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_Toc523521104 \h </w:instrText>
            </w:r>
            <w:r>
              <w:rPr>
                <w:noProof/>
                <w:webHidden/>
              </w:rPr>
            </w:r>
            <w:r>
              <w:rPr>
                <w:noProof/>
                <w:webHidden/>
              </w:rPr>
              <w:fldChar w:fldCharType="separate"/>
            </w:r>
            <w:r>
              <w:rPr>
                <w:noProof/>
                <w:webHidden/>
              </w:rPr>
              <w:t>12</w:t>
            </w:r>
            <w:r>
              <w:rPr>
                <w:noProof/>
                <w:webHidden/>
              </w:rPr>
              <w:fldChar w:fldCharType="end"/>
            </w:r>
          </w:hyperlink>
        </w:p>
        <w:p w:rsidR="00C81BAD" w:rsidRDefault="00C81BAD">
          <w:pPr>
            <w:pStyle w:val="31"/>
            <w:tabs>
              <w:tab w:val="right" w:leader="dot" w:pos="8296"/>
            </w:tabs>
            <w:rPr>
              <w:noProof/>
            </w:rPr>
          </w:pPr>
          <w:hyperlink w:anchor="_Toc523521105" w:history="1">
            <w:r w:rsidRPr="00533EB4">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_Toc523521105 \h </w:instrText>
            </w:r>
            <w:r>
              <w:rPr>
                <w:noProof/>
                <w:webHidden/>
              </w:rPr>
            </w:r>
            <w:r>
              <w:rPr>
                <w:noProof/>
                <w:webHidden/>
              </w:rPr>
              <w:fldChar w:fldCharType="separate"/>
            </w:r>
            <w:r>
              <w:rPr>
                <w:noProof/>
                <w:webHidden/>
              </w:rPr>
              <w:t>12</w:t>
            </w:r>
            <w:r>
              <w:rPr>
                <w:noProof/>
                <w:webHidden/>
              </w:rPr>
              <w:fldChar w:fldCharType="end"/>
            </w:r>
          </w:hyperlink>
        </w:p>
        <w:p w:rsidR="00C81BAD" w:rsidRDefault="00C81BAD">
          <w:pPr>
            <w:pStyle w:val="31"/>
            <w:tabs>
              <w:tab w:val="right" w:leader="dot" w:pos="8296"/>
            </w:tabs>
            <w:rPr>
              <w:noProof/>
            </w:rPr>
          </w:pPr>
          <w:hyperlink w:anchor="_Toc523521106"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_Toc523521106 \h </w:instrText>
            </w:r>
            <w:r>
              <w:rPr>
                <w:noProof/>
                <w:webHidden/>
              </w:rPr>
            </w:r>
            <w:r>
              <w:rPr>
                <w:noProof/>
                <w:webHidden/>
              </w:rPr>
              <w:fldChar w:fldCharType="separate"/>
            </w:r>
            <w:r>
              <w:rPr>
                <w:noProof/>
                <w:webHidden/>
              </w:rPr>
              <w:t>12</w:t>
            </w:r>
            <w:r>
              <w:rPr>
                <w:noProof/>
                <w:webHidden/>
              </w:rPr>
              <w:fldChar w:fldCharType="end"/>
            </w:r>
          </w:hyperlink>
        </w:p>
        <w:p w:rsidR="00C81BAD" w:rsidRDefault="00C81BAD">
          <w:pPr>
            <w:pStyle w:val="31"/>
            <w:tabs>
              <w:tab w:val="right" w:leader="dot" w:pos="8296"/>
            </w:tabs>
            <w:rPr>
              <w:noProof/>
            </w:rPr>
          </w:pPr>
          <w:hyperlink w:anchor="_Toc523521107"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_Toc523521107 \h </w:instrText>
            </w:r>
            <w:r>
              <w:rPr>
                <w:noProof/>
                <w:webHidden/>
              </w:rPr>
            </w:r>
            <w:r>
              <w:rPr>
                <w:noProof/>
                <w:webHidden/>
              </w:rPr>
              <w:fldChar w:fldCharType="separate"/>
            </w:r>
            <w:r>
              <w:rPr>
                <w:noProof/>
                <w:webHidden/>
              </w:rPr>
              <w:t>12</w:t>
            </w:r>
            <w:r>
              <w:rPr>
                <w:noProof/>
                <w:webHidden/>
              </w:rPr>
              <w:fldChar w:fldCharType="end"/>
            </w:r>
          </w:hyperlink>
        </w:p>
        <w:p w:rsidR="00C81BAD" w:rsidRDefault="00C81BAD">
          <w:pPr>
            <w:pStyle w:val="31"/>
            <w:tabs>
              <w:tab w:val="right" w:leader="dot" w:pos="8296"/>
            </w:tabs>
            <w:rPr>
              <w:noProof/>
            </w:rPr>
          </w:pPr>
          <w:hyperlink w:anchor="_Toc523521108"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_Toc523521108 \h </w:instrText>
            </w:r>
            <w:r>
              <w:rPr>
                <w:noProof/>
                <w:webHidden/>
              </w:rPr>
            </w:r>
            <w:r>
              <w:rPr>
                <w:noProof/>
                <w:webHidden/>
              </w:rPr>
              <w:fldChar w:fldCharType="separate"/>
            </w:r>
            <w:r>
              <w:rPr>
                <w:noProof/>
                <w:webHidden/>
              </w:rPr>
              <w:t>12</w:t>
            </w:r>
            <w:r>
              <w:rPr>
                <w:noProof/>
                <w:webHidden/>
              </w:rPr>
              <w:fldChar w:fldCharType="end"/>
            </w:r>
          </w:hyperlink>
        </w:p>
        <w:p w:rsidR="00C81BAD" w:rsidRDefault="00C81BAD">
          <w:pPr>
            <w:pStyle w:val="31"/>
            <w:tabs>
              <w:tab w:val="right" w:leader="dot" w:pos="8296"/>
            </w:tabs>
            <w:rPr>
              <w:noProof/>
            </w:rPr>
          </w:pPr>
          <w:hyperlink w:anchor="_Toc523521109"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_Toc523521109 \h </w:instrText>
            </w:r>
            <w:r>
              <w:rPr>
                <w:noProof/>
                <w:webHidden/>
              </w:rPr>
            </w:r>
            <w:r>
              <w:rPr>
                <w:noProof/>
                <w:webHidden/>
              </w:rPr>
              <w:fldChar w:fldCharType="separate"/>
            </w:r>
            <w:r>
              <w:rPr>
                <w:noProof/>
                <w:webHidden/>
              </w:rPr>
              <w:t>13</w:t>
            </w:r>
            <w:r>
              <w:rPr>
                <w:noProof/>
                <w:webHidden/>
              </w:rPr>
              <w:fldChar w:fldCharType="end"/>
            </w:r>
          </w:hyperlink>
        </w:p>
        <w:p w:rsidR="00C81BAD" w:rsidRDefault="00C81BAD">
          <w:pPr>
            <w:pStyle w:val="31"/>
            <w:tabs>
              <w:tab w:val="right" w:leader="dot" w:pos="8296"/>
            </w:tabs>
            <w:rPr>
              <w:noProof/>
            </w:rPr>
          </w:pPr>
          <w:hyperlink w:anchor="_Toc523521110"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_Toc523521110 \h </w:instrText>
            </w:r>
            <w:r>
              <w:rPr>
                <w:noProof/>
                <w:webHidden/>
              </w:rPr>
            </w:r>
            <w:r>
              <w:rPr>
                <w:noProof/>
                <w:webHidden/>
              </w:rPr>
              <w:fldChar w:fldCharType="separate"/>
            </w:r>
            <w:r>
              <w:rPr>
                <w:noProof/>
                <w:webHidden/>
              </w:rPr>
              <w:t>13</w:t>
            </w:r>
            <w:r>
              <w:rPr>
                <w:noProof/>
                <w:webHidden/>
              </w:rPr>
              <w:fldChar w:fldCharType="end"/>
            </w:r>
          </w:hyperlink>
        </w:p>
        <w:p w:rsidR="00C81BAD" w:rsidRDefault="00C81BAD">
          <w:pPr>
            <w:pStyle w:val="31"/>
            <w:tabs>
              <w:tab w:val="right" w:leader="dot" w:pos="8296"/>
            </w:tabs>
            <w:rPr>
              <w:noProof/>
            </w:rPr>
          </w:pPr>
          <w:hyperlink w:anchor="_Toc523521111"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_Toc523521111 \h </w:instrText>
            </w:r>
            <w:r>
              <w:rPr>
                <w:noProof/>
                <w:webHidden/>
              </w:rPr>
            </w:r>
            <w:r>
              <w:rPr>
                <w:noProof/>
                <w:webHidden/>
              </w:rPr>
              <w:fldChar w:fldCharType="separate"/>
            </w:r>
            <w:r>
              <w:rPr>
                <w:noProof/>
                <w:webHidden/>
              </w:rPr>
              <w:t>13</w:t>
            </w:r>
            <w:r>
              <w:rPr>
                <w:noProof/>
                <w:webHidden/>
              </w:rPr>
              <w:fldChar w:fldCharType="end"/>
            </w:r>
          </w:hyperlink>
        </w:p>
        <w:p w:rsidR="00C81BAD" w:rsidRDefault="00C81BAD">
          <w:pPr>
            <w:pStyle w:val="31"/>
            <w:tabs>
              <w:tab w:val="right" w:leader="dot" w:pos="8296"/>
            </w:tabs>
            <w:rPr>
              <w:noProof/>
            </w:rPr>
          </w:pPr>
          <w:hyperlink w:anchor="_Toc523521112"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_Toc523521112 \h </w:instrText>
            </w:r>
            <w:r>
              <w:rPr>
                <w:noProof/>
                <w:webHidden/>
              </w:rPr>
            </w:r>
            <w:r>
              <w:rPr>
                <w:noProof/>
                <w:webHidden/>
              </w:rPr>
              <w:fldChar w:fldCharType="separate"/>
            </w:r>
            <w:r>
              <w:rPr>
                <w:noProof/>
                <w:webHidden/>
              </w:rPr>
              <w:t>13</w:t>
            </w:r>
            <w:r>
              <w:rPr>
                <w:noProof/>
                <w:webHidden/>
              </w:rPr>
              <w:fldChar w:fldCharType="end"/>
            </w:r>
          </w:hyperlink>
        </w:p>
        <w:p w:rsidR="00C81BAD" w:rsidRDefault="00C81BAD">
          <w:pPr>
            <w:pStyle w:val="31"/>
            <w:tabs>
              <w:tab w:val="right" w:leader="dot" w:pos="8296"/>
            </w:tabs>
            <w:rPr>
              <w:noProof/>
            </w:rPr>
          </w:pPr>
          <w:hyperlink w:anchor="_Toc523521113"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_Toc523521113 \h </w:instrText>
            </w:r>
            <w:r>
              <w:rPr>
                <w:noProof/>
                <w:webHidden/>
              </w:rPr>
            </w:r>
            <w:r>
              <w:rPr>
                <w:noProof/>
                <w:webHidden/>
              </w:rPr>
              <w:fldChar w:fldCharType="separate"/>
            </w:r>
            <w:r>
              <w:rPr>
                <w:noProof/>
                <w:webHidden/>
              </w:rPr>
              <w:t>13</w:t>
            </w:r>
            <w:r>
              <w:rPr>
                <w:noProof/>
                <w:webHidden/>
              </w:rPr>
              <w:fldChar w:fldCharType="end"/>
            </w:r>
          </w:hyperlink>
        </w:p>
        <w:p w:rsidR="00C81BAD" w:rsidRDefault="00C81BAD">
          <w:pPr>
            <w:pStyle w:val="31"/>
            <w:tabs>
              <w:tab w:val="right" w:leader="dot" w:pos="8296"/>
            </w:tabs>
            <w:rPr>
              <w:noProof/>
            </w:rPr>
          </w:pPr>
          <w:hyperlink w:anchor="_Toc523521114" w:history="1">
            <w:r w:rsidRPr="00533EB4">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_Toc523521114 \h </w:instrText>
            </w:r>
            <w:r>
              <w:rPr>
                <w:noProof/>
                <w:webHidden/>
              </w:rPr>
            </w:r>
            <w:r>
              <w:rPr>
                <w:noProof/>
                <w:webHidden/>
              </w:rPr>
              <w:fldChar w:fldCharType="separate"/>
            </w:r>
            <w:r>
              <w:rPr>
                <w:noProof/>
                <w:webHidden/>
              </w:rPr>
              <w:t>13</w:t>
            </w:r>
            <w:r>
              <w:rPr>
                <w:noProof/>
                <w:webHidden/>
              </w:rPr>
              <w:fldChar w:fldCharType="end"/>
            </w:r>
          </w:hyperlink>
        </w:p>
        <w:p w:rsidR="00C81BAD" w:rsidRDefault="00C81BAD">
          <w:pPr>
            <w:pStyle w:val="21"/>
            <w:tabs>
              <w:tab w:val="right" w:leader="dot" w:pos="8296"/>
            </w:tabs>
            <w:rPr>
              <w:noProof/>
            </w:rPr>
          </w:pPr>
          <w:hyperlink w:anchor="_Toc523521115" w:history="1">
            <w:r w:rsidRPr="00533EB4">
              <w:rPr>
                <w:rStyle w:val="a3"/>
                <w:rFonts w:ascii="宋体" w:eastAsia="宋体" w:hAnsi="宋体"/>
                <w:noProof/>
              </w:rPr>
              <w:t>&lt;cstring&gt;</w:t>
            </w:r>
            <w:r>
              <w:rPr>
                <w:noProof/>
                <w:webHidden/>
              </w:rPr>
              <w:tab/>
            </w:r>
            <w:r>
              <w:rPr>
                <w:noProof/>
                <w:webHidden/>
              </w:rPr>
              <w:fldChar w:fldCharType="begin"/>
            </w:r>
            <w:r>
              <w:rPr>
                <w:noProof/>
                <w:webHidden/>
              </w:rPr>
              <w:instrText xml:space="preserve"> PAGEREF _Toc523521115 \h </w:instrText>
            </w:r>
            <w:r>
              <w:rPr>
                <w:noProof/>
                <w:webHidden/>
              </w:rPr>
            </w:r>
            <w:r>
              <w:rPr>
                <w:noProof/>
                <w:webHidden/>
              </w:rPr>
              <w:fldChar w:fldCharType="separate"/>
            </w:r>
            <w:r>
              <w:rPr>
                <w:noProof/>
                <w:webHidden/>
              </w:rPr>
              <w:t>14</w:t>
            </w:r>
            <w:r>
              <w:rPr>
                <w:noProof/>
                <w:webHidden/>
              </w:rPr>
              <w:fldChar w:fldCharType="end"/>
            </w:r>
          </w:hyperlink>
        </w:p>
        <w:p w:rsidR="00C81BAD" w:rsidRDefault="00C81BAD">
          <w:pPr>
            <w:pStyle w:val="21"/>
            <w:tabs>
              <w:tab w:val="right" w:leader="dot" w:pos="8296"/>
            </w:tabs>
            <w:rPr>
              <w:noProof/>
            </w:rPr>
          </w:pPr>
          <w:hyperlink w:anchor="_Toc523521116" w:history="1">
            <w:r w:rsidRPr="00533EB4">
              <w:rPr>
                <w:rStyle w:val="a3"/>
                <w:rFonts w:ascii="宋体" w:eastAsia="宋体" w:hAnsi="宋体"/>
                <w:noProof/>
              </w:rPr>
              <w:t>C++ string类</w:t>
            </w:r>
            <w:r>
              <w:rPr>
                <w:noProof/>
                <w:webHidden/>
              </w:rPr>
              <w:tab/>
            </w:r>
            <w:r>
              <w:rPr>
                <w:noProof/>
                <w:webHidden/>
              </w:rPr>
              <w:fldChar w:fldCharType="begin"/>
            </w:r>
            <w:r>
              <w:rPr>
                <w:noProof/>
                <w:webHidden/>
              </w:rPr>
              <w:instrText xml:space="preserve"> PAGEREF _Toc523521116 \h </w:instrText>
            </w:r>
            <w:r>
              <w:rPr>
                <w:noProof/>
                <w:webHidden/>
              </w:rPr>
            </w:r>
            <w:r>
              <w:rPr>
                <w:noProof/>
                <w:webHidden/>
              </w:rPr>
              <w:fldChar w:fldCharType="separate"/>
            </w:r>
            <w:r>
              <w:rPr>
                <w:noProof/>
                <w:webHidden/>
              </w:rPr>
              <w:t>14</w:t>
            </w:r>
            <w:r>
              <w:rPr>
                <w:noProof/>
                <w:webHidden/>
              </w:rPr>
              <w:fldChar w:fldCharType="end"/>
            </w:r>
          </w:hyperlink>
        </w:p>
        <w:p w:rsidR="00C81BAD" w:rsidRDefault="00C81BAD">
          <w:pPr>
            <w:pStyle w:val="21"/>
            <w:tabs>
              <w:tab w:val="right" w:leader="dot" w:pos="8296"/>
            </w:tabs>
            <w:rPr>
              <w:noProof/>
            </w:rPr>
          </w:pPr>
          <w:hyperlink w:anchor="_Toc523521117" w:history="1">
            <w:r w:rsidRPr="00533EB4">
              <w:rPr>
                <w:rStyle w:val="a3"/>
                <w:rFonts w:ascii="宋体" w:eastAsia="宋体" w:hAnsi="宋体"/>
                <w:noProof/>
              </w:rPr>
              <w:t>new&amp;delete</w:t>
            </w:r>
            <w:r>
              <w:rPr>
                <w:noProof/>
                <w:webHidden/>
              </w:rPr>
              <w:tab/>
            </w:r>
            <w:r>
              <w:rPr>
                <w:noProof/>
                <w:webHidden/>
              </w:rPr>
              <w:fldChar w:fldCharType="begin"/>
            </w:r>
            <w:r>
              <w:rPr>
                <w:noProof/>
                <w:webHidden/>
              </w:rPr>
              <w:instrText xml:space="preserve"> PAGEREF _Toc523521117 \h </w:instrText>
            </w:r>
            <w:r>
              <w:rPr>
                <w:noProof/>
                <w:webHidden/>
              </w:rPr>
            </w:r>
            <w:r>
              <w:rPr>
                <w:noProof/>
                <w:webHidden/>
              </w:rPr>
              <w:fldChar w:fldCharType="separate"/>
            </w:r>
            <w:r>
              <w:rPr>
                <w:noProof/>
                <w:webHidden/>
              </w:rPr>
              <w:t>15</w:t>
            </w:r>
            <w:r>
              <w:rPr>
                <w:noProof/>
                <w:webHidden/>
              </w:rPr>
              <w:fldChar w:fldCharType="end"/>
            </w:r>
          </w:hyperlink>
        </w:p>
        <w:p w:rsidR="00C81BAD" w:rsidRDefault="00C81BAD">
          <w:pPr>
            <w:pStyle w:val="31"/>
            <w:tabs>
              <w:tab w:val="right" w:leader="dot" w:pos="8296"/>
            </w:tabs>
            <w:rPr>
              <w:noProof/>
            </w:rPr>
          </w:pPr>
          <w:hyperlink w:anchor="_Toc523521118" w:history="1">
            <w:r w:rsidRPr="00533EB4">
              <w:rPr>
                <w:rStyle w:val="a3"/>
                <w:rFonts w:ascii="宋体" w:eastAsia="宋体" w:hAnsi="宋体"/>
                <w:noProof/>
              </w:rPr>
              <w:t>创建并释放一维数组</w:t>
            </w:r>
            <w:r>
              <w:rPr>
                <w:noProof/>
                <w:webHidden/>
              </w:rPr>
              <w:tab/>
            </w:r>
            <w:r>
              <w:rPr>
                <w:noProof/>
                <w:webHidden/>
              </w:rPr>
              <w:fldChar w:fldCharType="begin"/>
            </w:r>
            <w:r>
              <w:rPr>
                <w:noProof/>
                <w:webHidden/>
              </w:rPr>
              <w:instrText xml:space="preserve"> PAGEREF _Toc523521118 \h </w:instrText>
            </w:r>
            <w:r>
              <w:rPr>
                <w:noProof/>
                <w:webHidden/>
              </w:rPr>
            </w:r>
            <w:r>
              <w:rPr>
                <w:noProof/>
                <w:webHidden/>
              </w:rPr>
              <w:fldChar w:fldCharType="separate"/>
            </w:r>
            <w:r>
              <w:rPr>
                <w:noProof/>
                <w:webHidden/>
              </w:rPr>
              <w:t>15</w:t>
            </w:r>
            <w:r>
              <w:rPr>
                <w:noProof/>
                <w:webHidden/>
              </w:rPr>
              <w:fldChar w:fldCharType="end"/>
            </w:r>
          </w:hyperlink>
        </w:p>
        <w:p w:rsidR="00C81BAD" w:rsidRDefault="00C81BAD">
          <w:pPr>
            <w:pStyle w:val="31"/>
            <w:tabs>
              <w:tab w:val="right" w:leader="dot" w:pos="8296"/>
            </w:tabs>
            <w:rPr>
              <w:noProof/>
            </w:rPr>
          </w:pPr>
          <w:hyperlink w:anchor="_Toc523521119" w:history="1">
            <w:r w:rsidRPr="00533EB4">
              <w:rPr>
                <w:rStyle w:val="a3"/>
                <w:rFonts w:ascii="宋体" w:eastAsia="宋体" w:hAnsi="宋体"/>
                <w:noProof/>
              </w:rPr>
              <w:t>创建并释放二维数组</w:t>
            </w:r>
            <w:r>
              <w:rPr>
                <w:noProof/>
                <w:webHidden/>
              </w:rPr>
              <w:tab/>
            </w:r>
            <w:r>
              <w:rPr>
                <w:noProof/>
                <w:webHidden/>
              </w:rPr>
              <w:fldChar w:fldCharType="begin"/>
            </w:r>
            <w:r>
              <w:rPr>
                <w:noProof/>
                <w:webHidden/>
              </w:rPr>
              <w:instrText xml:space="preserve"> PAGEREF _Toc523521119 \h </w:instrText>
            </w:r>
            <w:r>
              <w:rPr>
                <w:noProof/>
                <w:webHidden/>
              </w:rPr>
            </w:r>
            <w:r>
              <w:rPr>
                <w:noProof/>
                <w:webHidden/>
              </w:rPr>
              <w:fldChar w:fldCharType="separate"/>
            </w:r>
            <w:r>
              <w:rPr>
                <w:noProof/>
                <w:webHidden/>
              </w:rPr>
              <w:t>16</w:t>
            </w:r>
            <w:r>
              <w:rPr>
                <w:noProof/>
                <w:webHidden/>
              </w:rPr>
              <w:fldChar w:fldCharType="end"/>
            </w:r>
          </w:hyperlink>
        </w:p>
        <w:p w:rsidR="00C81BAD" w:rsidRDefault="00C81BAD">
          <w:pPr>
            <w:pStyle w:val="21"/>
            <w:tabs>
              <w:tab w:val="right" w:leader="dot" w:pos="8296"/>
            </w:tabs>
            <w:rPr>
              <w:noProof/>
            </w:rPr>
          </w:pPr>
          <w:hyperlink w:anchor="_Toc523521120" w:history="1">
            <w:r w:rsidRPr="00533EB4">
              <w:rPr>
                <w:rStyle w:val="a3"/>
                <w:rFonts w:ascii="宋体" w:eastAsia="宋体" w:hAnsi="宋体"/>
                <w:noProof/>
              </w:rPr>
              <w:t>STL</w:t>
            </w:r>
            <w:r>
              <w:rPr>
                <w:noProof/>
                <w:webHidden/>
              </w:rPr>
              <w:tab/>
            </w:r>
            <w:r>
              <w:rPr>
                <w:noProof/>
                <w:webHidden/>
              </w:rPr>
              <w:fldChar w:fldCharType="begin"/>
            </w:r>
            <w:r>
              <w:rPr>
                <w:noProof/>
                <w:webHidden/>
              </w:rPr>
              <w:instrText xml:space="preserve"> PAGEREF _Toc523521120 \h </w:instrText>
            </w:r>
            <w:r>
              <w:rPr>
                <w:noProof/>
                <w:webHidden/>
              </w:rPr>
            </w:r>
            <w:r>
              <w:rPr>
                <w:noProof/>
                <w:webHidden/>
              </w:rPr>
              <w:fldChar w:fldCharType="separate"/>
            </w:r>
            <w:r>
              <w:rPr>
                <w:noProof/>
                <w:webHidden/>
              </w:rPr>
              <w:t>16</w:t>
            </w:r>
            <w:r>
              <w:rPr>
                <w:noProof/>
                <w:webHidden/>
              </w:rPr>
              <w:fldChar w:fldCharType="end"/>
            </w:r>
          </w:hyperlink>
        </w:p>
        <w:p w:rsidR="00C81BAD" w:rsidRDefault="00C81BAD">
          <w:pPr>
            <w:pStyle w:val="31"/>
            <w:tabs>
              <w:tab w:val="right" w:leader="dot" w:pos="8296"/>
            </w:tabs>
            <w:rPr>
              <w:noProof/>
            </w:rPr>
          </w:pPr>
          <w:hyperlink w:anchor="_Toc523521121" w:history="1">
            <w:r w:rsidRPr="00533EB4">
              <w:rPr>
                <w:rStyle w:val="a3"/>
                <w:rFonts w:ascii="宋体" w:eastAsia="宋体" w:hAnsi="宋体"/>
                <w:noProof/>
              </w:rPr>
              <w:t>map</w:t>
            </w:r>
            <w:r>
              <w:rPr>
                <w:noProof/>
                <w:webHidden/>
              </w:rPr>
              <w:tab/>
            </w:r>
            <w:r>
              <w:rPr>
                <w:noProof/>
                <w:webHidden/>
              </w:rPr>
              <w:fldChar w:fldCharType="begin"/>
            </w:r>
            <w:r>
              <w:rPr>
                <w:noProof/>
                <w:webHidden/>
              </w:rPr>
              <w:instrText xml:space="preserve"> PAGEREF _Toc523521121 \h </w:instrText>
            </w:r>
            <w:r>
              <w:rPr>
                <w:noProof/>
                <w:webHidden/>
              </w:rPr>
            </w:r>
            <w:r>
              <w:rPr>
                <w:noProof/>
                <w:webHidden/>
              </w:rPr>
              <w:fldChar w:fldCharType="separate"/>
            </w:r>
            <w:r>
              <w:rPr>
                <w:noProof/>
                <w:webHidden/>
              </w:rPr>
              <w:t>16</w:t>
            </w:r>
            <w:r>
              <w:rPr>
                <w:noProof/>
                <w:webHidden/>
              </w:rPr>
              <w:fldChar w:fldCharType="end"/>
            </w:r>
          </w:hyperlink>
        </w:p>
        <w:p w:rsidR="00C81BAD" w:rsidRDefault="00C81BAD">
          <w:pPr>
            <w:pStyle w:val="31"/>
            <w:tabs>
              <w:tab w:val="right" w:leader="dot" w:pos="8296"/>
            </w:tabs>
            <w:rPr>
              <w:noProof/>
            </w:rPr>
          </w:pPr>
          <w:hyperlink w:anchor="_Toc523521122" w:history="1">
            <w:r w:rsidRPr="00533EB4">
              <w:rPr>
                <w:rStyle w:val="a3"/>
                <w:rFonts w:ascii="宋体" w:eastAsia="宋体" w:hAnsi="宋体"/>
                <w:noProof/>
              </w:rPr>
              <w:t>vector</w:t>
            </w:r>
            <w:r>
              <w:rPr>
                <w:noProof/>
                <w:webHidden/>
              </w:rPr>
              <w:tab/>
            </w:r>
            <w:r>
              <w:rPr>
                <w:noProof/>
                <w:webHidden/>
              </w:rPr>
              <w:fldChar w:fldCharType="begin"/>
            </w:r>
            <w:r>
              <w:rPr>
                <w:noProof/>
                <w:webHidden/>
              </w:rPr>
              <w:instrText xml:space="preserve"> PAGEREF _Toc523521122 \h </w:instrText>
            </w:r>
            <w:r>
              <w:rPr>
                <w:noProof/>
                <w:webHidden/>
              </w:rPr>
            </w:r>
            <w:r>
              <w:rPr>
                <w:noProof/>
                <w:webHidden/>
              </w:rPr>
              <w:fldChar w:fldCharType="separate"/>
            </w:r>
            <w:r>
              <w:rPr>
                <w:noProof/>
                <w:webHidden/>
              </w:rPr>
              <w:t>17</w:t>
            </w:r>
            <w:r>
              <w:rPr>
                <w:noProof/>
                <w:webHidden/>
              </w:rPr>
              <w:fldChar w:fldCharType="end"/>
            </w:r>
          </w:hyperlink>
        </w:p>
        <w:p w:rsidR="00C81BAD" w:rsidRDefault="00C81BAD">
          <w:pPr>
            <w:pStyle w:val="31"/>
            <w:tabs>
              <w:tab w:val="right" w:leader="dot" w:pos="8296"/>
            </w:tabs>
            <w:rPr>
              <w:noProof/>
            </w:rPr>
          </w:pPr>
          <w:hyperlink w:anchor="_Toc523521123" w:history="1">
            <w:r w:rsidRPr="00533EB4">
              <w:rPr>
                <w:rStyle w:val="a3"/>
                <w:rFonts w:ascii="宋体" w:eastAsia="宋体" w:hAnsi="宋体"/>
                <w:noProof/>
              </w:rPr>
              <w:t>next_permutation</w:t>
            </w:r>
            <w:r>
              <w:rPr>
                <w:noProof/>
                <w:webHidden/>
              </w:rPr>
              <w:tab/>
            </w:r>
            <w:r>
              <w:rPr>
                <w:noProof/>
                <w:webHidden/>
              </w:rPr>
              <w:fldChar w:fldCharType="begin"/>
            </w:r>
            <w:r>
              <w:rPr>
                <w:noProof/>
                <w:webHidden/>
              </w:rPr>
              <w:instrText xml:space="preserve"> PAGEREF _Toc523521123 \h </w:instrText>
            </w:r>
            <w:r>
              <w:rPr>
                <w:noProof/>
                <w:webHidden/>
              </w:rPr>
            </w:r>
            <w:r>
              <w:rPr>
                <w:noProof/>
                <w:webHidden/>
              </w:rPr>
              <w:fldChar w:fldCharType="separate"/>
            </w:r>
            <w:r>
              <w:rPr>
                <w:noProof/>
                <w:webHidden/>
              </w:rPr>
              <w:t>17</w:t>
            </w:r>
            <w:r>
              <w:rPr>
                <w:noProof/>
                <w:webHidden/>
              </w:rPr>
              <w:fldChar w:fldCharType="end"/>
            </w:r>
          </w:hyperlink>
        </w:p>
        <w:p w:rsidR="00C81BAD" w:rsidRDefault="00C81BAD">
          <w:pPr>
            <w:pStyle w:val="31"/>
            <w:tabs>
              <w:tab w:val="right" w:leader="dot" w:pos="8296"/>
            </w:tabs>
            <w:rPr>
              <w:noProof/>
            </w:rPr>
          </w:pPr>
          <w:hyperlink w:anchor="_Toc523521124" w:history="1">
            <w:r w:rsidRPr="00533EB4">
              <w:rPr>
                <w:rStyle w:val="a3"/>
                <w:rFonts w:ascii="宋体" w:eastAsia="宋体" w:hAnsi="宋体"/>
                <w:noProof/>
              </w:rPr>
              <w:t>优先队列（priority_queue）</w:t>
            </w:r>
            <w:r>
              <w:rPr>
                <w:noProof/>
                <w:webHidden/>
              </w:rPr>
              <w:tab/>
            </w:r>
            <w:r>
              <w:rPr>
                <w:noProof/>
                <w:webHidden/>
              </w:rPr>
              <w:fldChar w:fldCharType="begin"/>
            </w:r>
            <w:r>
              <w:rPr>
                <w:noProof/>
                <w:webHidden/>
              </w:rPr>
              <w:instrText xml:space="preserve"> PAGEREF _Toc523521124 \h </w:instrText>
            </w:r>
            <w:r>
              <w:rPr>
                <w:noProof/>
                <w:webHidden/>
              </w:rPr>
            </w:r>
            <w:r>
              <w:rPr>
                <w:noProof/>
                <w:webHidden/>
              </w:rPr>
              <w:fldChar w:fldCharType="separate"/>
            </w:r>
            <w:r>
              <w:rPr>
                <w:noProof/>
                <w:webHidden/>
              </w:rPr>
              <w:t>18</w:t>
            </w:r>
            <w:r>
              <w:rPr>
                <w:noProof/>
                <w:webHidden/>
              </w:rPr>
              <w:fldChar w:fldCharType="end"/>
            </w:r>
          </w:hyperlink>
        </w:p>
        <w:p w:rsidR="00C81BAD" w:rsidRDefault="00C81BAD">
          <w:pPr>
            <w:pStyle w:val="21"/>
            <w:tabs>
              <w:tab w:val="right" w:leader="dot" w:pos="8296"/>
            </w:tabs>
            <w:rPr>
              <w:noProof/>
            </w:rPr>
          </w:pPr>
          <w:hyperlink w:anchor="_Toc523521125" w:history="1">
            <w:r w:rsidRPr="00533EB4">
              <w:rPr>
                <w:rStyle w:val="a3"/>
                <w:rFonts w:ascii="宋体" w:eastAsia="宋体" w:hAnsi="宋体"/>
                <w:noProof/>
              </w:rPr>
              <w:t>C++11</w:t>
            </w:r>
            <w:r>
              <w:rPr>
                <w:noProof/>
                <w:webHidden/>
              </w:rPr>
              <w:tab/>
            </w:r>
            <w:r>
              <w:rPr>
                <w:noProof/>
                <w:webHidden/>
              </w:rPr>
              <w:fldChar w:fldCharType="begin"/>
            </w:r>
            <w:r>
              <w:rPr>
                <w:noProof/>
                <w:webHidden/>
              </w:rPr>
              <w:instrText xml:space="preserve"> PAGEREF _Toc523521125 \h </w:instrText>
            </w:r>
            <w:r>
              <w:rPr>
                <w:noProof/>
                <w:webHidden/>
              </w:rPr>
            </w:r>
            <w:r>
              <w:rPr>
                <w:noProof/>
                <w:webHidden/>
              </w:rPr>
              <w:fldChar w:fldCharType="separate"/>
            </w:r>
            <w:r>
              <w:rPr>
                <w:noProof/>
                <w:webHidden/>
              </w:rPr>
              <w:t>18</w:t>
            </w:r>
            <w:r>
              <w:rPr>
                <w:noProof/>
                <w:webHidden/>
              </w:rPr>
              <w:fldChar w:fldCharType="end"/>
            </w:r>
          </w:hyperlink>
        </w:p>
        <w:p w:rsidR="00C81BAD" w:rsidRDefault="00C81BAD">
          <w:pPr>
            <w:pStyle w:val="31"/>
            <w:tabs>
              <w:tab w:val="right" w:leader="dot" w:pos="8296"/>
            </w:tabs>
            <w:rPr>
              <w:noProof/>
            </w:rPr>
          </w:pPr>
          <w:hyperlink w:anchor="_Toc523521126" w:history="1">
            <w:r w:rsidRPr="00533EB4">
              <w:rPr>
                <w:rStyle w:val="a3"/>
                <w:rFonts w:ascii="宋体" w:eastAsia="宋体" w:hAnsi="宋体"/>
                <w:noProof/>
              </w:rPr>
              <w:t>auto</w:t>
            </w:r>
            <w:r>
              <w:rPr>
                <w:noProof/>
                <w:webHidden/>
              </w:rPr>
              <w:tab/>
            </w:r>
            <w:r>
              <w:rPr>
                <w:noProof/>
                <w:webHidden/>
              </w:rPr>
              <w:fldChar w:fldCharType="begin"/>
            </w:r>
            <w:r>
              <w:rPr>
                <w:noProof/>
                <w:webHidden/>
              </w:rPr>
              <w:instrText xml:space="preserve"> PAGEREF _Toc523521126 \h </w:instrText>
            </w:r>
            <w:r>
              <w:rPr>
                <w:noProof/>
                <w:webHidden/>
              </w:rPr>
            </w:r>
            <w:r>
              <w:rPr>
                <w:noProof/>
                <w:webHidden/>
              </w:rPr>
              <w:fldChar w:fldCharType="separate"/>
            </w:r>
            <w:r>
              <w:rPr>
                <w:noProof/>
                <w:webHidden/>
              </w:rPr>
              <w:t>18</w:t>
            </w:r>
            <w:r>
              <w:rPr>
                <w:noProof/>
                <w:webHidden/>
              </w:rPr>
              <w:fldChar w:fldCharType="end"/>
            </w:r>
          </w:hyperlink>
        </w:p>
        <w:p w:rsidR="00C81BAD" w:rsidRDefault="00C81BAD">
          <w:pPr>
            <w:pStyle w:val="31"/>
            <w:tabs>
              <w:tab w:val="right" w:leader="dot" w:pos="8296"/>
            </w:tabs>
            <w:rPr>
              <w:noProof/>
            </w:rPr>
          </w:pPr>
          <w:hyperlink w:anchor="_Toc523521127" w:history="1">
            <w:r w:rsidRPr="00533EB4">
              <w:rPr>
                <w:rStyle w:val="a3"/>
                <w:rFonts w:ascii="宋体" w:eastAsia="宋体" w:hAnsi="宋体"/>
                <w:noProof/>
              </w:rPr>
              <w:t>for循环</w:t>
            </w:r>
            <w:r>
              <w:rPr>
                <w:noProof/>
                <w:webHidden/>
              </w:rPr>
              <w:tab/>
            </w:r>
            <w:r>
              <w:rPr>
                <w:noProof/>
                <w:webHidden/>
              </w:rPr>
              <w:fldChar w:fldCharType="begin"/>
            </w:r>
            <w:r>
              <w:rPr>
                <w:noProof/>
                <w:webHidden/>
              </w:rPr>
              <w:instrText xml:space="preserve"> PAGEREF _Toc523521127 \h </w:instrText>
            </w:r>
            <w:r>
              <w:rPr>
                <w:noProof/>
                <w:webHidden/>
              </w:rPr>
            </w:r>
            <w:r>
              <w:rPr>
                <w:noProof/>
                <w:webHidden/>
              </w:rPr>
              <w:fldChar w:fldCharType="separate"/>
            </w:r>
            <w:r>
              <w:rPr>
                <w:noProof/>
                <w:webHidden/>
              </w:rPr>
              <w:t>18</w:t>
            </w:r>
            <w:r>
              <w:rPr>
                <w:noProof/>
                <w:webHidden/>
              </w:rPr>
              <w:fldChar w:fldCharType="end"/>
            </w:r>
          </w:hyperlink>
        </w:p>
        <w:p w:rsidR="00C81BAD" w:rsidRDefault="00C81BAD">
          <w:pPr>
            <w:pStyle w:val="21"/>
            <w:tabs>
              <w:tab w:val="right" w:leader="dot" w:pos="8296"/>
            </w:tabs>
            <w:rPr>
              <w:noProof/>
            </w:rPr>
          </w:pPr>
          <w:hyperlink w:anchor="_Toc523521128" w:history="1">
            <w:r w:rsidRPr="00533EB4">
              <w:rPr>
                <w:rStyle w:val="a3"/>
                <w:rFonts w:cstheme="majorBidi"/>
                <w:noProof/>
              </w:rPr>
              <w:t>断言（assert）</w:t>
            </w:r>
            <w:r>
              <w:rPr>
                <w:noProof/>
                <w:webHidden/>
              </w:rPr>
              <w:tab/>
            </w:r>
            <w:r>
              <w:rPr>
                <w:noProof/>
                <w:webHidden/>
              </w:rPr>
              <w:fldChar w:fldCharType="begin"/>
            </w:r>
            <w:r>
              <w:rPr>
                <w:noProof/>
                <w:webHidden/>
              </w:rPr>
              <w:instrText xml:space="preserve"> PAGEREF _Toc523521128 \h </w:instrText>
            </w:r>
            <w:r>
              <w:rPr>
                <w:noProof/>
                <w:webHidden/>
              </w:rPr>
            </w:r>
            <w:r>
              <w:rPr>
                <w:noProof/>
                <w:webHidden/>
              </w:rPr>
              <w:fldChar w:fldCharType="separate"/>
            </w:r>
            <w:r>
              <w:rPr>
                <w:noProof/>
                <w:webHidden/>
              </w:rPr>
              <w:t>18</w:t>
            </w:r>
            <w:r>
              <w:rPr>
                <w:noProof/>
                <w:webHidden/>
              </w:rPr>
              <w:fldChar w:fldCharType="end"/>
            </w:r>
          </w:hyperlink>
        </w:p>
        <w:p w:rsidR="00C81BAD" w:rsidRDefault="00C81BAD">
          <w:pPr>
            <w:pStyle w:val="21"/>
            <w:tabs>
              <w:tab w:val="right" w:leader="dot" w:pos="8296"/>
            </w:tabs>
            <w:rPr>
              <w:noProof/>
            </w:rPr>
          </w:pPr>
          <w:hyperlink w:anchor="_Toc523521129" w:history="1">
            <w:r w:rsidRPr="00533EB4">
              <w:rPr>
                <w:rStyle w:val="a3"/>
                <w:rFonts w:ascii="宋体" w:eastAsia="宋体" w:hAnsi="宋体"/>
                <w:noProof/>
              </w:rPr>
              <w:t>数据对拍（输入输出重定向-freopen）</w:t>
            </w:r>
            <w:r>
              <w:rPr>
                <w:noProof/>
                <w:webHidden/>
              </w:rPr>
              <w:tab/>
            </w:r>
            <w:r>
              <w:rPr>
                <w:noProof/>
                <w:webHidden/>
              </w:rPr>
              <w:fldChar w:fldCharType="begin"/>
            </w:r>
            <w:r>
              <w:rPr>
                <w:noProof/>
                <w:webHidden/>
              </w:rPr>
              <w:instrText xml:space="preserve"> PAGEREF _Toc523521129 \h </w:instrText>
            </w:r>
            <w:r>
              <w:rPr>
                <w:noProof/>
                <w:webHidden/>
              </w:rPr>
            </w:r>
            <w:r>
              <w:rPr>
                <w:noProof/>
                <w:webHidden/>
              </w:rPr>
              <w:fldChar w:fldCharType="separate"/>
            </w:r>
            <w:r>
              <w:rPr>
                <w:noProof/>
                <w:webHidden/>
              </w:rPr>
              <w:t>19</w:t>
            </w:r>
            <w:r>
              <w:rPr>
                <w:noProof/>
                <w:webHidden/>
              </w:rPr>
              <w:fldChar w:fldCharType="end"/>
            </w:r>
          </w:hyperlink>
        </w:p>
        <w:p w:rsidR="00C81BAD" w:rsidRDefault="00C81BAD">
          <w:pPr>
            <w:pStyle w:val="21"/>
            <w:tabs>
              <w:tab w:val="right" w:leader="dot" w:pos="8296"/>
            </w:tabs>
            <w:rPr>
              <w:noProof/>
            </w:rPr>
          </w:pPr>
          <w:hyperlink w:anchor="_Toc523521130" w:history="1">
            <w:r w:rsidRPr="00533EB4">
              <w:rPr>
                <w:rStyle w:val="a3"/>
                <w:rFonts w:ascii="宋体" w:eastAsia="宋体" w:hAnsi="宋体"/>
                <w:noProof/>
              </w:rPr>
              <w:t>宏定义</w:t>
            </w:r>
            <w:r>
              <w:rPr>
                <w:noProof/>
                <w:webHidden/>
              </w:rPr>
              <w:tab/>
            </w:r>
            <w:r>
              <w:rPr>
                <w:noProof/>
                <w:webHidden/>
              </w:rPr>
              <w:fldChar w:fldCharType="begin"/>
            </w:r>
            <w:r>
              <w:rPr>
                <w:noProof/>
                <w:webHidden/>
              </w:rPr>
              <w:instrText xml:space="preserve"> PAGEREF _Toc523521130 \h </w:instrText>
            </w:r>
            <w:r>
              <w:rPr>
                <w:noProof/>
                <w:webHidden/>
              </w:rPr>
            </w:r>
            <w:r>
              <w:rPr>
                <w:noProof/>
                <w:webHidden/>
              </w:rPr>
              <w:fldChar w:fldCharType="separate"/>
            </w:r>
            <w:r>
              <w:rPr>
                <w:noProof/>
                <w:webHidden/>
              </w:rPr>
              <w:t>21</w:t>
            </w:r>
            <w:r>
              <w:rPr>
                <w:noProof/>
                <w:webHidden/>
              </w:rPr>
              <w:fldChar w:fldCharType="end"/>
            </w:r>
          </w:hyperlink>
        </w:p>
        <w:p w:rsidR="00C81BAD" w:rsidRDefault="00C81BAD">
          <w:pPr>
            <w:pStyle w:val="21"/>
            <w:tabs>
              <w:tab w:val="right" w:leader="dot" w:pos="8296"/>
            </w:tabs>
            <w:rPr>
              <w:noProof/>
            </w:rPr>
          </w:pPr>
          <w:hyperlink w:anchor="_Toc523521131" w:history="1">
            <w:r w:rsidRPr="00533EB4">
              <w:rPr>
                <w:rStyle w:val="a3"/>
                <w:rFonts w:ascii="宋体" w:eastAsia="宋体" w:hAnsi="宋体"/>
                <w:noProof/>
              </w:rPr>
              <w:t>大数模板（C/C++）</w:t>
            </w:r>
            <w:r>
              <w:rPr>
                <w:noProof/>
                <w:webHidden/>
              </w:rPr>
              <w:tab/>
            </w:r>
            <w:r>
              <w:rPr>
                <w:noProof/>
                <w:webHidden/>
              </w:rPr>
              <w:fldChar w:fldCharType="begin"/>
            </w:r>
            <w:r>
              <w:rPr>
                <w:noProof/>
                <w:webHidden/>
              </w:rPr>
              <w:instrText xml:space="preserve"> PAGEREF _Toc523521131 \h </w:instrText>
            </w:r>
            <w:r>
              <w:rPr>
                <w:noProof/>
                <w:webHidden/>
              </w:rPr>
            </w:r>
            <w:r>
              <w:rPr>
                <w:noProof/>
                <w:webHidden/>
              </w:rPr>
              <w:fldChar w:fldCharType="separate"/>
            </w:r>
            <w:r>
              <w:rPr>
                <w:noProof/>
                <w:webHidden/>
              </w:rPr>
              <w:t>22</w:t>
            </w:r>
            <w:r>
              <w:rPr>
                <w:noProof/>
                <w:webHidden/>
              </w:rPr>
              <w:fldChar w:fldCharType="end"/>
            </w:r>
          </w:hyperlink>
        </w:p>
        <w:p w:rsidR="00C81BAD" w:rsidRDefault="00C81BAD">
          <w:pPr>
            <w:pStyle w:val="21"/>
            <w:tabs>
              <w:tab w:val="right" w:leader="dot" w:pos="8296"/>
            </w:tabs>
            <w:rPr>
              <w:noProof/>
            </w:rPr>
          </w:pPr>
          <w:hyperlink w:anchor="_Toc523521132" w:history="1">
            <w:r w:rsidRPr="00533EB4">
              <w:rPr>
                <w:rStyle w:val="a3"/>
                <w:rFonts w:ascii="宋体" w:eastAsia="宋体" w:hAnsi="宋体"/>
                <w:noProof/>
              </w:rPr>
              <w:t>JAVA</w:t>
            </w:r>
            <w:r>
              <w:rPr>
                <w:noProof/>
                <w:webHidden/>
              </w:rPr>
              <w:tab/>
            </w:r>
            <w:r>
              <w:rPr>
                <w:noProof/>
                <w:webHidden/>
              </w:rPr>
              <w:fldChar w:fldCharType="begin"/>
            </w:r>
            <w:r>
              <w:rPr>
                <w:noProof/>
                <w:webHidden/>
              </w:rPr>
              <w:instrText xml:space="preserve"> PAGEREF _Toc523521132 \h </w:instrText>
            </w:r>
            <w:r>
              <w:rPr>
                <w:noProof/>
                <w:webHidden/>
              </w:rPr>
            </w:r>
            <w:r>
              <w:rPr>
                <w:noProof/>
                <w:webHidden/>
              </w:rPr>
              <w:fldChar w:fldCharType="separate"/>
            </w:r>
            <w:r>
              <w:rPr>
                <w:noProof/>
                <w:webHidden/>
              </w:rPr>
              <w:t>22</w:t>
            </w:r>
            <w:r>
              <w:rPr>
                <w:noProof/>
                <w:webHidden/>
              </w:rPr>
              <w:fldChar w:fldCharType="end"/>
            </w:r>
          </w:hyperlink>
        </w:p>
        <w:p w:rsidR="00C81BAD" w:rsidRDefault="00C81BAD">
          <w:pPr>
            <w:pStyle w:val="31"/>
            <w:tabs>
              <w:tab w:val="right" w:leader="dot" w:pos="8296"/>
            </w:tabs>
            <w:rPr>
              <w:noProof/>
            </w:rPr>
          </w:pPr>
          <w:hyperlink w:anchor="_Toc523521133" w:history="1">
            <w:r w:rsidRPr="00533EB4">
              <w:rPr>
                <w:rStyle w:val="a3"/>
                <w:rFonts w:ascii="宋体" w:eastAsia="宋体" w:hAnsi="宋体"/>
                <w:noProof/>
              </w:rPr>
              <w:t>BigDecimal</w:t>
            </w:r>
            <w:r>
              <w:rPr>
                <w:noProof/>
                <w:webHidden/>
              </w:rPr>
              <w:tab/>
            </w:r>
            <w:r>
              <w:rPr>
                <w:noProof/>
                <w:webHidden/>
              </w:rPr>
              <w:fldChar w:fldCharType="begin"/>
            </w:r>
            <w:r>
              <w:rPr>
                <w:noProof/>
                <w:webHidden/>
              </w:rPr>
              <w:instrText xml:space="preserve"> PAGEREF _Toc523521133 \h </w:instrText>
            </w:r>
            <w:r>
              <w:rPr>
                <w:noProof/>
                <w:webHidden/>
              </w:rPr>
            </w:r>
            <w:r>
              <w:rPr>
                <w:noProof/>
                <w:webHidden/>
              </w:rPr>
              <w:fldChar w:fldCharType="separate"/>
            </w:r>
            <w:r>
              <w:rPr>
                <w:noProof/>
                <w:webHidden/>
              </w:rPr>
              <w:t>22</w:t>
            </w:r>
            <w:r>
              <w:rPr>
                <w:noProof/>
                <w:webHidden/>
              </w:rPr>
              <w:fldChar w:fldCharType="end"/>
            </w:r>
          </w:hyperlink>
        </w:p>
        <w:p w:rsidR="00C81BAD" w:rsidRDefault="00C81BAD">
          <w:pPr>
            <w:pStyle w:val="21"/>
            <w:tabs>
              <w:tab w:val="right" w:leader="dot" w:pos="8296"/>
            </w:tabs>
            <w:rPr>
              <w:noProof/>
            </w:rPr>
          </w:pPr>
          <w:hyperlink w:anchor="_Toc523521134" w:history="1">
            <w:r w:rsidRPr="00533EB4">
              <w:rPr>
                <w:rStyle w:val="a3"/>
                <w:rFonts w:ascii="宋体" w:eastAsia="宋体" w:hAnsi="宋体"/>
                <w:noProof/>
              </w:rPr>
              <w:t>可持久化平衡树（C++ Pb_ds库 Rope）</w:t>
            </w:r>
            <w:r>
              <w:rPr>
                <w:noProof/>
                <w:webHidden/>
              </w:rPr>
              <w:tab/>
            </w:r>
            <w:r>
              <w:rPr>
                <w:noProof/>
                <w:webHidden/>
              </w:rPr>
              <w:fldChar w:fldCharType="begin"/>
            </w:r>
            <w:r>
              <w:rPr>
                <w:noProof/>
                <w:webHidden/>
              </w:rPr>
              <w:instrText xml:space="preserve"> PAGEREF _Toc523521134 \h </w:instrText>
            </w:r>
            <w:r>
              <w:rPr>
                <w:noProof/>
                <w:webHidden/>
              </w:rPr>
            </w:r>
            <w:r>
              <w:rPr>
                <w:noProof/>
                <w:webHidden/>
              </w:rPr>
              <w:fldChar w:fldCharType="separate"/>
            </w:r>
            <w:r>
              <w:rPr>
                <w:noProof/>
                <w:webHidden/>
              </w:rPr>
              <w:t>22</w:t>
            </w:r>
            <w:r>
              <w:rPr>
                <w:noProof/>
                <w:webHidden/>
              </w:rPr>
              <w:fldChar w:fldCharType="end"/>
            </w:r>
          </w:hyperlink>
        </w:p>
        <w:p w:rsidR="00C81BAD" w:rsidRDefault="00C81BAD">
          <w:pPr>
            <w:pStyle w:val="31"/>
            <w:tabs>
              <w:tab w:val="right" w:leader="dot" w:pos="8296"/>
            </w:tabs>
            <w:rPr>
              <w:noProof/>
            </w:rPr>
          </w:pPr>
          <w:hyperlink w:anchor="_Toc523521135" w:history="1">
            <w:r w:rsidRPr="00533EB4">
              <w:rPr>
                <w:rStyle w:val="a3"/>
                <w:rFonts w:ascii="宋体" w:eastAsia="宋体" w:hAnsi="宋体"/>
                <w:noProof/>
              </w:rPr>
              <w:t>√-牛客网2018暑期多校第3场-C（可持久化平衡树）</w:t>
            </w:r>
            <w:r>
              <w:rPr>
                <w:noProof/>
                <w:webHidden/>
              </w:rPr>
              <w:tab/>
            </w:r>
            <w:r>
              <w:rPr>
                <w:noProof/>
                <w:webHidden/>
              </w:rPr>
              <w:fldChar w:fldCharType="begin"/>
            </w:r>
            <w:r>
              <w:rPr>
                <w:noProof/>
                <w:webHidden/>
              </w:rPr>
              <w:instrText xml:space="preserve"> PAGEREF _Toc523521135 \h </w:instrText>
            </w:r>
            <w:r>
              <w:rPr>
                <w:noProof/>
                <w:webHidden/>
              </w:rPr>
            </w:r>
            <w:r>
              <w:rPr>
                <w:noProof/>
                <w:webHidden/>
              </w:rPr>
              <w:fldChar w:fldCharType="separate"/>
            </w:r>
            <w:r>
              <w:rPr>
                <w:noProof/>
                <w:webHidden/>
              </w:rPr>
              <w:t>27</w:t>
            </w:r>
            <w:r>
              <w:rPr>
                <w:noProof/>
                <w:webHidden/>
              </w:rPr>
              <w:fldChar w:fldCharType="end"/>
            </w:r>
          </w:hyperlink>
        </w:p>
        <w:p w:rsidR="00C81BAD" w:rsidRDefault="00C81BAD">
          <w:pPr>
            <w:pStyle w:val="21"/>
            <w:tabs>
              <w:tab w:val="right" w:leader="dot" w:pos="8296"/>
            </w:tabs>
            <w:rPr>
              <w:noProof/>
            </w:rPr>
          </w:pPr>
          <w:hyperlink w:anchor="_Toc523521136" w:history="1">
            <w:r w:rsidRPr="00533EB4">
              <w:rPr>
                <w:rStyle w:val="a3"/>
                <w:rFonts w:ascii="宋体" w:eastAsia="宋体" w:hAnsi="宋体"/>
                <w:noProof/>
              </w:rPr>
              <w:t>基础题</w:t>
            </w:r>
            <w:r>
              <w:rPr>
                <w:noProof/>
                <w:webHidden/>
              </w:rPr>
              <w:tab/>
            </w:r>
            <w:r>
              <w:rPr>
                <w:noProof/>
                <w:webHidden/>
              </w:rPr>
              <w:fldChar w:fldCharType="begin"/>
            </w:r>
            <w:r>
              <w:rPr>
                <w:noProof/>
                <w:webHidden/>
              </w:rPr>
              <w:instrText xml:space="preserve"> PAGEREF _Toc523521136 \h </w:instrText>
            </w:r>
            <w:r>
              <w:rPr>
                <w:noProof/>
                <w:webHidden/>
              </w:rPr>
            </w:r>
            <w:r>
              <w:rPr>
                <w:noProof/>
                <w:webHidden/>
              </w:rPr>
              <w:fldChar w:fldCharType="separate"/>
            </w:r>
            <w:r>
              <w:rPr>
                <w:noProof/>
                <w:webHidden/>
              </w:rPr>
              <w:t>32</w:t>
            </w:r>
            <w:r>
              <w:rPr>
                <w:noProof/>
                <w:webHidden/>
              </w:rPr>
              <w:fldChar w:fldCharType="end"/>
            </w:r>
          </w:hyperlink>
        </w:p>
        <w:p w:rsidR="00C81BAD" w:rsidRDefault="00C81BAD">
          <w:pPr>
            <w:pStyle w:val="31"/>
            <w:tabs>
              <w:tab w:val="right" w:leader="dot" w:pos="8296"/>
            </w:tabs>
            <w:rPr>
              <w:noProof/>
            </w:rPr>
          </w:pPr>
          <w:hyperlink w:anchor="_Toc523521137" w:history="1">
            <w:r w:rsidRPr="00533EB4">
              <w:rPr>
                <w:rStyle w:val="a3"/>
                <w:rFonts w:ascii="宋体" w:eastAsia="宋体" w:hAnsi="宋体"/>
                <w:noProof/>
              </w:rPr>
              <w:t>√-牛客网2018暑期多校第4场-F-Beautiful Garden-签到题</w:t>
            </w:r>
            <w:r>
              <w:rPr>
                <w:noProof/>
                <w:webHidden/>
              </w:rPr>
              <w:tab/>
            </w:r>
            <w:r>
              <w:rPr>
                <w:noProof/>
                <w:webHidden/>
              </w:rPr>
              <w:fldChar w:fldCharType="begin"/>
            </w:r>
            <w:r>
              <w:rPr>
                <w:noProof/>
                <w:webHidden/>
              </w:rPr>
              <w:instrText xml:space="preserve"> PAGEREF _Toc523521137 \h </w:instrText>
            </w:r>
            <w:r>
              <w:rPr>
                <w:noProof/>
                <w:webHidden/>
              </w:rPr>
            </w:r>
            <w:r>
              <w:rPr>
                <w:noProof/>
                <w:webHidden/>
              </w:rPr>
              <w:fldChar w:fldCharType="separate"/>
            </w:r>
            <w:r>
              <w:rPr>
                <w:noProof/>
                <w:webHidden/>
              </w:rPr>
              <w:t>32</w:t>
            </w:r>
            <w:r>
              <w:rPr>
                <w:noProof/>
                <w:webHidden/>
              </w:rPr>
              <w:fldChar w:fldCharType="end"/>
            </w:r>
          </w:hyperlink>
        </w:p>
        <w:p w:rsidR="00C81BAD" w:rsidRDefault="00C81BAD">
          <w:pPr>
            <w:pStyle w:val="21"/>
            <w:tabs>
              <w:tab w:val="right" w:leader="dot" w:pos="8296"/>
            </w:tabs>
            <w:rPr>
              <w:noProof/>
            </w:rPr>
          </w:pPr>
          <w:hyperlink w:anchor="_Toc523521138" w:history="1">
            <w:r w:rsidRPr="00533EB4">
              <w:rPr>
                <w:rStyle w:val="a3"/>
                <w:rFonts w:ascii="宋体" w:eastAsia="宋体" w:hAnsi="宋体"/>
                <w:noProof/>
              </w:rPr>
              <w:t>枚举</w:t>
            </w:r>
            <w:r>
              <w:rPr>
                <w:noProof/>
                <w:webHidden/>
              </w:rPr>
              <w:tab/>
            </w:r>
            <w:r>
              <w:rPr>
                <w:noProof/>
                <w:webHidden/>
              </w:rPr>
              <w:fldChar w:fldCharType="begin"/>
            </w:r>
            <w:r>
              <w:rPr>
                <w:noProof/>
                <w:webHidden/>
              </w:rPr>
              <w:instrText xml:space="preserve"> PAGEREF _Toc523521138 \h </w:instrText>
            </w:r>
            <w:r>
              <w:rPr>
                <w:noProof/>
                <w:webHidden/>
              </w:rPr>
            </w:r>
            <w:r>
              <w:rPr>
                <w:noProof/>
                <w:webHidden/>
              </w:rPr>
              <w:fldChar w:fldCharType="separate"/>
            </w:r>
            <w:r>
              <w:rPr>
                <w:noProof/>
                <w:webHidden/>
              </w:rPr>
              <w:t>34</w:t>
            </w:r>
            <w:r>
              <w:rPr>
                <w:noProof/>
                <w:webHidden/>
              </w:rPr>
              <w:fldChar w:fldCharType="end"/>
            </w:r>
          </w:hyperlink>
        </w:p>
        <w:p w:rsidR="00C81BAD" w:rsidRDefault="00C81BAD">
          <w:pPr>
            <w:pStyle w:val="31"/>
            <w:tabs>
              <w:tab w:val="right" w:leader="dot" w:pos="8296"/>
            </w:tabs>
            <w:rPr>
              <w:noProof/>
            </w:rPr>
          </w:pPr>
          <w:hyperlink w:anchor="_Toc523521139" w:history="1">
            <w:r w:rsidRPr="00533EB4">
              <w:rPr>
                <w:rStyle w:val="a3"/>
                <w:rFonts w:ascii="宋体" w:eastAsia="宋体" w:hAnsi="宋体"/>
                <w:noProof/>
              </w:rPr>
              <w:t>√-2018百度之星程序设计大赛资格赛1001-调查问卷</w:t>
            </w:r>
            <w:r>
              <w:rPr>
                <w:noProof/>
                <w:webHidden/>
              </w:rPr>
              <w:tab/>
            </w:r>
            <w:r>
              <w:rPr>
                <w:noProof/>
                <w:webHidden/>
              </w:rPr>
              <w:fldChar w:fldCharType="begin"/>
            </w:r>
            <w:r>
              <w:rPr>
                <w:noProof/>
                <w:webHidden/>
              </w:rPr>
              <w:instrText xml:space="preserve"> PAGEREF _Toc523521139 \h </w:instrText>
            </w:r>
            <w:r>
              <w:rPr>
                <w:noProof/>
                <w:webHidden/>
              </w:rPr>
            </w:r>
            <w:r>
              <w:rPr>
                <w:noProof/>
                <w:webHidden/>
              </w:rPr>
              <w:fldChar w:fldCharType="separate"/>
            </w:r>
            <w:r>
              <w:rPr>
                <w:noProof/>
                <w:webHidden/>
              </w:rPr>
              <w:t>34</w:t>
            </w:r>
            <w:r>
              <w:rPr>
                <w:noProof/>
                <w:webHidden/>
              </w:rPr>
              <w:fldChar w:fldCharType="end"/>
            </w:r>
          </w:hyperlink>
        </w:p>
        <w:p w:rsidR="00C81BAD" w:rsidRDefault="00C81BAD">
          <w:pPr>
            <w:pStyle w:val="21"/>
            <w:tabs>
              <w:tab w:val="right" w:leader="dot" w:pos="8296"/>
            </w:tabs>
            <w:rPr>
              <w:noProof/>
            </w:rPr>
          </w:pPr>
          <w:hyperlink w:anchor="_Toc523521140" w:history="1">
            <w:r w:rsidRPr="00533EB4">
              <w:rPr>
                <w:rStyle w:val="a3"/>
                <w:rFonts w:ascii="宋体" w:eastAsia="宋体" w:hAnsi="宋体"/>
                <w:noProof/>
              </w:rPr>
              <w:t>贪心</w:t>
            </w:r>
            <w:r>
              <w:rPr>
                <w:noProof/>
                <w:webHidden/>
              </w:rPr>
              <w:tab/>
            </w:r>
            <w:r>
              <w:rPr>
                <w:noProof/>
                <w:webHidden/>
              </w:rPr>
              <w:fldChar w:fldCharType="begin"/>
            </w:r>
            <w:r>
              <w:rPr>
                <w:noProof/>
                <w:webHidden/>
              </w:rPr>
              <w:instrText xml:space="preserve"> PAGEREF _Toc523521140 \h </w:instrText>
            </w:r>
            <w:r>
              <w:rPr>
                <w:noProof/>
                <w:webHidden/>
              </w:rPr>
            </w:r>
            <w:r>
              <w:rPr>
                <w:noProof/>
                <w:webHidden/>
              </w:rPr>
              <w:fldChar w:fldCharType="separate"/>
            </w:r>
            <w:r>
              <w:rPr>
                <w:noProof/>
                <w:webHidden/>
              </w:rPr>
              <w:t>36</w:t>
            </w:r>
            <w:r>
              <w:rPr>
                <w:noProof/>
                <w:webHidden/>
              </w:rPr>
              <w:fldChar w:fldCharType="end"/>
            </w:r>
          </w:hyperlink>
        </w:p>
        <w:p w:rsidR="00C81BAD" w:rsidRDefault="00C81BAD">
          <w:pPr>
            <w:pStyle w:val="31"/>
            <w:tabs>
              <w:tab w:val="right" w:leader="dot" w:pos="8296"/>
            </w:tabs>
            <w:rPr>
              <w:noProof/>
            </w:rPr>
          </w:pPr>
          <w:hyperlink w:anchor="_Toc523521141" w:history="1">
            <w:r w:rsidRPr="00533EB4">
              <w:rPr>
                <w:rStyle w:val="a3"/>
                <w:rFonts w:ascii="宋体" w:eastAsia="宋体" w:hAnsi="宋体"/>
                <w:noProof/>
              </w:rPr>
              <w:t>√-HDU-6385-rect</w:t>
            </w:r>
            <w:r>
              <w:rPr>
                <w:noProof/>
                <w:webHidden/>
              </w:rPr>
              <w:tab/>
            </w:r>
            <w:r>
              <w:rPr>
                <w:noProof/>
                <w:webHidden/>
              </w:rPr>
              <w:fldChar w:fldCharType="begin"/>
            </w:r>
            <w:r>
              <w:rPr>
                <w:noProof/>
                <w:webHidden/>
              </w:rPr>
              <w:instrText xml:space="preserve"> PAGEREF _Toc523521141 \h </w:instrText>
            </w:r>
            <w:r>
              <w:rPr>
                <w:noProof/>
                <w:webHidden/>
              </w:rPr>
            </w:r>
            <w:r>
              <w:rPr>
                <w:noProof/>
                <w:webHidden/>
              </w:rPr>
              <w:fldChar w:fldCharType="separate"/>
            </w:r>
            <w:r>
              <w:rPr>
                <w:noProof/>
                <w:webHidden/>
              </w:rPr>
              <w:t>36</w:t>
            </w:r>
            <w:r>
              <w:rPr>
                <w:noProof/>
                <w:webHidden/>
              </w:rPr>
              <w:fldChar w:fldCharType="end"/>
            </w:r>
          </w:hyperlink>
        </w:p>
        <w:p w:rsidR="00C81BAD" w:rsidRDefault="00C81BAD">
          <w:pPr>
            <w:pStyle w:val="21"/>
            <w:tabs>
              <w:tab w:val="right" w:leader="dot" w:pos="8296"/>
            </w:tabs>
            <w:rPr>
              <w:noProof/>
            </w:rPr>
          </w:pPr>
          <w:hyperlink w:anchor="_Toc523521142" w:history="1">
            <w:r w:rsidRPr="00533EB4">
              <w:rPr>
                <w:rStyle w:val="a3"/>
                <w:rFonts w:ascii="宋体" w:eastAsia="宋体" w:hAnsi="宋体"/>
                <w:noProof/>
              </w:rPr>
              <w:t>模拟</w:t>
            </w:r>
            <w:r>
              <w:rPr>
                <w:noProof/>
                <w:webHidden/>
              </w:rPr>
              <w:tab/>
            </w:r>
            <w:r>
              <w:rPr>
                <w:noProof/>
                <w:webHidden/>
              </w:rPr>
              <w:fldChar w:fldCharType="begin"/>
            </w:r>
            <w:r>
              <w:rPr>
                <w:noProof/>
                <w:webHidden/>
              </w:rPr>
              <w:instrText xml:space="preserve"> PAGEREF _Toc523521142 \h </w:instrText>
            </w:r>
            <w:r>
              <w:rPr>
                <w:noProof/>
                <w:webHidden/>
              </w:rPr>
            </w:r>
            <w:r>
              <w:rPr>
                <w:noProof/>
                <w:webHidden/>
              </w:rPr>
              <w:fldChar w:fldCharType="separate"/>
            </w:r>
            <w:r>
              <w:rPr>
                <w:noProof/>
                <w:webHidden/>
              </w:rPr>
              <w:t>37</w:t>
            </w:r>
            <w:r>
              <w:rPr>
                <w:noProof/>
                <w:webHidden/>
              </w:rPr>
              <w:fldChar w:fldCharType="end"/>
            </w:r>
          </w:hyperlink>
        </w:p>
        <w:p w:rsidR="00C81BAD" w:rsidRDefault="00C81BAD">
          <w:pPr>
            <w:pStyle w:val="31"/>
            <w:tabs>
              <w:tab w:val="right" w:leader="dot" w:pos="8296"/>
            </w:tabs>
            <w:rPr>
              <w:noProof/>
            </w:rPr>
          </w:pPr>
          <w:hyperlink w:anchor="_Toc523521143" w:history="1">
            <w:r w:rsidRPr="00533EB4">
              <w:rPr>
                <w:rStyle w:val="a3"/>
                <w:rFonts w:ascii="宋体" w:eastAsia="宋体" w:hAnsi="宋体"/>
                <w:noProof/>
              </w:rPr>
              <w:t>√-EOJ-3628- A Simple Convolution</w:t>
            </w:r>
            <w:r>
              <w:rPr>
                <w:noProof/>
                <w:webHidden/>
              </w:rPr>
              <w:tab/>
            </w:r>
            <w:r>
              <w:rPr>
                <w:noProof/>
                <w:webHidden/>
              </w:rPr>
              <w:fldChar w:fldCharType="begin"/>
            </w:r>
            <w:r>
              <w:rPr>
                <w:noProof/>
                <w:webHidden/>
              </w:rPr>
              <w:instrText xml:space="preserve"> PAGEREF _Toc523521143 \h </w:instrText>
            </w:r>
            <w:r>
              <w:rPr>
                <w:noProof/>
                <w:webHidden/>
              </w:rPr>
            </w:r>
            <w:r>
              <w:rPr>
                <w:noProof/>
                <w:webHidden/>
              </w:rPr>
              <w:fldChar w:fldCharType="separate"/>
            </w:r>
            <w:r>
              <w:rPr>
                <w:noProof/>
                <w:webHidden/>
              </w:rPr>
              <w:t>37</w:t>
            </w:r>
            <w:r>
              <w:rPr>
                <w:noProof/>
                <w:webHidden/>
              </w:rPr>
              <w:fldChar w:fldCharType="end"/>
            </w:r>
          </w:hyperlink>
        </w:p>
        <w:p w:rsidR="00C81BAD" w:rsidRDefault="00C81BAD">
          <w:pPr>
            <w:pStyle w:val="31"/>
            <w:tabs>
              <w:tab w:val="right" w:leader="dot" w:pos="8296"/>
            </w:tabs>
            <w:rPr>
              <w:noProof/>
            </w:rPr>
          </w:pPr>
          <w:hyperlink w:anchor="_Toc523521144" w:history="1">
            <w:r w:rsidRPr="00533EB4">
              <w:rPr>
                <w:rStyle w:val="a3"/>
                <w:rFonts w:ascii="宋体" w:eastAsia="宋体" w:hAnsi="宋体"/>
                <w:noProof/>
              </w:rPr>
              <w:t>√-牛客网2018暑期多校6A-Singing Contest</w:t>
            </w:r>
            <w:r>
              <w:rPr>
                <w:noProof/>
                <w:webHidden/>
              </w:rPr>
              <w:tab/>
            </w:r>
            <w:r>
              <w:rPr>
                <w:noProof/>
                <w:webHidden/>
              </w:rPr>
              <w:fldChar w:fldCharType="begin"/>
            </w:r>
            <w:r>
              <w:rPr>
                <w:noProof/>
                <w:webHidden/>
              </w:rPr>
              <w:instrText xml:space="preserve"> PAGEREF _Toc523521144 \h </w:instrText>
            </w:r>
            <w:r>
              <w:rPr>
                <w:noProof/>
                <w:webHidden/>
              </w:rPr>
            </w:r>
            <w:r>
              <w:rPr>
                <w:noProof/>
                <w:webHidden/>
              </w:rPr>
              <w:fldChar w:fldCharType="separate"/>
            </w:r>
            <w:r>
              <w:rPr>
                <w:noProof/>
                <w:webHidden/>
              </w:rPr>
              <w:t>38</w:t>
            </w:r>
            <w:r>
              <w:rPr>
                <w:noProof/>
                <w:webHidden/>
              </w:rPr>
              <w:fldChar w:fldCharType="end"/>
            </w:r>
          </w:hyperlink>
        </w:p>
        <w:p w:rsidR="00C81BAD" w:rsidRDefault="00C81BAD">
          <w:pPr>
            <w:pStyle w:val="31"/>
            <w:tabs>
              <w:tab w:val="right" w:leader="dot" w:pos="8296"/>
            </w:tabs>
            <w:rPr>
              <w:noProof/>
            </w:rPr>
          </w:pPr>
          <w:hyperlink w:anchor="_Toc523521145" w:history="1">
            <w:r w:rsidRPr="00533EB4">
              <w:rPr>
                <w:rStyle w:val="a3"/>
                <w:rFonts w:ascii="宋体" w:eastAsia="宋体" w:hAnsi="宋体"/>
                <w:noProof/>
              </w:rPr>
              <w:t>√-HDU-6330-Visual Cube-签到题</w:t>
            </w:r>
            <w:r>
              <w:rPr>
                <w:noProof/>
                <w:webHidden/>
              </w:rPr>
              <w:tab/>
            </w:r>
            <w:r>
              <w:rPr>
                <w:noProof/>
                <w:webHidden/>
              </w:rPr>
              <w:fldChar w:fldCharType="begin"/>
            </w:r>
            <w:r>
              <w:rPr>
                <w:noProof/>
                <w:webHidden/>
              </w:rPr>
              <w:instrText xml:space="preserve"> PAGEREF _Toc523521145 \h </w:instrText>
            </w:r>
            <w:r>
              <w:rPr>
                <w:noProof/>
                <w:webHidden/>
              </w:rPr>
            </w:r>
            <w:r>
              <w:rPr>
                <w:noProof/>
                <w:webHidden/>
              </w:rPr>
              <w:fldChar w:fldCharType="separate"/>
            </w:r>
            <w:r>
              <w:rPr>
                <w:noProof/>
                <w:webHidden/>
              </w:rPr>
              <w:t>39</w:t>
            </w:r>
            <w:r>
              <w:rPr>
                <w:noProof/>
                <w:webHidden/>
              </w:rPr>
              <w:fldChar w:fldCharType="end"/>
            </w:r>
          </w:hyperlink>
        </w:p>
        <w:p w:rsidR="00C81BAD" w:rsidRDefault="00C81BAD">
          <w:pPr>
            <w:pStyle w:val="31"/>
            <w:tabs>
              <w:tab w:val="right" w:leader="dot" w:pos="8296"/>
            </w:tabs>
            <w:rPr>
              <w:noProof/>
            </w:rPr>
          </w:pPr>
          <w:hyperlink w:anchor="_Toc523521146" w:history="1">
            <w:r w:rsidRPr="00533EB4">
              <w:rPr>
                <w:rStyle w:val="a3"/>
                <w:rFonts w:ascii="宋体" w:eastAsia="宋体" w:hAnsi="宋体"/>
                <w:noProof/>
              </w:rPr>
              <w:t>√-HDU-6342- Expression in Memories-签到题</w:t>
            </w:r>
            <w:r>
              <w:rPr>
                <w:noProof/>
                <w:webHidden/>
              </w:rPr>
              <w:tab/>
            </w:r>
            <w:r>
              <w:rPr>
                <w:noProof/>
                <w:webHidden/>
              </w:rPr>
              <w:fldChar w:fldCharType="begin"/>
            </w:r>
            <w:r>
              <w:rPr>
                <w:noProof/>
                <w:webHidden/>
              </w:rPr>
              <w:instrText xml:space="preserve"> PAGEREF _Toc523521146 \h </w:instrText>
            </w:r>
            <w:r>
              <w:rPr>
                <w:noProof/>
                <w:webHidden/>
              </w:rPr>
            </w:r>
            <w:r>
              <w:rPr>
                <w:noProof/>
                <w:webHidden/>
              </w:rPr>
              <w:fldChar w:fldCharType="separate"/>
            </w:r>
            <w:r>
              <w:rPr>
                <w:noProof/>
                <w:webHidden/>
              </w:rPr>
              <w:t>42</w:t>
            </w:r>
            <w:r>
              <w:rPr>
                <w:noProof/>
                <w:webHidden/>
              </w:rPr>
              <w:fldChar w:fldCharType="end"/>
            </w:r>
          </w:hyperlink>
        </w:p>
        <w:p w:rsidR="00C81BAD" w:rsidRDefault="00C81BAD">
          <w:pPr>
            <w:pStyle w:val="21"/>
            <w:tabs>
              <w:tab w:val="right" w:leader="dot" w:pos="8296"/>
            </w:tabs>
            <w:rPr>
              <w:noProof/>
            </w:rPr>
          </w:pPr>
          <w:hyperlink w:anchor="_Toc523521147" w:history="1">
            <w:r w:rsidRPr="00533EB4">
              <w:rPr>
                <w:rStyle w:val="a3"/>
                <w:rFonts w:ascii="宋体" w:eastAsia="宋体" w:hAnsi="宋体"/>
                <w:noProof/>
              </w:rPr>
              <w:t>搜索</w:t>
            </w:r>
            <w:r>
              <w:rPr>
                <w:noProof/>
                <w:webHidden/>
              </w:rPr>
              <w:tab/>
            </w:r>
            <w:r>
              <w:rPr>
                <w:noProof/>
                <w:webHidden/>
              </w:rPr>
              <w:fldChar w:fldCharType="begin"/>
            </w:r>
            <w:r>
              <w:rPr>
                <w:noProof/>
                <w:webHidden/>
              </w:rPr>
              <w:instrText xml:space="preserve"> PAGEREF _Toc523521147 \h </w:instrText>
            </w:r>
            <w:r>
              <w:rPr>
                <w:noProof/>
                <w:webHidden/>
              </w:rPr>
            </w:r>
            <w:r>
              <w:rPr>
                <w:noProof/>
                <w:webHidden/>
              </w:rPr>
              <w:fldChar w:fldCharType="separate"/>
            </w:r>
            <w:r>
              <w:rPr>
                <w:noProof/>
                <w:webHidden/>
              </w:rPr>
              <w:t>44</w:t>
            </w:r>
            <w:r>
              <w:rPr>
                <w:noProof/>
                <w:webHidden/>
              </w:rPr>
              <w:fldChar w:fldCharType="end"/>
            </w:r>
          </w:hyperlink>
        </w:p>
        <w:p w:rsidR="00C81BAD" w:rsidRDefault="00C81BAD">
          <w:pPr>
            <w:pStyle w:val="31"/>
            <w:tabs>
              <w:tab w:val="right" w:leader="dot" w:pos="8296"/>
            </w:tabs>
            <w:rPr>
              <w:noProof/>
            </w:rPr>
          </w:pPr>
          <w:hyperlink w:anchor="_Toc523521148" w:history="1">
            <w:r w:rsidRPr="00533EB4">
              <w:rPr>
                <w:rStyle w:val="a3"/>
                <w:rFonts w:ascii="宋体" w:eastAsia="宋体" w:hAnsi="宋体"/>
                <w:noProof/>
              </w:rPr>
              <w:t>深度优先搜索（DFS）</w:t>
            </w:r>
            <w:r>
              <w:rPr>
                <w:noProof/>
                <w:webHidden/>
              </w:rPr>
              <w:tab/>
            </w:r>
            <w:r>
              <w:rPr>
                <w:noProof/>
                <w:webHidden/>
              </w:rPr>
              <w:fldChar w:fldCharType="begin"/>
            </w:r>
            <w:r>
              <w:rPr>
                <w:noProof/>
                <w:webHidden/>
              </w:rPr>
              <w:instrText xml:space="preserve"> PAGEREF _Toc523521148 \h </w:instrText>
            </w:r>
            <w:r>
              <w:rPr>
                <w:noProof/>
                <w:webHidden/>
              </w:rPr>
            </w:r>
            <w:r>
              <w:rPr>
                <w:noProof/>
                <w:webHidden/>
              </w:rPr>
              <w:fldChar w:fldCharType="separate"/>
            </w:r>
            <w:r>
              <w:rPr>
                <w:noProof/>
                <w:webHidden/>
              </w:rPr>
              <w:t>44</w:t>
            </w:r>
            <w:r>
              <w:rPr>
                <w:noProof/>
                <w:webHidden/>
              </w:rPr>
              <w:fldChar w:fldCharType="end"/>
            </w:r>
          </w:hyperlink>
        </w:p>
        <w:p w:rsidR="00C81BAD" w:rsidRDefault="00C81BAD">
          <w:pPr>
            <w:pStyle w:val="31"/>
            <w:tabs>
              <w:tab w:val="right" w:leader="dot" w:pos="8296"/>
            </w:tabs>
            <w:rPr>
              <w:noProof/>
            </w:rPr>
          </w:pPr>
          <w:hyperlink w:anchor="_Toc523521149" w:history="1">
            <w:r w:rsidRPr="00533EB4">
              <w:rPr>
                <w:rStyle w:val="a3"/>
                <w:rFonts w:ascii="宋体" w:eastAsia="宋体" w:hAnsi="宋体"/>
                <w:noProof/>
              </w:rPr>
              <w:t>广度优先搜索（BFS）</w:t>
            </w:r>
            <w:r>
              <w:rPr>
                <w:noProof/>
                <w:webHidden/>
              </w:rPr>
              <w:tab/>
            </w:r>
            <w:r>
              <w:rPr>
                <w:noProof/>
                <w:webHidden/>
              </w:rPr>
              <w:fldChar w:fldCharType="begin"/>
            </w:r>
            <w:r>
              <w:rPr>
                <w:noProof/>
                <w:webHidden/>
              </w:rPr>
              <w:instrText xml:space="preserve"> PAGEREF _Toc523521149 \h </w:instrText>
            </w:r>
            <w:r>
              <w:rPr>
                <w:noProof/>
                <w:webHidden/>
              </w:rPr>
            </w:r>
            <w:r>
              <w:rPr>
                <w:noProof/>
                <w:webHidden/>
              </w:rPr>
              <w:fldChar w:fldCharType="separate"/>
            </w:r>
            <w:r>
              <w:rPr>
                <w:noProof/>
                <w:webHidden/>
              </w:rPr>
              <w:t>51</w:t>
            </w:r>
            <w:r>
              <w:rPr>
                <w:noProof/>
                <w:webHidden/>
              </w:rPr>
              <w:fldChar w:fldCharType="end"/>
            </w:r>
          </w:hyperlink>
        </w:p>
        <w:p w:rsidR="00C81BAD" w:rsidRDefault="00C81BAD">
          <w:pPr>
            <w:pStyle w:val="21"/>
            <w:tabs>
              <w:tab w:val="right" w:leader="dot" w:pos="8296"/>
            </w:tabs>
            <w:rPr>
              <w:noProof/>
            </w:rPr>
          </w:pPr>
          <w:hyperlink w:anchor="_Toc523521150" w:history="1">
            <w:r w:rsidRPr="00533EB4">
              <w:rPr>
                <w:rStyle w:val="a3"/>
                <w:rFonts w:ascii="宋体" w:eastAsia="宋体" w:hAnsi="宋体"/>
                <w:noProof/>
              </w:rPr>
              <w:t>二分</w:t>
            </w:r>
            <w:r>
              <w:rPr>
                <w:noProof/>
                <w:webHidden/>
              </w:rPr>
              <w:tab/>
            </w:r>
            <w:r>
              <w:rPr>
                <w:noProof/>
                <w:webHidden/>
              </w:rPr>
              <w:fldChar w:fldCharType="begin"/>
            </w:r>
            <w:r>
              <w:rPr>
                <w:noProof/>
                <w:webHidden/>
              </w:rPr>
              <w:instrText xml:space="preserve"> PAGEREF _Toc523521150 \h </w:instrText>
            </w:r>
            <w:r>
              <w:rPr>
                <w:noProof/>
                <w:webHidden/>
              </w:rPr>
            </w:r>
            <w:r>
              <w:rPr>
                <w:noProof/>
                <w:webHidden/>
              </w:rPr>
              <w:fldChar w:fldCharType="separate"/>
            </w:r>
            <w:r>
              <w:rPr>
                <w:noProof/>
                <w:webHidden/>
              </w:rPr>
              <w:t>51</w:t>
            </w:r>
            <w:r>
              <w:rPr>
                <w:noProof/>
                <w:webHidden/>
              </w:rPr>
              <w:fldChar w:fldCharType="end"/>
            </w:r>
          </w:hyperlink>
        </w:p>
        <w:p w:rsidR="00C81BAD" w:rsidRDefault="00C81BAD">
          <w:pPr>
            <w:pStyle w:val="31"/>
            <w:tabs>
              <w:tab w:val="right" w:leader="dot" w:pos="8296"/>
            </w:tabs>
            <w:rPr>
              <w:noProof/>
            </w:rPr>
          </w:pPr>
          <w:hyperlink w:anchor="_Toc523521151" w:history="1">
            <w:r w:rsidRPr="00533EB4">
              <w:rPr>
                <w:rStyle w:val="a3"/>
                <w:rFonts w:ascii="宋体" w:eastAsia="宋体" w:hAnsi="宋体"/>
                <w:noProof/>
              </w:rPr>
              <w:t>√-HDU-6383-p1m2</w:t>
            </w:r>
            <w:r>
              <w:rPr>
                <w:noProof/>
                <w:webHidden/>
              </w:rPr>
              <w:tab/>
            </w:r>
            <w:r>
              <w:rPr>
                <w:noProof/>
                <w:webHidden/>
              </w:rPr>
              <w:fldChar w:fldCharType="begin"/>
            </w:r>
            <w:r>
              <w:rPr>
                <w:noProof/>
                <w:webHidden/>
              </w:rPr>
              <w:instrText xml:space="preserve"> PAGEREF _Toc523521151 \h </w:instrText>
            </w:r>
            <w:r>
              <w:rPr>
                <w:noProof/>
                <w:webHidden/>
              </w:rPr>
            </w:r>
            <w:r>
              <w:rPr>
                <w:noProof/>
                <w:webHidden/>
              </w:rPr>
              <w:fldChar w:fldCharType="separate"/>
            </w:r>
            <w:r>
              <w:rPr>
                <w:noProof/>
                <w:webHidden/>
              </w:rPr>
              <w:t>51</w:t>
            </w:r>
            <w:r>
              <w:rPr>
                <w:noProof/>
                <w:webHidden/>
              </w:rPr>
              <w:fldChar w:fldCharType="end"/>
            </w:r>
          </w:hyperlink>
        </w:p>
        <w:p w:rsidR="00C81BAD" w:rsidRDefault="00C81BAD">
          <w:pPr>
            <w:pStyle w:val="21"/>
            <w:tabs>
              <w:tab w:val="right" w:leader="dot" w:pos="8296"/>
            </w:tabs>
            <w:rPr>
              <w:noProof/>
            </w:rPr>
          </w:pPr>
          <w:hyperlink w:anchor="_Toc523521152" w:history="1">
            <w:r w:rsidRPr="00533EB4">
              <w:rPr>
                <w:rStyle w:val="a3"/>
                <w:rFonts w:ascii="宋体" w:eastAsia="宋体" w:hAnsi="宋体"/>
                <w:noProof/>
              </w:rPr>
              <w:t>构造</w:t>
            </w:r>
            <w:r>
              <w:rPr>
                <w:noProof/>
                <w:webHidden/>
              </w:rPr>
              <w:tab/>
            </w:r>
            <w:r>
              <w:rPr>
                <w:noProof/>
                <w:webHidden/>
              </w:rPr>
              <w:fldChar w:fldCharType="begin"/>
            </w:r>
            <w:r>
              <w:rPr>
                <w:noProof/>
                <w:webHidden/>
              </w:rPr>
              <w:instrText xml:space="preserve"> PAGEREF _Toc523521152 \h </w:instrText>
            </w:r>
            <w:r>
              <w:rPr>
                <w:noProof/>
                <w:webHidden/>
              </w:rPr>
            </w:r>
            <w:r>
              <w:rPr>
                <w:noProof/>
                <w:webHidden/>
              </w:rPr>
              <w:fldChar w:fldCharType="separate"/>
            </w:r>
            <w:r>
              <w:rPr>
                <w:noProof/>
                <w:webHidden/>
              </w:rPr>
              <w:t>52</w:t>
            </w:r>
            <w:r>
              <w:rPr>
                <w:noProof/>
                <w:webHidden/>
              </w:rPr>
              <w:fldChar w:fldCharType="end"/>
            </w:r>
          </w:hyperlink>
        </w:p>
        <w:p w:rsidR="00C81BAD" w:rsidRDefault="00C81BAD">
          <w:pPr>
            <w:pStyle w:val="31"/>
            <w:tabs>
              <w:tab w:val="right" w:leader="dot" w:pos="8296"/>
            </w:tabs>
            <w:rPr>
              <w:noProof/>
            </w:rPr>
          </w:pPr>
          <w:hyperlink w:anchor="_Toc523521153" w:history="1">
            <w:r w:rsidRPr="00533EB4">
              <w:rPr>
                <w:rStyle w:val="a3"/>
                <w:rFonts w:ascii="宋体" w:eastAsia="宋体" w:hAnsi="宋体"/>
                <w:noProof/>
              </w:rPr>
              <w:t>√-EOJ-3630-Bad Queen</w:t>
            </w:r>
            <w:r>
              <w:rPr>
                <w:noProof/>
                <w:webHidden/>
              </w:rPr>
              <w:tab/>
            </w:r>
            <w:r>
              <w:rPr>
                <w:noProof/>
                <w:webHidden/>
              </w:rPr>
              <w:fldChar w:fldCharType="begin"/>
            </w:r>
            <w:r>
              <w:rPr>
                <w:noProof/>
                <w:webHidden/>
              </w:rPr>
              <w:instrText xml:space="preserve"> PAGEREF _Toc523521153 \h </w:instrText>
            </w:r>
            <w:r>
              <w:rPr>
                <w:noProof/>
                <w:webHidden/>
              </w:rPr>
            </w:r>
            <w:r>
              <w:rPr>
                <w:noProof/>
                <w:webHidden/>
              </w:rPr>
              <w:fldChar w:fldCharType="separate"/>
            </w:r>
            <w:r>
              <w:rPr>
                <w:noProof/>
                <w:webHidden/>
              </w:rPr>
              <w:t>52</w:t>
            </w:r>
            <w:r>
              <w:rPr>
                <w:noProof/>
                <w:webHidden/>
              </w:rPr>
              <w:fldChar w:fldCharType="end"/>
            </w:r>
          </w:hyperlink>
        </w:p>
        <w:p w:rsidR="00C81BAD" w:rsidRDefault="00C81BAD">
          <w:pPr>
            <w:pStyle w:val="31"/>
            <w:tabs>
              <w:tab w:val="right" w:leader="dot" w:pos="8296"/>
            </w:tabs>
            <w:rPr>
              <w:noProof/>
            </w:rPr>
          </w:pPr>
          <w:hyperlink w:anchor="_Toc523521154" w:history="1">
            <w:r w:rsidRPr="00533EB4">
              <w:rPr>
                <w:rStyle w:val="a3"/>
                <w:rFonts w:ascii="宋体" w:eastAsia="宋体" w:hAnsi="宋体"/>
                <w:noProof/>
              </w:rPr>
              <w:t>√-HDU-6300-Triangle Partion</w:t>
            </w:r>
            <w:r>
              <w:rPr>
                <w:noProof/>
                <w:webHidden/>
              </w:rPr>
              <w:tab/>
            </w:r>
            <w:r>
              <w:rPr>
                <w:noProof/>
                <w:webHidden/>
              </w:rPr>
              <w:fldChar w:fldCharType="begin"/>
            </w:r>
            <w:r>
              <w:rPr>
                <w:noProof/>
                <w:webHidden/>
              </w:rPr>
              <w:instrText xml:space="preserve"> PAGEREF _Toc523521154 \h </w:instrText>
            </w:r>
            <w:r>
              <w:rPr>
                <w:noProof/>
                <w:webHidden/>
              </w:rPr>
            </w:r>
            <w:r>
              <w:rPr>
                <w:noProof/>
                <w:webHidden/>
              </w:rPr>
              <w:fldChar w:fldCharType="separate"/>
            </w:r>
            <w:r>
              <w:rPr>
                <w:noProof/>
                <w:webHidden/>
              </w:rPr>
              <w:t>55</w:t>
            </w:r>
            <w:r>
              <w:rPr>
                <w:noProof/>
                <w:webHidden/>
              </w:rPr>
              <w:fldChar w:fldCharType="end"/>
            </w:r>
          </w:hyperlink>
        </w:p>
        <w:p w:rsidR="00C81BAD" w:rsidRDefault="00C81BAD">
          <w:pPr>
            <w:pStyle w:val="21"/>
            <w:tabs>
              <w:tab w:val="right" w:leader="dot" w:pos="8296"/>
            </w:tabs>
            <w:rPr>
              <w:noProof/>
            </w:rPr>
          </w:pPr>
          <w:hyperlink w:anchor="_Toc523521155" w:history="1">
            <w:r w:rsidRPr="00533EB4">
              <w:rPr>
                <w:rStyle w:val="a3"/>
                <w:rFonts w:ascii="宋体" w:eastAsia="宋体" w:hAnsi="宋体"/>
                <w:noProof/>
              </w:rPr>
              <w:t>曼哈顿距离最小生成树</w:t>
            </w:r>
            <w:r>
              <w:rPr>
                <w:noProof/>
                <w:webHidden/>
              </w:rPr>
              <w:tab/>
            </w:r>
            <w:r>
              <w:rPr>
                <w:noProof/>
                <w:webHidden/>
              </w:rPr>
              <w:fldChar w:fldCharType="begin"/>
            </w:r>
            <w:r>
              <w:rPr>
                <w:noProof/>
                <w:webHidden/>
              </w:rPr>
              <w:instrText xml:space="preserve"> PAGEREF _Toc523521155 \h </w:instrText>
            </w:r>
            <w:r>
              <w:rPr>
                <w:noProof/>
                <w:webHidden/>
              </w:rPr>
            </w:r>
            <w:r>
              <w:rPr>
                <w:noProof/>
                <w:webHidden/>
              </w:rPr>
              <w:fldChar w:fldCharType="separate"/>
            </w:r>
            <w:r>
              <w:rPr>
                <w:noProof/>
                <w:webHidden/>
              </w:rPr>
              <w:t>57</w:t>
            </w:r>
            <w:r>
              <w:rPr>
                <w:noProof/>
                <w:webHidden/>
              </w:rPr>
              <w:fldChar w:fldCharType="end"/>
            </w:r>
          </w:hyperlink>
        </w:p>
        <w:p w:rsidR="00C81BAD" w:rsidRDefault="00C81BAD">
          <w:pPr>
            <w:pStyle w:val="21"/>
            <w:tabs>
              <w:tab w:val="right" w:leader="dot" w:pos="8296"/>
            </w:tabs>
            <w:rPr>
              <w:noProof/>
            </w:rPr>
          </w:pPr>
          <w:hyperlink w:anchor="_Toc523521156" w:history="1">
            <w:r w:rsidRPr="00533EB4">
              <w:rPr>
                <w:rStyle w:val="a3"/>
                <w:rFonts w:ascii="宋体" w:eastAsia="宋体" w:hAnsi="宋体"/>
                <w:noProof/>
              </w:rPr>
              <w:t>输入输出外挂</w:t>
            </w:r>
            <w:r>
              <w:rPr>
                <w:noProof/>
                <w:webHidden/>
              </w:rPr>
              <w:tab/>
            </w:r>
            <w:r>
              <w:rPr>
                <w:noProof/>
                <w:webHidden/>
              </w:rPr>
              <w:fldChar w:fldCharType="begin"/>
            </w:r>
            <w:r>
              <w:rPr>
                <w:noProof/>
                <w:webHidden/>
              </w:rPr>
              <w:instrText xml:space="preserve"> PAGEREF _Toc523521156 \h </w:instrText>
            </w:r>
            <w:r>
              <w:rPr>
                <w:noProof/>
                <w:webHidden/>
              </w:rPr>
            </w:r>
            <w:r>
              <w:rPr>
                <w:noProof/>
                <w:webHidden/>
              </w:rPr>
              <w:fldChar w:fldCharType="separate"/>
            </w:r>
            <w:r>
              <w:rPr>
                <w:noProof/>
                <w:webHidden/>
              </w:rPr>
              <w:t>57</w:t>
            </w:r>
            <w:r>
              <w:rPr>
                <w:noProof/>
                <w:webHidden/>
              </w:rPr>
              <w:fldChar w:fldCharType="end"/>
            </w:r>
          </w:hyperlink>
        </w:p>
        <w:p w:rsidR="00C81BAD" w:rsidRDefault="00C81BAD">
          <w:pPr>
            <w:pStyle w:val="11"/>
            <w:tabs>
              <w:tab w:val="right" w:leader="dot" w:pos="8296"/>
            </w:tabs>
            <w:rPr>
              <w:noProof/>
            </w:rPr>
          </w:pPr>
          <w:hyperlink w:anchor="_Toc523521157" w:history="1">
            <w:r w:rsidRPr="00533EB4">
              <w:rPr>
                <w:rStyle w:val="a3"/>
                <w:rFonts w:ascii="宋体" w:eastAsia="宋体" w:hAnsi="宋体"/>
                <w:noProof/>
              </w:rPr>
              <w:t>二、综合题（现场题）</w:t>
            </w:r>
            <w:r>
              <w:rPr>
                <w:noProof/>
                <w:webHidden/>
              </w:rPr>
              <w:tab/>
            </w:r>
            <w:r>
              <w:rPr>
                <w:noProof/>
                <w:webHidden/>
              </w:rPr>
              <w:fldChar w:fldCharType="begin"/>
            </w:r>
            <w:r>
              <w:rPr>
                <w:noProof/>
                <w:webHidden/>
              </w:rPr>
              <w:instrText xml:space="preserve"> PAGEREF _Toc523521157 \h </w:instrText>
            </w:r>
            <w:r>
              <w:rPr>
                <w:noProof/>
                <w:webHidden/>
              </w:rPr>
            </w:r>
            <w:r>
              <w:rPr>
                <w:noProof/>
                <w:webHidden/>
              </w:rPr>
              <w:fldChar w:fldCharType="separate"/>
            </w:r>
            <w:r>
              <w:rPr>
                <w:noProof/>
                <w:webHidden/>
              </w:rPr>
              <w:t>57</w:t>
            </w:r>
            <w:r>
              <w:rPr>
                <w:noProof/>
                <w:webHidden/>
              </w:rPr>
              <w:fldChar w:fldCharType="end"/>
            </w:r>
          </w:hyperlink>
        </w:p>
        <w:p w:rsidR="00C81BAD" w:rsidRDefault="00C81BAD">
          <w:pPr>
            <w:pStyle w:val="21"/>
            <w:tabs>
              <w:tab w:val="right" w:leader="dot" w:pos="8296"/>
            </w:tabs>
            <w:rPr>
              <w:noProof/>
            </w:rPr>
          </w:pPr>
          <w:hyperlink w:anchor="_Toc523521158" w:history="1">
            <w:r w:rsidRPr="00533EB4">
              <w:rPr>
                <w:rStyle w:val="a3"/>
                <w:rFonts w:ascii="宋体" w:eastAsia="宋体" w:hAnsi="宋体"/>
                <w:noProof/>
              </w:rPr>
              <w:t>补题</w:t>
            </w:r>
            <w:r>
              <w:rPr>
                <w:noProof/>
                <w:webHidden/>
              </w:rPr>
              <w:tab/>
            </w:r>
            <w:r>
              <w:rPr>
                <w:noProof/>
                <w:webHidden/>
              </w:rPr>
              <w:fldChar w:fldCharType="begin"/>
            </w:r>
            <w:r>
              <w:rPr>
                <w:noProof/>
                <w:webHidden/>
              </w:rPr>
              <w:instrText xml:space="preserve"> PAGEREF _Toc523521158 \h </w:instrText>
            </w:r>
            <w:r>
              <w:rPr>
                <w:noProof/>
                <w:webHidden/>
              </w:rPr>
            </w:r>
            <w:r>
              <w:rPr>
                <w:noProof/>
                <w:webHidden/>
              </w:rPr>
              <w:fldChar w:fldCharType="separate"/>
            </w:r>
            <w:r>
              <w:rPr>
                <w:noProof/>
                <w:webHidden/>
              </w:rPr>
              <w:t>57</w:t>
            </w:r>
            <w:r>
              <w:rPr>
                <w:noProof/>
                <w:webHidden/>
              </w:rPr>
              <w:fldChar w:fldCharType="end"/>
            </w:r>
          </w:hyperlink>
        </w:p>
        <w:p w:rsidR="00C81BAD" w:rsidRDefault="00C81BAD">
          <w:pPr>
            <w:pStyle w:val="31"/>
            <w:tabs>
              <w:tab w:val="right" w:leader="dot" w:pos="8296"/>
            </w:tabs>
            <w:rPr>
              <w:noProof/>
            </w:rPr>
          </w:pPr>
          <w:hyperlink w:anchor="_Toc523521159"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_Toc523521159 \h </w:instrText>
            </w:r>
            <w:r>
              <w:rPr>
                <w:noProof/>
                <w:webHidden/>
              </w:rPr>
            </w:r>
            <w:r>
              <w:rPr>
                <w:noProof/>
                <w:webHidden/>
              </w:rPr>
              <w:fldChar w:fldCharType="separate"/>
            </w:r>
            <w:r>
              <w:rPr>
                <w:noProof/>
                <w:webHidden/>
              </w:rPr>
              <w:t>57</w:t>
            </w:r>
            <w:r>
              <w:rPr>
                <w:noProof/>
                <w:webHidden/>
              </w:rPr>
              <w:fldChar w:fldCharType="end"/>
            </w:r>
          </w:hyperlink>
        </w:p>
        <w:p w:rsidR="00C81BAD" w:rsidRDefault="00C81BAD">
          <w:pPr>
            <w:pStyle w:val="31"/>
            <w:tabs>
              <w:tab w:val="right" w:leader="dot" w:pos="8296"/>
            </w:tabs>
            <w:rPr>
              <w:noProof/>
            </w:rPr>
          </w:pPr>
          <w:hyperlink w:anchor="_Toc523521160"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_Toc523521160 \h </w:instrText>
            </w:r>
            <w:r>
              <w:rPr>
                <w:noProof/>
                <w:webHidden/>
              </w:rPr>
            </w:r>
            <w:r>
              <w:rPr>
                <w:noProof/>
                <w:webHidden/>
              </w:rPr>
              <w:fldChar w:fldCharType="separate"/>
            </w:r>
            <w:r>
              <w:rPr>
                <w:noProof/>
                <w:webHidden/>
              </w:rPr>
              <w:t>57</w:t>
            </w:r>
            <w:r>
              <w:rPr>
                <w:noProof/>
                <w:webHidden/>
              </w:rPr>
              <w:fldChar w:fldCharType="end"/>
            </w:r>
          </w:hyperlink>
        </w:p>
        <w:p w:rsidR="00C81BAD" w:rsidRDefault="00C81BAD">
          <w:pPr>
            <w:pStyle w:val="31"/>
            <w:tabs>
              <w:tab w:val="right" w:leader="dot" w:pos="8296"/>
            </w:tabs>
            <w:rPr>
              <w:noProof/>
            </w:rPr>
          </w:pPr>
          <w:hyperlink w:anchor="_Toc523521161" w:history="1">
            <w:r w:rsidRPr="00533EB4">
              <w:rPr>
                <w:rStyle w:val="a3"/>
                <w:rFonts w:ascii="宋体" w:eastAsia="宋体" w:hAnsi="宋体"/>
                <w:noProof/>
              </w:rPr>
              <w:t>（队友AC）铜牌题-前置：无</w:t>
            </w:r>
            <w:r>
              <w:rPr>
                <w:noProof/>
                <w:webHidden/>
              </w:rPr>
              <w:tab/>
            </w:r>
            <w:r>
              <w:rPr>
                <w:noProof/>
                <w:webHidden/>
              </w:rPr>
              <w:fldChar w:fldCharType="begin"/>
            </w:r>
            <w:r>
              <w:rPr>
                <w:noProof/>
                <w:webHidden/>
              </w:rPr>
              <w:instrText xml:space="preserve"> PAGEREF _Toc523521161 \h </w:instrText>
            </w:r>
            <w:r>
              <w:rPr>
                <w:noProof/>
                <w:webHidden/>
              </w:rPr>
            </w:r>
            <w:r>
              <w:rPr>
                <w:noProof/>
                <w:webHidden/>
              </w:rPr>
              <w:fldChar w:fldCharType="separate"/>
            </w:r>
            <w:r>
              <w:rPr>
                <w:noProof/>
                <w:webHidden/>
              </w:rPr>
              <w:t>57</w:t>
            </w:r>
            <w:r>
              <w:rPr>
                <w:noProof/>
                <w:webHidden/>
              </w:rPr>
              <w:fldChar w:fldCharType="end"/>
            </w:r>
          </w:hyperlink>
        </w:p>
        <w:p w:rsidR="00C81BAD" w:rsidRDefault="00C81BAD">
          <w:pPr>
            <w:pStyle w:val="31"/>
            <w:tabs>
              <w:tab w:val="right" w:leader="dot" w:pos="8296"/>
            </w:tabs>
            <w:rPr>
              <w:noProof/>
            </w:rPr>
          </w:pPr>
          <w:hyperlink w:anchor="_Toc523521162" w:history="1">
            <w:r w:rsidRPr="00533EB4">
              <w:rPr>
                <w:rStyle w:val="a3"/>
                <w:rFonts w:ascii="宋体" w:eastAsia="宋体" w:hAnsi="宋体"/>
                <w:noProof/>
              </w:rPr>
              <w:t>(尝试*1)银牌题-前置：无</w:t>
            </w:r>
            <w:r>
              <w:rPr>
                <w:noProof/>
                <w:webHidden/>
              </w:rPr>
              <w:tab/>
            </w:r>
            <w:r>
              <w:rPr>
                <w:noProof/>
                <w:webHidden/>
              </w:rPr>
              <w:fldChar w:fldCharType="begin"/>
            </w:r>
            <w:r>
              <w:rPr>
                <w:noProof/>
                <w:webHidden/>
              </w:rPr>
              <w:instrText xml:space="preserve"> PAGEREF _Toc523521162 \h </w:instrText>
            </w:r>
            <w:r>
              <w:rPr>
                <w:noProof/>
                <w:webHidden/>
              </w:rPr>
            </w:r>
            <w:r>
              <w:rPr>
                <w:noProof/>
                <w:webHidden/>
              </w:rPr>
              <w:fldChar w:fldCharType="separate"/>
            </w:r>
            <w:r>
              <w:rPr>
                <w:noProof/>
                <w:webHidden/>
              </w:rPr>
              <w:t>57</w:t>
            </w:r>
            <w:r>
              <w:rPr>
                <w:noProof/>
                <w:webHidden/>
              </w:rPr>
              <w:fldChar w:fldCharType="end"/>
            </w:r>
          </w:hyperlink>
        </w:p>
        <w:p w:rsidR="00C81BAD" w:rsidRDefault="00C81BAD">
          <w:pPr>
            <w:pStyle w:val="31"/>
            <w:tabs>
              <w:tab w:val="right" w:leader="dot" w:pos="8296"/>
            </w:tabs>
            <w:rPr>
              <w:noProof/>
            </w:rPr>
          </w:pPr>
          <w:hyperlink w:anchor="_Toc523521163" w:history="1">
            <w:r w:rsidRPr="00533EB4">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_Toc523521163 \h </w:instrText>
            </w:r>
            <w:r>
              <w:rPr>
                <w:noProof/>
                <w:webHidden/>
              </w:rPr>
            </w:r>
            <w:r>
              <w:rPr>
                <w:noProof/>
                <w:webHidden/>
              </w:rPr>
              <w:fldChar w:fldCharType="separate"/>
            </w:r>
            <w:r>
              <w:rPr>
                <w:noProof/>
                <w:webHidden/>
              </w:rPr>
              <w:t>58</w:t>
            </w:r>
            <w:r>
              <w:rPr>
                <w:noProof/>
                <w:webHidden/>
              </w:rPr>
              <w:fldChar w:fldCharType="end"/>
            </w:r>
          </w:hyperlink>
        </w:p>
        <w:p w:rsidR="00C81BAD" w:rsidRDefault="00C81BAD">
          <w:pPr>
            <w:pStyle w:val="31"/>
            <w:tabs>
              <w:tab w:val="right" w:leader="dot" w:pos="8296"/>
            </w:tabs>
            <w:rPr>
              <w:noProof/>
            </w:rPr>
          </w:pPr>
          <w:hyperlink w:anchor="_Toc523521164" w:history="1">
            <w:r w:rsidRPr="00533EB4">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_Toc523521164 \h </w:instrText>
            </w:r>
            <w:r>
              <w:rPr>
                <w:noProof/>
                <w:webHidden/>
              </w:rPr>
            </w:r>
            <w:r>
              <w:rPr>
                <w:noProof/>
                <w:webHidden/>
              </w:rPr>
              <w:fldChar w:fldCharType="separate"/>
            </w:r>
            <w:r>
              <w:rPr>
                <w:noProof/>
                <w:webHidden/>
              </w:rPr>
              <w:t>58</w:t>
            </w:r>
            <w:r>
              <w:rPr>
                <w:noProof/>
                <w:webHidden/>
              </w:rPr>
              <w:fldChar w:fldCharType="end"/>
            </w:r>
          </w:hyperlink>
        </w:p>
        <w:p w:rsidR="00C81BAD" w:rsidRDefault="00C81BAD">
          <w:pPr>
            <w:pStyle w:val="31"/>
            <w:tabs>
              <w:tab w:val="right" w:leader="dot" w:pos="8296"/>
            </w:tabs>
            <w:rPr>
              <w:noProof/>
            </w:rPr>
          </w:pPr>
          <w:hyperlink w:anchor="_Toc523521165" w:history="1">
            <w:r w:rsidRPr="00533EB4">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_Toc523521165 \h </w:instrText>
            </w:r>
            <w:r>
              <w:rPr>
                <w:noProof/>
                <w:webHidden/>
              </w:rPr>
            </w:r>
            <w:r>
              <w:rPr>
                <w:noProof/>
                <w:webHidden/>
              </w:rPr>
              <w:fldChar w:fldCharType="separate"/>
            </w:r>
            <w:r>
              <w:rPr>
                <w:noProof/>
                <w:webHidden/>
              </w:rPr>
              <w:t>58</w:t>
            </w:r>
            <w:r>
              <w:rPr>
                <w:noProof/>
                <w:webHidden/>
              </w:rPr>
              <w:fldChar w:fldCharType="end"/>
            </w:r>
          </w:hyperlink>
        </w:p>
        <w:p w:rsidR="00C81BAD" w:rsidRDefault="00C81BAD">
          <w:pPr>
            <w:pStyle w:val="11"/>
            <w:tabs>
              <w:tab w:val="right" w:leader="dot" w:pos="8296"/>
            </w:tabs>
            <w:rPr>
              <w:noProof/>
            </w:rPr>
          </w:pPr>
          <w:hyperlink w:anchor="_Toc523521166" w:history="1">
            <w:r w:rsidRPr="00533EB4">
              <w:rPr>
                <w:rStyle w:val="a3"/>
                <w:rFonts w:ascii="宋体" w:eastAsia="宋体" w:hAnsi="宋体"/>
                <w:noProof/>
              </w:rPr>
              <w:t>三、动态规划</w:t>
            </w:r>
            <w:r>
              <w:rPr>
                <w:noProof/>
                <w:webHidden/>
              </w:rPr>
              <w:tab/>
            </w:r>
            <w:r>
              <w:rPr>
                <w:noProof/>
                <w:webHidden/>
              </w:rPr>
              <w:fldChar w:fldCharType="begin"/>
            </w:r>
            <w:r>
              <w:rPr>
                <w:noProof/>
                <w:webHidden/>
              </w:rPr>
              <w:instrText xml:space="preserve"> PAGEREF _Toc523521166 \h </w:instrText>
            </w:r>
            <w:r>
              <w:rPr>
                <w:noProof/>
                <w:webHidden/>
              </w:rPr>
            </w:r>
            <w:r>
              <w:rPr>
                <w:noProof/>
                <w:webHidden/>
              </w:rPr>
              <w:fldChar w:fldCharType="separate"/>
            </w:r>
            <w:r>
              <w:rPr>
                <w:noProof/>
                <w:webHidden/>
              </w:rPr>
              <w:t>58</w:t>
            </w:r>
            <w:r>
              <w:rPr>
                <w:noProof/>
                <w:webHidden/>
              </w:rPr>
              <w:fldChar w:fldCharType="end"/>
            </w:r>
          </w:hyperlink>
        </w:p>
        <w:p w:rsidR="00C81BAD" w:rsidRDefault="00C81BAD">
          <w:pPr>
            <w:pStyle w:val="21"/>
            <w:tabs>
              <w:tab w:val="right" w:leader="dot" w:pos="8296"/>
            </w:tabs>
            <w:rPr>
              <w:noProof/>
            </w:rPr>
          </w:pPr>
          <w:hyperlink w:anchor="_Toc523521167" w:history="1">
            <w:r w:rsidRPr="00533EB4">
              <w:rPr>
                <w:rStyle w:val="a3"/>
                <w:rFonts w:ascii="宋体" w:eastAsia="宋体" w:hAnsi="宋体"/>
                <w:noProof/>
              </w:rPr>
              <w:t>补题</w:t>
            </w:r>
            <w:r>
              <w:rPr>
                <w:noProof/>
                <w:webHidden/>
              </w:rPr>
              <w:tab/>
            </w:r>
            <w:r>
              <w:rPr>
                <w:noProof/>
                <w:webHidden/>
              </w:rPr>
              <w:fldChar w:fldCharType="begin"/>
            </w:r>
            <w:r>
              <w:rPr>
                <w:noProof/>
                <w:webHidden/>
              </w:rPr>
              <w:instrText xml:space="preserve"> PAGEREF _Toc523521167 \h </w:instrText>
            </w:r>
            <w:r>
              <w:rPr>
                <w:noProof/>
                <w:webHidden/>
              </w:rPr>
            </w:r>
            <w:r>
              <w:rPr>
                <w:noProof/>
                <w:webHidden/>
              </w:rPr>
              <w:fldChar w:fldCharType="separate"/>
            </w:r>
            <w:r>
              <w:rPr>
                <w:noProof/>
                <w:webHidden/>
              </w:rPr>
              <w:t>58</w:t>
            </w:r>
            <w:r>
              <w:rPr>
                <w:noProof/>
                <w:webHidden/>
              </w:rPr>
              <w:fldChar w:fldCharType="end"/>
            </w:r>
          </w:hyperlink>
        </w:p>
        <w:p w:rsidR="00C81BAD" w:rsidRDefault="00C81BAD">
          <w:pPr>
            <w:pStyle w:val="31"/>
            <w:tabs>
              <w:tab w:val="right" w:leader="dot" w:pos="8296"/>
            </w:tabs>
            <w:rPr>
              <w:noProof/>
            </w:rPr>
          </w:pPr>
          <w:hyperlink w:anchor="_Toc523521168" w:history="1">
            <w:r w:rsidRPr="00533EB4">
              <w:rPr>
                <w:rStyle w:val="a3"/>
                <w:rFonts w:ascii="宋体" w:eastAsia="宋体" w:hAnsi="宋体"/>
                <w:noProof/>
              </w:rPr>
              <w:t>（队友AC）签到题-前置：背包DP</w:t>
            </w:r>
            <w:r>
              <w:rPr>
                <w:noProof/>
                <w:webHidden/>
              </w:rPr>
              <w:tab/>
            </w:r>
            <w:r>
              <w:rPr>
                <w:noProof/>
                <w:webHidden/>
              </w:rPr>
              <w:fldChar w:fldCharType="begin"/>
            </w:r>
            <w:r>
              <w:rPr>
                <w:noProof/>
                <w:webHidden/>
              </w:rPr>
              <w:instrText xml:space="preserve"> PAGEREF _Toc523521168 \h </w:instrText>
            </w:r>
            <w:r>
              <w:rPr>
                <w:noProof/>
                <w:webHidden/>
              </w:rPr>
            </w:r>
            <w:r>
              <w:rPr>
                <w:noProof/>
                <w:webHidden/>
              </w:rPr>
              <w:fldChar w:fldCharType="separate"/>
            </w:r>
            <w:r>
              <w:rPr>
                <w:noProof/>
                <w:webHidden/>
              </w:rPr>
              <w:t>58</w:t>
            </w:r>
            <w:r>
              <w:rPr>
                <w:noProof/>
                <w:webHidden/>
              </w:rPr>
              <w:fldChar w:fldCharType="end"/>
            </w:r>
          </w:hyperlink>
        </w:p>
        <w:p w:rsidR="00C81BAD" w:rsidRDefault="00C81BAD">
          <w:pPr>
            <w:pStyle w:val="31"/>
            <w:tabs>
              <w:tab w:val="right" w:leader="dot" w:pos="8296"/>
            </w:tabs>
            <w:rPr>
              <w:noProof/>
            </w:rPr>
          </w:pPr>
          <w:hyperlink w:anchor="_Toc523521169" w:history="1">
            <w:r w:rsidRPr="00533EB4">
              <w:rPr>
                <w:rStyle w:val="a3"/>
                <w:rFonts w:ascii="宋体" w:eastAsia="宋体" w:hAnsi="宋体"/>
                <w:noProof/>
              </w:rPr>
              <w:t>铜牌题-前置：状压DP</w:t>
            </w:r>
            <w:r>
              <w:rPr>
                <w:noProof/>
                <w:webHidden/>
              </w:rPr>
              <w:tab/>
            </w:r>
            <w:r>
              <w:rPr>
                <w:noProof/>
                <w:webHidden/>
              </w:rPr>
              <w:fldChar w:fldCharType="begin"/>
            </w:r>
            <w:r>
              <w:rPr>
                <w:noProof/>
                <w:webHidden/>
              </w:rPr>
              <w:instrText xml:space="preserve"> PAGEREF _Toc523521169 \h </w:instrText>
            </w:r>
            <w:r>
              <w:rPr>
                <w:noProof/>
                <w:webHidden/>
              </w:rPr>
            </w:r>
            <w:r>
              <w:rPr>
                <w:noProof/>
                <w:webHidden/>
              </w:rPr>
              <w:fldChar w:fldCharType="separate"/>
            </w:r>
            <w:r>
              <w:rPr>
                <w:noProof/>
                <w:webHidden/>
              </w:rPr>
              <w:t>59</w:t>
            </w:r>
            <w:r>
              <w:rPr>
                <w:noProof/>
                <w:webHidden/>
              </w:rPr>
              <w:fldChar w:fldCharType="end"/>
            </w:r>
          </w:hyperlink>
        </w:p>
        <w:p w:rsidR="00C81BAD" w:rsidRDefault="00C81BAD">
          <w:pPr>
            <w:pStyle w:val="31"/>
            <w:tabs>
              <w:tab w:val="right" w:leader="dot" w:pos="8296"/>
            </w:tabs>
            <w:rPr>
              <w:noProof/>
            </w:rPr>
          </w:pPr>
          <w:hyperlink w:anchor="_Toc523521170" w:history="1">
            <w:r w:rsidRPr="00533EB4">
              <w:rPr>
                <w:rStyle w:val="a3"/>
                <w:rFonts w:ascii="宋体" w:eastAsia="宋体" w:hAnsi="宋体"/>
                <w:noProof/>
              </w:rPr>
              <w:t>银牌题-前置：数位DP</w:t>
            </w:r>
            <w:r>
              <w:rPr>
                <w:noProof/>
                <w:webHidden/>
              </w:rPr>
              <w:tab/>
            </w:r>
            <w:r>
              <w:rPr>
                <w:noProof/>
                <w:webHidden/>
              </w:rPr>
              <w:fldChar w:fldCharType="begin"/>
            </w:r>
            <w:r>
              <w:rPr>
                <w:noProof/>
                <w:webHidden/>
              </w:rPr>
              <w:instrText xml:space="preserve"> PAGEREF _Toc523521170 \h </w:instrText>
            </w:r>
            <w:r>
              <w:rPr>
                <w:noProof/>
                <w:webHidden/>
              </w:rPr>
            </w:r>
            <w:r>
              <w:rPr>
                <w:noProof/>
                <w:webHidden/>
              </w:rPr>
              <w:fldChar w:fldCharType="separate"/>
            </w:r>
            <w:r>
              <w:rPr>
                <w:noProof/>
                <w:webHidden/>
              </w:rPr>
              <w:t>59</w:t>
            </w:r>
            <w:r>
              <w:rPr>
                <w:noProof/>
                <w:webHidden/>
              </w:rPr>
              <w:fldChar w:fldCharType="end"/>
            </w:r>
          </w:hyperlink>
        </w:p>
        <w:p w:rsidR="00C81BAD" w:rsidRDefault="00C81BAD">
          <w:pPr>
            <w:pStyle w:val="31"/>
            <w:tabs>
              <w:tab w:val="right" w:leader="dot" w:pos="8296"/>
            </w:tabs>
            <w:rPr>
              <w:noProof/>
            </w:rPr>
          </w:pPr>
          <w:hyperlink w:anchor="_Toc523521171" w:history="1">
            <w:r w:rsidRPr="00533EB4">
              <w:rPr>
                <w:rStyle w:val="a3"/>
                <w:rFonts w:ascii="宋体" w:eastAsia="宋体" w:hAnsi="宋体"/>
                <w:noProof/>
              </w:rPr>
              <w:t>银牌题-前置：树型DP</w:t>
            </w:r>
            <w:r>
              <w:rPr>
                <w:noProof/>
                <w:webHidden/>
              </w:rPr>
              <w:tab/>
            </w:r>
            <w:r>
              <w:rPr>
                <w:noProof/>
                <w:webHidden/>
              </w:rPr>
              <w:fldChar w:fldCharType="begin"/>
            </w:r>
            <w:r>
              <w:rPr>
                <w:noProof/>
                <w:webHidden/>
              </w:rPr>
              <w:instrText xml:space="preserve"> PAGEREF _Toc523521171 \h </w:instrText>
            </w:r>
            <w:r>
              <w:rPr>
                <w:noProof/>
                <w:webHidden/>
              </w:rPr>
            </w:r>
            <w:r>
              <w:rPr>
                <w:noProof/>
                <w:webHidden/>
              </w:rPr>
              <w:fldChar w:fldCharType="separate"/>
            </w:r>
            <w:r>
              <w:rPr>
                <w:noProof/>
                <w:webHidden/>
              </w:rPr>
              <w:t>59</w:t>
            </w:r>
            <w:r>
              <w:rPr>
                <w:noProof/>
                <w:webHidden/>
              </w:rPr>
              <w:fldChar w:fldCharType="end"/>
            </w:r>
          </w:hyperlink>
        </w:p>
        <w:p w:rsidR="00C81BAD" w:rsidRDefault="00C81BAD">
          <w:pPr>
            <w:pStyle w:val="31"/>
            <w:tabs>
              <w:tab w:val="right" w:leader="dot" w:pos="8296"/>
            </w:tabs>
            <w:rPr>
              <w:noProof/>
            </w:rPr>
          </w:pPr>
          <w:hyperlink w:anchor="_Toc523521172" w:history="1">
            <w:r w:rsidRPr="00533EB4">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_Toc523521172 \h </w:instrText>
            </w:r>
            <w:r>
              <w:rPr>
                <w:noProof/>
                <w:webHidden/>
              </w:rPr>
            </w:r>
            <w:r>
              <w:rPr>
                <w:noProof/>
                <w:webHidden/>
              </w:rPr>
              <w:fldChar w:fldCharType="separate"/>
            </w:r>
            <w:r>
              <w:rPr>
                <w:noProof/>
                <w:webHidden/>
              </w:rPr>
              <w:t>59</w:t>
            </w:r>
            <w:r>
              <w:rPr>
                <w:noProof/>
                <w:webHidden/>
              </w:rPr>
              <w:fldChar w:fldCharType="end"/>
            </w:r>
          </w:hyperlink>
        </w:p>
        <w:p w:rsidR="00C81BAD" w:rsidRDefault="00C81BAD">
          <w:pPr>
            <w:pStyle w:val="31"/>
            <w:tabs>
              <w:tab w:val="right" w:leader="dot" w:pos="8296"/>
            </w:tabs>
            <w:rPr>
              <w:noProof/>
            </w:rPr>
          </w:pPr>
          <w:hyperlink w:anchor="_Toc523521173" w:history="1">
            <w:r w:rsidRPr="00533EB4">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_Toc523521173 \h </w:instrText>
            </w:r>
            <w:r>
              <w:rPr>
                <w:noProof/>
                <w:webHidden/>
              </w:rPr>
            </w:r>
            <w:r>
              <w:rPr>
                <w:noProof/>
                <w:webHidden/>
              </w:rPr>
              <w:fldChar w:fldCharType="separate"/>
            </w:r>
            <w:r>
              <w:rPr>
                <w:noProof/>
                <w:webHidden/>
              </w:rPr>
              <w:t>59</w:t>
            </w:r>
            <w:r>
              <w:rPr>
                <w:noProof/>
                <w:webHidden/>
              </w:rPr>
              <w:fldChar w:fldCharType="end"/>
            </w:r>
          </w:hyperlink>
        </w:p>
        <w:p w:rsidR="00C81BAD" w:rsidRDefault="00C81BAD">
          <w:pPr>
            <w:pStyle w:val="31"/>
            <w:tabs>
              <w:tab w:val="right" w:leader="dot" w:pos="8296"/>
            </w:tabs>
            <w:rPr>
              <w:noProof/>
            </w:rPr>
          </w:pPr>
          <w:hyperlink w:anchor="_Toc523521174" w:history="1">
            <w:r w:rsidRPr="00533EB4">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_Toc523521174 \h </w:instrText>
            </w:r>
            <w:r>
              <w:rPr>
                <w:noProof/>
                <w:webHidden/>
              </w:rPr>
            </w:r>
            <w:r>
              <w:rPr>
                <w:noProof/>
                <w:webHidden/>
              </w:rPr>
              <w:fldChar w:fldCharType="separate"/>
            </w:r>
            <w:r>
              <w:rPr>
                <w:noProof/>
                <w:webHidden/>
              </w:rPr>
              <w:t>60</w:t>
            </w:r>
            <w:r>
              <w:rPr>
                <w:noProof/>
                <w:webHidden/>
              </w:rPr>
              <w:fldChar w:fldCharType="end"/>
            </w:r>
          </w:hyperlink>
        </w:p>
        <w:p w:rsidR="00C81BAD" w:rsidRDefault="00C81BAD">
          <w:pPr>
            <w:pStyle w:val="21"/>
            <w:tabs>
              <w:tab w:val="right" w:leader="dot" w:pos="8296"/>
            </w:tabs>
            <w:rPr>
              <w:noProof/>
            </w:rPr>
          </w:pPr>
          <w:hyperlink w:anchor="_Toc523521175" w:history="1">
            <w:r w:rsidRPr="00533EB4">
              <w:rPr>
                <w:rStyle w:val="a3"/>
                <w:rFonts w:ascii="宋体" w:eastAsia="宋体" w:hAnsi="宋体"/>
                <w:noProof/>
              </w:rPr>
              <w:t>递推</w:t>
            </w:r>
            <w:r>
              <w:rPr>
                <w:noProof/>
                <w:webHidden/>
              </w:rPr>
              <w:tab/>
            </w:r>
            <w:r>
              <w:rPr>
                <w:noProof/>
                <w:webHidden/>
              </w:rPr>
              <w:fldChar w:fldCharType="begin"/>
            </w:r>
            <w:r>
              <w:rPr>
                <w:noProof/>
                <w:webHidden/>
              </w:rPr>
              <w:instrText xml:space="preserve"> PAGEREF _Toc523521175 \h </w:instrText>
            </w:r>
            <w:r>
              <w:rPr>
                <w:noProof/>
                <w:webHidden/>
              </w:rPr>
            </w:r>
            <w:r>
              <w:rPr>
                <w:noProof/>
                <w:webHidden/>
              </w:rPr>
              <w:fldChar w:fldCharType="separate"/>
            </w:r>
            <w:r>
              <w:rPr>
                <w:noProof/>
                <w:webHidden/>
              </w:rPr>
              <w:t>60</w:t>
            </w:r>
            <w:r>
              <w:rPr>
                <w:noProof/>
                <w:webHidden/>
              </w:rPr>
              <w:fldChar w:fldCharType="end"/>
            </w:r>
          </w:hyperlink>
        </w:p>
        <w:p w:rsidR="00C81BAD" w:rsidRDefault="00C81BAD">
          <w:pPr>
            <w:pStyle w:val="31"/>
            <w:tabs>
              <w:tab w:val="right" w:leader="dot" w:pos="8296"/>
            </w:tabs>
            <w:rPr>
              <w:noProof/>
            </w:rPr>
          </w:pPr>
          <w:hyperlink w:anchor="_Toc523521176" w:history="1">
            <w:r w:rsidRPr="00533EB4">
              <w:rPr>
                <w:rStyle w:val="a3"/>
                <w:rFonts w:ascii="宋体" w:eastAsia="宋体" w:hAnsi="宋体"/>
                <w:noProof/>
              </w:rPr>
              <w:t>√-HDU-2050-折线分割平面</w:t>
            </w:r>
            <w:r>
              <w:rPr>
                <w:noProof/>
                <w:webHidden/>
              </w:rPr>
              <w:tab/>
            </w:r>
            <w:r>
              <w:rPr>
                <w:noProof/>
                <w:webHidden/>
              </w:rPr>
              <w:fldChar w:fldCharType="begin"/>
            </w:r>
            <w:r>
              <w:rPr>
                <w:noProof/>
                <w:webHidden/>
              </w:rPr>
              <w:instrText xml:space="preserve"> PAGEREF _Toc523521176 \h </w:instrText>
            </w:r>
            <w:r>
              <w:rPr>
                <w:noProof/>
                <w:webHidden/>
              </w:rPr>
            </w:r>
            <w:r>
              <w:rPr>
                <w:noProof/>
                <w:webHidden/>
              </w:rPr>
              <w:fldChar w:fldCharType="separate"/>
            </w:r>
            <w:r>
              <w:rPr>
                <w:noProof/>
                <w:webHidden/>
              </w:rPr>
              <w:t>60</w:t>
            </w:r>
            <w:r>
              <w:rPr>
                <w:noProof/>
                <w:webHidden/>
              </w:rPr>
              <w:fldChar w:fldCharType="end"/>
            </w:r>
          </w:hyperlink>
        </w:p>
        <w:p w:rsidR="00C81BAD" w:rsidRDefault="00C81BAD">
          <w:pPr>
            <w:pStyle w:val="21"/>
            <w:tabs>
              <w:tab w:val="right" w:leader="dot" w:pos="8296"/>
            </w:tabs>
            <w:rPr>
              <w:noProof/>
            </w:rPr>
          </w:pPr>
          <w:hyperlink w:anchor="_Toc523521177" w:history="1">
            <w:r w:rsidRPr="00533EB4">
              <w:rPr>
                <w:rStyle w:val="a3"/>
                <w:rFonts w:ascii="宋体" w:eastAsia="宋体" w:hAnsi="宋体"/>
                <w:noProof/>
              </w:rPr>
              <w:t>基础动态规划</w:t>
            </w:r>
            <w:r>
              <w:rPr>
                <w:noProof/>
                <w:webHidden/>
              </w:rPr>
              <w:tab/>
            </w:r>
            <w:r>
              <w:rPr>
                <w:noProof/>
                <w:webHidden/>
              </w:rPr>
              <w:fldChar w:fldCharType="begin"/>
            </w:r>
            <w:r>
              <w:rPr>
                <w:noProof/>
                <w:webHidden/>
              </w:rPr>
              <w:instrText xml:space="preserve"> PAGEREF _Toc523521177 \h </w:instrText>
            </w:r>
            <w:r>
              <w:rPr>
                <w:noProof/>
                <w:webHidden/>
              </w:rPr>
            </w:r>
            <w:r>
              <w:rPr>
                <w:noProof/>
                <w:webHidden/>
              </w:rPr>
              <w:fldChar w:fldCharType="separate"/>
            </w:r>
            <w:r>
              <w:rPr>
                <w:noProof/>
                <w:webHidden/>
              </w:rPr>
              <w:t>60</w:t>
            </w:r>
            <w:r>
              <w:rPr>
                <w:noProof/>
                <w:webHidden/>
              </w:rPr>
              <w:fldChar w:fldCharType="end"/>
            </w:r>
          </w:hyperlink>
        </w:p>
        <w:p w:rsidR="00C81BAD" w:rsidRDefault="00C81BAD">
          <w:pPr>
            <w:pStyle w:val="31"/>
            <w:tabs>
              <w:tab w:val="right" w:leader="dot" w:pos="8296"/>
            </w:tabs>
            <w:rPr>
              <w:noProof/>
            </w:rPr>
          </w:pPr>
          <w:hyperlink w:anchor="_Toc523521178" w:history="1">
            <w:r w:rsidRPr="00533EB4">
              <w:rPr>
                <w:rStyle w:val="a3"/>
                <w:rFonts w:ascii="宋体" w:eastAsia="宋体" w:hAnsi="宋体"/>
                <w:noProof/>
              </w:rPr>
              <w:t>最大连续子段和</w:t>
            </w:r>
            <w:r>
              <w:rPr>
                <w:noProof/>
                <w:webHidden/>
              </w:rPr>
              <w:tab/>
            </w:r>
            <w:r>
              <w:rPr>
                <w:noProof/>
                <w:webHidden/>
              </w:rPr>
              <w:fldChar w:fldCharType="begin"/>
            </w:r>
            <w:r>
              <w:rPr>
                <w:noProof/>
                <w:webHidden/>
              </w:rPr>
              <w:instrText xml:space="preserve"> PAGEREF _Toc523521178 \h </w:instrText>
            </w:r>
            <w:r>
              <w:rPr>
                <w:noProof/>
                <w:webHidden/>
              </w:rPr>
            </w:r>
            <w:r>
              <w:rPr>
                <w:noProof/>
                <w:webHidden/>
              </w:rPr>
              <w:fldChar w:fldCharType="separate"/>
            </w:r>
            <w:r>
              <w:rPr>
                <w:noProof/>
                <w:webHidden/>
              </w:rPr>
              <w:t>60</w:t>
            </w:r>
            <w:r>
              <w:rPr>
                <w:noProof/>
                <w:webHidden/>
              </w:rPr>
              <w:fldChar w:fldCharType="end"/>
            </w:r>
          </w:hyperlink>
        </w:p>
        <w:p w:rsidR="00C81BAD" w:rsidRDefault="00C81BAD">
          <w:pPr>
            <w:pStyle w:val="31"/>
            <w:tabs>
              <w:tab w:val="right" w:leader="dot" w:pos="8296"/>
            </w:tabs>
            <w:rPr>
              <w:noProof/>
            </w:rPr>
          </w:pPr>
          <w:hyperlink w:anchor="_Toc523521179" w:history="1">
            <w:r w:rsidRPr="00533EB4">
              <w:rPr>
                <w:rStyle w:val="a3"/>
                <w:rFonts w:ascii="宋体" w:eastAsia="宋体" w:hAnsi="宋体"/>
                <w:noProof/>
              </w:rPr>
              <w:t>LIS（最长上升子序列）</w:t>
            </w:r>
            <w:r>
              <w:rPr>
                <w:noProof/>
                <w:webHidden/>
              </w:rPr>
              <w:tab/>
            </w:r>
            <w:r>
              <w:rPr>
                <w:noProof/>
                <w:webHidden/>
              </w:rPr>
              <w:fldChar w:fldCharType="begin"/>
            </w:r>
            <w:r>
              <w:rPr>
                <w:noProof/>
                <w:webHidden/>
              </w:rPr>
              <w:instrText xml:space="preserve"> PAGEREF _Toc523521179 \h </w:instrText>
            </w:r>
            <w:r>
              <w:rPr>
                <w:noProof/>
                <w:webHidden/>
              </w:rPr>
            </w:r>
            <w:r>
              <w:rPr>
                <w:noProof/>
                <w:webHidden/>
              </w:rPr>
              <w:fldChar w:fldCharType="separate"/>
            </w:r>
            <w:r>
              <w:rPr>
                <w:noProof/>
                <w:webHidden/>
              </w:rPr>
              <w:t>61</w:t>
            </w:r>
            <w:r>
              <w:rPr>
                <w:noProof/>
                <w:webHidden/>
              </w:rPr>
              <w:fldChar w:fldCharType="end"/>
            </w:r>
          </w:hyperlink>
        </w:p>
        <w:p w:rsidR="00C81BAD" w:rsidRDefault="00C81BAD">
          <w:pPr>
            <w:pStyle w:val="31"/>
            <w:tabs>
              <w:tab w:val="right" w:leader="dot" w:pos="8296"/>
            </w:tabs>
            <w:rPr>
              <w:noProof/>
            </w:rPr>
          </w:pPr>
          <w:hyperlink w:anchor="_Toc523521180" w:history="1">
            <w:r w:rsidRPr="00533EB4">
              <w:rPr>
                <w:rStyle w:val="a3"/>
                <w:rFonts w:ascii="宋体" w:eastAsia="宋体" w:hAnsi="宋体"/>
                <w:noProof/>
              </w:rPr>
              <w:t>LCIS（最长上升公共子序列）</w:t>
            </w:r>
            <w:r>
              <w:rPr>
                <w:noProof/>
                <w:webHidden/>
              </w:rPr>
              <w:tab/>
            </w:r>
            <w:r>
              <w:rPr>
                <w:noProof/>
                <w:webHidden/>
              </w:rPr>
              <w:fldChar w:fldCharType="begin"/>
            </w:r>
            <w:r>
              <w:rPr>
                <w:noProof/>
                <w:webHidden/>
              </w:rPr>
              <w:instrText xml:space="preserve"> PAGEREF _Toc523521180 \h </w:instrText>
            </w:r>
            <w:r>
              <w:rPr>
                <w:noProof/>
                <w:webHidden/>
              </w:rPr>
            </w:r>
            <w:r>
              <w:rPr>
                <w:noProof/>
                <w:webHidden/>
              </w:rPr>
              <w:fldChar w:fldCharType="separate"/>
            </w:r>
            <w:r>
              <w:rPr>
                <w:noProof/>
                <w:webHidden/>
              </w:rPr>
              <w:t>62</w:t>
            </w:r>
            <w:r>
              <w:rPr>
                <w:noProof/>
                <w:webHidden/>
              </w:rPr>
              <w:fldChar w:fldCharType="end"/>
            </w:r>
          </w:hyperlink>
        </w:p>
        <w:p w:rsidR="00C81BAD" w:rsidRDefault="00C81BAD">
          <w:pPr>
            <w:pStyle w:val="21"/>
            <w:tabs>
              <w:tab w:val="right" w:leader="dot" w:pos="8296"/>
            </w:tabs>
            <w:rPr>
              <w:noProof/>
            </w:rPr>
          </w:pPr>
          <w:hyperlink w:anchor="_Toc523521181" w:history="1">
            <w:r w:rsidRPr="00533EB4">
              <w:rPr>
                <w:rStyle w:val="a3"/>
                <w:rFonts w:ascii="宋体" w:eastAsia="宋体" w:hAnsi="宋体"/>
                <w:noProof/>
              </w:rPr>
              <w:t>背包问题</w:t>
            </w:r>
            <w:r>
              <w:rPr>
                <w:noProof/>
                <w:webHidden/>
              </w:rPr>
              <w:tab/>
            </w:r>
            <w:r>
              <w:rPr>
                <w:noProof/>
                <w:webHidden/>
              </w:rPr>
              <w:fldChar w:fldCharType="begin"/>
            </w:r>
            <w:r>
              <w:rPr>
                <w:noProof/>
                <w:webHidden/>
              </w:rPr>
              <w:instrText xml:space="preserve"> PAGEREF _Toc523521181 \h </w:instrText>
            </w:r>
            <w:r>
              <w:rPr>
                <w:noProof/>
                <w:webHidden/>
              </w:rPr>
            </w:r>
            <w:r>
              <w:rPr>
                <w:noProof/>
                <w:webHidden/>
              </w:rPr>
              <w:fldChar w:fldCharType="separate"/>
            </w:r>
            <w:r>
              <w:rPr>
                <w:noProof/>
                <w:webHidden/>
              </w:rPr>
              <w:t>64</w:t>
            </w:r>
            <w:r>
              <w:rPr>
                <w:noProof/>
                <w:webHidden/>
              </w:rPr>
              <w:fldChar w:fldCharType="end"/>
            </w:r>
          </w:hyperlink>
        </w:p>
        <w:p w:rsidR="00C81BAD" w:rsidRDefault="00C81BAD">
          <w:pPr>
            <w:pStyle w:val="31"/>
            <w:tabs>
              <w:tab w:val="right" w:leader="dot" w:pos="8296"/>
            </w:tabs>
            <w:rPr>
              <w:noProof/>
            </w:rPr>
          </w:pPr>
          <w:hyperlink w:anchor="_Toc523521182" w:history="1">
            <w:r w:rsidRPr="00533EB4">
              <w:rPr>
                <w:rStyle w:val="a3"/>
                <w:rFonts w:ascii="宋体" w:eastAsia="宋体" w:hAnsi="宋体"/>
                <w:noProof/>
              </w:rPr>
              <w:t>0-1背包</w:t>
            </w:r>
            <w:r>
              <w:rPr>
                <w:noProof/>
                <w:webHidden/>
              </w:rPr>
              <w:tab/>
            </w:r>
            <w:r>
              <w:rPr>
                <w:noProof/>
                <w:webHidden/>
              </w:rPr>
              <w:fldChar w:fldCharType="begin"/>
            </w:r>
            <w:r>
              <w:rPr>
                <w:noProof/>
                <w:webHidden/>
              </w:rPr>
              <w:instrText xml:space="preserve"> PAGEREF _Toc523521182 \h </w:instrText>
            </w:r>
            <w:r>
              <w:rPr>
                <w:noProof/>
                <w:webHidden/>
              </w:rPr>
            </w:r>
            <w:r>
              <w:rPr>
                <w:noProof/>
                <w:webHidden/>
              </w:rPr>
              <w:fldChar w:fldCharType="separate"/>
            </w:r>
            <w:r>
              <w:rPr>
                <w:noProof/>
                <w:webHidden/>
              </w:rPr>
              <w:t>64</w:t>
            </w:r>
            <w:r>
              <w:rPr>
                <w:noProof/>
                <w:webHidden/>
              </w:rPr>
              <w:fldChar w:fldCharType="end"/>
            </w:r>
          </w:hyperlink>
        </w:p>
        <w:p w:rsidR="00C81BAD" w:rsidRDefault="00C81BAD">
          <w:pPr>
            <w:pStyle w:val="31"/>
            <w:tabs>
              <w:tab w:val="right" w:leader="dot" w:pos="8296"/>
            </w:tabs>
            <w:rPr>
              <w:noProof/>
            </w:rPr>
          </w:pPr>
          <w:hyperlink w:anchor="_Toc523521183" w:history="1">
            <w:r w:rsidRPr="00533EB4">
              <w:rPr>
                <w:rStyle w:val="a3"/>
                <w:rFonts w:ascii="宋体" w:eastAsia="宋体" w:hAnsi="宋体"/>
                <w:noProof/>
              </w:rPr>
              <w:t>完全背包</w:t>
            </w:r>
            <w:r>
              <w:rPr>
                <w:noProof/>
                <w:webHidden/>
              </w:rPr>
              <w:tab/>
            </w:r>
            <w:r>
              <w:rPr>
                <w:noProof/>
                <w:webHidden/>
              </w:rPr>
              <w:fldChar w:fldCharType="begin"/>
            </w:r>
            <w:r>
              <w:rPr>
                <w:noProof/>
                <w:webHidden/>
              </w:rPr>
              <w:instrText xml:space="preserve"> PAGEREF _Toc523521183 \h </w:instrText>
            </w:r>
            <w:r>
              <w:rPr>
                <w:noProof/>
                <w:webHidden/>
              </w:rPr>
            </w:r>
            <w:r>
              <w:rPr>
                <w:noProof/>
                <w:webHidden/>
              </w:rPr>
              <w:fldChar w:fldCharType="separate"/>
            </w:r>
            <w:r>
              <w:rPr>
                <w:noProof/>
                <w:webHidden/>
              </w:rPr>
              <w:t>65</w:t>
            </w:r>
            <w:r>
              <w:rPr>
                <w:noProof/>
                <w:webHidden/>
              </w:rPr>
              <w:fldChar w:fldCharType="end"/>
            </w:r>
          </w:hyperlink>
        </w:p>
        <w:p w:rsidR="00C81BAD" w:rsidRDefault="00C81BAD">
          <w:pPr>
            <w:pStyle w:val="31"/>
            <w:tabs>
              <w:tab w:val="right" w:leader="dot" w:pos="8296"/>
            </w:tabs>
            <w:rPr>
              <w:noProof/>
            </w:rPr>
          </w:pPr>
          <w:hyperlink w:anchor="_Toc523521184" w:history="1">
            <w:r w:rsidRPr="00533EB4">
              <w:rPr>
                <w:rStyle w:val="a3"/>
                <w:rFonts w:ascii="宋体" w:eastAsia="宋体" w:hAnsi="宋体"/>
                <w:noProof/>
              </w:rPr>
              <w:t>多重背包</w:t>
            </w:r>
            <w:r>
              <w:rPr>
                <w:noProof/>
                <w:webHidden/>
              </w:rPr>
              <w:tab/>
            </w:r>
            <w:r>
              <w:rPr>
                <w:noProof/>
                <w:webHidden/>
              </w:rPr>
              <w:fldChar w:fldCharType="begin"/>
            </w:r>
            <w:r>
              <w:rPr>
                <w:noProof/>
                <w:webHidden/>
              </w:rPr>
              <w:instrText xml:space="preserve"> PAGEREF _Toc523521184 \h </w:instrText>
            </w:r>
            <w:r>
              <w:rPr>
                <w:noProof/>
                <w:webHidden/>
              </w:rPr>
            </w:r>
            <w:r>
              <w:rPr>
                <w:noProof/>
                <w:webHidden/>
              </w:rPr>
              <w:fldChar w:fldCharType="separate"/>
            </w:r>
            <w:r>
              <w:rPr>
                <w:noProof/>
                <w:webHidden/>
              </w:rPr>
              <w:t>65</w:t>
            </w:r>
            <w:r>
              <w:rPr>
                <w:noProof/>
                <w:webHidden/>
              </w:rPr>
              <w:fldChar w:fldCharType="end"/>
            </w:r>
          </w:hyperlink>
        </w:p>
        <w:p w:rsidR="00C81BAD" w:rsidRDefault="00C81BAD">
          <w:pPr>
            <w:pStyle w:val="21"/>
            <w:tabs>
              <w:tab w:val="right" w:leader="dot" w:pos="8296"/>
            </w:tabs>
            <w:rPr>
              <w:noProof/>
            </w:rPr>
          </w:pPr>
          <w:hyperlink w:anchor="_Toc523521185" w:history="1">
            <w:r w:rsidRPr="00533EB4">
              <w:rPr>
                <w:rStyle w:val="a3"/>
                <w:rFonts w:ascii="宋体" w:eastAsia="宋体" w:hAnsi="宋体"/>
                <w:noProof/>
              </w:rPr>
              <w:t>数位DP</w:t>
            </w:r>
            <w:r>
              <w:rPr>
                <w:noProof/>
                <w:webHidden/>
              </w:rPr>
              <w:tab/>
            </w:r>
            <w:r>
              <w:rPr>
                <w:noProof/>
                <w:webHidden/>
              </w:rPr>
              <w:fldChar w:fldCharType="begin"/>
            </w:r>
            <w:r>
              <w:rPr>
                <w:noProof/>
                <w:webHidden/>
              </w:rPr>
              <w:instrText xml:space="preserve"> PAGEREF _Toc523521185 \h </w:instrText>
            </w:r>
            <w:r>
              <w:rPr>
                <w:noProof/>
                <w:webHidden/>
              </w:rPr>
            </w:r>
            <w:r>
              <w:rPr>
                <w:noProof/>
                <w:webHidden/>
              </w:rPr>
              <w:fldChar w:fldCharType="separate"/>
            </w:r>
            <w:r>
              <w:rPr>
                <w:noProof/>
                <w:webHidden/>
              </w:rPr>
              <w:t>65</w:t>
            </w:r>
            <w:r>
              <w:rPr>
                <w:noProof/>
                <w:webHidden/>
              </w:rPr>
              <w:fldChar w:fldCharType="end"/>
            </w:r>
          </w:hyperlink>
        </w:p>
        <w:p w:rsidR="00C81BAD" w:rsidRDefault="00C81BAD">
          <w:pPr>
            <w:pStyle w:val="31"/>
            <w:tabs>
              <w:tab w:val="right" w:leader="dot" w:pos="8296"/>
            </w:tabs>
            <w:rPr>
              <w:noProof/>
            </w:rPr>
          </w:pPr>
          <w:hyperlink w:anchor="_Toc523521186" w:history="1">
            <w:r w:rsidRPr="00533EB4">
              <w:rPr>
                <w:rStyle w:val="a3"/>
                <w:rFonts w:ascii="宋体" w:eastAsia="宋体" w:hAnsi="宋体"/>
                <w:noProof/>
              </w:rPr>
              <w:t>√-HDU-2089-不要62</w:t>
            </w:r>
            <w:r>
              <w:rPr>
                <w:noProof/>
                <w:webHidden/>
              </w:rPr>
              <w:tab/>
            </w:r>
            <w:r>
              <w:rPr>
                <w:noProof/>
                <w:webHidden/>
              </w:rPr>
              <w:fldChar w:fldCharType="begin"/>
            </w:r>
            <w:r>
              <w:rPr>
                <w:noProof/>
                <w:webHidden/>
              </w:rPr>
              <w:instrText xml:space="preserve"> PAGEREF _Toc523521186 \h </w:instrText>
            </w:r>
            <w:r>
              <w:rPr>
                <w:noProof/>
                <w:webHidden/>
              </w:rPr>
            </w:r>
            <w:r>
              <w:rPr>
                <w:noProof/>
                <w:webHidden/>
              </w:rPr>
              <w:fldChar w:fldCharType="separate"/>
            </w:r>
            <w:r>
              <w:rPr>
                <w:noProof/>
                <w:webHidden/>
              </w:rPr>
              <w:t>65</w:t>
            </w:r>
            <w:r>
              <w:rPr>
                <w:noProof/>
                <w:webHidden/>
              </w:rPr>
              <w:fldChar w:fldCharType="end"/>
            </w:r>
          </w:hyperlink>
        </w:p>
        <w:p w:rsidR="00C81BAD" w:rsidRDefault="00C81BAD">
          <w:pPr>
            <w:pStyle w:val="21"/>
            <w:tabs>
              <w:tab w:val="right" w:leader="dot" w:pos="8296"/>
            </w:tabs>
            <w:rPr>
              <w:noProof/>
            </w:rPr>
          </w:pPr>
          <w:hyperlink w:anchor="_Toc523521187" w:history="1">
            <w:r w:rsidRPr="00533EB4">
              <w:rPr>
                <w:rStyle w:val="a3"/>
                <w:rFonts w:ascii="宋体" w:eastAsia="宋体" w:hAnsi="宋体"/>
                <w:noProof/>
              </w:rPr>
              <w:t>概率DP</w:t>
            </w:r>
            <w:r>
              <w:rPr>
                <w:noProof/>
                <w:webHidden/>
              </w:rPr>
              <w:tab/>
            </w:r>
            <w:r>
              <w:rPr>
                <w:noProof/>
                <w:webHidden/>
              </w:rPr>
              <w:fldChar w:fldCharType="begin"/>
            </w:r>
            <w:r>
              <w:rPr>
                <w:noProof/>
                <w:webHidden/>
              </w:rPr>
              <w:instrText xml:space="preserve"> PAGEREF _Toc523521187 \h </w:instrText>
            </w:r>
            <w:r>
              <w:rPr>
                <w:noProof/>
                <w:webHidden/>
              </w:rPr>
            </w:r>
            <w:r>
              <w:rPr>
                <w:noProof/>
                <w:webHidden/>
              </w:rPr>
              <w:fldChar w:fldCharType="separate"/>
            </w:r>
            <w:r>
              <w:rPr>
                <w:noProof/>
                <w:webHidden/>
              </w:rPr>
              <w:t>68</w:t>
            </w:r>
            <w:r>
              <w:rPr>
                <w:noProof/>
                <w:webHidden/>
              </w:rPr>
              <w:fldChar w:fldCharType="end"/>
            </w:r>
          </w:hyperlink>
        </w:p>
        <w:p w:rsidR="00C81BAD" w:rsidRDefault="00C81BAD">
          <w:pPr>
            <w:pStyle w:val="21"/>
            <w:tabs>
              <w:tab w:val="right" w:leader="dot" w:pos="8296"/>
            </w:tabs>
            <w:rPr>
              <w:noProof/>
            </w:rPr>
          </w:pPr>
          <w:hyperlink w:anchor="_Toc523521188" w:history="1">
            <w:r w:rsidRPr="00533EB4">
              <w:rPr>
                <w:rStyle w:val="a3"/>
                <w:rFonts w:ascii="宋体" w:eastAsia="宋体" w:hAnsi="宋体"/>
                <w:noProof/>
              </w:rPr>
              <w:t>HDU-5863-2016多校10-铜牌</w:t>
            </w:r>
            <w:r>
              <w:rPr>
                <w:noProof/>
                <w:webHidden/>
              </w:rPr>
              <w:tab/>
            </w:r>
            <w:r>
              <w:rPr>
                <w:noProof/>
                <w:webHidden/>
              </w:rPr>
              <w:fldChar w:fldCharType="begin"/>
            </w:r>
            <w:r>
              <w:rPr>
                <w:noProof/>
                <w:webHidden/>
              </w:rPr>
              <w:instrText xml:space="preserve"> PAGEREF _Toc523521188 \h </w:instrText>
            </w:r>
            <w:r>
              <w:rPr>
                <w:noProof/>
                <w:webHidden/>
              </w:rPr>
            </w:r>
            <w:r>
              <w:rPr>
                <w:noProof/>
                <w:webHidden/>
              </w:rPr>
              <w:fldChar w:fldCharType="separate"/>
            </w:r>
            <w:r>
              <w:rPr>
                <w:noProof/>
                <w:webHidden/>
              </w:rPr>
              <w:t>68</w:t>
            </w:r>
            <w:r>
              <w:rPr>
                <w:noProof/>
                <w:webHidden/>
              </w:rPr>
              <w:fldChar w:fldCharType="end"/>
            </w:r>
          </w:hyperlink>
        </w:p>
        <w:p w:rsidR="00C81BAD" w:rsidRDefault="00C81BAD">
          <w:pPr>
            <w:pStyle w:val="21"/>
            <w:tabs>
              <w:tab w:val="right" w:leader="dot" w:pos="8296"/>
            </w:tabs>
            <w:rPr>
              <w:noProof/>
            </w:rPr>
          </w:pPr>
          <w:hyperlink w:anchor="_Toc523521189" w:history="1">
            <w:r w:rsidRPr="00533EB4">
              <w:rPr>
                <w:rStyle w:val="a3"/>
                <w:rFonts w:ascii="宋体" w:eastAsia="宋体" w:hAnsi="宋体"/>
                <w:noProof/>
              </w:rPr>
              <w:t>√-牛客网-第1场-E-Removal-铜牌</w:t>
            </w:r>
            <w:r>
              <w:rPr>
                <w:noProof/>
                <w:webHidden/>
              </w:rPr>
              <w:tab/>
            </w:r>
            <w:r>
              <w:rPr>
                <w:noProof/>
                <w:webHidden/>
              </w:rPr>
              <w:fldChar w:fldCharType="begin"/>
            </w:r>
            <w:r>
              <w:rPr>
                <w:noProof/>
                <w:webHidden/>
              </w:rPr>
              <w:instrText xml:space="preserve"> PAGEREF _Toc523521189 \h </w:instrText>
            </w:r>
            <w:r>
              <w:rPr>
                <w:noProof/>
                <w:webHidden/>
              </w:rPr>
            </w:r>
            <w:r>
              <w:rPr>
                <w:noProof/>
                <w:webHidden/>
              </w:rPr>
              <w:fldChar w:fldCharType="separate"/>
            </w:r>
            <w:r>
              <w:rPr>
                <w:noProof/>
                <w:webHidden/>
              </w:rPr>
              <w:t>68</w:t>
            </w:r>
            <w:r>
              <w:rPr>
                <w:noProof/>
                <w:webHidden/>
              </w:rPr>
              <w:fldChar w:fldCharType="end"/>
            </w:r>
          </w:hyperlink>
        </w:p>
        <w:p w:rsidR="00C81BAD" w:rsidRDefault="00C81BAD">
          <w:pPr>
            <w:pStyle w:val="21"/>
            <w:tabs>
              <w:tab w:val="right" w:leader="dot" w:pos="8296"/>
            </w:tabs>
            <w:rPr>
              <w:noProof/>
            </w:rPr>
          </w:pPr>
          <w:hyperlink w:anchor="_Toc523521190" w:history="1">
            <w:r w:rsidRPr="00533EB4">
              <w:rPr>
                <w:rStyle w:val="a3"/>
                <w:rFonts w:ascii="宋体" w:eastAsia="宋体" w:hAnsi="宋体"/>
                <w:noProof/>
              </w:rPr>
              <w:t>√-牛客网-第2场-D-Money-签到题</w:t>
            </w:r>
            <w:r>
              <w:rPr>
                <w:noProof/>
                <w:webHidden/>
              </w:rPr>
              <w:tab/>
            </w:r>
            <w:r>
              <w:rPr>
                <w:noProof/>
                <w:webHidden/>
              </w:rPr>
              <w:fldChar w:fldCharType="begin"/>
            </w:r>
            <w:r>
              <w:rPr>
                <w:noProof/>
                <w:webHidden/>
              </w:rPr>
              <w:instrText xml:space="preserve"> PAGEREF _Toc523521190 \h </w:instrText>
            </w:r>
            <w:r>
              <w:rPr>
                <w:noProof/>
                <w:webHidden/>
              </w:rPr>
            </w:r>
            <w:r>
              <w:rPr>
                <w:noProof/>
                <w:webHidden/>
              </w:rPr>
              <w:fldChar w:fldCharType="separate"/>
            </w:r>
            <w:r>
              <w:rPr>
                <w:noProof/>
                <w:webHidden/>
              </w:rPr>
              <w:t>69</w:t>
            </w:r>
            <w:r>
              <w:rPr>
                <w:noProof/>
                <w:webHidden/>
              </w:rPr>
              <w:fldChar w:fldCharType="end"/>
            </w:r>
          </w:hyperlink>
        </w:p>
        <w:p w:rsidR="00C81BAD" w:rsidRDefault="00C81BAD">
          <w:pPr>
            <w:pStyle w:val="11"/>
            <w:tabs>
              <w:tab w:val="right" w:leader="dot" w:pos="8296"/>
            </w:tabs>
            <w:rPr>
              <w:noProof/>
            </w:rPr>
          </w:pPr>
          <w:hyperlink w:anchor="_Toc523521191" w:history="1">
            <w:r w:rsidRPr="00533EB4">
              <w:rPr>
                <w:rStyle w:val="a3"/>
                <w:rFonts w:ascii="宋体" w:eastAsia="宋体" w:hAnsi="宋体"/>
                <w:noProof/>
              </w:rPr>
              <w:t>四、图论</w:t>
            </w:r>
            <w:r>
              <w:rPr>
                <w:noProof/>
                <w:webHidden/>
              </w:rPr>
              <w:tab/>
            </w:r>
            <w:r>
              <w:rPr>
                <w:noProof/>
                <w:webHidden/>
              </w:rPr>
              <w:fldChar w:fldCharType="begin"/>
            </w:r>
            <w:r>
              <w:rPr>
                <w:noProof/>
                <w:webHidden/>
              </w:rPr>
              <w:instrText xml:space="preserve"> PAGEREF _Toc523521191 \h </w:instrText>
            </w:r>
            <w:r>
              <w:rPr>
                <w:noProof/>
                <w:webHidden/>
              </w:rPr>
            </w:r>
            <w:r>
              <w:rPr>
                <w:noProof/>
                <w:webHidden/>
              </w:rPr>
              <w:fldChar w:fldCharType="separate"/>
            </w:r>
            <w:r>
              <w:rPr>
                <w:noProof/>
                <w:webHidden/>
              </w:rPr>
              <w:t>71</w:t>
            </w:r>
            <w:r>
              <w:rPr>
                <w:noProof/>
                <w:webHidden/>
              </w:rPr>
              <w:fldChar w:fldCharType="end"/>
            </w:r>
          </w:hyperlink>
        </w:p>
        <w:p w:rsidR="00C81BAD" w:rsidRDefault="00C81BAD">
          <w:pPr>
            <w:pStyle w:val="21"/>
            <w:tabs>
              <w:tab w:val="right" w:leader="dot" w:pos="8296"/>
            </w:tabs>
            <w:rPr>
              <w:noProof/>
            </w:rPr>
          </w:pPr>
          <w:hyperlink w:anchor="_Toc523521192" w:history="1">
            <w:r w:rsidRPr="00533EB4">
              <w:rPr>
                <w:rStyle w:val="a3"/>
                <w:rFonts w:ascii="宋体" w:eastAsia="宋体" w:hAnsi="宋体"/>
                <w:noProof/>
              </w:rPr>
              <w:t>补题</w:t>
            </w:r>
            <w:r>
              <w:rPr>
                <w:noProof/>
                <w:webHidden/>
              </w:rPr>
              <w:tab/>
            </w:r>
            <w:r>
              <w:rPr>
                <w:noProof/>
                <w:webHidden/>
              </w:rPr>
              <w:fldChar w:fldCharType="begin"/>
            </w:r>
            <w:r>
              <w:rPr>
                <w:noProof/>
                <w:webHidden/>
              </w:rPr>
              <w:instrText xml:space="preserve"> PAGEREF _Toc523521192 \h </w:instrText>
            </w:r>
            <w:r>
              <w:rPr>
                <w:noProof/>
                <w:webHidden/>
              </w:rPr>
            </w:r>
            <w:r>
              <w:rPr>
                <w:noProof/>
                <w:webHidden/>
              </w:rPr>
              <w:fldChar w:fldCharType="separate"/>
            </w:r>
            <w:r>
              <w:rPr>
                <w:noProof/>
                <w:webHidden/>
              </w:rPr>
              <w:t>71</w:t>
            </w:r>
            <w:r>
              <w:rPr>
                <w:noProof/>
                <w:webHidden/>
              </w:rPr>
              <w:fldChar w:fldCharType="end"/>
            </w:r>
          </w:hyperlink>
        </w:p>
        <w:p w:rsidR="00C81BAD" w:rsidRDefault="00C81BAD">
          <w:pPr>
            <w:pStyle w:val="31"/>
            <w:tabs>
              <w:tab w:val="right" w:leader="dot" w:pos="8296"/>
            </w:tabs>
            <w:rPr>
              <w:noProof/>
            </w:rPr>
          </w:pPr>
          <w:hyperlink w:anchor="_Toc523521193" w:history="1">
            <w:r w:rsidRPr="00533EB4">
              <w:rPr>
                <w:rStyle w:val="a3"/>
                <w:rFonts w:ascii="宋体" w:eastAsia="宋体" w:hAnsi="宋体"/>
                <w:noProof/>
              </w:rPr>
              <w:t>铜牌题-前置：拓补排序/线段树优化建图</w:t>
            </w:r>
            <w:r>
              <w:rPr>
                <w:noProof/>
                <w:webHidden/>
              </w:rPr>
              <w:tab/>
            </w:r>
            <w:r>
              <w:rPr>
                <w:noProof/>
                <w:webHidden/>
              </w:rPr>
              <w:fldChar w:fldCharType="begin"/>
            </w:r>
            <w:r>
              <w:rPr>
                <w:noProof/>
                <w:webHidden/>
              </w:rPr>
              <w:instrText xml:space="preserve"> PAGEREF _Toc523521193 \h </w:instrText>
            </w:r>
            <w:r>
              <w:rPr>
                <w:noProof/>
                <w:webHidden/>
              </w:rPr>
            </w:r>
            <w:r>
              <w:rPr>
                <w:noProof/>
                <w:webHidden/>
              </w:rPr>
              <w:fldChar w:fldCharType="separate"/>
            </w:r>
            <w:r>
              <w:rPr>
                <w:noProof/>
                <w:webHidden/>
              </w:rPr>
              <w:t>71</w:t>
            </w:r>
            <w:r>
              <w:rPr>
                <w:noProof/>
                <w:webHidden/>
              </w:rPr>
              <w:fldChar w:fldCharType="end"/>
            </w:r>
          </w:hyperlink>
        </w:p>
        <w:p w:rsidR="00C81BAD" w:rsidRDefault="00C81BAD">
          <w:pPr>
            <w:pStyle w:val="31"/>
            <w:tabs>
              <w:tab w:val="right" w:leader="dot" w:pos="8296"/>
            </w:tabs>
            <w:rPr>
              <w:noProof/>
            </w:rPr>
          </w:pPr>
          <w:hyperlink w:anchor="_Toc523521194" w:history="1">
            <w:r w:rsidRPr="00533EB4">
              <w:rPr>
                <w:rStyle w:val="a3"/>
                <w:rFonts w:ascii="宋体" w:eastAsia="宋体" w:hAnsi="宋体"/>
                <w:noProof/>
              </w:rPr>
              <w:t>银牌题-前置：欧拉回路</w:t>
            </w:r>
            <w:r>
              <w:rPr>
                <w:noProof/>
                <w:webHidden/>
              </w:rPr>
              <w:tab/>
            </w:r>
            <w:r>
              <w:rPr>
                <w:noProof/>
                <w:webHidden/>
              </w:rPr>
              <w:fldChar w:fldCharType="begin"/>
            </w:r>
            <w:r>
              <w:rPr>
                <w:noProof/>
                <w:webHidden/>
              </w:rPr>
              <w:instrText xml:space="preserve"> PAGEREF _Toc523521194 \h </w:instrText>
            </w:r>
            <w:r>
              <w:rPr>
                <w:noProof/>
                <w:webHidden/>
              </w:rPr>
            </w:r>
            <w:r>
              <w:rPr>
                <w:noProof/>
                <w:webHidden/>
              </w:rPr>
              <w:fldChar w:fldCharType="separate"/>
            </w:r>
            <w:r>
              <w:rPr>
                <w:noProof/>
                <w:webHidden/>
              </w:rPr>
              <w:t>72</w:t>
            </w:r>
            <w:r>
              <w:rPr>
                <w:noProof/>
                <w:webHidden/>
              </w:rPr>
              <w:fldChar w:fldCharType="end"/>
            </w:r>
          </w:hyperlink>
        </w:p>
        <w:p w:rsidR="00C81BAD" w:rsidRDefault="00C81BAD">
          <w:pPr>
            <w:pStyle w:val="31"/>
            <w:tabs>
              <w:tab w:val="right" w:leader="dot" w:pos="8296"/>
            </w:tabs>
            <w:rPr>
              <w:noProof/>
            </w:rPr>
          </w:pPr>
          <w:hyperlink w:anchor="_Toc523521195" w:history="1">
            <w:r w:rsidRPr="00533EB4">
              <w:rPr>
                <w:rStyle w:val="a3"/>
                <w:rFonts w:ascii="宋体" w:eastAsia="宋体" w:hAnsi="宋体"/>
                <w:noProof/>
              </w:rPr>
              <w:t>金牌题-前置：最小生成树/Boruvka算法</w:t>
            </w:r>
            <w:r>
              <w:rPr>
                <w:noProof/>
                <w:webHidden/>
              </w:rPr>
              <w:tab/>
            </w:r>
            <w:r>
              <w:rPr>
                <w:noProof/>
                <w:webHidden/>
              </w:rPr>
              <w:fldChar w:fldCharType="begin"/>
            </w:r>
            <w:r>
              <w:rPr>
                <w:noProof/>
                <w:webHidden/>
              </w:rPr>
              <w:instrText xml:space="preserve"> PAGEREF _Toc523521195 \h </w:instrText>
            </w:r>
            <w:r>
              <w:rPr>
                <w:noProof/>
                <w:webHidden/>
              </w:rPr>
            </w:r>
            <w:r>
              <w:rPr>
                <w:noProof/>
                <w:webHidden/>
              </w:rPr>
              <w:fldChar w:fldCharType="separate"/>
            </w:r>
            <w:r>
              <w:rPr>
                <w:noProof/>
                <w:webHidden/>
              </w:rPr>
              <w:t>72</w:t>
            </w:r>
            <w:r>
              <w:rPr>
                <w:noProof/>
                <w:webHidden/>
              </w:rPr>
              <w:fldChar w:fldCharType="end"/>
            </w:r>
          </w:hyperlink>
        </w:p>
        <w:p w:rsidR="00C81BAD" w:rsidRDefault="00C81BAD">
          <w:pPr>
            <w:pStyle w:val="21"/>
            <w:tabs>
              <w:tab w:val="right" w:leader="dot" w:pos="8296"/>
            </w:tabs>
            <w:rPr>
              <w:noProof/>
            </w:rPr>
          </w:pPr>
          <w:hyperlink w:anchor="_Toc523521196" w:history="1">
            <w:r w:rsidRPr="00533EB4">
              <w:rPr>
                <w:rStyle w:val="a3"/>
                <w:rFonts w:ascii="宋体" w:eastAsia="宋体" w:hAnsi="宋体"/>
                <w:noProof/>
              </w:rPr>
              <w:t>并查集</w:t>
            </w:r>
            <w:r>
              <w:rPr>
                <w:noProof/>
                <w:webHidden/>
              </w:rPr>
              <w:tab/>
            </w:r>
            <w:r>
              <w:rPr>
                <w:noProof/>
                <w:webHidden/>
              </w:rPr>
              <w:fldChar w:fldCharType="begin"/>
            </w:r>
            <w:r>
              <w:rPr>
                <w:noProof/>
                <w:webHidden/>
              </w:rPr>
              <w:instrText xml:space="preserve"> PAGEREF _Toc523521196 \h </w:instrText>
            </w:r>
            <w:r>
              <w:rPr>
                <w:noProof/>
                <w:webHidden/>
              </w:rPr>
            </w:r>
            <w:r>
              <w:rPr>
                <w:noProof/>
                <w:webHidden/>
              </w:rPr>
              <w:fldChar w:fldCharType="separate"/>
            </w:r>
            <w:r>
              <w:rPr>
                <w:noProof/>
                <w:webHidden/>
              </w:rPr>
              <w:t>72</w:t>
            </w:r>
            <w:r>
              <w:rPr>
                <w:noProof/>
                <w:webHidden/>
              </w:rPr>
              <w:fldChar w:fldCharType="end"/>
            </w:r>
          </w:hyperlink>
        </w:p>
        <w:p w:rsidR="00C81BAD" w:rsidRDefault="00C81BAD">
          <w:pPr>
            <w:pStyle w:val="21"/>
            <w:tabs>
              <w:tab w:val="right" w:leader="dot" w:pos="8296"/>
            </w:tabs>
            <w:rPr>
              <w:noProof/>
            </w:rPr>
          </w:pPr>
          <w:hyperlink w:anchor="_Toc523521197" w:history="1">
            <w:r w:rsidRPr="00533EB4">
              <w:rPr>
                <w:rStyle w:val="a3"/>
                <w:rFonts w:ascii="宋体" w:eastAsia="宋体" w:hAnsi="宋体"/>
                <w:noProof/>
              </w:rPr>
              <w:t>图的表示</w:t>
            </w:r>
            <w:r>
              <w:rPr>
                <w:noProof/>
                <w:webHidden/>
              </w:rPr>
              <w:tab/>
            </w:r>
            <w:r>
              <w:rPr>
                <w:noProof/>
                <w:webHidden/>
              </w:rPr>
              <w:fldChar w:fldCharType="begin"/>
            </w:r>
            <w:r>
              <w:rPr>
                <w:noProof/>
                <w:webHidden/>
              </w:rPr>
              <w:instrText xml:space="preserve"> PAGEREF _Toc523521197 \h </w:instrText>
            </w:r>
            <w:r>
              <w:rPr>
                <w:noProof/>
                <w:webHidden/>
              </w:rPr>
            </w:r>
            <w:r>
              <w:rPr>
                <w:noProof/>
                <w:webHidden/>
              </w:rPr>
              <w:fldChar w:fldCharType="separate"/>
            </w:r>
            <w:r>
              <w:rPr>
                <w:noProof/>
                <w:webHidden/>
              </w:rPr>
              <w:t>72</w:t>
            </w:r>
            <w:r>
              <w:rPr>
                <w:noProof/>
                <w:webHidden/>
              </w:rPr>
              <w:fldChar w:fldCharType="end"/>
            </w:r>
          </w:hyperlink>
        </w:p>
        <w:p w:rsidR="00C81BAD" w:rsidRDefault="00C81BAD">
          <w:pPr>
            <w:pStyle w:val="31"/>
            <w:tabs>
              <w:tab w:val="right" w:leader="dot" w:pos="8296"/>
            </w:tabs>
            <w:rPr>
              <w:noProof/>
            </w:rPr>
          </w:pPr>
          <w:hyperlink w:anchor="_Toc523521198" w:history="1">
            <w:r w:rsidRPr="00533EB4">
              <w:rPr>
                <w:rStyle w:val="a3"/>
                <w:rFonts w:ascii="宋体" w:eastAsia="宋体" w:hAnsi="宋体"/>
                <w:noProof/>
              </w:rPr>
              <w:t>正向表/前向星</w:t>
            </w:r>
            <w:r>
              <w:rPr>
                <w:noProof/>
                <w:webHidden/>
              </w:rPr>
              <w:tab/>
            </w:r>
            <w:r>
              <w:rPr>
                <w:noProof/>
                <w:webHidden/>
              </w:rPr>
              <w:fldChar w:fldCharType="begin"/>
            </w:r>
            <w:r>
              <w:rPr>
                <w:noProof/>
                <w:webHidden/>
              </w:rPr>
              <w:instrText xml:space="preserve"> PAGEREF _Toc523521198 \h </w:instrText>
            </w:r>
            <w:r>
              <w:rPr>
                <w:noProof/>
                <w:webHidden/>
              </w:rPr>
            </w:r>
            <w:r>
              <w:rPr>
                <w:noProof/>
                <w:webHidden/>
              </w:rPr>
              <w:fldChar w:fldCharType="separate"/>
            </w:r>
            <w:r>
              <w:rPr>
                <w:noProof/>
                <w:webHidden/>
              </w:rPr>
              <w:t>72</w:t>
            </w:r>
            <w:r>
              <w:rPr>
                <w:noProof/>
                <w:webHidden/>
              </w:rPr>
              <w:fldChar w:fldCharType="end"/>
            </w:r>
          </w:hyperlink>
        </w:p>
        <w:p w:rsidR="00C81BAD" w:rsidRDefault="00C81BAD">
          <w:pPr>
            <w:pStyle w:val="21"/>
            <w:tabs>
              <w:tab w:val="right" w:leader="dot" w:pos="8296"/>
            </w:tabs>
            <w:rPr>
              <w:noProof/>
            </w:rPr>
          </w:pPr>
          <w:hyperlink w:anchor="_Toc523521199" w:history="1">
            <w:r w:rsidRPr="00533EB4">
              <w:rPr>
                <w:rStyle w:val="a3"/>
                <w:rFonts w:ascii="宋体" w:eastAsia="宋体" w:hAnsi="宋体"/>
                <w:noProof/>
              </w:rPr>
              <w:t>最短路</w:t>
            </w:r>
            <w:r>
              <w:rPr>
                <w:noProof/>
                <w:webHidden/>
              </w:rPr>
              <w:tab/>
            </w:r>
            <w:r>
              <w:rPr>
                <w:noProof/>
                <w:webHidden/>
              </w:rPr>
              <w:fldChar w:fldCharType="begin"/>
            </w:r>
            <w:r>
              <w:rPr>
                <w:noProof/>
                <w:webHidden/>
              </w:rPr>
              <w:instrText xml:space="preserve"> PAGEREF _Toc523521199 \h </w:instrText>
            </w:r>
            <w:r>
              <w:rPr>
                <w:noProof/>
                <w:webHidden/>
              </w:rPr>
            </w:r>
            <w:r>
              <w:rPr>
                <w:noProof/>
                <w:webHidden/>
              </w:rPr>
              <w:fldChar w:fldCharType="separate"/>
            </w:r>
            <w:r>
              <w:rPr>
                <w:noProof/>
                <w:webHidden/>
              </w:rPr>
              <w:t>73</w:t>
            </w:r>
            <w:r>
              <w:rPr>
                <w:noProof/>
                <w:webHidden/>
              </w:rPr>
              <w:fldChar w:fldCharType="end"/>
            </w:r>
          </w:hyperlink>
        </w:p>
        <w:p w:rsidR="00C81BAD" w:rsidRDefault="00C81BAD">
          <w:pPr>
            <w:pStyle w:val="31"/>
            <w:tabs>
              <w:tab w:val="right" w:leader="dot" w:pos="8296"/>
            </w:tabs>
            <w:rPr>
              <w:noProof/>
            </w:rPr>
          </w:pPr>
          <w:hyperlink w:anchor="_Toc523521200" w:history="1">
            <w:r w:rsidRPr="00533EB4">
              <w:rPr>
                <w:rStyle w:val="a3"/>
                <w:rFonts w:ascii="宋体" w:eastAsia="宋体" w:hAnsi="宋体"/>
                <w:noProof/>
              </w:rPr>
              <w:t>SPFA</w:t>
            </w:r>
            <w:r>
              <w:rPr>
                <w:noProof/>
                <w:webHidden/>
              </w:rPr>
              <w:tab/>
            </w:r>
            <w:r>
              <w:rPr>
                <w:noProof/>
                <w:webHidden/>
              </w:rPr>
              <w:fldChar w:fldCharType="begin"/>
            </w:r>
            <w:r>
              <w:rPr>
                <w:noProof/>
                <w:webHidden/>
              </w:rPr>
              <w:instrText xml:space="preserve"> PAGEREF _Toc523521200 \h </w:instrText>
            </w:r>
            <w:r>
              <w:rPr>
                <w:noProof/>
                <w:webHidden/>
              </w:rPr>
            </w:r>
            <w:r>
              <w:rPr>
                <w:noProof/>
                <w:webHidden/>
              </w:rPr>
              <w:fldChar w:fldCharType="separate"/>
            </w:r>
            <w:r>
              <w:rPr>
                <w:noProof/>
                <w:webHidden/>
              </w:rPr>
              <w:t>73</w:t>
            </w:r>
            <w:r>
              <w:rPr>
                <w:noProof/>
                <w:webHidden/>
              </w:rPr>
              <w:fldChar w:fldCharType="end"/>
            </w:r>
          </w:hyperlink>
        </w:p>
        <w:p w:rsidR="00C81BAD" w:rsidRDefault="00C81BAD">
          <w:pPr>
            <w:pStyle w:val="31"/>
            <w:tabs>
              <w:tab w:val="right" w:leader="dot" w:pos="8296"/>
            </w:tabs>
            <w:rPr>
              <w:noProof/>
            </w:rPr>
          </w:pPr>
          <w:hyperlink w:anchor="_Toc523521201" w:history="1">
            <w:r w:rsidRPr="00533EB4">
              <w:rPr>
                <w:rStyle w:val="a3"/>
                <w:rFonts w:ascii="宋体" w:eastAsia="宋体" w:hAnsi="宋体"/>
                <w:noProof/>
              </w:rPr>
              <w:t>Floyd</w:t>
            </w:r>
            <w:r>
              <w:rPr>
                <w:noProof/>
                <w:webHidden/>
              </w:rPr>
              <w:tab/>
            </w:r>
            <w:r>
              <w:rPr>
                <w:noProof/>
                <w:webHidden/>
              </w:rPr>
              <w:fldChar w:fldCharType="begin"/>
            </w:r>
            <w:r>
              <w:rPr>
                <w:noProof/>
                <w:webHidden/>
              </w:rPr>
              <w:instrText xml:space="preserve"> PAGEREF _Toc523521201 \h </w:instrText>
            </w:r>
            <w:r>
              <w:rPr>
                <w:noProof/>
                <w:webHidden/>
              </w:rPr>
            </w:r>
            <w:r>
              <w:rPr>
                <w:noProof/>
                <w:webHidden/>
              </w:rPr>
              <w:fldChar w:fldCharType="separate"/>
            </w:r>
            <w:r>
              <w:rPr>
                <w:noProof/>
                <w:webHidden/>
              </w:rPr>
              <w:t>79</w:t>
            </w:r>
            <w:r>
              <w:rPr>
                <w:noProof/>
                <w:webHidden/>
              </w:rPr>
              <w:fldChar w:fldCharType="end"/>
            </w:r>
          </w:hyperlink>
        </w:p>
        <w:p w:rsidR="00C81BAD" w:rsidRDefault="00C81BAD">
          <w:pPr>
            <w:pStyle w:val="31"/>
            <w:tabs>
              <w:tab w:val="right" w:leader="dot" w:pos="8296"/>
            </w:tabs>
            <w:rPr>
              <w:noProof/>
            </w:rPr>
          </w:pPr>
          <w:hyperlink w:anchor="_Toc523521202" w:history="1">
            <w:r w:rsidRPr="00533EB4">
              <w:rPr>
                <w:rStyle w:val="a3"/>
                <w:rFonts w:ascii="宋体" w:eastAsia="宋体" w:hAnsi="宋体"/>
                <w:noProof/>
              </w:rPr>
              <w:t>差分约束系统</w:t>
            </w:r>
            <w:r>
              <w:rPr>
                <w:noProof/>
                <w:webHidden/>
              </w:rPr>
              <w:tab/>
            </w:r>
            <w:r>
              <w:rPr>
                <w:noProof/>
                <w:webHidden/>
              </w:rPr>
              <w:fldChar w:fldCharType="begin"/>
            </w:r>
            <w:r>
              <w:rPr>
                <w:noProof/>
                <w:webHidden/>
              </w:rPr>
              <w:instrText xml:space="preserve"> PAGEREF _Toc523521202 \h </w:instrText>
            </w:r>
            <w:r>
              <w:rPr>
                <w:noProof/>
                <w:webHidden/>
              </w:rPr>
            </w:r>
            <w:r>
              <w:rPr>
                <w:noProof/>
                <w:webHidden/>
              </w:rPr>
              <w:fldChar w:fldCharType="separate"/>
            </w:r>
            <w:r>
              <w:rPr>
                <w:noProof/>
                <w:webHidden/>
              </w:rPr>
              <w:t>80</w:t>
            </w:r>
            <w:r>
              <w:rPr>
                <w:noProof/>
                <w:webHidden/>
              </w:rPr>
              <w:fldChar w:fldCharType="end"/>
            </w:r>
          </w:hyperlink>
        </w:p>
        <w:p w:rsidR="00C81BAD" w:rsidRDefault="00C81BAD">
          <w:pPr>
            <w:pStyle w:val="21"/>
            <w:tabs>
              <w:tab w:val="right" w:leader="dot" w:pos="8296"/>
            </w:tabs>
            <w:rPr>
              <w:noProof/>
            </w:rPr>
          </w:pPr>
          <w:hyperlink w:anchor="_Toc523521203" w:history="1">
            <w:r w:rsidRPr="00533EB4">
              <w:rPr>
                <w:rStyle w:val="a3"/>
                <w:rFonts w:ascii="宋体" w:eastAsia="宋体" w:hAnsi="宋体"/>
                <w:noProof/>
              </w:rPr>
              <w:t>负环判定</w:t>
            </w:r>
            <w:r>
              <w:rPr>
                <w:noProof/>
                <w:webHidden/>
              </w:rPr>
              <w:tab/>
            </w:r>
            <w:r>
              <w:rPr>
                <w:noProof/>
                <w:webHidden/>
              </w:rPr>
              <w:fldChar w:fldCharType="begin"/>
            </w:r>
            <w:r>
              <w:rPr>
                <w:noProof/>
                <w:webHidden/>
              </w:rPr>
              <w:instrText xml:space="preserve"> PAGEREF _Toc523521203 \h </w:instrText>
            </w:r>
            <w:r>
              <w:rPr>
                <w:noProof/>
                <w:webHidden/>
              </w:rPr>
            </w:r>
            <w:r>
              <w:rPr>
                <w:noProof/>
                <w:webHidden/>
              </w:rPr>
              <w:fldChar w:fldCharType="separate"/>
            </w:r>
            <w:r>
              <w:rPr>
                <w:noProof/>
                <w:webHidden/>
              </w:rPr>
              <w:t>80</w:t>
            </w:r>
            <w:r>
              <w:rPr>
                <w:noProof/>
                <w:webHidden/>
              </w:rPr>
              <w:fldChar w:fldCharType="end"/>
            </w:r>
          </w:hyperlink>
        </w:p>
        <w:p w:rsidR="00C81BAD" w:rsidRDefault="00C81BAD">
          <w:pPr>
            <w:pStyle w:val="31"/>
            <w:tabs>
              <w:tab w:val="right" w:leader="dot" w:pos="8296"/>
            </w:tabs>
            <w:rPr>
              <w:noProof/>
            </w:rPr>
          </w:pPr>
          <w:hyperlink w:anchor="_Toc523521204" w:history="1">
            <w:r w:rsidRPr="00533EB4">
              <w:rPr>
                <w:rStyle w:val="a3"/>
                <w:rFonts w:ascii="宋体" w:eastAsia="宋体" w:hAnsi="宋体"/>
                <w:noProof/>
              </w:rPr>
              <w:t>√-POJ-3259-Wormholes</w:t>
            </w:r>
            <w:r>
              <w:rPr>
                <w:noProof/>
                <w:webHidden/>
              </w:rPr>
              <w:tab/>
            </w:r>
            <w:r>
              <w:rPr>
                <w:noProof/>
                <w:webHidden/>
              </w:rPr>
              <w:fldChar w:fldCharType="begin"/>
            </w:r>
            <w:r>
              <w:rPr>
                <w:noProof/>
                <w:webHidden/>
              </w:rPr>
              <w:instrText xml:space="preserve"> PAGEREF _Toc523521204 \h </w:instrText>
            </w:r>
            <w:r>
              <w:rPr>
                <w:noProof/>
                <w:webHidden/>
              </w:rPr>
            </w:r>
            <w:r>
              <w:rPr>
                <w:noProof/>
                <w:webHidden/>
              </w:rPr>
              <w:fldChar w:fldCharType="separate"/>
            </w:r>
            <w:r>
              <w:rPr>
                <w:noProof/>
                <w:webHidden/>
              </w:rPr>
              <w:t>80</w:t>
            </w:r>
            <w:r>
              <w:rPr>
                <w:noProof/>
                <w:webHidden/>
              </w:rPr>
              <w:fldChar w:fldCharType="end"/>
            </w:r>
          </w:hyperlink>
        </w:p>
        <w:p w:rsidR="00C81BAD" w:rsidRDefault="00C81BAD">
          <w:pPr>
            <w:pStyle w:val="21"/>
            <w:tabs>
              <w:tab w:val="right" w:leader="dot" w:pos="8296"/>
            </w:tabs>
            <w:rPr>
              <w:noProof/>
            </w:rPr>
          </w:pPr>
          <w:hyperlink w:anchor="_Toc523521205" w:history="1">
            <w:r w:rsidRPr="00533EB4">
              <w:rPr>
                <w:rStyle w:val="a3"/>
                <w:rFonts w:ascii="宋体" w:eastAsia="宋体" w:hAnsi="宋体"/>
                <w:noProof/>
              </w:rPr>
              <w:t>网络流</w:t>
            </w:r>
            <w:r>
              <w:rPr>
                <w:noProof/>
                <w:webHidden/>
              </w:rPr>
              <w:tab/>
            </w:r>
            <w:r>
              <w:rPr>
                <w:noProof/>
                <w:webHidden/>
              </w:rPr>
              <w:fldChar w:fldCharType="begin"/>
            </w:r>
            <w:r>
              <w:rPr>
                <w:noProof/>
                <w:webHidden/>
              </w:rPr>
              <w:instrText xml:space="preserve"> PAGEREF _Toc523521205 \h </w:instrText>
            </w:r>
            <w:r>
              <w:rPr>
                <w:noProof/>
                <w:webHidden/>
              </w:rPr>
            </w:r>
            <w:r>
              <w:rPr>
                <w:noProof/>
                <w:webHidden/>
              </w:rPr>
              <w:fldChar w:fldCharType="separate"/>
            </w:r>
            <w:r>
              <w:rPr>
                <w:noProof/>
                <w:webHidden/>
              </w:rPr>
              <w:t>82</w:t>
            </w:r>
            <w:r>
              <w:rPr>
                <w:noProof/>
                <w:webHidden/>
              </w:rPr>
              <w:fldChar w:fldCharType="end"/>
            </w:r>
          </w:hyperlink>
        </w:p>
        <w:p w:rsidR="00C81BAD" w:rsidRDefault="00C81BAD">
          <w:pPr>
            <w:pStyle w:val="21"/>
            <w:tabs>
              <w:tab w:val="right" w:leader="dot" w:pos="8296"/>
            </w:tabs>
            <w:rPr>
              <w:noProof/>
            </w:rPr>
          </w:pPr>
          <w:hyperlink w:anchor="_Toc523521206" w:history="1">
            <w:r w:rsidRPr="00533EB4">
              <w:rPr>
                <w:rStyle w:val="a3"/>
                <w:rFonts w:ascii="宋体" w:eastAsia="宋体" w:hAnsi="宋体"/>
                <w:noProof/>
              </w:rPr>
              <w:t>LCA（最近公共祖先）</w:t>
            </w:r>
            <w:r>
              <w:rPr>
                <w:noProof/>
                <w:webHidden/>
              </w:rPr>
              <w:tab/>
            </w:r>
            <w:r>
              <w:rPr>
                <w:noProof/>
                <w:webHidden/>
              </w:rPr>
              <w:fldChar w:fldCharType="begin"/>
            </w:r>
            <w:r>
              <w:rPr>
                <w:noProof/>
                <w:webHidden/>
              </w:rPr>
              <w:instrText xml:space="preserve"> PAGEREF _Toc523521206 \h </w:instrText>
            </w:r>
            <w:r>
              <w:rPr>
                <w:noProof/>
                <w:webHidden/>
              </w:rPr>
            </w:r>
            <w:r>
              <w:rPr>
                <w:noProof/>
                <w:webHidden/>
              </w:rPr>
              <w:fldChar w:fldCharType="separate"/>
            </w:r>
            <w:r>
              <w:rPr>
                <w:noProof/>
                <w:webHidden/>
              </w:rPr>
              <w:t>82</w:t>
            </w:r>
            <w:r>
              <w:rPr>
                <w:noProof/>
                <w:webHidden/>
              </w:rPr>
              <w:fldChar w:fldCharType="end"/>
            </w:r>
          </w:hyperlink>
        </w:p>
        <w:p w:rsidR="00C81BAD" w:rsidRDefault="00C81BAD">
          <w:pPr>
            <w:pStyle w:val="21"/>
            <w:tabs>
              <w:tab w:val="right" w:leader="dot" w:pos="8296"/>
            </w:tabs>
            <w:rPr>
              <w:noProof/>
            </w:rPr>
          </w:pPr>
          <w:hyperlink w:anchor="_Toc523521207" w:history="1">
            <w:r w:rsidRPr="00533EB4">
              <w:rPr>
                <w:rStyle w:val="a3"/>
                <w:rFonts w:ascii="宋体" w:eastAsia="宋体" w:hAnsi="宋体"/>
                <w:noProof/>
              </w:rPr>
              <w:t>2-SAT</w:t>
            </w:r>
            <w:r>
              <w:rPr>
                <w:noProof/>
                <w:webHidden/>
              </w:rPr>
              <w:tab/>
            </w:r>
            <w:r>
              <w:rPr>
                <w:noProof/>
                <w:webHidden/>
              </w:rPr>
              <w:fldChar w:fldCharType="begin"/>
            </w:r>
            <w:r>
              <w:rPr>
                <w:noProof/>
                <w:webHidden/>
              </w:rPr>
              <w:instrText xml:space="preserve"> PAGEREF _Toc523521207 \h </w:instrText>
            </w:r>
            <w:r>
              <w:rPr>
                <w:noProof/>
                <w:webHidden/>
              </w:rPr>
            </w:r>
            <w:r>
              <w:rPr>
                <w:noProof/>
                <w:webHidden/>
              </w:rPr>
              <w:fldChar w:fldCharType="separate"/>
            </w:r>
            <w:r>
              <w:rPr>
                <w:noProof/>
                <w:webHidden/>
              </w:rPr>
              <w:t>82</w:t>
            </w:r>
            <w:r>
              <w:rPr>
                <w:noProof/>
                <w:webHidden/>
              </w:rPr>
              <w:fldChar w:fldCharType="end"/>
            </w:r>
          </w:hyperlink>
        </w:p>
        <w:p w:rsidR="00C81BAD" w:rsidRDefault="00C81BAD">
          <w:pPr>
            <w:pStyle w:val="21"/>
            <w:tabs>
              <w:tab w:val="right" w:leader="dot" w:pos="8296"/>
            </w:tabs>
            <w:rPr>
              <w:noProof/>
            </w:rPr>
          </w:pPr>
          <w:hyperlink w:anchor="_Toc523521208" w:history="1">
            <w:r w:rsidRPr="00533EB4">
              <w:rPr>
                <w:rStyle w:val="a3"/>
                <w:rFonts w:ascii="宋体" w:eastAsia="宋体" w:hAnsi="宋体"/>
                <w:noProof/>
              </w:rPr>
              <w:t>图同构</w:t>
            </w:r>
            <w:r>
              <w:rPr>
                <w:noProof/>
                <w:webHidden/>
              </w:rPr>
              <w:tab/>
            </w:r>
            <w:r>
              <w:rPr>
                <w:noProof/>
                <w:webHidden/>
              </w:rPr>
              <w:fldChar w:fldCharType="begin"/>
            </w:r>
            <w:r>
              <w:rPr>
                <w:noProof/>
                <w:webHidden/>
              </w:rPr>
              <w:instrText xml:space="preserve"> PAGEREF _Toc523521208 \h </w:instrText>
            </w:r>
            <w:r>
              <w:rPr>
                <w:noProof/>
                <w:webHidden/>
              </w:rPr>
            </w:r>
            <w:r>
              <w:rPr>
                <w:noProof/>
                <w:webHidden/>
              </w:rPr>
              <w:fldChar w:fldCharType="separate"/>
            </w:r>
            <w:r>
              <w:rPr>
                <w:noProof/>
                <w:webHidden/>
              </w:rPr>
              <w:t>82</w:t>
            </w:r>
            <w:r>
              <w:rPr>
                <w:noProof/>
                <w:webHidden/>
              </w:rPr>
              <w:fldChar w:fldCharType="end"/>
            </w:r>
          </w:hyperlink>
        </w:p>
        <w:p w:rsidR="00C81BAD" w:rsidRDefault="00C81BAD">
          <w:pPr>
            <w:pStyle w:val="21"/>
            <w:tabs>
              <w:tab w:val="right" w:leader="dot" w:pos="8296"/>
            </w:tabs>
            <w:rPr>
              <w:noProof/>
            </w:rPr>
          </w:pPr>
          <w:hyperlink w:anchor="_Toc523521209" w:history="1">
            <w:r w:rsidRPr="00533EB4">
              <w:rPr>
                <w:rStyle w:val="a3"/>
                <w:rFonts w:ascii="宋体" w:eastAsia="宋体" w:hAnsi="宋体"/>
                <w:noProof/>
              </w:rPr>
              <w:t>拓补排序</w:t>
            </w:r>
            <w:r>
              <w:rPr>
                <w:noProof/>
                <w:webHidden/>
              </w:rPr>
              <w:tab/>
            </w:r>
            <w:r>
              <w:rPr>
                <w:noProof/>
                <w:webHidden/>
              </w:rPr>
              <w:fldChar w:fldCharType="begin"/>
            </w:r>
            <w:r>
              <w:rPr>
                <w:noProof/>
                <w:webHidden/>
              </w:rPr>
              <w:instrText xml:space="preserve"> PAGEREF _Toc523521209 \h </w:instrText>
            </w:r>
            <w:r>
              <w:rPr>
                <w:noProof/>
                <w:webHidden/>
              </w:rPr>
            </w:r>
            <w:r>
              <w:rPr>
                <w:noProof/>
                <w:webHidden/>
              </w:rPr>
              <w:fldChar w:fldCharType="separate"/>
            </w:r>
            <w:r>
              <w:rPr>
                <w:noProof/>
                <w:webHidden/>
              </w:rPr>
              <w:t>82</w:t>
            </w:r>
            <w:r>
              <w:rPr>
                <w:noProof/>
                <w:webHidden/>
              </w:rPr>
              <w:fldChar w:fldCharType="end"/>
            </w:r>
          </w:hyperlink>
        </w:p>
        <w:p w:rsidR="00C81BAD" w:rsidRDefault="00C81BAD">
          <w:pPr>
            <w:pStyle w:val="21"/>
            <w:tabs>
              <w:tab w:val="right" w:leader="dot" w:pos="8296"/>
            </w:tabs>
            <w:rPr>
              <w:noProof/>
            </w:rPr>
          </w:pPr>
          <w:hyperlink w:anchor="_Toc523521210" w:history="1">
            <w:r w:rsidRPr="00533EB4">
              <w:rPr>
                <w:rStyle w:val="a3"/>
                <w:rFonts w:ascii="宋体" w:eastAsia="宋体" w:hAnsi="宋体"/>
                <w:noProof/>
              </w:rPr>
              <w:t>最小生成树</w:t>
            </w:r>
            <w:r>
              <w:rPr>
                <w:noProof/>
                <w:webHidden/>
              </w:rPr>
              <w:tab/>
            </w:r>
            <w:r>
              <w:rPr>
                <w:noProof/>
                <w:webHidden/>
              </w:rPr>
              <w:fldChar w:fldCharType="begin"/>
            </w:r>
            <w:r>
              <w:rPr>
                <w:noProof/>
                <w:webHidden/>
              </w:rPr>
              <w:instrText xml:space="preserve"> PAGEREF _Toc523521210 \h </w:instrText>
            </w:r>
            <w:r>
              <w:rPr>
                <w:noProof/>
                <w:webHidden/>
              </w:rPr>
            </w:r>
            <w:r>
              <w:rPr>
                <w:noProof/>
                <w:webHidden/>
              </w:rPr>
              <w:fldChar w:fldCharType="separate"/>
            </w:r>
            <w:r>
              <w:rPr>
                <w:noProof/>
                <w:webHidden/>
              </w:rPr>
              <w:t>82</w:t>
            </w:r>
            <w:r>
              <w:rPr>
                <w:noProof/>
                <w:webHidden/>
              </w:rPr>
              <w:fldChar w:fldCharType="end"/>
            </w:r>
          </w:hyperlink>
        </w:p>
        <w:p w:rsidR="00C81BAD" w:rsidRDefault="00C81BAD">
          <w:pPr>
            <w:pStyle w:val="31"/>
            <w:tabs>
              <w:tab w:val="right" w:leader="dot" w:pos="8296"/>
            </w:tabs>
            <w:rPr>
              <w:noProof/>
            </w:rPr>
          </w:pPr>
          <w:hyperlink w:anchor="_Toc523521211" w:history="1">
            <w:r w:rsidRPr="00533EB4">
              <w:rPr>
                <w:rStyle w:val="a3"/>
                <w:rFonts w:ascii="宋体" w:eastAsia="宋体" w:hAnsi="宋体"/>
                <w:noProof/>
              </w:rPr>
              <w:t>√-2018百度之星程序设计大赛资格赛-1006-三原色图</w:t>
            </w:r>
            <w:r>
              <w:rPr>
                <w:noProof/>
                <w:webHidden/>
              </w:rPr>
              <w:tab/>
            </w:r>
            <w:r>
              <w:rPr>
                <w:noProof/>
                <w:webHidden/>
              </w:rPr>
              <w:fldChar w:fldCharType="begin"/>
            </w:r>
            <w:r>
              <w:rPr>
                <w:noProof/>
                <w:webHidden/>
              </w:rPr>
              <w:instrText xml:space="preserve"> PAGEREF _Toc523521211 \h </w:instrText>
            </w:r>
            <w:r>
              <w:rPr>
                <w:noProof/>
                <w:webHidden/>
              </w:rPr>
            </w:r>
            <w:r>
              <w:rPr>
                <w:noProof/>
                <w:webHidden/>
              </w:rPr>
              <w:fldChar w:fldCharType="separate"/>
            </w:r>
            <w:r>
              <w:rPr>
                <w:noProof/>
                <w:webHidden/>
              </w:rPr>
              <w:t>82</w:t>
            </w:r>
            <w:r>
              <w:rPr>
                <w:noProof/>
                <w:webHidden/>
              </w:rPr>
              <w:fldChar w:fldCharType="end"/>
            </w:r>
          </w:hyperlink>
        </w:p>
        <w:p w:rsidR="00C81BAD" w:rsidRDefault="00C81BAD">
          <w:pPr>
            <w:pStyle w:val="21"/>
            <w:tabs>
              <w:tab w:val="right" w:leader="dot" w:pos="8296"/>
            </w:tabs>
            <w:rPr>
              <w:noProof/>
            </w:rPr>
          </w:pPr>
          <w:hyperlink w:anchor="_Toc523521212" w:history="1">
            <w:r w:rsidRPr="00533EB4">
              <w:rPr>
                <w:rStyle w:val="a3"/>
                <w:rFonts w:ascii="宋体" w:eastAsia="宋体" w:hAnsi="宋体"/>
                <w:noProof/>
              </w:rPr>
              <w:t>欧拉回路/哈密顿回路</w:t>
            </w:r>
            <w:r>
              <w:rPr>
                <w:noProof/>
                <w:webHidden/>
              </w:rPr>
              <w:tab/>
            </w:r>
            <w:r>
              <w:rPr>
                <w:noProof/>
                <w:webHidden/>
              </w:rPr>
              <w:fldChar w:fldCharType="begin"/>
            </w:r>
            <w:r>
              <w:rPr>
                <w:noProof/>
                <w:webHidden/>
              </w:rPr>
              <w:instrText xml:space="preserve"> PAGEREF _Toc523521212 \h </w:instrText>
            </w:r>
            <w:r>
              <w:rPr>
                <w:noProof/>
                <w:webHidden/>
              </w:rPr>
            </w:r>
            <w:r>
              <w:rPr>
                <w:noProof/>
                <w:webHidden/>
              </w:rPr>
              <w:fldChar w:fldCharType="separate"/>
            </w:r>
            <w:r>
              <w:rPr>
                <w:noProof/>
                <w:webHidden/>
              </w:rPr>
              <w:t>84</w:t>
            </w:r>
            <w:r>
              <w:rPr>
                <w:noProof/>
                <w:webHidden/>
              </w:rPr>
              <w:fldChar w:fldCharType="end"/>
            </w:r>
          </w:hyperlink>
        </w:p>
        <w:p w:rsidR="00C81BAD" w:rsidRDefault="00C81BAD">
          <w:pPr>
            <w:pStyle w:val="31"/>
            <w:tabs>
              <w:tab w:val="right" w:leader="dot" w:pos="8296"/>
            </w:tabs>
            <w:rPr>
              <w:noProof/>
            </w:rPr>
          </w:pPr>
          <w:hyperlink w:anchor="_Toc523521213" w:history="1">
            <w:r w:rsidRPr="00533EB4">
              <w:rPr>
                <w:rStyle w:val="a3"/>
                <w:rFonts w:ascii="宋体" w:eastAsia="宋体" w:hAnsi="宋体"/>
                <w:noProof/>
              </w:rPr>
              <w:t>√-牛客网2018暑期多校8E-Touring Cities</w:t>
            </w:r>
            <w:r>
              <w:rPr>
                <w:noProof/>
                <w:webHidden/>
              </w:rPr>
              <w:tab/>
            </w:r>
            <w:r>
              <w:rPr>
                <w:noProof/>
                <w:webHidden/>
              </w:rPr>
              <w:fldChar w:fldCharType="begin"/>
            </w:r>
            <w:r>
              <w:rPr>
                <w:noProof/>
                <w:webHidden/>
              </w:rPr>
              <w:instrText xml:space="preserve"> PAGEREF _Toc523521213 \h </w:instrText>
            </w:r>
            <w:r>
              <w:rPr>
                <w:noProof/>
                <w:webHidden/>
              </w:rPr>
            </w:r>
            <w:r>
              <w:rPr>
                <w:noProof/>
                <w:webHidden/>
              </w:rPr>
              <w:fldChar w:fldCharType="separate"/>
            </w:r>
            <w:r>
              <w:rPr>
                <w:noProof/>
                <w:webHidden/>
              </w:rPr>
              <w:t>84</w:t>
            </w:r>
            <w:r>
              <w:rPr>
                <w:noProof/>
                <w:webHidden/>
              </w:rPr>
              <w:fldChar w:fldCharType="end"/>
            </w:r>
          </w:hyperlink>
        </w:p>
        <w:p w:rsidR="00C81BAD" w:rsidRDefault="00C81BAD">
          <w:pPr>
            <w:pStyle w:val="21"/>
            <w:tabs>
              <w:tab w:val="right" w:leader="dot" w:pos="8296"/>
            </w:tabs>
            <w:rPr>
              <w:noProof/>
            </w:rPr>
          </w:pPr>
          <w:hyperlink w:anchor="_Toc523521214" w:history="1">
            <w:r w:rsidRPr="00533EB4">
              <w:rPr>
                <w:rStyle w:val="a3"/>
                <w:rFonts w:ascii="宋体" w:eastAsia="宋体" w:hAnsi="宋体"/>
                <w:noProof/>
              </w:rPr>
              <w:t>树链剖分</w:t>
            </w:r>
            <w:r>
              <w:rPr>
                <w:noProof/>
                <w:webHidden/>
              </w:rPr>
              <w:tab/>
            </w:r>
            <w:r>
              <w:rPr>
                <w:noProof/>
                <w:webHidden/>
              </w:rPr>
              <w:fldChar w:fldCharType="begin"/>
            </w:r>
            <w:r>
              <w:rPr>
                <w:noProof/>
                <w:webHidden/>
              </w:rPr>
              <w:instrText xml:space="preserve"> PAGEREF _Toc523521214 \h </w:instrText>
            </w:r>
            <w:r>
              <w:rPr>
                <w:noProof/>
                <w:webHidden/>
              </w:rPr>
            </w:r>
            <w:r>
              <w:rPr>
                <w:noProof/>
                <w:webHidden/>
              </w:rPr>
              <w:fldChar w:fldCharType="separate"/>
            </w:r>
            <w:r>
              <w:rPr>
                <w:noProof/>
                <w:webHidden/>
              </w:rPr>
              <w:t>86</w:t>
            </w:r>
            <w:r>
              <w:rPr>
                <w:noProof/>
                <w:webHidden/>
              </w:rPr>
              <w:fldChar w:fldCharType="end"/>
            </w:r>
          </w:hyperlink>
        </w:p>
        <w:p w:rsidR="00C81BAD" w:rsidRDefault="00C81BAD">
          <w:pPr>
            <w:pStyle w:val="21"/>
            <w:tabs>
              <w:tab w:val="right" w:leader="dot" w:pos="8296"/>
            </w:tabs>
            <w:rPr>
              <w:noProof/>
            </w:rPr>
          </w:pPr>
          <w:hyperlink w:anchor="_Toc523521215" w:history="1">
            <w:r w:rsidRPr="00533EB4">
              <w:rPr>
                <w:rStyle w:val="a3"/>
                <w:rFonts w:ascii="宋体" w:eastAsia="宋体" w:hAnsi="宋体"/>
                <w:noProof/>
              </w:rPr>
              <w:t>线段树优化建图</w:t>
            </w:r>
            <w:r>
              <w:rPr>
                <w:noProof/>
                <w:webHidden/>
              </w:rPr>
              <w:tab/>
            </w:r>
            <w:r>
              <w:rPr>
                <w:noProof/>
                <w:webHidden/>
              </w:rPr>
              <w:fldChar w:fldCharType="begin"/>
            </w:r>
            <w:r>
              <w:rPr>
                <w:noProof/>
                <w:webHidden/>
              </w:rPr>
              <w:instrText xml:space="preserve"> PAGEREF _Toc523521215 \h </w:instrText>
            </w:r>
            <w:r>
              <w:rPr>
                <w:noProof/>
                <w:webHidden/>
              </w:rPr>
            </w:r>
            <w:r>
              <w:rPr>
                <w:noProof/>
                <w:webHidden/>
              </w:rPr>
              <w:fldChar w:fldCharType="separate"/>
            </w:r>
            <w:r>
              <w:rPr>
                <w:noProof/>
                <w:webHidden/>
              </w:rPr>
              <w:t>86</w:t>
            </w:r>
            <w:r>
              <w:rPr>
                <w:noProof/>
                <w:webHidden/>
              </w:rPr>
              <w:fldChar w:fldCharType="end"/>
            </w:r>
          </w:hyperlink>
        </w:p>
        <w:p w:rsidR="00C81BAD" w:rsidRDefault="00C81BAD">
          <w:pPr>
            <w:pStyle w:val="21"/>
            <w:tabs>
              <w:tab w:val="right" w:leader="dot" w:pos="8296"/>
            </w:tabs>
            <w:rPr>
              <w:noProof/>
            </w:rPr>
          </w:pPr>
          <w:hyperlink w:anchor="_Toc523521216" w:history="1">
            <w:r w:rsidRPr="00533EB4">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_Toc523521216 \h </w:instrText>
            </w:r>
            <w:r>
              <w:rPr>
                <w:noProof/>
                <w:webHidden/>
              </w:rPr>
            </w:r>
            <w:r>
              <w:rPr>
                <w:noProof/>
                <w:webHidden/>
              </w:rPr>
              <w:fldChar w:fldCharType="separate"/>
            </w:r>
            <w:r>
              <w:rPr>
                <w:noProof/>
                <w:webHidden/>
              </w:rPr>
              <w:t>86</w:t>
            </w:r>
            <w:r>
              <w:rPr>
                <w:noProof/>
                <w:webHidden/>
              </w:rPr>
              <w:fldChar w:fldCharType="end"/>
            </w:r>
          </w:hyperlink>
        </w:p>
        <w:p w:rsidR="00C81BAD" w:rsidRDefault="00C81BAD">
          <w:pPr>
            <w:pStyle w:val="31"/>
            <w:tabs>
              <w:tab w:val="right" w:leader="dot" w:pos="8296"/>
            </w:tabs>
            <w:rPr>
              <w:noProof/>
            </w:rPr>
          </w:pPr>
          <w:hyperlink w:anchor="_Toc523521217" w:history="1">
            <w:r w:rsidRPr="00533EB4">
              <w:rPr>
                <w:rStyle w:val="a3"/>
                <w:rFonts w:ascii="宋体" w:eastAsia="宋体" w:hAnsi="宋体"/>
                <w:noProof/>
              </w:rPr>
              <w:t>√-HDU-6380-degree</w:t>
            </w:r>
            <w:r>
              <w:rPr>
                <w:noProof/>
                <w:webHidden/>
              </w:rPr>
              <w:tab/>
            </w:r>
            <w:r>
              <w:rPr>
                <w:noProof/>
                <w:webHidden/>
              </w:rPr>
              <w:fldChar w:fldCharType="begin"/>
            </w:r>
            <w:r>
              <w:rPr>
                <w:noProof/>
                <w:webHidden/>
              </w:rPr>
              <w:instrText xml:space="preserve"> PAGEREF _Toc523521217 \h </w:instrText>
            </w:r>
            <w:r>
              <w:rPr>
                <w:noProof/>
                <w:webHidden/>
              </w:rPr>
            </w:r>
            <w:r>
              <w:rPr>
                <w:noProof/>
                <w:webHidden/>
              </w:rPr>
              <w:fldChar w:fldCharType="separate"/>
            </w:r>
            <w:r>
              <w:rPr>
                <w:noProof/>
                <w:webHidden/>
              </w:rPr>
              <w:t>86</w:t>
            </w:r>
            <w:r>
              <w:rPr>
                <w:noProof/>
                <w:webHidden/>
              </w:rPr>
              <w:fldChar w:fldCharType="end"/>
            </w:r>
          </w:hyperlink>
        </w:p>
        <w:p w:rsidR="00C81BAD" w:rsidRDefault="00C81BAD">
          <w:pPr>
            <w:pStyle w:val="11"/>
            <w:tabs>
              <w:tab w:val="right" w:leader="dot" w:pos="8296"/>
            </w:tabs>
            <w:rPr>
              <w:noProof/>
            </w:rPr>
          </w:pPr>
          <w:hyperlink w:anchor="_Toc523521218" w:history="1">
            <w:r w:rsidRPr="00533EB4">
              <w:rPr>
                <w:rStyle w:val="a3"/>
                <w:rFonts w:ascii="宋体" w:eastAsia="宋体" w:hAnsi="宋体"/>
                <w:noProof/>
              </w:rPr>
              <w:t>五、字符串算法</w:t>
            </w:r>
            <w:r>
              <w:rPr>
                <w:noProof/>
                <w:webHidden/>
              </w:rPr>
              <w:tab/>
            </w:r>
            <w:r>
              <w:rPr>
                <w:noProof/>
                <w:webHidden/>
              </w:rPr>
              <w:fldChar w:fldCharType="begin"/>
            </w:r>
            <w:r>
              <w:rPr>
                <w:noProof/>
                <w:webHidden/>
              </w:rPr>
              <w:instrText xml:space="preserve"> PAGEREF _Toc523521218 \h </w:instrText>
            </w:r>
            <w:r>
              <w:rPr>
                <w:noProof/>
                <w:webHidden/>
              </w:rPr>
            </w:r>
            <w:r>
              <w:rPr>
                <w:noProof/>
                <w:webHidden/>
              </w:rPr>
              <w:fldChar w:fldCharType="separate"/>
            </w:r>
            <w:r>
              <w:rPr>
                <w:noProof/>
                <w:webHidden/>
              </w:rPr>
              <w:t>87</w:t>
            </w:r>
            <w:r>
              <w:rPr>
                <w:noProof/>
                <w:webHidden/>
              </w:rPr>
              <w:fldChar w:fldCharType="end"/>
            </w:r>
          </w:hyperlink>
        </w:p>
        <w:p w:rsidR="00C81BAD" w:rsidRDefault="00C81BAD">
          <w:pPr>
            <w:pStyle w:val="21"/>
            <w:tabs>
              <w:tab w:val="right" w:leader="dot" w:pos="8296"/>
            </w:tabs>
            <w:rPr>
              <w:noProof/>
            </w:rPr>
          </w:pPr>
          <w:hyperlink w:anchor="_Toc523521219" w:history="1">
            <w:r w:rsidRPr="00533EB4">
              <w:rPr>
                <w:rStyle w:val="a3"/>
                <w:rFonts w:ascii="宋体" w:eastAsia="宋体" w:hAnsi="宋体"/>
                <w:noProof/>
              </w:rPr>
              <w:t>补题</w:t>
            </w:r>
            <w:r>
              <w:rPr>
                <w:noProof/>
                <w:webHidden/>
              </w:rPr>
              <w:tab/>
            </w:r>
            <w:r>
              <w:rPr>
                <w:noProof/>
                <w:webHidden/>
              </w:rPr>
              <w:fldChar w:fldCharType="begin"/>
            </w:r>
            <w:r>
              <w:rPr>
                <w:noProof/>
                <w:webHidden/>
              </w:rPr>
              <w:instrText xml:space="preserve"> PAGEREF _Toc523521219 \h </w:instrText>
            </w:r>
            <w:r>
              <w:rPr>
                <w:noProof/>
                <w:webHidden/>
              </w:rPr>
            </w:r>
            <w:r>
              <w:rPr>
                <w:noProof/>
                <w:webHidden/>
              </w:rPr>
              <w:fldChar w:fldCharType="separate"/>
            </w:r>
            <w:r>
              <w:rPr>
                <w:noProof/>
                <w:webHidden/>
              </w:rPr>
              <w:t>87</w:t>
            </w:r>
            <w:r>
              <w:rPr>
                <w:noProof/>
                <w:webHidden/>
              </w:rPr>
              <w:fldChar w:fldCharType="end"/>
            </w:r>
          </w:hyperlink>
        </w:p>
        <w:p w:rsidR="00C81BAD" w:rsidRDefault="00C81BAD">
          <w:pPr>
            <w:pStyle w:val="31"/>
            <w:tabs>
              <w:tab w:val="right" w:leader="dot" w:pos="8296"/>
            </w:tabs>
            <w:rPr>
              <w:noProof/>
            </w:rPr>
          </w:pPr>
          <w:hyperlink w:anchor="_Toc523521220" w:history="1">
            <w:r w:rsidRPr="00533EB4">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_Toc523521220 \h </w:instrText>
            </w:r>
            <w:r>
              <w:rPr>
                <w:noProof/>
                <w:webHidden/>
              </w:rPr>
            </w:r>
            <w:r>
              <w:rPr>
                <w:noProof/>
                <w:webHidden/>
              </w:rPr>
              <w:fldChar w:fldCharType="separate"/>
            </w:r>
            <w:r>
              <w:rPr>
                <w:noProof/>
                <w:webHidden/>
              </w:rPr>
              <w:t>87</w:t>
            </w:r>
            <w:r>
              <w:rPr>
                <w:noProof/>
                <w:webHidden/>
              </w:rPr>
              <w:fldChar w:fldCharType="end"/>
            </w:r>
          </w:hyperlink>
        </w:p>
        <w:p w:rsidR="00C81BAD" w:rsidRDefault="00C81BAD">
          <w:pPr>
            <w:pStyle w:val="31"/>
            <w:tabs>
              <w:tab w:val="right" w:leader="dot" w:pos="8296"/>
            </w:tabs>
            <w:rPr>
              <w:noProof/>
            </w:rPr>
          </w:pPr>
          <w:hyperlink w:anchor="_Toc523521221" w:history="1">
            <w:r w:rsidRPr="00533EB4">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_Toc523521221 \h </w:instrText>
            </w:r>
            <w:r>
              <w:rPr>
                <w:noProof/>
                <w:webHidden/>
              </w:rPr>
            </w:r>
            <w:r>
              <w:rPr>
                <w:noProof/>
                <w:webHidden/>
              </w:rPr>
              <w:fldChar w:fldCharType="separate"/>
            </w:r>
            <w:r>
              <w:rPr>
                <w:noProof/>
                <w:webHidden/>
              </w:rPr>
              <w:t>87</w:t>
            </w:r>
            <w:r>
              <w:rPr>
                <w:noProof/>
                <w:webHidden/>
              </w:rPr>
              <w:fldChar w:fldCharType="end"/>
            </w:r>
          </w:hyperlink>
        </w:p>
        <w:p w:rsidR="00C81BAD" w:rsidRDefault="00C81BAD">
          <w:pPr>
            <w:pStyle w:val="21"/>
            <w:tabs>
              <w:tab w:val="right" w:leader="dot" w:pos="8296"/>
            </w:tabs>
            <w:rPr>
              <w:noProof/>
            </w:rPr>
          </w:pPr>
          <w:hyperlink w:anchor="_Toc523521222" w:history="1">
            <w:r w:rsidRPr="00533EB4">
              <w:rPr>
                <w:rStyle w:val="a3"/>
                <w:rFonts w:ascii="宋体" w:eastAsia="宋体" w:hAnsi="宋体"/>
                <w:noProof/>
              </w:rPr>
              <w:t>KMP</w:t>
            </w:r>
            <w:r>
              <w:rPr>
                <w:noProof/>
                <w:webHidden/>
              </w:rPr>
              <w:tab/>
            </w:r>
            <w:r>
              <w:rPr>
                <w:noProof/>
                <w:webHidden/>
              </w:rPr>
              <w:fldChar w:fldCharType="begin"/>
            </w:r>
            <w:r>
              <w:rPr>
                <w:noProof/>
                <w:webHidden/>
              </w:rPr>
              <w:instrText xml:space="preserve"> PAGEREF _Toc523521222 \h </w:instrText>
            </w:r>
            <w:r>
              <w:rPr>
                <w:noProof/>
                <w:webHidden/>
              </w:rPr>
            </w:r>
            <w:r>
              <w:rPr>
                <w:noProof/>
                <w:webHidden/>
              </w:rPr>
              <w:fldChar w:fldCharType="separate"/>
            </w:r>
            <w:r>
              <w:rPr>
                <w:noProof/>
                <w:webHidden/>
              </w:rPr>
              <w:t>87</w:t>
            </w:r>
            <w:r>
              <w:rPr>
                <w:noProof/>
                <w:webHidden/>
              </w:rPr>
              <w:fldChar w:fldCharType="end"/>
            </w:r>
          </w:hyperlink>
        </w:p>
        <w:p w:rsidR="00C81BAD" w:rsidRDefault="00C81BAD">
          <w:pPr>
            <w:pStyle w:val="31"/>
            <w:tabs>
              <w:tab w:val="right" w:leader="dot" w:pos="8296"/>
            </w:tabs>
            <w:rPr>
              <w:noProof/>
            </w:rPr>
          </w:pPr>
          <w:hyperlink w:anchor="_Toc523521223" w:history="1">
            <w:r w:rsidRPr="00533EB4">
              <w:rPr>
                <w:rStyle w:val="a3"/>
                <w:rFonts w:ascii="宋体" w:eastAsia="宋体" w:hAnsi="宋体"/>
                <w:noProof/>
              </w:rPr>
              <w:t>√-HDU-1711-Number Sequence</w:t>
            </w:r>
            <w:r>
              <w:rPr>
                <w:noProof/>
                <w:webHidden/>
              </w:rPr>
              <w:tab/>
            </w:r>
            <w:r>
              <w:rPr>
                <w:noProof/>
                <w:webHidden/>
              </w:rPr>
              <w:fldChar w:fldCharType="begin"/>
            </w:r>
            <w:r>
              <w:rPr>
                <w:noProof/>
                <w:webHidden/>
              </w:rPr>
              <w:instrText xml:space="preserve"> PAGEREF _Toc523521223 \h </w:instrText>
            </w:r>
            <w:r>
              <w:rPr>
                <w:noProof/>
                <w:webHidden/>
              </w:rPr>
            </w:r>
            <w:r>
              <w:rPr>
                <w:noProof/>
                <w:webHidden/>
              </w:rPr>
              <w:fldChar w:fldCharType="separate"/>
            </w:r>
            <w:r>
              <w:rPr>
                <w:noProof/>
                <w:webHidden/>
              </w:rPr>
              <w:t>87</w:t>
            </w:r>
            <w:r>
              <w:rPr>
                <w:noProof/>
                <w:webHidden/>
              </w:rPr>
              <w:fldChar w:fldCharType="end"/>
            </w:r>
          </w:hyperlink>
        </w:p>
        <w:p w:rsidR="00C81BAD" w:rsidRDefault="00C81BAD">
          <w:pPr>
            <w:pStyle w:val="31"/>
            <w:tabs>
              <w:tab w:val="right" w:leader="dot" w:pos="8296"/>
            </w:tabs>
            <w:rPr>
              <w:noProof/>
            </w:rPr>
          </w:pPr>
          <w:hyperlink w:anchor="_Toc523521224" w:history="1">
            <w:r w:rsidRPr="00533EB4">
              <w:rPr>
                <w:rStyle w:val="a3"/>
                <w:rFonts w:ascii="宋体" w:eastAsia="宋体" w:hAnsi="宋体"/>
                <w:noProof/>
              </w:rPr>
              <w:t>√-HDU-1686-Oulipo</w:t>
            </w:r>
            <w:r>
              <w:rPr>
                <w:noProof/>
                <w:webHidden/>
              </w:rPr>
              <w:tab/>
            </w:r>
            <w:r>
              <w:rPr>
                <w:noProof/>
                <w:webHidden/>
              </w:rPr>
              <w:fldChar w:fldCharType="begin"/>
            </w:r>
            <w:r>
              <w:rPr>
                <w:noProof/>
                <w:webHidden/>
              </w:rPr>
              <w:instrText xml:space="preserve"> PAGEREF _Toc523521224 \h </w:instrText>
            </w:r>
            <w:r>
              <w:rPr>
                <w:noProof/>
                <w:webHidden/>
              </w:rPr>
            </w:r>
            <w:r>
              <w:rPr>
                <w:noProof/>
                <w:webHidden/>
              </w:rPr>
              <w:fldChar w:fldCharType="separate"/>
            </w:r>
            <w:r>
              <w:rPr>
                <w:noProof/>
                <w:webHidden/>
              </w:rPr>
              <w:t>90</w:t>
            </w:r>
            <w:r>
              <w:rPr>
                <w:noProof/>
                <w:webHidden/>
              </w:rPr>
              <w:fldChar w:fldCharType="end"/>
            </w:r>
          </w:hyperlink>
        </w:p>
        <w:p w:rsidR="00C81BAD" w:rsidRDefault="00C81BAD">
          <w:pPr>
            <w:pStyle w:val="31"/>
            <w:tabs>
              <w:tab w:val="right" w:leader="dot" w:pos="8296"/>
            </w:tabs>
            <w:rPr>
              <w:noProof/>
            </w:rPr>
          </w:pPr>
          <w:hyperlink w:anchor="_Toc523521225" w:history="1">
            <w:r w:rsidRPr="00533EB4">
              <w:rPr>
                <w:rStyle w:val="a3"/>
                <w:rFonts w:ascii="宋体" w:eastAsia="宋体" w:hAnsi="宋体"/>
                <w:noProof/>
              </w:rPr>
              <w:t>√-HDU-2087-剪花布条</w:t>
            </w:r>
            <w:r>
              <w:rPr>
                <w:noProof/>
                <w:webHidden/>
              </w:rPr>
              <w:tab/>
            </w:r>
            <w:r>
              <w:rPr>
                <w:noProof/>
                <w:webHidden/>
              </w:rPr>
              <w:fldChar w:fldCharType="begin"/>
            </w:r>
            <w:r>
              <w:rPr>
                <w:noProof/>
                <w:webHidden/>
              </w:rPr>
              <w:instrText xml:space="preserve"> PAGEREF _Toc523521225 \h </w:instrText>
            </w:r>
            <w:r>
              <w:rPr>
                <w:noProof/>
                <w:webHidden/>
              </w:rPr>
            </w:r>
            <w:r>
              <w:rPr>
                <w:noProof/>
                <w:webHidden/>
              </w:rPr>
              <w:fldChar w:fldCharType="separate"/>
            </w:r>
            <w:r>
              <w:rPr>
                <w:noProof/>
                <w:webHidden/>
              </w:rPr>
              <w:t>92</w:t>
            </w:r>
            <w:r>
              <w:rPr>
                <w:noProof/>
                <w:webHidden/>
              </w:rPr>
              <w:fldChar w:fldCharType="end"/>
            </w:r>
          </w:hyperlink>
        </w:p>
        <w:p w:rsidR="00C81BAD" w:rsidRDefault="00C81BAD">
          <w:pPr>
            <w:pStyle w:val="31"/>
            <w:tabs>
              <w:tab w:val="right" w:leader="dot" w:pos="8296"/>
            </w:tabs>
            <w:rPr>
              <w:noProof/>
            </w:rPr>
          </w:pPr>
          <w:hyperlink w:anchor="_Toc523521226" w:history="1">
            <w:r w:rsidRPr="00533EB4">
              <w:rPr>
                <w:rStyle w:val="a3"/>
                <w:rFonts w:ascii="宋体" w:eastAsia="宋体" w:hAnsi="宋体"/>
                <w:noProof/>
              </w:rPr>
              <w:t>循环节问题</w:t>
            </w:r>
            <w:r>
              <w:rPr>
                <w:noProof/>
                <w:webHidden/>
              </w:rPr>
              <w:tab/>
            </w:r>
            <w:r>
              <w:rPr>
                <w:noProof/>
                <w:webHidden/>
              </w:rPr>
              <w:fldChar w:fldCharType="begin"/>
            </w:r>
            <w:r>
              <w:rPr>
                <w:noProof/>
                <w:webHidden/>
              </w:rPr>
              <w:instrText xml:space="preserve"> PAGEREF _Toc523521226 \h </w:instrText>
            </w:r>
            <w:r>
              <w:rPr>
                <w:noProof/>
                <w:webHidden/>
              </w:rPr>
            </w:r>
            <w:r>
              <w:rPr>
                <w:noProof/>
                <w:webHidden/>
              </w:rPr>
              <w:fldChar w:fldCharType="separate"/>
            </w:r>
            <w:r>
              <w:rPr>
                <w:noProof/>
                <w:webHidden/>
              </w:rPr>
              <w:t>95</w:t>
            </w:r>
            <w:r>
              <w:rPr>
                <w:noProof/>
                <w:webHidden/>
              </w:rPr>
              <w:fldChar w:fldCharType="end"/>
            </w:r>
          </w:hyperlink>
        </w:p>
        <w:p w:rsidR="00C81BAD" w:rsidRDefault="00C81BAD">
          <w:pPr>
            <w:pStyle w:val="31"/>
            <w:tabs>
              <w:tab w:val="right" w:leader="dot" w:pos="8296"/>
            </w:tabs>
            <w:rPr>
              <w:noProof/>
            </w:rPr>
          </w:pPr>
          <w:hyperlink w:anchor="_Toc523521227" w:history="1">
            <w:r w:rsidRPr="00533EB4">
              <w:rPr>
                <w:rStyle w:val="a3"/>
                <w:rFonts w:ascii="宋体" w:eastAsia="宋体" w:hAnsi="宋体"/>
                <w:noProof/>
              </w:rPr>
              <w:t>√-HDU-2203-亲和串</w:t>
            </w:r>
            <w:r>
              <w:rPr>
                <w:noProof/>
                <w:webHidden/>
              </w:rPr>
              <w:tab/>
            </w:r>
            <w:r>
              <w:rPr>
                <w:noProof/>
                <w:webHidden/>
              </w:rPr>
              <w:fldChar w:fldCharType="begin"/>
            </w:r>
            <w:r>
              <w:rPr>
                <w:noProof/>
                <w:webHidden/>
              </w:rPr>
              <w:instrText xml:space="preserve"> PAGEREF _Toc523521227 \h </w:instrText>
            </w:r>
            <w:r>
              <w:rPr>
                <w:noProof/>
                <w:webHidden/>
              </w:rPr>
            </w:r>
            <w:r>
              <w:rPr>
                <w:noProof/>
                <w:webHidden/>
              </w:rPr>
              <w:fldChar w:fldCharType="separate"/>
            </w:r>
            <w:r>
              <w:rPr>
                <w:noProof/>
                <w:webHidden/>
              </w:rPr>
              <w:t>100</w:t>
            </w:r>
            <w:r>
              <w:rPr>
                <w:noProof/>
                <w:webHidden/>
              </w:rPr>
              <w:fldChar w:fldCharType="end"/>
            </w:r>
          </w:hyperlink>
        </w:p>
        <w:p w:rsidR="00C81BAD" w:rsidRDefault="00C81BAD">
          <w:pPr>
            <w:pStyle w:val="31"/>
            <w:tabs>
              <w:tab w:val="right" w:leader="dot" w:pos="8296"/>
            </w:tabs>
            <w:rPr>
              <w:noProof/>
            </w:rPr>
          </w:pPr>
          <w:hyperlink w:anchor="_Toc523521228" w:history="1">
            <w:r w:rsidRPr="00533EB4">
              <w:rPr>
                <w:rStyle w:val="a3"/>
                <w:rFonts w:ascii="宋体" w:eastAsia="宋体" w:hAnsi="宋体"/>
                <w:noProof/>
              </w:rPr>
              <w:t>√-POJ-2752-Seek the Name,Seek the Fame</w:t>
            </w:r>
            <w:r>
              <w:rPr>
                <w:noProof/>
                <w:webHidden/>
              </w:rPr>
              <w:tab/>
            </w:r>
            <w:r>
              <w:rPr>
                <w:noProof/>
                <w:webHidden/>
              </w:rPr>
              <w:fldChar w:fldCharType="begin"/>
            </w:r>
            <w:r>
              <w:rPr>
                <w:noProof/>
                <w:webHidden/>
              </w:rPr>
              <w:instrText xml:space="preserve"> PAGEREF _Toc523521228 \h </w:instrText>
            </w:r>
            <w:r>
              <w:rPr>
                <w:noProof/>
                <w:webHidden/>
              </w:rPr>
            </w:r>
            <w:r>
              <w:rPr>
                <w:noProof/>
                <w:webHidden/>
              </w:rPr>
              <w:fldChar w:fldCharType="separate"/>
            </w:r>
            <w:r>
              <w:rPr>
                <w:noProof/>
                <w:webHidden/>
              </w:rPr>
              <w:t>102</w:t>
            </w:r>
            <w:r>
              <w:rPr>
                <w:noProof/>
                <w:webHidden/>
              </w:rPr>
              <w:fldChar w:fldCharType="end"/>
            </w:r>
          </w:hyperlink>
        </w:p>
        <w:p w:rsidR="00C81BAD" w:rsidRDefault="00C81BAD">
          <w:pPr>
            <w:pStyle w:val="31"/>
            <w:tabs>
              <w:tab w:val="right" w:leader="dot" w:pos="8296"/>
            </w:tabs>
            <w:rPr>
              <w:noProof/>
            </w:rPr>
          </w:pPr>
          <w:hyperlink w:anchor="_Toc523521229" w:history="1">
            <w:r w:rsidRPr="00533EB4">
              <w:rPr>
                <w:rStyle w:val="a3"/>
                <w:rFonts w:ascii="宋体" w:eastAsia="宋体" w:hAnsi="宋体"/>
                <w:noProof/>
              </w:rPr>
              <w:t>最长公共子串问题</w:t>
            </w:r>
            <w:r>
              <w:rPr>
                <w:noProof/>
                <w:webHidden/>
              </w:rPr>
              <w:tab/>
            </w:r>
            <w:r>
              <w:rPr>
                <w:noProof/>
                <w:webHidden/>
              </w:rPr>
              <w:fldChar w:fldCharType="begin"/>
            </w:r>
            <w:r>
              <w:rPr>
                <w:noProof/>
                <w:webHidden/>
              </w:rPr>
              <w:instrText xml:space="preserve"> PAGEREF _Toc523521229 \h </w:instrText>
            </w:r>
            <w:r>
              <w:rPr>
                <w:noProof/>
                <w:webHidden/>
              </w:rPr>
            </w:r>
            <w:r>
              <w:rPr>
                <w:noProof/>
                <w:webHidden/>
              </w:rPr>
              <w:fldChar w:fldCharType="separate"/>
            </w:r>
            <w:r>
              <w:rPr>
                <w:noProof/>
                <w:webHidden/>
              </w:rPr>
              <w:t>103</w:t>
            </w:r>
            <w:r>
              <w:rPr>
                <w:noProof/>
                <w:webHidden/>
              </w:rPr>
              <w:fldChar w:fldCharType="end"/>
            </w:r>
          </w:hyperlink>
        </w:p>
        <w:p w:rsidR="00C81BAD" w:rsidRDefault="00C81BAD">
          <w:pPr>
            <w:pStyle w:val="31"/>
            <w:tabs>
              <w:tab w:val="right" w:leader="dot" w:pos="8296"/>
            </w:tabs>
            <w:rPr>
              <w:noProof/>
            </w:rPr>
          </w:pPr>
          <w:hyperlink w:anchor="_Toc523521230" w:history="1">
            <w:r w:rsidRPr="00533EB4">
              <w:rPr>
                <w:rStyle w:val="a3"/>
                <w:rFonts w:ascii="宋体" w:eastAsia="宋体" w:hAnsi="宋体"/>
                <w:noProof/>
              </w:rPr>
              <w:t>√-HDU-2594-Simpsons’Hidden Talents</w:t>
            </w:r>
            <w:r>
              <w:rPr>
                <w:noProof/>
                <w:webHidden/>
              </w:rPr>
              <w:tab/>
            </w:r>
            <w:r>
              <w:rPr>
                <w:noProof/>
                <w:webHidden/>
              </w:rPr>
              <w:fldChar w:fldCharType="begin"/>
            </w:r>
            <w:r>
              <w:rPr>
                <w:noProof/>
                <w:webHidden/>
              </w:rPr>
              <w:instrText xml:space="preserve"> PAGEREF _Toc523521230 \h </w:instrText>
            </w:r>
            <w:r>
              <w:rPr>
                <w:noProof/>
                <w:webHidden/>
              </w:rPr>
            </w:r>
            <w:r>
              <w:rPr>
                <w:noProof/>
                <w:webHidden/>
              </w:rPr>
              <w:fldChar w:fldCharType="separate"/>
            </w:r>
            <w:r>
              <w:rPr>
                <w:noProof/>
                <w:webHidden/>
              </w:rPr>
              <w:t>110</w:t>
            </w:r>
            <w:r>
              <w:rPr>
                <w:noProof/>
                <w:webHidden/>
              </w:rPr>
              <w:fldChar w:fldCharType="end"/>
            </w:r>
          </w:hyperlink>
        </w:p>
        <w:p w:rsidR="00C81BAD" w:rsidRDefault="00C81BAD">
          <w:pPr>
            <w:pStyle w:val="31"/>
            <w:tabs>
              <w:tab w:val="right" w:leader="dot" w:pos="8296"/>
            </w:tabs>
            <w:rPr>
              <w:noProof/>
            </w:rPr>
          </w:pPr>
          <w:hyperlink w:anchor="_Toc523521231" w:history="1">
            <w:r w:rsidRPr="00533EB4">
              <w:rPr>
                <w:rStyle w:val="a3"/>
                <w:rFonts w:ascii="宋体" w:eastAsia="宋体" w:hAnsi="宋体"/>
                <w:noProof/>
              </w:rPr>
              <w:t>√-HDU-4300-Clairewd’s message</w:t>
            </w:r>
            <w:r>
              <w:rPr>
                <w:noProof/>
                <w:webHidden/>
              </w:rPr>
              <w:tab/>
            </w:r>
            <w:r>
              <w:rPr>
                <w:noProof/>
                <w:webHidden/>
              </w:rPr>
              <w:fldChar w:fldCharType="begin"/>
            </w:r>
            <w:r>
              <w:rPr>
                <w:noProof/>
                <w:webHidden/>
              </w:rPr>
              <w:instrText xml:space="preserve"> PAGEREF _Toc523521231 \h </w:instrText>
            </w:r>
            <w:r>
              <w:rPr>
                <w:noProof/>
                <w:webHidden/>
              </w:rPr>
            </w:r>
            <w:r>
              <w:rPr>
                <w:noProof/>
                <w:webHidden/>
              </w:rPr>
              <w:fldChar w:fldCharType="separate"/>
            </w:r>
            <w:r>
              <w:rPr>
                <w:noProof/>
                <w:webHidden/>
              </w:rPr>
              <w:t>111</w:t>
            </w:r>
            <w:r>
              <w:rPr>
                <w:noProof/>
                <w:webHidden/>
              </w:rPr>
              <w:fldChar w:fldCharType="end"/>
            </w:r>
          </w:hyperlink>
        </w:p>
        <w:p w:rsidR="00C81BAD" w:rsidRDefault="00C81BAD">
          <w:pPr>
            <w:pStyle w:val="31"/>
            <w:tabs>
              <w:tab w:val="right" w:leader="dot" w:pos="8296"/>
            </w:tabs>
            <w:rPr>
              <w:noProof/>
            </w:rPr>
          </w:pPr>
          <w:hyperlink w:anchor="_Toc523521232" w:history="1">
            <w:r w:rsidRPr="00533EB4">
              <w:rPr>
                <w:rStyle w:val="a3"/>
                <w:rFonts w:ascii="宋体" w:eastAsia="宋体" w:hAnsi="宋体"/>
                <w:noProof/>
              </w:rPr>
              <w:t>最小最大表示法</w:t>
            </w:r>
            <w:r>
              <w:rPr>
                <w:noProof/>
                <w:webHidden/>
              </w:rPr>
              <w:tab/>
            </w:r>
            <w:r>
              <w:rPr>
                <w:noProof/>
                <w:webHidden/>
              </w:rPr>
              <w:fldChar w:fldCharType="begin"/>
            </w:r>
            <w:r>
              <w:rPr>
                <w:noProof/>
                <w:webHidden/>
              </w:rPr>
              <w:instrText xml:space="preserve"> PAGEREF _Toc523521232 \h </w:instrText>
            </w:r>
            <w:r>
              <w:rPr>
                <w:noProof/>
                <w:webHidden/>
              </w:rPr>
            </w:r>
            <w:r>
              <w:rPr>
                <w:noProof/>
                <w:webHidden/>
              </w:rPr>
              <w:fldChar w:fldCharType="separate"/>
            </w:r>
            <w:r>
              <w:rPr>
                <w:noProof/>
                <w:webHidden/>
              </w:rPr>
              <w:t>113</w:t>
            </w:r>
            <w:r>
              <w:rPr>
                <w:noProof/>
                <w:webHidden/>
              </w:rPr>
              <w:fldChar w:fldCharType="end"/>
            </w:r>
          </w:hyperlink>
        </w:p>
        <w:p w:rsidR="00C81BAD" w:rsidRDefault="00C81BAD">
          <w:pPr>
            <w:pStyle w:val="21"/>
            <w:tabs>
              <w:tab w:val="right" w:leader="dot" w:pos="8296"/>
            </w:tabs>
            <w:rPr>
              <w:noProof/>
            </w:rPr>
          </w:pPr>
          <w:hyperlink w:anchor="_Toc523521233" w:history="1">
            <w:r w:rsidRPr="00533EB4">
              <w:rPr>
                <w:rStyle w:val="a3"/>
                <w:rFonts w:ascii="宋体" w:eastAsia="宋体" w:hAnsi="宋体"/>
                <w:noProof/>
              </w:rPr>
              <w:t>扩展KMP</w:t>
            </w:r>
            <w:r>
              <w:rPr>
                <w:noProof/>
                <w:webHidden/>
              </w:rPr>
              <w:tab/>
            </w:r>
            <w:r>
              <w:rPr>
                <w:noProof/>
                <w:webHidden/>
              </w:rPr>
              <w:fldChar w:fldCharType="begin"/>
            </w:r>
            <w:r>
              <w:rPr>
                <w:noProof/>
                <w:webHidden/>
              </w:rPr>
              <w:instrText xml:space="preserve"> PAGEREF _Toc523521233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21"/>
            <w:tabs>
              <w:tab w:val="right" w:leader="dot" w:pos="8296"/>
            </w:tabs>
            <w:rPr>
              <w:noProof/>
            </w:rPr>
          </w:pPr>
          <w:hyperlink w:anchor="_Toc523521234" w:history="1">
            <w:r w:rsidRPr="00533EB4">
              <w:rPr>
                <w:rStyle w:val="a3"/>
                <w:rFonts w:ascii="宋体" w:eastAsia="宋体" w:hAnsi="宋体"/>
                <w:noProof/>
              </w:rPr>
              <w:t>最长回文子串（Manacher算法）</w:t>
            </w:r>
            <w:r>
              <w:rPr>
                <w:noProof/>
                <w:webHidden/>
              </w:rPr>
              <w:tab/>
            </w:r>
            <w:r>
              <w:rPr>
                <w:noProof/>
                <w:webHidden/>
              </w:rPr>
              <w:fldChar w:fldCharType="begin"/>
            </w:r>
            <w:r>
              <w:rPr>
                <w:noProof/>
                <w:webHidden/>
              </w:rPr>
              <w:instrText xml:space="preserve"> PAGEREF _Toc523521234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21"/>
            <w:tabs>
              <w:tab w:val="right" w:leader="dot" w:pos="8296"/>
            </w:tabs>
            <w:rPr>
              <w:noProof/>
            </w:rPr>
          </w:pPr>
          <w:hyperlink w:anchor="_Toc523521235" w:history="1">
            <w:r w:rsidRPr="00533EB4">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_Toc523521235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21"/>
            <w:tabs>
              <w:tab w:val="right" w:leader="dot" w:pos="8296"/>
            </w:tabs>
            <w:rPr>
              <w:noProof/>
            </w:rPr>
          </w:pPr>
          <w:hyperlink w:anchor="_Toc523521236" w:history="1">
            <w:r w:rsidRPr="00533EB4">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_Toc523521236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21"/>
            <w:tabs>
              <w:tab w:val="right" w:leader="dot" w:pos="8296"/>
            </w:tabs>
            <w:rPr>
              <w:noProof/>
            </w:rPr>
          </w:pPr>
          <w:hyperlink w:anchor="_Toc523521237" w:history="1">
            <w:r w:rsidRPr="00533EB4">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_Toc523521237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21"/>
            <w:tabs>
              <w:tab w:val="right" w:leader="dot" w:pos="8296"/>
            </w:tabs>
            <w:rPr>
              <w:noProof/>
            </w:rPr>
          </w:pPr>
          <w:hyperlink w:anchor="_Toc523521238" w:history="1">
            <w:r w:rsidRPr="00533EB4">
              <w:rPr>
                <w:rStyle w:val="a3"/>
                <w:rFonts w:ascii="宋体" w:eastAsia="宋体" w:hAnsi="宋体"/>
                <w:noProof/>
              </w:rPr>
              <w:t>回文树-前置：后缀数组</w:t>
            </w:r>
            <w:r>
              <w:rPr>
                <w:noProof/>
                <w:webHidden/>
              </w:rPr>
              <w:tab/>
            </w:r>
            <w:r>
              <w:rPr>
                <w:noProof/>
                <w:webHidden/>
              </w:rPr>
              <w:fldChar w:fldCharType="begin"/>
            </w:r>
            <w:r>
              <w:rPr>
                <w:noProof/>
                <w:webHidden/>
              </w:rPr>
              <w:instrText xml:space="preserve"> PAGEREF _Toc523521238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11"/>
            <w:tabs>
              <w:tab w:val="right" w:leader="dot" w:pos="8296"/>
            </w:tabs>
            <w:rPr>
              <w:noProof/>
            </w:rPr>
          </w:pPr>
          <w:hyperlink w:anchor="_Toc523521239" w:history="1">
            <w:r w:rsidRPr="00533EB4">
              <w:rPr>
                <w:rStyle w:val="a3"/>
                <w:rFonts w:ascii="宋体" w:eastAsia="宋体" w:hAnsi="宋体"/>
                <w:noProof/>
              </w:rPr>
              <w:t>六、数据结构</w:t>
            </w:r>
            <w:r>
              <w:rPr>
                <w:noProof/>
                <w:webHidden/>
              </w:rPr>
              <w:tab/>
            </w:r>
            <w:r>
              <w:rPr>
                <w:noProof/>
                <w:webHidden/>
              </w:rPr>
              <w:fldChar w:fldCharType="begin"/>
            </w:r>
            <w:r>
              <w:rPr>
                <w:noProof/>
                <w:webHidden/>
              </w:rPr>
              <w:instrText xml:space="preserve"> PAGEREF _Toc523521239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21"/>
            <w:tabs>
              <w:tab w:val="right" w:leader="dot" w:pos="8296"/>
            </w:tabs>
            <w:rPr>
              <w:noProof/>
            </w:rPr>
          </w:pPr>
          <w:hyperlink w:anchor="_Toc523521240" w:history="1">
            <w:r w:rsidRPr="00533EB4">
              <w:rPr>
                <w:rStyle w:val="a3"/>
                <w:rFonts w:ascii="宋体" w:eastAsia="宋体" w:hAnsi="宋体"/>
                <w:noProof/>
              </w:rPr>
              <w:t>补题</w:t>
            </w:r>
            <w:r>
              <w:rPr>
                <w:noProof/>
                <w:webHidden/>
              </w:rPr>
              <w:tab/>
            </w:r>
            <w:r>
              <w:rPr>
                <w:noProof/>
                <w:webHidden/>
              </w:rPr>
              <w:fldChar w:fldCharType="begin"/>
            </w:r>
            <w:r>
              <w:rPr>
                <w:noProof/>
                <w:webHidden/>
              </w:rPr>
              <w:instrText xml:space="preserve"> PAGEREF _Toc523521240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31"/>
            <w:tabs>
              <w:tab w:val="right" w:leader="dot" w:pos="8296"/>
            </w:tabs>
            <w:rPr>
              <w:noProof/>
            </w:rPr>
          </w:pPr>
          <w:hyperlink w:anchor="_Toc523521241" w:history="1">
            <w:r w:rsidRPr="00533EB4">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_Toc523521241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31"/>
            <w:tabs>
              <w:tab w:val="right" w:leader="dot" w:pos="8296"/>
            </w:tabs>
            <w:rPr>
              <w:noProof/>
            </w:rPr>
          </w:pPr>
          <w:hyperlink w:anchor="_Toc523521242" w:history="1">
            <w:r w:rsidRPr="00533EB4">
              <w:rPr>
                <w:rStyle w:val="a3"/>
                <w:rFonts w:ascii="宋体" w:eastAsia="宋体" w:hAnsi="宋体"/>
                <w:noProof/>
              </w:rPr>
              <w:t>金牌题-前置：无</w:t>
            </w:r>
            <w:r>
              <w:rPr>
                <w:noProof/>
                <w:webHidden/>
              </w:rPr>
              <w:tab/>
            </w:r>
            <w:r>
              <w:rPr>
                <w:noProof/>
                <w:webHidden/>
              </w:rPr>
              <w:fldChar w:fldCharType="begin"/>
            </w:r>
            <w:r>
              <w:rPr>
                <w:noProof/>
                <w:webHidden/>
              </w:rPr>
              <w:instrText xml:space="preserve"> PAGEREF _Toc523521242 \h </w:instrText>
            </w:r>
            <w:r>
              <w:rPr>
                <w:noProof/>
                <w:webHidden/>
              </w:rPr>
            </w:r>
            <w:r>
              <w:rPr>
                <w:noProof/>
                <w:webHidden/>
              </w:rPr>
              <w:fldChar w:fldCharType="separate"/>
            </w:r>
            <w:r>
              <w:rPr>
                <w:noProof/>
                <w:webHidden/>
              </w:rPr>
              <w:t>114</w:t>
            </w:r>
            <w:r>
              <w:rPr>
                <w:noProof/>
                <w:webHidden/>
              </w:rPr>
              <w:fldChar w:fldCharType="end"/>
            </w:r>
          </w:hyperlink>
        </w:p>
        <w:p w:rsidR="00C81BAD" w:rsidRDefault="00C81BAD">
          <w:pPr>
            <w:pStyle w:val="21"/>
            <w:tabs>
              <w:tab w:val="right" w:leader="dot" w:pos="8296"/>
            </w:tabs>
            <w:rPr>
              <w:noProof/>
            </w:rPr>
          </w:pPr>
          <w:hyperlink w:anchor="_Toc523521243" w:history="1">
            <w:r w:rsidRPr="00533EB4">
              <w:rPr>
                <w:rStyle w:val="a3"/>
                <w:rFonts w:ascii="宋体" w:eastAsia="宋体" w:hAnsi="宋体"/>
                <w:noProof/>
              </w:rPr>
              <w:t>前缀和</w:t>
            </w:r>
            <w:r>
              <w:rPr>
                <w:noProof/>
                <w:webHidden/>
              </w:rPr>
              <w:tab/>
            </w:r>
            <w:r>
              <w:rPr>
                <w:noProof/>
                <w:webHidden/>
              </w:rPr>
              <w:fldChar w:fldCharType="begin"/>
            </w:r>
            <w:r>
              <w:rPr>
                <w:noProof/>
                <w:webHidden/>
              </w:rPr>
              <w:instrText xml:space="preserve"> PAGEREF _Toc523521243 \h </w:instrText>
            </w:r>
            <w:r>
              <w:rPr>
                <w:noProof/>
                <w:webHidden/>
              </w:rPr>
            </w:r>
            <w:r>
              <w:rPr>
                <w:noProof/>
                <w:webHidden/>
              </w:rPr>
              <w:fldChar w:fldCharType="separate"/>
            </w:r>
            <w:r>
              <w:rPr>
                <w:noProof/>
                <w:webHidden/>
              </w:rPr>
              <w:t>115</w:t>
            </w:r>
            <w:r>
              <w:rPr>
                <w:noProof/>
                <w:webHidden/>
              </w:rPr>
              <w:fldChar w:fldCharType="end"/>
            </w:r>
          </w:hyperlink>
        </w:p>
        <w:p w:rsidR="00C81BAD" w:rsidRDefault="00C81BAD">
          <w:pPr>
            <w:pStyle w:val="31"/>
            <w:tabs>
              <w:tab w:val="right" w:leader="dot" w:pos="8296"/>
            </w:tabs>
            <w:rPr>
              <w:noProof/>
            </w:rPr>
          </w:pPr>
          <w:hyperlink w:anchor="_Toc523521244" w:history="1">
            <w:r w:rsidRPr="00533EB4">
              <w:rPr>
                <w:rStyle w:val="a3"/>
                <w:rFonts w:ascii="宋体" w:eastAsia="宋体" w:hAnsi="宋体"/>
                <w:noProof/>
              </w:rPr>
              <w:t>√-2018百度之星程序设计大赛资格赛-1002-子串查询</w:t>
            </w:r>
            <w:r>
              <w:rPr>
                <w:noProof/>
                <w:webHidden/>
              </w:rPr>
              <w:tab/>
            </w:r>
            <w:r>
              <w:rPr>
                <w:noProof/>
                <w:webHidden/>
              </w:rPr>
              <w:fldChar w:fldCharType="begin"/>
            </w:r>
            <w:r>
              <w:rPr>
                <w:noProof/>
                <w:webHidden/>
              </w:rPr>
              <w:instrText xml:space="preserve"> PAGEREF _Toc523521244 \h </w:instrText>
            </w:r>
            <w:r>
              <w:rPr>
                <w:noProof/>
                <w:webHidden/>
              </w:rPr>
            </w:r>
            <w:r>
              <w:rPr>
                <w:noProof/>
                <w:webHidden/>
              </w:rPr>
              <w:fldChar w:fldCharType="separate"/>
            </w:r>
            <w:r>
              <w:rPr>
                <w:noProof/>
                <w:webHidden/>
              </w:rPr>
              <w:t>115</w:t>
            </w:r>
            <w:r>
              <w:rPr>
                <w:noProof/>
                <w:webHidden/>
              </w:rPr>
              <w:fldChar w:fldCharType="end"/>
            </w:r>
          </w:hyperlink>
        </w:p>
        <w:p w:rsidR="00C81BAD" w:rsidRDefault="00C81BAD">
          <w:pPr>
            <w:pStyle w:val="21"/>
            <w:tabs>
              <w:tab w:val="right" w:leader="dot" w:pos="8296"/>
            </w:tabs>
            <w:rPr>
              <w:noProof/>
            </w:rPr>
          </w:pPr>
          <w:hyperlink w:anchor="_Toc523521245" w:history="1">
            <w:r w:rsidRPr="00533EB4">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_Toc523521245 \h </w:instrText>
            </w:r>
            <w:r>
              <w:rPr>
                <w:noProof/>
                <w:webHidden/>
              </w:rPr>
            </w:r>
            <w:r>
              <w:rPr>
                <w:noProof/>
                <w:webHidden/>
              </w:rPr>
              <w:fldChar w:fldCharType="separate"/>
            </w:r>
            <w:r>
              <w:rPr>
                <w:noProof/>
                <w:webHidden/>
              </w:rPr>
              <w:t>116</w:t>
            </w:r>
            <w:r>
              <w:rPr>
                <w:noProof/>
                <w:webHidden/>
              </w:rPr>
              <w:fldChar w:fldCharType="end"/>
            </w:r>
          </w:hyperlink>
        </w:p>
        <w:p w:rsidR="00C81BAD" w:rsidRDefault="00C81BAD">
          <w:pPr>
            <w:pStyle w:val="31"/>
            <w:tabs>
              <w:tab w:val="right" w:leader="dot" w:pos="8296"/>
            </w:tabs>
            <w:rPr>
              <w:noProof/>
            </w:rPr>
          </w:pPr>
          <w:hyperlink w:anchor="_Toc523521246" w:history="1">
            <w:r w:rsidRPr="00533EB4">
              <w:rPr>
                <w:rStyle w:val="a3"/>
                <w:rFonts w:ascii="宋体" w:eastAsia="宋体" w:hAnsi="宋体"/>
                <w:noProof/>
              </w:rPr>
              <w:t>线段树：区间更新</w:t>
            </w:r>
            <w:r>
              <w:rPr>
                <w:noProof/>
                <w:webHidden/>
              </w:rPr>
              <w:tab/>
            </w:r>
            <w:r>
              <w:rPr>
                <w:noProof/>
                <w:webHidden/>
              </w:rPr>
              <w:fldChar w:fldCharType="begin"/>
            </w:r>
            <w:r>
              <w:rPr>
                <w:noProof/>
                <w:webHidden/>
              </w:rPr>
              <w:instrText xml:space="preserve"> PAGEREF _Toc523521246 \h </w:instrText>
            </w:r>
            <w:r>
              <w:rPr>
                <w:noProof/>
                <w:webHidden/>
              </w:rPr>
            </w:r>
            <w:r>
              <w:rPr>
                <w:noProof/>
                <w:webHidden/>
              </w:rPr>
              <w:fldChar w:fldCharType="separate"/>
            </w:r>
            <w:r>
              <w:rPr>
                <w:noProof/>
                <w:webHidden/>
              </w:rPr>
              <w:t>116</w:t>
            </w:r>
            <w:r>
              <w:rPr>
                <w:noProof/>
                <w:webHidden/>
              </w:rPr>
              <w:fldChar w:fldCharType="end"/>
            </w:r>
          </w:hyperlink>
        </w:p>
        <w:p w:rsidR="00C81BAD" w:rsidRDefault="00C81BAD">
          <w:pPr>
            <w:pStyle w:val="31"/>
            <w:tabs>
              <w:tab w:val="right" w:leader="dot" w:pos="8296"/>
            </w:tabs>
            <w:rPr>
              <w:noProof/>
            </w:rPr>
          </w:pPr>
          <w:hyperlink w:anchor="_Toc523521247" w:history="1">
            <w:r w:rsidRPr="00533EB4">
              <w:rPr>
                <w:rStyle w:val="a3"/>
                <w:rFonts w:ascii="宋体" w:eastAsia="宋体" w:hAnsi="宋体"/>
                <w:noProof/>
              </w:rPr>
              <w:t>线段树：区间合并</w:t>
            </w:r>
            <w:r>
              <w:rPr>
                <w:noProof/>
                <w:webHidden/>
              </w:rPr>
              <w:tab/>
            </w:r>
            <w:r>
              <w:rPr>
                <w:noProof/>
                <w:webHidden/>
              </w:rPr>
              <w:fldChar w:fldCharType="begin"/>
            </w:r>
            <w:r>
              <w:rPr>
                <w:noProof/>
                <w:webHidden/>
              </w:rPr>
              <w:instrText xml:space="preserve"> PAGEREF _Toc523521247 \h </w:instrText>
            </w:r>
            <w:r>
              <w:rPr>
                <w:noProof/>
                <w:webHidden/>
              </w:rPr>
            </w:r>
            <w:r>
              <w:rPr>
                <w:noProof/>
                <w:webHidden/>
              </w:rPr>
              <w:fldChar w:fldCharType="separate"/>
            </w:r>
            <w:r>
              <w:rPr>
                <w:noProof/>
                <w:webHidden/>
              </w:rPr>
              <w:t>124</w:t>
            </w:r>
            <w:r>
              <w:rPr>
                <w:noProof/>
                <w:webHidden/>
              </w:rPr>
              <w:fldChar w:fldCharType="end"/>
            </w:r>
          </w:hyperlink>
        </w:p>
        <w:p w:rsidR="00C81BAD" w:rsidRDefault="00C81BAD">
          <w:pPr>
            <w:pStyle w:val="21"/>
            <w:tabs>
              <w:tab w:val="right" w:leader="dot" w:pos="8296"/>
            </w:tabs>
            <w:rPr>
              <w:noProof/>
            </w:rPr>
          </w:pPr>
          <w:hyperlink w:anchor="_Toc523521248" w:history="1">
            <w:r w:rsidRPr="00533EB4">
              <w:rPr>
                <w:rStyle w:val="a3"/>
                <w:rFonts w:ascii="宋体" w:eastAsia="宋体" w:hAnsi="宋体"/>
                <w:noProof/>
              </w:rPr>
              <w:t>离散化&amp;扫描线</w:t>
            </w:r>
            <w:r>
              <w:rPr>
                <w:noProof/>
                <w:webHidden/>
              </w:rPr>
              <w:tab/>
            </w:r>
            <w:r>
              <w:rPr>
                <w:noProof/>
                <w:webHidden/>
              </w:rPr>
              <w:fldChar w:fldCharType="begin"/>
            </w:r>
            <w:r>
              <w:rPr>
                <w:noProof/>
                <w:webHidden/>
              </w:rPr>
              <w:instrText xml:space="preserve"> PAGEREF _Toc523521248 \h </w:instrText>
            </w:r>
            <w:r>
              <w:rPr>
                <w:noProof/>
                <w:webHidden/>
              </w:rPr>
            </w:r>
            <w:r>
              <w:rPr>
                <w:noProof/>
                <w:webHidden/>
              </w:rPr>
              <w:fldChar w:fldCharType="separate"/>
            </w:r>
            <w:r>
              <w:rPr>
                <w:noProof/>
                <w:webHidden/>
              </w:rPr>
              <w:t>127</w:t>
            </w:r>
            <w:r>
              <w:rPr>
                <w:noProof/>
                <w:webHidden/>
              </w:rPr>
              <w:fldChar w:fldCharType="end"/>
            </w:r>
          </w:hyperlink>
        </w:p>
        <w:p w:rsidR="00C81BAD" w:rsidRDefault="00C81BAD">
          <w:pPr>
            <w:pStyle w:val="31"/>
            <w:tabs>
              <w:tab w:val="right" w:leader="dot" w:pos="8296"/>
            </w:tabs>
            <w:rPr>
              <w:noProof/>
            </w:rPr>
          </w:pPr>
          <w:hyperlink w:anchor="_Toc523521249" w:history="1">
            <w:r w:rsidRPr="00533EB4">
              <w:rPr>
                <w:rStyle w:val="a3"/>
                <w:rFonts w:ascii="宋体" w:eastAsia="宋体" w:hAnsi="宋体"/>
                <w:noProof/>
              </w:rPr>
              <w:t>√-HDU-1542-Atlantis（矩形面积并）</w:t>
            </w:r>
            <w:r>
              <w:rPr>
                <w:noProof/>
                <w:webHidden/>
              </w:rPr>
              <w:tab/>
            </w:r>
            <w:r>
              <w:rPr>
                <w:noProof/>
                <w:webHidden/>
              </w:rPr>
              <w:fldChar w:fldCharType="begin"/>
            </w:r>
            <w:r>
              <w:rPr>
                <w:noProof/>
                <w:webHidden/>
              </w:rPr>
              <w:instrText xml:space="preserve"> PAGEREF _Toc523521249 \h </w:instrText>
            </w:r>
            <w:r>
              <w:rPr>
                <w:noProof/>
                <w:webHidden/>
              </w:rPr>
            </w:r>
            <w:r>
              <w:rPr>
                <w:noProof/>
                <w:webHidden/>
              </w:rPr>
              <w:fldChar w:fldCharType="separate"/>
            </w:r>
            <w:r>
              <w:rPr>
                <w:noProof/>
                <w:webHidden/>
              </w:rPr>
              <w:t>127</w:t>
            </w:r>
            <w:r>
              <w:rPr>
                <w:noProof/>
                <w:webHidden/>
              </w:rPr>
              <w:fldChar w:fldCharType="end"/>
            </w:r>
          </w:hyperlink>
        </w:p>
        <w:p w:rsidR="00C81BAD" w:rsidRDefault="00C81BAD">
          <w:pPr>
            <w:pStyle w:val="31"/>
            <w:tabs>
              <w:tab w:val="right" w:leader="dot" w:pos="8296"/>
            </w:tabs>
            <w:rPr>
              <w:noProof/>
            </w:rPr>
          </w:pPr>
          <w:hyperlink w:anchor="_Toc523521250" w:history="1">
            <w:r w:rsidRPr="00533EB4">
              <w:rPr>
                <w:rStyle w:val="a3"/>
                <w:rFonts w:ascii="宋体" w:eastAsia="宋体" w:hAnsi="宋体"/>
                <w:noProof/>
              </w:rPr>
              <w:t>√-HDU-5862-2016多校10-铜牌</w:t>
            </w:r>
            <w:r>
              <w:rPr>
                <w:noProof/>
                <w:webHidden/>
              </w:rPr>
              <w:tab/>
            </w:r>
            <w:r>
              <w:rPr>
                <w:noProof/>
                <w:webHidden/>
              </w:rPr>
              <w:fldChar w:fldCharType="begin"/>
            </w:r>
            <w:r>
              <w:rPr>
                <w:noProof/>
                <w:webHidden/>
              </w:rPr>
              <w:instrText xml:space="preserve"> PAGEREF _Toc523521250 \h </w:instrText>
            </w:r>
            <w:r>
              <w:rPr>
                <w:noProof/>
                <w:webHidden/>
              </w:rPr>
            </w:r>
            <w:r>
              <w:rPr>
                <w:noProof/>
                <w:webHidden/>
              </w:rPr>
              <w:fldChar w:fldCharType="separate"/>
            </w:r>
            <w:r>
              <w:rPr>
                <w:noProof/>
                <w:webHidden/>
              </w:rPr>
              <w:t>129</w:t>
            </w:r>
            <w:r>
              <w:rPr>
                <w:noProof/>
                <w:webHidden/>
              </w:rPr>
              <w:fldChar w:fldCharType="end"/>
            </w:r>
          </w:hyperlink>
        </w:p>
        <w:p w:rsidR="00C81BAD" w:rsidRDefault="00C81BAD">
          <w:pPr>
            <w:pStyle w:val="21"/>
            <w:tabs>
              <w:tab w:val="right" w:leader="dot" w:pos="8296"/>
            </w:tabs>
            <w:rPr>
              <w:noProof/>
            </w:rPr>
          </w:pPr>
          <w:hyperlink w:anchor="_Toc523521251" w:history="1">
            <w:r w:rsidRPr="00533EB4">
              <w:rPr>
                <w:rStyle w:val="a3"/>
                <w:rFonts w:ascii="宋体" w:eastAsia="宋体" w:hAnsi="宋体"/>
                <w:noProof/>
              </w:rPr>
              <w:t>二维线段树</w:t>
            </w:r>
            <w:r>
              <w:rPr>
                <w:noProof/>
                <w:webHidden/>
              </w:rPr>
              <w:tab/>
            </w:r>
            <w:r>
              <w:rPr>
                <w:noProof/>
                <w:webHidden/>
              </w:rPr>
              <w:fldChar w:fldCharType="begin"/>
            </w:r>
            <w:r>
              <w:rPr>
                <w:noProof/>
                <w:webHidden/>
              </w:rPr>
              <w:instrText xml:space="preserve"> PAGEREF _Toc523521251 \h </w:instrText>
            </w:r>
            <w:r>
              <w:rPr>
                <w:noProof/>
                <w:webHidden/>
              </w:rPr>
            </w:r>
            <w:r>
              <w:rPr>
                <w:noProof/>
                <w:webHidden/>
              </w:rPr>
              <w:fldChar w:fldCharType="separate"/>
            </w:r>
            <w:r>
              <w:rPr>
                <w:noProof/>
                <w:webHidden/>
              </w:rPr>
              <w:t>132</w:t>
            </w:r>
            <w:r>
              <w:rPr>
                <w:noProof/>
                <w:webHidden/>
              </w:rPr>
              <w:fldChar w:fldCharType="end"/>
            </w:r>
          </w:hyperlink>
        </w:p>
        <w:p w:rsidR="00C81BAD" w:rsidRDefault="00C81BAD">
          <w:pPr>
            <w:pStyle w:val="31"/>
            <w:tabs>
              <w:tab w:val="right" w:leader="dot" w:pos="8296"/>
            </w:tabs>
            <w:rPr>
              <w:noProof/>
            </w:rPr>
          </w:pPr>
          <w:hyperlink w:anchor="_Toc523521252" w:history="1">
            <w:r w:rsidRPr="00533EB4">
              <w:rPr>
                <w:rStyle w:val="a3"/>
                <w:rFonts w:ascii="宋体" w:eastAsia="宋体" w:hAnsi="宋体"/>
                <w:noProof/>
              </w:rPr>
              <w:t>TLE-POJ-2155-Matrix</w:t>
            </w:r>
            <w:r>
              <w:rPr>
                <w:noProof/>
                <w:webHidden/>
              </w:rPr>
              <w:tab/>
            </w:r>
            <w:r>
              <w:rPr>
                <w:noProof/>
                <w:webHidden/>
              </w:rPr>
              <w:fldChar w:fldCharType="begin"/>
            </w:r>
            <w:r>
              <w:rPr>
                <w:noProof/>
                <w:webHidden/>
              </w:rPr>
              <w:instrText xml:space="preserve"> PAGEREF _Toc523521252 \h </w:instrText>
            </w:r>
            <w:r>
              <w:rPr>
                <w:noProof/>
                <w:webHidden/>
              </w:rPr>
            </w:r>
            <w:r>
              <w:rPr>
                <w:noProof/>
                <w:webHidden/>
              </w:rPr>
              <w:fldChar w:fldCharType="separate"/>
            </w:r>
            <w:r>
              <w:rPr>
                <w:noProof/>
                <w:webHidden/>
              </w:rPr>
              <w:t>132</w:t>
            </w:r>
            <w:r>
              <w:rPr>
                <w:noProof/>
                <w:webHidden/>
              </w:rPr>
              <w:fldChar w:fldCharType="end"/>
            </w:r>
          </w:hyperlink>
        </w:p>
        <w:p w:rsidR="00C81BAD" w:rsidRDefault="00C81BAD">
          <w:pPr>
            <w:pStyle w:val="21"/>
            <w:tabs>
              <w:tab w:val="right" w:leader="dot" w:pos="8296"/>
            </w:tabs>
            <w:rPr>
              <w:noProof/>
            </w:rPr>
          </w:pPr>
          <w:hyperlink w:anchor="_Toc523521253" w:history="1">
            <w:r w:rsidRPr="00533EB4">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_Toc523521253 \h </w:instrText>
            </w:r>
            <w:r>
              <w:rPr>
                <w:noProof/>
                <w:webHidden/>
              </w:rPr>
            </w:r>
            <w:r>
              <w:rPr>
                <w:noProof/>
                <w:webHidden/>
              </w:rPr>
              <w:fldChar w:fldCharType="separate"/>
            </w:r>
            <w:r>
              <w:rPr>
                <w:noProof/>
                <w:webHidden/>
              </w:rPr>
              <w:t>132</w:t>
            </w:r>
            <w:r>
              <w:rPr>
                <w:noProof/>
                <w:webHidden/>
              </w:rPr>
              <w:fldChar w:fldCharType="end"/>
            </w:r>
          </w:hyperlink>
        </w:p>
        <w:p w:rsidR="00C81BAD" w:rsidRDefault="00C81BAD">
          <w:pPr>
            <w:pStyle w:val="31"/>
            <w:tabs>
              <w:tab w:val="right" w:leader="dot" w:pos="8296"/>
            </w:tabs>
            <w:rPr>
              <w:noProof/>
            </w:rPr>
          </w:pPr>
          <w:hyperlink w:anchor="_Toc523521254" w:history="1">
            <w:r w:rsidRPr="00533EB4">
              <w:rPr>
                <w:rStyle w:val="a3"/>
                <w:rFonts w:ascii="宋体" w:eastAsia="宋体" w:hAnsi="宋体"/>
                <w:noProof/>
              </w:rPr>
              <w:t>√-2018百度之星程序设计大赛资格赛-1005-序列计数</w:t>
            </w:r>
            <w:r>
              <w:rPr>
                <w:noProof/>
                <w:webHidden/>
              </w:rPr>
              <w:tab/>
            </w:r>
            <w:r>
              <w:rPr>
                <w:noProof/>
                <w:webHidden/>
              </w:rPr>
              <w:fldChar w:fldCharType="begin"/>
            </w:r>
            <w:r>
              <w:rPr>
                <w:noProof/>
                <w:webHidden/>
              </w:rPr>
              <w:instrText xml:space="preserve"> PAGEREF _Toc523521254 \h </w:instrText>
            </w:r>
            <w:r>
              <w:rPr>
                <w:noProof/>
                <w:webHidden/>
              </w:rPr>
            </w:r>
            <w:r>
              <w:rPr>
                <w:noProof/>
                <w:webHidden/>
              </w:rPr>
              <w:fldChar w:fldCharType="separate"/>
            </w:r>
            <w:r>
              <w:rPr>
                <w:noProof/>
                <w:webHidden/>
              </w:rPr>
              <w:t>132</w:t>
            </w:r>
            <w:r>
              <w:rPr>
                <w:noProof/>
                <w:webHidden/>
              </w:rPr>
              <w:fldChar w:fldCharType="end"/>
            </w:r>
          </w:hyperlink>
        </w:p>
        <w:p w:rsidR="00C81BAD" w:rsidRDefault="00C81BAD">
          <w:pPr>
            <w:pStyle w:val="31"/>
            <w:tabs>
              <w:tab w:val="right" w:leader="dot" w:pos="8296"/>
            </w:tabs>
            <w:rPr>
              <w:noProof/>
            </w:rPr>
          </w:pPr>
          <w:hyperlink w:anchor="_Toc523521255" w:history="1">
            <w:r w:rsidRPr="00533EB4">
              <w:rPr>
                <w:rStyle w:val="a3"/>
                <w:rFonts w:ascii="宋体" w:eastAsia="宋体" w:hAnsi="宋体"/>
                <w:noProof/>
              </w:rPr>
              <w:t>√-牛客网2018暑期多校5F-take</w:t>
            </w:r>
            <w:r>
              <w:rPr>
                <w:noProof/>
                <w:webHidden/>
              </w:rPr>
              <w:tab/>
            </w:r>
            <w:r>
              <w:rPr>
                <w:noProof/>
                <w:webHidden/>
              </w:rPr>
              <w:fldChar w:fldCharType="begin"/>
            </w:r>
            <w:r>
              <w:rPr>
                <w:noProof/>
                <w:webHidden/>
              </w:rPr>
              <w:instrText xml:space="preserve"> PAGEREF _Toc523521255 \h </w:instrText>
            </w:r>
            <w:r>
              <w:rPr>
                <w:noProof/>
                <w:webHidden/>
              </w:rPr>
            </w:r>
            <w:r>
              <w:rPr>
                <w:noProof/>
                <w:webHidden/>
              </w:rPr>
              <w:fldChar w:fldCharType="separate"/>
            </w:r>
            <w:r>
              <w:rPr>
                <w:noProof/>
                <w:webHidden/>
              </w:rPr>
              <w:t>135</w:t>
            </w:r>
            <w:r>
              <w:rPr>
                <w:noProof/>
                <w:webHidden/>
              </w:rPr>
              <w:fldChar w:fldCharType="end"/>
            </w:r>
          </w:hyperlink>
        </w:p>
        <w:p w:rsidR="00C81BAD" w:rsidRDefault="00C81BAD">
          <w:pPr>
            <w:pStyle w:val="31"/>
            <w:tabs>
              <w:tab w:val="right" w:leader="dot" w:pos="8296"/>
            </w:tabs>
            <w:rPr>
              <w:noProof/>
            </w:rPr>
          </w:pPr>
          <w:hyperlink w:anchor="_Toc523521256" w:history="1">
            <w:r w:rsidRPr="00533EB4">
              <w:rPr>
                <w:rStyle w:val="a3"/>
                <w:rFonts w:ascii="宋体" w:eastAsia="宋体" w:hAnsi="宋体"/>
                <w:noProof/>
              </w:rPr>
              <w:t>√-牛客网2018暑期多校1J-Different Integers</w:t>
            </w:r>
            <w:r>
              <w:rPr>
                <w:noProof/>
                <w:webHidden/>
              </w:rPr>
              <w:tab/>
            </w:r>
            <w:r>
              <w:rPr>
                <w:noProof/>
                <w:webHidden/>
              </w:rPr>
              <w:fldChar w:fldCharType="begin"/>
            </w:r>
            <w:r>
              <w:rPr>
                <w:noProof/>
                <w:webHidden/>
              </w:rPr>
              <w:instrText xml:space="preserve"> PAGEREF _Toc523521256 \h </w:instrText>
            </w:r>
            <w:r>
              <w:rPr>
                <w:noProof/>
                <w:webHidden/>
              </w:rPr>
            </w:r>
            <w:r>
              <w:rPr>
                <w:noProof/>
                <w:webHidden/>
              </w:rPr>
              <w:fldChar w:fldCharType="separate"/>
            </w:r>
            <w:r>
              <w:rPr>
                <w:noProof/>
                <w:webHidden/>
              </w:rPr>
              <w:t>137</w:t>
            </w:r>
            <w:r>
              <w:rPr>
                <w:noProof/>
                <w:webHidden/>
              </w:rPr>
              <w:fldChar w:fldCharType="end"/>
            </w:r>
          </w:hyperlink>
        </w:p>
        <w:p w:rsidR="00C81BAD" w:rsidRDefault="00C81BAD">
          <w:pPr>
            <w:pStyle w:val="31"/>
            <w:tabs>
              <w:tab w:val="right" w:leader="dot" w:pos="8296"/>
            </w:tabs>
            <w:rPr>
              <w:noProof/>
            </w:rPr>
          </w:pPr>
          <w:hyperlink w:anchor="_Toc523521257" w:history="1">
            <w:r w:rsidRPr="00533EB4">
              <w:rPr>
                <w:rStyle w:val="a3"/>
                <w:rFonts w:ascii="宋体" w:eastAsia="宋体" w:hAnsi="宋体"/>
                <w:noProof/>
              </w:rPr>
              <w:t>√-HDU-5861-2016多校10-铜牌</w:t>
            </w:r>
            <w:r>
              <w:rPr>
                <w:noProof/>
                <w:webHidden/>
              </w:rPr>
              <w:tab/>
            </w:r>
            <w:r>
              <w:rPr>
                <w:noProof/>
                <w:webHidden/>
              </w:rPr>
              <w:fldChar w:fldCharType="begin"/>
            </w:r>
            <w:r>
              <w:rPr>
                <w:noProof/>
                <w:webHidden/>
              </w:rPr>
              <w:instrText xml:space="preserve"> PAGEREF _Toc523521257 \h </w:instrText>
            </w:r>
            <w:r>
              <w:rPr>
                <w:noProof/>
                <w:webHidden/>
              </w:rPr>
            </w:r>
            <w:r>
              <w:rPr>
                <w:noProof/>
                <w:webHidden/>
              </w:rPr>
              <w:fldChar w:fldCharType="separate"/>
            </w:r>
            <w:r>
              <w:rPr>
                <w:noProof/>
                <w:webHidden/>
              </w:rPr>
              <w:t>139</w:t>
            </w:r>
            <w:r>
              <w:rPr>
                <w:noProof/>
                <w:webHidden/>
              </w:rPr>
              <w:fldChar w:fldCharType="end"/>
            </w:r>
          </w:hyperlink>
        </w:p>
        <w:p w:rsidR="00C81BAD" w:rsidRDefault="00C81BAD">
          <w:pPr>
            <w:pStyle w:val="21"/>
            <w:tabs>
              <w:tab w:val="right" w:leader="dot" w:pos="8296"/>
            </w:tabs>
            <w:rPr>
              <w:noProof/>
            </w:rPr>
          </w:pPr>
          <w:hyperlink w:anchor="_Toc523521258" w:history="1">
            <w:r w:rsidRPr="00533EB4">
              <w:rPr>
                <w:rStyle w:val="a3"/>
                <w:rFonts w:ascii="宋体" w:eastAsia="宋体" w:hAnsi="宋体"/>
                <w:noProof/>
              </w:rPr>
              <w:t>树状数组</w:t>
            </w:r>
            <w:r>
              <w:rPr>
                <w:noProof/>
                <w:webHidden/>
              </w:rPr>
              <w:tab/>
            </w:r>
            <w:r>
              <w:rPr>
                <w:noProof/>
                <w:webHidden/>
              </w:rPr>
              <w:fldChar w:fldCharType="begin"/>
            </w:r>
            <w:r>
              <w:rPr>
                <w:noProof/>
                <w:webHidden/>
              </w:rPr>
              <w:instrText xml:space="preserve"> PAGEREF _Toc523521258 \h </w:instrText>
            </w:r>
            <w:r>
              <w:rPr>
                <w:noProof/>
                <w:webHidden/>
              </w:rPr>
            </w:r>
            <w:r>
              <w:rPr>
                <w:noProof/>
                <w:webHidden/>
              </w:rPr>
              <w:fldChar w:fldCharType="separate"/>
            </w:r>
            <w:r>
              <w:rPr>
                <w:noProof/>
                <w:webHidden/>
              </w:rPr>
              <w:t>143</w:t>
            </w:r>
            <w:r>
              <w:rPr>
                <w:noProof/>
                <w:webHidden/>
              </w:rPr>
              <w:fldChar w:fldCharType="end"/>
            </w:r>
          </w:hyperlink>
        </w:p>
        <w:p w:rsidR="00C81BAD" w:rsidRDefault="00C81BAD">
          <w:pPr>
            <w:pStyle w:val="21"/>
            <w:tabs>
              <w:tab w:val="right" w:leader="dot" w:pos="8296"/>
            </w:tabs>
            <w:rPr>
              <w:noProof/>
            </w:rPr>
          </w:pPr>
          <w:hyperlink w:anchor="_Toc523521259" w:history="1">
            <w:r w:rsidRPr="00533EB4">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_Toc523521259 \h </w:instrText>
            </w:r>
            <w:r>
              <w:rPr>
                <w:noProof/>
                <w:webHidden/>
              </w:rPr>
            </w:r>
            <w:r>
              <w:rPr>
                <w:noProof/>
                <w:webHidden/>
              </w:rPr>
              <w:fldChar w:fldCharType="separate"/>
            </w:r>
            <w:r>
              <w:rPr>
                <w:noProof/>
                <w:webHidden/>
              </w:rPr>
              <w:t>143</w:t>
            </w:r>
            <w:r>
              <w:rPr>
                <w:noProof/>
                <w:webHidden/>
              </w:rPr>
              <w:fldChar w:fldCharType="end"/>
            </w:r>
          </w:hyperlink>
        </w:p>
        <w:p w:rsidR="00C81BAD" w:rsidRDefault="00C81BAD">
          <w:pPr>
            <w:pStyle w:val="31"/>
            <w:tabs>
              <w:tab w:val="right" w:leader="dot" w:pos="8296"/>
            </w:tabs>
            <w:rPr>
              <w:noProof/>
            </w:rPr>
          </w:pPr>
          <w:hyperlink w:anchor="_Toc523521260" w:history="1">
            <w:r w:rsidRPr="00533EB4">
              <w:rPr>
                <w:rStyle w:val="a3"/>
                <w:rFonts w:ascii="宋体" w:eastAsia="宋体" w:hAnsi="宋体"/>
                <w:noProof/>
              </w:rPr>
              <w:t>题库</w:t>
            </w:r>
            <w:r>
              <w:rPr>
                <w:noProof/>
                <w:webHidden/>
              </w:rPr>
              <w:tab/>
            </w:r>
            <w:r>
              <w:rPr>
                <w:noProof/>
                <w:webHidden/>
              </w:rPr>
              <w:fldChar w:fldCharType="begin"/>
            </w:r>
            <w:r>
              <w:rPr>
                <w:noProof/>
                <w:webHidden/>
              </w:rPr>
              <w:instrText xml:space="preserve"> PAGEREF _Toc523521260 \h </w:instrText>
            </w:r>
            <w:r>
              <w:rPr>
                <w:noProof/>
                <w:webHidden/>
              </w:rPr>
            </w:r>
            <w:r>
              <w:rPr>
                <w:noProof/>
                <w:webHidden/>
              </w:rPr>
              <w:fldChar w:fldCharType="separate"/>
            </w:r>
            <w:r>
              <w:rPr>
                <w:noProof/>
                <w:webHidden/>
              </w:rPr>
              <w:t>143</w:t>
            </w:r>
            <w:r>
              <w:rPr>
                <w:noProof/>
                <w:webHidden/>
              </w:rPr>
              <w:fldChar w:fldCharType="end"/>
            </w:r>
          </w:hyperlink>
        </w:p>
        <w:p w:rsidR="00C81BAD" w:rsidRDefault="00C81BAD">
          <w:pPr>
            <w:pStyle w:val="21"/>
            <w:tabs>
              <w:tab w:val="right" w:leader="dot" w:pos="8296"/>
            </w:tabs>
            <w:rPr>
              <w:noProof/>
            </w:rPr>
          </w:pPr>
          <w:hyperlink w:anchor="_Toc523521261" w:history="1">
            <w:r w:rsidRPr="00533EB4">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_Toc523521261 \h </w:instrText>
            </w:r>
            <w:r>
              <w:rPr>
                <w:noProof/>
                <w:webHidden/>
              </w:rPr>
            </w:r>
            <w:r>
              <w:rPr>
                <w:noProof/>
                <w:webHidden/>
              </w:rPr>
              <w:fldChar w:fldCharType="separate"/>
            </w:r>
            <w:r>
              <w:rPr>
                <w:noProof/>
                <w:webHidden/>
              </w:rPr>
              <w:t>143</w:t>
            </w:r>
            <w:r>
              <w:rPr>
                <w:noProof/>
                <w:webHidden/>
              </w:rPr>
              <w:fldChar w:fldCharType="end"/>
            </w:r>
          </w:hyperlink>
        </w:p>
        <w:p w:rsidR="00C81BAD" w:rsidRDefault="00C81BAD">
          <w:pPr>
            <w:pStyle w:val="31"/>
            <w:tabs>
              <w:tab w:val="right" w:leader="dot" w:pos="8296"/>
            </w:tabs>
            <w:rPr>
              <w:noProof/>
            </w:rPr>
          </w:pPr>
          <w:hyperlink w:anchor="_Toc523521262" w:history="1">
            <w:r w:rsidRPr="00533EB4">
              <w:rPr>
                <w:rStyle w:val="a3"/>
                <w:rFonts w:ascii="宋体" w:eastAsia="宋体" w:hAnsi="宋体"/>
                <w:noProof/>
              </w:rPr>
              <w:t>牛客网2018暑期多校第1场J-Differenct Numbers</w:t>
            </w:r>
            <w:r>
              <w:rPr>
                <w:noProof/>
                <w:webHidden/>
              </w:rPr>
              <w:tab/>
            </w:r>
            <w:r>
              <w:rPr>
                <w:noProof/>
                <w:webHidden/>
              </w:rPr>
              <w:fldChar w:fldCharType="begin"/>
            </w:r>
            <w:r>
              <w:rPr>
                <w:noProof/>
                <w:webHidden/>
              </w:rPr>
              <w:instrText xml:space="preserve"> PAGEREF _Toc523521262 \h </w:instrText>
            </w:r>
            <w:r>
              <w:rPr>
                <w:noProof/>
                <w:webHidden/>
              </w:rPr>
            </w:r>
            <w:r>
              <w:rPr>
                <w:noProof/>
                <w:webHidden/>
              </w:rPr>
              <w:fldChar w:fldCharType="separate"/>
            </w:r>
            <w:r>
              <w:rPr>
                <w:noProof/>
                <w:webHidden/>
              </w:rPr>
              <w:t>144</w:t>
            </w:r>
            <w:r>
              <w:rPr>
                <w:noProof/>
                <w:webHidden/>
              </w:rPr>
              <w:fldChar w:fldCharType="end"/>
            </w:r>
          </w:hyperlink>
        </w:p>
        <w:p w:rsidR="00C81BAD" w:rsidRDefault="00C81BAD">
          <w:pPr>
            <w:pStyle w:val="31"/>
            <w:tabs>
              <w:tab w:val="right" w:leader="dot" w:pos="8296"/>
            </w:tabs>
            <w:rPr>
              <w:noProof/>
            </w:rPr>
          </w:pPr>
          <w:hyperlink w:anchor="_Toc523521263" w:history="1">
            <w:r w:rsidRPr="00533EB4">
              <w:rPr>
                <w:rStyle w:val="a3"/>
                <w:rFonts w:ascii="宋体" w:eastAsia="宋体" w:hAnsi="宋体"/>
                <w:noProof/>
              </w:rPr>
              <w:t>题库</w:t>
            </w:r>
            <w:r>
              <w:rPr>
                <w:noProof/>
                <w:webHidden/>
              </w:rPr>
              <w:tab/>
            </w:r>
            <w:r>
              <w:rPr>
                <w:noProof/>
                <w:webHidden/>
              </w:rPr>
              <w:fldChar w:fldCharType="begin"/>
            </w:r>
            <w:r>
              <w:rPr>
                <w:noProof/>
                <w:webHidden/>
              </w:rPr>
              <w:instrText xml:space="preserve"> PAGEREF _Toc523521263 \h </w:instrText>
            </w:r>
            <w:r>
              <w:rPr>
                <w:noProof/>
                <w:webHidden/>
              </w:rPr>
            </w:r>
            <w:r>
              <w:rPr>
                <w:noProof/>
                <w:webHidden/>
              </w:rPr>
              <w:fldChar w:fldCharType="separate"/>
            </w:r>
            <w:r>
              <w:rPr>
                <w:noProof/>
                <w:webHidden/>
              </w:rPr>
              <w:t>145</w:t>
            </w:r>
            <w:r>
              <w:rPr>
                <w:noProof/>
                <w:webHidden/>
              </w:rPr>
              <w:fldChar w:fldCharType="end"/>
            </w:r>
          </w:hyperlink>
        </w:p>
        <w:p w:rsidR="00C81BAD" w:rsidRDefault="00C81BAD">
          <w:pPr>
            <w:pStyle w:val="21"/>
            <w:tabs>
              <w:tab w:val="right" w:leader="dot" w:pos="8296"/>
            </w:tabs>
            <w:rPr>
              <w:noProof/>
            </w:rPr>
          </w:pPr>
          <w:hyperlink w:anchor="_Toc523521264" w:history="1">
            <w:r w:rsidRPr="00533EB4">
              <w:rPr>
                <w:rStyle w:val="a3"/>
                <w:rFonts w:ascii="宋体" w:eastAsia="宋体" w:hAnsi="宋体"/>
                <w:noProof/>
              </w:rPr>
              <w:t>ST表（Sparse Table）</w:t>
            </w:r>
            <w:r>
              <w:rPr>
                <w:noProof/>
                <w:webHidden/>
              </w:rPr>
              <w:tab/>
            </w:r>
            <w:r>
              <w:rPr>
                <w:noProof/>
                <w:webHidden/>
              </w:rPr>
              <w:fldChar w:fldCharType="begin"/>
            </w:r>
            <w:r>
              <w:rPr>
                <w:noProof/>
                <w:webHidden/>
              </w:rPr>
              <w:instrText xml:space="preserve"> PAGEREF _Toc523521264 \h </w:instrText>
            </w:r>
            <w:r>
              <w:rPr>
                <w:noProof/>
                <w:webHidden/>
              </w:rPr>
            </w:r>
            <w:r>
              <w:rPr>
                <w:noProof/>
                <w:webHidden/>
              </w:rPr>
              <w:fldChar w:fldCharType="separate"/>
            </w:r>
            <w:r>
              <w:rPr>
                <w:noProof/>
                <w:webHidden/>
              </w:rPr>
              <w:t>146</w:t>
            </w:r>
            <w:r>
              <w:rPr>
                <w:noProof/>
                <w:webHidden/>
              </w:rPr>
              <w:fldChar w:fldCharType="end"/>
            </w:r>
          </w:hyperlink>
        </w:p>
        <w:p w:rsidR="00C81BAD" w:rsidRDefault="00C81BAD">
          <w:pPr>
            <w:pStyle w:val="31"/>
            <w:tabs>
              <w:tab w:val="right" w:leader="dot" w:pos="8296"/>
            </w:tabs>
            <w:rPr>
              <w:noProof/>
            </w:rPr>
          </w:pPr>
          <w:hyperlink w:anchor="_Toc523521265" w:history="1">
            <w:r w:rsidRPr="00533EB4">
              <w:rPr>
                <w:rStyle w:val="a3"/>
                <w:rFonts w:ascii="宋体" w:eastAsia="宋体" w:hAnsi="宋体"/>
                <w:noProof/>
              </w:rPr>
              <w:t>ST表与线段树</w:t>
            </w:r>
            <w:r>
              <w:rPr>
                <w:noProof/>
                <w:webHidden/>
              </w:rPr>
              <w:tab/>
            </w:r>
            <w:r>
              <w:rPr>
                <w:noProof/>
                <w:webHidden/>
              </w:rPr>
              <w:fldChar w:fldCharType="begin"/>
            </w:r>
            <w:r>
              <w:rPr>
                <w:noProof/>
                <w:webHidden/>
              </w:rPr>
              <w:instrText xml:space="preserve"> PAGEREF _Toc523521265 \h </w:instrText>
            </w:r>
            <w:r>
              <w:rPr>
                <w:noProof/>
                <w:webHidden/>
              </w:rPr>
            </w:r>
            <w:r>
              <w:rPr>
                <w:noProof/>
                <w:webHidden/>
              </w:rPr>
              <w:fldChar w:fldCharType="separate"/>
            </w:r>
            <w:r>
              <w:rPr>
                <w:noProof/>
                <w:webHidden/>
              </w:rPr>
              <w:t>146</w:t>
            </w:r>
            <w:r>
              <w:rPr>
                <w:noProof/>
                <w:webHidden/>
              </w:rPr>
              <w:fldChar w:fldCharType="end"/>
            </w:r>
          </w:hyperlink>
        </w:p>
        <w:p w:rsidR="00C81BAD" w:rsidRDefault="00C81BAD">
          <w:pPr>
            <w:pStyle w:val="31"/>
            <w:tabs>
              <w:tab w:val="right" w:leader="dot" w:pos="8296"/>
            </w:tabs>
            <w:rPr>
              <w:noProof/>
            </w:rPr>
          </w:pPr>
          <w:hyperlink w:anchor="_Toc523521266" w:history="1">
            <w:r w:rsidRPr="00533EB4">
              <w:rPr>
                <w:rStyle w:val="a3"/>
                <w:rFonts w:ascii="宋体" w:eastAsia="宋体" w:hAnsi="宋体"/>
                <w:noProof/>
              </w:rPr>
              <w:t>题库</w:t>
            </w:r>
            <w:r>
              <w:rPr>
                <w:noProof/>
                <w:webHidden/>
              </w:rPr>
              <w:tab/>
            </w:r>
            <w:r>
              <w:rPr>
                <w:noProof/>
                <w:webHidden/>
              </w:rPr>
              <w:fldChar w:fldCharType="begin"/>
            </w:r>
            <w:r>
              <w:rPr>
                <w:noProof/>
                <w:webHidden/>
              </w:rPr>
              <w:instrText xml:space="preserve"> PAGEREF _Toc523521266 \h </w:instrText>
            </w:r>
            <w:r>
              <w:rPr>
                <w:noProof/>
                <w:webHidden/>
              </w:rPr>
            </w:r>
            <w:r>
              <w:rPr>
                <w:noProof/>
                <w:webHidden/>
              </w:rPr>
              <w:fldChar w:fldCharType="separate"/>
            </w:r>
            <w:r>
              <w:rPr>
                <w:noProof/>
                <w:webHidden/>
              </w:rPr>
              <w:t>146</w:t>
            </w:r>
            <w:r>
              <w:rPr>
                <w:noProof/>
                <w:webHidden/>
              </w:rPr>
              <w:fldChar w:fldCharType="end"/>
            </w:r>
          </w:hyperlink>
        </w:p>
        <w:p w:rsidR="00C81BAD" w:rsidRDefault="00C81BAD">
          <w:pPr>
            <w:pStyle w:val="21"/>
            <w:tabs>
              <w:tab w:val="right" w:leader="dot" w:pos="8296"/>
            </w:tabs>
            <w:rPr>
              <w:noProof/>
            </w:rPr>
          </w:pPr>
          <w:hyperlink w:anchor="_Toc523521267" w:history="1">
            <w:r w:rsidRPr="00533EB4">
              <w:rPr>
                <w:rStyle w:val="a3"/>
                <w:rFonts w:ascii="宋体" w:eastAsia="宋体" w:hAnsi="宋体"/>
                <w:noProof/>
              </w:rPr>
              <w:t>主席树</w:t>
            </w:r>
            <w:r>
              <w:rPr>
                <w:noProof/>
                <w:webHidden/>
              </w:rPr>
              <w:tab/>
            </w:r>
            <w:r>
              <w:rPr>
                <w:noProof/>
                <w:webHidden/>
              </w:rPr>
              <w:fldChar w:fldCharType="begin"/>
            </w:r>
            <w:r>
              <w:rPr>
                <w:noProof/>
                <w:webHidden/>
              </w:rPr>
              <w:instrText xml:space="preserve"> PAGEREF _Toc523521267 \h </w:instrText>
            </w:r>
            <w:r>
              <w:rPr>
                <w:noProof/>
                <w:webHidden/>
              </w:rPr>
            </w:r>
            <w:r>
              <w:rPr>
                <w:noProof/>
                <w:webHidden/>
              </w:rPr>
              <w:fldChar w:fldCharType="separate"/>
            </w:r>
            <w:r>
              <w:rPr>
                <w:noProof/>
                <w:webHidden/>
              </w:rPr>
              <w:t>147</w:t>
            </w:r>
            <w:r>
              <w:rPr>
                <w:noProof/>
                <w:webHidden/>
              </w:rPr>
              <w:fldChar w:fldCharType="end"/>
            </w:r>
          </w:hyperlink>
        </w:p>
        <w:p w:rsidR="00C81BAD" w:rsidRDefault="00C81BAD">
          <w:pPr>
            <w:pStyle w:val="11"/>
            <w:tabs>
              <w:tab w:val="right" w:leader="dot" w:pos="8296"/>
            </w:tabs>
            <w:rPr>
              <w:noProof/>
            </w:rPr>
          </w:pPr>
          <w:hyperlink w:anchor="_Toc523521268" w:history="1">
            <w:r w:rsidRPr="00533EB4">
              <w:rPr>
                <w:rStyle w:val="a3"/>
                <w:rFonts w:ascii="宋体" w:eastAsia="宋体" w:hAnsi="宋体"/>
                <w:noProof/>
              </w:rPr>
              <w:t>七、数学</w:t>
            </w:r>
            <w:r>
              <w:rPr>
                <w:noProof/>
                <w:webHidden/>
              </w:rPr>
              <w:tab/>
            </w:r>
            <w:r>
              <w:rPr>
                <w:noProof/>
                <w:webHidden/>
              </w:rPr>
              <w:fldChar w:fldCharType="begin"/>
            </w:r>
            <w:r>
              <w:rPr>
                <w:noProof/>
                <w:webHidden/>
              </w:rPr>
              <w:instrText xml:space="preserve"> PAGEREF _Toc523521268 \h </w:instrText>
            </w:r>
            <w:r>
              <w:rPr>
                <w:noProof/>
                <w:webHidden/>
              </w:rPr>
            </w:r>
            <w:r>
              <w:rPr>
                <w:noProof/>
                <w:webHidden/>
              </w:rPr>
              <w:fldChar w:fldCharType="separate"/>
            </w:r>
            <w:r>
              <w:rPr>
                <w:noProof/>
                <w:webHidden/>
              </w:rPr>
              <w:t>147</w:t>
            </w:r>
            <w:r>
              <w:rPr>
                <w:noProof/>
                <w:webHidden/>
              </w:rPr>
              <w:fldChar w:fldCharType="end"/>
            </w:r>
          </w:hyperlink>
        </w:p>
        <w:p w:rsidR="00C81BAD" w:rsidRDefault="00C81BAD">
          <w:pPr>
            <w:pStyle w:val="21"/>
            <w:tabs>
              <w:tab w:val="right" w:leader="dot" w:pos="8296"/>
            </w:tabs>
            <w:rPr>
              <w:noProof/>
            </w:rPr>
          </w:pPr>
          <w:hyperlink w:anchor="_Toc523521269" w:history="1">
            <w:r w:rsidRPr="00533EB4">
              <w:rPr>
                <w:rStyle w:val="a3"/>
                <w:rFonts w:ascii="宋体" w:eastAsia="宋体" w:hAnsi="宋体"/>
                <w:noProof/>
              </w:rPr>
              <w:t>补题</w:t>
            </w:r>
            <w:r>
              <w:rPr>
                <w:noProof/>
                <w:webHidden/>
              </w:rPr>
              <w:tab/>
            </w:r>
            <w:r>
              <w:rPr>
                <w:noProof/>
                <w:webHidden/>
              </w:rPr>
              <w:fldChar w:fldCharType="begin"/>
            </w:r>
            <w:r>
              <w:rPr>
                <w:noProof/>
                <w:webHidden/>
              </w:rPr>
              <w:instrText xml:space="preserve"> PAGEREF _Toc523521269 \h </w:instrText>
            </w:r>
            <w:r>
              <w:rPr>
                <w:noProof/>
                <w:webHidden/>
              </w:rPr>
            </w:r>
            <w:r>
              <w:rPr>
                <w:noProof/>
                <w:webHidden/>
              </w:rPr>
              <w:fldChar w:fldCharType="separate"/>
            </w:r>
            <w:r>
              <w:rPr>
                <w:noProof/>
                <w:webHidden/>
              </w:rPr>
              <w:t>147</w:t>
            </w:r>
            <w:r>
              <w:rPr>
                <w:noProof/>
                <w:webHidden/>
              </w:rPr>
              <w:fldChar w:fldCharType="end"/>
            </w:r>
          </w:hyperlink>
        </w:p>
        <w:p w:rsidR="00C81BAD" w:rsidRDefault="00C81BAD">
          <w:pPr>
            <w:pStyle w:val="31"/>
            <w:tabs>
              <w:tab w:val="right" w:leader="dot" w:pos="8296"/>
            </w:tabs>
            <w:rPr>
              <w:noProof/>
            </w:rPr>
          </w:pPr>
          <w:hyperlink w:anchor="_Toc523521270" w:history="1">
            <w:r w:rsidRPr="00533EB4">
              <w:rPr>
                <w:rStyle w:val="a3"/>
                <w:rFonts w:ascii="宋体" w:eastAsia="宋体" w:hAnsi="宋体"/>
                <w:noProof/>
              </w:rPr>
              <w:t>银牌题-前置：凸包/随机化算法</w:t>
            </w:r>
            <w:r>
              <w:rPr>
                <w:noProof/>
                <w:webHidden/>
              </w:rPr>
              <w:tab/>
            </w:r>
            <w:r>
              <w:rPr>
                <w:noProof/>
                <w:webHidden/>
              </w:rPr>
              <w:fldChar w:fldCharType="begin"/>
            </w:r>
            <w:r>
              <w:rPr>
                <w:noProof/>
                <w:webHidden/>
              </w:rPr>
              <w:instrText xml:space="preserve"> PAGEREF _Toc523521270 \h </w:instrText>
            </w:r>
            <w:r>
              <w:rPr>
                <w:noProof/>
                <w:webHidden/>
              </w:rPr>
            </w:r>
            <w:r>
              <w:rPr>
                <w:noProof/>
                <w:webHidden/>
              </w:rPr>
              <w:fldChar w:fldCharType="separate"/>
            </w:r>
            <w:r>
              <w:rPr>
                <w:noProof/>
                <w:webHidden/>
              </w:rPr>
              <w:t>147</w:t>
            </w:r>
            <w:r>
              <w:rPr>
                <w:noProof/>
                <w:webHidden/>
              </w:rPr>
              <w:fldChar w:fldCharType="end"/>
            </w:r>
          </w:hyperlink>
        </w:p>
        <w:p w:rsidR="00C81BAD" w:rsidRDefault="00C81BAD">
          <w:pPr>
            <w:pStyle w:val="31"/>
            <w:tabs>
              <w:tab w:val="right" w:leader="dot" w:pos="8296"/>
            </w:tabs>
            <w:rPr>
              <w:noProof/>
            </w:rPr>
          </w:pPr>
          <w:hyperlink w:anchor="_Toc523521271" w:history="1">
            <w:r w:rsidRPr="00533EB4">
              <w:rPr>
                <w:rStyle w:val="a3"/>
                <w:rFonts w:ascii="宋体" w:eastAsia="宋体" w:hAnsi="宋体"/>
                <w:noProof/>
              </w:rPr>
              <w:t>银牌题-前置：指数循环节问题/扩展欧拉定理</w:t>
            </w:r>
            <w:r>
              <w:rPr>
                <w:noProof/>
                <w:webHidden/>
              </w:rPr>
              <w:tab/>
            </w:r>
            <w:r>
              <w:rPr>
                <w:noProof/>
                <w:webHidden/>
              </w:rPr>
              <w:fldChar w:fldCharType="begin"/>
            </w:r>
            <w:r>
              <w:rPr>
                <w:noProof/>
                <w:webHidden/>
              </w:rPr>
              <w:instrText xml:space="preserve"> PAGEREF _Toc523521271 \h </w:instrText>
            </w:r>
            <w:r>
              <w:rPr>
                <w:noProof/>
                <w:webHidden/>
              </w:rPr>
            </w:r>
            <w:r>
              <w:rPr>
                <w:noProof/>
                <w:webHidden/>
              </w:rPr>
              <w:fldChar w:fldCharType="separate"/>
            </w:r>
            <w:r>
              <w:rPr>
                <w:noProof/>
                <w:webHidden/>
              </w:rPr>
              <w:t>147</w:t>
            </w:r>
            <w:r>
              <w:rPr>
                <w:noProof/>
                <w:webHidden/>
              </w:rPr>
              <w:fldChar w:fldCharType="end"/>
            </w:r>
          </w:hyperlink>
        </w:p>
        <w:p w:rsidR="00C81BAD" w:rsidRDefault="00C81BAD">
          <w:pPr>
            <w:pStyle w:val="31"/>
            <w:tabs>
              <w:tab w:val="right" w:leader="dot" w:pos="8296"/>
            </w:tabs>
            <w:rPr>
              <w:noProof/>
            </w:rPr>
          </w:pPr>
          <w:hyperlink w:anchor="_Toc523521272" w:history="1">
            <w:r w:rsidRPr="00533EB4">
              <w:rPr>
                <w:rStyle w:val="a3"/>
                <w:rFonts w:ascii="宋体" w:eastAsia="宋体" w:hAnsi="宋体"/>
                <w:noProof/>
              </w:rPr>
              <w:t>铜牌题-前置：凸包</w:t>
            </w:r>
            <w:r>
              <w:rPr>
                <w:noProof/>
                <w:webHidden/>
              </w:rPr>
              <w:tab/>
            </w:r>
            <w:r>
              <w:rPr>
                <w:noProof/>
                <w:webHidden/>
              </w:rPr>
              <w:fldChar w:fldCharType="begin"/>
            </w:r>
            <w:r>
              <w:rPr>
                <w:noProof/>
                <w:webHidden/>
              </w:rPr>
              <w:instrText xml:space="preserve"> PAGEREF _Toc523521272 \h </w:instrText>
            </w:r>
            <w:r>
              <w:rPr>
                <w:noProof/>
                <w:webHidden/>
              </w:rPr>
            </w:r>
            <w:r>
              <w:rPr>
                <w:noProof/>
                <w:webHidden/>
              </w:rPr>
              <w:fldChar w:fldCharType="separate"/>
            </w:r>
            <w:r>
              <w:rPr>
                <w:noProof/>
                <w:webHidden/>
              </w:rPr>
              <w:t>151</w:t>
            </w:r>
            <w:r>
              <w:rPr>
                <w:noProof/>
                <w:webHidden/>
              </w:rPr>
              <w:fldChar w:fldCharType="end"/>
            </w:r>
          </w:hyperlink>
        </w:p>
        <w:p w:rsidR="00C81BAD" w:rsidRDefault="00C81BAD">
          <w:pPr>
            <w:pStyle w:val="31"/>
            <w:tabs>
              <w:tab w:val="right" w:leader="dot" w:pos="8296"/>
            </w:tabs>
            <w:rPr>
              <w:noProof/>
            </w:rPr>
          </w:pPr>
          <w:hyperlink w:anchor="_Toc523521273"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_Toc523521273 \h </w:instrText>
            </w:r>
            <w:r>
              <w:rPr>
                <w:noProof/>
                <w:webHidden/>
              </w:rPr>
            </w:r>
            <w:r>
              <w:rPr>
                <w:noProof/>
                <w:webHidden/>
              </w:rPr>
              <w:fldChar w:fldCharType="separate"/>
            </w:r>
            <w:r>
              <w:rPr>
                <w:noProof/>
                <w:webHidden/>
              </w:rPr>
              <w:t>151</w:t>
            </w:r>
            <w:r>
              <w:rPr>
                <w:noProof/>
                <w:webHidden/>
              </w:rPr>
              <w:fldChar w:fldCharType="end"/>
            </w:r>
          </w:hyperlink>
        </w:p>
        <w:p w:rsidR="00C81BAD" w:rsidRDefault="00C81BAD">
          <w:pPr>
            <w:pStyle w:val="31"/>
            <w:tabs>
              <w:tab w:val="right" w:leader="dot" w:pos="8296"/>
            </w:tabs>
            <w:rPr>
              <w:noProof/>
            </w:rPr>
          </w:pPr>
          <w:hyperlink w:anchor="_Toc523521274"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_Toc523521274 \h </w:instrText>
            </w:r>
            <w:r>
              <w:rPr>
                <w:noProof/>
                <w:webHidden/>
              </w:rPr>
            </w:r>
            <w:r>
              <w:rPr>
                <w:noProof/>
                <w:webHidden/>
              </w:rPr>
              <w:fldChar w:fldCharType="separate"/>
            </w:r>
            <w:r>
              <w:rPr>
                <w:noProof/>
                <w:webHidden/>
              </w:rPr>
              <w:t>152</w:t>
            </w:r>
            <w:r>
              <w:rPr>
                <w:noProof/>
                <w:webHidden/>
              </w:rPr>
              <w:fldChar w:fldCharType="end"/>
            </w:r>
          </w:hyperlink>
        </w:p>
        <w:p w:rsidR="00C81BAD" w:rsidRDefault="00C81BAD">
          <w:pPr>
            <w:pStyle w:val="31"/>
            <w:tabs>
              <w:tab w:val="right" w:leader="dot" w:pos="8296"/>
            </w:tabs>
            <w:rPr>
              <w:noProof/>
            </w:rPr>
          </w:pPr>
          <w:hyperlink w:anchor="_Toc523521275"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_Toc523521275 \h </w:instrText>
            </w:r>
            <w:r>
              <w:rPr>
                <w:noProof/>
                <w:webHidden/>
              </w:rPr>
            </w:r>
            <w:r>
              <w:rPr>
                <w:noProof/>
                <w:webHidden/>
              </w:rPr>
              <w:fldChar w:fldCharType="separate"/>
            </w:r>
            <w:r>
              <w:rPr>
                <w:noProof/>
                <w:webHidden/>
              </w:rPr>
              <w:t>152</w:t>
            </w:r>
            <w:r>
              <w:rPr>
                <w:noProof/>
                <w:webHidden/>
              </w:rPr>
              <w:fldChar w:fldCharType="end"/>
            </w:r>
          </w:hyperlink>
        </w:p>
        <w:p w:rsidR="00C81BAD" w:rsidRDefault="00C81BAD">
          <w:pPr>
            <w:pStyle w:val="31"/>
            <w:tabs>
              <w:tab w:val="right" w:leader="dot" w:pos="8296"/>
            </w:tabs>
            <w:rPr>
              <w:noProof/>
            </w:rPr>
          </w:pPr>
          <w:hyperlink w:anchor="_Toc523521276"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_Toc523521276 \h </w:instrText>
            </w:r>
            <w:r>
              <w:rPr>
                <w:noProof/>
                <w:webHidden/>
              </w:rPr>
            </w:r>
            <w:r>
              <w:rPr>
                <w:noProof/>
                <w:webHidden/>
              </w:rPr>
              <w:fldChar w:fldCharType="separate"/>
            </w:r>
            <w:r>
              <w:rPr>
                <w:noProof/>
                <w:webHidden/>
              </w:rPr>
              <w:t>152</w:t>
            </w:r>
            <w:r>
              <w:rPr>
                <w:noProof/>
                <w:webHidden/>
              </w:rPr>
              <w:fldChar w:fldCharType="end"/>
            </w:r>
          </w:hyperlink>
        </w:p>
        <w:p w:rsidR="00C81BAD" w:rsidRDefault="00C81BAD">
          <w:pPr>
            <w:pStyle w:val="31"/>
            <w:tabs>
              <w:tab w:val="right" w:leader="dot" w:pos="8296"/>
            </w:tabs>
            <w:rPr>
              <w:noProof/>
            </w:rPr>
          </w:pPr>
          <w:hyperlink w:anchor="_Toc523521277"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_Toc523521277 \h </w:instrText>
            </w:r>
            <w:r>
              <w:rPr>
                <w:noProof/>
                <w:webHidden/>
              </w:rPr>
            </w:r>
            <w:r>
              <w:rPr>
                <w:noProof/>
                <w:webHidden/>
              </w:rPr>
              <w:fldChar w:fldCharType="separate"/>
            </w:r>
            <w:r>
              <w:rPr>
                <w:noProof/>
                <w:webHidden/>
              </w:rPr>
              <w:t>152</w:t>
            </w:r>
            <w:r>
              <w:rPr>
                <w:noProof/>
                <w:webHidden/>
              </w:rPr>
              <w:fldChar w:fldCharType="end"/>
            </w:r>
          </w:hyperlink>
        </w:p>
        <w:p w:rsidR="00C81BAD" w:rsidRDefault="00C81BAD">
          <w:pPr>
            <w:pStyle w:val="31"/>
            <w:tabs>
              <w:tab w:val="right" w:leader="dot" w:pos="8296"/>
            </w:tabs>
            <w:rPr>
              <w:noProof/>
            </w:rPr>
          </w:pPr>
          <w:hyperlink w:anchor="_Toc523521278" w:history="1">
            <w:r w:rsidRPr="00533EB4">
              <w:rPr>
                <w:rStyle w:val="a3"/>
                <w:rFonts w:ascii="宋体" w:eastAsia="宋体" w:hAnsi="宋体"/>
                <w:noProof/>
              </w:rPr>
              <w:t>（队友AC）签到题-前置：无</w:t>
            </w:r>
            <w:r>
              <w:rPr>
                <w:noProof/>
                <w:webHidden/>
              </w:rPr>
              <w:tab/>
            </w:r>
            <w:r>
              <w:rPr>
                <w:noProof/>
                <w:webHidden/>
              </w:rPr>
              <w:fldChar w:fldCharType="begin"/>
            </w:r>
            <w:r>
              <w:rPr>
                <w:noProof/>
                <w:webHidden/>
              </w:rPr>
              <w:instrText xml:space="preserve"> PAGEREF _Toc523521278 \h </w:instrText>
            </w:r>
            <w:r>
              <w:rPr>
                <w:noProof/>
                <w:webHidden/>
              </w:rPr>
            </w:r>
            <w:r>
              <w:rPr>
                <w:noProof/>
                <w:webHidden/>
              </w:rPr>
              <w:fldChar w:fldCharType="separate"/>
            </w:r>
            <w:r>
              <w:rPr>
                <w:noProof/>
                <w:webHidden/>
              </w:rPr>
              <w:t>152</w:t>
            </w:r>
            <w:r>
              <w:rPr>
                <w:noProof/>
                <w:webHidden/>
              </w:rPr>
              <w:fldChar w:fldCharType="end"/>
            </w:r>
          </w:hyperlink>
        </w:p>
        <w:p w:rsidR="00C81BAD" w:rsidRDefault="00C81BAD">
          <w:pPr>
            <w:pStyle w:val="31"/>
            <w:tabs>
              <w:tab w:val="right" w:leader="dot" w:pos="8296"/>
            </w:tabs>
            <w:rPr>
              <w:noProof/>
            </w:rPr>
          </w:pPr>
          <w:hyperlink w:anchor="_Toc523521279" w:history="1">
            <w:r w:rsidRPr="00533EB4">
              <w:rPr>
                <w:rStyle w:val="a3"/>
                <w:rFonts w:ascii="宋体" w:eastAsia="宋体" w:hAnsi="宋体"/>
                <w:noProof/>
              </w:rPr>
              <w:t>银牌题-前置：无</w:t>
            </w:r>
            <w:r>
              <w:rPr>
                <w:noProof/>
                <w:webHidden/>
              </w:rPr>
              <w:tab/>
            </w:r>
            <w:r>
              <w:rPr>
                <w:noProof/>
                <w:webHidden/>
              </w:rPr>
              <w:fldChar w:fldCharType="begin"/>
            </w:r>
            <w:r>
              <w:rPr>
                <w:noProof/>
                <w:webHidden/>
              </w:rPr>
              <w:instrText xml:space="preserve"> PAGEREF _Toc523521279 \h </w:instrText>
            </w:r>
            <w:r>
              <w:rPr>
                <w:noProof/>
                <w:webHidden/>
              </w:rPr>
            </w:r>
            <w:r>
              <w:rPr>
                <w:noProof/>
                <w:webHidden/>
              </w:rPr>
              <w:fldChar w:fldCharType="separate"/>
            </w:r>
            <w:r>
              <w:rPr>
                <w:noProof/>
                <w:webHidden/>
              </w:rPr>
              <w:t>153</w:t>
            </w:r>
            <w:r>
              <w:rPr>
                <w:noProof/>
                <w:webHidden/>
              </w:rPr>
              <w:fldChar w:fldCharType="end"/>
            </w:r>
          </w:hyperlink>
        </w:p>
        <w:p w:rsidR="00C81BAD" w:rsidRDefault="00C81BAD">
          <w:pPr>
            <w:pStyle w:val="31"/>
            <w:tabs>
              <w:tab w:val="right" w:leader="dot" w:pos="8296"/>
            </w:tabs>
            <w:rPr>
              <w:noProof/>
            </w:rPr>
          </w:pPr>
          <w:hyperlink w:anchor="_Toc523521280" w:history="1">
            <w:r w:rsidRPr="00533EB4">
              <w:rPr>
                <w:rStyle w:val="a3"/>
                <w:rFonts w:ascii="宋体" w:eastAsia="宋体" w:hAnsi="宋体"/>
                <w:noProof/>
              </w:rPr>
              <w:t>金牌题-前置：莫比乌斯反演/伯努利数/卷积/NTT</w:t>
            </w:r>
            <w:r>
              <w:rPr>
                <w:noProof/>
                <w:webHidden/>
              </w:rPr>
              <w:tab/>
            </w:r>
            <w:r>
              <w:rPr>
                <w:noProof/>
                <w:webHidden/>
              </w:rPr>
              <w:fldChar w:fldCharType="begin"/>
            </w:r>
            <w:r>
              <w:rPr>
                <w:noProof/>
                <w:webHidden/>
              </w:rPr>
              <w:instrText xml:space="preserve"> PAGEREF _Toc523521280 \h </w:instrText>
            </w:r>
            <w:r>
              <w:rPr>
                <w:noProof/>
                <w:webHidden/>
              </w:rPr>
            </w:r>
            <w:r>
              <w:rPr>
                <w:noProof/>
                <w:webHidden/>
              </w:rPr>
              <w:fldChar w:fldCharType="separate"/>
            </w:r>
            <w:r>
              <w:rPr>
                <w:noProof/>
                <w:webHidden/>
              </w:rPr>
              <w:t>153</w:t>
            </w:r>
            <w:r>
              <w:rPr>
                <w:noProof/>
                <w:webHidden/>
              </w:rPr>
              <w:fldChar w:fldCharType="end"/>
            </w:r>
          </w:hyperlink>
        </w:p>
        <w:p w:rsidR="00C81BAD" w:rsidRDefault="00C81BAD">
          <w:pPr>
            <w:pStyle w:val="31"/>
            <w:tabs>
              <w:tab w:val="right" w:leader="dot" w:pos="8296"/>
            </w:tabs>
            <w:rPr>
              <w:noProof/>
            </w:rPr>
          </w:pPr>
          <w:hyperlink w:anchor="_Toc523521281" w:history="1">
            <w:r w:rsidRPr="00533EB4">
              <w:rPr>
                <w:rStyle w:val="a3"/>
                <w:rFonts w:ascii="宋体" w:eastAsia="宋体" w:hAnsi="宋体"/>
                <w:noProof/>
              </w:rPr>
              <w:t>金牌题-前置：多项式插值</w:t>
            </w:r>
            <w:r>
              <w:rPr>
                <w:noProof/>
                <w:webHidden/>
              </w:rPr>
              <w:tab/>
            </w:r>
            <w:r>
              <w:rPr>
                <w:noProof/>
                <w:webHidden/>
              </w:rPr>
              <w:fldChar w:fldCharType="begin"/>
            </w:r>
            <w:r>
              <w:rPr>
                <w:noProof/>
                <w:webHidden/>
              </w:rPr>
              <w:instrText xml:space="preserve"> PAGEREF _Toc523521281 \h </w:instrText>
            </w:r>
            <w:r>
              <w:rPr>
                <w:noProof/>
                <w:webHidden/>
              </w:rPr>
            </w:r>
            <w:r>
              <w:rPr>
                <w:noProof/>
                <w:webHidden/>
              </w:rPr>
              <w:fldChar w:fldCharType="separate"/>
            </w:r>
            <w:r>
              <w:rPr>
                <w:noProof/>
                <w:webHidden/>
              </w:rPr>
              <w:t>153</w:t>
            </w:r>
            <w:r>
              <w:rPr>
                <w:noProof/>
                <w:webHidden/>
              </w:rPr>
              <w:fldChar w:fldCharType="end"/>
            </w:r>
          </w:hyperlink>
        </w:p>
        <w:p w:rsidR="00C81BAD" w:rsidRDefault="00C81BAD">
          <w:pPr>
            <w:pStyle w:val="31"/>
            <w:tabs>
              <w:tab w:val="right" w:leader="dot" w:pos="8296"/>
            </w:tabs>
            <w:rPr>
              <w:noProof/>
            </w:rPr>
          </w:pPr>
          <w:hyperlink w:anchor="_Toc523521282" w:history="1">
            <w:r w:rsidRPr="00533EB4">
              <w:rPr>
                <w:rStyle w:val="a3"/>
                <w:rFonts w:ascii="宋体" w:eastAsia="宋体" w:hAnsi="宋体"/>
                <w:noProof/>
              </w:rPr>
              <w:t>金牌题-前置：Freshman’s Dream</w:t>
            </w:r>
            <w:r>
              <w:rPr>
                <w:noProof/>
                <w:webHidden/>
              </w:rPr>
              <w:tab/>
            </w:r>
            <w:r>
              <w:rPr>
                <w:noProof/>
                <w:webHidden/>
              </w:rPr>
              <w:fldChar w:fldCharType="begin"/>
            </w:r>
            <w:r>
              <w:rPr>
                <w:noProof/>
                <w:webHidden/>
              </w:rPr>
              <w:instrText xml:space="preserve"> PAGEREF _Toc523521282 \h </w:instrText>
            </w:r>
            <w:r>
              <w:rPr>
                <w:noProof/>
                <w:webHidden/>
              </w:rPr>
            </w:r>
            <w:r>
              <w:rPr>
                <w:noProof/>
                <w:webHidden/>
              </w:rPr>
              <w:fldChar w:fldCharType="separate"/>
            </w:r>
            <w:r>
              <w:rPr>
                <w:noProof/>
                <w:webHidden/>
              </w:rPr>
              <w:t>153</w:t>
            </w:r>
            <w:r>
              <w:rPr>
                <w:noProof/>
                <w:webHidden/>
              </w:rPr>
              <w:fldChar w:fldCharType="end"/>
            </w:r>
          </w:hyperlink>
        </w:p>
        <w:p w:rsidR="00C81BAD" w:rsidRDefault="00C81BAD">
          <w:pPr>
            <w:pStyle w:val="31"/>
            <w:tabs>
              <w:tab w:val="right" w:leader="dot" w:pos="8296"/>
            </w:tabs>
            <w:rPr>
              <w:noProof/>
            </w:rPr>
          </w:pPr>
          <w:hyperlink w:anchor="_Toc523521283" w:history="1">
            <w:r w:rsidRPr="00533EB4">
              <w:rPr>
                <w:rStyle w:val="a3"/>
                <w:rFonts w:ascii="宋体" w:eastAsia="宋体" w:hAnsi="宋体"/>
                <w:noProof/>
              </w:rPr>
              <w:t>金牌题-前置：矩阵秩</w:t>
            </w:r>
            <w:r>
              <w:rPr>
                <w:noProof/>
                <w:webHidden/>
              </w:rPr>
              <w:tab/>
            </w:r>
            <w:r>
              <w:rPr>
                <w:noProof/>
                <w:webHidden/>
              </w:rPr>
              <w:fldChar w:fldCharType="begin"/>
            </w:r>
            <w:r>
              <w:rPr>
                <w:noProof/>
                <w:webHidden/>
              </w:rPr>
              <w:instrText xml:space="preserve"> PAGEREF _Toc523521283 \h </w:instrText>
            </w:r>
            <w:r>
              <w:rPr>
                <w:noProof/>
                <w:webHidden/>
              </w:rPr>
            </w:r>
            <w:r>
              <w:rPr>
                <w:noProof/>
                <w:webHidden/>
              </w:rPr>
              <w:fldChar w:fldCharType="separate"/>
            </w:r>
            <w:r>
              <w:rPr>
                <w:noProof/>
                <w:webHidden/>
              </w:rPr>
              <w:t>153</w:t>
            </w:r>
            <w:r>
              <w:rPr>
                <w:noProof/>
                <w:webHidden/>
              </w:rPr>
              <w:fldChar w:fldCharType="end"/>
            </w:r>
          </w:hyperlink>
        </w:p>
        <w:p w:rsidR="00C81BAD" w:rsidRDefault="00C81BAD">
          <w:pPr>
            <w:pStyle w:val="31"/>
            <w:tabs>
              <w:tab w:val="right" w:leader="dot" w:pos="8296"/>
            </w:tabs>
            <w:rPr>
              <w:noProof/>
            </w:rPr>
          </w:pPr>
          <w:hyperlink w:anchor="_Toc523521284" w:history="1">
            <w:r w:rsidRPr="00533EB4">
              <w:rPr>
                <w:rStyle w:val="a3"/>
                <w:rFonts w:ascii="宋体" w:eastAsia="宋体" w:hAnsi="宋体"/>
                <w:noProof/>
              </w:rPr>
              <w:t>银牌题-前置：拉格朗日插值</w:t>
            </w:r>
            <w:r>
              <w:rPr>
                <w:noProof/>
                <w:webHidden/>
              </w:rPr>
              <w:tab/>
            </w:r>
            <w:r>
              <w:rPr>
                <w:noProof/>
                <w:webHidden/>
              </w:rPr>
              <w:fldChar w:fldCharType="begin"/>
            </w:r>
            <w:r>
              <w:rPr>
                <w:noProof/>
                <w:webHidden/>
              </w:rPr>
              <w:instrText xml:space="preserve"> PAGEREF _Toc523521284 \h </w:instrText>
            </w:r>
            <w:r>
              <w:rPr>
                <w:noProof/>
                <w:webHidden/>
              </w:rPr>
            </w:r>
            <w:r>
              <w:rPr>
                <w:noProof/>
                <w:webHidden/>
              </w:rPr>
              <w:fldChar w:fldCharType="separate"/>
            </w:r>
            <w:r>
              <w:rPr>
                <w:noProof/>
                <w:webHidden/>
              </w:rPr>
              <w:t>154</w:t>
            </w:r>
            <w:r>
              <w:rPr>
                <w:noProof/>
                <w:webHidden/>
              </w:rPr>
              <w:fldChar w:fldCharType="end"/>
            </w:r>
          </w:hyperlink>
        </w:p>
        <w:p w:rsidR="00C81BAD" w:rsidRDefault="00C81BAD">
          <w:pPr>
            <w:pStyle w:val="21"/>
            <w:tabs>
              <w:tab w:val="right" w:leader="dot" w:pos="8296"/>
            </w:tabs>
            <w:rPr>
              <w:noProof/>
            </w:rPr>
          </w:pPr>
          <w:hyperlink w:anchor="_Toc523521285" w:history="1">
            <w:r w:rsidRPr="00533EB4">
              <w:rPr>
                <w:rStyle w:val="a3"/>
                <w:rFonts w:ascii="宋体" w:eastAsia="宋体" w:hAnsi="宋体" w:cs="Arial"/>
                <w:noProof/>
              </w:rPr>
              <w:t>OEIS</w:t>
            </w:r>
            <w:r>
              <w:rPr>
                <w:noProof/>
                <w:webHidden/>
              </w:rPr>
              <w:tab/>
            </w:r>
            <w:r>
              <w:rPr>
                <w:noProof/>
                <w:webHidden/>
              </w:rPr>
              <w:fldChar w:fldCharType="begin"/>
            </w:r>
            <w:r>
              <w:rPr>
                <w:noProof/>
                <w:webHidden/>
              </w:rPr>
              <w:instrText xml:space="preserve"> PAGEREF _Toc523521285 \h </w:instrText>
            </w:r>
            <w:r>
              <w:rPr>
                <w:noProof/>
                <w:webHidden/>
              </w:rPr>
            </w:r>
            <w:r>
              <w:rPr>
                <w:noProof/>
                <w:webHidden/>
              </w:rPr>
              <w:fldChar w:fldCharType="separate"/>
            </w:r>
            <w:r>
              <w:rPr>
                <w:noProof/>
                <w:webHidden/>
              </w:rPr>
              <w:t>154</w:t>
            </w:r>
            <w:r>
              <w:rPr>
                <w:noProof/>
                <w:webHidden/>
              </w:rPr>
              <w:fldChar w:fldCharType="end"/>
            </w:r>
          </w:hyperlink>
        </w:p>
        <w:p w:rsidR="00C81BAD" w:rsidRDefault="00C81BAD">
          <w:pPr>
            <w:pStyle w:val="21"/>
            <w:tabs>
              <w:tab w:val="right" w:leader="dot" w:pos="8296"/>
            </w:tabs>
            <w:rPr>
              <w:noProof/>
            </w:rPr>
          </w:pPr>
          <w:hyperlink w:anchor="_Toc523521286" w:history="1">
            <w:r w:rsidRPr="00533EB4">
              <w:rPr>
                <w:rStyle w:val="a3"/>
                <w:rFonts w:ascii="宋体" w:eastAsia="宋体" w:hAnsi="宋体" w:cs="Arial"/>
                <w:noProof/>
              </w:rPr>
              <w:t>快速幂</w:t>
            </w:r>
            <w:r>
              <w:rPr>
                <w:noProof/>
                <w:webHidden/>
              </w:rPr>
              <w:tab/>
            </w:r>
            <w:r>
              <w:rPr>
                <w:noProof/>
                <w:webHidden/>
              </w:rPr>
              <w:fldChar w:fldCharType="begin"/>
            </w:r>
            <w:r>
              <w:rPr>
                <w:noProof/>
                <w:webHidden/>
              </w:rPr>
              <w:instrText xml:space="preserve"> PAGEREF _Toc523521286 \h </w:instrText>
            </w:r>
            <w:r>
              <w:rPr>
                <w:noProof/>
                <w:webHidden/>
              </w:rPr>
            </w:r>
            <w:r>
              <w:rPr>
                <w:noProof/>
                <w:webHidden/>
              </w:rPr>
              <w:fldChar w:fldCharType="separate"/>
            </w:r>
            <w:r>
              <w:rPr>
                <w:noProof/>
                <w:webHidden/>
              </w:rPr>
              <w:t>154</w:t>
            </w:r>
            <w:r>
              <w:rPr>
                <w:noProof/>
                <w:webHidden/>
              </w:rPr>
              <w:fldChar w:fldCharType="end"/>
            </w:r>
          </w:hyperlink>
        </w:p>
        <w:p w:rsidR="00C81BAD" w:rsidRDefault="00C81BAD">
          <w:pPr>
            <w:pStyle w:val="31"/>
            <w:tabs>
              <w:tab w:val="right" w:leader="dot" w:pos="8296"/>
            </w:tabs>
            <w:rPr>
              <w:noProof/>
            </w:rPr>
          </w:pPr>
          <w:hyperlink w:anchor="_Toc523521287" w:history="1">
            <w:r w:rsidRPr="00533EB4">
              <w:rPr>
                <w:rStyle w:val="a3"/>
                <w:rFonts w:ascii="宋体" w:eastAsia="宋体" w:hAnsi="宋体"/>
                <w:noProof/>
              </w:rPr>
              <w:t>一般快速幂</w:t>
            </w:r>
            <w:r>
              <w:rPr>
                <w:noProof/>
                <w:webHidden/>
              </w:rPr>
              <w:tab/>
            </w:r>
            <w:r>
              <w:rPr>
                <w:noProof/>
                <w:webHidden/>
              </w:rPr>
              <w:fldChar w:fldCharType="begin"/>
            </w:r>
            <w:r>
              <w:rPr>
                <w:noProof/>
                <w:webHidden/>
              </w:rPr>
              <w:instrText xml:space="preserve"> PAGEREF _Toc523521287 \h </w:instrText>
            </w:r>
            <w:r>
              <w:rPr>
                <w:noProof/>
                <w:webHidden/>
              </w:rPr>
            </w:r>
            <w:r>
              <w:rPr>
                <w:noProof/>
                <w:webHidden/>
              </w:rPr>
              <w:fldChar w:fldCharType="separate"/>
            </w:r>
            <w:r>
              <w:rPr>
                <w:noProof/>
                <w:webHidden/>
              </w:rPr>
              <w:t>154</w:t>
            </w:r>
            <w:r>
              <w:rPr>
                <w:noProof/>
                <w:webHidden/>
              </w:rPr>
              <w:fldChar w:fldCharType="end"/>
            </w:r>
          </w:hyperlink>
        </w:p>
        <w:p w:rsidR="00C81BAD" w:rsidRDefault="00C81BAD">
          <w:pPr>
            <w:pStyle w:val="31"/>
            <w:tabs>
              <w:tab w:val="right" w:leader="dot" w:pos="8296"/>
            </w:tabs>
            <w:rPr>
              <w:noProof/>
            </w:rPr>
          </w:pPr>
          <w:hyperlink w:anchor="_Toc523521288" w:history="1">
            <w:r w:rsidRPr="00533EB4">
              <w:rPr>
                <w:rStyle w:val="a3"/>
                <w:rFonts w:ascii="宋体" w:eastAsia="宋体" w:hAnsi="宋体"/>
                <w:noProof/>
              </w:rPr>
              <w:t>根据递推式构造系数矩阵</w:t>
            </w:r>
            <w:r>
              <w:rPr>
                <w:noProof/>
                <w:webHidden/>
              </w:rPr>
              <w:tab/>
            </w:r>
            <w:r>
              <w:rPr>
                <w:noProof/>
                <w:webHidden/>
              </w:rPr>
              <w:fldChar w:fldCharType="begin"/>
            </w:r>
            <w:r>
              <w:rPr>
                <w:noProof/>
                <w:webHidden/>
              </w:rPr>
              <w:instrText xml:space="preserve"> PAGEREF _Toc523521288 \h </w:instrText>
            </w:r>
            <w:r>
              <w:rPr>
                <w:noProof/>
                <w:webHidden/>
              </w:rPr>
            </w:r>
            <w:r>
              <w:rPr>
                <w:noProof/>
                <w:webHidden/>
              </w:rPr>
              <w:fldChar w:fldCharType="separate"/>
            </w:r>
            <w:r>
              <w:rPr>
                <w:noProof/>
                <w:webHidden/>
              </w:rPr>
              <w:t>154</w:t>
            </w:r>
            <w:r>
              <w:rPr>
                <w:noProof/>
                <w:webHidden/>
              </w:rPr>
              <w:fldChar w:fldCharType="end"/>
            </w:r>
          </w:hyperlink>
        </w:p>
        <w:p w:rsidR="00C81BAD" w:rsidRDefault="00C81BAD">
          <w:pPr>
            <w:pStyle w:val="31"/>
            <w:tabs>
              <w:tab w:val="right" w:leader="dot" w:pos="8296"/>
            </w:tabs>
            <w:rPr>
              <w:noProof/>
            </w:rPr>
          </w:pPr>
          <w:hyperlink w:anchor="_Toc523521289" w:history="1">
            <w:r w:rsidRPr="00533EB4">
              <w:rPr>
                <w:rStyle w:val="a3"/>
                <w:rFonts w:ascii="宋体" w:eastAsia="宋体" w:hAnsi="宋体"/>
                <w:noProof/>
              </w:rPr>
              <w:t>矩阵快速幂</w:t>
            </w:r>
            <w:r>
              <w:rPr>
                <w:noProof/>
                <w:webHidden/>
              </w:rPr>
              <w:tab/>
            </w:r>
            <w:r>
              <w:rPr>
                <w:noProof/>
                <w:webHidden/>
              </w:rPr>
              <w:fldChar w:fldCharType="begin"/>
            </w:r>
            <w:r>
              <w:rPr>
                <w:noProof/>
                <w:webHidden/>
              </w:rPr>
              <w:instrText xml:space="preserve"> PAGEREF _Toc523521289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21"/>
            <w:tabs>
              <w:tab w:val="right" w:leader="dot" w:pos="8296"/>
            </w:tabs>
            <w:rPr>
              <w:noProof/>
            </w:rPr>
          </w:pPr>
          <w:hyperlink w:anchor="_Toc523521290" w:history="1">
            <w:r w:rsidRPr="00533EB4">
              <w:rPr>
                <w:rStyle w:val="a3"/>
                <w:rFonts w:ascii="宋体" w:eastAsia="宋体" w:hAnsi="宋体"/>
                <w:noProof/>
              </w:rPr>
              <w:t>快速傅里叶变换（FTT）</w:t>
            </w:r>
            <w:r>
              <w:rPr>
                <w:noProof/>
                <w:webHidden/>
              </w:rPr>
              <w:tab/>
            </w:r>
            <w:r>
              <w:rPr>
                <w:noProof/>
                <w:webHidden/>
              </w:rPr>
              <w:fldChar w:fldCharType="begin"/>
            </w:r>
            <w:r>
              <w:rPr>
                <w:noProof/>
                <w:webHidden/>
              </w:rPr>
              <w:instrText xml:space="preserve"> PAGEREF _Toc523521290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21"/>
            <w:tabs>
              <w:tab w:val="right" w:leader="dot" w:pos="8296"/>
            </w:tabs>
            <w:rPr>
              <w:noProof/>
            </w:rPr>
          </w:pPr>
          <w:hyperlink w:anchor="_Toc523521291" w:history="1">
            <w:r w:rsidRPr="00533EB4">
              <w:rPr>
                <w:rStyle w:val="a3"/>
                <w:rFonts w:ascii="宋体" w:eastAsia="宋体" w:hAnsi="宋体"/>
                <w:noProof/>
              </w:rPr>
              <w:t>快速数论变换（NTT）</w:t>
            </w:r>
            <w:r>
              <w:rPr>
                <w:noProof/>
                <w:webHidden/>
              </w:rPr>
              <w:tab/>
            </w:r>
            <w:r>
              <w:rPr>
                <w:noProof/>
                <w:webHidden/>
              </w:rPr>
              <w:fldChar w:fldCharType="begin"/>
            </w:r>
            <w:r>
              <w:rPr>
                <w:noProof/>
                <w:webHidden/>
              </w:rPr>
              <w:instrText xml:space="preserve"> PAGEREF _Toc523521291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21"/>
            <w:tabs>
              <w:tab w:val="right" w:leader="dot" w:pos="8296"/>
            </w:tabs>
            <w:rPr>
              <w:noProof/>
            </w:rPr>
          </w:pPr>
          <w:hyperlink w:anchor="_Toc523521292" w:history="1">
            <w:r w:rsidRPr="00533EB4">
              <w:rPr>
                <w:rStyle w:val="a3"/>
                <w:rFonts w:ascii="宋体" w:eastAsia="宋体" w:hAnsi="宋体"/>
                <w:noProof/>
              </w:rPr>
              <w:t>快速沃尔什变换（FWT）</w:t>
            </w:r>
            <w:r>
              <w:rPr>
                <w:noProof/>
                <w:webHidden/>
              </w:rPr>
              <w:tab/>
            </w:r>
            <w:r>
              <w:rPr>
                <w:noProof/>
                <w:webHidden/>
              </w:rPr>
              <w:fldChar w:fldCharType="begin"/>
            </w:r>
            <w:r>
              <w:rPr>
                <w:noProof/>
                <w:webHidden/>
              </w:rPr>
              <w:instrText xml:space="preserve"> PAGEREF _Toc523521292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21"/>
            <w:tabs>
              <w:tab w:val="right" w:leader="dot" w:pos="8296"/>
            </w:tabs>
            <w:rPr>
              <w:noProof/>
            </w:rPr>
          </w:pPr>
          <w:hyperlink w:anchor="_Toc523521293" w:history="1">
            <w:r w:rsidRPr="00533EB4">
              <w:rPr>
                <w:rStyle w:val="a3"/>
                <w:rFonts w:ascii="宋体" w:eastAsia="宋体" w:hAnsi="宋体"/>
                <w:noProof/>
              </w:rPr>
              <w:t>集合</w:t>
            </w:r>
            <w:r>
              <w:rPr>
                <w:noProof/>
                <w:webHidden/>
              </w:rPr>
              <w:tab/>
            </w:r>
            <w:r>
              <w:rPr>
                <w:noProof/>
                <w:webHidden/>
              </w:rPr>
              <w:fldChar w:fldCharType="begin"/>
            </w:r>
            <w:r>
              <w:rPr>
                <w:noProof/>
                <w:webHidden/>
              </w:rPr>
              <w:instrText xml:space="preserve"> PAGEREF _Toc523521293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31"/>
            <w:tabs>
              <w:tab w:val="right" w:leader="dot" w:pos="8296"/>
            </w:tabs>
            <w:rPr>
              <w:noProof/>
            </w:rPr>
          </w:pPr>
          <w:hyperlink w:anchor="_Toc523521294" w:history="1">
            <w:r w:rsidRPr="00533EB4">
              <w:rPr>
                <w:rStyle w:val="a3"/>
                <w:rFonts w:ascii="宋体" w:eastAsia="宋体" w:hAnsi="宋体"/>
                <w:noProof/>
              </w:rPr>
              <w:t>交</w:t>
            </w:r>
            <w:r>
              <w:rPr>
                <w:noProof/>
                <w:webHidden/>
              </w:rPr>
              <w:tab/>
            </w:r>
            <w:r>
              <w:rPr>
                <w:noProof/>
                <w:webHidden/>
              </w:rPr>
              <w:fldChar w:fldCharType="begin"/>
            </w:r>
            <w:r>
              <w:rPr>
                <w:noProof/>
                <w:webHidden/>
              </w:rPr>
              <w:instrText xml:space="preserve"> PAGEREF _Toc523521294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31"/>
            <w:tabs>
              <w:tab w:val="right" w:leader="dot" w:pos="8296"/>
            </w:tabs>
            <w:rPr>
              <w:noProof/>
            </w:rPr>
          </w:pPr>
          <w:hyperlink w:anchor="_Toc523521295" w:history="1">
            <w:r w:rsidRPr="00533EB4">
              <w:rPr>
                <w:rStyle w:val="a3"/>
                <w:rFonts w:ascii="宋体" w:eastAsia="宋体" w:hAnsi="宋体"/>
                <w:noProof/>
              </w:rPr>
              <w:t>并</w:t>
            </w:r>
            <w:r>
              <w:rPr>
                <w:noProof/>
                <w:webHidden/>
              </w:rPr>
              <w:tab/>
            </w:r>
            <w:r>
              <w:rPr>
                <w:noProof/>
                <w:webHidden/>
              </w:rPr>
              <w:fldChar w:fldCharType="begin"/>
            </w:r>
            <w:r>
              <w:rPr>
                <w:noProof/>
                <w:webHidden/>
              </w:rPr>
              <w:instrText xml:space="preserve"> PAGEREF _Toc523521295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31"/>
            <w:tabs>
              <w:tab w:val="right" w:leader="dot" w:pos="8296"/>
            </w:tabs>
            <w:rPr>
              <w:noProof/>
            </w:rPr>
          </w:pPr>
          <w:hyperlink w:anchor="_Toc523521296" w:history="1">
            <w:r w:rsidRPr="00533EB4">
              <w:rPr>
                <w:rStyle w:val="a3"/>
                <w:rFonts w:ascii="宋体" w:eastAsia="宋体" w:hAnsi="宋体"/>
                <w:noProof/>
              </w:rPr>
              <w:t>差</w:t>
            </w:r>
            <w:r>
              <w:rPr>
                <w:noProof/>
                <w:webHidden/>
              </w:rPr>
              <w:tab/>
            </w:r>
            <w:r>
              <w:rPr>
                <w:noProof/>
                <w:webHidden/>
              </w:rPr>
              <w:fldChar w:fldCharType="begin"/>
            </w:r>
            <w:r>
              <w:rPr>
                <w:noProof/>
                <w:webHidden/>
              </w:rPr>
              <w:instrText xml:space="preserve"> PAGEREF _Toc523521296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21"/>
            <w:tabs>
              <w:tab w:val="right" w:leader="dot" w:pos="8296"/>
            </w:tabs>
            <w:rPr>
              <w:noProof/>
            </w:rPr>
          </w:pPr>
          <w:hyperlink w:anchor="_Toc523521297" w:history="1">
            <w:r w:rsidRPr="00533EB4">
              <w:rPr>
                <w:rStyle w:val="a3"/>
                <w:rFonts w:ascii="宋体" w:eastAsia="宋体" w:hAnsi="宋体"/>
                <w:noProof/>
              </w:rPr>
              <w:t>不定积分</w:t>
            </w:r>
            <w:r>
              <w:rPr>
                <w:noProof/>
                <w:webHidden/>
              </w:rPr>
              <w:tab/>
            </w:r>
            <w:r>
              <w:rPr>
                <w:noProof/>
                <w:webHidden/>
              </w:rPr>
              <w:fldChar w:fldCharType="begin"/>
            </w:r>
            <w:r>
              <w:rPr>
                <w:noProof/>
                <w:webHidden/>
              </w:rPr>
              <w:instrText xml:space="preserve"> PAGEREF _Toc523521297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31"/>
            <w:tabs>
              <w:tab w:val="right" w:leader="dot" w:pos="8296"/>
            </w:tabs>
            <w:rPr>
              <w:noProof/>
            </w:rPr>
          </w:pPr>
          <w:hyperlink w:anchor="_Toc523521298" w:history="1">
            <w:r w:rsidRPr="00533EB4">
              <w:rPr>
                <w:rStyle w:val="a3"/>
                <w:rFonts w:ascii="宋体" w:eastAsia="宋体" w:hAnsi="宋体"/>
                <w:noProof/>
              </w:rPr>
              <w:t>√-HDU-6362-Oval and Rectangle</w:t>
            </w:r>
            <w:r>
              <w:rPr>
                <w:noProof/>
                <w:webHidden/>
              </w:rPr>
              <w:tab/>
            </w:r>
            <w:r>
              <w:rPr>
                <w:noProof/>
                <w:webHidden/>
              </w:rPr>
              <w:fldChar w:fldCharType="begin"/>
            </w:r>
            <w:r>
              <w:rPr>
                <w:noProof/>
                <w:webHidden/>
              </w:rPr>
              <w:instrText xml:space="preserve"> PAGEREF _Toc523521298 \h </w:instrText>
            </w:r>
            <w:r>
              <w:rPr>
                <w:noProof/>
                <w:webHidden/>
              </w:rPr>
            </w:r>
            <w:r>
              <w:rPr>
                <w:noProof/>
                <w:webHidden/>
              </w:rPr>
              <w:fldChar w:fldCharType="separate"/>
            </w:r>
            <w:r>
              <w:rPr>
                <w:noProof/>
                <w:webHidden/>
              </w:rPr>
              <w:t>155</w:t>
            </w:r>
            <w:r>
              <w:rPr>
                <w:noProof/>
                <w:webHidden/>
              </w:rPr>
              <w:fldChar w:fldCharType="end"/>
            </w:r>
          </w:hyperlink>
        </w:p>
        <w:p w:rsidR="00C81BAD" w:rsidRDefault="00C81BAD">
          <w:pPr>
            <w:pStyle w:val="21"/>
            <w:tabs>
              <w:tab w:val="right" w:leader="dot" w:pos="8296"/>
            </w:tabs>
            <w:rPr>
              <w:noProof/>
            </w:rPr>
          </w:pPr>
          <w:hyperlink w:anchor="_Toc523521299" w:history="1">
            <w:r w:rsidRPr="00533EB4">
              <w:rPr>
                <w:rStyle w:val="a3"/>
                <w:rFonts w:ascii="宋体" w:eastAsia="宋体" w:hAnsi="宋体" w:cs="Arial"/>
                <w:noProof/>
              </w:rPr>
              <w:t>数论</w:t>
            </w:r>
            <w:r>
              <w:rPr>
                <w:noProof/>
                <w:webHidden/>
              </w:rPr>
              <w:tab/>
            </w:r>
            <w:r>
              <w:rPr>
                <w:noProof/>
                <w:webHidden/>
              </w:rPr>
              <w:fldChar w:fldCharType="begin"/>
            </w:r>
            <w:r>
              <w:rPr>
                <w:noProof/>
                <w:webHidden/>
              </w:rPr>
              <w:instrText xml:space="preserve"> PAGEREF _Toc523521299 \h </w:instrText>
            </w:r>
            <w:r>
              <w:rPr>
                <w:noProof/>
                <w:webHidden/>
              </w:rPr>
            </w:r>
            <w:r>
              <w:rPr>
                <w:noProof/>
                <w:webHidden/>
              </w:rPr>
              <w:fldChar w:fldCharType="separate"/>
            </w:r>
            <w:r>
              <w:rPr>
                <w:noProof/>
                <w:webHidden/>
              </w:rPr>
              <w:t>156</w:t>
            </w:r>
            <w:r>
              <w:rPr>
                <w:noProof/>
                <w:webHidden/>
              </w:rPr>
              <w:fldChar w:fldCharType="end"/>
            </w:r>
          </w:hyperlink>
        </w:p>
        <w:p w:rsidR="00C81BAD" w:rsidRDefault="00C81BAD">
          <w:pPr>
            <w:pStyle w:val="31"/>
            <w:tabs>
              <w:tab w:val="right" w:leader="dot" w:pos="8296"/>
            </w:tabs>
            <w:rPr>
              <w:noProof/>
            </w:rPr>
          </w:pPr>
          <w:hyperlink w:anchor="_Toc523521300" w:history="1">
            <w:r w:rsidRPr="00533EB4">
              <w:rPr>
                <w:rStyle w:val="a3"/>
                <w:rFonts w:ascii="宋体" w:eastAsia="宋体" w:hAnsi="宋体"/>
                <w:noProof/>
              </w:rPr>
              <w:t>逆元</w:t>
            </w:r>
            <w:r>
              <w:rPr>
                <w:noProof/>
                <w:webHidden/>
              </w:rPr>
              <w:tab/>
            </w:r>
            <w:r>
              <w:rPr>
                <w:noProof/>
                <w:webHidden/>
              </w:rPr>
              <w:fldChar w:fldCharType="begin"/>
            </w:r>
            <w:r>
              <w:rPr>
                <w:noProof/>
                <w:webHidden/>
              </w:rPr>
              <w:instrText xml:space="preserve"> PAGEREF _Toc523521300 \h </w:instrText>
            </w:r>
            <w:r>
              <w:rPr>
                <w:noProof/>
                <w:webHidden/>
              </w:rPr>
            </w:r>
            <w:r>
              <w:rPr>
                <w:noProof/>
                <w:webHidden/>
              </w:rPr>
              <w:fldChar w:fldCharType="separate"/>
            </w:r>
            <w:r>
              <w:rPr>
                <w:noProof/>
                <w:webHidden/>
              </w:rPr>
              <w:t>156</w:t>
            </w:r>
            <w:r>
              <w:rPr>
                <w:noProof/>
                <w:webHidden/>
              </w:rPr>
              <w:fldChar w:fldCharType="end"/>
            </w:r>
          </w:hyperlink>
        </w:p>
        <w:p w:rsidR="00C81BAD" w:rsidRDefault="00C81BAD">
          <w:pPr>
            <w:pStyle w:val="31"/>
            <w:tabs>
              <w:tab w:val="right" w:leader="dot" w:pos="8296"/>
            </w:tabs>
            <w:rPr>
              <w:noProof/>
            </w:rPr>
          </w:pPr>
          <w:hyperlink w:anchor="_Toc523521301" w:history="1">
            <w:r w:rsidRPr="00533EB4">
              <w:rPr>
                <w:rStyle w:val="a3"/>
                <w:rFonts w:ascii="宋体" w:eastAsia="宋体" w:hAnsi="宋体"/>
                <w:noProof/>
              </w:rPr>
              <w:t>欧拉函数</w:t>
            </w:r>
            <w:r>
              <w:rPr>
                <w:noProof/>
                <w:webHidden/>
              </w:rPr>
              <w:tab/>
            </w:r>
            <w:r>
              <w:rPr>
                <w:noProof/>
                <w:webHidden/>
              </w:rPr>
              <w:fldChar w:fldCharType="begin"/>
            </w:r>
            <w:r>
              <w:rPr>
                <w:noProof/>
                <w:webHidden/>
              </w:rPr>
              <w:instrText xml:space="preserve"> PAGEREF _Toc523521301 \h </w:instrText>
            </w:r>
            <w:r>
              <w:rPr>
                <w:noProof/>
                <w:webHidden/>
              </w:rPr>
            </w:r>
            <w:r>
              <w:rPr>
                <w:noProof/>
                <w:webHidden/>
              </w:rPr>
              <w:fldChar w:fldCharType="separate"/>
            </w:r>
            <w:r>
              <w:rPr>
                <w:noProof/>
                <w:webHidden/>
              </w:rPr>
              <w:t>158</w:t>
            </w:r>
            <w:r>
              <w:rPr>
                <w:noProof/>
                <w:webHidden/>
              </w:rPr>
              <w:fldChar w:fldCharType="end"/>
            </w:r>
          </w:hyperlink>
        </w:p>
        <w:p w:rsidR="00C81BAD" w:rsidRDefault="00C81BAD">
          <w:pPr>
            <w:pStyle w:val="31"/>
            <w:tabs>
              <w:tab w:val="right" w:leader="dot" w:pos="8296"/>
            </w:tabs>
            <w:rPr>
              <w:noProof/>
            </w:rPr>
          </w:pPr>
          <w:hyperlink w:anchor="_Toc523521302" w:history="1">
            <w:r w:rsidRPr="00533EB4">
              <w:rPr>
                <w:rStyle w:val="a3"/>
                <w:rFonts w:ascii="宋体" w:eastAsia="宋体" w:hAnsi="宋体"/>
                <w:noProof/>
              </w:rPr>
              <w:t>威尔逊定理</w:t>
            </w:r>
            <w:r>
              <w:rPr>
                <w:noProof/>
                <w:webHidden/>
              </w:rPr>
              <w:tab/>
            </w:r>
            <w:r>
              <w:rPr>
                <w:noProof/>
                <w:webHidden/>
              </w:rPr>
              <w:fldChar w:fldCharType="begin"/>
            </w:r>
            <w:r>
              <w:rPr>
                <w:noProof/>
                <w:webHidden/>
              </w:rPr>
              <w:instrText xml:space="preserve"> PAGEREF _Toc523521302 \h </w:instrText>
            </w:r>
            <w:r>
              <w:rPr>
                <w:noProof/>
                <w:webHidden/>
              </w:rPr>
            </w:r>
            <w:r>
              <w:rPr>
                <w:noProof/>
                <w:webHidden/>
              </w:rPr>
              <w:fldChar w:fldCharType="separate"/>
            </w:r>
            <w:r>
              <w:rPr>
                <w:noProof/>
                <w:webHidden/>
              </w:rPr>
              <w:t>159</w:t>
            </w:r>
            <w:r>
              <w:rPr>
                <w:noProof/>
                <w:webHidden/>
              </w:rPr>
              <w:fldChar w:fldCharType="end"/>
            </w:r>
          </w:hyperlink>
        </w:p>
        <w:p w:rsidR="00C81BAD" w:rsidRDefault="00C81BAD">
          <w:pPr>
            <w:pStyle w:val="31"/>
            <w:tabs>
              <w:tab w:val="right" w:leader="dot" w:pos="8296"/>
            </w:tabs>
            <w:rPr>
              <w:noProof/>
            </w:rPr>
          </w:pPr>
          <w:hyperlink w:anchor="_Toc523521303" w:history="1">
            <w:r w:rsidRPr="00533EB4">
              <w:rPr>
                <w:rStyle w:val="a3"/>
                <w:rFonts w:ascii="宋体" w:eastAsia="宋体" w:hAnsi="宋体"/>
                <w:noProof/>
              </w:rPr>
              <w:t>幂取模(欧拉定理、费马小定理、扩展欧拉定理)</w:t>
            </w:r>
            <w:r>
              <w:rPr>
                <w:noProof/>
                <w:webHidden/>
              </w:rPr>
              <w:tab/>
            </w:r>
            <w:r>
              <w:rPr>
                <w:noProof/>
                <w:webHidden/>
              </w:rPr>
              <w:fldChar w:fldCharType="begin"/>
            </w:r>
            <w:r>
              <w:rPr>
                <w:noProof/>
                <w:webHidden/>
              </w:rPr>
              <w:instrText xml:space="preserve"> PAGEREF _Toc523521303 \h </w:instrText>
            </w:r>
            <w:r>
              <w:rPr>
                <w:noProof/>
                <w:webHidden/>
              </w:rPr>
            </w:r>
            <w:r>
              <w:rPr>
                <w:noProof/>
                <w:webHidden/>
              </w:rPr>
              <w:fldChar w:fldCharType="separate"/>
            </w:r>
            <w:r>
              <w:rPr>
                <w:noProof/>
                <w:webHidden/>
              </w:rPr>
              <w:t>160</w:t>
            </w:r>
            <w:r>
              <w:rPr>
                <w:noProof/>
                <w:webHidden/>
              </w:rPr>
              <w:fldChar w:fldCharType="end"/>
            </w:r>
          </w:hyperlink>
        </w:p>
        <w:p w:rsidR="00C81BAD" w:rsidRDefault="00C81BAD">
          <w:pPr>
            <w:pStyle w:val="31"/>
            <w:tabs>
              <w:tab w:val="right" w:leader="dot" w:pos="8296"/>
            </w:tabs>
            <w:rPr>
              <w:noProof/>
            </w:rPr>
          </w:pPr>
          <w:hyperlink w:anchor="_Toc523521304" w:history="1">
            <w:r w:rsidRPr="00533EB4">
              <w:rPr>
                <w:rStyle w:val="a3"/>
                <w:rFonts w:ascii="宋体" w:eastAsia="宋体" w:hAnsi="宋体"/>
                <w:noProof/>
              </w:rPr>
              <w:t>不定方程</w:t>
            </w:r>
            <w:r>
              <w:rPr>
                <w:noProof/>
                <w:webHidden/>
              </w:rPr>
              <w:tab/>
            </w:r>
            <w:r>
              <w:rPr>
                <w:noProof/>
                <w:webHidden/>
              </w:rPr>
              <w:fldChar w:fldCharType="begin"/>
            </w:r>
            <w:r>
              <w:rPr>
                <w:noProof/>
                <w:webHidden/>
              </w:rPr>
              <w:instrText xml:space="preserve"> PAGEREF _Toc523521304 \h </w:instrText>
            </w:r>
            <w:r>
              <w:rPr>
                <w:noProof/>
                <w:webHidden/>
              </w:rPr>
            </w:r>
            <w:r>
              <w:rPr>
                <w:noProof/>
                <w:webHidden/>
              </w:rPr>
              <w:fldChar w:fldCharType="separate"/>
            </w:r>
            <w:r>
              <w:rPr>
                <w:noProof/>
                <w:webHidden/>
              </w:rPr>
              <w:t>161</w:t>
            </w:r>
            <w:r>
              <w:rPr>
                <w:noProof/>
                <w:webHidden/>
              </w:rPr>
              <w:fldChar w:fldCharType="end"/>
            </w:r>
          </w:hyperlink>
        </w:p>
        <w:p w:rsidR="00C81BAD" w:rsidRDefault="00C81BAD">
          <w:pPr>
            <w:pStyle w:val="21"/>
            <w:tabs>
              <w:tab w:val="right" w:leader="dot" w:pos="8296"/>
            </w:tabs>
            <w:rPr>
              <w:noProof/>
            </w:rPr>
          </w:pPr>
          <w:hyperlink w:anchor="_Toc523521305" w:history="1">
            <w:r w:rsidRPr="00533EB4">
              <w:rPr>
                <w:rStyle w:val="a3"/>
                <w:rFonts w:ascii="宋体" w:eastAsia="宋体" w:hAnsi="宋体" w:cs="Arial"/>
                <w:noProof/>
              </w:rPr>
              <w:t>组合数学</w:t>
            </w:r>
            <w:r>
              <w:rPr>
                <w:noProof/>
                <w:webHidden/>
              </w:rPr>
              <w:tab/>
            </w:r>
            <w:r>
              <w:rPr>
                <w:noProof/>
                <w:webHidden/>
              </w:rPr>
              <w:fldChar w:fldCharType="begin"/>
            </w:r>
            <w:r>
              <w:rPr>
                <w:noProof/>
                <w:webHidden/>
              </w:rPr>
              <w:instrText xml:space="preserve"> PAGEREF _Toc523521305 \h </w:instrText>
            </w:r>
            <w:r>
              <w:rPr>
                <w:noProof/>
                <w:webHidden/>
              </w:rPr>
            </w:r>
            <w:r>
              <w:rPr>
                <w:noProof/>
                <w:webHidden/>
              </w:rPr>
              <w:fldChar w:fldCharType="separate"/>
            </w:r>
            <w:r>
              <w:rPr>
                <w:noProof/>
                <w:webHidden/>
              </w:rPr>
              <w:t>163</w:t>
            </w:r>
            <w:r>
              <w:rPr>
                <w:noProof/>
                <w:webHidden/>
              </w:rPr>
              <w:fldChar w:fldCharType="end"/>
            </w:r>
          </w:hyperlink>
        </w:p>
        <w:p w:rsidR="00C81BAD" w:rsidRDefault="00C81BAD">
          <w:pPr>
            <w:pStyle w:val="31"/>
            <w:tabs>
              <w:tab w:val="right" w:leader="dot" w:pos="8296"/>
            </w:tabs>
            <w:rPr>
              <w:noProof/>
            </w:rPr>
          </w:pPr>
          <w:hyperlink w:anchor="_Toc523521306" w:history="1">
            <w:r w:rsidRPr="00533EB4">
              <w:rPr>
                <w:rStyle w:val="a3"/>
                <w:rFonts w:ascii="宋体" w:eastAsia="宋体" w:hAnsi="宋体"/>
                <w:noProof/>
              </w:rPr>
              <w:t>组合数</w:t>
            </w:r>
            <w:r>
              <w:rPr>
                <w:noProof/>
                <w:webHidden/>
              </w:rPr>
              <w:tab/>
            </w:r>
            <w:r>
              <w:rPr>
                <w:noProof/>
                <w:webHidden/>
              </w:rPr>
              <w:fldChar w:fldCharType="begin"/>
            </w:r>
            <w:r>
              <w:rPr>
                <w:noProof/>
                <w:webHidden/>
              </w:rPr>
              <w:instrText xml:space="preserve"> PAGEREF _Toc523521306 \h </w:instrText>
            </w:r>
            <w:r>
              <w:rPr>
                <w:noProof/>
                <w:webHidden/>
              </w:rPr>
            </w:r>
            <w:r>
              <w:rPr>
                <w:noProof/>
                <w:webHidden/>
              </w:rPr>
              <w:fldChar w:fldCharType="separate"/>
            </w:r>
            <w:r>
              <w:rPr>
                <w:noProof/>
                <w:webHidden/>
              </w:rPr>
              <w:t>163</w:t>
            </w:r>
            <w:r>
              <w:rPr>
                <w:noProof/>
                <w:webHidden/>
              </w:rPr>
              <w:fldChar w:fldCharType="end"/>
            </w:r>
          </w:hyperlink>
        </w:p>
        <w:p w:rsidR="00C81BAD" w:rsidRDefault="00C81BAD">
          <w:pPr>
            <w:pStyle w:val="31"/>
            <w:tabs>
              <w:tab w:val="right" w:leader="dot" w:pos="8296"/>
            </w:tabs>
            <w:rPr>
              <w:noProof/>
            </w:rPr>
          </w:pPr>
          <w:hyperlink w:anchor="_Toc523521307" w:history="1">
            <w:r w:rsidRPr="00533EB4">
              <w:rPr>
                <w:rStyle w:val="a3"/>
                <w:rFonts w:ascii="宋体" w:eastAsia="宋体" w:hAnsi="宋体"/>
                <w:noProof/>
              </w:rPr>
              <w:t>卢卡斯定理</w:t>
            </w:r>
            <w:r>
              <w:rPr>
                <w:noProof/>
                <w:webHidden/>
              </w:rPr>
              <w:tab/>
            </w:r>
            <w:r>
              <w:rPr>
                <w:noProof/>
                <w:webHidden/>
              </w:rPr>
              <w:fldChar w:fldCharType="begin"/>
            </w:r>
            <w:r>
              <w:rPr>
                <w:noProof/>
                <w:webHidden/>
              </w:rPr>
              <w:instrText xml:space="preserve"> PAGEREF _Toc523521307 \h </w:instrText>
            </w:r>
            <w:r>
              <w:rPr>
                <w:noProof/>
                <w:webHidden/>
              </w:rPr>
            </w:r>
            <w:r>
              <w:rPr>
                <w:noProof/>
                <w:webHidden/>
              </w:rPr>
              <w:fldChar w:fldCharType="separate"/>
            </w:r>
            <w:r>
              <w:rPr>
                <w:noProof/>
                <w:webHidden/>
              </w:rPr>
              <w:t>163</w:t>
            </w:r>
            <w:r>
              <w:rPr>
                <w:noProof/>
                <w:webHidden/>
              </w:rPr>
              <w:fldChar w:fldCharType="end"/>
            </w:r>
          </w:hyperlink>
        </w:p>
        <w:p w:rsidR="00C81BAD" w:rsidRDefault="00C81BAD">
          <w:pPr>
            <w:pStyle w:val="31"/>
            <w:tabs>
              <w:tab w:val="right" w:leader="dot" w:pos="8296"/>
            </w:tabs>
            <w:rPr>
              <w:noProof/>
            </w:rPr>
          </w:pPr>
          <w:hyperlink w:anchor="_Toc523521308" w:history="1">
            <w:r w:rsidRPr="00533EB4">
              <w:rPr>
                <w:rStyle w:val="a3"/>
                <w:rFonts w:ascii="宋体" w:eastAsia="宋体" w:hAnsi="宋体"/>
                <w:noProof/>
              </w:rPr>
              <w:t>卡特兰数</w:t>
            </w:r>
            <w:r>
              <w:rPr>
                <w:noProof/>
                <w:webHidden/>
              </w:rPr>
              <w:tab/>
            </w:r>
            <w:r>
              <w:rPr>
                <w:noProof/>
                <w:webHidden/>
              </w:rPr>
              <w:fldChar w:fldCharType="begin"/>
            </w:r>
            <w:r>
              <w:rPr>
                <w:noProof/>
                <w:webHidden/>
              </w:rPr>
              <w:instrText xml:space="preserve"> PAGEREF _Toc523521308 \h </w:instrText>
            </w:r>
            <w:r>
              <w:rPr>
                <w:noProof/>
                <w:webHidden/>
              </w:rPr>
            </w:r>
            <w:r>
              <w:rPr>
                <w:noProof/>
                <w:webHidden/>
              </w:rPr>
              <w:fldChar w:fldCharType="separate"/>
            </w:r>
            <w:r>
              <w:rPr>
                <w:noProof/>
                <w:webHidden/>
              </w:rPr>
              <w:t>163</w:t>
            </w:r>
            <w:r>
              <w:rPr>
                <w:noProof/>
                <w:webHidden/>
              </w:rPr>
              <w:fldChar w:fldCharType="end"/>
            </w:r>
          </w:hyperlink>
        </w:p>
        <w:p w:rsidR="00C81BAD" w:rsidRDefault="00C81BAD">
          <w:pPr>
            <w:pStyle w:val="31"/>
            <w:tabs>
              <w:tab w:val="right" w:leader="dot" w:pos="8296"/>
            </w:tabs>
            <w:rPr>
              <w:noProof/>
            </w:rPr>
          </w:pPr>
          <w:hyperlink w:anchor="_Toc523521309" w:history="1">
            <w:r w:rsidRPr="00533EB4">
              <w:rPr>
                <w:rStyle w:val="a3"/>
                <w:rFonts w:ascii="宋体" w:eastAsia="宋体" w:hAnsi="宋体"/>
                <w:noProof/>
              </w:rPr>
              <w:t>Polya定理</w:t>
            </w:r>
            <w:r>
              <w:rPr>
                <w:noProof/>
                <w:webHidden/>
              </w:rPr>
              <w:tab/>
            </w:r>
            <w:r>
              <w:rPr>
                <w:noProof/>
                <w:webHidden/>
              </w:rPr>
              <w:fldChar w:fldCharType="begin"/>
            </w:r>
            <w:r>
              <w:rPr>
                <w:noProof/>
                <w:webHidden/>
              </w:rPr>
              <w:instrText xml:space="preserve"> PAGEREF _Toc523521309 \h </w:instrText>
            </w:r>
            <w:r>
              <w:rPr>
                <w:noProof/>
                <w:webHidden/>
              </w:rPr>
            </w:r>
            <w:r>
              <w:rPr>
                <w:noProof/>
                <w:webHidden/>
              </w:rPr>
              <w:fldChar w:fldCharType="separate"/>
            </w:r>
            <w:r>
              <w:rPr>
                <w:noProof/>
                <w:webHidden/>
              </w:rPr>
              <w:t>163</w:t>
            </w:r>
            <w:r>
              <w:rPr>
                <w:noProof/>
                <w:webHidden/>
              </w:rPr>
              <w:fldChar w:fldCharType="end"/>
            </w:r>
          </w:hyperlink>
        </w:p>
        <w:p w:rsidR="00C81BAD" w:rsidRDefault="00C81BAD">
          <w:pPr>
            <w:pStyle w:val="21"/>
            <w:tabs>
              <w:tab w:val="right" w:leader="dot" w:pos="8296"/>
            </w:tabs>
            <w:rPr>
              <w:noProof/>
            </w:rPr>
          </w:pPr>
          <w:hyperlink w:anchor="_Toc523521310" w:history="1">
            <w:r w:rsidRPr="00533EB4">
              <w:rPr>
                <w:rStyle w:val="a3"/>
                <w:rFonts w:ascii="宋体" w:eastAsia="宋体" w:hAnsi="宋体" w:cs="Arial"/>
                <w:noProof/>
              </w:rPr>
              <w:t>计算几何</w:t>
            </w:r>
            <w:r>
              <w:rPr>
                <w:noProof/>
                <w:webHidden/>
              </w:rPr>
              <w:tab/>
            </w:r>
            <w:r>
              <w:rPr>
                <w:noProof/>
                <w:webHidden/>
              </w:rPr>
              <w:fldChar w:fldCharType="begin"/>
            </w:r>
            <w:r>
              <w:rPr>
                <w:noProof/>
                <w:webHidden/>
              </w:rPr>
              <w:instrText xml:space="preserve"> PAGEREF _Toc523521310 \h </w:instrText>
            </w:r>
            <w:r>
              <w:rPr>
                <w:noProof/>
                <w:webHidden/>
              </w:rPr>
            </w:r>
            <w:r>
              <w:rPr>
                <w:noProof/>
                <w:webHidden/>
              </w:rPr>
              <w:fldChar w:fldCharType="separate"/>
            </w:r>
            <w:r>
              <w:rPr>
                <w:noProof/>
                <w:webHidden/>
              </w:rPr>
              <w:t>165</w:t>
            </w:r>
            <w:r>
              <w:rPr>
                <w:noProof/>
                <w:webHidden/>
              </w:rPr>
              <w:fldChar w:fldCharType="end"/>
            </w:r>
          </w:hyperlink>
        </w:p>
        <w:p w:rsidR="00C81BAD" w:rsidRDefault="00C81BAD">
          <w:pPr>
            <w:pStyle w:val="31"/>
            <w:tabs>
              <w:tab w:val="right" w:leader="dot" w:pos="8296"/>
            </w:tabs>
            <w:rPr>
              <w:noProof/>
            </w:rPr>
          </w:pPr>
          <w:hyperlink w:anchor="_Toc523521311" w:history="1">
            <w:r w:rsidRPr="00533EB4">
              <w:rPr>
                <w:rStyle w:val="a3"/>
                <w:rFonts w:ascii="宋体" w:eastAsia="宋体" w:hAnsi="宋体" w:cs="Arial"/>
                <w:noProof/>
              </w:rPr>
              <w:t>点到线段的最短距离——矢量法</w:t>
            </w:r>
            <w:r>
              <w:rPr>
                <w:noProof/>
                <w:webHidden/>
              </w:rPr>
              <w:tab/>
            </w:r>
            <w:r>
              <w:rPr>
                <w:noProof/>
                <w:webHidden/>
              </w:rPr>
              <w:fldChar w:fldCharType="begin"/>
            </w:r>
            <w:r>
              <w:rPr>
                <w:noProof/>
                <w:webHidden/>
              </w:rPr>
              <w:instrText xml:space="preserve"> PAGEREF _Toc523521311 \h </w:instrText>
            </w:r>
            <w:r>
              <w:rPr>
                <w:noProof/>
                <w:webHidden/>
              </w:rPr>
            </w:r>
            <w:r>
              <w:rPr>
                <w:noProof/>
                <w:webHidden/>
              </w:rPr>
              <w:fldChar w:fldCharType="separate"/>
            </w:r>
            <w:r>
              <w:rPr>
                <w:noProof/>
                <w:webHidden/>
              </w:rPr>
              <w:t>165</w:t>
            </w:r>
            <w:r>
              <w:rPr>
                <w:noProof/>
                <w:webHidden/>
              </w:rPr>
              <w:fldChar w:fldCharType="end"/>
            </w:r>
          </w:hyperlink>
        </w:p>
        <w:p w:rsidR="00C81BAD" w:rsidRDefault="00C81BAD">
          <w:pPr>
            <w:pStyle w:val="31"/>
            <w:tabs>
              <w:tab w:val="right" w:leader="dot" w:pos="8296"/>
            </w:tabs>
            <w:rPr>
              <w:noProof/>
            </w:rPr>
          </w:pPr>
          <w:hyperlink w:anchor="_Toc523521312" w:history="1">
            <w:r w:rsidRPr="00533EB4">
              <w:rPr>
                <w:rStyle w:val="a3"/>
                <w:rFonts w:ascii="宋体" w:eastAsia="宋体" w:hAnsi="宋体"/>
                <w:noProof/>
              </w:rPr>
              <w:t>四点共面</w:t>
            </w:r>
            <w:r>
              <w:rPr>
                <w:noProof/>
                <w:webHidden/>
              </w:rPr>
              <w:tab/>
            </w:r>
            <w:r>
              <w:rPr>
                <w:noProof/>
                <w:webHidden/>
              </w:rPr>
              <w:fldChar w:fldCharType="begin"/>
            </w:r>
            <w:r>
              <w:rPr>
                <w:noProof/>
                <w:webHidden/>
              </w:rPr>
              <w:instrText xml:space="preserve"> PAGEREF _Toc523521312 \h </w:instrText>
            </w:r>
            <w:r>
              <w:rPr>
                <w:noProof/>
                <w:webHidden/>
              </w:rPr>
            </w:r>
            <w:r>
              <w:rPr>
                <w:noProof/>
                <w:webHidden/>
              </w:rPr>
              <w:fldChar w:fldCharType="separate"/>
            </w:r>
            <w:r>
              <w:rPr>
                <w:noProof/>
                <w:webHidden/>
              </w:rPr>
              <w:t>168</w:t>
            </w:r>
            <w:r>
              <w:rPr>
                <w:noProof/>
                <w:webHidden/>
              </w:rPr>
              <w:fldChar w:fldCharType="end"/>
            </w:r>
          </w:hyperlink>
        </w:p>
        <w:p w:rsidR="00C81BAD" w:rsidRDefault="00C81BAD">
          <w:pPr>
            <w:pStyle w:val="31"/>
            <w:tabs>
              <w:tab w:val="right" w:leader="dot" w:pos="8296"/>
            </w:tabs>
            <w:rPr>
              <w:noProof/>
            </w:rPr>
          </w:pPr>
          <w:hyperlink w:anchor="_Toc523521313" w:history="1">
            <w:r w:rsidRPr="00533EB4">
              <w:rPr>
                <w:rStyle w:val="a3"/>
                <w:rFonts w:ascii="宋体" w:eastAsia="宋体" w:hAnsi="宋体"/>
                <w:noProof/>
              </w:rPr>
              <w:t>线段相交</w:t>
            </w:r>
            <w:r>
              <w:rPr>
                <w:noProof/>
                <w:webHidden/>
              </w:rPr>
              <w:tab/>
            </w:r>
            <w:r>
              <w:rPr>
                <w:noProof/>
                <w:webHidden/>
              </w:rPr>
              <w:fldChar w:fldCharType="begin"/>
            </w:r>
            <w:r>
              <w:rPr>
                <w:noProof/>
                <w:webHidden/>
              </w:rPr>
              <w:instrText xml:space="preserve"> PAGEREF _Toc523521313 \h </w:instrText>
            </w:r>
            <w:r>
              <w:rPr>
                <w:noProof/>
                <w:webHidden/>
              </w:rPr>
            </w:r>
            <w:r>
              <w:rPr>
                <w:noProof/>
                <w:webHidden/>
              </w:rPr>
              <w:fldChar w:fldCharType="separate"/>
            </w:r>
            <w:r>
              <w:rPr>
                <w:noProof/>
                <w:webHidden/>
              </w:rPr>
              <w:t>169</w:t>
            </w:r>
            <w:r>
              <w:rPr>
                <w:noProof/>
                <w:webHidden/>
              </w:rPr>
              <w:fldChar w:fldCharType="end"/>
            </w:r>
          </w:hyperlink>
        </w:p>
        <w:p w:rsidR="00C81BAD" w:rsidRDefault="00C81BAD">
          <w:pPr>
            <w:pStyle w:val="31"/>
            <w:tabs>
              <w:tab w:val="right" w:leader="dot" w:pos="8296"/>
            </w:tabs>
            <w:rPr>
              <w:noProof/>
            </w:rPr>
          </w:pPr>
          <w:hyperlink w:anchor="_Toc523521314" w:history="1">
            <w:r w:rsidRPr="00533EB4">
              <w:rPr>
                <w:rStyle w:val="a3"/>
                <w:rFonts w:ascii="宋体" w:eastAsia="宋体" w:hAnsi="宋体"/>
                <w:noProof/>
              </w:rPr>
              <w:t>简单多边形与圆面积交</w:t>
            </w:r>
            <w:r>
              <w:rPr>
                <w:noProof/>
                <w:webHidden/>
              </w:rPr>
              <w:tab/>
            </w:r>
            <w:r>
              <w:rPr>
                <w:noProof/>
                <w:webHidden/>
              </w:rPr>
              <w:fldChar w:fldCharType="begin"/>
            </w:r>
            <w:r>
              <w:rPr>
                <w:noProof/>
                <w:webHidden/>
              </w:rPr>
              <w:instrText xml:space="preserve"> PAGEREF _Toc523521314 \h </w:instrText>
            </w:r>
            <w:r>
              <w:rPr>
                <w:noProof/>
                <w:webHidden/>
              </w:rPr>
            </w:r>
            <w:r>
              <w:rPr>
                <w:noProof/>
                <w:webHidden/>
              </w:rPr>
              <w:fldChar w:fldCharType="separate"/>
            </w:r>
            <w:r>
              <w:rPr>
                <w:noProof/>
                <w:webHidden/>
              </w:rPr>
              <w:t>169</w:t>
            </w:r>
            <w:r>
              <w:rPr>
                <w:noProof/>
                <w:webHidden/>
              </w:rPr>
              <w:fldChar w:fldCharType="end"/>
            </w:r>
          </w:hyperlink>
        </w:p>
        <w:p w:rsidR="00C81BAD" w:rsidRDefault="00C81BAD">
          <w:pPr>
            <w:pStyle w:val="31"/>
            <w:tabs>
              <w:tab w:val="right" w:leader="dot" w:pos="8296"/>
            </w:tabs>
            <w:rPr>
              <w:noProof/>
            </w:rPr>
          </w:pPr>
          <w:hyperlink w:anchor="_Toc523521315" w:history="1">
            <w:r w:rsidRPr="00533EB4">
              <w:rPr>
                <w:rStyle w:val="a3"/>
                <w:rFonts w:ascii="宋体" w:eastAsia="宋体" w:hAnsi="宋体"/>
                <w:noProof/>
              </w:rPr>
              <w:t>两圆相交点</w:t>
            </w:r>
            <w:r>
              <w:rPr>
                <w:noProof/>
                <w:webHidden/>
              </w:rPr>
              <w:tab/>
            </w:r>
            <w:r>
              <w:rPr>
                <w:noProof/>
                <w:webHidden/>
              </w:rPr>
              <w:fldChar w:fldCharType="begin"/>
            </w:r>
            <w:r>
              <w:rPr>
                <w:noProof/>
                <w:webHidden/>
              </w:rPr>
              <w:instrText xml:space="preserve"> PAGEREF _Toc523521315 \h </w:instrText>
            </w:r>
            <w:r>
              <w:rPr>
                <w:noProof/>
                <w:webHidden/>
              </w:rPr>
            </w:r>
            <w:r>
              <w:rPr>
                <w:noProof/>
                <w:webHidden/>
              </w:rPr>
              <w:fldChar w:fldCharType="separate"/>
            </w:r>
            <w:r>
              <w:rPr>
                <w:noProof/>
                <w:webHidden/>
              </w:rPr>
              <w:t>173</w:t>
            </w:r>
            <w:r>
              <w:rPr>
                <w:noProof/>
                <w:webHidden/>
              </w:rPr>
              <w:fldChar w:fldCharType="end"/>
            </w:r>
          </w:hyperlink>
        </w:p>
        <w:p w:rsidR="00C81BAD" w:rsidRDefault="00C81BAD">
          <w:pPr>
            <w:pStyle w:val="31"/>
            <w:tabs>
              <w:tab w:val="right" w:leader="dot" w:pos="8296"/>
            </w:tabs>
            <w:rPr>
              <w:noProof/>
            </w:rPr>
          </w:pPr>
          <w:hyperlink w:anchor="_Toc523521316" w:history="1">
            <w:r w:rsidRPr="00533EB4">
              <w:rPr>
                <w:rStyle w:val="a3"/>
                <w:rFonts w:ascii="宋体" w:eastAsia="宋体" w:hAnsi="宋体"/>
                <w:noProof/>
              </w:rPr>
              <w:t>两圆相交弧长</w:t>
            </w:r>
            <w:r>
              <w:rPr>
                <w:noProof/>
                <w:webHidden/>
              </w:rPr>
              <w:tab/>
            </w:r>
            <w:r>
              <w:rPr>
                <w:noProof/>
                <w:webHidden/>
              </w:rPr>
              <w:fldChar w:fldCharType="begin"/>
            </w:r>
            <w:r>
              <w:rPr>
                <w:noProof/>
                <w:webHidden/>
              </w:rPr>
              <w:instrText xml:space="preserve"> PAGEREF _Toc523521316 \h </w:instrText>
            </w:r>
            <w:r>
              <w:rPr>
                <w:noProof/>
                <w:webHidden/>
              </w:rPr>
            </w:r>
            <w:r>
              <w:rPr>
                <w:noProof/>
                <w:webHidden/>
              </w:rPr>
              <w:fldChar w:fldCharType="separate"/>
            </w:r>
            <w:r>
              <w:rPr>
                <w:noProof/>
                <w:webHidden/>
              </w:rPr>
              <w:t>173</w:t>
            </w:r>
            <w:r>
              <w:rPr>
                <w:noProof/>
                <w:webHidden/>
              </w:rPr>
              <w:fldChar w:fldCharType="end"/>
            </w:r>
          </w:hyperlink>
        </w:p>
        <w:p w:rsidR="00C81BAD" w:rsidRDefault="00C81BAD">
          <w:pPr>
            <w:pStyle w:val="31"/>
            <w:tabs>
              <w:tab w:val="right" w:leader="dot" w:pos="8296"/>
            </w:tabs>
            <w:rPr>
              <w:noProof/>
            </w:rPr>
          </w:pPr>
          <w:hyperlink w:anchor="_Toc523521317" w:history="1">
            <w:r w:rsidRPr="00533EB4">
              <w:rPr>
                <w:rStyle w:val="a3"/>
                <w:rFonts w:ascii="宋体" w:eastAsia="宋体" w:hAnsi="宋体"/>
                <w:noProof/>
              </w:rPr>
              <w:t>极角排序</w:t>
            </w:r>
            <w:r>
              <w:rPr>
                <w:noProof/>
                <w:webHidden/>
              </w:rPr>
              <w:tab/>
            </w:r>
            <w:r>
              <w:rPr>
                <w:noProof/>
                <w:webHidden/>
              </w:rPr>
              <w:fldChar w:fldCharType="begin"/>
            </w:r>
            <w:r>
              <w:rPr>
                <w:noProof/>
                <w:webHidden/>
              </w:rPr>
              <w:instrText xml:space="preserve"> PAGEREF _Toc523521317 \h </w:instrText>
            </w:r>
            <w:r>
              <w:rPr>
                <w:noProof/>
                <w:webHidden/>
              </w:rPr>
            </w:r>
            <w:r>
              <w:rPr>
                <w:noProof/>
                <w:webHidden/>
              </w:rPr>
              <w:fldChar w:fldCharType="separate"/>
            </w:r>
            <w:r>
              <w:rPr>
                <w:noProof/>
                <w:webHidden/>
              </w:rPr>
              <w:t>178</w:t>
            </w:r>
            <w:r>
              <w:rPr>
                <w:noProof/>
                <w:webHidden/>
              </w:rPr>
              <w:fldChar w:fldCharType="end"/>
            </w:r>
          </w:hyperlink>
        </w:p>
        <w:p w:rsidR="00C81BAD" w:rsidRDefault="00C81BAD">
          <w:pPr>
            <w:pStyle w:val="31"/>
            <w:tabs>
              <w:tab w:val="right" w:leader="dot" w:pos="8296"/>
            </w:tabs>
            <w:rPr>
              <w:noProof/>
            </w:rPr>
          </w:pPr>
          <w:hyperlink w:anchor="_Toc523521318" w:history="1">
            <w:r w:rsidRPr="00533EB4">
              <w:rPr>
                <w:rStyle w:val="a3"/>
                <w:rFonts w:ascii="宋体" w:eastAsia="宋体" w:hAnsi="宋体"/>
                <w:noProof/>
              </w:rPr>
              <w:t>凸包</w:t>
            </w:r>
            <w:r>
              <w:rPr>
                <w:noProof/>
                <w:webHidden/>
              </w:rPr>
              <w:tab/>
            </w:r>
            <w:r>
              <w:rPr>
                <w:noProof/>
                <w:webHidden/>
              </w:rPr>
              <w:fldChar w:fldCharType="begin"/>
            </w:r>
            <w:r>
              <w:rPr>
                <w:noProof/>
                <w:webHidden/>
              </w:rPr>
              <w:instrText xml:space="preserve"> PAGEREF _Toc523521318 \h </w:instrText>
            </w:r>
            <w:r>
              <w:rPr>
                <w:noProof/>
                <w:webHidden/>
              </w:rPr>
            </w:r>
            <w:r>
              <w:rPr>
                <w:noProof/>
                <w:webHidden/>
              </w:rPr>
              <w:fldChar w:fldCharType="separate"/>
            </w:r>
            <w:r>
              <w:rPr>
                <w:noProof/>
                <w:webHidden/>
              </w:rPr>
              <w:t>178</w:t>
            </w:r>
            <w:r>
              <w:rPr>
                <w:noProof/>
                <w:webHidden/>
              </w:rPr>
              <w:fldChar w:fldCharType="end"/>
            </w:r>
          </w:hyperlink>
        </w:p>
        <w:p w:rsidR="00C81BAD" w:rsidRDefault="00C81BAD">
          <w:pPr>
            <w:pStyle w:val="31"/>
            <w:tabs>
              <w:tab w:val="right" w:leader="dot" w:pos="8296"/>
            </w:tabs>
            <w:rPr>
              <w:noProof/>
            </w:rPr>
          </w:pPr>
          <w:hyperlink w:anchor="_Toc523521319" w:history="1">
            <w:r w:rsidRPr="00533EB4">
              <w:rPr>
                <w:rStyle w:val="a3"/>
                <w:rFonts w:ascii="宋体" w:eastAsia="宋体" w:hAnsi="宋体"/>
                <w:noProof/>
              </w:rPr>
              <w:t>其他题目</w:t>
            </w:r>
            <w:r>
              <w:rPr>
                <w:noProof/>
                <w:webHidden/>
              </w:rPr>
              <w:tab/>
            </w:r>
            <w:r>
              <w:rPr>
                <w:noProof/>
                <w:webHidden/>
              </w:rPr>
              <w:fldChar w:fldCharType="begin"/>
            </w:r>
            <w:r>
              <w:rPr>
                <w:noProof/>
                <w:webHidden/>
              </w:rPr>
              <w:instrText xml:space="preserve"> PAGEREF _Toc523521319 \h </w:instrText>
            </w:r>
            <w:r>
              <w:rPr>
                <w:noProof/>
                <w:webHidden/>
              </w:rPr>
            </w:r>
            <w:r>
              <w:rPr>
                <w:noProof/>
                <w:webHidden/>
              </w:rPr>
              <w:fldChar w:fldCharType="separate"/>
            </w:r>
            <w:r>
              <w:rPr>
                <w:noProof/>
                <w:webHidden/>
              </w:rPr>
              <w:t>178</w:t>
            </w:r>
            <w:r>
              <w:rPr>
                <w:noProof/>
                <w:webHidden/>
              </w:rPr>
              <w:fldChar w:fldCharType="end"/>
            </w:r>
          </w:hyperlink>
        </w:p>
        <w:p w:rsidR="00C81BAD" w:rsidRDefault="00C81BAD">
          <w:pPr>
            <w:pStyle w:val="21"/>
            <w:tabs>
              <w:tab w:val="right" w:leader="dot" w:pos="8296"/>
            </w:tabs>
            <w:rPr>
              <w:noProof/>
            </w:rPr>
          </w:pPr>
          <w:hyperlink w:anchor="_Toc523521320" w:history="1">
            <w:r w:rsidRPr="00533EB4">
              <w:rPr>
                <w:rStyle w:val="a3"/>
                <w:rFonts w:ascii="宋体" w:eastAsia="宋体" w:hAnsi="宋体"/>
                <w:noProof/>
              </w:rPr>
              <w:t>线性规划</w:t>
            </w:r>
            <w:r>
              <w:rPr>
                <w:noProof/>
                <w:webHidden/>
              </w:rPr>
              <w:tab/>
            </w:r>
            <w:r>
              <w:rPr>
                <w:noProof/>
                <w:webHidden/>
              </w:rPr>
              <w:fldChar w:fldCharType="begin"/>
            </w:r>
            <w:r>
              <w:rPr>
                <w:noProof/>
                <w:webHidden/>
              </w:rPr>
              <w:instrText xml:space="preserve"> PAGEREF _Toc523521320 \h </w:instrText>
            </w:r>
            <w:r>
              <w:rPr>
                <w:noProof/>
                <w:webHidden/>
              </w:rPr>
            </w:r>
            <w:r>
              <w:rPr>
                <w:noProof/>
                <w:webHidden/>
              </w:rPr>
              <w:fldChar w:fldCharType="separate"/>
            </w:r>
            <w:r>
              <w:rPr>
                <w:noProof/>
                <w:webHidden/>
              </w:rPr>
              <w:t>179</w:t>
            </w:r>
            <w:r>
              <w:rPr>
                <w:noProof/>
                <w:webHidden/>
              </w:rPr>
              <w:fldChar w:fldCharType="end"/>
            </w:r>
          </w:hyperlink>
        </w:p>
        <w:p w:rsidR="00C81BAD" w:rsidRDefault="00C81BAD">
          <w:pPr>
            <w:pStyle w:val="31"/>
            <w:tabs>
              <w:tab w:val="right" w:leader="dot" w:pos="8296"/>
            </w:tabs>
            <w:rPr>
              <w:noProof/>
            </w:rPr>
          </w:pPr>
          <w:hyperlink w:anchor="_Toc523521321" w:history="1">
            <w:r w:rsidRPr="00533EB4">
              <w:rPr>
                <w:rStyle w:val="a3"/>
                <w:rFonts w:ascii="宋体" w:eastAsia="宋体" w:hAnsi="宋体"/>
                <w:noProof/>
              </w:rPr>
              <w:t>单纯形法</w:t>
            </w:r>
            <w:r>
              <w:rPr>
                <w:noProof/>
                <w:webHidden/>
              </w:rPr>
              <w:tab/>
            </w:r>
            <w:r>
              <w:rPr>
                <w:noProof/>
                <w:webHidden/>
              </w:rPr>
              <w:fldChar w:fldCharType="begin"/>
            </w:r>
            <w:r>
              <w:rPr>
                <w:noProof/>
                <w:webHidden/>
              </w:rPr>
              <w:instrText xml:space="preserve"> PAGEREF _Toc523521321 \h </w:instrText>
            </w:r>
            <w:r>
              <w:rPr>
                <w:noProof/>
                <w:webHidden/>
              </w:rPr>
            </w:r>
            <w:r>
              <w:rPr>
                <w:noProof/>
                <w:webHidden/>
              </w:rPr>
              <w:fldChar w:fldCharType="separate"/>
            </w:r>
            <w:r>
              <w:rPr>
                <w:noProof/>
                <w:webHidden/>
              </w:rPr>
              <w:t>179</w:t>
            </w:r>
            <w:r>
              <w:rPr>
                <w:noProof/>
                <w:webHidden/>
              </w:rPr>
              <w:fldChar w:fldCharType="end"/>
            </w:r>
          </w:hyperlink>
        </w:p>
        <w:p w:rsidR="00C81BAD" w:rsidRDefault="00C81BAD">
          <w:pPr>
            <w:pStyle w:val="21"/>
            <w:tabs>
              <w:tab w:val="right" w:leader="dot" w:pos="8296"/>
            </w:tabs>
            <w:rPr>
              <w:noProof/>
            </w:rPr>
          </w:pPr>
          <w:hyperlink w:anchor="_Toc523521322" w:history="1">
            <w:r w:rsidRPr="00533EB4">
              <w:rPr>
                <w:rStyle w:val="a3"/>
                <w:rFonts w:ascii="宋体" w:eastAsia="宋体" w:hAnsi="宋体"/>
                <w:noProof/>
              </w:rPr>
              <w:t>综合题</w:t>
            </w:r>
            <w:r>
              <w:rPr>
                <w:noProof/>
                <w:webHidden/>
              </w:rPr>
              <w:tab/>
            </w:r>
            <w:r>
              <w:rPr>
                <w:noProof/>
                <w:webHidden/>
              </w:rPr>
              <w:fldChar w:fldCharType="begin"/>
            </w:r>
            <w:r>
              <w:rPr>
                <w:noProof/>
                <w:webHidden/>
              </w:rPr>
              <w:instrText xml:space="preserve"> PAGEREF _Toc523521322 \h </w:instrText>
            </w:r>
            <w:r>
              <w:rPr>
                <w:noProof/>
                <w:webHidden/>
              </w:rPr>
            </w:r>
            <w:r>
              <w:rPr>
                <w:noProof/>
                <w:webHidden/>
              </w:rPr>
              <w:fldChar w:fldCharType="separate"/>
            </w:r>
            <w:r>
              <w:rPr>
                <w:noProof/>
                <w:webHidden/>
              </w:rPr>
              <w:t>201</w:t>
            </w:r>
            <w:r>
              <w:rPr>
                <w:noProof/>
                <w:webHidden/>
              </w:rPr>
              <w:fldChar w:fldCharType="end"/>
            </w:r>
          </w:hyperlink>
        </w:p>
        <w:p w:rsidR="00C81BAD" w:rsidRDefault="00C81BAD">
          <w:pPr>
            <w:pStyle w:val="31"/>
            <w:tabs>
              <w:tab w:val="right" w:leader="dot" w:pos="8296"/>
            </w:tabs>
            <w:rPr>
              <w:noProof/>
            </w:rPr>
          </w:pPr>
          <w:hyperlink w:anchor="_Toc523521323" w:history="1">
            <w:r w:rsidRPr="00533EB4">
              <w:rPr>
                <w:rStyle w:val="a3"/>
                <w:rFonts w:ascii="宋体" w:eastAsia="宋体" w:hAnsi="宋体"/>
                <w:noProof/>
              </w:rPr>
              <w:t>√-牛客网2018暑期多校第1场-A（OEIS打表&amp;组合数递推&amp;逆元）</w:t>
            </w:r>
            <w:r>
              <w:rPr>
                <w:noProof/>
                <w:webHidden/>
              </w:rPr>
              <w:tab/>
            </w:r>
            <w:r>
              <w:rPr>
                <w:noProof/>
                <w:webHidden/>
              </w:rPr>
              <w:fldChar w:fldCharType="begin"/>
            </w:r>
            <w:r>
              <w:rPr>
                <w:noProof/>
                <w:webHidden/>
              </w:rPr>
              <w:instrText xml:space="preserve"> PAGEREF _Toc523521323 \h </w:instrText>
            </w:r>
            <w:r>
              <w:rPr>
                <w:noProof/>
                <w:webHidden/>
              </w:rPr>
            </w:r>
            <w:r>
              <w:rPr>
                <w:noProof/>
                <w:webHidden/>
              </w:rPr>
              <w:fldChar w:fldCharType="separate"/>
            </w:r>
            <w:r>
              <w:rPr>
                <w:noProof/>
                <w:webHidden/>
              </w:rPr>
              <w:t>201</w:t>
            </w:r>
            <w:r>
              <w:rPr>
                <w:noProof/>
                <w:webHidden/>
              </w:rPr>
              <w:fldChar w:fldCharType="end"/>
            </w:r>
          </w:hyperlink>
        </w:p>
        <w:p w:rsidR="00C81BAD" w:rsidRDefault="00C81BAD">
          <w:pPr>
            <w:pStyle w:val="31"/>
            <w:tabs>
              <w:tab w:val="right" w:leader="dot" w:pos="8296"/>
            </w:tabs>
            <w:rPr>
              <w:noProof/>
            </w:rPr>
          </w:pPr>
          <w:hyperlink w:anchor="_Toc523521324" w:history="1">
            <w:r w:rsidRPr="00533EB4">
              <w:rPr>
                <w:rStyle w:val="a3"/>
                <w:rFonts w:ascii="宋体" w:eastAsia="宋体" w:hAnsi="宋体"/>
                <w:noProof/>
              </w:rPr>
              <w:t>√-HDU-6304-2018多校1-铜牌题</w:t>
            </w:r>
            <w:r>
              <w:rPr>
                <w:noProof/>
                <w:webHidden/>
              </w:rPr>
              <w:tab/>
            </w:r>
            <w:r>
              <w:rPr>
                <w:noProof/>
                <w:webHidden/>
              </w:rPr>
              <w:fldChar w:fldCharType="begin"/>
            </w:r>
            <w:r>
              <w:rPr>
                <w:noProof/>
                <w:webHidden/>
              </w:rPr>
              <w:instrText xml:space="preserve"> PAGEREF _Toc523521324 \h </w:instrText>
            </w:r>
            <w:r>
              <w:rPr>
                <w:noProof/>
                <w:webHidden/>
              </w:rPr>
            </w:r>
            <w:r>
              <w:rPr>
                <w:noProof/>
                <w:webHidden/>
              </w:rPr>
              <w:fldChar w:fldCharType="separate"/>
            </w:r>
            <w:r>
              <w:rPr>
                <w:noProof/>
                <w:webHidden/>
              </w:rPr>
              <w:t>204</w:t>
            </w:r>
            <w:r>
              <w:rPr>
                <w:noProof/>
                <w:webHidden/>
              </w:rPr>
              <w:fldChar w:fldCharType="end"/>
            </w:r>
          </w:hyperlink>
        </w:p>
        <w:p w:rsidR="00C81BAD" w:rsidRDefault="00C81BAD">
          <w:pPr>
            <w:pStyle w:val="31"/>
            <w:tabs>
              <w:tab w:val="right" w:leader="dot" w:pos="8296"/>
            </w:tabs>
            <w:rPr>
              <w:noProof/>
            </w:rPr>
          </w:pPr>
          <w:hyperlink w:anchor="_Toc523521325" w:history="1">
            <w:r w:rsidRPr="00533EB4">
              <w:rPr>
                <w:rStyle w:val="a3"/>
                <w:rFonts w:ascii="宋体" w:eastAsia="宋体" w:hAnsi="宋体"/>
                <w:noProof/>
              </w:rPr>
              <w:t>√-EOJ-110-2018月赛7-数蝌蚪-签到题</w:t>
            </w:r>
            <w:r>
              <w:rPr>
                <w:noProof/>
                <w:webHidden/>
              </w:rPr>
              <w:tab/>
            </w:r>
            <w:r>
              <w:rPr>
                <w:noProof/>
                <w:webHidden/>
              </w:rPr>
              <w:fldChar w:fldCharType="begin"/>
            </w:r>
            <w:r>
              <w:rPr>
                <w:noProof/>
                <w:webHidden/>
              </w:rPr>
              <w:instrText xml:space="preserve"> PAGEREF _Toc523521325 \h </w:instrText>
            </w:r>
            <w:r>
              <w:rPr>
                <w:noProof/>
                <w:webHidden/>
              </w:rPr>
            </w:r>
            <w:r>
              <w:rPr>
                <w:noProof/>
                <w:webHidden/>
              </w:rPr>
              <w:fldChar w:fldCharType="separate"/>
            </w:r>
            <w:r>
              <w:rPr>
                <w:noProof/>
                <w:webHidden/>
              </w:rPr>
              <w:t>206</w:t>
            </w:r>
            <w:r>
              <w:rPr>
                <w:noProof/>
                <w:webHidden/>
              </w:rPr>
              <w:fldChar w:fldCharType="end"/>
            </w:r>
          </w:hyperlink>
        </w:p>
        <w:p w:rsidR="00C81BAD" w:rsidRDefault="00C81BAD">
          <w:pPr>
            <w:pStyle w:val="31"/>
            <w:tabs>
              <w:tab w:val="right" w:leader="dot" w:pos="8296"/>
            </w:tabs>
            <w:rPr>
              <w:noProof/>
            </w:rPr>
          </w:pPr>
          <w:hyperlink w:anchor="_Toc523521326" w:history="1">
            <w:r w:rsidRPr="00533EB4">
              <w:rPr>
                <w:rStyle w:val="a3"/>
                <w:rFonts w:ascii="宋体" w:eastAsia="宋体" w:hAnsi="宋体"/>
                <w:noProof/>
              </w:rPr>
              <w:t>√-HDU-6333-Harvest of Apples</w:t>
            </w:r>
            <w:r>
              <w:rPr>
                <w:noProof/>
                <w:webHidden/>
              </w:rPr>
              <w:tab/>
            </w:r>
            <w:r>
              <w:rPr>
                <w:noProof/>
                <w:webHidden/>
              </w:rPr>
              <w:fldChar w:fldCharType="begin"/>
            </w:r>
            <w:r>
              <w:rPr>
                <w:noProof/>
                <w:webHidden/>
              </w:rPr>
              <w:instrText xml:space="preserve"> PAGEREF _Toc523521326 \h </w:instrText>
            </w:r>
            <w:r>
              <w:rPr>
                <w:noProof/>
                <w:webHidden/>
              </w:rPr>
            </w:r>
            <w:r>
              <w:rPr>
                <w:noProof/>
                <w:webHidden/>
              </w:rPr>
              <w:fldChar w:fldCharType="separate"/>
            </w:r>
            <w:r>
              <w:rPr>
                <w:noProof/>
                <w:webHidden/>
              </w:rPr>
              <w:t>207</w:t>
            </w:r>
            <w:r>
              <w:rPr>
                <w:noProof/>
                <w:webHidden/>
              </w:rPr>
              <w:fldChar w:fldCharType="end"/>
            </w:r>
          </w:hyperlink>
        </w:p>
        <w:p w:rsidR="00C81BAD" w:rsidRDefault="00C81BAD">
          <w:pPr>
            <w:pStyle w:val="11"/>
            <w:tabs>
              <w:tab w:val="right" w:leader="dot" w:pos="8296"/>
            </w:tabs>
            <w:rPr>
              <w:noProof/>
            </w:rPr>
          </w:pPr>
          <w:hyperlink w:anchor="_Toc523521327" w:history="1">
            <w:r w:rsidRPr="00533EB4">
              <w:rPr>
                <w:rStyle w:val="a3"/>
                <w:rFonts w:ascii="宋体" w:eastAsia="宋体" w:hAnsi="宋体"/>
                <w:noProof/>
              </w:rPr>
              <w:t>八、网络流</w:t>
            </w:r>
            <w:r>
              <w:rPr>
                <w:noProof/>
                <w:webHidden/>
              </w:rPr>
              <w:tab/>
            </w:r>
            <w:r>
              <w:rPr>
                <w:noProof/>
                <w:webHidden/>
              </w:rPr>
              <w:fldChar w:fldCharType="begin"/>
            </w:r>
            <w:r>
              <w:rPr>
                <w:noProof/>
                <w:webHidden/>
              </w:rPr>
              <w:instrText xml:space="preserve"> PAGEREF _Toc523521327 \h </w:instrText>
            </w:r>
            <w:r>
              <w:rPr>
                <w:noProof/>
                <w:webHidden/>
              </w:rPr>
            </w:r>
            <w:r>
              <w:rPr>
                <w:noProof/>
                <w:webHidden/>
              </w:rPr>
              <w:fldChar w:fldCharType="separate"/>
            </w:r>
            <w:r>
              <w:rPr>
                <w:noProof/>
                <w:webHidden/>
              </w:rPr>
              <w:t>210</w:t>
            </w:r>
            <w:r>
              <w:rPr>
                <w:noProof/>
                <w:webHidden/>
              </w:rPr>
              <w:fldChar w:fldCharType="end"/>
            </w:r>
          </w:hyperlink>
        </w:p>
        <w:p w:rsidR="00C81BAD" w:rsidRDefault="00C81BAD">
          <w:pPr>
            <w:pStyle w:val="21"/>
            <w:tabs>
              <w:tab w:val="right" w:leader="dot" w:pos="8296"/>
            </w:tabs>
            <w:rPr>
              <w:noProof/>
            </w:rPr>
          </w:pPr>
          <w:hyperlink w:anchor="_Toc523521328" w:history="1">
            <w:r w:rsidRPr="00533EB4">
              <w:rPr>
                <w:rStyle w:val="a3"/>
                <w:rFonts w:ascii="宋体" w:eastAsia="宋体" w:hAnsi="宋体"/>
                <w:noProof/>
              </w:rPr>
              <w:t>补题</w:t>
            </w:r>
            <w:r>
              <w:rPr>
                <w:noProof/>
                <w:webHidden/>
              </w:rPr>
              <w:tab/>
            </w:r>
            <w:r>
              <w:rPr>
                <w:noProof/>
                <w:webHidden/>
              </w:rPr>
              <w:fldChar w:fldCharType="begin"/>
            </w:r>
            <w:r>
              <w:rPr>
                <w:noProof/>
                <w:webHidden/>
              </w:rPr>
              <w:instrText xml:space="preserve"> PAGEREF _Toc523521328 \h </w:instrText>
            </w:r>
            <w:r>
              <w:rPr>
                <w:noProof/>
                <w:webHidden/>
              </w:rPr>
            </w:r>
            <w:r>
              <w:rPr>
                <w:noProof/>
                <w:webHidden/>
              </w:rPr>
              <w:fldChar w:fldCharType="separate"/>
            </w:r>
            <w:r>
              <w:rPr>
                <w:noProof/>
                <w:webHidden/>
              </w:rPr>
              <w:t>210</w:t>
            </w:r>
            <w:r>
              <w:rPr>
                <w:noProof/>
                <w:webHidden/>
              </w:rPr>
              <w:fldChar w:fldCharType="end"/>
            </w:r>
          </w:hyperlink>
        </w:p>
        <w:p w:rsidR="00C81BAD" w:rsidRDefault="00C81BAD">
          <w:pPr>
            <w:pStyle w:val="31"/>
            <w:tabs>
              <w:tab w:val="right" w:leader="dot" w:pos="8296"/>
            </w:tabs>
            <w:rPr>
              <w:noProof/>
            </w:rPr>
          </w:pPr>
          <w:hyperlink w:anchor="_Toc523521329" w:history="1">
            <w:r w:rsidRPr="00533EB4">
              <w:rPr>
                <w:rStyle w:val="a3"/>
                <w:rFonts w:ascii="宋体" w:eastAsia="宋体" w:hAnsi="宋体"/>
                <w:noProof/>
              </w:rPr>
              <w:t>银牌题-KM匹配</w:t>
            </w:r>
            <w:r>
              <w:rPr>
                <w:noProof/>
                <w:webHidden/>
              </w:rPr>
              <w:tab/>
            </w:r>
            <w:r>
              <w:rPr>
                <w:noProof/>
                <w:webHidden/>
              </w:rPr>
              <w:fldChar w:fldCharType="begin"/>
            </w:r>
            <w:r>
              <w:rPr>
                <w:noProof/>
                <w:webHidden/>
              </w:rPr>
              <w:instrText xml:space="preserve"> PAGEREF _Toc523521329 \h </w:instrText>
            </w:r>
            <w:r>
              <w:rPr>
                <w:noProof/>
                <w:webHidden/>
              </w:rPr>
            </w:r>
            <w:r>
              <w:rPr>
                <w:noProof/>
                <w:webHidden/>
              </w:rPr>
              <w:fldChar w:fldCharType="separate"/>
            </w:r>
            <w:r>
              <w:rPr>
                <w:noProof/>
                <w:webHidden/>
              </w:rPr>
              <w:t>210</w:t>
            </w:r>
            <w:r>
              <w:rPr>
                <w:noProof/>
                <w:webHidden/>
              </w:rPr>
              <w:fldChar w:fldCharType="end"/>
            </w:r>
          </w:hyperlink>
        </w:p>
        <w:p w:rsidR="00C81BAD" w:rsidRDefault="00C81BAD">
          <w:pPr>
            <w:pStyle w:val="21"/>
            <w:tabs>
              <w:tab w:val="right" w:leader="dot" w:pos="8296"/>
            </w:tabs>
            <w:rPr>
              <w:noProof/>
            </w:rPr>
          </w:pPr>
          <w:hyperlink w:anchor="_Toc523521330" w:history="1">
            <w:r w:rsidRPr="00533EB4">
              <w:rPr>
                <w:rStyle w:val="a3"/>
                <w:rFonts w:ascii="宋体" w:eastAsia="宋体" w:hAnsi="宋体"/>
                <w:noProof/>
              </w:rPr>
              <w:t>最大流</w:t>
            </w:r>
            <w:r>
              <w:rPr>
                <w:noProof/>
                <w:webHidden/>
              </w:rPr>
              <w:tab/>
            </w:r>
            <w:r>
              <w:rPr>
                <w:noProof/>
                <w:webHidden/>
              </w:rPr>
              <w:fldChar w:fldCharType="begin"/>
            </w:r>
            <w:r>
              <w:rPr>
                <w:noProof/>
                <w:webHidden/>
              </w:rPr>
              <w:instrText xml:space="preserve"> PAGEREF _Toc523521330 \h </w:instrText>
            </w:r>
            <w:r>
              <w:rPr>
                <w:noProof/>
                <w:webHidden/>
              </w:rPr>
            </w:r>
            <w:r>
              <w:rPr>
                <w:noProof/>
                <w:webHidden/>
              </w:rPr>
              <w:fldChar w:fldCharType="separate"/>
            </w:r>
            <w:r>
              <w:rPr>
                <w:noProof/>
                <w:webHidden/>
              </w:rPr>
              <w:t>212</w:t>
            </w:r>
            <w:r>
              <w:rPr>
                <w:noProof/>
                <w:webHidden/>
              </w:rPr>
              <w:fldChar w:fldCharType="end"/>
            </w:r>
          </w:hyperlink>
        </w:p>
        <w:p w:rsidR="00C81BAD" w:rsidRDefault="00C81BAD">
          <w:pPr>
            <w:pStyle w:val="21"/>
            <w:tabs>
              <w:tab w:val="right" w:leader="dot" w:pos="8296"/>
            </w:tabs>
            <w:rPr>
              <w:noProof/>
            </w:rPr>
          </w:pPr>
          <w:hyperlink w:anchor="_Toc523521331" w:history="1">
            <w:r w:rsidRPr="00533EB4">
              <w:rPr>
                <w:rStyle w:val="a3"/>
                <w:rFonts w:ascii="宋体" w:eastAsia="宋体" w:hAnsi="宋体"/>
                <w:noProof/>
              </w:rPr>
              <w:t>最小费用最大流</w:t>
            </w:r>
            <w:r>
              <w:rPr>
                <w:noProof/>
                <w:webHidden/>
              </w:rPr>
              <w:tab/>
            </w:r>
            <w:r>
              <w:rPr>
                <w:noProof/>
                <w:webHidden/>
              </w:rPr>
              <w:fldChar w:fldCharType="begin"/>
            </w:r>
            <w:r>
              <w:rPr>
                <w:noProof/>
                <w:webHidden/>
              </w:rPr>
              <w:instrText xml:space="preserve"> PAGEREF _Toc523521331 \h </w:instrText>
            </w:r>
            <w:r>
              <w:rPr>
                <w:noProof/>
                <w:webHidden/>
              </w:rPr>
            </w:r>
            <w:r>
              <w:rPr>
                <w:noProof/>
                <w:webHidden/>
              </w:rPr>
              <w:fldChar w:fldCharType="separate"/>
            </w:r>
            <w:r>
              <w:rPr>
                <w:noProof/>
                <w:webHidden/>
              </w:rPr>
              <w:t>212</w:t>
            </w:r>
            <w:r>
              <w:rPr>
                <w:noProof/>
                <w:webHidden/>
              </w:rPr>
              <w:fldChar w:fldCharType="end"/>
            </w:r>
          </w:hyperlink>
        </w:p>
        <w:p w:rsidR="00C81BAD" w:rsidRDefault="00C81BAD">
          <w:pPr>
            <w:pStyle w:val="31"/>
            <w:tabs>
              <w:tab w:val="right" w:leader="dot" w:pos="8296"/>
            </w:tabs>
            <w:rPr>
              <w:noProof/>
            </w:rPr>
          </w:pPr>
          <w:hyperlink w:anchor="_Toc523521332" w:history="1">
            <w:r w:rsidRPr="00533EB4">
              <w:rPr>
                <w:rStyle w:val="a3"/>
                <w:rFonts w:ascii="宋体" w:eastAsia="宋体" w:hAnsi="宋体"/>
                <w:noProof/>
              </w:rPr>
              <w:t>模板</w:t>
            </w:r>
            <w:r>
              <w:rPr>
                <w:noProof/>
                <w:webHidden/>
              </w:rPr>
              <w:tab/>
            </w:r>
            <w:r>
              <w:rPr>
                <w:noProof/>
                <w:webHidden/>
              </w:rPr>
              <w:fldChar w:fldCharType="begin"/>
            </w:r>
            <w:r>
              <w:rPr>
                <w:noProof/>
                <w:webHidden/>
              </w:rPr>
              <w:instrText xml:space="preserve"> PAGEREF _Toc523521332 \h </w:instrText>
            </w:r>
            <w:r>
              <w:rPr>
                <w:noProof/>
                <w:webHidden/>
              </w:rPr>
            </w:r>
            <w:r>
              <w:rPr>
                <w:noProof/>
                <w:webHidden/>
              </w:rPr>
              <w:fldChar w:fldCharType="separate"/>
            </w:r>
            <w:r>
              <w:rPr>
                <w:noProof/>
                <w:webHidden/>
              </w:rPr>
              <w:t>212</w:t>
            </w:r>
            <w:r>
              <w:rPr>
                <w:noProof/>
                <w:webHidden/>
              </w:rPr>
              <w:fldChar w:fldCharType="end"/>
            </w:r>
          </w:hyperlink>
        </w:p>
        <w:p w:rsidR="00C81BAD" w:rsidRDefault="00C81BAD">
          <w:pPr>
            <w:pStyle w:val="31"/>
            <w:tabs>
              <w:tab w:val="right" w:leader="dot" w:pos="8296"/>
            </w:tabs>
            <w:rPr>
              <w:noProof/>
            </w:rPr>
          </w:pPr>
          <w:hyperlink w:anchor="_Toc523521333" w:history="1">
            <w:r w:rsidRPr="00533EB4">
              <w:rPr>
                <w:rStyle w:val="a3"/>
                <w:rFonts w:ascii="宋体" w:eastAsia="宋体" w:hAnsi="宋体"/>
                <w:noProof/>
              </w:rPr>
              <w:t>√-牛客网2018暑期多校5E-room</w:t>
            </w:r>
            <w:r>
              <w:rPr>
                <w:noProof/>
                <w:webHidden/>
              </w:rPr>
              <w:tab/>
            </w:r>
            <w:r>
              <w:rPr>
                <w:noProof/>
                <w:webHidden/>
              </w:rPr>
              <w:fldChar w:fldCharType="begin"/>
            </w:r>
            <w:r>
              <w:rPr>
                <w:noProof/>
                <w:webHidden/>
              </w:rPr>
              <w:instrText xml:space="preserve"> PAGEREF _Toc523521333 \h </w:instrText>
            </w:r>
            <w:r>
              <w:rPr>
                <w:noProof/>
                <w:webHidden/>
              </w:rPr>
            </w:r>
            <w:r>
              <w:rPr>
                <w:noProof/>
                <w:webHidden/>
              </w:rPr>
              <w:fldChar w:fldCharType="separate"/>
            </w:r>
            <w:r>
              <w:rPr>
                <w:noProof/>
                <w:webHidden/>
              </w:rPr>
              <w:t>213</w:t>
            </w:r>
            <w:r>
              <w:rPr>
                <w:noProof/>
                <w:webHidden/>
              </w:rPr>
              <w:fldChar w:fldCharType="end"/>
            </w:r>
          </w:hyperlink>
        </w:p>
        <w:p w:rsidR="00C81BAD" w:rsidRDefault="00C81BAD">
          <w:pPr>
            <w:pStyle w:val="21"/>
            <w:tabs>
              <w:tab w:val="right" w:leader="dot" w:pos="8296"/>
            </w:tabs>
            <w:rPr>
              <w:noProof/>
            </w:rPr>
          </w:pPr>
          <w:hyperlink w:anchor="_Toc523521334" w:history="1">
            <w:r w:rsidRPr="00533EB4">
              <w:rPr>
                <w:rStyle w:val="a3"/>
                <w:rFonts w:ascii="宋体" w:eastAsia="宋体" w:hAnsi="宋体"/>
                <w:noProof/>
              </w:rPr>
              <w:t>二分图匹配</w:t>
            </w:r>
            <w:r>
              <w:rPr>
                <w:noProof/>
                <w:webHidden/>
              </w:rPr>
              <w:tab/>
            </w:r>
            <w:r>
              <w:rPr>
                <w:noProof/>
                <w:webHidden/>
              </w:rPr>
              <w:fldChar w:fldCharType="begin"/>
            </w:r>
            <w:r>
              <w:rPr>
                <w:noProof/>
                <w:webHidden/>
              </w:rPr>
              <w:instrText xml:space="preserve"> PAGEREF _Toc523521334 \h </w:instrText>
            </w:r>
            <w:r>
              <w:rPr>
                <w:noProof/>
                <w:webHidden/>
              </w:rPr>
            </w:r>
            <w:r>
              <w:rPr>
                <w:noProof/>
                <w:webHidden/>
              </w:rPr>
              <w:fldChar w:fldCharType="separate"/>
            </w:r>
            <w:r>
              <w:rPr>
                <w:noProof/>
                <w:webHidden/>
              </w:rPr>
              <w:t>215</w:t>
            </w:r>
            <w:r>
              <w:rPr>
                <w:noProof/>
                <w:webHidden/>
              </w:rPr>
              <w:fldChar w:fldCharType="end"/>
            </w:r>
          </w:hyperlink>
        </w:p>
        <w:p w:rsidR="00C81BAD" w:rsidRDefault="00C81BAD">
          <w:pPr>
            <w:pStyle w:val="31"/>
            <w:tabs>
              <w:tab w:val="right" w:leader="dot" w:pos="8296"/>
            </w:tabs>
            <w:rPr>
              <w:noProof/>
            </w:rPr>
          </w:pPr>
          <w:hyperlink w:anchor="_Toc523521335" w:history="1">
            <w:r w:rsidRPr="00533EB4">
              <w:rPr>
                <w:rStyle w:val="a3"/>
                <w:rFonts w:ascii="宋体" w:eastAsia="宋体" w:hAnsi="宋体"/>
                <w:noProof/>
              </w:rPr>
              <w:t>√-51nod-2006-飞行员配对</w:t>
            </w:r>
            <w:r>
              <w:rPr>
                <w:noProof/>
                <w:webHidden/>
              </w:rPr>
              <w:tab/>
            </w:r>
            <w:r>
              <w:rPr>
                <w:noProof/>
                <w:webHidden/>
              </w:rPr>
              <w:fldChar w:fldCharType="begin"/>
            </w:r>
            <w:r>
              <w:rPr>
                <w:noProof/>
                <w:webHidden/>
              </w:rPr>
              <w:instrText xml:space="preserve"> PAGEREF _Toc523521335 \h </w:instrText>
            </w:r>
            <w:r>
              <w:rPr>
                <w:noProof/>
                <w:webHidden/>
              </w:rPr>
            </w:r>
            <w:r>
              <w:rPr>
                <w:noProof/>
                <w:webHidden/>
              </w:rPr>
              <w:fldChar w:fldCharType="separate"/>
            </w:r>
            <w:r>
              <w:rPr>
                <w:noProof/>
                <w:webHidden/>
              </w:rPr>
              <w:t>216</w:t>
            </w:r>
            <w:r>
              <w:rPr>
                <w:noProof/>
                <w:webHidden/>
              </w:rPr>
              <w:fldChar w:fldCharType="end"/>
            </w:r>
          </w:hyperlink>
        </w:p>
        <w:p w:rsidR="00C81BAD" w:rsidRDefault="00C81BAD">
          <w:pPr>
            <w:pStyle w:val="31"/>
            <w:tabs>
              <w:tab w:val="right" w:leader="dot" w:pos="8296"/>
            </w:tabs>
            <w:rPr>
              <w:noProof/>
            </w:rPr>
          </w:pPr>
          <w:hyperlink w:anchor="_Toc523521336" w:history="1">
            <w:r w:rsidRPr="00533EB4">
              <w:rPr>
                <w:rStyle w:val="a3"/>
                <w:rFonts w:ascii="宋体" w:eastAsia="宋体" w:hAnsi="宋体"/>
                <w:noProof/>
              </w:rPr>
              <w:t>未做-hdu-2063</w:t>
            </w:r>
            <w:r>
              <w:rPr>
                <w:noProof/>
                <w:webHidden/>
              </w:rPr>
              <w:tab/>
            </w:r>
            <w:r>
              <w:rPr>
                <w:noProof/>
                <w:webHidden/>
              </w:rPr>
              <w:fldChar w:fldCharType="begin"/>
            </w:r>
            <w:r>
              <w:rPr>
                <w:noProof/>
                <w:webHidden/>
              </w:rPr>
              <w:instrText xml:space="preserve"> PAGEREF _Toc523521336 \h </w:instrText>
            </w:r>
            <w:r>
              <w:rPr>
                <w:noProof/>
                <w:webHidden/>
              </w:rPr>
            </w:r>
            <w:r>
              <w:rPr>
                <w:noProof/>
                <w:webHidden/>
              </w:rPr>
              <w:fldChar w:fldCharType="separate"/>
            </w:r>
            <w:r>
              <w:rPr>
                <w:noProof/>
                <w:webHidden/>
              </w:rPr>
              <w:t>219</w:t>
            </w:r>
            <w:r>
              <w:rPr>
                <w:noProof/>
                <w:webHidden/>
              </w:rPr>
              <w:fldChar w:fldCharType="end"/>
            </w:r>
          </w:hyperlink>
        </w:p>
        <w:p w:rsidR="00C81BAD" w:rsidRDefault="00C81BAD">
          <w:pPr>
            <w:pStyle w:val="11"/>
            <w:tabs>
              <w:tab w:val="right" w:leader="dot" w:pos="8296"/>
            </w:tabs>
            <w:rPr>
              <w:noProof/>
            </w:rPr>
          </w:pPr>
          <w:hyperlink w:anchor="_Toc523521337" w:history="1">
            <w:r w:rsidRPr="00533EB4">
              <w:rPr>
                <w:rStyle w:val="a3"/>
                <w:rFonts w:ascii="宋体" w:eastAsia="宋体" w:hAnsi="宋体"/>
                <w:noProof/>
              </w:rPr>
              <w:t>九、博弈</w:t>
            </w:r>
            <w:r>
              <w:rPr>
                <w:noProof/>
                <w:webHidden/>
              </w:rPr>
              <w:tab/>
            </w:r>
            <w:r>
              <w:rPr>
                <w:noProof/>
                <w:webHidden/>
              </w:rPr>
              <w:fldChar w:fldCharType="begin"/>
            </w:r>
            <w:r>
              <w:rPr>
                <w:noProof/>
                <w:webHidden/>
              </w:rPr>
              <w:instrText xml:space="preserve"> PAGEREF _Toc523521337 \h </w:instrText>
            </w:r>
            <w:r>
              <w:rPr>
                <w:noProof/>
                <w:webHidden/>
              </w:rPr>
            </w:r>
            <w:r>
              <w:rPr>
                <w:noProof/>
                <w:webHidden/>
              </w:rPr>
              <w:fldChar w:fldCharType="separate"/>
            </w:r>
            <w:r>
              <w:rPr>
                <w:noProof/>
                <w:webHidden/>
              </w:rPr>
              <w:t>219</w:t>
            </w:r>
            <w:r>
              <w:rPr>
                <w:noProof/>
                <w:webHidden/>
              </w:rPr>
              <w:fldChar w:fldCharType="end"/>
            </w:r>
          </w:hyperlink>
        </w:p>
        <w:p w:rsidR="00C81BAD" w:rsidRDefault="00C81BAD">
          <w:pPr>
            <w:pStyle w:val="21"/>
            <w:tabs>
              <w:tab w:val="right" w:leader="dot" w:pos="8296"/>
            </w:tabs>
            <w:rPr>
              <w:noProof/>
            </w:rPr>
          </w:pPr>
          <w:hyperlink w:anchor="_Toc523521338" w:history="1">
            <w:r w:rsidRPr="00533EB4">
              <w:rPr>
                <w:rStyle w:val="a3"/>
                <w:rFonts w:ascii="宋体" w:eastAsia="宋体" w:hAnsi="宋体"/>
                <w:noProof/>
              </w:rPr>
              <w:t>√-51nod-1995-三子棋</w:t>
            </w:r>
            <w:r>
              <w:rPr>
                <w:noProof/>
                <w:webHidden/>
              </w:rPr>
              <w:tab/>
            </w:r>
            <w:r>
              <w:rPr>
                <w:noProof/>
                <w:webHidden/>
              </w:rPr>
              <w:fldChar w:fldCharType="begin"/>
            </w:r>
            <w:r>
              <w:rPr>
                <w:noProof/>
                <w:webHidden/>
              </w:rPr>
              <w:instrText xml:space="preserve"> PAGEREF _Toc523521338 \h </w:instrText>
            </w:r>
            <w:r>
              <w:rPr>
                <w:noProof/>
                <w:webHidden/>
              </w:rPr>
            </w:r>
            <w:r>
              <w:rPr>
                <w:noProof/>
                <w:webHidden/>
              </w:rPr>
              <w:fldChar w:fldCharType="separate"/>
            </w:r>
            <w:r>
              <w:rPr>
                <w:noProof/>
                <w:webHidden/>
              </w:rPr>
              <w:t>219</w:t>
            </w:r>
            <w:r>
              <w:rPr>
                <w:noProof/>
                <w:webHidden/>
              </w:rPr>
              <w:fldChar w:fldCharType="end"/>
            </w:r>
          </w:hyperlink>
        </w:p>
        <w:p w:rsidR="00C81BAD" w:rsidRDefault="00C81BAD">
          <w:pPr>
            <w:pStyle w:val="11"/>
            <w:tabs>
              <w:tab w:val="right" w:leader="dot" w:pos="8296"/>
            </w:tabs>
            <w:rPr>
              <w:noProof/>
            </w:rPr>
          </w:pPr>
          <w:hyperlink w:anchor="_Toc523521339" w:history="1">
            <w:r w:rsidRPr="00533EB4">
              <w:rPr>
                <w:rStyle w:val="a3"/>
                <w:rFonts w:ascii="宋体" w:eastAsia="宋体" w:hAnsi="宋体"/>
                <w:noProof/>
              </w:rPr>
              <w:t>十、随机算法</w:t>
            </w:r>
            <w:r>
              <w:rPr>
                <w:noProof/>
                <w:webHidden/>
              </w:rPr>
              <w:tab/>
            </w:r>
            <w:r>
              <w:rPr>
                <w:noProof/>
                <w:webHidden/>
              </w:rPr>
              <w:fldChar w:fldCharType="begin"/>
            </w:r>
            <w:r>
              <w:rPr>
                <w:noProof/>
                <w:webHidden/>
              </w:rPr>
              <w:instrText xml:space="preserve"> PAGEREF _Toc523521339 \h </w:instrText>
            </w:r>
            <w:r>
              <w:rPr>
                <w:noProof/>
                <w:webHidden/>
              </w:rPr>
            </w:r>
            <w:r>
              <w:rPr>
                <w:noProof/>
                <w:webHidden/>
              </w:rPr>
              <w:fldChar w:fldCharType="separate"/>
            </w:r>
            <w:r>
              <w:rPr>
                <w:noProof/>
                <w:webHidden/>
              </w:rPr>
              <w:t>221</w:t>
            </w:r>
            <w:r>
              <w:rPr>
                <w:noProof/>
                <w:webHidden/>
              </w:rPr>
              <w:fldChar w:fldCharType="end"/>
            </w:r>
          </w:hyperlink>
        </w:p>
        <w:p w:rsidR="00C81BAD" w:rsidRDefault="00C81BAD">
          <w:pPr>
            <w:pStyle w:val="21"/>
            <w:tabs>
              <w:tab w:val="right" w:leader="dot" w:pos="8296"/>
            </w:tabs>
            <w:rPr>
              <w:noProof/>
            </w:rPr>
          </w:pPr>
          <w:hyperlink w:anchor="_Toc523521340" w:history="1">
            <w:r w:rsidRPr="00533EB4">
              <w:rPr>
                <w:rStyle w:val="a3"/>
                <w:rFonts w:ascii="宋体" w:eastAsia="宋体" w:hAnsi="宋体"/>
                <w:noProof/>
              </w:rPr>
              <w:t>函数库</w:t>
            </w:r>
            <w:r>
              <w:rPr>
                <w:noProof/>
                <w:webHidden/>
              </w:rPr>
              <w:tab/>
            </w:r>
            <w:r>
              <w:rPr>
                <w:noProof/>
                <w:webHidden/>
              </w:rPr>
              <w:fldChar w:fldCharType="begin"/>
            </w:r>
            <w:r>
              <w:rPr>
                <w:noProof/>
                <w:webHidden/>
              </w:rPr>
              <w:instrText xml:space="preserve"> PAGEREF _Toc523521340 \h </w:instrText>
            </w:r>
            <w:r>
              <w:rPr>
                <w:noProof/>
                <w:webHidden/>
              </w:rPr>
            </w:r>
            <w:r>
              <w:rPr>
                <w:noProof/>
                <w:webHidden/>
              </w:rPr>
              <w:fldChar w:fldCharType="separate"/>
            </w:r>
            <w:r>
              <w:rPr>
                <w:noProof/>
                <w:webHidden/>
              </w:rPr>
              <w:t>221</w:t>
            </w:r>
            <w:r>
              <w:rPr>
                <w:noProof/>
                <w:webHidden/>
              </w:rPr>
              <w:fldChar w:fldCharType="end"/>
            </w:r>
          </w:hyperlink>
        </w:p>
        <w:p w:rsidR="00C81BAD" w:rsidRDefault="00C81BAD">
          <w:pPr>
            <w:pStyle w:val="11"/>
            <w:tabs>
              <w:tab w:val="right" w:leader="dot" w:pos="8296"/>
            </w:tabs>
            <w:rPr>
              <w:noProof/>
            </w:rPr>
          </w:pPr>
          <w:hyperlink w:anchor="_Toc523521341" w:history="1">
            <w:r w:rsidRPr="00533EB4">
              <w:rPr>
                <w:rStyle w:val="a3"/>
                <w:rFonts w:ascii="宋体" w:eastAsia="宋体" w:hAnsi="宋体"/>
                <w:noProof/>
              </w:rPr>
              <w:t>十一、未分类</w:t>
            </w:r>
            <w:r>
              <w:rPr>
                <w:noProof/>
                <w:webHidden/>
              </w:rPr>
              <w:tab/>
            </w:r>
            <w:r>
              <w:rPr>
                <w:noProof/>
                <w:webHidden/>
              </w:rPr>
              <w:fldChar w:fldCharType="begin"/>
            </w:r>
            <w:r>
              <w:rPr>
                <w:noProof/>
                <w:webHidden/>
              </w:rPr>
              <w:instrText xml:space="preserve"> PAGEREF _Toc523521341 \h </w:instrText>
            </w:r>
            <w:r>
              <w:rPr>
                <w:noProof/>
                <w:webHidden/>
              </w:rPr>
            </w:r>
            <w:r>
              <w:rPr>
                <w:noProof/>
                <w:webHidden/>
              </w:rPr>
              <w:fldChar w:fldCharType="separate"/>
            </w:r>
            <w:r>
              <w:rPr>
                <w:noProof/>
                <w:webHidden/>
              </w:rPr>
              <w:t>221</w:t>
            </w:r>
            <w:r>
              <w:rPr>
                <w:noProof/>
                <w:webHidden/>
              </w:rPr>
              <w:fldChar w:fldCharType="end"/>
            </w:r>
          </w:hyperlink>
        </w:p>
        <w:p w:rsidR="00C81BAD" w:rsidRDefault="00C81BAD">
          <w:pPr>
            <w:pStyle w:val="21"/>
            <w:tabs>
              <w:tab w:val="right" w:leader="dot" w:pos="8296"/>
            </w:tabs>
            <w:rPr>
              <w:noProof/>
            </w:rPr>
          </w:pPr>
          <w:hyperlink w:anchor="_Toc523521342" w:history="1">
            <w:r w:rsidRPr="00533EB4">
              <w:rPr>
                <w:rStyle w:val="a3"/>
                <w:rFonts w:ascii="宋体" w:eastAsia="宋体" w:hAnsi="宋体"/>
                <w:noProof/>
              </w:rPr>
              <w:t>莫队算法</w:t>
            </w:r>
            <w:r>
              <w:rPr>
                <w:noProof/>
                <w:webHidden/>
              </w:rPr>
              <w:tab/>
            </w:r>
            <w:r>
              <w:rPr>
                <w:noProof/>
                <w:webHidden/>
              </w:rPr>
              <w:fldChar w:fldCharType="begin"/>
            </w:r>
            <w:r>
              <w:rPr>
                <w:noProof/>
                <w:webHidden/>
              </w:rPr>
              <w:instrText xml:space="preserve"> PAGEREF _Toc523521342 \h </w:instrText>
            </w:r>
            <w:r>
              <w:rPr>
                <w:noProof/>
                <w:webHidden/>
              </w:rPr>
            </w:r>
            <w:r>
              <w:rPr>
                <w:noProof/>
                <w:webHidden/>
              </w:rPr>
              <w:fldChar w:fldCharType="separate"/>
            </w:r>
            <w:r>
              <w:rPr>
                <w:noProof/>
                <w:webHidden/>
              </w:rPr>
              <w:t>221</w:t>
            </w:r>
            <w:r>
              <w:rPr>
                <w:noProof/>
                <w:webHidden/>
              </w:rPr>
              <w:fldChar w:fldCharType="end"/>
            </w:r>
          </w:hyperlink>
        </w:p>
        <w:p w:rsidR="00C81BAD" w:rsidRDefault="00C81BAD">
          <w:pPr>
            <w:pStyle w:val="21"/>
            <w:tabs>
              <w:tab w:val="right" w:leader="dot" w:pos="8296"/>
            </w:tabs>
            <w:rPr>
              <w:noProof/>
            </w:rPr>
          </w:pPr>
          <w:hyperlink w:anchor="_Toc523521343" w:history="1">
            <w:r w:rsidRPr="00533EB4">
              <w:rPr>
                <w:rStyle w:val="a3"/>
                <w:rFonts w:ascii="宋体" w:eastAsia="宋体" w:hAnsi="宋体"/>
                <w:noProof/>
              </w:rPr>
              <w:t>√-HDU-5857-2016多校10-签到</w:t>
            </w:r>
            <w:r>
              <w:rPr>
                <w:noProof/>
                <w:webHidden/>
              </w:rPr>
              <w:tab/>
            </w:r>
            <w:r>
              <w:rPr>
                <w:noProof/>
                <w:webHidden/>
              </w:rPr>
              <w:fldChar w:fldCharType="begin"/>
            </w:r>
            <w:r>
              <w:rPr>
                <w:noProof/>
                <w:webHidden/>
              </w:rPr>
              <w:instrText xml:space="preserve"> PAGEREF _Toc523521343 \h </w:instrText>
            </w:r>
            <w:r>
              <w:rPr>
                <w:noProof/>
                <w:webHidden/>
              </w:rPr>
            </w:r>
            <w:r>
              <w:rPr>
                <w:noProof/>
                <w:webHidden/>
              </w:rPr>
              <w:fldChar w:fldCharType="separate"/>
            </w:r>
            <w:r>
              <w:rPr>
                <w:noProof/>
                <w:webHidden/>
              </w:rPr>
              <w:t>222</w:t>
            </w:r>
            <w:r>
              <w:rPr>
                <w:noProof/>
                <w:webHidden/>
              </w:rPr>
              <w:fldChar w:fldCharType="end"/>
            </w:r>
          </w:hyperlink>
        </w:p>
        <w:p w:rsidR="00C81BAD" w:rsidRDefault="00C81BAD">
          <w:pPr>
            <w:pStyle w:val="21"/>
            <w:tabs>
              <w:tab w:val="right" w:leader="dot" w:pos="8296"/>
            </w:tabs>
            <w:rPr>
              <w:noProof/>
            </w:rPr>
          </w:pPr>
          <w:hyperlink w:anchor="_Toc523521344" w:history="1">
            <w:r w:rsidRPr="00533EB4">
              <w:rPr>
                <w:rStyle w:val="a3"/>
                <w:rFonts w:ascii="宋体" w:eastAsia="宋体" w:hAnsi="宋体"/>
                <w:noProof/>
              </w:rPr>
              <w:t>√-HDU-5867-2016多校10-签到</w:t>
            </w:r>
            <w:r>
              <w:rPr>
                <w:noProof/>
                <w:webHidden/>
              </w:rPr>
              <w:tab/>
            </w:r>
            <w:r>
              <w:rPr>
                <w:noProof/>
                <w:webHidden/>
              </w:rPr>
              <w:fldChar w:fldCharType="begin"/>
            </w:r>
            <w:r>
              <w:rPr>
                <w:noProof/>
                <w:webHidden/>
              </w:rPr>
              <w:instrText xml:space="preserve"> PAGEREF _Toc523521344 \h </w:instrText>
            </w:r>
            <w:r>
              <w:rPr>
                <w:noProof/>
                <w:webHidden/>
              </w:rPr>
            </w:r>
            <w:r>
              <w:rPr>
                <w:noProof/>
                <w:webHidden/>
              </w:rPr>
              <w:fldChar w:fldCharType="separate"/>
            </w:r>
            <w:r>
              <w:rPr>
                <w:noProof/>
                <w:webHidden/>
              </w:rPr>
              <w:t>222</w:t>
            </w:r>
            <w:r>
              <w:rPr>
                <w:noProof/>
                <w:webHidden/>
              </w:rPr>
              <w:fldChar w:fldCharType="end"/>
            </w:r>
          </w:hyperlink>
        </w:p>
        <w:p w:rsidR="00C81BAD" w:rsidRDefault="00C81BAD">
          <w:pPr>
            <w:pStyle w:val="11"/>
            <w:tabs>
              <w:tab w:val="right" w:leader="dot" w:pos="8296"/>
            </w:tabs>
            <w:rPr>
              <w:noProof/>
            </w:rPr>
          </w:pPr>
          <w:hyperlink w:anchor="_Toc523521345" w:history="1">
            <w:r w:rsidRPr="00533EB4">
              <w:rPr>
                <w:rStyle w:val="a3"/>
                <w:rFonts w:ascii="宋体" w:eastAsia="宋体" w:hAnsi="宋体"/>
                <w:noProof/>
              </w:rPr>
              <w:t>十二、题库</w:t>
            </w:r>
            <w:r>
              <w:rPr>
                <w:noProof/>
                <w:webHidden/>
              </w:rPr>
              <w:tab/>
            </w:r>
            <w:r>
              <w:rPr>
                <w:noProof/>
                <w:webHidden/>
              </w:rPr>
              <w:fldChar w:fldCharType="begin"/>
            </w:r>
            <w:r>
              <w:rPr>
                <w:noProof/>
                <w:webHidden/>
              </w:rPr>
              <w:instrText xml:space="preserve"> PAGEREF _Toc523521345 \h </w:instrText>
            </w:r>
            <w:r>
              <w:rPr>
                <w:noProof/>
                <w:webHidden/>
              </w:rPr>
            </w:r>
            <w:r>
              <w:rPr>
                <w:noProof/>
                <w:webHidden/>
              </w:rPr>
              <w:fldChar w:fldCharType="separate"/>
            </w:r>
            <w:r>
              <w:rPr>
                <w:noProof/>
                <w:webHidden/>
              </w:rPr>
              <w:t>222</w:t>
            </w:r>
            <w:r>
              <w:rPr>
                <w:noProof/>
                <w:webHidden/>
              </w:rPr>
              <w:fldChar w:fldCharType="end"/>
            </w:r>
          </w:hyperlink>
        </w:p>
        <w:p w:rsidR="00C81BAD" w:rsidRDefault="00C81BAD">
          <w:pPr>
            <w:pStyle w:val="21"/>
            <w:tabs>
              <w:tab w:val="right" w:leader="dot" w:pos="8296"/>
            </w:tabs>
            <w:rPr>
              <w:noProof/>
            </w:rPr>
          </w:pPr>
          <w:hyperlink w:anchor="_Toc523521346" w:history="1">
            <w:r w:rsidRPr="00533EB4">
              <w:rPr>
                <w:rStyle w:val="a3"/>
                <w:rFonts w:ascii="宋体" w:eastAsia="宋体" w:hAnsi="宋体"/>
                <w:noProof/>
              </w:rPr>
              <w:t>杭电多校题库（2011-2017）</w:t>
            </w:r>
            <w:r>
              <w:rPr>
                <w:noProof/>
                <w:webHidden/>
              </w:rPr>
              <w:tab/>
            </w:r>
            <w:r>
              <w:rPr>
                <w:noProof/>
                <w:webHidden/>
              </w:rPr>
              <w:fldChar w:fldCharType="begin"/>
            </w:r>
            <w:r>
              <w:rPr>
                <w:noProof/>
                <w:webHidden/>
              </w:rPr>
              <w:instrText xml:space="preserve"> PAGEREF _Toc523521346 \h </w:instrText>
            </w:r>
            <w:r>
              <w:rPr>
                <w:noProof/>
                <w:webHidden/>
              </w:rPr>
            </w:r>
            <w:r>
              <w:rPr>
                <w:noProof/>
                <w:webHidden/>
              </w:rPr>
              <w:fldChar w:fldCharType="separate"/>
            </w:r>
            <w:r>
              <w:rPr>
                <w:noProof/>
                <w:webHidden/>
              </w:rPr>
              <w:t>222</w:t>
            </w:r>
            <w:r>
              <w:rPr>
                <w:noProof/>
                <w:webHidden/>
              </w:rPr>
              <w:fldChar w:fldCharType="end"/>
            </w:r>
          </w:hyperlink>
        </w:p>
        <w:p w:rsidR="00C81BAD" w:rsidRDefault="00C81BAD">
          <w:pPr>
            <w:pStyle w:val="31"/>
            <w:tabs>
              <w:tab w:val="right" w:leader="dot" w:pos="8296"/>
            </w:tabs>
            <w:rPr>
              <w:noProof/>
            </w:rPr>
          </w:pPr>
          <w:hyperlink w:anchor="_Toc523521347" w:history="1">
            <w:r w:rsidRPr="00533EB4">
              <w:rPr>
                <w:rStyle w:val="a3"/>
                <w:rFonts w:ascii="宋体" w:eastAsia="宋体" w:hAnsi="宋体"/>
                <w:noProof/>
              </w:rPr>
              <w:t>签到题&amp;铜牌题库</w:t>
            </w:r>
            <w:r>
              <w:rPr>
                <w:noProof/>
                <w:webHidden/>
              </w:rPr>
              <w:tab/>
            </w:r>
            <w:r>
              <w:rPr>
                <w:noProof/>
                <w:webHidden/>
              </w:rPr>
              <w:fldChar w:fldCharType="begin"/>
            </w:r>
            <w:r>
              <w:rPr>
                <w:noProof/>
                <w:webHidden/>
              </w:rPr>
              <w:instrText xml:space="preserve"> PAGEREF _Toc523521347 \h </w:instrText>
            </w:r>
            <w:r>
              <w:rPr>
                <w:noProof/>
                <w:webHidden/>
              </w:rPr>
            </w:r>
            <w:r>
              <w:rPr>
                <w:noProof/>
                <w:webHidden/>
              </w:rPr>
              <w:fldChar w:fldCharType="separate"/>
            </w:r>
            <w:r>
              <w:rPr>
                <w:noProof/>
                <w:webHidden/>
              </w:rPr>
              <w:t>222</w:t>
            </w:r>
            <w:r>
              <w:rPr>
                <w:noProof/>
                <w:webHidden/>
              </w:rPr>
              <w:fldChar w:fldCharType="end"/>
            </w:r>
          </w:hyperlink>
        </w:p>
        <w:p w:rsidR="00C81BAD" w:rsidRDefault="00C81BAD">
          <w:pPr>
            <w:pStyle w:val="31"/>
            <w:tabs>
              <w:tab w:val="right" w:leader="dot" w:pos="8296"/>
            </w:tabs>
            <w:rPr>
              <w:noProof/>
            </w:rPr>
          </w:pPr>
          <w:hyperlink w:anchor="_Toc523521348" w:history="1">
            <w:r w:rsidRPr="00533EB4">
              <w:rPr>
                <w:rStyle w:val="a3"/>
                <w:rFonts w:ascii="宋体" w:eastAsia="宋体" w:hAnsi="宋体"/>
                <w:noProof/>
              </w:rPr>
              <w:t>银牌题库</w:t>
            </w:r>
            <w:r>
              <w:rPr>
                <w:noProof/>
                <w:webHidden/>
              </w:rPr>
              <w:tab/>
            </w:r>
            <w:r>
              <w:rPr>
                <w:noProof/>
                <w:webHidden/>
              </w:rPr>
              <w:fldChar w:fldCharType="begin"/>
            </w:r>
            <w:r>
              <w:rPr>
                <w:noProof/>
                <w:webHidden/>
              </w:rPr>
              <w:instrText xml:space="preserve"> PAGEREF _Toc523521348 \h </w:instrText>
            </w:r>
            <w:r>
              <w:rPr>
                <w:noProof/>
                <w:webHidden/>
              </w:rPr>
            </w:r>
            <w:r>
              <w:rPr>
                <w:noProof/>
                <w:webHidden/>
              </w:rPr>
              <w:fldChar w:fldCharType="separate"/>
            </w:r>
            <w:r>
              <w:rPr>
                <w:noProof/>
                <w:webHidden/>
              </w:rPr>
              <w:t>224</w:t>
            </w:r>
            <w:r>
              <w:rPr>
                <w:noProof/>
                <w:webHidden/>
              </w:rPr>
              <w:fldChar w:fldCharType="end"/>
            </w:r>
          </w:hyperlink>
        </w:p>
        <w:p w:rsidR="00C81BAD" w:rsidRDefault="00C81BAD">
          <w:pPr>
            <w:pStyle w:val="31"/>
            <w:tabs>
              <w:tab w:val="right" w:leader="dot" w:pos="8296"/>
            </w:tabs>
            <w:rPr>
              <w:noProof/>
            </w:rPr>
          </w:pPr>
          <w:hyperlink w:anchor="_Toc523521349" w:history="1">
            <w:r w:rsidRPr="00533EB4">
              <w:rPr>
                <w:rStyle w:val="a3"/>
                <w:rFonts w:ascii="宋体" w:eastAsia="宋体" w:hAnsi="宋体"/>
                <w:noProof/>
              </w:rPr>
              <w:t>金牌题库</w:t>
            </w:r>
            <w:r>
              <w:rPr>
                <w:noProof/>
                <w:webHidden/>
              </w:rPr>
              <w:tab/>
            </w:r>
            <w:r>
              <w:rPr>
                <w:noProof/>
                <w:webHidden/>
              </w:rPr>
              <w:fldChar w:fldCharType="begin"/>
            </w:r>
            <w:r>
              <w:rPr>
                <w:noProof/>
                <w:webHidden/>
              </w:rPr>
              <w:instrText xml:space="preserve"> PAGEREF _Toc523521349 \h </w:instrText>
            </w:r>
            <w:r>
              <w:rPr>
                <w:noProof/>
                <w:webHidden/>
              </w:rPr>
            </w:r>
            <w:r>
              <w:rPr>
                <w:noProof/>
                <w:webHidden/>
              </w:rPr>
              <w:fldChar w:fldCharType="separate"/>
            </w:r>
            <w:r>
              <w:rPr>
                <w:noProof/>
                <w:webHidden/>
              </w:rPr>
              <w:t>226</w:t>
            </w:r>
            <w:r>
              <w:rPr>
                <w:noProof/>
                <w:webHidden/>
              </w:rPr>
              <w:fldChar w:fldCharType="end"/>
            </w:r>
          </w:hyperlink>
        </w:p>
        <w:p w:rsidR="00C81BAD" w:rsidRDefault="00C81BAD">
          <w:pPr>
            <w:pStyle w:val="21"/>
            <w:tabs>
              <w:tab w:val="right" w:leader="dot" w:pos="8296"/>
            </w:tabs>
            <w:rPr>
              <w:noProof/>
            </w:rPr>
          </w:pPr>
          <w:hyperlink w:anchor="_Toc523521350" w:history="1">
            <w:r w:rsidRPr="00533EB4">
              <w:rPr>
                <w:rStyle w:val="a3"/>
                <w:rFonts w:ascii="宋体" w:eastAsia="宋体" w:hAnsi="宋体"/>
                <w:noProof/>
              </w:rPr>
              <w:t>签到题题库</w:t>
            </w:r>
            <w:r>
              <w:rPr>
                <w:noProof/>
                <w:webHidden/>
              </w:rPr>
              <w:tab/>
            </w:r>
            <w:r>
              <w:rPr>
                <w:noProof/>
                <w:webHidden/>
              </w:rPr>
              <w:fldChar w:fldCharType="begin"/>
            </w:r>
            <w:r>
              <w:rPr>
                <w:noProof/>
                <w:webHidden/>
              </w:rPr>
              <w:instrText xml:space="preserve"> PAGEREF _Toc523521350 \h </w:instrText>
            </w:r>
            <w:r>
              <w:rPr>
                <w:noProof/>
                <w:webHidden/>
              </w:rPr>
            </w:r>
            <w:r>
              <w:rPr>
                <w:noProof/>
                <w:webHidden/>
              </w:rPr>
              <w:fldChar w:fldCharType="separate"/>
            </w:r>
            <w:r>
              <w:rPr>
                <w:noProof/>
                <w:webHidden/>
              </w:rPr>
              <w:t>229</w:t>
            </w:r>
            <w:r>
              <w:rPr>
                <w:noProof/>
                <w:webHidden/>
              </w:rPr>
              <w:fldChar w:fldCharType="end"/>
            </w:r>
          </w:hyperlink>
        </w:p>
        <w:p w:rsidR="00C81BAD" w:rsidRDefault="00C81BAD">
          <w:pPr>
            <w:pStyle w:val="31"/>
            <w:tabs>
              <w:tab w:val="right" w:leader="dot" w:pos="8296"/>
            </w:tabs>
            <w:rPr>
              <w:noProof/>
            </w:rPr>
          </w:pPr>
          <w:hyperlink w:anchor="_Toc523521351" w:history="1">
            <w:r w:rsidRPr="00533EB4">
              <w:rPr>
                <w:rStyle w:val="a3"/>
                <w:rFonts w:ascii="宋体" w:eastAsia="宋体" w:hAnsi="宋体"/>
                <w:noProof/>
              </w:rPr>
              <w:t>51nod（一级算法题）</w:t>
            </w:r>
            <w:r>
              <w:rPr>
                <w:noProof/>
                <w:webHidden/>
              </w:rPr>
              <w:tab/>
            </w:r>
            <w:r>
              <w:rPr>
                <w:noProof/>
                <w:webHidden/>
              </w:rPr>
              <w:fldChar w:fldCharType="begin"/>
            </w:r>
            <w:r>
              <w:rPr>
                <w:noProof/>
                <w:webHidden/>
              </w:rPr>
              <w:instrText xml:space="preserve"> PAGEREF _Toc523521351 \h </w:instrText>
            </w:r>
            <w:r>
              <w:rPr>
                <w:noProof/>
                <w:webHidden/>
              </w:rPr>
            </w:r>
            <w:r>
              <w:rPr>
                <w:noProof/>
                <w:webHidden/>
              </w:rPr>
              <w:fldChar w:fldCharType="separate"/>
            </w:r>
            <w:r>
              <w:rPr>
                <w:noProof/>
                <w:webHidden/>
              </w:rPr>
              <w:t>229</w:t>
            </w:r>
            <w:r>
              <w:rPr>
                <w:noProof/>
                <w:webHidden/>
              </w:rPr>
              <w:fldChar w:fldCharType="end"/>
            </w:r>
          </w:hyperlink>
        </w:p>
        <w:p w:rsidR="00C81BAD" w:rsidRDefault="00C81BAD">
          <w:pPr>
            <w:pStyle w:val="21"/>
            <w:tabs>
              <w:tab w:val="right" w:leader="dot" w:pos="8296"/>
            </w:tabs>
            <w:rPr>
              <w:noProof/>
            </w:rPr>
          </w:pPr>
          <w:hyperlink w:anchor="_Toc523521352" w:history="1">
            <w:r w:rsidRPr="00533EB4">
              <w:rPr>
                <w:rStyle w:val="a3"/>
                <w:rFonts w:ascii="宋体" w:eastAsia="宋体" w:hAnsi="宋体"/>
                <w:noProof/>
              </w:rPr>
              <w:t>补题题库（签到或专项）</w:t>
            </w:r>
            <w:r>
              <w:rPr>
                <w:noProof/>
                <w:webHidden/>
              </w:rPr>
              <w:tab/>
            </w:r>
            <w:r>
              <w:rPr>
                <w:noProof/>
                <w:webHidden/>
              </w:rPr>
              <w:fldChar w:fldCharType="begin"/>
            </w:r>
            <w:r>
              <w:rPr>
                <w:noProof/>
                <w:webHidden/>
              </w:rPr>
              <w:instrText xml:space="preserve"> PAGEREF _Toc523521352 \h </w:instrText>
            </w:r>
            <w:r>
              <w:rPr>
                <w:noProof/>
                <w:webHidden/>
              </w:rPr>
            </w:r>
            <w:r>
              <w:rPr>
                <w:noProof/>
                <w:webHidden/>
              </w:rPr>
              <w:fldChar w:fldCharType="separate"/>
            </w:r>
            <w:r>
              <w:rPr>
                <w:noProof/>
                <w:webHidden/>
              </w:rPr>
              <w:t>230</w:t>
            </w:r>
            <w:r>
              <w:rPr>
                <w:noProof/>
                <w:webHidden/>
              </w:rPr>
              <w:fldChar w:fldCharType="end"/>
            </w:r>
          </w:hyperlink>
        </w:p>
        <w:p w:rsidR="00C81BAD" w:rsidRDefault="00C81BAD">
          <w:pPr>
            <w:pStyle w:val="21"/>
            <w:tabs>
              <w:tab w:val="right" w:leader="dot" w:pos="8296"/>
            </w:tabs>
            <w:rPr>
              <w:noProof/>
            </w:rPr>
          </w:pPr>
          <w:hyperlink w:anchor="_Toc523521353" w:history="1">
            <w:r w:rsidRPr="00533EB4">
              <w:rPr>
                <w:rStyle w:val="a3"/>
                <w:rFonts w:ascii="宋体" w:eastAsia="宋体" w:hAnsi="宋体"/>
                <w:noProof/>
              </w:rPr>
              <w:t>单调队列&amp;单调栈</w:t>
            </w:r>
            <w:r>
              <w:rPr>
                <w:noProof/>
                <w:webHidden/>
              </w:rPr>
              <w:tab/>
            </w:r>
            <w:r>
              <w:rPr>
                <w:noProof/>
                <w:webHidden/>
              </w:rPr>
              <w:fldChar w:fldCharType="begin"/>
            </w:r>
            <w:r>
              <w:rPr>
                <w:noProof/>
                <w:webHidden/>
              </w:rPr>
              <w:instrText xml:space="preserve"> PAGEREF _Toc523521353 \h </w:instrText>
            </w:r>
            <w:r>
              <w:rPr>
                <w:noProof/>
                <w:webHidden/>
              </w:rPr>
            </w:r>
            <w:r>
              <w:rPr>
                <w:noProof/>
                <w:webHidden/>
              </w:rPr>
              <w:fldChar w:fldCharType="separate"/>
            </w:r>
            <w:r>
              <w:rPr>
                <w:noProof/>
                <w:webHidden/>
              </w:rPr>
              <w:t>230</w:t>
            </w:r>
            <w:r>
              <w:rPr>
                <w:noProof/>
                <w:webHidden/>
              </w:rPr>
              <w:fldChar w:fldCharType="end"/>
            </w:r>
          </w:hyperlink>
        </w:p>
        <w:p w:rsidR="00C81BAD" w:rsidRDefault="00C81BAD">
          <w:pPr>
            <w:pStyle w:val="21"/>
            <w:tabs>
              <w:tab w:val="right" w:leader="dot" w:pos="8296"/>
            </w:tabs>
            <w:rPr>
              <w:noProof/>
            </w:rPr>
          </w:pPr>
          <w:hyperlink w:anchor="_Toc523521354" w:history="1">
            <w:r w:rsidRPr="00533EB4">
              <w:rPr>
                <w:rStyle w:val="a3"/>
                <w:rFonts w:ascii="宋体" w:eastAsia="宋体" w:hAnsi="宋体"/>
                <w:noProof/>
              </w:rPr>
              <w:t>动态规划</w:t>
            </w:r>
            <w:r>
              <w:rPr>
                <w:noProof/>
                <w:webHidden/>
              </w:rPr>
              <w:tab/>
            </w:r>
            <w:r>
              <w:rPr>
                <w:noProof/>
                <w:webHidden/>
              </w:rPr>
              <w:fldChar w:fldCharType="begin"/>
            </w:r>
            <w:r>
              <w:rPr>
                <w:noProof/>
                <w:webHidden/>
              </w:rPr>
              <w:instrText xml:space="preserve"> PAGEREF _Toc523521354 \h </w:instrText>
            </w:r>
            <w:r>
              <w:rPr>
                <w:noProof/>
                <w:webHidden/>
              </w:rPr>
            </w:r>
            <w:r>
              <w:rPr>
                <w:noProof/>
                <w:webHidden/>
              </w:rPr>
              <w:fldChar w:fldCharType="separate"/>
            </w:r>
            <w:r>
              <w:rPr>
                <w:noProof/>
                <w:webHidden/>
              </w:rPr>
              <w:t>230</w:t>
            </w:r>
            <w:r>
              <w:rPr>
                <w:noProof/>
                <w:webHidden/>
              </w:rPr>
              <w:fldChar w:fldCharType="end"/>
            </w:r>
          </w:hyperlink>
        </w:p>
        <w:p w:rsidR="00C81BAD" w:rsidRDefault="00C81BAD">
          <w:pPr>
            <w:pStyle w:val="31"/>
            <w:tabs>
              <w:tab w:val="right" w:leader="dot" w:pos="8296"/>
            </w:tabs>
            <w:rPr>
              <w:noProof/>
            </w:rPr>
          </w:pPr>
          <w:hyperlink w:anchor="_Toc523521355" w:history="1">
            <w:r w:rsidRPr="00533EB4">
              <w:rPr>
                <w:rStyle w:val="a3"/>
                <w:noProof/>
              </w:rPr>
              <w:t>一、简单基础dp</w:t>
            </w:r>
            <w:r>
              <w:rPr>
                <w:noProof/>
                <w:webHidden/>
              </w:rPr>
              <w:tab/>
            </w:r>
            <w:r>
              <w:rPr>
                <w:noProof/>
                <w:webHidden/>
              </w:rPr>
              <w:fldChar w:fldCharType="begin"/>
            </w:r>
            <w:r>
              <w:rPr>
                <w:noProof/>
                <w:webHidden/>
              </w:rPr>
              <w:instrText xml:space="preserve"> PAGEREF _Toc523521355 \h </w:instrText>
            </w:r>
            <w:r>
              <w:rPr>
                <w:noProof/>
                <w:webHidden/>
              </w:rPr>
            </w:r>
            <w:r>
              <w:rPr>
                <w:noProof/>
                <w:webHidden/>
              </w:rPr>
              <w:fldChar w:fldCharType="separate"/>
            </w:r>
            <w:r>
              <w:rPr>
                <w:noProof/>
                <w:webHidden/>
              </w:rPr>
              <w:t>230</w:t>
            </w:r>
            <w:r>
              <w:rPr>
                <w:noProof/>
                <w:webHidden/>
              </w:rPr>
              <w:fldChar w:fldCharType="end"/>
            </w:r>
          </w:hyperlink>
        </w:p>
        <w:p w:rsidR="00C81BAD" w:rsidRDefault="00C81BAD">
          <w:pPr>
            <w:pStyle w:val="31"/>
            <w:tabs>
              <w:tab w:val="right" w:leader="dot" w:pos="8296"/>
            </w:tabs>
            <w:rPr>
              <w:noProof/>
            </w:rPr>
          </w:pPr>
          <w:hyperlink w:anchor="_Toc523521356" w:history="1">
            <w:r w:rsidRPr="00533EB4">
              <w:rPr>
                <w:rStyle w:val="a3"/>
                <w:noProof/>
              </w:rPr>
              <w:t>二、区间dp</w:t>
            </w:r>
            <w:r>
              <w:rPr>
                <w:noProof/>
                <w:webHidden/>
              </w:rPr>
              <w:tab/>
            </w:r>
            <w:r>
              <w:rPr>
                <w:noProof/>
                <w:webHidden/>
              </w:rPr>
              <w:fldChar w:fldCharType="begin"/>
            </w:r>
            <w:r>
              <w:rPr>
                <w:noProof/>
                <w:webHidden/>
              </w:rPr>
              <w:instrText xml:space="preserve"> PAGEREF _Toc523521356 \h </w:instrText>
            </w:r>
            <w:r>
              <w:rPr>
                <w:noProof/>
                <w:webHidden/>
              </w:rPr>
            </w:r>
            <w:r>
              <w:rPr>
                <w:noProof/>
                <w:webHidden/>
              </w:rPr>
              <w:fldChar w:fldCharType="separate"/>
            </w:r>
            <w:r>
              <w:rPr>
                <w:noProof/>
                <w:webHidden/>
              </w:rPr>
              <w:t>232</w:t>
            </w:r>
            <w:r>
              <w:rPr>
                <w:noProof/>
                <w:webHidden/>
              </w:rPr>
              <w:fldChar w:fldCharType="end"/>
            </w:r>
          </w:hyperlink>
        </w:p>
        <w:p w:rsidR="00C81BAD" w:rsidRDefault="00C81BAD">
          <w:pPr>
            <w:pStyle w:val="31"/>
            <w:tabs>
              <w:tab w:val="right" w:leader="dot" w:pos="8296"/>
            </w:tabs>
            <w:rPr>
              <w:noProof/>
            </w:rPr>
          </w:pPr>
          <w:hyperlink w:anchor="_Toc523521357" w:history="1">
            <w:r w:rsidRPr="00533EB4">
              <w:rPr>
                <w:rStyle w:val="a3"/>
                <w:noProof/>
              </w:rPr>
              <w:t>三、树形dp</w:t>
            </w:r>
            <w:r>
              <w:rPr>
                <w:noProof/>
                <w:webHidden/>
              </w:rPr>
              <w:tab/>
            </w:r>
            <w:r>
              <w:rPr>
                <w:noProof/>
                <w:webHidden/>
              </w:rPr>
              <w:fldChar w:fldCharType="begin"/>
            </w:r>
            <w:r>
              <w:rPr>
                <w:noProof/>
                <w:webHidden/>
              </w:rPr>
              <w:instrText xml:space="preserve"> PAGEREF _Toc523521357 \h </w:instrText>
            </w:r>
            <w:r>
              <w:rPr>
                <w:noProof/>
                <w:webHidden/>
              </w:rPr>
            </w:r>
            <w:r>
              <w:rPr>
                <w:noProof/>
                <w:webHidden/>
              </w:rPr>
              <w:fldChar w:fldCharType="separate"/>
            </w:r>
            <w:r>
              <w:rPr>
                <w:noProof/>
                <w:webHidden/>
              </w:rPr>
              <w:t>233</w:t>
            </w:r>
            <w:r>
              <w:rPr>
                <w:noProof/>
                <w:webHidden/>
              </w:rPr>
              <w:fldChar w:fldCharType="end"/>
            </w:r>
          </w:hyperlink>
        </w:p>
        <w:p w:rsidR="00C81BAD" w:rsidRDefault="00C81BAD">
          <w:pPr>
            <w:pStyle w:val="31"/>
            <w:tabs>
              <w:tab w:val="right" w:leader="dot" w:pos="8296"/>
            </w:tabs>
            <w:rPr>
              <w:noProof/>
            </w:rPr>
          </w:pPr>
          <w:hyperlink w:anchor="_Toc523521358" w:history="1">
            <w:r w:rsidRPr="00533EB4">
              <w:rPr>
                <w:rStyle w:val="a3"/>
                <w:noProof/>
              </w:rPr>
              <w:t>四、数位dp</w:t>
            </w:r>
            <w:r>
              <w:rPr>
                <w:noProof/>
                <w:webHidden/>
              </w:rPr>
              <w:tab/>
            </w:r>
            <w:r>
              <w:rPr>
                <w:noProof/>
                <w:webHidden/>
              </w:rPr>
              <w:fldChar w:fldCharType="begin"/>
            </w:r>
            <w:r>
              <w:rPr>
                <w:noProof/>
                <w:webHidden/>
              </w:rPr>
              <w:instrText xml:space="preserve"> PAGEREF _Toc523521358 \h </w:instrText>
            </w:r>
            <w:r>
              <w:rPr>
                <w:noProof/>
                <w:webHidden/>
              </w:rPr>
            </w:r>
            <w:r>
              <w:rPr>
                <w:noProof/>
                <w:webHidden/>
              </w:rPr>
              <w:fldChar w:fldCharType="separate"/>
            </w:r>
            <w:r>
              <w:rPr>
                <w:noProof/>
                <w:webHidden/>
              </w:rPr>
              <w:t>233</w:t>
            </w:r>
            <w:r>
              <w:rPr>
                <w:noProof/>
                <w:webHidden/>
              </w:rPr>
              <w:fldChar w:fldCharType="end"/>
            </w:r>
          </w:hyperlink>
        </w:p>
        <w:p w:rsidR="00C81BAD" w:rsidRDefault="00C81BAD">
          <w:pPr>
            <w:pStyle w:val="31"/>
            <w:tabs>
              <w:tab w:val="right" w:leader="dot" w:pos="8296"/>
            </w:tabs>
            <w:rPr>
              <w:noProof/>
            </w:rPr>
          </w:pPr>
          <w:hyperlink w:anchor="_Toc523521359" w:history="1">
            <w:r w:rsidRPr="00533EB4">
              <w:rPr>
                <w:rStyle w:val="a3"/>
                <w:noProof/>
              </w:rPr>
              <w:t>五、概率(期望) dp</w:t>
            </w:r>
            <w:r>
              <w:rPr>
                <w:noProof/>
                <w:webHidden/>
              </w:rPr>
              <w:tab/>
            </w:r>
            <w:r>
              <w:rPr>
                <w:noProof/>
                <w:webHidden/>
              </w:rPr>
              <w:fldChar w:fldCharType="begin"/>
            </w:r>
            <w:r>
              <w:rPr>
                <w:noProof/>
                <w:webHidden/>
              </w:rPr>
              <w:instrText xml:space="preserve"> PAGEREF _Toc523521359 \h </w:instrText>
            </w:r>
            <w:r>
              <w:rPr>
                <w:noProof/>
                <w:webHidden/>
              </w:rPr>
            </w:r>
            <w:r>
              <w:rPr>
                <w:noProof/>
                <w:webHidden/>
              </w:rPr>
              <w:fldChar w:fldCharType="separate"/>
            </w:r>
            <w:r>
              <w:rPr>
                <w:noProof/>
                <w:webHidden/>
              </w:rPr>
              <w:t>234</w:t>
            </w:r>
            <w:r>
              <w:rPr>
                <w:noProof/>
                <w:webHidden/>
              </w:rPr>
              <w:fldChar w:fldCharType="end"/>
            </w:r>
          </w:hyperlink>
        </w:p>
        <w:p w:rsidR="00C81BAD" w:rsidRDefault="00C81BAD">
          <w:pPr>
            <w:pStyle w:val="31"/>
            <w:tabs>
              <w:tab w:val="right" w:leader="dot" w:pos="8296"/>
            </w:tabs>
            <w:rPr>
              <w:noProof/>
            </w:rPr>
          </w:pPr>
          <w:hyperlink w:anchor="_Toc523521360" w:history="1">
            <w:r w:rsidRPr="00533EB4">
              <w:rPr>
                <w:rStyle w:val="a3"/>
                <w:noProof/>
              </w:rPr>
              <w:t>六、状态压缩dp</w:t>
            </w:r>
            <w:r>
              <w:rPr>
                <w:noProof/>
                <w:webHidden/>
              </w:rPr>
              <w:tab/>
            </w:r>
            <w:r>
              <w:rPr>
                <w:noProof/>
                <w:webHidden/>
              </w:rPr>
              <w:fldChar w:fldCharType="begin"/>
            </w:r>
            <w:r>
              <w:rPr>
                <w:noProof/>
                <w:webHidden/>
              </w:rPr>
              <w:instrText xml:space="preserve"> PAGEREF _Toc523521360 \h </w:instrText>
            </w:r>
            <w:r>
              <w:rPr>
                <w:noProof/>
                <w:webHidden/>
              </w:rPr>
            </w:r>
            <w:r>
              <w:rPr>
                <w:noProof/>
                <w:webHidden/>
              </w:rPr>
              <w:fldChar w:fldCharType="separate"/>
            </w:r>
            <w:r>
              <w:rPr>
                <w:noProof/>
                <w:webHidden/>
              </w:rPr>
              <w:t>235</w:t>
            </w:r>
            <w:r>
              <w:rPr>
                <w:noProof/>
                <w:webHidden/>
              </w:rPr>
              <w:fldChar w:fldCharType="end"/>
            </w:r>
          </w:hyperlink>
        </w:p>
        <w:p w:rsidR="00C81BAD" w:rsidRDefault="00C81BAD">
          <w:pPr>
            <w:pStyle w:val="31"/>
            <w:tabs>
              <w:tab w:val="right" w:leader="dot" w:pos="8296"/>
            </w:tabs>
            <w:rPr>
              <w:noProof/>
            </w:rPr>
          </w:pPr>
          <w:hyperlink w:anchor="_Toc523521361" w:history="1">
            <w:r w:rsidRPr="00533EB4">
              <w:rPr>
                <w:rStyle w:val="a3"/>
                <w:noProof/>
              </w:rPr>
              <w:t>七、数据结构优化的dp</w:t>
            </w:r>
            <w:r>
              <w:rPr>
                <w:noProof/>
                <w:webHidden/>
              </w:rPr>
              <w:tab/>
            </w:r>
            <w:r>
              <w:rPr>
                <w:noProof/>
                <w:webHidden/>
              </w:rPr>
              <w:fldChar w:fldCharType="begin"/>
            </w:r>
            <w:r>
              <w:rPr>
                <w:noProof/>
                <w:webHidden/>
              </w:rPr>
              <w:instrText xml:space="preserve"> PAGEREF _Toc523521361 \h </w:instrText>
            </w:r>
            <w:r>
              <w:rPr>
                <w:noProof/>
                <w:webHidden/>
              </w:rPr>
            </w:r>
            <w:r>
              <w:rPr>
                <w:noProof/>
                <w:webHidden/>
              </w:rPr>
              <w:fldChar w:fldCharType="separate"/>
            </w:r>
            <w:r>
              <w:rPr>
                <w:noProof/>
                <w:webHidden/>
              </w:rPr>
              <w:t>235</w:t>
            </w:r>
            <w:r>
              <w:rPr>
                <w:noProof/>
                <w:webHidden/>
              </w:rPr>
              <w:fldChar w:fldCharType="end"/>
            </w:r>
          </w:hyperlink>
        </w:p>
        <w:p w:rsidR="00C81BAD" w:rsidRDefault="00C81BAD">
          <w:pPr>
            <w:pStyle w:val="21"/>
            <w:tabs>
              <w:tab w:val="right" w:leader="dot" w:pos="8296"/>
            </w:tabs>
            <w:rPr>
              <w:noProof/>
            </w:rPr>
          </w:pPr>
          <w:hyperlink w:anchor="_Toc523521362" w:history="1">
            <w:r w:rsidRPr="00533EB4">
              <w:rPr>
                <w:rStyle w:val="a3"/>
                <w:rFonts w:ascii="宋体" w:eastAsia="宋体" w:hAnsi="宋体"/>
                <w:noProof/>
              </w:rPr>
              <w:t>图论</w:t>
            </w:r>
            <w:r>
              <w:rPr>
                <w:noProof/>
                <w:webHidden/>
              </w:rPr>
              <w:tab/>
            </w:r>
            <w:r>
              <w:rPr>
                <w:noProof/>
                <w:webHidden/>
              </w:rPr>
              <w:fldChar w:fldCharType="begin"/>
            </w:r>
            <w:r>
              <w:rPr>
                <w:noProof/>
                <w:webHidden/>
              </w:rPr>
              <w:instrText xml:space="preserve"> PAGEREF _Toc523521362 \h </w:instrText>
            </w:r>
            <w:r>
              <w:rPr>
                <w:noProof/>
                <w:webHidden/>
              </w:rPr>
            </w:r>
            <w:r>
              <w:rPr>
                <w:noProof/>
                <w:webHidden/>
              </w:rPr>
              <w:fldChar w:fldCharType="separate"/>
            </w:r>
            <w:r>
              <w:rPr>
                <w:noProof/>
                <w:webHidden/>
              </w:rPr>
              <w:t>237</w:t>
            </w:r>
            <w:r>
              <w:rPr>
                <w:noProof/>
                <w:webHidden/>
              </w:rPr>
              <w:fldChar w:fldCharType="end"/>
            </w:r>
          </w:hyperlink>
        </w:p>
        <w:p w:rsidR="00C81BAD" w:rsidRDefault="00C81BAD">
          <w:pPr>
            <w:pStyle w:val="31"/>
            <w:tabs>
              <w:tab w:val="right" w:leader="dot" w:pos="8296"/>
            </w:tabs>
            <w:rPr>
              <w:noProof/>
            </w:rPr>
          </w:pPr>
          <w:hyperlink w:anchor="_Toc523521363" w:history="1">
            <w:r w:rsidRPr="00533EB4">
              <w:rPr>
                <w:rStyle w:val="a3"/>
                <w:rFonts w:ascii="宋体" w:eastAsia="宋体" w:hAnsi="宋体"/>
                <w:noProof/>
              </w:rPr>
              <w:t>并查集&amp;最小生成树（学习区）</w:t>
            </w:r>
            <w:r>
              <w:rPr>
                <w:noProof/>
                <w:webHidden/>
              </w:rPr>
              <w:tab/>
            </w:r>
            <w:r>
              <w:rPr>
                <w:noProof/>
                <w:webHidden/>
              </w:rPr>
              <w:fldChar w:fldCharType="begin"/>
            </w:r>
            <w:r>
              <w:rPr>
                <w:noProof/>
                <w:webHidden/>
              </w:rPr>
              <w:instrText xml:space="preserve"> PAGEREF _Toc523521363 \h </w:instrText>
            </w:r>
            <w:r>
              <w:rPr>
                <w:noProof/>
                <w:webHidden/>
              </w:rPr>
            </w:r>
            <w:r>
              <w:rPr>
                <w:noProof/>
                <w:webHidden/>
              </w:rPr>
              <w:fldChar w:fldCharType="separate"/>
            </w:r>
            <w:r>
              <w:rPr>
                <w:noProof/>
                <w:webHidden/>
              </w:rPr>
              <w:t>237</w:t>
            </w:r>
            <w:r>
              <w:rPr>
                <w:noProof/>
                <w:webHidden/>
              </w:rPr>
              <w:fldChar w:fldCharType="end"/>
            </w:r>
          </w:hyperlink>
        </w:p>
        <w:p w:rsidR="00C81BAD" w:rsidRDefault="00C81BAD">
          <w:pPr>
            <w:pStyle w:val="31"/>
            <w:tabs>
              <w:tab w:val="right" w:leader="dot" w:pos="8296"/>
            </w:tabs>
            <w:rPr>
              <w:noProof/>
            </w:rPr>
          </w:pPr>
          <w:hyperlink w:anchor="_Toc523521364" w:history="1">
            <w:r w:rsidRPr="00533EB4">
              <w:rPr>
                <w:rStyle w:val="a3"/>
                <w:rFonts w:ascii="宋体" w:eastAsia="宋体" w:hAnsi="宋体"/>
                <w:noProof/>
              </w:rPr>
              <w:t>拓补排序（学习区）</w:t>
            </w:r>
            <w:r>
              <w:rPr>
                <w:noProof/>
                <w:webHidden/>
              </w:rPr>
              <w:tab/>
            </w:r>
            <w:r>
              <w:rPr>
                <w:noProof/>
                <w:webHidden/>
              </w:rPr>
              <w:fldChar w:fldCharType="begin"/>
            </w:r>
            <w:r>
              <w:rPr>
                <w:noProof/>
                <w:webHidden/>
              </w:rPr>
              <w:instrText xml:space="preserve"> PAGEREF _Toc523521364 \h </w:instrText>
            </w:r>
            <w:r>
              <w:rPr>
                <w:noProof/>
                <w:webHidden/>
              </w:rPr>
            </w:r>
            <w:r>
              <w:rPr>
                <w:noProof/>
                <w:webHidden/>
              </w:rPr>
              <w:fldChar w:fldCharType="separate"/>
            </w:r>
            <w:r>
              <w:rPr>
                <w:noProof/>
                <w:webHidden/>
              </w:rPr>
              <w:t>241</w:t>
            </w:r>
            <w:r>
              <w:rPr>
                <w:noProof/>
                <w:webHidden/>
              </w:rPr>
              <w:fldChar w:fldCharType="end"/>
            </w:r>
          </w:hyperlink>
        </w:p>
        <w:p w:rsidR="00C81BAD" w:rsidRDefault="00C81BAD">
          <w:pPr>
            <w:pStyle w:val="31"/>
            <w:tabs>
              <w:tab w:val="right" w:leader="dot" w:pos="8296"/>
            </w:tabs>
            <w:rPr>
              <w:noProof/>
            </w:rPr>
          </w:pPr>
          <w:hyperlink w:anchor="_Toc523521365" w:history="1">
            <w:r w:rsidRPr="00533EB4">
              <w:rPr>
                <w:rStyle w:val="a3"/>
                <w:rFonts w:cs="Arial"/>
                <w:bCs/>
                <w:noProof/>
              </w:rPr>
              <w:t>最短路</w:t>
            </w:r>
            <w:r>
              <w:rPr>
                <w:noProof/>
                <w:webHidden/>
              </w:rPr>
              <w:tab/>
            </w:r>
            <w:r>
              <w:rPr>
                <w:noProof/>
                <w:webHidden/>
              </w:rPr>
              <w:fldChar w:fldCharType="begin"/>
            </w:r>
            <w:r>
              <w:rPr>
                <w:noProof/>
                <w:webHidden/>
              </w:rPr>
              <w:instrText xml:space="preserve"> PAGEREF _Toc523521365 \h </w:instrText>
            </w:r>
            <w:r>
              <w:rPr>
                <w:noProof/>
                <w:webHidden/>
              </w:rPr>
            </w:r>
            <w:r>
              <w:rPr>
                <w:noProof/>
                <w:webHidden/>
              </w:rPr>
              <w:fldChar w:fldCharType="separate"/>
            </w:r>
            <w:r>
              <w:rPr>
                <w:noProof/>
                <w:webHidden/>
              </w:rPr>
              <w:t>241</w:t>
            </w:r>
            <w:r>
              <w:rPr>
                <w:noProof/>
                <w:webHidden/>
              </w:rPr>
              <w:fldChar w:fldCharType="end"/>
            </w:r>
          </w:hyperlink>
        </w:p>
        <w:p w:rsidR="00C81BAD" w:rsidRDefault="00C81BAD">
          <w:pPr>
            <w:pStyle w:val="31"/>
            <w:tabs>
              <w:tab w:val="right" w:leader="dot" w:pos="8296"/>
            </w:tabs>
            <w:rPr>
              <w:noProof/>
            </w:rPr>
          </w:pPr>
          <w:hyperlink w:anchor="_Toc523521366" w:history="1">
            <w:r w:rsidRPr="00533EB4">
              <w:rPr>
                <w:rStyle w:val="a3"/>
                <w:rFonts w:cs="Arial"/>
                <w:bCs/>
                <w:noProof/>
              </w:rPr>
              <w:t>差分约束</w:t>
            </w:r>
            <w:r>
              <w:rPr>
                <w:noProof/>
                <w:webHidden/>
              </w:rPr>
              <w:tab/>
            </w:r>
            <w:r>
              <w:rPr>
                <w:noProof/>
                <w:webHidden/>
              </w:rPr>
              <w:fldChar w:fldCharType="begin"/>
            </w:r>
            <w:r>
              <w:rPr>
                <w:noProof/>
                <w:webHidden/>
              </w:rPr>
              <w:instrText xml:space="preserve"> PAGEREF _Toc523521366 \h </w:instrText>
            </w:r>
            <w:r>
              <w:rPr>
                <w:noProof/>
                <w:webHidden/>
              </w:rPr>
            </w:r>
            <w:r>
              <w:rPr>
                <w:noProof/>
                <w:webHidden/>
              </w:rPr>
              <w:fldChar w:fldCharType="separate"/>
            </w:r>
            <w:r>
              <w:rPr>
                <w:noProof/>
                <w:webHidden/>
              </w:rPr>
              <w:t>245</w:t>
            </w:r>
            <w:r>
              <w:rPr>
                <w:noProof/>
                <w:webHidden/>
              </w:rPr>
              <w:fldChar w:fldCharType="end"/>
            </w:r>
          </w:hyperlink>
        </w:p>
        <w:p w:rsidR="00C81BAD" w:rsidRDefault="00C81BAD">
          <w:pPr>
            <w:pStyle w:val="31"/>
            <w:tabs>
              <w:tab w:val="right" w:leader="dot" w:pos="8296"/>
            </w:tabs>
            <w:rPr>
              <w:noProof/>
            </w:rPr>
          </w:pPr>
          <w:hyperlink w:anchor="_Toc523521367" w:history="1">
            <w:r w:rsidRPr="00533EB4">
              <w:rPr>
                <w:rStyle w:val="a3"/>
                <w:rFonts w:ascii="宋体" w:eastAsia="宋体" w:hAnsi="宋体"/>
                <w:noProof/>
              </w:rPr>
              <w:t>二分匹配（学习区）</w:t>
            </w:r>
            <w:r>
              <w:rPr>
                <w:noProof/>
                <w:webHidden/>
              </w:rPr>
              <w:tab/>
            </w:r>
            <w:r>
              <w:rPr>
                <w:noProof/>
                <w:webHidden/>
              </w:rPr>
              <w:fldChar w:fldCharType="begin"/>
            </w:r>
            <w:r>
              <w:rPr>
                <w:noProof/>
                <w:webHidden/>
              </w:rPr>
              <w:instrText xml:space="preserve"> PAGEREF _Toc523521367 \h </w:instrText>
            </w:r>
            <w:r>
              <w:rPr>
                <w:noProof/>
                <w:webHidden/>
              </w:rPr>
            </w:r>
            <w:r>
              <w:rPr>
                <w:noProof/>
                <w:webHidden/>
              </w:rPr>
              <w:fldChar w:fldCharType="separate"/>
            </w:r>
            <w:r>
              <w:rPr>
                <w:noProof/>
                <w:webHidden/>
              </w:rPr>
              <w:t>245</w:t>
            </w:r>
            <w:r>
              <w:rPr>
                <w:noProof/>
                <w:webHidden/>
              </w:rPr>
              <w:fldChar w:fldCharType="end"/>
            </w:r>
          </w:hyperlink>
        </w:p>
        <w:p w:rsidR="00C81BAD" w:rsidRDefault="00C81BAD">
          <w:pPr>
            <w:pStyle w:val="31"/>
            <w:tabs>
              <w:tab w:val="right" w:leader="dot" w:pos="8296"/>
            </w:tabs>
            <w:rPr>
              <w:noProof/>
            </w:rPr>
          </w:pPr>
          <w:hyperlink w:anchor="_Toc523521368" w:history="1">
            <w:r w:rsidRPr="00533EB4">
              <w:rPr>
                <w:rStyle w:val="a3"/>
                <w:rFonts w:ascii="宋体" w:eastAsia="宋体" w:hAnsi="宋体"/>
                <w:noProof/>
              </w:rPr>
              <w:t>欧拉回路&amp;哈密顿回路（待学习）</w:t>
            </w:r>
            <w:r>
              <w:rPr>
                <w:noProof/>
                <w:webHidden/>
              </w:rPr>
              <w:tab/>
            </w:r>
            <w:r>
              <w:rPr>
                <w:noProof/>
                <w:webHidden/>
              </w:rPr>
              <w:fldChar w:fldCharType="begin"/>
            </w:r>
            <w:r>
              <w:rPr>
                <w:noProof/>
                <w:webHidden/>
              </w:rPr>
              <w:instrText xml:space="preserve"> PAGEREF _Toc523521368 \h </w:instrText>
            </w:r>
            <w:r>
              <w:rPr>
                <w:noProof/>
                <w:webHidden/>
              </w:rPr>
            </w:r>
            <w:r>
              <w:rPr>
                <w:noProof/>
                <w:webHidden/>
              </w:rPr>
              <w:fldChar w:fldCharType="separate"/>
            </w:r>
            <w:r>
              <w:rPr>
                <w:noProof/>
                <w:webHidden/>
              </w:rPr>
              <w:t>247</w:t>
            </w:r>
            <w:r>
              <w:rPr>
                <w:noProof/>
                <w:webHidden/>
              </w:rPr>
              <w:fldChar w:fldCharType="end"/>
            </w:r>
          </w:hyperlink>
        </w:p>
        <w:p w:rsidR="00C81BAD" w:rsidRDefault="00C81BAD">
          <w:pPr>
            <w:pStyle w:val="31"/>
            <w:tabs>
              <w:tab w:val="right" w:leader="dot" w:pos="8296"/>
            </w:tabs>
            <w:rPr>
              <w:noProof/>
            </w:rPr>
          </w:pPr>
          <w:hyperlink w:anchor="_Toc523521369" w:history="1">
            <w:r w:rsidRPr="00533EB4">
              <w:rPr>
                <w:rStyle w:val="a3"/>
                <w:rFonts w:ascii="宋体" w:eastAsia="宋体" w:hAnsi="宋体"/>
                <w:noProof/>
              </w:rPr>
              <w:t>连通&amp;LCA（学习区）</w:t>
            </w:r>
            <w:r>
              <w:rPr>
                <w:noProof/>
                <w:webHidden/>
              </w:rPr>
              <w:tab/>
            </w:r>
            <w:r>
              <w:rPr>
                <w:noProof/>
                <w:webHidden/>
              </w:rPr>
              <w:fldChar w:fldCharType="begin"/>
            </w:r>
            <w:r>
              <w:rPr>
                <w:noProof/>
                <w:webHidden/>
              </w:rPr>
              <w:instrText xml:space="preserve"> PAGEREF _Toc523521369 \h </w:instrText>
            </w:r>
            <w:r>
              <w:rPr>
                <w:noProof/>
                <w:webHidden/>
              </w:rPr>
            </w:r>
            <w:r>
              <w:rPr>
                <w:noProof/>
                <w:webHidden/>
              </w:rPr>
              <w:fldChar w:fldCharType="separate"/>
            </w:r>
            <w:r>
              <w:rPr>
                <w:noProof/>
                <w:webHidden/>
              </w:rPr>
              <w:t>247</w:t>
            </w:r>
            <w:r>
              <w:rPr>
                <w:noProof/>
                <w:webHidden/>
              </w:rPr>
              <w:fldChar w:fldCharType="end"/>
            </w:r>
          </w:hyperlink>
        </w:p>
        <w:p w:rsidR="00C81BAD" w:rsidRDefault="00C81BAD">
          <w:pPr>
            <w:pStyle w:val="31"/>
            <w:tabs>
              <w:tab w:val="right" w:leader="dot" w:pos="8296"/>
            </w:tabs>
            <w:rPr>
              <w:noProof/>
            </w:rPr>
          </w:pPr>
          <w:hyperlink w:anchor="_Toc523521370" w:history="1">
            <w:r w:rsidRPr="00533EB4">
              <w:rPr>
                <w:rStyle w:val="a3"/>
                <w:rFonts w:ascii="宋体" w:eastAsia="宋体" w:hAnsi="宋体"/>
                <w:noProof/>
              </w:rPr>
              <w:t>网络流（学习区）</w:t>
            </w:r>
            <w:r>
              <w:rPr>
                <w:noProof/>
                <w:webHidden/>
              </w:rPr>
              <w:tab/>
            </w:r>
            <w:r>
              <w:rPr>
                <w:noProof/>
                <w:webHidden/>
              </w:rPr>
              <w:fldChar w:fldCharType="begin"/>
            </w:r>
            <w:r>
              <w:rPr>
                <w:noProof/>
                <w:webHidden/>
              </w:rPr>
              <w:instrText xml:space="preserve"> PAGEREF _Toc523521370 \h </w:instrText>
            </w:r>
            <w:r>
              <w:rPr>
                <w:noProof/>
                <w:webHidden/>
              </w:rPr>
            </w:r>
            <w:r>
              <w:rPr>
                <w:noProof/>
                <w:webHidden/>
              </w:rPr>
              <w:fldChar w:fldCharType="separate"/>
            </w:r>
            <w:r>
              <w:rPr>
                <w:noProof/>
                <w:webHidden/>
              </w:rPr>
              <w:t>247</w:t>
            </w:r>
            <w:r>
              <w:rPr>
                <w:noProof/>
                <w:webHidden/>
              </w:rPr>
              <w:fldChar w:fldCharType="end"/>
            </w:r>
          </w:hyperlink>
        </w:p>
        <w:p w:rsidR="00C81BAD" w:rsidRDefault="00C81BAD">
          <w:pPr>
            <w:pStyle w:val="31"/>
            <w:tabs>
              <w:tab w:val="right" w:leader="dot" w:pos="8296"/>
            </w:tabs>
            <w:rPr>
              <w:noProof/>
            </w:rPr>
          </w:pPr>
          <w:hyperlink w:anchor="_Toc523521371" w:history="1">
            <w:r w:rsidRPr="00533EB4">
              <w:rPr>
                <w:rStyle w:val="a3"/>
                <w:rFonts w:ascii="宋体" w:eastAsia="宋体" w:hAnsi="宋体"/>
                <w:noProof/>
              </w:rPr>
              <w:t>2-SAT（待学习）</w:t>
            </w:r>
            <w:r>
              <w:rPr>
                <w:noProof/>
                <w:webHidden/>
              </w:rPr>
              <w:tab/>
            </w:r>
            <w:r>
              <w:rPr>
                <w:noProof/>
                <w:webHidden/>
              </w:rPr>
              <w:fldChar w:fldCharType="begin"/>
            </w:r>
            <w:r>
              <w:rPr>
                <w:noProof/>
                <w:webHidden/>
              </w:rPr>
              <w:instrText xml:space="preserve"> PAGEREF _Toc523521371 \h </w:instrText>
            </w:r>
            <w:r>
              <w:rPr>
                <w:noProof/>
                <w:webHidden/>
              </w:rPr>
            </w:r>
            <w:r>
              <w:rPr>
                <w:noProof/>
                <w:webHidden/>
              </w:rPr>
              <w:fldChar w:fldCharType="separate"/>
            </w:r>
            <w:r>
              <w:rPr>
                <w:noProof/>
                <w:webHidden/>
              </w:rPr>
              <w:t>252</w:t>
            </w:r>
            <w:r>
              <w:rPr>
                <w:noProof/>
                <w:webHidden/>
              </w:rPr>
              <w:fldChar w:fldCharType="end"/>
            </w:r>
          </w:hyperlink>
        </w:p>
        <w:p w:rsidR="00C81BAD" w:rsidRDefault="00C81BAD">
          <w:pPr>
            <w:pStyle w:val="31"/>
            <w:tabs>
              <w:tab w:val="right" w:leader="dot" w:pos="8296"/>
            </w:tabs>
            <w:rPr>
              <w:noProof/>
            </w:rPr>
          </w:pPr>
          <w:hyperlink w:anchor="_Toc523521372" w:history="1">
            <w:r w:rsidRPr="00533EB4">
              <w:rPr>
                <w:rStyle w:val="a3"/>
                <w:rFonts w:ascii="宋体" w:eastAsia="宋体" w:hAnsi="宋体"/>
                <w:noProof/>
              </w:rPr>
              <w:t>KM匹配（待学习）</w:t>
            </w:r>
            <w:r>
              <w:rPr>
                <w:noProof/>
                <w:webHidden/>
              </w:rPr>
              <w:tab/>
            </w:r>
            <w:r>
              <w:rPr>
                <w:noProof/>
                <w:webHidden/>
              </w:rPr>
              <w:fldChar w:fldCharType="begin"/>
            </w:r>
            <w:r>
              <w:rPr>
                <w:noProof/>
                <w:webHidden/>
              </w:rPr>
              <w:instrText xml:space="preserve"> PAGEREF _Toc523521372 \h </w:instrText>
            </w:r>
            <w:r>
              <w:rPr>
                <w:noProof/>
                <w:webHidden/>
              </w:rPr>
            </w:r>
            <w:r>
              <w:rPr>
                <w:noProof/>
                <w:webHidden/>
              </w:rPr>
              <w:fldChar w:fldCharType="separate"/>
            </w:r>
            <w:r>
              <w:rPr>
                <w:noProof/>
                <w:webHidden/>
              </w:rPr>
              <w:t>252</w:t>
            </w:r>
            <w:r>
              <w:rPr>
                <w:noProof/>
                <w:webHidden/>
              </w:rPr>
              <w:fldChar w:fldCharType="end"/>
            </w:r>
          </w:hyperlink>
        </w:p>
        <w:p w:rsidR="00C81BAD" w:rsidRDefault="00C81BAD">
          <w:pPr>
            <w:pStyle w:val="31"/>
            <w:tabs>
              <w:tab w:val="right" w:leader="dot" w:pos="8296"/>
            </w:tabs>
            <w:rPr>
              <w:noProof/>
            </w:rPr>
          </w:pPr>
          <w:hyperlink w:anchor="_Toc523521373" w:history="1">
            <w:r w:rsidRPr="00533EB4">
              <w:rPr>
                <w:rStyle w:val="a3"/>
                <w:rFonts w:ascii="宋体" w:eastAsia="宋体" w:hAnsi="宋体"/>
                <w:noProof/>
              </w:rPr>
              <w:t>Dancing Links（待学习）</w:t>
            </w:r>
            <w:r>
              <w:rPr>
                <w:noProof/>
                <w:webHidden/>
              </w:rPr>
              <w:tab/>
            </w:r>
            <w:r>
              <w:rPr>
                <w:noProof/>
                <w:webHidden/>
              </w:rPr>
              <w:fldChar w:fldCharType="begin"/>
            </w:r>
            <w:r>
              <w:rPr>
                <w:noProof/>
                <w:webHidden/>
              </w:rPr>
              <w:instrText xml:space="preserve"> PAGEREF _Toc523521373 \h </w:instrText>
            </w:r>
            <w:r>
              <w:rPr>
                <w:noProof/>
                <w:webHidden/>
              </w:rPr>
            </w:r>
            <w:r>
              <w:rPr>
                <w:noProof/>
                <w:webHidden/>
              </w:rPr>
              <w:fldChar w:fldCharType="separate"/>
            </w:r>
            <w:r>
              <w:rPr>
                <w:noProof/>
                <w:webHidden/>
              </w:rPr>
              <w:t>253</w:t>
            </w:r>
            <w:r>
              <w:rPr>
                <w:noProof/>
                <w:webHidden/>
              </w:rPr>
              <w:fldChar w:fldCharType="end"/>
            </w:r>
          </w:hyperlink>
        </w:p>
        <w:p w:rsidR="00C81BAD" w:rsidRDefault="00C81BAD">
          <w:pPr>
            <w:pStyle w:val="31"/>
            <w:tabs>
              <w:tab w:val="right" w:leader="dot" w:pos="8296"/>
            </w:tabs>
            <w:rPr>
              <w:noProof/>
            </w:rPr>
          </w:pPr>
          <w:hyperlink w:anchor="_Toc523521374" w:history="1">
            <w:r w:rsidRPr="00533EB4">
              <w:rPr>
                <w:rStyle w:val="a3"/>
                <w:rFonts w:ascii="宋体" w:eastAsia="宋体" w:hAnsi="宋体"/>
                <w:noProof/>
              </w:rPr>
              <w:t>一般图匹配（待学习）</w:t>
            </w:r>
            <w:r>
              <w:rPr>
                <w:noProof/>
                <w:webHidden/>
              </w:rPr>
              <w:tab/>
            </w:r>
            <w:r>
              <w:rPr>
                <w:noProof/>
                <w:webHidden/>
              </w:rPr>
              <w:fldChar w:fldCharType="begin"/>
            </w:r>
            <w:r>
              <w:rPr>
                <w:noProof/>
                <w:webHidden/>
              </w:rPr>
              <w:instrText xml:space="preserve"> PAGEREF _Toc523521374 \h </w:instrText>
            </w:r>
            <w:r>
              <w:rPr>
                <w:noProof/>
                <w:webHidden/>
              </w:rPr>
            </w:r>
            <w:r>
              <w:rPr>
                <w:noProof/>
                <w:webHidden/>
              </w:rPr>
              <w:fldChar w:fldCharType="separate"/>
            </w:r>
            <w:r>
              <w:rPr>
                <w:noProof/>
                <w:webHidden/>
              </w:rPr>
              <w:t>253</w:t>
            </w:r>
            <w:r>
              <w:rPr>
                <w:noProof/>
                <w:webHidden/>
              </w:rPr>
              <w:fldChar w:fldCharType="end"/>
            </w:r>
          </w:hyperlink>
        </w:p>
        <w:p w:rsidR="00C81BAD" w:rsidRDefault="00C81BAD">
          <w:pPr>
            <w:pStyle w:val="21"/>
            <w:tabs>
              <w:tab w:val="right" w:leader="dot" w:pos="8296"/>
            </w:tabs>
            <w:rPr>
              <w:noProof/>
            </w:rPr>
          </w:pPr>
          <w:hyperlink w:anchor="_Toc523521375" w:history="1">
            <w:r w:rsidRPr="00533EB4">
              <w:rPr>
                <w:rStyle w:val="a3"/>
                <w:rFonts w:ascii="宋体" w:eastAsia="宋体" w:hAnsi="宋体"/>
                <w:noProof/>
              </w:rPr>
              <w:t>线段树</w:t>
            </w:r>
            <w:r>
              <w:rPr>
                <w:noProof/>
                <w:webHidden/>
              </w:rPr>
              <w:tab/>
            </w:r>
            <w:r>
              <w:rPr>
                <w:noProof/>
                <w:webHidden/>
              </w:rPr>
              <w:fldChar w:fldCharType="begin"/>
            </w:r>
            <w:r>
              <w:rPr>
                <w:noProof/>
                <w:webHidden/>
              </w:rPr>
              <w:instrText xml:space="preserve"> PAGEREF _Toc523521375 \h </w:instrText>
            </w:r>
            <w:r>
              <w:rPr>
                <w:noProof/>
                <w:webHidden/>
              </w:rPr>
            </w:r>
            <w:r>
              <w:rPr>
                <w:noProof/>
                <w:webHidden/>
              </w:rPr>
              <w:fldChar w:fldCharType="separate"/>
            </w:r>
            <w:r>
              <w:rPr>
                <w:noProof/>
                <w:webHidden/>
              </w:rPr>
              <w:t>253</w:t>
            </w:r>
            <w:r>
              <w:rPr>
                <w:noProof/>
                <w:webHidden/>
              </w:rPr>
              <w:fldChar w:fldCharType="end"/>
            </w:r>
          </w:hyperlink>
        </w:p>
        <w:p w:rsidR="00C81BAD" w:rsidRDefault="00C81BAD">
          <w:pPr>
            <w:pStyle w:val="21"/>
            <w:tabs>
              <w:tab w:val="right" w:leader="dot" w:pos="8296"/>
            </w:tabs>
            <w:rPr>
              <w:noProof/>
            </w:rPr>
          </w:pPr>
          <w:hyperlink w:anchor="_Toc523521376" w:history="1">
            <w:r w:rsidRPr="00533EB4">
              <w:rPr>
                <w:rStyle w:val="a3"/>
                <w:rFonts w:ascii="宋体" w:eastAsia="宋体" w:hAnsi="宋体"/>
                <w:noProof/>
              </w:rPr>
              <w:t>字符串算法</w:t>
            </w:r>
            <w:r>
              <w:rPr>
                <w:noProof/>
                <w:webHidden/>
              </w:rPr>
              <w:tab/>
            </w:r>
            <w:r>
              <w:rPr>
                <w:noProof/>
                <w:webHidden/>
              </w:rPr>
              <w:fldChar w:fldCharType="begin"/>
            </w:r>
            <w:r>
              <w:rPr>
                <w:noProof/>
                <w:webHidden/>
              </w:rPr>
              <w:instrText xml:space="preserve"> PAGEREF _Toc523521376 \h </w:instrText>
            </w:r>
            <w:r>
              <w:rPr>
                <w:noProof/>
                <w:webHidden/>
              </w:rPr>
            </w:r>
            <w:r>
              <w:rPr>
                <w:noProof/>
                <w:webHidden/>
              </w:rPr>
              <w:fldChar w:fldCharType="separate"/>
            </w:r>
            <w:r>
              <w:rPr>
                <w:noProof/>
                <w:webHidden/>
              </w:rPr>
              <w:t>255</w:t>
            </w:r>
            <w:r>
              <w:rPr>
                <w:noProof/>
                <w:webHidden/>
              </w:rPr>
              <w:fldChar w:fldCharType="end"/>
            </w:r>
          </w:hyperlink>
        </w:p>
        <w:p w:rsidR="00C81BAD" w:rsidRDefault="00C81BAD">
          <w:pPr>
            <w:pStyle w:val="31"/>
            <w:tabs>
              <w:tab w:val="right" w:leader="dot" w:pos="8296"/>
            </w:tabs>
            <w:rPr>
              <w:noProof/>
            </w:rPr>
          </w:pPr>
          <w:hyperlink w:anchor="_Toc523521377" w:history="1">
            <w:r w:rsidRPr="00533EB4">
              <w:rPr>
                <w:rStyle w:val="a3"/>
                <w:rFonts w:ascii="宋体" w:eastAsia="宋体" w:hAnsi="宋体"/>
                <w:noProof/>
              </w:rPr>
              <w:t>KMP</w:t>
            </w:r>
            <w:r>
              <w:rPr>
                <w:noProof/>
                <w:webHidden/>
              </w:rPr>
              <w:tab/>
            </w:r>
            <w:r>
              <w:rPr>
                <w:noProof/>
                <w:webHidden/>
              </w:rPr>
              <w:fldChar w:fldCharType="begin"/>
            </w:r>
            <w:r>
              <w:rPr>
                <w:noProof/>
                <w:webHidden/>
              </w:rPr>
              <w:instrText xml:space="preserve"> PAGEREF _Toc523521377 \h </w:instrText>
            </w:r>
            <w:r>
              <w:rPr>
                <w:noProof/>
                <w:webHidden/>
              </w:rPr>
            </w:r>
            <w:r>
              <w:rPr>
                <w:noProof/>
                <w:webHidden/>
              </w:rPr>
              <w:fldChar w:fldCharType="separate"/>
            </w:r>
            <w:r>
              <w:rPr>
                <w:noProof/>
                <w:webHidden/>
              </w:rPr>
              <w:t>255</w:t>
            </w:r>
            <w:r>
              <w:rPr>
                <w:noProof/>
                <w:webHidden/>
              </w:rPr>
              <w:fldChar w:fldCharType="end"/>
            </w:r>
          </w:hyperlink>
        </w:p>
        <w:p w:rsidR="00C81BAD" w:rsidRDefault="00C81BAD">
          <w:pPr>
            <w:pStyle w:val="31"/>
            <w:tabs>
              <w:tab w:val="right" w:leader="dot" w:pos="8296"/>
            </w:tabs>
            <w:rPr>
              <w:noProof/>
            </w:rPr>
          </w:pPr>
          <w:hyperlink w:anchor="_Toc523521378" w:history="1">
            <w:r w:rsidRPr="00533EB4">
              <w:rPr>
                <w:rStyle w:val="a3"/>
                <w:rFonts w:ascii="宋体" w:eastAsia="宋体" w:hAnsi="宋体"/>
                <w:noProof/>
              </w:rPr>
              <w:t>字典树</w:t>
            </w:r>
            <w:r>
              <w:rPr>
                <w:noProof/>
                <w:webHidden/>
              </w:rPr>
              <w:tab/>
            </w:r>
            <w:r>
              <w:rPr>
                <w:noProof/>
                <w:webHidden/>
              </w:rPr>
              <w:fldChar w:fldCharType="begin"/>
            </w:r>
            <w:r>
              <w:rPr>
                <w:noProof/>
                <w:webHidden/>
              </w:rPr>
              <w:instrText xml:space="preserve"> PAGEREF _Toc523521378 \h </w:instrText>
            </w:r>
            <w:r>
              <w:rPr>
                <w:noProof/>
                <w:webHidden/>
              </w:rPr>
            </w:r>
            <w:r>
              <w:rPr>
                <w:noProof/>
                <w:webHidden/>
              </w:rPr>
              <w:fldChar w:fldCharType="separate"/>
            </w:r>
            <w:r>
              <w:rPr>
                <w:noProof/>
                <w:webHidden/>
              </w:rPr>
              <w:t>255</w:t>
            </w:r>
            <w:r>
              <w:rPr>
                <w:noProof/>
                <w:webHidden/>
              </w:rPr>
              <w:fldChar w:fldCharType="end"/>
            </w:r>
          </w:hyperlink>
        </w:p>
        <w:p w:rsidR="00C81BAD" w:rsidRDefault="00C81BAD">
          <w:pPr>
            <w:pStyle w:val="31"/>
            <w:tabs>
              <w:tab w:val="right" w:leader="dot" w:pos="8296"/>
            </w:tabs>
            <w:rPr>
              <w:noProof/>
            </w:rPr>
          </w:pPr>
          <w:hyperlink w:anchor="_Toc523521379" w:history="1">
            <w:r w:rsidRPr="00533EB4">
              <w:rPr>
                <w:rStyle w:val="a3"/>
                <w:rFonts w:ascii="宋体" w:eastAsia="宋体" w:hAnsi="宋体"/>
                <w:noProof/>
              </w:rPr>
              <w:t>AC自动机</w:t>
            </w:r>
            <w:r>
              <w:rPr>
                <w:noProof/>
                <w:webHidden/>
              </w:rPr>
              <w:tab/>
            </w:r>
            <w:r>
              <w:rPr>
                <w:noProof/>
                <w:webHidden/>
              </w:rPr>
              <w:fldChar w:fldCharType="begin"/>
            </w:r>
            <w:r>
              <w:rPr>
                <w:noProof/>
                <w:webHidden/>
              </w:rPr>
              <w:instrText xml:space="preserve"> PAGEREF _Toc523521379 \h </w:instrText>
            </w:r>
            <w:r>
              <w:rPr>
                <w:noProof/>
                <w:webHidden/>
              </w:rPr>
            </w:r>
            <w:r>
              <w:rPr>
                <w:noProof/>
                <w:webHidden/>
              </w:rPr>
              <w:fldChar w:fldCharType="separate"/>
            </w:r>
            <w:r>
              <w:rPr>
                <w:noProof/>
                <w:webHidden/>
              </w:rPr>
              <w:t>255</w:t>
            </w:r>
            <w:r>
              <w:rPr>
                <w:noProof/>
                <w:webHidden/>
              </w:rPr>
              <w:fldChar w:fldCharType="end"/>
            </w:r>
          </w:hyperlink>
        </w:p>
        <w:p w:rsidR="00C81BAD" w:rsidRDefault="00C81BAD">
          <w:pPr>
            <w:pStyle w:val="31"/>
            <w:tabs>
              <w:tab w:val="right" w:leader="dot" w:pos="8296"/>
            </w:tabs>
            <w:rPr>
              <w:noProof/>
            </w:rPr>
          </w:pPr>
          <w:hyperlink w:anchor="_Toc523521380" w:history="1">
            <w:r w:rsidRPr="00533EB4">
              <w:rPr>
                <w:rStyle w:val="a3"/>
                <w:rFonts w:ascii="宋体" w:eastAsia="宋体" w:hAnsi="宋体"/>
                <w:noProof/>
              </w:rPr>
              <w:t>后缀数组</w:t>
            </w:r>
            <w:r>
              <w:rPr>
                <w:noProof/>
                <w:webHidden/>
              </w:rPr>
              <w:tab/>
            </w:r>
            <w:r>
              <w:rPr>
                <w:noProof/>
                <w:webHidden/>
              </w:rPr>
              <w:fldChar w:fldCharType="begin"/>
            </w:r>
            <w:r>
              <w:rPr>
                <w:noProof/>
                <w:webHidden/>
              </w:rPr>
              <w:instrText xml:space="preserve"> PAGEREF _Toc523521380 \h </w:instrText>
            </w:r>
            <w:r>
              <w:rPr>
                <w:noProof/>
                <w:webHidden/>
              </w:rPr>
            </w:r>
            <w:r>
              <w:rPr>
                <w:noProof/>
                <w:webHidden/>
              </w:rPr>
              <w:fldChar w:fldCharType="separate"/>
            </w:r>
            <w:r>
              <w:rPr>
                <w:noProof/>
                <w:webHidden/>
              </w:rPr>
              <w:t>255</w:t>
            </w:r>
            <w:r>
              <w:rPr>
                <w:noProof/>
                <w:webHidden/>
              </w:rPr>
              <w:fldChar w:fldCharType="end"/>
            </w:r>
          </w:hyperlink>
        </w:p>
        <w:p w:rsidR="00C81BAD" w:rsidRDefault="00C81BAD">
          <w:pPr>
            <w:pStyle w:val="21"/>
            <w:tabs>
              <w:tab w:val="right" w:leader="dot" w:pos="8296"/>
            </w:tabs>
            <w:rPr>
              <w:noProof/>
            </w:rPr>
          </w:pPr>
          <w:hyperlink w:anchor="_Toc523521381" w:history="1">
            <w:r w:rsidRPr="00533EB4">
              <w:rPr>
                <w:rStyle w:val="a3"/>
                <w:rFonts w:ascii="宋体" w:eastAsia="宋体" w:hAnsi="宋体"/>
                <w:noProof/>
              </w:rPr>
              <w:t>计算几何（模板库训练）</w:t>
            </w:r>
            <w:r>
              <w:rPr>
                <w:noProof/>
                <w:webHidden/>
              </w:rPr>
              <w:tab/>
            </w:r>
            <w:r>
              <w:rPr>
                <w:noProof/>
                <w:webHidden/>
              </w:rPr>
              <w:fldChar w:fldCharType="begin"/>
            </w:r>
            <w:r>
              <w:rPr>
                <w:noProof/>
                <w:webHidden/>
              </w:rPr>
              <w:instrText xml:space="preserve"> PAGEREF _Toc523521381 \h </w:instrText>
            </w:r>
            <w:r>
              <w:rPr>
                <w:noProof/>
                <w:webHidden/>
              </w:rPr>
            </w:r>
            <w:r>
              <w:rPr>
                <w:noProof/>
                <w:webHidden/>
              </w:rPr>
              <w:fldChar w:fldCharType="separate"/>
            </w:r>
            <w:r>
              <w:rPr>
                <w:noProof/>
                <w:webHidden/>
              </w:rPr>
              <w:t>255</w:t>
            </w:r>
            <w:r>
              <w:rPr>
                <w:noProof/>
                <w:webHidden/>
              </w:rPr>
              <w:fldChar w:fldCharType="end"/>
            </w:r>
          </w:hyperlink>
        </w:p>
        <w:p w:rsidR="00C81BAD" w:rsidRDefault="00C81BAD">
          <w:pPr>
            <w:pStyle w:val="21"/>
            <w:tabs>
              <w:tab w:val="right" w:leader="dot" w:pos="8296"/>
            </w:tabs>
            <w:rPr>
              <w:noProof/>
            </w:rPr>
          </w:pPr>
          <w:hyperlink w:anchor="_Toc523521382" w:history="1">
            <w:r w:rsidRPr="00533EB4">
              <w:rPr>
                <w:rStyle w:val="a3"/>
                <w:rFonts w:ascii="宋体" w:eastAsia="宋体" w:hAnsi="宋体"/>
                <w:noProof/>
              </w:rPr>
              <w:t>金银牌题库</w:t>
            </w:r>
            <w:r>
              <w:rPr>
                <w:noProof/>
                <w:webHidden/>
              </w:rPr>
              <w:tab/>
            </w:r>
            <w:r>
              <w:rPr>
                <w:noProof/>
                <w:webHidden/>
              </w:rPr>
              <w:fldChar w:fldCharType="begin"/>
            </w:r>
            <w:r>
              <w:rPr>
                <w:noProof/>
                <w:webHidden/>
              </w:rPr>
              <w:instrText xml:space="preserve"> PAGEREF _Toc523521382 \h </w:instrText>
            </w:r>
            <w:r>
              <w:rPr>
                <w:noProof/>
                <w:webHidden/>
              </w:rPr>
            </w:r>
            <w:r>
              <w:rPr>
                <w:noProof/>
                <w:webHidden/>
              </w:rPr>
              <w:fldChar w:fldCharType="separate"/>
            </w:r>
            <w:r>
              <w:rPr>
                <w:noProof/>
                <w:webHidden/>
              </w:rPr>
              <w:t>255</w:t>
            </w:r>
            <w:r>
              <w:rPr>
                <w:noProof/>
                <w:webHidden/>
              </w:rPr>
              <w:fldChar w:fldCharType="end"/>
            </w:r>
          </w:hyperlink>
        </w:p>
        <w:p w:rsidR="00C81BAD" w:rsidRDefault="00C81BAD">
          <w:pPr>
            <w:pStyle w:val="31"/>
            <w:tabs>
              <w:tab w:val="right" w:leader="dot" w:pos="8296"/>
            </w:tabs>
            <w:rPr>
              <w:noProof/>
            </w:rPr>
          </w:pPr>
          <w:hyperlink w:anchor="_Toc523521383" w:history="1">
            <w:r w:rsidRPr="00533EB4">
              <w:rPr>
                <w:rStyle w:val="a3"/>
                <w:rFonts w:ascii="宋体" w:eastAsia="宋体" w:hAnsi="宋体"/>
                <w:noProof/>
              </w:rPr>
              <w:t>金牌题（无明显前置）题集</w:t>
            </w:r>
            <w:r>
              <w:rPr>
                <w:noProof/>
                <w:webHidden/>
              </w:rPr>
              <w:tab/>
            </w:r>
            <w:r>
              <w:rPr>
                <w:noProof/>
                <w:webHidden/>
              </w:rPr>
              <w:fldChar w:fldCharType="begin"/>
            </w:r>
            <w:r>
              <w:rPr>
                <w:noProof/>
                <w:webHidden/>
              </w:rPr>
              <w:instrText xml:space="preserve"> PAGEREF _Toc523521383 \h </w:instrText>
            </w:r>
            <w:r>
              <w:rPr>
                <w:noProof/>
                <w:webHidden/>
              </w:rPr>
            </w:r>
            <w:r>
              <w:rPr>
                <w:noProof/>
                <w:webHidden/>
              </w:rPr>
              <w:fldChar w:fldCharType="separate"/>
            </w:r>
            <w:r>
              <w:rPr>
                <w:noProof/>
                <w:webHidden/>
              </w:rPr>
              <w:t>256</w:t>
            </w:r>
            <w:r>
              <w:rPr>
                <w:noProof/>
                <w:webHidden/>
              </w:rPr>
              <w:fldChar w:fldCharType="end"/>
            </w:r>
          </w:hyperlink>
        </w:p>
        <w:p w:rsidR="00C81BAD" w:rsidRDefault="00C81BAD">
          <w:pPr>
            <w:pStyle w:val="21"/>
            <w:tabs>
              <w:tab w:val="right" w:leader="dot" w:pos="8296"/>
            </w:tabs>
            <w:rPr>
              <w:noProof/>
            </w:rPr>
          </w:pPr>
          <w:hyperlink w:anchor="_Toc523521384" w:history="1">
            <w:r w:rsidRPr="00533EB4">
              <w:rPr>
                <w:rStyle w:val="a3"/>
                <w:rFonts w:ascii="宋体" w:eastAsia="宋体" w:hAnsi="宋体"/>
                <w:noProof/>
              </w:rPr>
              <w:t>温习题库</w:t>
            </w:r>
            <w:r>
              <w:rPr>
                <w:noProof/>
                <w:webHidden/>
              </w:rPr>
              <w:tab/>
            </w:r>
            <w:r>
              <w:rPr>
                <w:noProof/>
                <w:webHidden/>
              </w:rPr>
              <w:fldChar w:fldCharType="begin"/>
            </w:r>
            <w:r>
              <w:rPr>
                <w:noProof/>
                <w:webHidden/>
              </w:rPr>
              <w:instrText xml:space="preserve"> PAGEREF _Toc523521384 \h </w:instrText>
            </w:r>
            <w:r>
              <w:rPr>
                <w:noProof/>
                <w:webHidden/>
              </w:rPr>
            </w:r>
            <w:r>
              <w:rPr>
                <w:noProof/>
                <w:webHidden/>
              </w:rPr>
              <w:fldChar w:fldCharType="separate"/>
            </w:r>
            <w:r>
              <w:rPr>
                <w:noProof/>
                <w:webHidden/>
              </w:rPr>
              <w:t>260</w:t>
            </w:r>
            <w:r>
              <w:rPr>
                <w:noProof/>
                <w:webHidden/>
              </w:rPr>
              <w:fldChar w:fldCharType="end"/>
            </w:r>
          </w:hyperlink>
        </w:p>
        <w:p w:rsidR="00C81BAD" w:rsidRDefault="00C81BAD">
          <w:pPr>
            <w:pStyle w:val="21"/>
            <w:tabs>
              <w:tab w:val="right" w:leader="dot" w:pos="8296"/>
            </w:tabs>
            <w:rPr>
              <w:noProof/>
            </w:rPr>
          </w:pPr>
          <w:hyperlink w:anchor="_Toc523521385" w:history="1">
            <w:r w:rsidRPr="00533EB4">
              <w:rPr>
                <w:rStyle w:val="a3"/>
                <w:rFonts w:ascii="宋体" w:eastAsia="宋体" w:hAnsi="宋体"/>
                <w:noProof/>
              </w:rPr>
              <w:t>索引</w:t>
            </w:r>
            <w:r>
              <w:rPr>
                <w:noProof/>
                <w:webHidden/>
              </w:rPr>
              <w:tab/>
            </w:r>
            <w:r>
              <w:rPr>
                <w:noProof/>
                <w:webHidden/>
              </w:rPr>
              <w:fldChar w:fldCharType="begin"/>
            </w:r>
            <w:r>
              <w:rPr>
                <w:noProof/>
                <w:webHidden/>
              </w:rPr>
              <w:instrText xml:space="preserve"> PAGEREF _Toc523521385 \h </w:instrText>
            </w:r>
            <w:r>
              <w:rPr>
                <w:noProof/>
                <w:webHidden/>
              </w:rPr>
            </w:r>
            <w:r>
              <w:rPr>
                <w:noProof/>
                <w:webHidden/>
              </w:rPr>
              <w:fldChar w:fldCharType="separate"/>
            </w:r>
            <w:r>
              <w:rPr>
                <w:noProof/>
                <w:webHidden/>
              </w:rPr>
              <w:t>260</w:t>
            </w:r>
            <w:r>
              <w:rPr>
                <w:noProof/>
                <w:webHidden/>
              </w:rPr>
              <w:fldChar w:fldCharType="end"/>
            </w:r>
          </w:hyperlink>
        </w:p>
        <w:p w:rsidR="00C81BAD" w:rsidRDefault="00C81BAD">
          <w:pPr>
            <w:pStyle w:val="11"/>
            <w:tabs>
              <w:tab w:val="right" w:leader="dot" w:pos="8296"/>
            </w:tabs>
            <w:rPr>
              <w:noProof/>
            </w:rPr>
          </w:pPr>
          <w:hyperlink w:anchor="_Toc523521386" w:history="1">
            <w:r w:rsidRPr="00533EB4">
              <w:rPr>
                <w:rStyle w:val="a3"/>
                <w:rFonts w:ascii="宋体" w:eastAsia="宋体" w:hAnsi="宋体"/>
                <w:noProof/>
              </w:rPr>
              <w:t>十三、暑期集训每日训练安排</w:t>
            </w:r>
            <w:r>
              <w:rPr>
                <w:noProof/>
                <w:webHidden/>
              </w:rPr>
              <w:tab/>
            </w:r>
            <w:r>
              <w:rPr>
                <w:noProof/>
                <w:webHidden/>
              </w:rPr>
              <w:fldChar w:fldCharType="begin"/>
            </w:r>
            <w:r>
              <w:rPr>
                <w:noProof/>
                <w:webHidden/>
              </w:rPr>
              <w:instrText xml:space="preserve"> PAGEREF _Toc523521386 \h </w:instrText>
            </w:r>
            <w:r>
              <w:rPr>
                <w:noProof/>
                <w:webHidden/>
              </w:rPr>
            </w:r>
            <w:r>
              <w:rPr>
                <w:noProof/>
                <w:webHidden/>
              </w:rPr>
              <w:fldChar w:fldCharType="separate"/>
            </w:r>
            <w:r>
              <w:rPr>
                <w:noProof/>
                <w:webHidden/>
              </w:rPr>
              <w:t>262</w:t>
            </w:r>
            <w:r>
              <w:rPr>
                <w:noProof/>
                <w:webHidden/>
              </w:rPr>
              <w:fldChar w:fldCharType="end"/>
            </w:r>
          </w:hyperlink>
        </w:p>
        <w:p w:rsidR="00C81BAD" w:rsidRDefault="00C81BAD">
          <w:pPr>
            <w:pStyle w:val="21"/>
            <w:tabs>
              <w:tab w:val="right" w:leader="dot" w:pos="8296"/>
            </w:tabs>
            <w:rPr>
              <w:noProof/>
            </w:rPr>
          </w:pPr>
          <w:hyperlink w:anchor="_Toc523521387" w:history="1">
            <w:r w:rsidRPr="00533EB4">
              <w:rPr>
                <w:rStyle w:val="a3"/>
                <w:rFonts w:ascii="宋体" w:eastAsia="宋体" w:hAnsi="宋体"/>
                <w:noProof/>
              </w:rPr>
              <w:t>专项训练</w:t>
            </w:r>
            <w:r>
              <w:rPr>
                <w:noProof/>
                <w:webHidden/>
              </w:rPr>
              <w:tab/>
            </w:r>
            <w:r>
              <w:rPr>
                <w:noProof/>
                <w:webHidden/>
              </w:rPr>
              <w:fldChar w:fldCharType="begin"/>
            </w:r>
            <w:r>
              <w:rPr>
                <w:noProof/>
                <w:webHidden/>
              </w:rPr>
              <w:instrText xml:space="preserve"> PAGEREF _Toc523521387 \h </w:instrText>
            </w:r>
            <w:r>
              <w:rPr>
                <w:noProof/>
                <w:webHidden/>
              </w:rPr>
            </w:r>
            <w:r>
              <w:rPr>
                <w:noProof/>
                <w:webHidden/>
              </w:rPr>
              <w:fldChar w:fldCharType="separate"/>
            </w:r>
            <w:r>
              <w:rPr>
                <w:noProof/>
                <w:webHidden/>
              </w:rPr>
              <w:t>262</w:t>
            </w:r>
            <w:r>
              <w:rPr>
                <w:noProof/>
                <w:webHidden/>
              </w:rPr>
              <w:fldChar w:fldCharType="end"/>
            </w:r>
          </w:hyperlink>
        </w:p>
        <w:p w:rsidR="00C81BAD" w:rsidRDefault="00C81BAD">
          <w:pPr>
            <w:pStyle w:val="31"/>
            <w:tabs>
              <w:tab w:val="right" w:leader="dot" w:pos="8296"/>
            </w:tabs>
            <w:rPr>
              <w:noProof/>
            </w:rPr>
          </w:pPr>
          <w:hyperlink w:anchor="_Toc523521388" w:history="1">
            <w:r w:rsidRPr="00533EB4">
              <w:rPr>
                <w:rStyle w:val="a3"/>
                <w:rFonts w:ascii="宋体" w:eastAsia="宋体" w:hAnsi="宋体"/>
                <w:noProof/>
              </w:rPr>
              <w:t>KMP专场（2018.7.31-）</w:t>
            </w:r>
            <w:r>
              <w:rPr>
                <w:noProof/>
                <w:webHidden/>
              </w:rPr>
              <w:tab/>
            </w:r>
            <w:r>
              <w:rPr>
                <w:noProof/>
                <w:webHidden/>
              </w:rPr>
              <w:fldChar w:fldCharType="begin"/>
            </w:r>
            <w:r>
              <w:rPr>
                <w:noProof/>
                <w:webHidden/>
              </w:rPr>
              <w:instrText xml:space="preserve"> PAGEREF _Toc523521388 \h </w:instrText>
            </w:r>
            <w:r>
              <w:rPr>
                <w:noProof/>
                <w:webHidden/>
              </w:rPr>
            </w:r>
            <w:r>
              <w:rPr>
                <w:noProof/>
                <w:webHidden/>
              </w:rPr>
              <w:fldChar w:fldCharType="separate"/>
            </w:r>
            <w:r>
              <w:rPr>
                <w:noProof/>
                <w:webHidden/>
              </w:rPr>
              <w:t>262</w:t>
            </w:r>
            <w:r>
              <w:rPr>
                <w:noProof/>
                <w:webHidden/>
              </w:rPr>
              <w:fldChar w:fldCharType="end"/>
            </w:r>
          </w:hyperlink>
        </w:p>
        <w:p w:rsidR="00C81BAD" w:rsidRDefault="00C81BAD">
          <w:pPr>
            <w:pStyle w:val="31"/>
            <w:tabs>
              <w:tab w:val="right" w:leader="dot" w:pos="8296"/>
            </w:tabs>
            <w:rPr>
              <w:noProof/>
            </w:rPr>
          </w:pPr>
          <w:hyperlink w:anchor="_Toc523521389" w:history="1">
            <w:r w:rsidRPr="00533EB4">
              <w:rPr>
                <w:rStyle w:val="a3"/>
                <w:rFonts w:ascii="宋体" w:eastAsia="宋体" w:hAnsi="宋体"/>
                <w:noProof/>
              </w:rPr>
              <w:t>杭电多校签到&amp;铜牌题专场（2018.8.2-）</w:t>
            </w:r>
            <w:r>
              <w:rPr>
                <w:noProof/>
                <w:webHidden/>
              </w:rPr>
              <w:tab/>
            </w:r>
            <w:r>
              <w:rPr>
                <w:noProof/>
                <w:webHidden/>
              </w:rPr>
              <w:fldChar w:fldCharType="begin"/>
            </w:r>
            <w:r>
              <w:rPr>
                <w:noProof/>
                <w:webHidden/>
              </w:rPr>
              <w:instrText xml:space="preserve"> PAGEREF _Toc523521389 \h </w:instrText>
            </w:r>
            <w:r>
              <w:rPr>
                <w:noProof/>
                <w:webHidden/>
              </w:rPr>
            </w:r>
            <w:r>
              <w:rPr>
                <w:noProof/>
                <w:webHidden/>
              </w:rPr>
              <w:fldChar w:fldCharType="separate"/>
            </w:r>
            <w:r>
              <w:rPr>
                <w:noProof/>
                <w:webHidden/>
              </w:rPr>
              <w:t>262</w:t>
            </w:r>
            <w:r>
              <w:rPr>
                <w:noProof/>
                <w:webHidden/>
              </w:rPr>
              <w:fldChar w:fldCharType="end"/>
            </w:r>
          </w:hyperlink>
        </w:p>
        <w:p w:rsidR="00C81BAD" w:rsidRDefault="00C81BAD">
          <w:pPr>
            <w:pStyle w:val="31"/>
            <w:tabs>
              <w:tab w:val="right" w:leader="dot" w:pos="8296"/>
            </w:tabs>
            <w:rPr>
              <w:noProof/>
            </w:rPr>
          </w:pPr>
          <w:hyperlink w:anchor="_Toc523521390" w:history="1">
            <w:r w:rsidRPr="00533EB4">
              <w:rPr>
                <w:rStyle w:val="a3"/>
                <w:rFonts w:ascii="宋体" w:eastAsia="宋体" w:hAnsi="宋体"/>
                <w:noProof/>
              </w:rPr>
              <w:t>动态规划专场（DP基础）</w:t>
            </w:r>
            <w:r>
              <w:rPr>
                <w:noProof/>
                <w:webHidden/>
              </w:rPr>
              <w:tab/>
            </w:r>
            <w:r>
              <w:rPr>
                <w:noProof/>
                <w:webHidden/>
              </w:rPr>
              <w:fldChar w:fldCharType="begin"/>
            </w:r>
            <w:r>
              <w:rPr>
                <w:noProof/>
                <w:webHidden/>
              </w:rPr>
              <w:instrText xml:space="preserve"> PAGEREF _Toc523521390 \h </w:instrText>
            </w:r>
            <w:r>
              <w:rPr>
                <w:noProof/>
                <w:webHidden/>
              </w:rPr>
            </w:r>
            <w:r>
              <w:rPr>
                <w:noProof/>
                <w:webHidden/>
              </w:rPr>
              <w:fldChar w:fldCharType="separate"/>
            </w:r>
            <w:r>
              <w:rPr>
                <w:noProof/>
                <w:webHidden/>
              </w:rPr>
              <w:t>263</w:t>
            </w:r>
            <w:r>
              <w:rPr>
                <w:noProof/>
                <w:webHidden/>
              </w:rPr>
              <w:fldChar w:fldCharType="end"/>
            </w:r>
          </w:hyperlink>
        </w:p>
        <w:p w:rsidR="00C81BAD" w:rsidRDefault="00C81BAD">
          <w:pPr>
            <w:pStyle w:val="31"/>
            <w:tabs>
              <w:tab w:val="right" w:leader="dot" w:pos="8296"/>
            </w:tabs>
            <w:rPr>
              <w:noProof/>
            </w:rPr>
          </w:pPr>
          <w:hyperlink w:anchor="_Toc523521391" w:history="1">
            <w:r w:rsidRPr="00533EB4">
              <w:rPr>
                <w:rStyle w:val="a3"/>
                <w:rFonts w:ascii="宋体" w:eastAsia="宋体" w:hAnsi="宋体"/>
                <w:noProof/>
              </w:rPr>
              <w:t>图论专场（网络流）</w:t>
            </w:r>
            <w:r>
              <w:rPr>
                <w:noProof/>
                <w:webHidden/>
              </w:rPr>
              <w:tab/>
            </w:r>
            <w:r>
              <w:rPr>
                <w:noProof/>
                <w:webHidden/>
              </w:rPr>
              <w:fldChar w:fldCharType="begin"/>
            </w:r>
            <w:r>
              <w:rPr>
                <w:noProof/>
                <w:webHidden/>
              </w:rPr>
              <w:instrText xml:space="preserve"> PAGEREF _Toc523521391 \h </w:instrText>
            </w:r>
            <w:r>
              <w:rPr>
                <w:noProof/>
                <w:webHidden/>
              </w:rPr>
            </w:r>
            <w:r>
              <w:rPr>
                <w:noProof/>
                <w:webHidden/>
              </w:rPr>
              <w:fldChar w:fldCharType="separate"/>
            </w:r>
            <w:r>
              <w:rPr>
                <w:noProof/>
                <w:webHidden/>
              </w:rPr>
              <w:t>263</w:t>
            </w:r>
            <w:r>
              <w:rPr>
                <w:noProof/>
                <w:webHidden/>
              </w:rPr>
              <w:fldChar w:fldCharType="end"/>
            </w:r>
          </w:hyperlink>
        </w:p>
        <w:p w:rsidR="00C81BAD" w:rsidRDefault="00C81BAD">
          <w:pPr>
            <w:pStyle w:val="31"/>
            <w:tabs>
              <w:tab w:val="right" w:leader="dot" w:pos="8296"/>
            </w:tabs>
            <w:rPr>
              <w:noProof/>
            </w:rPr>
          </w:pPr>
          <w:hyperlink w:anchor="_Toc523521392" w:history="1">
            <w:r w:rsidRPr="00533EB4">
              <w:rPr>
                <w:rStyle w:val="a3"/>
                <w:rFonts w:ascii="宋体" w:eastAsia="宋体" w:hAnsi="宋体"/>
                <w:noProof/>
              </w:rPr>
              <w:t>图论专场（最小生成树）</w:t>
            </w:r>
            <w:r>
              <w:rPr>
                <w:noProof/>
                <w:webHidden/>
              </w:rPr>
              <w:tab/>
            </w:r>
            <w:r>
              <w:rPr>
                <w:noProof/>
                <w:webHidden/>
              </w:rPr>
              <w:fldChar w:fldCharType="begin"/>
            </w:r>
            <w:r>
              <w:rPr>
                <w:noProof/>
                <w:webHidden/>
              </w:rPr>
              <w:instrText xml:space="preserve"> PAGEREF _Toc523521392 \h </w:instrText>
            </w:r>
            <w:r>
              <w:rPr>
                <w:noProof/>
                <w:webHidden/>
              </w:rPr>
            </w:r>
            <w:r>
              <w:rPr>
                <w:noProof/>
                <w:webHidden/>
              </w:rPr>
              <w:fldChar w:fldCharType="separate"/>
            </w:r>
            <w:r>
              <w:rPr>
                <w:noProof/>
                <w:webHidden/>
              </w:rPr>
              <w:t>263</w:t>
            </w:r>
            <w:r>
              <w:rPr>
                <w:noProof/>
                <w:webHidden/>
              </w:rPr>
              <w:fldChar w:fldCharType="end"/>
            </w:r>
          </w:hyperlink>
        </w:p>
        <w:p w:rsidR="00C81BAD" w:rsidRDefault="00C81BAD">
          <w:pPr>
            <w:pStyle w:val="31"/>
            <w:tabs>
              <w:tab w:val="right" w:leader="dot" w:pos="8296"/>
            </w:tabs>
            <w:rPr>
              <w:noProof/>
            </w:rPr>
          </w:pPr>
          <w:hyperlink w:anchor="_Toc523521393" w:history="1">
            <w:r w:rsidRPr="00533EB4">
              <w:rPr>
                <w:rStyle w:val="a3"/>
                <w:rFonts w:ascii="宋体" w:eastAsia="宋体" w:hAnsi="宋体"/>
                <w:noProof/>
              </w:rPr>
              <w:t>图论专场（拓补排序）</w:t>
            </w:r>
            <w:r>
              <w:rPr>
                <w:noProof/>
                <w:webHidden/>
              </w:rPr>
              <w:tab/>
            </w:r>
            <w:r>
              <w:rPr>
                <w:noProof/>
                <w:webHidden/>
              </w:rPr>
              <w:fldChar w:fldCharType="begin"/>
            </w:r>
            <w:r>
              <w:rPr>
                <w:noProof/>
                <w:webHidden/>
              </w:rPr>
              <w:instrText xml:space="preserve"> PAGEREF _Toc523521393 \h </w:instrText>
            </w:r>
            <w:r>
              <w:rPr>
                <w:noProof/>
                <w:webHidden/>
              </w:rPr>
            </w:r>
            <w:r>
              <w:rPr>
                <w:noProof/>
                <w:webHidden/>
              </w:rPr>
              <w:fldChar w:fldCharType="separate"/>
            </w:r>
            <w:r>
              <w:rPr>
                <w:noProof/>
                <w:webHidden/>
              </w:rPr>
              <w:t>263</w:t>
            </w:r>
            <w:r>
              <w:rPr>
                <w:noProof/>
                <w:webHidden/>
              </w:rPr>
              <w:fldChar w:fldCharType="end"/>
            </w:r>
          </w:hyperlink>
        </w:p>
        <w:p w:rsidR="00C81BAD" w:rsidRDefault="00C81BAD">
          <w:pPr>
            <w:pStyle w:val="31"/>
            <w:tabs>
              <w:tab w:val="right" w:leader="dot" w:pos="8296"/>
            </w:tabs>
            <w:rPr>
              <w:noProof/>
            </w:rPr>
          </w:pPr>
          <w:hyperlink w:anchor="_Toc523521394" w:history="1">
            <w:r w:rsidRPr="00533EB4">
              <w:rPr>
                <w:rStyle w:val="a3"/>
                <w:rFonts w:ascii="宋体" w:eastAsia="宋体" w:hAnsi="宋体"/>
                <w:noProof/>
              </w:rPr>
              <w:t>筹备中（阶乘逆元）</w:t>
            </w:r>
            <w:r>
              <w:rPr>
                <w:noProof/>
                <w:webHidden/>
              </w:rPr>
              <w:tab/>
            </w:r>
            <w:r>
              <w:rPr>
                <w:noProof/>
                <w:webHidden/>
              </w:rPr>
              <w:fldChar w:fldCharType="begin"/>
            </w:r>
            <w:r>
              <w:rPr>
                <w:noProof/>
                <w:webHidden/>
              </w:rPr>
              <w:instrText xml:space="preserve"> PAGEREF _Toc523521394 \h </w:instrText>
            </w:r>
            <w:r>
              <w:rPr>
                <w:noProof/>
                <w:webHidden/>
              </w:rPr>
            </w:r>
            <w:r>
              <w:rPr>
                <w:noProof/>
                <w:webHidden/>
              </w:rPr>
              <w:fldChar w:fldCharType="separate"/>
            </w:r>
            <w:r>
              <w:rPr>
                <w:noProof/>
                <w:webHidden/>
              </w:rPr>
              <w:t>263</w:t>
            </w:r>
            <w:r>
              <w:rPr>
                <w:noProof/>
                <w:webHidden/>
              </w:rPr>
              <w:fldChar w:fldCharType="end"/>
            </w:r>
          </w:hyperlink>
        </w:p>
        <w:p w:rsidR="00C81BAD" w:rsidRDefault="00C81BAD">
          <w:pPr>
            <w:pStyle w:val="21"/>
            <w:tabs>
              <w:tab w:val="right" w:leader="dot" w:pos="8296"/>
            </w:tabs>
            <w:rPr>
              <w:noProof/>
            </w:rPr>
          </w:pPr>
          <w:hyperlink w:anchor="_Toc523521395" w:history="1">
            <w:r w:rsidRPr="00533EB4">
              <w:rPr>
                <w:rStyle w:val="a3"/>
                <w:rFonts w:ascii="宋体" w:eastAsia="宋体" w:hAnsi="宋体"/>
                <w:noProof/>
              </w:rPr>
              <w:t>学习训练实战补题循环队列</w:t>
            </w:r>
            <w:r>
              <w:rPr>
                <w:noProof/>
                <w:webHidden/>
              </w:rPr>
              <w:tab/>
            </w:r>
            <w:r>
              <w:rPr>
                <w:noProof/>
                <w:webHidden/>
              </w:rPr>
              <w:fldChar w:fldCharType="begin"/>
            </w:r>
            <w:r>
              <w:rPr>
                <w:noProof/>
                <w:webHidden/>
              </w:rPr>
              <w:instrText xml:space="preserve"> PAGEREF _Toc523521395 \h </w:instrText>
            </w:r>
            <w:r>
              <w:rPr>
                <w:noProof/>
                <w:webHidden/>
              </w:rPr>
            </w:r>
            <w:r>
              <w:rPr>
                <w:noProof/>
                <w:webHidden/>
              </w:rPr>
              <w:fldChar w:fldCharType="separate"/>
            </w:r>
            <w:r>
              <w:rPr>
                <w:noProof/>
                <w:webHidden/>
              </w:rPr>
              <w:t>263</w:t>
            </w:r>
            <w:r>
              <w:rPr>
                <w:noProof/>
                <w:webHidden/>
              </w:rPr>
              <w:fldChar w:fldCharType="end"/>
            </w:r>
          </w:hyperlink>
        </w:p>
        <w:p w:rsidR="00C81BAD" w:rsidRDefault="00C81BAD">
          <w:pPr>
            <w:pStyle w:val="21"/>
            <w:tabs>
              <w:tab w:val="right" w:leader="dot" w:pos="8296"/>
            </w:tabs>
            <w:rPr>
              <w:noProof/>
            </w:rPr>
          </w:pPr>
          <w:hyperlink w:anchor="_Toc523521396" w:history="1">
            <w:r w:rsidRPr="00533EB4">
              <w:rPr>
                <w:rStyle w:val="a3"/>
                <w:rFonts w:ascii="宋体" w:eastAsia="宋体" w:hAnsi="宋体"/>
                <w:noProof/>
              </w:rPr>
              <w:t>未完成日常训练</w:t>
            </w:r>
            <w:r>
              <w:rPr>
                <w:noProof/>
                <w:webHidden/>
              </w:rPr>
              <w:tab/>
            </w:r>
            <w:r>
              <w:rPr>
                <w:noProof/>
                <w:webHidden/>
              </w:rPr>
              <w:fldChar w:fldCharType="begin"/>
            </w:r>
            <w:r>
              <w:rPr>
                <w:noProof/>
                <w:webHidden/>
              </w:rPr>
              <w:instrText xml:space="preserve"> PAGEREF _Toc523521396 \h </w:instrText>
            </w:r>
            <w:r>
              <w:rPr>
                <w:noProof/>
                <w:webHidden/>
              </w:rPr>
            </w:r>
            <w:r>
              <w:rPr>
                <w:noProof/>
                <w:webHidden/>
              </w:rPr>
              <w:fldChar w:fldCharType="separate"/>
            </w:r>
            <w:r>
              <w:rPr>
                <w:noProof/>
                <w:webHidden/>
              </w:rPr>
              <w:t>272</w:t>
            </w:r>
            <w:r>
              <w:rPr>
                <w:noProof/>
                <w:webHidden/>
              </w:rPr>
              <w:fldChar w:fldCharType="end"/>
            </w:r>
          </w:hyperlink>
        </w:p>
        <w:p w:rsidR="00C81BAD" w:rsidRDefault="00C81BAD">
          <w:pPr>
            <w:pStyle w:val="11"/>
            <w:tabs>
              <w:tab w:val="right" w:leader="dot" w:pos="8296"/>
            </w:tabs>
            <w:rPr>
              <w:noProof/>
            </w:rPr>
          </w:pPr>
          <w:hyperlink w:anchor="_Toc523521397" w:history="1">
            <w:r w:rsidRPr="00533EB4">
              <w:rPr>
                <w:rStyle w:val="a3"/>
                <w:rFonts w:ascii="宋体" w:eastAsia="宋体" w:hAnsi="宋体"/>
                <w:noProof/>
              </w:rPr>
              <w:t>十四、比赛记录</w:t>
            </w:r>
            <w:r>
              <w:rPr>
                <w:noProof/>
                <w:webHidden/>
              </w:rPr>
              <w:tab/>
            </w:r>
            <w:r>
              <w:rPr>
                <w:noProof/>
                <w:webHidden/>
              </w:rPr>
              <w:fldChar w:fldCharType="begin"/>
            </w:r>
            <w:r>
              <w:rPr>
                <w:noProof/>
                <w:webHidden/>
              </w:rPr>
              <w:instrText xml:space="preserve"> PAGEREF _Toc523521397 \h </w:instrText>
            </w:r>
            <w:r>
              <w:rPr>
                <w:noProof/>
                <w:webHidden/>
              </w:rPr>
            </w:r>
            <w:r>
              <w:rPr>
                <w:noProof/>
                <w:webHidden/>
              </w:rPr>
              <w:fldChar w:fldCharType="separate"/>
            </w:r>
            <w:r>
              <w:rPr>
                <w:noProof/>
                <w:webHidden/>
              </w:rPr>
              <w:t>273</w:t>
            </w:r>
            <w:r>
              <w:rPr>
                <w:noProof/>
                <w:webHidden/>
              </w:rPr>
              <w:fldChar w:fldCharType="end"/>
            </w:r>
          </w:hyperlink>
        </w:p>
        <w:p w:rsidR="00C81BAD" w:rsidRDefault="00C81BAD">
          <w:pPr>
            <w:pStyle w:val="21"/>
            <w:tabs>
              <w:tab w:val="right" w:leader="dot" w:pos="8296"/>
            </w:tabs>
            <w:rPr>
              <w:noProof/>
            </w:rPr>
          </w:pPr>
          <w:hyperlink w:anchor="_Toc523521398" w:history="1">
            <w:r w:rsidRPr="00533EB4">
              <w:rPr>
                <w:rStyle w:val="a3"/>
                <w:rFonts w:ascii="宋体" w:eastAsia="宋体" w:hAnsi="宋体"/>
                <w:noProof/>
              </w:rPr>
              <w:t>牛客网-第1场-2018.7.19（周四）</w:t>
            </w:r>
            <w:r>
              <w:rPr>
                <w:noProof/>
                <w:webHidden/>
              </w:rPr>
              <w:tab/>
            </w:r>
            <w:r>
              <w:rPr>
                <w:noProof/>
                <w:webHidden/>
              </w:rPr>
              <w:fldChar w:fldCharType="begin"/>
            </w:r>
            <w:r>
              <w:rPr>
                <w:noProof/>
                <w:webHidden/>
              </w:rPr>
              <w:instrText xml:space="preserve"> PAGEREF _Toc523521398 \h </w:instrText>
            </w:r>
            <w:r>
              <w:rPr>
                <w:noProof/>
                <w:webHidden/>
              </w:rPr>
            </w:r>
            <w:r>
              <w:rPr>
                <w:noProof/>
                <w:webHidden/>
              </w:rPr>
              <w:fldChar w:fldCharType="separate"/>
            </w:r>
            <w:r>
              <w:rPr>
                <w:noProof/>
                <w:webHidden/>
              </w:rPr>
              <w:t>274</w:t>
            </w:r>
            <w:r>
              <w:rPr>
                <w:noProof/>
                <w:webHidden/>
              </w:rPr>
              <w:fldChar w:fldCharType="end"/>
            </w:r>
          </w:hyperlink>
        </w:p>
        <w:p w:rsidR="00C81BAD" w:rsidRDefault="00C81BAD">
          <w:pPr>
            <w:pStyle w:val="21"/>
            <w:tabs>
              <w:tab w:val="right" w:leader="dot" w:pos="8296"/>
            </w:tabs>
            <w:rPr>
              <w:noProof/>
            </w:rPr>
          </w:pPr>
          <w:hyperlink w:anchor="_Toc523521399" w:history="1">
            <w:r w:rsidRPr="00533EB4">
              <w:rPr>
                <w:rStyle w:val="a3"/>
                <w:rFonts w:ascii="宋体" w:eastAsia="宋体" w:hAnsi="宋体"/>
                <w:noProof/>
              </w:rPr>
              <w:t>ACM-ICPC-上海大都会赛-2018.7.21（周六）</w:t>
            </w:r>
            <w:r>
              <w:rPr>
                <w:noProof/>
                <w:webHidden/>
              </w:rPr>
              <w:tab/>
            </w:r>
            <w:r>
              <w:rPr>
                <w:noProof/>
                <w:webHidden/>
              </w:rPr>
              <w:fldChar w:fldCharType="begin"/>
            </w:r>
            <w:r>
              <w:rPr>
                <w:noProof/>
                <w:webHidden/>
              </w:rPr>
              <w:instrText xml:space="preserve"> PAGEREF _Toc523521399 \h </w:instrText>
            </w:r>
            <w:r>
              <w:rPr>
                <w:noProof/>
                <w:webHidden/>
              </w:rPr>
            </w:r>
            <w:r>
              <w:rPr>
                <w:noProof/>
                <w:webHidden/>
              </w:rPr>
              <w:fldChar w:fldCharType="separate"/>
            </w:r>
            <w:r>
              <w:rPr>
                <w:noProof/>
                <w:webHidden/>
              </w:rPr>
              <w:t>274</w:t>
            </w:r>
            <w:r>
              <w:rPr>
                <w:noProof/>
                <w:webHidden/>
              </w:rPr>
              <w:fldChar w:fldCharType="end"/>
            </w:r>
          </w:hyperlink>
        </w:p>
        <w:p w:rsidR="00C81BAD" w:rsidRDefault="00C81BAD">
          <w:pPr>
            <w:pStyle w:val="21"/>
            <w:tabs>
              <w:tab w:val="right" w:leader="dot" w:pos="8296"/>
            </w:tabs>
            <w:rPr>
              <w:noProof/>
            </w:rPr>
          </w:pPr>
          <w:hyperlink w:anchor="_Toc523521400" w:history="1">
            <w:r w:rsidRPr="00533EB4">
              <w:rPr>
                <w:rStyle w:val="a3"/>
                <w:rFonts w:ascii="宋体" w:eastAsia="宋体" w:hAnsi="宋体"/>
                <w:noProof/>
              </w:rPr>
              <w:t>牛客网-第2场-2018.7.21（周六）</w:t>
            </w:r>
            <w:r>
              <w:rPr>
                <w:noProof/>
                <w:webHidden/>
              </w:rPr>
              <w:tab/>
            </w:r>
            <w:r>
              <w:rPr>
                <w:noProof/>
                <w:webHidden/>
              </w:rPr>
              <w:fldChar w:fldCharType="begin"/>
            </w:r>
            <w:r>
              <w:rPr>
                <w:noProof/>
                <w:webHidden/>
              </w:rPr>
              <w:instrText xml:space="preserve"> PAGEREF _Toc523521400 \h </w:instrText>
            </w:r>
            <w:r>
              <w:rPr>
                <w:noProof/>
                <w:webHidden/>
              </w:rPr>
            </w:r>
            <w:r>
              <w:rPr>
                <w:noProof/>
                <w:webHidden/>
              </w:rPr>
              <w:fldChar w:fldCharType="separate"/>
            </w:r>
            <w:r>
              <w:rPr>
                <w:noProof/>
                <w:webHidden/>
              </w:rPr>
              <w:t>274</w:t>
            </w:r>
            <w:r>
              <w:rPr>
                <w:noProof/>
                <w:webHidden/>
              </w:rPr>
              <w:fldChar w:fldCharType="end"/>
            </w:r>
          </w:hyperlink>
        </w:p>
        <w:p w:rsidR="00C81BAD" w:rsidRDefault="00C81BAD">
          <w:pPr>
            <w:pStyle w:val="21"/>
            <w:tabs>
              <w:tab w:val="right" w:leader="dot" w:pos="8296"/>
            </w:tabs>
            <w:rPr>
              <w:noProof/>
            </w:rPr>
          </w:pPr>
          <w:hyperlink w:anchor="_Toc523521401" w:history="1">
            <w:r w:rsidRPr="00533EB4">
              <w:rPr>
                <w:rStyle w:val="a3"/>
                <w:rFonts w:ascii="宋体" w:eastAsia="宋体" w:hAnsi="宋体"/>
                <w:noProof/>
              </w:rPr>
              <w:t>HDU-1-2018.7.23（周一）</w:t>
            </w:r>
            <w:r>
              <w:rPr>
                <w:noProof/>
                <w:webHidden/>
              </w:rPr>
              <w:tab/>
            </w:r>
            <w:r>
              <w:rPr>
                <w:noProof/>
                <w:webHidden/>
              </w:rPr>
              <w:fldChar w:fldCharType="begin"/>
            </w:r>
            <w:r>
              <w:rPr>
                <w:noProof/>
                <w:webHidden/>
              </w:rPr>
              <w:instrText xml:space="preserve"> PAGEREF _Toc523521401 \h </w:instrText>
            </w:r>
            <w:r>
              <w:rPr>
                <w:noProof/>
                <w:webHidden/>
              </w:rPr>
            </w:r>
            <w:r>
              <w:rPr>
                <w:noProof/>
                <w:webHidden/>
              </w:rPr>
              <w:fldChar w:fldCharType="separate"/>
            </w:r>
            <w:r>
              <w:rPr>
                <w:noProof/>
                <w:webHidden/>
              </w:rPr>
              <w:t>275</w:t>
            </w:r>
            <w:r>
              <w:rPr>
                <w:noProof/>
                <w:webHidden/>
              </w:rPr>
              <w:fldChar w:fldCharType="end"/>
            </w:r>
          </w:hyperlink>
        </w:p>
        <w:p w:rsidR="00C81BAD" w:rsidRDefault="00C81BAD">
          <w:pPr>
            <w:pStyle w:val="21"/>
            <w:tabs>
              <w:tab w:val="right" w:leader="dot" w:pos="8296"/>
            </w:tabs>
            <w:rPr>
              <w:noProof/>
            </w:rPr>
          </w:pPr>
          <w:hyperlink w:anchor="_Toc523521402" w:history="1">
            <w:r w:rsidRPr="00533EB4">
              <w:rPr>
                <w:rStyle w:val="a3"/>
                <w:rFonts w:ascii="宋体" w:eastAsia="宋体" w:hAnsi="宋体"/>
                <w:noProof/>
              </w:rPr>
              <w:t>HDU-2-2018.7.25（周三）</w:t>
            </w:r>
            <w:r>
              <w:rPr>
                <w:noProof/>
                <w:webHidden/>
              </w:rPr>
              <w:tab/>
            </w:r>
            <w:r>
              <w:rPr>
                <w:noProof/>
                <w:webHidden/>
              </w:rPr>
              <w:fldChar w:fldCharType="begin"/>
            </w:r>
            <w:r>
              <w:rPr>
                <w:noProof/>
                <w:webHidden/>
              </w:rPr>
              <w:instrText xml:space="preserve"> PAGEREF _Toc523521402 \h </w:instrText>
            </w:r>
            <w:r>
              <w:rPr>
                <w:noProof/>
                <w:webHidden/>
              </w:rPr>
            </w:r>
            <w:r>
              <w:rPr>
                <w:noProof/>
                <w:webHidden/>
              </w:rPr>
              <w:fldChar w:fldCharType="separate"/>
            </w:r>
            <w:r>
              <w:rPr>
                <w:noProof/>
                <w:webHidden/>
              </w:rPr>
              <w:t>275</w:t>
            </w:r>
            <w:r>
              <w:rPr>
                <w:noProof/>
                <w:webHidden/>
              </w:rPr>
              <w:fldChar w:fldCharType="end"/>
            </w:r>
          </w:hyperlink>
        </w:p>
        <w:p w:rsidR="00C81BAD" w:rsidRDefault="00C81BAD">
          <w:pPr>
            <w:pStyle w:val="21"/>
            <w:tabs>
              <w:tab w:val="right" w:leader="dot" w:pos="8296"/>
            </w:tabs>
            <w:rPr>
              <w:noProof/>
            </w:rPr>
          </w:pPr>
          <w:hyperlink w:anchor="_Toc523521403" w:history="1">
            <w:r w:rsidRPr="00533EB4">
              <w:rPr>
                <w:rStyle w:val="a3"/>
                <w:rFonts w:ascii="宋体" w:eastAsia="宋体" w:hAnsi="宋体"/>
                <w:noProof/>
              </w:rPr>
              <w:t>牛客网-第3场-2018.7.26（周四）</w:t>
            </w:r>
            <w:r>
              <w:rPr>
                <w:noProof/>
                <w:webHidden/>
              </w:rPr>
              <w:tab/>
            </w:r>
            <w:r>
              <w:rPr>
                <w:noProof/>
                <w:webHidden/>
              </w:rPr>
              <w:fldChar w:fldCharType="begin"/>
            </w:r>
            <w:r>
              <w:rPr>
                <w:noProof/>
                <w:webHidden/>
              </w:rPr>
              <w:instrText xml:space="preserve"> PAGEREF _Toc523521403 \h </w:instrText>
            </w:r>
            <w:r>
              <w:rPr>
                <w:noProof/>
                <w:webHidden/>
              </w:rPr>
            </w:r>
            <w:r>
              <w:rPr>
                <w:noProof/>
                <w:webHidden/>
              </w:rPr>
              <w:fldChar w:fldCharType="separate"/>
            </w:r>
            <w:r>
              <w:rPr>
                <w:noProof/>
                <w:webHidden/>
              </w:rPr>
              <w:t>275</w:t>
            </w:r>
            <w:r>
              <w:rPr>
                <w:noProof/>
                <w:webHidden/>
              </w:rPr>
              <w:fldChar w:fldCharType="end"/>
            </w:r>
          </w:hyperlink>
        </w:p>
        <w:p w:rsidR="00C81BAD" w:rsidRDefault="00C81BAD">
          <w:pPr>
            <w:pStyle w:val="21"/>
            <w:tabs>
              <w:tab w:val="right" w:leader="dot" w:pos="8296"/>
            </w:tabs>
            <w:rPr>
              <w:noProof/>
            </w:rPr>
          </w:pPr>
          <w:hyperlink w:anchor="_Toc523521404" w:history="1">
            <w:r w:rsidRPr="00533EB4">
              <w:rPr>
                <w:rStyle w:val="a3"/>
                <w:rFonts w:ascii="宋体" w:eastAsia="宋体" w:hAnsi="宋体"/>
                <w:noProof/>
              </w:rPr>
              <w:t>牛客网-第4场-2018.7.28（周六）</w:t>
            </w:r>
            <w:r>
              <w:rPr>
                <w:noProof/>
                <w:webHidden/>
              </w:rPr>
              <w:tab/>
            </w:r>
            <w:r>
              <w:rPr>
                <w:noProof/>
                <w:webHidden/>
              </w:rPr>
              <w:fldChar w:fldCharType="begin"/>
            </w:r>
            <w:r>
              <w:rPr>
                <w:noProof/>
                <w:webHidden/>
              </w:rPr>
              <w:instrText xml:space="preserve"> PAGEREF _Toc523521404 \h </w:instrText>
            </w:r>
            <w:r>
              <w:rPr>
                <w:noProof/>
                <w:webHidden/>
              </w:rPr>
            </w:r>
            <w:r>
              <w:rPr>
                <w:noProof/>
                <w:webHidden/>
              </w:rPr>
              <w:fldChar w:fldCharType="separate"/>
            </w:r>
            <w:r>
              <w:rPr>
                <w:noProof/>
                <w:webHidden/>
              </w:rPr>
              <w:t>276</w:t>
            </w:r>
            <w:r>
              <w:rPr>
                <w:noProof/>
                <w:webHidden/>
              </w:rPr>
              <w:fldChar w:fldCharType="end"/>
            </w:r>
          </w:hyperlink>
        </w:p>
        <w:p w:rsidR="00C81BAD" w:rsidRDefault="00C81BAD">
          <w:pPr>
            <w:pStyle w:val="21"/>
            <w:tabs>
              <w:tab w:val="right" w:leader="dot" w:pos="8296"/>
            </w:tabs>
            <w:rPr>
              <w:noProof/>
            </w:rPr>
          </w:pPr>
          <w:hyperlink w:anchor="_Toc523521405" w:history="1">
            <w:r w:rsidRPr="00533EB4">
              <w:rPr>
                <w:rStyle w:val="a3"/>
                <w:rFonts w:ascii="宋体" w:eastAsia="宋体" w:hAnsi="宋体"/>
                <w:noProof/>
              </w:rPr>
              <w:t>HDU-3-2018.7.30（周一）</w:t>
            </w:r>
            <w:r>
              <w:rPr>
                <w:noProof/>
                <w:webHidden/>
              </w:rPr>
              <w:tab/>
            </w:r>
            <w:r>
              <w:rPr>
                <w:noProof/>
                <w:webHidden/>
              </w:rPr>
              <w:fldChar w:fldCharType="begin"/>
            </w:r>
            <w:r>
              <w:rPr>
                <w:noProof/>
                <w:webHidden/>
              </w:rPr>
              <w:instrText xml:space="preserve"> PAGEREF _Toc523521405 \h </w:instrText>
            </w:r>
            <w:r>
              <w:rPr>
                <w:noProof/>
                <w:webHidden/>
              </w:rPr>
            </w:r>
            <w:r>
              <w:rPr>
                <w:noProof/>
                <w:webHidden/>
              </w:rPr>
              <w:fldChar w:fldCharType="separate"/>
            </w:r>
            <w:r>
              <w:rPr>
                <w:noProof/>
                <w:webHidden/>
              </w:rPr>
              <w:t>276</w:t>
            </w:r>
            <w:r>
              <w:rPr>
                <w:noProof/>
                <w:webHidden/>
              </w:rPr>
              <w:fldChar w:fldCharType="end"/>
            </w:r>
          </w:hyperlink>
        </w:p>
        <w:p w:rsidR="00C81BAD" w:rsidRDefault="00C81BAD">
          <w:pPr>
            <w:pStyle w:val="21"/>
            <w:tabs>
              <w:tab w:val="right" w:leader="dot" w:pos="8296"/>
            </w:tabs>
            <w:rPr>
              <w:noProof/>
            </w:rPr>
          </w:pPr>
          <w:hyperlink w:anchor="_Toc523521406" w:history="1">
            <w:r w:rsidRPr="00533EB4">
              <w:rPr>
                <w:rStyle w:val="a3"/>
                <w:rFonts w:ascii="宋体" w:eastAsia="宋体" w:hAnsi="宋体"/>
                <w:noProof/>
              </w:rPr>
              <w:t>HDU-4-2018.8.1（周三）</w:t>
            </w:r>
            <w:r>
              <w:rPr>
                <w:noProof/>
                <w:webHidden/>
              </w:rPr>
              <w:tab/>
            </w:r>
            <w:r>
              <w:rPr>
                <w:noProof/>
                <w:webHidden/>
              </w:rPr>
              <w:fldChar w:fldCharType="begin"/>
            </w:r>
            <w:r>
              <w:rPr>
                <w:noProof/>
                <w:webHidden/>
              </w:rPr>
              <w:instrText xml:space="preserve"> PAGEREF _Toc523521406 \h </w:instrText>
            </w:r>
            <w:r>
              <w:rPr>
                <w:noProof/>
                <w:webHidden/>
              </w:rPr>
            </w:r>
            <w:r>
              <w:rPr>
                <w:noProof/>
                <w:webHidden/>
              </w:rPr>
              <w:fldChar w:fldCharType="separate"/>
            </w:r>
            <w:r>
              <w:rPr>
                <w:noProof/>
                <w:webHidden/>
              </w:rPr>
              <w:t>276</w:t>
            </w:r>
            <w:r>
              <w:rPr>
                <w:noProof/>
                <w:webHidden/>
              </w:rPr>
              <w:fldChar w:fldCharType="end"/>
            </w:r>
          </w:hyperlink>
        </w:p>
        <w:p w:rsidR="00C81BAD" w:rsidRDefault="00C81BAD">
          <w:pPr>
            <w:pStyle w:val="21"/>
            <w:tabs>
              <w:tab w:val="right" w:leader="dot" w:pos="8296"/>
            </w:tabs>
            <w:rPr>
              <w:noProof/>
            </w:rPr>
          </w:pPr>
          <w:hyperlink w:anchor="_Toc523521407" w:history="1">
            <w:r w:rsidRPr="00533EB4">
              <w:rPr>
                <w:rStyle w:val="a3"/>
                <w:rFonts w:ascii="宋体" w:eastAsia="宋体" w:hAnsi="宋体"/>
                <w:noProof/>
              </w:rPr>
              <w:t>牛客网-第5场-2018.8.2（周四）</w:t>
            </w:r>
            <w:r>
              <w:rPr>
                <w:noProof/>
                <w:webHidden/>
              </w:rPr>
              <w:tab/>
            </w:r>
            <w:r>
              <w:rPr>
                <w:noProof/>
                <w:webHidden/>
              </w:rPr>
              <w:fldChar w:fldCharType="begin"/>
            </w:r>
            <w:r>
              <w:rPr>
                <w:noProof/>
                <w:webHidden/>
              </w:rPr>
              <w:instrText xml:space="preserve"> PAGEREF _Toc523521407 \h </w:instrText>
            </w:r>
            <w:r>
              <w:rPr>
                <w:noProof/>
                <w:webHidden/>
              </w:rPr>
            </w:r>
            <w:r>
              <w:rPr>
                <w:noProof/>
                <w:webHidden/>
              </w:rPr>
              <w:fldChar w:fldCharType="separate"/>
            </w:r>
            <w:r>
              <w:rPr>
                <w:noProof/>
                <w:webHidden/>
              </w:rPr>
              <w:t>277</w:t>
            </w:r>
            <w:r>
              <w:rPr>
                <w:noProof/>
                <w:webHidden/>
              </w:rPr>
              <w:fldChar w:fldCharType="end"/>
            </w:r>
          </w:hyperlink>
        </w:p>
        <w:p w:rsidR="00C81BAD" w:rsidRDefault="00C81BAD">
          <w:pPr>
            <w:pStyle w:val="21"/>
            <w:tabs>
              <w:tab w:val="right" w:leader="dot" w:pos="8296"/>
            </w:tabs>
            <w:rPr>
              <w:noProof/>
            </w:rPr>
          </w:pPr>
          <w:hyperlink w:anchor="_Toc523521408" w:history="1">
            <w:r w:rsidRPr="00533EB4">
              <w:rPr>
                <w:rStyle w:val="a3"/>
                <w:rFonts w:ascii="宋体" w:eastAsia="宋体" w:hAnsi="宋体"/>
                <w:noProof/>
              </w:rPr>
              <w:t>牛客网-第6场-2018.8.4（周六）</w:t>
            </w:r>
            <w:r>
              <w:rPr>
                <w:noProof/>
                <w:webHidden/>
              </w:rPr>
              <w:tab/>
            </w:r>
            <w:r>
              <w:rPr>
                <w:noProof/>
                <w:webHidden/>
              </w:rPr>
              <w:fldChar w:fldCharType="begin"/>
            </w:r>
            <w:r>
              <w:rPr>
                <w:noProof/>
                <w:webHidden/>
              </w:rPr>
              <w:instrText xml:space="preserve"> PAGEREF _Toc523521408 \h </w:instrText>
            </w:r>
            <w:r>
              <w:rPr>
                <w:noProof/>
                <w:webHidden/>
              </w:rPr>
            </w:r>
            <w:r>
              <w:rPr>
                <w:noProof/>
                <w:webHidden/>
              </w:rPr>
              <w:fldChar w:fldCharType="separate"/>
            </w:r>
            <w:r>
              <w:rPr>
                <w:noProof/>
                <w:webHidden/>
              </w:rPr>
              <w:t>277</w:t>
            </w:r>
            <w:r>
              <w:rPr>
                <w:noProof/>
                <w:webHidden/>
              </w:rPr>
              <w:fldChar w:fldCharType="end"/>
            </w:r>
          </w:hyperlink>
        </w:p>
        <w:p w:rsidR="00C81BAD" w:rsidRDefault="00C81BAD">
          <w:pPr>
            <w:pStyle w:val="21"/>
            <w:tabs>
              <w:tab w:val="right" w:leader="dot" w:pos="8296"/>
            </w:tabs>
            <w:rPr>
              <w:noProof/>
            </w:rPr>
          </w:pPr>
          <w:hyperlink w:anchor="_Toc523521409" w:history="1">
            <w:r w:rsidRPr="00533EB4">
              <w:rPr>
                <w:rStyle w:val="a3"/>
                <w:rFonts w:ascii="宋体" w:eastAsia="宋体" w:hAnsi="宋体"/>
                <w:noProof/>
              </w:rPr>
              <w:t>百度之星程序设计大赛资格赛-2018.8.4/5（周六/日）</w:t>
            </w:r>
            <w:r>
              <w:rPr>
                <w:noProof/>
                <w:webHidden/>
              </w:rPr>
              <w:tab/>
            </w:r>
            <w:r>
              <w:rPr>
                <w:noProof/>
                <w:webHidden/>
              </w:rPr>
              <w:fldChar w:fldCharType="begin"/>
            </w:r>
            <w:r>
              <w:rPr>
                <w:noProof/>
                <w:webHidden/>
              </w:rPr>
              <w:instrText xml:space="preserve"> PAGEREF _Toc523521409 \h </w:instrText>
            </w:r>
            <w:r>
              <w:rPr>
                <w:noProof/>
                <w:webHidden/>
              </w:rPr>
            </w:r>
            <w:r>
              <w:rPr>
                <w:noProof/>
                <w:webHidden/>
              </w:rPr>
              <w:fldChar w:fldCharType="separate"/>
            </w:r>
            <w:r>
              <w:rPr>
                <w:noProof/>
                <w:webHidden/>
              </w:rPr>
              <w:t>277</w:t>
            </w:r>
            <w:r>
              <w:rPr>
                <w:noProof/>
                <w:webHidden/>
              </w:rPr>
              <w:fldChar w:fldCharType="end"/>
            </w:r>
          </w:hyperlink>
        </w:p>
        <w:p w:rsidR="00C81BAD" w:rsidRDefault="00C81BAD">
          <w:pPr>
            <w:pStyle w:val="21"/>
            <w:tabs>
              <w:tab w:val="right" w:leader="dot" w:pos="8296"/>
            </w:tabs>
            <w:rPr>
              <w:noProof/>
            </w:rPr>
          </w:pPr>
          <w:hyperlink w:anchor="_Toc523521410" w:history="1">
            <w:r w:rsidRPr="00533EB4">
              <w:rPr>
                <w:rStyle w:val="a3"/>
                <w:rFonts w:ascii="宋体" w:eastAsia="宋体" w:hAnsi="宋体"/>
                <w:noProof/>
              </w:rPr>
              <w:t>HDU-5-2018.8.6（周一）</w:t>
            </w:r>
            <w:r>
              <w:rPr>
                <w:noProof/>
                <w:webHidden/>
              </w:rPr>
              <w:tab/>
            </w:r>
            <w:r>
              <w:rPr>
                <w:noProof/>
                <w:webHidden/>
              </w:rPr>
              <w:fldChar w:fldCharType="begin"/>
            </w:r>
            <w:r>
              <w:rPr>
                <w:noProof/>
                <w:webHidden/>
              </w:rPr>
              <w:instrText xml:space="preserve"> PAGEREF _Toc523521410 \h </w:instrText>
            </w:r>
            <w:r>
              <w:rPr>
                <w:noProof/>
                <w:webHidden/>
              </w:rPr>
            </w:r>
            <w:r>
              <w:rPr>
                <w:noProof/>
                <w:webHidden/>
              </w:rPr>
              <w:fldChar w:fldCharType="separate"/>
            </w:r>
            <w:r>
              <w:rPr>
                <w:noProof/>
                <w:webHidden/>
              </w:rPr>
              <w:t>278</w:t>
            </w:r>
            <w:r>
              <w:rPr>
                <w:noProof/>
                <w:webHidden/>
              </w:rPr>
              <w:fldChar w:fldCharType="end"/>
            </w:r>
          </w:hyperlink>
        </w:p>
        <w:p w:rsidR="00C81BAD" w:rsidRDefault="00C81BAD">
          <w:pPr>
            <w:pStyle w:val="21"/>
            <w:tabs>
              <w:tab w:val="right" w:leader="dot" w:pos="8296"/>
            </w:tabs>
            <w:rPr>
              <w:noProof/>
            </w:rPr>
          </w:pPr>
          <w:hyperlink w:anchor="_Toc523521411" w:history="1">
            <w:r w:rsidRPr="00533EB4">
              <w:rPr>
                <w:rStyle w:val="a3"/>
                <w:rFonts w:ascii="宋体" w:eastAsia="宋体" w:hAnsi="宋体"/>
                <w:noProof/>
              </w:rPr>
              <w:t>HDU-6-2018.8.8（周三）</w:t>
            </w:r>
            <w:r>
              <w:rPr>
                <w:noProof/>
                <w:webHidden/>
              </w:rPr>
              <w:tab/>
            </w:r>
            <w:r>
              <w:rPr>
                <w:noProof/>
                <w:webHidden/>
              </w:rPr>
              <w:fldChar w:fldCharType="begin"/>
            </w:r>
            <w:r>
              <w:rPr>
                <w:noProof/>
                <w:webHidden/>
              </w:rPr>
              <w:instrText xml:space="preserve"> PAGEREF _Toc523521411 \h </w:instrText>
            </w:r>
            <w:r>
              <w:rPr>
                <w:noProof/>
                <w:webHidden/>
              </w:rPr>
            </w:r>
            <w:r>
              <w:rPr>
                <w:noProof/>
                <w:webHidden/>
              </w:rPr>
              <w:fldChar w:fldCharType="separate"/>
            </w:r>
            <w:r>
              <w:rPr>
                <w:noProof/>
                <w:webHidden/>
              </w:rPr>
              <w:t>278</w:t>
            </w:r>
            <w:r>
              <w:rPr>
                <w:noProof/>
                <w:webHidden/>
              </w:rPr>
              <w:fldChar w:fldCharType="end"/>
            </w:r>
          </w:hyperlink>
        </w:p>
        <w:p w:rsidR="00C81BAD" w:rsidRDefault="00C81BAD">
          <w:pPr>
            <w:pStyle w:val="21"/>
            <w:tabs>
              <w:tab w:val="right" w:leader="dot" w:pos="8296"/>
            </w:tabs>
            <w:rPr>
              <w:noProof/>
            </w:rPr>
          </w:pPr>
          <w:hyperlink w:anchor="_Toc523521412" w:history="1">
            <w:r w:rsidRPr="00533EB4">
              <w:rPr>
                <w:rStyle w:val="a3"/>
                <w:rFonts w:ascii="宋体" w:eastAsia="宋体" w:hAnsi="宋体"/>
                <w:noProof/>
              </w:rPr>
              <w:t>牛客网-第7场-2018.8.9（周四）</w:t>
            </w:r>
            <w:r>
              <w:rPr>
                <w:noProof/>
                <w:webHidden/>
              </w:rPr>
              <w:tab/>
            </w:r>
            <w:r>
              <w:rPr>
                <w:noProof/>
                <w:webHidden/>
              </w:rPr>
              <w:fldChar w:fldCharType="begin"/>
            </w:r>
            <w:r>
              <w:rPr>
                <w:noProof/>
                <w:webHidden/>
              </w:rPr>
              <w:instrText xml:space="preserve"> PAGEREF _Toc523521412 \h </w:instrText>
            </w:r>
            <w:r>
              <w:rPr>
                <w:noProof/>
                <w:webHidden/>
              </w:rPr>
            </w:r>
            <w:r>
              <w:rPr>
                <w:noProof/>
                <w:webHidden/>
              </w:rPr>
              <w:fldChar w:fldCharType="separate"/>
            </w:r>
            <w:r>
              <w:rPr>
                <w:noProof/>
                <w:webHidden/>
              </w:rPr>
              <w:t>278</w:t>
            </w:r>
            <w:r>
              <w:rPr>
                <w:noProof/>
                <w:webHidden/>
              </w:rPr>
              <w:fldChar w:fldCharType="end"/>
            </w:r>
          </w:hyperlink>
        </w:p>
        <w:p w:rsidR="00C81BAD" w:rsidRDefault="00C81BAD">
          <w:pPr>
            <w:pStyle w:val="21"/>
            <w:tabs>
              <w:tab w:val="right" w:leader="dot" w:pos="8296"/>
            </w:tabs>
            <w:rPr>
              <w:noProof/>
            </w:rPr>
          </w:pPr>
          <w:hyperlink w:anchor="_Toc523521413" w:history="1">
            <w:r w:rsidRPr="00533EB4">
              <w:rPr>
                <w:rStyle w:val="a3"/>
                <w:rFonts w:ascii="宋体" w:eastAsia="宋体" w:hAnsi="宋体"/>
                <w:noProof/>
              </w:rPr>
              <w:t>牛客网-第8场-2018.8.11（周六）</w:t>
            </w:r>
            <w:r>
              <w:rPr>
                <w:noProof/>
                <w:webHidden/>
              </w:rPr>
              <w:tab/>
            </w:r>
            <w:r>
              <w:rPr>
                <w:noProof/>
                <w:webHidden/>
              </w:rPr>
              <w:fldChar w:fldCharType="begin"/>
            </w:r>
            <w:r>
              <w:rPr>
                <w:noProof/>
                <w:webHidden/>
              </w:rPr>
              <w:instrText xml:space="preserve"> PAGEREF _Toc523521413 \h </w:instrText>
            </w:r>
            <w:r>
              <w:rPr>
                <w:noProof/>
                <w:webHidden/>
              </w:rPr>
            </w:r>
            <w:r>
              <w:rPr>
                <w:noProof/>
                <w:webHidden/>
              </w:rPr>
              <w:fldChar w:fldCharType="separate"/>
            </w:r>
            <w:r>
              <w:rPr>
                <w:noProof/>
                <w:webHidden/>
              </w:rPr>
              <w:t>279</w:t>
            </w:r>
            <w:r>
              <w:rPr>
                <w:noProof/>
                <w:webHidden/>
              </w:rPr>
              <w:fldChar w:fldCharType="end"/>
            </w:r>
          </w:hyperlink>
        </w:p>
        <w:p w:rsidR="00C81BAD" w:rsidRDefault="00C81BAD">
          <w:pPr>
            <w:pStyle w:val="21"/>
            <w:tabs>
              <w:tab w:val="right" w:leader="dot" w:pos="8296"/>
            </w:tabs>
            <w:rPr>
              <w:noProof/>
            </w:rPr>
          </w:pPr>
          <w:hyperlink w:anchor="_Toc523521414" w:history="1">
            <w:r w:rsidRPr="00533EB4">
              <w:rPr>
                <w:rStyle w:val="a3"/>
                <w:rFonts w:ascii="宋体" w:eastAsia="宋体" w:hAnsi="宋体"/>
                <w:noProof/>
              </w:rPr>
              <w:t>EOJ-8月月赛-2018.8.11（周六）</w:t>
            </w:r>
            <w:r>
              <w:rPr>
                <w:noProof/>
                <w:webHidden/>
              </w:rPr>
              <w:tab/>
            </w:r>
            <w:r>
              <w:rPr>
                <w:noProof/>
                <w:webHidden/>
              </w:rPr>
              <w:fldChar w:fldCharType="begin"/>
            </w:r>
            <w:r>
              <w:rPr>
                <w:noProof/>
                <w:webHidden/>
              </w:rPr>
              <w:instrText xml:space="preserve"> PAGEREF _Toc523521414 \h </w:instrText>
            </w:r>
            <w:r>
              <w:rPr>
                <w:noProof/>
                <w:webHidden/>
              </w:rPr>
            </w:r>
            <w:r>
              <w:rPr>
                <w:noProof/>
                <w:webHidden/>
              </w:rPr>
              <w:fldChar w:fldCharType="separate"/>
            </w:r>
            <w:r>
              <w:rPr>
                <w:noProof/>
                <w:webHidden/>
              </w:rPr>
              <w:t>279</w:t>
            </w:r>
            <w:r>
              <w:rPr>
                <w:noProof/>
                <w:webHidden/>
              </w:rPr>
              <w:fldChar w:fldCharType="end"/>
            </w:r>
          </w:hyperlink>
        </w:p>
        <w:p w:rsidR="00C81BAD" w:rsidRDefault="00C81BAD">
          <w:pPr>
            <w:pStyle w:val="21"/>
            <w:tabs>
              <w:tab w:val="right" w:leader="dot" w:pos="8296"/>
            </w:tabs>
            <w:rPr>
              <w:noProof/>
            </w:rPr>
          </w:pPr>
          <w:hyperlink w:anchor="_Toc523521415" w:history="1">
            <w:r w:rsidRPr="00533EB4">
              <w:rPr>
                <w:rStyle w:val="a3"/>
                <w:rFonts w:ascii="宋体" w:eastAsia="宋体" w:hAnsi="宋体"/>
                <w:noProof/>
              </w:rPr>
              <w:t>百度之星程序设计大赛初赛第2场-2018.8.12（周日）</w:t>
            </w:r>
            <w:r>
              <w:rPr>
                <w:noProof/>
                <w:webHidden/>
              </w:rPr>
              <w:tab/>
            </w:r>
            <w:r>
              <w:rPr>
                <w:noProof/>
                <w:webHidden/>
              </w:rPr>
              <w:fldChar w:fldCharType="begin"/>
            </w:r>
            <w:r>
              <w:rPr>
                <w:noProof/>
                <w:webHidden/>
              </w:rPr>
              <w:instrText xml:space="preserve"> PAGEREF _Toc523521415 \h </w:instrText>
            </w:r>
            <w:r>
              <w:rPr>
                <w:noProof/>
                <w:webHidden/>
              </w:rPr>
            </w:r>
            <w:r>
              <w:rPr>
                <w:noProof/>
                <w:webHidden/>
              </w:rPr>
              <w:fldChar w:fldCharType="separate"/>
            </w:r>
            <w:r>
              <w:rPr>
                <w:noProof/>
                <w:webHidden/>
              </w:rPr>
              <w:t>279</w:t>
            </w:r>
            <w:r>
              <w:rPr>
                <w:noProof/>
                <w:webHidden/>
              </w:rPr>
              <w:fldChar w:fldCharType="end"/>
            </w:r>
          </w:hyperlink>
        </w:p>
        <w:p w:rsidR="00C81BAD" w:rsidRDefault="00C81BAD">
          <w:pPr>
            <w:pStyle w:val="21"/>
            <w:tabs>
              <w:tab w:val="right" w:leader="dot" w:pos="8296"/>
            </w:tabs>
            <w:rPr>
              <w:noProof/>
            </w:rPr>
          </w:pPr>
          <w:hyperlink w:anchor="_Toc523521416" w:history="1">
            <w:r w:rsidRPr="00533EB4">
              <w:rPr>
                <w:rStyle w:val="a3"/>
                <w:rFonts w:ascii="宋体" w:eastAsia="宋体" w:hAnsi="宋体"/>
                <w:noProof/>
              </w:rPr>
              <w:t>HDU-7-2018.8.13（周一）</w:t>
            </w:r>
            <w:r>
              <w:rPr>
                <w:noProof/>
                <w:webHidden/>
              </w:rPr>
              <w:tab/>
            </w:r>
            <w:r>
              <w:rPr>
                <w:noProof/>
                <w:webHidden/>
              </w:rPr>
              <w:fldChar w:fldCharType="begin"/>
            </w:r>
            <w:r>
              <w:rPr>
                <w:noProof/>
                <w:webHidden/>
              </w:rPr>
              <w:instrText xml:space="preserve"> PAGEREF _Toc523521416 \h </w:instrText>
            </w:r>
            <w:r>
              <w:rPr>
                <w:noProof/>
                <w:webHidden/>
              </w:rPr>
            </w:r>
            <w:r>
              <w:rPr>
                <w:noProof/>
                <w:webHidden/>
              </w:rPr>
              <w:fldChar w:fldCharType="separate"/>
            </w:r>
            <w:r>
              <w:rPr>
                <w:noProof/>
                <w:webHidden/>
              </w:rPr>
              <w:t>279</w:t>
            </w:r>
            <w:r>
              <w:rPr>
                <w:noProof/>
                <w:webHidden/>
              </w:rPr>
              <w:fldChar w:fldCharType="end"/>
            </w:r>
          </w:hyperlink>
        </w:p>
        <w:p w:rsidR="00C81BAD" w:rsidRDefault="00C81BAD">
          <w:pPr>
            <w:pStyle w:val="21"/>
            <w:tabs>
              <w:tab w:val="right" w:leader="dot" w:pos="8296"/>
            </w:tabs>
            <w:rPr>
              <w:noProof/>
            </w:rPr>
          </w:pPr>
          <w:hyperlink w:anchor="_Toc523521417" w:history="1">
            <w:r w:rsidRPr="00533EB4">
              <w:rPr>
                <w:rStyle w:val="a3"/>
                <w:rFonts w:ascii="宋体" w:eastAsia="宋体" w:hAnsi="宋体"/>
                <w:noProof/>
              </w:rPr>
              <w:t>HDU-8-2018.8.15（周三）</w:t>
            </w:r>
            <w:r>
              <w:rPr>
                <w:noProof/>
                <w:webHidden/>
              </w:rPr>
              <w:tab/>
            </w:r>
            <w:r>
              <w:rPr>
                <w:noProof/>
                <w:webHidden/>
              </w:rPr>
              <w:fldChar w:fldCharType="begin"/>
            </w:r>
            <w:r>
              <w:rPr>
                <w:noProof/>
                <w:webHidden/>
              </w:rPr>
              <w:instrText xml:space="preserve"> PAGEREF _Toc523521417 \h </w:instrText>
            </w:r>
            <w:r>
              <w:rPr>
                <w:noProof/>
                <w:webHidden/>
              </w:rPr>
            </w:r>
            <w:r>
              <w:rPr>
                <w:noProof/>
                <w:webHidden/>
              </w:rPr>
              <w:fldChar w:fldCharType="separate"/>
            </w:r>
            <w:r>
              <w:rPr>
                <w:noProof/>
                <w:webHidden/>
              </w:rPr>
              <w:t>280</w:t>
            </w:r>
            <w:r>
              <w:rPr>
                <w:noProof/>
                <w:webHidden/>
              </w:rPr>
              <w:fldChar w:fldCharType="end"/>
            </w:r>
          </w:hyperlink>
        </w:p>
        <w:p w:rsidR="00C81BAD" w:rsidRDefault="00C81BAD">
          <w:pPr>
            <w:pStyle w:val="21"/>
            <w:tabs>
              <w:tab w:val="right" w:leader="dot" w:pos="8296"/>
            </w:tabs>
            <w:rPr>
              <w:noProof/>
            </w:rPr>
          </w:pPr>
          <w:hyperlink w:anchor="_Toc523521418" w:history="1">
            <w:r w:rsidRPr="00533EB4">
              <w:rPr>
                <w:rStyle w:val="a3"/>
                <w:rFonts w:ascii="宋体" w:eastAsia="宋体" w:hAnsi="宋体"/>
                <w:noProof/>
              </w:rPr>
              <w:t>牛客网-第9场-2018.8.16（周四）</w:t>
            </w:r>
            <w:r>
              <w:rPr>
                <w:noProof/>
                <w:webHidden/>
              </w:rPr>
              <w:tab/>
            </w:r>
            <w:r>
              <w:rPr>
                <w:noProof/>
                <w:webHidden/>
              </w:rPr>
              <w:fldChar w:fldCharType="begin"/>
            </w:r>
            <w:r>
              <w:rPr>
                <w:noProof/>
                <w:webHidden/>
              </w:rPr>
              <w:instrText xml:space="preserve"> PAGEREF _Toc523521418 \h </w:instrText>
            </w:r>
            <w:r>
              <w:rPr>
                <w:noProof/>
                <w:webHidden/>
              </w:rPr>
            </w:r>
            <w:r>
              <w:rPr>
                <w:noProof/>
                <w:webHidden/>
              </w:rPr>
              <w:fldChar w:fldCharType="separate"/>
            </w:r>
            <w:r>
              <w:rPr>
                <w:noProof/>
                <w:webHidden/>
              </w:rPr>
              <w:t>280</w:t>
            </w:r>
            <w:r>
              <w:rPr>
                <w:noProof/>
                <w:webHidden/>
              </w:rPr>
              <w:fldChar w:fldCharType="end"/>
            </w:r>
          </w:hyperlink>
        </w:p>
        <w:p w:rsidR="00C81BAD" w:rsidRDefault="00C81BAD">
          <w:pPr>
            <w:pStyle w:val="21"/>
            <w:tabs>
              <w:tab w:val="right" w:leader="dot" w:pos="8296"/>
            </w:tabs>
            <w:rPr>
              <w:noProof/>
            </w:rPr>
          </w:pPr>
          <w:hyperlink w:anchor="_Toc523521419" w:history="1">
            <w:r w:rsidRPr="00533EB4">
              <w:rPr>
                <w:rStyle w:val="a3"/>
                <w:rFonts w:ascii="宋体" w:eastAsia="宋体" w:hAnsi="宋体"/>
                <w:noProof/>
              </w:rPr>
              <w:t>牛客网-第10场-2018.8.18（周六）</w:t>
            </w:r>
            <w:r>
              <w:rPr>
                <w:noProof/>
                <w:webHidden/>
              </w:rPr>
              <w:tab/>
            </w:r>
            <w:r>
              <w:rPr>
                <w:noProof/>
                <w:webHidden/>
              </w:rPr>
              <w:fldChar w:fldCharType="begin"/>
            </w:r>
            <w:r>
              <w:rPr>
                <w:noProof/>
                <w:webHidden/>
              </w:rPr>
              <w:instrText xml:space="preserve"> PAGEREF _Toc523521419 \h </w:instrText>
            </w:r>
            <w:r>
              <w:rPr>
                <w:noProof/>
                <w:webHidden/>
              </w:rPr>
            </w:r>
            <w:r>
              <w:rPr>
                <w:noProof/>
                <w:webHidden/>
              </w:rPr>
              <w:fldChar w:fldCharType="separate"/>
            </w:r>
            <w:r>
              <w:rPr>
                <w:noProof/>
                <w:webHidden/>
              </w:rPr>
              <w:t>280</w:t>
            </w:r>
            <w:r>
              <w:rPr>
                <w:noProof/>
                <w:webHidden/>
              </w:rPr>
              <w:fldChar w:fldCharType="end"/>
            </w:r>
          </w:hyperlink>
        </w:p>
        <w:p w:rsidR="00C81BAD" w:rsidRDefault="00C81BAD">
          <w:pPr>
            <w:pStyle w:val="21"/>
            <w:tabs>
              <w:tab w:val="right" w:leader="dot" w:pos="8296"/>
            </w:tabs>
            <w:rPr>
              <w:noProof/>
            </w:rPr>
          </w:pPr>
          <w:hyperlink w:anchor="_Toc523521420" w:history="1">
            <w:r w:rsidRPr="00533EB4">
              <w:rPr>
                <w:rStyle w:val="a3"/>
                <w:rFonts w:ascii="宋体" w:eastAsia="宋体" w:hAnsi="宋体"/>
                <w:noProof/>
              </w:rPr>
              <w:t>HDU-9-2018.8.20（周一）</w:t>
            </w:r>
            <w:r>
              <w:rPr>
                <w:noProof/>
                <w:webHidden/>
              </w:rPr>
              <w:tab/>
            </w:r>
            <w:r>
              <w:rPr>
                <w:noProof/>
                <w:webHidden/>
              </w:rPr>
              <w:fldChar w:fldCharType="begin"/>
            </w:r>
            <w:r>
              <w:rPr>
                <w:noProof/>
                <w:webHidden/>
              </w:rPr>
              <w:instrText xml:space="preserve"> PAGEREF _Toc523521420 \h </w:instrText>
            </w:r>
            <w:r>
              <w:rPr>
                <w:noProof/>
                <w:webHidden/>
              </w:rPr>
            </w:r>
            <w:r>
              <w:rPr>
                <w:noProof/>
                <w:webHidden/>
              </w:rPr>
              <w:fldChar w:fldCharType="separate"/>
            </w:r>
            <w:r>
              <w:rPr>
                <w:noProof/>
                <w:webHidden/>
              </w:rPr>
              <w:t>281</w:t>
            </w:r>
            <w:r>
              <w:rPr>
                <w:noProof/>
                <w:webHidden/>
              </w:rPr>
              <w:fldChar w:fldCharType="end"/>
            </w:r>
          </w:hyperlink>
        </w:p>
        <w:p w:rsidR="00C81BAD" w:rsidRDefault="00C81BAD">
          <w:pPr>
            <w:pStyle w:val="21"/>
            <w:tabs>
              <w:tab w:val="right" w:leader="dot" w:pos="8296"/>
            </w:tabs>
            <w:rPr>
              <w:noProof/>
            </w:rPr>
          </w:pPr>
          <w:hyperlink w:anchor="_Toc523521421" w:history="1">
            <w:r w:rsidRPr="00533EB4">
              <w:rPr>
                <w:rStyle w:val="a3"/>
                <w:rFonts w:ascii="宋体" w:eastAsia="宋体" w:hAnsi="宋体"/>
                <w:noProof/>
              </w:rPr>
              <w:t>HDU-10-2018.8.22（周三）</w:t>
            </w:r>
            <w:r>
              <w:rPr>
                <w:noProof/>
                <w:webHidden/>
              </w:rPr>
              <w:tab/>
            </w:r>
            <w:r>
              <w:rPr>
                <w:noProof/>
                <w:webHidden/>
              </w:rPr>
              <w:fldChar w:fldCharType="begin"/>
            </w:r>
            <w:r>
              <w:rPr>
                <w:noProof/>
                <w:webHidden/>
              </w:rPr>
              <w:instrText xml:space="preserve"> PAGEREF _Toc523521421 \h </w:instrText>
            </w:r>
            <w:r>
              <w:rPr>
                <w:noProof/>
                <w:webHidden/>
              </w:rPr>
            </w:r>
            <w:r>
              <w:rPr>
                <w:noProof/>
                <w:webHidden/>
              </w:rPr>
              <w:fldChar w:fldCharType="separate"/>
            </w:r>
            <w:r>
              <w:rPr>
                <w:noProof/>
                <w:webHidden/>
              </w:rPr>
              <w:t>281</w:t>
            </w:r>
            <w:r>
              <w:rPr>
                <w:noProof/>
                <w:webHidden/>
              </w:rPr>
              <w:fldChar w:fldCharType="end"/>
            </w:r>
          </w:hyperlink>
        </w:p>
        <w:p w:rsidR="00C81BAD" w:rsidRDefault="00C81BAD">
          <w:pPr>
            <w:pStyle w:val="21"/>
            <w:tabs>
              <w:tab w:val="right" w:leader="dot" w:pos="8296"/>
            </w:tabs>
            <w:rPr>
              <w:noProof/>
            </w:rPr>
          </w:pPr>
          <w:hyperlink w:anchor="_Toc523521422" w:history="1">
            <w:r w:rsidRPr="00533EB4">
              <w:rPr>
                <w:rStyle w:val="a3"/>
                <w:rFonts w:ascii="宋体" w:eastAsia="宋体" w:hAnsi="宋体"/>
                <w:noProof/>
              </w:rPr>
              <w:t>CCPC网络选拔赛-2018.8.25（周六）</w:t>
            </w:r>
            <w:r>
              <w:rPr>
                <w:noProof/>
                <w:webHidden/>
              </w:rPr>
              <w:tab/>
            </w:r>
            <w:r>
              <w:rPr>
                <w:noProof/>
                <w:webHidden/>
              </w:rPr>
              <w:fldChar w:fldCharType="begin"/>
            </w:r>
            <w:r>
              <w:rPr>
                <w:noProof/>
                <w:webHidden/>
              </w:rPr>
              <w:instrText xml:space="preserve"> PAGEREF _Toc523521422 \h </w:instrText>
            </w:r>
            <w:r>
              <w:rPr>
                <w:noProof/>
                <w:webHidden/>
              </w:rPr>
            </w:r>
            <w:r>
              <w:rPr>
                <w:noProof/>
                <w:webHidden/>
              </w:rPr>
              <w:fldChar w:fldCharType="separate"/>
            </w:r>
            <w:r>
              <w:rPr>
                <w:noProof/>
                <w:webHidden/>
              </w:rPr>
              <w:t>281</w:t>
            </w:r>
            <w:r>
              <w:rPr>
                <w:noProof/>
                <w:webHidden/>
              </w:rPr>
              <w:fldChar w:fldCharType="end"/>
            </w:r>
          </w:hyperlink>
        </w:p>
        <w:p w:rsidR="00C81BAD" w:rsidRDefault="00C81BAD">
          <w:pPr>
            <w:pStyle w:val="21"/>
            <w:tabs>
              <w:tab w:val="right" w:leader="dot" w:pos="8296"/>
            </w:tabs>
            <w:rPr>
              <w:noProof/>
            </w:rPr>
          </w:pPr>
          <w:hyperlink w:anchor="_Toc523521423" w:history="1">
            <w:r w:rsidRPr="00533EB4">
              <w:rPr>
                <w:rStyle w:val="a3"/>
                <w:rFonts w:ascii="宋体" w:eastAsia="宋体" w:hAnsi="宋体"/>
                <w:noProof/>
              </w:rPr>
              <w:t>ICPC网络选拔赛（南京站）-2018.9.1（周六）</w:t>
            </w:r>
            <w:r>
              <w:rPr>
                <w:noProof/>
                <w:webHidden/>
              </w:rPr>
              <w:tab/>
            </w:r>
            <w:r>
              <w:rPr>
                <w:noProof/>
                <w:webHidden/>
              </w:rPr>
              <w:fldChar w:fldCharType="begin"/>
            </w:r>
            <w:r>
              <w:rPr>
                <w:noProof/>
                <w:webHidden/>
              </w:rPr>
              <w:instrText xml:space="preserve"> PAGEREF _Toc523521423 \h </w:instrText>
            </w:r>
            <w:r>
              <w:rPr>
                <w:noProof/>
                <w:webHidden/>
              </w:rPr>
            </w:r>
            <w:r>
              <w:rPr>
                <w:noProof/>
                <w:webHidden/>
              </w:rPr>
              <w:fldChar w:fldCharType="separate"/>
            </w:r>
            <w:r>
              <w:rPr>
                <w:noProof/>
                <w:webHidden/>
              </w:rPr>
              <w:t>282</w:t>
            </w:r>
            <w:r>
              <w:rPr>
                <w:noProof/>
                <w:webHidden/>
              </w:rPr>
              <w:fldChar w:fldCharType="end"/>
            </w:r>
          </w:hyperlink>
        </w:p>
        <w:p w:rsidR="00C81BAD" w:rsidRDefault="00C81BAD">
          <w:pPr>
            <w:pStyle w:val="21"/>
            <w:tabs>
              <w:tab w:val="right" w:leader="dot" w:pos="8296"/>
            </w:tabs>
            <w:rPr>
              <w:noProof/>
            </w:rPr>
          </w:pPr>
          <w:hyperlink w:anchor="_Toc523521424" w:history="1">
            <w:r w:rsidRPr="00533EB4">
              <w:rPr>
                <w:rStyle w:val="a3"/>
                <w:rFonts w:ascii="宋体" w:eastAsia="宋体" w:hAnsi="宋体"/>
                <w:noProof/>
              </w:rPr>
              <w:t>ICPC网络选拔赛（站）-2018.9.8（周六）</w:t>
            </w:r>
            <w:r>
              <w:rPr>
                <w:noProof/>
                <w:webHidden/>
              </w:rPr>
              <w:tab/>
            </w:r>
            <w:r>
              <w:rPr>
                <w:noProof/>
                <w:webHidden/>
              </w:rPr>
              <w:fldChar w:fldCharType="begin"/>
            </w:r>
            <w:r>
              <w:rPr>
                <w:noProof/>
                <w:webHidden/>
              </w:rPr>
              <w:instrText xml:space="preserve"> PAGEREF _Toc523521424 \h </w:instrText>
            </w:r>
            <w:r>
              <w:rPr>
                <w:noProof/>
                <w:webHidden/>
              </w:rPr>
            </w:r>
            <w:r>
              <w:rPr>
                <w:noProof/>
                <w:webHidden/>
              </w:rPr>
              <w:fldChar w:fldCharType="separate"/>
            </w:r>
            <w:r>
              <w:rPr>
                <w:noProof/>
                <w:webHidden/>
              </w:rPr>
              <w:t>282</w:t>
            </w:r>
            <w:r>
              <w:rPr>
                <w:noProof/>
                <w:webHidden/>
              </w:rPr>
              <w:fldChar w:fldCharType="end"/>
            </w:r>
          </w:hyperlink>
        </w:p>
        <w:p w:rsidR="00C81BAD" w:rsidRDefault="00C81BAD">
          <w:pPr>
            <w:pStyle w:val="21"/>
            <w:tabs>
              <w:tab w:val="right" w:leader="dot" w:pos="8296"/>
            </w:tabs>
            <w:rPr>
              <w:noProof/>
            </w:rPr>
          </w:pPr>
          <w:hyperlink w:anchor="_Toc523521425" w:history="1">
            <w:r w:rsidRPr="00533EB4">
              <w:rPr>
                <w:rStyle w:val="a3"/>
                <w:rFonts w:ascii="宋体" w:eastAsia="宋体" w:hAnsi="宋体"/>
                <w:noProof/>
              </w:rPr>
              <w:t>ICPC网络选拔赛（站）-2018.9.15（周六）</w:t>
            </w:r>
            <w:r>
              <w:rPr>
                <w:noProof/>
                <w:webHidden/>
              </w:rPr>
              <w:tab/>
            </w:r>
            <w:r>
              <w:rPr>
                <w:noProof/>
                <w:webHidden/>
              </w:rPr>
              <w:fldChar w:fldCharType="begin"/>
            </w:r>
            <w:r>
              <w:rPr>
                <w:noProof/>
                <w:webHidden/>
              </w:rPr>
              <w:instrText xml:space="preserve"> PAGEREF _Toc523521425 \h </w:instrText>
            </w:r>
            <w:r>
              <w:rPr>
                <w:noProof/>
                <w:webHidden/>
              </w:rPr>
            </w:r>
            <w:r>
              <w:rPr>
                <w:noProof/>
                <w:webHidden/>
              </w:rPr>
              <w:fldChar w:fldCharType="separate"/>
            </w:r>
            <w:r>
              <w:rPr>
                <w:noProof/>
                <w:webHidden/>
              </w:rPr>
              <w:t>282</w:t>
            </w:r>
            <w:r>
              <w:rPr>
                <w:noProof/>
                <w:webHidden/>
              </w:rPr>
              <w:fldChar w:fldCharType="end"/>
            </w:r>
          </w:hyperlink>
        </w:p>
        <w:p w:rsidR="00C81BAD" w:rsidRDefault="00C81BAD">
          <w:pPr>
            <w:pStyle w:val="21"/>
            <w:tabs>
              <w:tab w:val="right" w:leader="dot" w:pos="8296"/>
            </w:tabs>
            <w:rPr>
              <w:noProof/>
            </w:rPr>
          </w:pPr>
          <w:hyperlink w:anchor="_Toc523521426" w:history="1">
            <w:r w:rsidRPr="00533EB4">
              <w:rPr>
                <w:rStyle w:val="a3"/>
                <w:rFonts w:ascii="宋体" w:eastAsia="宋体" w:hAnsi="宋体"/>
                <w:noProof/>
              </w:rPr>
              <w:t>ICPC网络选拔赛（站）-2018.9.22（周六）</w:t>
            </w:r>
            <w:r>
              <w:rPr>
                <w:noProof/>
                <w:webHidden/>
              </w:rPr>
              <w:tab/>
            </w:r>
            <w:r>
              <w:rPr>
                <w:noProof/>
                <w:webHidden/>
              </w:rPr>
              <w:fldChar w:fldCharType="begin"/>
            </w:r>
            <w:r>
              <w:rPr>
                <w:noProof/>
                <w:webHidden/>
              </w:rPr>
              <w:instrText xml:space="preserve"> PAGEREF _Toc523521426 \h </w:instrText>
            </w:r>
            <w:r>
              <w:rPr>
                <w:noProof/>
                <w:webHidden/>
              </w:rPr>
            </w:r>
            <w:r>
              <w:rPr>
                <w:noProof/>
                <w:webHidden/>
              </w:rPr>
              <w:fldChar w:fldCharType="separate"/>
            </w:r>
            <w:r>
              <w:rPr>
                <w:noProof/>
                <w:webHidden/>
              </w:rPr>
              <w:t>282</w:t>
            </w:r>
            <w:r>
              <w:rPr>
                <w:noProof/>
                <w:webHidden/>
              </w:rPr>
              <w:fldChar w:fldCharType="end"/>
            </w:r>
          </w:hyperlink>
        </w:p>
        <w:p w:rsidR="00C81BAD" w:rsidRDefault="00C81BAD">
          <w:pPr>
            <w:pStyle w:val="11"/>
            <w:tabs>
              <w:tab w:val="right" w:leader="dot" w:pos="8296"/>
            </w:tabs>
            <w:rPr>
              <w:noProof/>
            </w:rPr>
          </w:pPr>
          <w:hyperlink w:anchor="_Toc523521427" w:history="1">
            <w:r w:rsidRPr="00533EB4">
              <w:rPr>
                <w:rStyle w:val="a3"/>
                <w:rFonts w:ascii="宋体" w:eastAsia="宋体" w:hAnsi="宋体"/>
                <w:noProof/>
              </w:rPr>
              <w:t>十五、浙大模板库</w:t>
            </w:r>
            <w:r>
              <w:rPr>
                <w:noProof/>
                <w:webHidden/>
              </w:rPr>
              <w:tab/>
            </w:r>
            <w:r>
              <w:rPr>
                <w:noProof/>
                <w:webHidden/>
              </w:rPr>
              <w:fldChar w:fldCharType="begin"/>
            </w:r>
            <w:r>
              <w:rPr>
                <w:noProof/>
                <w:webHidden/>
              </w:rPr>
              <w:instrText xml:space="preserve"> PAGEREF _Toc523521427 \h </w:instrText>
            </w:r>
            <w:r>
              <w:rPr>
                <w:noProof/>
                <w:webHidden/>
              </w:rPr>
            </w:r>
            <w:r>
              <w:rPr>
                <w:noProof/>
                <w:webHidden/>
              </w:rPr>
              <w:fldChar w:fldCharType="separate"/>
            </w:r>
            <w:r>
              <w:rPr>
                <w:noProof/>
                <w:webHidden/>
              </w:rPr>
              <w:t>282</w:t>
            </w:r>
            <w:r>
              <w:rPr>
                <w:noProof/>
                <w:webHidden/>
              </w:rPr>
              <w:fldChar w:fldCharType="end"/>
            </w:r>
          </w:hyperlink>
        </w:p>
        <w:p w:rsidR="00C81BAD" w:rsidRDefault="00C81BAD">
          <w:pPr>
            <w:pStyle w:val="21"/>
            <w:tabs>
              <w:tab w:val="right" w:leader="dot" w:pos="8296"/>
            </w:tabs>
            <w:rPr>
              <w:noProof/>
            </w:rPr>
          </w:pPr>
          <w:hyperlink w:anchor="_Toc523521428" w:history="1">
            <w:r w:rsidRPr="00533EB4">
              <w:rPr>
                <w:rStyle w:val="a3"/>
                <w:rFonts w:hAnsi="宋体" w:cs="宋体"/>
                <w:b/>
                <w:noProof/>
              </w:rPr>
              <w:t>1、几何</w:t>
            </w:r>
            <w:r>
              <w:rPr>
                <w:noProof/>
                <w:webHidden/>
              </w:rPr>
              <w:tab/>
            </w:r>
            <w:r>
              <w:rPr>
                <w:noProof/>
                <w:webHidden/>
              </w:rPr>
              <w:fldChar w:fldCharType="begin"/>
            </w:r>
            <w:r>
              <w:rPr>
                <w:noProof/>
                <w:webHidden/>
              </w:rPr>
              <w:instrText xml:space="preserve"> PAGEREF _Toc523521428 \h </w:instrText>
            </w:r>
            <w:r>
              <w:rPr>
                <w:noProof/>
                <w:webHidden/>
              </w:rPr>
            </w:r>
            <w:r>
              <w:rPr>
                <w:noProof/>
                <w:webHidden/>
              </w:rPr>
              <w:fldChar w:fldCharType="separate"/>
            </w:r>
            <w:r>
              <w:rPr>
                <w:noProof/>
                <w:webHidden/>
              </w:rPr>
              <w:t>284</w:t>
            </w:r>
            <w:r>
              <w:rPr>
                <w:noProof/>
                <w:webHidden/>
              </w:rPr>
              <w:fldChar w:fldCharType="end"/>
            </w:r>
          </w:hyperlink>
        </w:p>
        <w:p w:rsidR="00C81BAD" w:rsidRDefault="00C81BAD">
          <w:pPr>
            <w:pStyle w:val="31"/>
            <w:tabs>
              <w:tab w:val="right" w:leader="dot" w:pos="8296"/>
            </w:tabs>
            <w:rPr>
              <w:noProof/>
            </w:rPr>
          </w:pPr>
          <w:hyperlink w:anchor="_Toc523521429" w:history="1">
            <w:r w:rsidRPr="00533EB4">
              <w:rPr>
                <w:rStyle w:val="a3"/>
                <w:rFonts w:hAnsi="宋体" w:cs="宋体"/>
                <w:b/>
                <w:noProof/>
                <w:lang w:val="pt-BR"/>
              </w:rPr>
              <w:t xml:space="preserve">1.5   </w:t>
            </w:r>
            <w:r w:rsidRPr="00533EB4">
              <w:rPr>
                <w:rStyle w:val="a3"/>
                <w:rFonts w:hAnsi="宋体" w:cs="宋体"/>
                <w:b/>
                <w:noProof/>
              </w:rPr>
              <w:t>浮点函数</w:t>
            </w:r>
            <w:r>
              <w:rPr>
                <w:noProof/>
                <w:webHidden/>
              </w:rPr>
              <w:tab/>
            </w:r>
            <w:r>
              <w:rPr>
                <w:noProof/>
                <w:webHidden/>
              </w:rPr>
              <w:fldChar w:fldCharType="begin"/>
            </w:r>
            <w:r>
              <w:rPr>
                <w:noProof/>
                <w:webHidden/>
              </w:rPr>
              <w:instrText xml:space="preserve"> PAGEREF _Toc523521429 \h </w:instrText>
            </w:r>
            <w:r>
              <w:rPr>
                <w:noProof/>
                <w:webHidden/>
              </w:rPr>
            </w:r>
            <w:r>
              <w:rPr>
                <w:noProof/>
                <w:webHidden/>
              </w:rPr>
              <w:fldChar w:fldCharType="separate"/>
            </w:r>
            <w:r>
              <w:rPr>
                <w:noProof/>
                <w:webHidden/>
              </w:rPr>
              <w:t>291</w:t>
            </w:r>
            <w:r>
              <w:rPr>
                <w:noProof/>
                <w:webHidden/>
              </w:rPr>
              <w:fldChar w:fldCharType="end"/>
            </w:r>
          </w:hyperlink>
        </w:p>
        <w:p w:rsidR="00C81BAD" w:rsidRDefault="00C81BAD">
          <w:pPr>
            <w:pStyle w:val="31"/>
            <w:tabs>
              <w:tab w:val="right" w:leader="dot" w:pos="8296"/>
            </w:tabs>
            <w:rPr>
              <w:noProof/>
            </w:rPr>
          </w:pPr>
          <w:hyperlink w:anchor="_Toc523521430" w:history="1">
            <w:r w:rsidRPr="00533EB4">
              <w:rPr>
                <w:rStyle w:val="a3"/>
                <w:rFonts w:hAnsi="宋体" w:cs="宋体"/>
                <w:b/>
                <w:noProof/>
              </w:rPr>
              <w:t>1.12   圆</w:t>
            </w:r>
            <w:r>
              <w:rPr>
                <w:noProof/>
                <w:webHidden/>
              </w:rPr>
              <w:tab/>
            </w:r>
            <w:r>
              <w:rPr>
                <w:noProof/>
                <w:webHidden/>
              </w:rPr>
              <w:fldChar w:fldCharType="begin"/>
            </w:r>
            <w:r>
              <w:rPr>
                <w:noProof/>
                <w:webHidden/>
              </w:rPr>
              <w:instrText xml:space="preserve"> PAGEREF _Toc523521430 \h </w:instrText>
            </w:r>
            <w:r>
              <w:rPr>
                <w:noProof/>
                <w:webHidden/>
              </w:rPr>
            </w:r>
            <w:r>
              <w:rPr>
                <w:noProof/>
                <w:webHidden/>
              </w:rPr>
              <w:fldChar w:fldCharType="separate"/>
            </w:r>
            <w:r>
              <w:rPr>
                <w:noProof/>
                <w:webHidden/>
              </w:rPr>
              <w:t>309</w:t>
            </w:r>
            <w:r>
              <w:rPr>
                <w:noProof/>
                <w:webHidden/>
              </w:rPr>
              <w:fldChar w:fldCharType="end"/>
            </w:r>
          </w:hyperlink>
        </w:p>
        <w:p w:rsidR="00C81BAD" w:rsidRDefault="00C81BAD">
          <w:pPr>
            <w:pStyle w:val="21"/>
            <w:tabs>
              <w:tab w:val="right" w:leader="dot" w:pos="8296"/>
            </w:tabs>
            <w:rPr>
              <w:noProof/>
            </w:rPr>
          </w:pPr>
          <w:hyperlink w:anchor="_Toc523521431" w:history="1">
            <w:r w:rsidRPr="00533EB4">
              <w:rPr>
                <w:rStyle w:val="a3"/>
                <w:rFonts w:hAnsi="宋体" w:cs="宋体"/>
                <w:b/>
                <w:noProof/>
              </w:rPr>
              <w:t>2、组合</w:t>
            </w:r>
            <w:r>
              <w:rPr>
                <w:noProof/>
                <w:webHidden/>
              </w:rPr>
              <w:tab/>
            </w:r>
            <w:r>
              <w:rPr>
                <w:noProof/>
                <w:webHidden/>
              </w:rPr>
              <w:fldChar w:fldCharType="begin"/>
            </w:r>
            <w:r>
              <w:rPr>
                <w:noProof/>
                <w:webHidden/>
              </w:rPr>
              <w:instrText xml:space="preserve"> PAGEREF _Toc523521431 \h </w:instrText>
            </w:r>
            <w:r>
              <w:rPr>
                <w:noProof/>
                <w:webHidden/>
              </w:rPr>
            </w:r>
            <w:r>
              <w:rPr>
                <w:noProof/>
                <w:webHidden/>
              </w:rPr>
              <w:fldChar w:fldCharType="separate"/>
            </w:r>
            <w:r>
              <w:rPr>
                <w:noProof/>
                <w:webHidden/>
              </w:rPr>
              <w:t>314</w:t>
            </w:r>
            <w:r>
              <w:rPr>
                <w:noProof/>
                <w:webHidden/>
              </w:rPr>
              <w:fldChar w:fldCharType="end"/>
            </w:r>
          </w:hyperlink>
        </w:p>
        <w:p w:rsidR="00C81BAD" w:rsidRDefault="00C81BAD">
          <w:pPr>
            <w:pStyle w:val="31"/>
            <w:tabs>
              <w:tab w:val="right" w:leader="dot" w:pos="8296"/>
            </w:tabs>
            <w:rPr>
              <w:noProof/>
            </w:rPr>
          </w:pPr>
          <w:hyperlink w:anchor="_Toc523521432" w:history="1">
            <w:r w:rsidRPr="00533EB4">
              <w:rPr>
                <w:rStyle w:val="a3"/>
                <w:rFonts w:hAnsi="宋体" w:cs="宋体"/>
                <w:b/>
                <w:noProof/>
                <w:lang w:val="pt-BR"/>
              </w:rPr>
              <w:t xml:space="preserve">2.4 </w:t>
            </w:r>
            <w:r w:rsidRPr="00533EB4">
              <w:rPr>
                <w:rStyle w:val="a3"/>
                <w:rFonts w:hAnsi="宋体" w:cs="宋体"/>
                <w:b/>
                <w:noProof/>
              </w:rPr>
              <w:t>置换</w:t>
            </w:r>
            <w:r w:rsidRPr="00533EB4">
              <w:rPr>
                <w:rStyle w:val="a3"/>
                <w:rFonts w:hAnsi="宋体" w:cs="宋体"/>
                <w:b/>
                <w:noProof/>
                <w:lang w:val="pt-BR"/>
              </w:rPr>
              <w:t>(polya)</w:t>
            </w:r>
            <w:r>
              <w:rPr>
                <w:noProof/>
                <w:webHidden/>
              </w:rPr>
              <w:tab/>
            </w:r>
            <w:r>
              <w:rPr>
                <w:noProof/>
                <w:webHidden/>
              </w:rPr>
              <w:fldChar w:fldCharType="begin"/>
            </w:r>
            <w:r>
              <w:rPr>
                <w:noProof/>
                <w:webHidden/>
              </w:rPr>
              <w:instrText xml:space="preserve"> PAGEREF _Toc523521432 \h </w:instrText>
            </w:r>
            <w:r>
              <w:rPr>
                <w:noProof/>
                <w:webHidden/>
              </w:rPr>
            </w:r>
            <w:r>
              <w:rPr>
                <w:noProof/>
                <w:webHidden/>
              </w:rPr>
              <w:fldChar w:fldCharType="separate"/>
            </w:r>
            <w:r>
              <w:rPr>
                <w:noProof/>
                <w:webHidden/>
              </w:rPr>
              <w:t>316</w:t>
            </w:r>
            <w:r>
              <w:rPr>
                <w:noProof/>
                <w:webHidden/>
              </w:rPr>
              <w:fldChar w:fldCharType="end"/>
            </w:r>
          </w:hyperlink>
        </w:p>
        <w:p w:rsidR="00C81BAD" w:rsidRDefault="00C81BAD">
          <w:pPr>
            <w:pStyle w:val="21"/>
            <w:tabs>
              <w:tab w:val="right" w:leader="dot" w:pos="8296"/>
            </w:tabs>
            <w:rPr>
              <w:noProof/>
            </w:rPr>
          </w:pPr>
          <w:hyperlink w:anchor="_Toc523521433" w:history="1">
            <w:r w:rsidRPr="00533EB4">
              <w:rPr>
                <w:rStyle w:val="a3"/>
                <w:rFonts w:hAnsi="宋体" w:cs="宋体"/>
                <w:b/>
                <w:noProof/>
              </w:rPr>
              <w:t>8、图论</w:t>
            </w:r>
            <w:r w:rsidRPr="00533EB4">
              <w:rPr>
                <w:rStyle w:val="a3"/>
                <w:rFonts w:hAnsi="宋体" w:cs="宋体"/>
                <w:b/>
                <w:noProof/>
              </w:rPr>
              <w:t>—</w:t>
            </w:r>
            <w:r w:rsidRPr="00533EB4">
              <w:rPr>
                <w:rStyle w:val="a3"/>
                <w:rFonts w:hAnsi="宋体" w:cs="宋体"/>
                <w:b/>
                <w:noProof/>
              </w:rPr>
              <w:t>匹配</w:t>
            </w:r>
            <w:r>
              <w:rPr>
                <w:noProof/>
                <w:webHidden/>
              </w:rPr>
              <w:tab/>
            </w:r>
            <w:r>
              <w:rPr>
                <w:noProof/>
                <w:webHidden/>
              </w:rPr>
              <w:fldChar w:fldCharType="begin"/>
            </w:r>
            <w:r>
              <w:rPr>
                <w:noProof/>
                <w:webHidden/>
              </w:rPr>
              <w:instrText xml:space="preserve"> PAGEREF _Toc523521433 \h </w:instrText>
            </w:r>
            <w:r>
              <w:rPr>
                <w:noProof/>
                <w:webHidden/>
              </w:rPr>
            </w:r>
            <w:r>
              <w:rPr>
                <w:noProof/>
                <w:webHidden/>
              </w:rPr>
              <w:fldChar w:fldCharType="separate"/>
            </w:r>
            <w:r>
              <w:rPr>
                <w:noProof/>
                <w:webHidden/>
              </w:rPr>
              <w:t>342</w:t>
            </w:r>
            <w:r>
              <w:rPr>
                <w:noProof/>
                <w:webHidden/>
              </w:rPr>
              <w:fldChar w:fldCharType="end"/>
            </w:r>
          </w:hyperlink>
        </w:p>
        <w:p w:rsidR="00C81BAD" w:rsidRDefault="00C81BAD">
          <w:pPr>
            <w:pStyle w:val="31"/>
            <w:tabs>
              <w:tab w:val="right" w:leader="dot" w:pos="8296"/>
            </w:tabs>
            <w:rPr>
              <w:noProof/>
            </w:rPr>
          </w:pPr>
          <w:hyperlink w:anchor="_Toc523521434" w:history="1">
            <w:r w:rsidRPr="00533EB4">
              <w:rPr>
                <w:rStyle w:val="a3"/>
                <w:rFonts w:hAnsi="宋体" w:cs="宋体"/>
                <w:b/>
                <w:noProof/>
              </w:rPr>
              <w:t>8.1 二分图最大匹配(hungary邻接表)</w:t>
            </w:r>
            <w:r>
              <w:rPr>
                <w:noProof/>
                <w:webHidden/>
              </w:rPr>
              <w:tab/>
            </w:r>
            <w:r>
              <w:rPr>
                <w:noProof/>
                <w:webHidden/>
              </w:rPr>
              <w:fldChar w:fldCharType="begin"/>
            </w:r>
            <w:r>
              <w:rPr>
                <w:noProof/>
                <w:webHidden/>
              </w:rPr>
              <w:instrText xml:space="preserve"> PAGEREF _Toc523521434 \h </w:instrText>
            </w:r>
            <w:r>
              <w:rPr>
                <w:noProof/>
                <w:webHidden/>
              </w:rPr>
            </w:r>
            <w:r>
              <w:rPr>
                <w:noProof/>
                <w:webHidden/>
              </w:rPr>
              <w:fldChar w:fldCharType="separate"/>
            </w:r>
            <w:r>
              <w:rPr>
                <w:noProof/>
                <w:webHidden/>
              </w:rPr>
              <w:t>342</w:t>
            </w:r>
            <w:r>
              <w:rPr>
                <w:noProof/>
                <w:webHidden/>
              </w:rPr>
              <w:fldChar w:fldCharType="end"/>
            </w:r>
          </w:hyperlink>
        </w:p>
        <w:p w:rsidR="00C81BAD" w:rsidRDefault="00C81BAD">
          <w:pPr>
            <w:pStyle w:val="31"/>
            <w:tabs>
              <w:tab w:val="right" w:leader="dot" w:pos="8296"/>
            </w:tabs>
            <w:rPr>
              <w:noProof/>
            </w:rPr>
          </w:pPr>
          <w:hyperlink w:anchor="_Toc523521435" w:history="1">
            <w:r w:rsidRPr="00533EB4">
              <w:rPr>
                <w:rStyle w:val="a3"/>
                <w:rFonts w:hAnsi="宋体" w:cs="宋体"/>
                <w:b/>
                <w:noProof/>
              </w:rPr>
              <w:t>8.2 二分图最大匹配(hungary邻接阵)</w:t>
            </w:r>
            <w:r>
              <w:rPr>
                <w:noProof/>
                <w:webHidden/>
              </w:rPr>
              <w:tab/>
            </w:r>
            <w:r>
              <w:rPr>
                <w:noProof/>
                <w:webHidden/>
              </w:rPr>
              <w:fldChar w:fldCharType="begin"/>
            </w:r>
            <w:r>
              <w:rPr>
                <w:noProof/>
                <w:webHidden/>
              </w:rPr>
              <w:instrText xml:space="preserve"> PAGEREF _Toc523521435 \h </w:instrText>
            </w:r>
            <w:r>
              <w:rPr>
                <w:noProof/>
                <w:webHidden/>
              </w:rPr>
            </w:r>
            <w:r>
              <w:rPr>
                <w:noProof/>
                <w:webHidden/>
              </w:rPr>
              <w:fldChar w:fldCharType="separate"/>
            </w:r>
            <w:r>
              <w:rPr>
                <w:noProof/>
                <w:webHidden/>
              </w:rPr>
              <w:t>342</w:t>
            </w:r>
            <w:r>
              <w:rPr>
                <w:noProof/>
                <w:webHidden/>
              </w:rPr>
              <w:fldChar w:fldCharType="end"/>
            </w:r>
          </w:hyperlink>
        </w:p>
        <w:p w:rsidR="00C81BAD" w:rsidRDefault="00C81BAD">
          <w:pPr>
            <w:pStyle w:val="31"/>
            <w:tabs>
              <w:tab w:val="right" w:leader="dot" w:pos="8296"/>
            </w:tabs>
            <w:rPr>
              <w:noProof/>
            </w:rPr>
          </w:pPr>
          <w:hyperlink w:anchor="_Toc523521436" w:history="1">
            <w:r w:rsidRPr="00533EB4">
              <w:rPr>
                <w:rStyle w:val="a3"/>
                <w:rFonts w:hAnsi="宋体" w:cs="宋体"/>
                <w:b/>
                <w:noProof/>
              </w:rPr>
              <w:t>8.3 二分图最大匹配(hungary正向表)</w:t>
            </w:r>
            <w:r>
              <w:rPr>
                <w:noProof/>
                <w:webHidden/>
              </w:rPr>
              <w:tab/>
            </w:r>
            <w:r>
              <w:rPr>
                <w:noProof/>
                <w:webHidden/>
              </w:rPr>
              <w:fldChar w:fldCharType="begin"/>
            </w:r>
            <w:r>
              <w:rPr>
                <w:noProof/>
                <w:webHidden/>
              </w:rPr>
              <w:instrText xml:space="preserve"> PAGEREF _Toc523521436 \h </w:instrText>
            </w:r>
            <w:r>
              <w:rPr>
                <w:noProof/>
                <w:webHidden/>
              </w:rPr>
            </w:r>
            <w:r>
              <w:rPr>
                <w:noProof/>
                <w:webHidden/>
              </w:rPr>
              <w:fldChar w:fldCharType="separate"/>
            </w:r>
            <w:r>
              <w:rPr>
                <w:noProof/>
                <w:webHidden/>
              </w:rPr>
              <w:t>343</w:t>
            </w:r>
            <w:r>
              <w:rPr>
                <w:noProof/>
                <w:webHidden/>
              </w:rPr>
              <w:fldChar w:fldCharType="end"/>
            </w:r>
          </w:hyperlink>
        </w:p>
        <w:p w:rsidR="00C81BAD" w:rsidRDefault="00C81BAD">
          <w:pPr>
            <w:pStyle w:val="31"/>
            <w:tabs>
              <w:tab w:val="right" w:leader="dot" w:pos="8296"/>
            </w:tabs>
            <w:rPr>
              <w:noProof/>
            </w:rPr>
          </w:pPr>
          <w:hyperlink w:anchor="_Toc523521437" w:history="1">
            <w:r w:rsidRPr="00533EB4">
              <w:rPr>
                <w:rStyle w:val="a3"/>
                <w:rFonts w:hAnsi="宋体" w:cs="宋体"/>
                <w:b/>
                <w:noProof/>
              </w:rPr>
              <w:t>8.4二分图最佳匹配(kuhn_munkras邻接阵)</w:t>
            </w:r>
            <w:r>
              <w:rPr>
                <w:noProof/>
                <w:webHidden/>
              </w:rPr>
              <w:tab/>
            </w:r>
            <w:r>
              <w:rPr>
                <w:noProof/>
                <w:webHidden/>
              </w:rPr>
              <w:fldChar w:fldCharType="begin"/>
            </w:r>
            <w:r>
              <w:rPr>
                <w:noProof/>
                <w:webHidden/>
              </w:rPr>
              <w:instrText xml:space="preserve"> PAGEREF _Toc523521437 \h </w:instrText>
            </w:r>
            <w:r>
              <w:rPr>
                <w:noProof/>
                <w:webHidden/>
              </w:rPr>
            </w:r>
            <w:r>
              <w:rPr>
                <w:noProof/>
                <w:webHidden/>
              </w:rPr>
              <w:fldChar w:fldCharType="separate"/>
            </w:r>
            <w:r>
              <w:rPr>
                <w:noProof/>
                <w:webHidden/>
              </w:rPr>
              <w:t>343</w:t>
            </w:r>
            <w:r>
              <w:rPr>
                <w:noProof/>
                <w:webHidden/>
              </w:rPr>
              <w:fldChar w:fldCharType="end"/>
            </w:r>
          </w:hyperlink>
        </w:p>
        <w:p w:rsidR="00C81BAD" w:rsidRDefault="00C81BAD">
          <w:pPr>
            <w:pStyle w:val="31"/>
            <w:tabs>
              <w:tab w:val="right" w:leader="dot" w:pos="8296"/>
            </w:tabs>
            <w:rPr>
              <w:noProof/>
            </w:rPr>
          </w:pPr>
          <w:hyperlink w:anchor="_Toc523521438" w:history="1">
            <w:r w:rsidRPr="00533EB4">
              <w:rPr>
                <w:rStyle w:val="a3"/>
                <w:rFonts w:hAnsi="宋体" w:cs="宋体"/>
                <w:b/>
                <w:noProof/>
              </w:rPr>
              <w:t>8.5 一般图匹配(邻接表)</w:t>
            </w:r>
            <w:r>
              <w:rPr>
                <w:noProof/>
                <w:webHidden/>
              </w:rPr>
              <w:tab/>
            </w:r>
            <w:r>
              <w:rPr>
                <w:noProof/>
                <w:webHidden/>
              </w:rPr>
              <w:fldChar w:fldCharType="begin"/>
            </w:r>
            <w:r>
              <w:rPr>
                <w:noProof/>
                <w:webHidden/>
              </w:rPr>
              <w:instrText xml:space="preserve"> PAGEREF _Toc523521438 \h </w:instrText>
            </w:r>
            <w:r>
              <w:rPr>
                <w:noProof/>
                <w:webHidden/>
              </w:rPr>
            </w:r>
            <w:r>
              <w:rPr>
                <w:noProof/>
                <w:webHidden/>
              </w:rPr>
              <w:fldChar w:fldCharType="separate"/>
            </w:r>
            <w:r>
              <w:rPr>
                <w:noProof/>
                <w:webHidden/>
              </w:rPr>
              <w:t>344</w:t>
            </w:r>
            <w:r>
              <w:rPr>
                <w:noProof/>
                <w:webHidden/>
              </w:rPr>
              <w:fldChar w:fldCharType="end"/>
            </w:r>
          </w:hyperlink>
        </w:p>
        <w:p w:rsidR="00C81BAD" w:rsidRDefault="00C81BAD">
          <w:pPr>
            <w:pStyle w:val="31"/>
            <w:tabs>
              <w:tab w:val="right" w:leader="dot" w:pos="8296"/>
            </w:tabs>
            <w:rPr>
              <w:noProof/>
            </w:rPr>
          </w:pPr>
          <w:hyperlink w:anchor="_Toc523521439" w:history="1">
            <w:r w:rsidRPr="00533EB4">
              <w:rPr>
                <w:rStyle w:val="a3"/>
                <w:rFonts w:hAnsi="宋体" w:cs="宋体"/>
                <w:b/>
                <w:noProof/>
              </w:rPr>
              <w:t>8.6 一般图匹配(邻接阵)</w:t>
            </w:r>
            <w:r>
              <w:rPr>
                <w:noProof/>
                <w:webHidden/>
              </w:rPr>
              <w:tab/>
            </w:r>
            <w:r>
              <w:rPr>
                <w:noProof/>
                <w:webHidden/>
              </w:rPr>
              <w:fldChar w:fldCharType="begin"/>
            </w:r>
            <w:r>
              <w:rPr>
                <w:noProof/>
                <w:webHidden/>
              </w:rPr>
              <w:instrText xml:space="preserve"> PAGEREF _Toc523521439 \h </w:instrText>
            </w:r>
            <w:r>
              <w:rPr>
                <w:noProof/>
                <w:webHidden/>
              </w:rPr>
            </w:r>
            <w:r>
              <w:rPr>
                <w:noProof/>
                <w:webHidden/>
              </w:rPr>
              <w:fldChar w:fldCharType="separate"/>
            </w:r>
            <w:r>
              <w:rPr>
                <w:noProof/>
                <w:webHidden/>
              </w:rPr>
              <w:t>345</w:t>
            </w:r>
            <w:r>
              <w:rPr>
                <w:noProof/>
                <w:webHidden/>
              </w:rPr>
              <w:fldChar w:fldCharType="end"/>
            </w:r>
          </w:hyperlink>
        </w:p>
        <w:p w:rsidR="00C81BAD" w:rsidRDefault="00C81BAD">
          <w:pPr>
            <w:pStyle w:val="31"/>
            <w:tabs>
              <w:tab w:val="right" w:leader="dot" w:pos="8296"/>
            </w:tabs>
            <w:rPr>
              <w:noProof/>
            </w:rPr>
          </w:pPr>
          <w:hyperlink w:anchor="_Toc523521440" w:history="1">
            <w:r w:rsidRPr="00533EB4">
              <w:rPr>
                <w:rStyle w:val="a3"/>
                <w:rFonts w:hAnsi="宋体" w:cs="宋体"/>
                <w:b/>
                <w:noProof/>
              </w:rPr>
              <w:t>8.7 一般图匹配(正向表)</w:t>
            </w:r>
            <w:r>
              <w:rPr>
                <w:noProof/>
                <w:webHidden/>
              </w:rPr>
              <w:tab/>
            </w:r>
            <w:r>
              <w:rPr>
                <w:noProof/>
                <w:webHidden/>
              </w:rPr>
              <w:fldChar w:fldCharType="begin"/>
            </w:r>
            <w:r>
              <w:rPr>
                <w:noProof/>
                <w:webHidden/>
              </w:rPr>
              <w:instrText xml:space="preserve"> PAGEREF _Toc523521440 \h </w:instrText>
            </w:r>
            <w:r>
              <w:rPr>
                <w:noProof/>
                <w:webHidden/>
              </w:rPr>
            </w:r>
            <w:r>
              <w:rPr>
                <w:noProof/>
                <w:webHidden/>
              </w:rPr>
              <w:fldChar w:fldCharType="separate"/>
            </w:r>
            <w:r>
              <w:rPr>
                <w:noProof/>
                <w:webHidden/>
              </w:rPr>
              <w:t>346</w:t>
            </w:r>
            <w:r>
              <w:rPr>
                <w:noProof/>
                <w:webHidden/>
              </w:rPr>
              <w:fldChar w:fldCharType="end"/>
            </w:r>
          </w:hyperlink>
        </w:p>
        <w:p w:rsidR="00C81BAD" w:rsidRDefault="00C81BAD">
          <w:pPr>
            <w:pStyle w:val="21"/>
            <w:tabs>
              <w:tab w:val="right" w:leader="dot" w:pos="8296"/>
            </w:tabs>
            <w:rPr>
              <w:noProof/>
            </w:rPr>
          </w:pPr>
          <w:hyperlink w:anchor="_Toc523521441" w:history="1">
            <w:r w:rsidRPr="00533EB4">
              <w:rPr>
                <w:rStyle w:val="a3"/>
                <w:rFonts w:hAnsi="宋体" w:cs="宋体"/>
                <w:b/>
                <w:noProof/>
              </w:rPr>
              <w:t>9、图论</w:t>
            </w:r>
            <w:r w:rsidRPr="00533EB4">
              <w:rPr>
                <w:rStyle w:val="a3"/>
                <w:rFonts w:hAnsi="宋体" w:cs="宋体"/>
                <w:b/>
                <w:noProof/>
              </w:rPr>
              <w:t>—</w:t>
            </w:r>
            <w:r w:rsidRPr="00533EB4">
              <w:rPr>
                <w:rStyle w:val="a3"/>
                <w:rFonts w:hAnsi="宋体" w:cs="宋体"/>
                <w:b/>
                <w:noProof/>
              </w:rPr>
              <w:t>网络流</w:t>
            </w:r>
            <w:r>
              <w:rPr>
                <w:noProof/>
                <w:webHidden/>
              </w:rPr>
              <w:tab/>
            </w:r>
            <w:r>
              <w:rPr>
                <w:noProof/>
                <w:webHidden/>
              </w:rPr>
              <w:fldChar w:fldCharType="begin"/>
            </w:r>
            <w:r>
              <w:rPr>
                <w:noProof/>
                <w:webHidden/>
              </w:rPr>
              <w:instrText xml:space="preserve"> PAGEREF _Toc523521441 \h </w:instrText>
            </w:r>
            <w:r>
              <w:rPr>
                <w:noProof/>
                <w:webHidden/>
              </w:rPr>
            </w:r>
            <w:r>
              <w:rPr>
                <w:noProof/>
                <w:webHidden/>
              </w:rPr>
              <w:fldChar w:fldCharType="separate"/>
            </w:r>
            <w:r>
              <w:rPr>
                <w:noProof/>
                <w:webHidden/>
              </w:rPr>
              <w:t>347</w:t>
            </w:r>
            <w:r>
              <w:rPr>
                <w:noProof/>
                <w:webHidden/>
              </w:rPr>
              <w:fldChar w:fldCharType="end"/>
            </w:r>
          </w:hyperlink>
        </w:p>
        <w:p w:rsidR="00C81BAD" w:rsidRDefault="00C81BAD">
          <w:pPr>
            <w:pStyle w:val="31"/>
            <w:tabs>
              <w:tab w:val="right" w:leader="dot" w:pos="8296"/>
            </w:tabs>
            <w:rPr>
              <w:noProof/>
            </w:rPr>
          </w:pPr>
          <w:hyperlink w:anchor="_Toc523521442" w:history="1">
            <w:r w:rsidRPr="00533EB4">
              <w:rPr>
                <w:rStyle w:val="a3"/>
                <w:rFonts w:hAnsi="宋体" w:cs="宋体"/>
                <w:b/>
                <w:noProof/>
              </w:rPr>
              <w:t>9.1 最大流(邻接阵)</w:t>
            </w:r>
            <w:r>
              <w:rPr>
                <w:noProof/>
                <w:webHidden/>
              </w:rPr>
              <w:tab/>
            </w:r>
            <w:r>
              <w:rPr>
                <w:noProof/>
                <w:webHidden/>
              </w:rPr>
              <w:fldChar w:fldCharType="begin"/>
            </w:r>
            <w:r>
              <w:rPr>
                <w:noProof/>
                <w:webHidden/>
              </w:rPr>
              <w:instrText xml:space="preserve"> PAGEREF _Toc523521442 \h </w:instrText>
            </w:r>
            <w:r>
              <w:rPr>
                <w:noProof/>
                <w:webHidden/>
              </w:rPr>
            </w:r>
            <w:r>
              <w:rPr>
                <w:noProof/>
                <w:webHidden/>
              </w:rPr>
              <w:fldChar w:fldCharType="separate"/>
            </w:r>
            <w:r>
              <w:rPr>
                <w:noProof/>
                <w:webHidden/>
              </w:rPr>
              <w:t>347</w:t>
            </w:r>
            <w:r>
              <w:rPr>
                <w:noProof/>
                <w:webHidden/>
              </w:rPr>
              <w:fldChar w:fldCharType="end"/>
            </w:r>
          </w:hyperlink>
        </w:p>
        <w:p w:rsidR="00C81BAD" w:rsidRDefault="00C81BAD">
          <w:pPr>
            <w:pStyle w:val="31"/>
            <w:tabs>
              <w:tab w:val="right" w:leader="dot" w:pos="8296"/>
            </w:tabs>
            <w:rPr>
              <w:noProof/>
            </w:rPr>
          </w:pPr>
          <w:hyperlink w:anchor="_Toc523521443" w:history="1">
            <w:r w:rsidRPr="00533EB4">
              <w:rPr>
                <w:rStyle w:val="a3"/>
                <w:rFonts w:hAnsi="宋体" w:cs="宋体"/>
                <w:b/>
                <w:noProof/>
              </w:rPr>
              <w:t>9.2 上下界最大流(邻接阵)</w:t>
            </w:r>
            <w:r>
              <w:rPr>
                <w:noProof/>
                <w:webHidden/>
              </w:rPr>
              <w:tab/>
            </w:r>
            <w:r>
              <w:rPr>
                <w:noProof/>
                <w:webHidden/>
              </w:rPr>
              <w:fldChar w:fldCharType="begin"/>
            </w:r>
            <w:r>
              <w:rPr>
                <w:noProof/>
                <w:webHidden/>
              </w:rPr>
              <w:instrText xml:space="preserve"> PAGEREF _Toc523521443 \h </w:instrText>
            </w:r>
            <w:r>
              <w:rPr>
                <w:noProof/>
                <w:webHidden/>
              </w:rPr>
            </w:r>
            <w:r>
              <w:rPr>
                <w:noProof/>
                <w:webHidden/>
              </w:rPr>
              <w:fldChar w:fldCharType="separate"/>
            </w:r>
            <w:r>
              <w:rPr>
                <w:noProof/>
                <w:webHidden/>
              </w:rPr>
              <w:t>348</w:t>
            </w:r>
            <w:r>
              <w:rPr>
                <w:noProof/>
                <w:webHidden/>
              </w:rPr>
              <w:fldChar w:fldCharType="end"/>
            </w:r>
          </w:hyperlink>
        </w:p>
        <w:p w:rsidR="00C81BAD" w:rsidRDefault="00C81BAD">
          <w:pPr>
            <w:pStyle w:val="31"/>
            <w:tabs>
              <w:tab w:val="right" w:leader="dot" w:pos="8296"/>
            </w:tabs>
            <w:rPr>
              <w:noProof/>
            </w:rPr>
          </w:pPr>
          <w:hyperlink w:anchor="_Toc523521444" w:history="1">
            <w:r w:rsidRPr="00533EB4">
              <w:rPr>
                <w:rStyle w:val="a3"/>
                <w:rFonts w:hAnsi="宋体" w:cs="宋体"/>
                <w:b/>
                <w:noProof/>
              </w:rPr>
              <w:t>9.3 上下界最小流(邻接阵)</w:t>
            </w:r>
            <w:r>
              <w:rPr>
                <w:noProof/>
                <w:webHidden/>
              </w:rPr>
              <w:tab/>
            </w:r>
            <w:r>
              <w:rPr>
                <w:noProof/>
                <w:webHidden/>
              </w:rPr>
              <w:fldChar w:fldCharType="begin"/>
            </w:r>
            <w:r>
              <w:rPr>
                <w:noProof/>
                <w:webHidden/>
              </w:rPr>
              <w:instrText xml:space="preserve"> PAGEREF _Toc523521444 \h </w:instrText>
            </w:r>
            <w:r>
              <w:rPr>
                <w:noProof/>
                <w:webHidden/>
              </w:rPr>
            </w:r>
            <w:r>
              <w:rPr>
                <w:noProof/>
                <w:webHidden/>
              </w:rPr>
              <w:fldChar w:fldCharType="separate"/>
            </w:r>
            <w:r>
              <w:rPr>
                <w:noProof/>
                <w:webHidden/>
              </w:rPr>
              <w:t>348</w:t>
            </w:r>
            <w:r>
              <w:rPr>
                <w:noProof/>
                <w:webHidden/>
              </w:rPr>
              <w:fldChar w:fldCharType="end"/>
            </w:r>
          </w:hyperlink>
        </w:p>
        <w:p w:rsidR="00C81BAD" w:rsidRDefault="00C81BAD">
          <w:pPr>
            <w:pStyle w:val="31"/>
            <w:tabs>
              <w:tab w:val="right" w:leader="dot" w:pos="8296"/>
            </w:tabs>
            <w:rPr>
              <w:noProof/>
            </w:rPr>
          </w:pPr>
          <w:hyperlink w:anchor="_Toc523521445" w:history="1">
            <w:r w:rsidRPr="00533EB4">
              <w:rPr>
                <w:rStyle w:val="a3"/>
                <w:rFonts w:hAnsi="宋体" w:cs="宋体"/>
                <w:b/>
                <w:noProof/>
              </w:rPr>
              <w:t>9.4 最大流无流量(邻接阵)</w:t>
            </w:r>
            <w:r>
              <w:rPr>
                <w:noProof/>
                <w:webHidden/>
              </w:rPr>
              <w:tab/>
            </w:r>
            <w:r>
              <w:rPr>
                <w:noProof/>
                <w:webHidden/>
              </w:rPr>
              <w:fldChar w:fldCharType="begin"/>
            </w:r>
            <w:r>
              <w:rPr>
                <w:noProof/>
                <w:webHidden/>
              </w:rPr>
              <w:instrText xml:space="preserve"> PAGEREF _Toc523521445 \h </w:instrText>
            </w:r>
            <w:r>
              <w:rPr>
                <w:noProof/>
                <w:webHidden/>
              </w:rPr>
            </w:r>
            <w:r>
              <w:rPr>
                <w:noProof/>
                <w:webHidden/>
              </w:rPr>
              <w:fldChar w:fldCharType="separate"/>
            </w:r>
            <w:r>
              <w:rPr>
                <w:noProof/>
                <w:webHidden/>
              </w:rPr>
              <w:t>349</w:t>
            </w:r>
            <w:r>
              <w:rPr>
                <w:noProof/>
                <w:webHidden/>
              </w:rPr>
              <w:fldChar w:fldCharType="end"/>
            </w:r>
          </w:hyperlink>
        </w:p>
        <w:p w:rsidR="00C81BAD" w:rsidRDefault="00C81BAD">
          <w:pPr>
            <w:pStyle w:val="31"/>
            <w:tabs>
              <w:tab w:val="right" w:leader="dot" w:pos="8296"/>
            </w:tabs>
            <w:rPr>
              <w:noProof/>
            </w:rPr>
          </w:pPr>
          <w:hyperlink w:anchor="_Toc523521446" w:history="1">
            <w:r w:rsidRPr="00533EB4">
              <w:rPr>
                <w:rStyle w:val="a3"/>
                <w:rFonts w:hAnsi="宋体" w:cs="宋体"/>
                <w:b/>
                <w:noProof/>
              </w:rPr>
              <w:t>9.5 最小费用最大流(邻接阵)</w:t>
            </w:r>
            <w:r>
              <w:rPr>
                <w:noProof/>
                <w:webHidden/>
              </w:rPr>
              <w:tab/>
            </w:r>
            <w:r>
              <w:rPr>
                <w:noProof/>
                <w:webHidden/>
              </w:rPr>
              <w:fldChar w:fldCharType="begin"/>
            </w:r>
            <w:r>
              <w:rPr>
                <w:noProof/>
                <w:webHidden/>
              </w:rPr>
              <w:instrText xml:space="preserve"> PAGEREF _Toc523521446 \h </w:instrText>
            </w:r>
            <w:r>
              <w:rPr>
                <w:noProof/>
                <w:webHidden/>
              </w:rPr>
            </w:r>
            <w:r>
              <w:rPr>
                <w:noProof/>
                <w:webHidden/>
              </w:rPr>
              <w:fldChar w:fldCharType="separate"/>
            </w:r>
            <w:r>
              <w:rPr>
                <w:noProof/>
                <w:webHidden/>
              </w:rPr>
              <w:t>350</w:t>
            </w:r>
            <w:r>
              <w:rPr>
                <w:noProof/>
                <w:webHidden/>
              </w:rPr>
              <w:fldChar w:fldCharType="end"/>
            </w:r>
          </w:hyperlink>
        </w:p>
        <w:p w:rsidR="00C81BAD" w:rsidRDefault="00C81BAD">
          <w:pPr>
            <w:pStyle w:val="21"/>
            <w:tabs>
              <w:tab w:val="right" w:leader="dot" w:pos="8296"/>
            </w:tabs>
            <w:rPr>
              <w:noProof/>
            </w:rPr>
          </w:pPr>
          <w:hyperlink w:anchor="_Toc523521447" w:history="1">
            <w:r w:rsidRPr="00533EB4">
              <w:rPr>
                <w:rStyle w:val="a3"/>
                <w:rFonts w:hAnsi="宋体" w:cs="宋体"/>
                <w:b/>
                <w:noProof/>
              </w:rPr>
              <w:t>10、     图论</w:t>
            </w:r>
            <w:r w:rsidRPr="00533EB4">
              <w:rPr>
                <w:rStyle w:val="a3"/>
                <w:rFonts w:hAnsi="宋体" w:cs="宋体"/>
                <w:b/>
                <w:noProof/>
              </w:rPr>
              <w:t>—</w:t>
            </w:r>
            <w:r w:rsidRPr="00533EB4">
              <w:rPr>
                <w:rStyle w:val="a3"/>
                <w:rFonts w:hAnsi="宋体" w:cs="宋体"/>
                <w:b/>
                <w:noProof/>
              </w:rPr>
              <w:t>应用</w:t>
            </w:r>
            <w:r>
              <w:rPr>
                <w:noProof/>
                <w:webHidden/>
              </w:rPr>
              <w:tab/>
            </w:r>
            <w:r>
              <w:rPr>
                <w:noProof/>
                <w:webHidden/>
              </w:rPr>
              <w:fldChar w:fldCharType="begin"/>
            </w:r>
            <w:r>
              <w:rPr>
                <w:noProof/>
                <w:webHidden/>
              </w:rPr>
              <w:instrText xml:space="preserve"> PAGEREF _Toc523521447 \h </w:instrText>
            </w:r>
            <w:r>
              <w:rPr>
                <w:noProof/>
                <w:webHidden/>
              </w:rPr>
            </w:r>
            <w:r>
              <w:rPr>
                <w:noProof/>
                <w:webHidden/>
              </w:rPr>
              <w:fldChar w:fldCharType="separate"/>
            </w:r>
            <w:r>
              <w:rPr>
                <w:noProof/>
                <w:webHidden/>
              </w:rPr>
              <w:t>351</w:t>
            </w:r>
            <w:r>
              <w:rPr>
                <w:noProof/>
                <w:webHidden/>
              </w:rPr>
              <w:fldChar w:fldCharType="end"/>
            </w:r>
          </w:hyperlink>
        </w:p>
        <w:p w:rsidR="00C81BAD" w:rsidRDefault="00C81BAD">
          <w:pPr>
            <w:pStyle w:val="31"/>
            <w:tabs>
              <w:tab w:val="right" w:leader="dot" w:pos="8296"/>
            </w:tabs>
            <w:rPr>
              <w:noProof/>
            </w:rPr>
          </w:pPr>
          <w:hyperlink w:anchor="_Toc523521448" w:history="1">
            <w:r w:rsidRPr="00533EB4">
              <w:rPr>
                <w:rStyle w:val="a3"/>
                <w:rFonts w:hAnsi="宋体" w:cs="宋体"/>
                <w:b/>
                <w:noProof/>
              </w:rPr>
              <w:t>10.1 欧拉回路(邻接阵)</w:t>
            </w:r>
            <w:r>
              <w:rPr>
                <w:noProof/>
                <w:webHidden/>
              </w:rPr>
              <w:tab/>
            </w:r>
            <w:r>
              <w:rPr>
                <w:noProof/>
                <w:webHidden/>
              </w:rPr>
              <w:fldChar w:fldCharType="begin"/>
            </w:r>
            <w:r>
              <w:rPr>
                <w:noProof/>
                <w:webHidden/>
              </w:rPr>
              <w:instrText xml:space="preserve"> PAGEREF _Toc523521448 \h </w:instrText>
            </w:r>
            <w:r>
              <w:rPr>
                <w:noProof/>
                <w:webHidden/>
              </w:rPr>
            </w:r>
            <w:r>
              <w:rPr>
                <w:noProof/>
                <w:webHidden/>
              </w:rPr>
              <w:fldChar w:fldCharType="separate"/>
            </w:r>
            <w:r>
              <w:rPr>
                <w:noProof/>
                <w:webHidden/>
              </w:rPr>
              <w:t>351</w:t>
            </w:r>
            <w:r>
              <w:rPr>
                <w:noProof/>
                <w:webHidden/>
              </w:rPr>
              <w:fldChar w:fldCharType="end"/>
            </w:r>
          </w:hyperlink>
        </w:p>
        <w:p w:rsidR="00C81BAD" w:rsidRDefault="00C81BAD">
          <w:pPr>
            <w:pStyle w:val="31"/>
            <w:tabs>
              <w:tab w:val="right" w:leader="dot" w:pos="8296"/>
            </w:tabs>
            <w:rPr>
              <w:noProof/>
            </w:rPr>
          </w:pPr>
          <w:hyperlink w:anchor="_Toc523521449" w:history="1">
            <w:r w:rsidRPr="00533EB4">
              <w:rPr>
                <w:rStyle w:val="a3"/>
                <w:rFonts w:hAnsi="宋体" w:cs="宋体"/>
                <w:b/>
                <w:noProof/>
              </w:rPr>
              <w:t>10.2 树的前序表转化</w:t>
            </w:r>
            <w:r>
              <w:rPr>
                <w:noProof/>
                <w:webHidden/>
              </w:rPr>
              <w:tab/>
            </w:r>
            <w:r>
              <w:rPr>
                <w:noProof/>
                <w:webHidden/>
              </w:rPr>
              <w:fldChar w:fldCharType="begin"/>
            </w:r>
            <w:r>
              <w:rPr>
                <w:noProof/>
                <w:webHidden/>
              </w:rPr>
              <w:instrText xml:space="preserve"> PAGEREF _Toc523521449 \h </w:instrText>
            </w:r>
            <w:r>
              <w:rPr>
                <w:noProof/>
                <w:webHidden/>
              </w:rPr>
            </w:r>
            <w:r>
              <w:rPr>
                <w:noProof/>
                <w:webHidden/>
              </w:rPr>
              <w:fldChar w:fldCharType="separate"/>
            </w:r>
            <w:r>
              <w:rPr>
                <w:noProof/>
                <w:webHidden/>
              </w:rPr>
              <w:t>351</w:t>
            </w:r>
            <w:r>
              <w:rPr>
                <w:noProof/>
                <w:webHidden/>
              </w:rPr>
              <w:fldChar w:fldCharType="end"/>
            </w:r>
          </w:hyperlink>
        </w:p>
        <w:p w:rsidR="00C81BAD" w:rsidRDefault="00C81BAD">
          <w:pPr>
            <w:pStyle w:val="31"/>
            <w:tabs>
              <w:tab w:val="right" w:leader="dot" w:pos="8296"/>
            </w:tabs>
            <w:rPr>
              <w:noProof/>
            </w:rPr>
          </w:pPr>
          <w:hyperlink w:anchor="_Toc523521450" w:history="1">
            <w:r w:rsidRPr="00533EB4">
              <w:rPr>
                <w:rStyle w:val="a3"/>
                <w:rFonts w:hAnsi="宋体" w:cs="宋体"/>
                <w:b/>
                <w:noProof/>
              </w:rPr>
              <w:t>10.3 树的优化算法</w:t>
            </w:r>
            <w:r>
              <w:rPr>
                <w:noProof/>
                <w:webHidden/>
              </w:rPr>
              <w:tab/>
            </w:r>
            <w:r>
              <w:rPr>
                <w:noProof/>
                <w:webHidden/>
              </w:rPr>
              <w:fldChar w:fldCharType="begin"/>
            </w:r>
            <w:r>
              <w:rPr>
                <w:noProof/>
                <w:webHidden/>
              </w:rPr>
              <w:instrText xml:space="preserve"> PAGEREF _Toc523521450 \h </w:instrText>
            </w:r>
            <w:r>
              <w:rPr>
                <w:noProof/>
                <w:webHidden/>
              </w:rPr>
            </w:r>
            <w:r>
              <w:rPr>
                <w:noProof/>
                <w:webHidden/>
              </w:rPr>
              <w:fldChar w:fldCharType="separate"/>
            </w:r>
            <w:r>
              <w:rPr>
                <w:noProof/>
                <w:webHidden/>
              </w:rPr>
              <w:t>352</w:t>
            </w:r>
            <w:r>
              <w:rPr>
                <w:noProof/>
                <w:webHidden/>
              </w:rPr>
              <w:fldChar w:fldCharType="end"/>
            </w:r>
          </w:hyperlink>
        </w:p>
        <w:p w:rsidR="00C81BAD" w:rsidRDefault="00C81BAD">
          <w:pPr>
            <w:pStyle w:val="31"/>
            <w:tabs>
              <w:tab w:val="right" w:leader="dot" w:pos="8296"/>
            </w:tabs>
            <w:rPr>
              <w:noProof/>
            </w:rPr>
          </w:pPr>
          <w:hyperlink w:anchor="_Toc523521451" w:history="1">
            <w:r w:rsidRPr="00533EB4">
              <w:rPr>
                <w:rStyle w:val="a3"/>
                <w:rFonts w:hAnsi="宋体" w:cs="宋体"/>
                <w:b/>
                <w:noProof/>
              </w:rPr>
              <w:t>10.4 拓扑排序(邻接阵)</w:t>
            </w:r>
            <w:r>
              <w:rPr>
                <w:noProof/>
                <w:webHidden/>
              </w:rPr>
              <w:tab/>
            </w:r>
            <w:r>
              <w:rPr>
                <w:noProof/>
                <w:webHidden/>
              </w:rPr>
              <w:fldChar w:fldCharType="begin"/>
            </w:r>
            <w:r>
              <w:rPr>
                <w:noProof/>
                <w:webHidden/>
              </w:rPr>
              <w:instrText xml:space="preserve"> PAGEREF _Toc523521451 \h </w:instrText>
            </w:r>
            <w:r>
              <w:rPr>
                <w:noProof/>
                <w:webHidden/>
              </w:rPr>
            </w:r>
            <w:r>
              <w:rPr>
                <w:noProof/>
                <w:webHidden/>
              </w:rPr>
              <w:fldChar w:fldCharType="separate"/>
            </w:r>
            <w:r>
              <w:rPr>
                <w:noProof/>
                <w:webHidden/>
              </w:rPr>
              <w:t>353</w:t>
            </w:r>
            <w:r>
              <w:rPr>
                <w:noProof/>
                <w:webHidden/>
              </w:rPr>
              <w:fldChar w:fldCharType="end"/>
            </w:r>
          </w:hyperlink>
        </w:p>
        <w:p w:rsidR="00C81BAD" w:rsidRDefault="00C81BAD">
          <w:pPr>
            <w:pStyle w:val="31"/>
            <w:tabs>
              <w:tab w:val="right" w:leader="dot" w:pos="8296"/>
            </w:tabs>
            <w:rPr>
              <w:noProof/>
            </w:rPr>
          </w:pPr>
          <w:hyperlink w:anchor="_Toc523521452" w:history="1">
            <w:r w:rsidRPr="00533EB4">
              <w:rPr>
                <w:rStyle w:val="a3"/>
                <w:rFonts w:hAnsi="宋体" w:cs="宋体"/>
                <w:b/>
                <w:noProof/>
              </w:rPr>
              <w:t>10.5 最佳边割集</w:t>
            </w:r>
            <w:r>
              <w:rPr>
                <w:noProof/>
                <w:webHidden/>
              </w:rPr>
              <w:tab/>
            </w:r>
            <w:r>
              <w:rPr>
                <w:noProof/>
                <w:webHidden/>
              </w:rPr>
              <w:fldChar w:fldCharType="begin"/>
            </w:r>
            <w:r>
              <w:rPr>
                <w:noProof/>
                <w:webHidden/>
              </w:rPr>
              <w:instrText xml:space="preserve"> PAGEREF _Toc523521452 \h </w:instrText>
            </w:r>
            <w:r>
              <w:rPr>
                <w:noProof/>
                <w:webHidden/>
              </w:rPr>
            </w:r>
            <w:r>
              <w:rPr>
                <w:noProof/>
                <w:webHidden/>
              </w:rPr>
              <w:fldChar w:fldCharType="separate"/>
            </w:r>
            <w:r>
              <w:rPr>
                <w:noProof/>
                <w:webHidden/>
              </w:rPr>
              <w:t>354</w:t>
            </w:r>
            <w:r>
              <w:rPr>
                <w:noProof/>
                <w:webHidden/>
              </w:rPr>
              <w:fldChar w:fldCharType="end"/>
            </w:r>
          </w:hyperlink>
        </w:p>
        <w:p w:rsidR="00C81BAD" w:rsidRDefault="00C81BAD">
          <w:pPr>
            <w:pStyle w:val="31"/>
            <w:tabs>
              <w:tab w:val="right" w:leader="dot" w:pos="8296"/>
            </w:tabs>
            <w:rPr>
              <w:noProof/>
            </w:rPr>
          </w:pPr>
          <w:hyperlink w:anchor="_Toc523521453" w:history="1">
            <w:r w:rsidRPr="00533EB4">
              <w:rPr>
                <w:rStyle w:val="a3"/>
                <w:rFonts w:hAnsi="宋体" w:cs="宋体"/>
                <w:b/>
                <w:noProof/>
              </w:rPr>
              <w:t>10.6 最佳点割集</w:t>
            </w:r>
            <w:r>
              <w:rPr>
                <w:noProof/>
                <w:webHidden/>
              </w:rPr>
              <w:tab/>
            </w:r>
            <w:r>
              <w:rPr>
                <w:noProof/>
                <w:webHidden/>
              </w:rPr>
              <w:fldChar w:fldCharType="begin"/>
            </w:r>
            <w:r>
              <w:rPr>
                <w:noProof/>
                <w:webHidden/>
              </w:rPr>
              <w:instrText xml:space="preserve"> PAGEREF _Toc523521453 \h </w:instrText>
            </w:r>
            <w:r>
              <w:rPr>
                <w:noProof/>
                <w:webHidden/>
              </w:rPr>
            </w:r>
            <w:r>
              <w:rPr>
                <w:noProof/>
                <w:webHidden/>
              </w:rPr>
              <w:fldChar w:fldCharType="separate"/>
            </w:r>
            <w:r>
              <w:rPr>
                <w:noProof/>
                <w:webHidden/>
              </w:rPr>
              <w:t>355</w:t>
            </w:r>
            <w:r>
              <w:rPr>
                <w:noProof/>
                <w:webHidden/>
              </w:rPr>
              <w:fldChar w:fldCharType="end"/>
            </w:r>
          </w:hyperlink>
        </w:p>
        <w:p w:rsidR="00C81BAD" w:rsidRDefault="00C81BAD">
          <w:pPr>
            <w:pStyle w:val="31"/>
            <w:tabs>
              <w:tab w:val="right" w:leader="dot" w:pos="8296"/>
            </w:tabs>
            <w:rPr>
              <w:noProof/>
            </w:rPr>
          </w:pPr>
          <w:hyperlink w:anchor="_Toc523521454" w:history="1">
            <w:r w:rsidRPr="00533EB4">
              <w:rPr>
                <w:rStyle w:val="a3"/>
                <w:rFonts w:hAnsi="宋体" w:cs="宋体"/>
                <w:b/>
                <w:noProof/>
              </w:rPr>
              <w:t>10.7 最小边割集</w:t>
            </w:r>
            <w:r>
              <w:rPr>
                <w:noProof/>
                <w:webHidden/>
              </w:rPr>
              <w:tab/>
            </w:r>
            <w:r>
              <w:rPr>
                <w:noProof/>
                <w:webHidden/>
              </w:rPr>
              <w:fldChar w:fldCharType="begin"/>
            </w:r>
            <w:r>
              <w:rPr>
                <w:noProof/>
                <w:webHidden/>
              </w:rPr>
              <w:instrText xml:space="preserve"> PAGEREF _Toc523521454 \h </w:instrText>
            </w:r>
            <w:r>
              <w:rPr>
                <w:noProof/>
                <w:webHidden/>
              </w:rPr>
            </w:r>
            <w:r>
              <w:rPr>
                <w:noProof/>
                <w:webHidden/>
              </w:rPr>
              <w:fldChar w:fldCharType="separate"/>
            </w:r>
            <w:r>
              <w:rPr>
                <w:noProof/>
                <w:webHidden/>
              </w:rPr>
              <w:t>356</w:t>
            </w:r>
            <w:r>
              <w:rPr>
                <w:noProof/>
                <w:webHidden/>
              </w:rPr>
              <w:fldChar w:fldCharType="end"/>
            </w:r>
          </w:hyperlink>
        </w:p>
        <w:p w:rsidR="00C81BAD" w:rsidRDefault="00C81BAD">
          <w:pPr>
            <w:pStyle w:val="31"/>
            <w:tabs>
              <w:tab w:val="right" w:leader="dot" w:pos="8296"/>
            </w:tabs>
            <w:rPr>
              <w:noProof/>
            </w:rPr>
          </w:pPr>
          <w:hyperlink w:anchor="_Toc523521455" w:history="1">
            <w:r w:rsidRPr="00533EB4">
              <w:rPr>
                <w:rStyle w:val="a3"/>
                <w:rFonts w:hAnsi="宋体" w:cs="宋体"/>
                <w:b/>
                <w:noProof/>
              </w:rPr>
              <w:t>10.8 最小点割集</w:t>
            </w:r>
            <w:r>
              <w:rPr>
                <w:noProof/>
                <w:webHidden/>
              </w:rPr>
              <w:tab/>
            </w:r>
            <w:r>
              <w:rPr>
                <w:noProof/>
                <w:webHidden/>
              </w:rPr>
              <w:fldChar w:fldCharType="begin"/>
            </w:r>
            <w:r>
              <w:rPr>
                <w:noProof/>
                <w:webHidden/>
              </w:rPr>
              <w:instrText xml:space="preserve"> PAGEREF _Toc523521455 \h </w:instrText>
            </w:r>
            <w:r>
              <w:rPr>
                <w:noProof/>
                <w:webHidden/>
              </w:rPr>
            </w:r>
            <w:r>
              <w:rPr>
                <w:noProof/>
                <w:webHidden/>
              </w:rPr>
              <w:fldChar w:fldCharType="separate"/>
            </w:r>
            <w:r>
              <w:rPr>
                <w:noProof/>
                <w:webHidden/>
              </w:rPr>
              <w:t>358</w:t>
            </w:r>
            <w:r>
              <w:rPr>
                <w:noProof/>
                <w:webHidden/>
              </w:rPr>
              <w:fldChar w:fldCharType="end"/>
            </w:r>
          </w:hyperlink>
        </w:p>
        <w:p w:rsidR="00C81BAD" w:rsidRDefault="00C81BAD">
          <w:pPr>
            <w:pStyle w:val="31"/>
            <w:tabs>
              <w:tab w:val="right" w:leader="dot" w:pos="8296"/>
            </w:tabs>
            <w:rPr>
              <w:noProof/>
            </w:rPr>
          </w:pPr>
          <w:hyperlink w:anchor="_Toc523521456" w:history="1">
            <w:r w:rsidRPr="00533EB4">
              <w:rPr>
                <w:rStyle w:val="a3"/>
                <w:rFonts w:hAnsi="宋体" w:cs="宋体"/>
                <w:b/>
                <w:noProof/>
              </w:rPr>
              <w:t>10.9 最小路径覆盖</w:t>
            </w:r>
            <w:r>
              <w:rPr>
                <w:noProof/>
                <w:webHidden/>
              </w:rPr>
              <w:tab/>
            </w:r>
            <w:r>
              <w:rPr>
                <w:noProof/>
                <w:webHidden/>
              </w:rPr>
              <w:fldChar w:fldCharType="begin"/>
            </w:r>
            <w:r>
              <w:rPr>
                <w:noProof/>
                <w:webHidden/>
              </w:rPr>
              <w:instrText xml:space="preserve"> PAGEREF _Toc523521456 \h </w:instrText>
            </w:r>
            <w:r>
              <w:rPr>
                <w:noProof/>
                <w:webHidden/>
              </w:rPr>
            </w:r>
            <w:r>
              <w:rPr>
                <w:noProof/>
                <w:webHidden/>
              </w:rPr>
              <w:fldChar w:fldCharType="separate"/>
            </w:r>
            <w:r>
              <w:rPr>
                <w:noProof/>
                <w:webHidden/>
              </w:rPr>
              <w:t>359</w:t>
            </w:r>
            <w:r>
              <w:rPr>
                <w:noProof/>
                <w:webHidden/>
              </w:rPr>
              <w:fldChar w:fldCharType="end"/>
            </w:r>
          </w:hyperlink>
        </w:p>
        <w:p w:rsidR="00174533" w:rsidRPr="00C81BAD" w:rsidRDefault="00174533">
          <w:pPr>
            <w:rPr>
              <w:rFonts w:ascii="宋体" w:eastAsia="宋体" w:hAnsi="宋体"/>
            </w:rPr>
          </w:pPr>
          <w:r w:rsidRPr="00C81BAD">
            <w:rPr>
              <w:rFonts w:ascii="宋体" w:eastAsia="宋体" w:hAnsi="宋体"/>
              <w:b/>
              <w:bCs/>
              <w:lang w:val="zh-CN"/>
            </w:rPr>
            <w:fldChar w:fldCharType="end"/>
          </w:r>
        </w:p>
      </w:sdtContent>
    </w:sdt>
    <w:p w:rsidR="00F21C46" w:rsidRPr="00C81BAD" w:rsidRDefault="004B1ACF" w:rsidP="00F21C46">
      <w:pPr>
        <w:pStyle w:val="1"/>
        <w:rPr>
          <w:rFonts w:ascii="宋体" w:eastAsia="宋体" w:hAnsi="宋体"/>
        </w:rPr>
      </w:pPr>
      <w:bookmarkStart w:id="1" w:name="_Toc523521084"/>
      <w:r w:rsidRPr="00C81BAD">
        <w:rPr>
          <w:rFonts w:ascii="宋体" w:eastAsia="宋体" w:hAnsi="宋体" w:hint="eastAsia"/>
        </w:rPr>
        <w:t>一</w:t>
      </w:r>
      <w:r w:rsidR="00572776" w:rsidRPr="00C81BAD">
        <w:rPr>
          <w:rFonts w:ascii="宋体" w:eastAsia="宋体" w:hAnsi="宋体" w:hint="eastAsia"/>
        </w:rPr>
        <w:t>、</w:t>
      </w:r>
      <w:r w:rsidR="007341D3" w:rsidRPr="00C81BAD">
        <w:rPr>
          <w:rFonts w:ascii="宋体" w:eastAsia="宋体" w:hAnsi="宋体" w:hint="eastAsia"/>
        </w:rPr>
        <w:t>基础算法</w:t>
      </w:r>
      <w:r w:rsidR="00661A5C" w:rsidRPr="00C81BAD">
        <w:rPr>
          <w:rFonts w:ascii="宋体" w:eastAsia="宋体" w:hAnsi="宋体" w:hint="eastAsia"/>
        </w:rPr>
        <w:t>&amp;</w:t>
      </w:r>
      <w:r w:rsidR="007341D3" w:rsidRPr="00C81BAD">
        <w:rPr>
          <w:rFonts w:ascii="宋体" w:eastAsia="宋体" w:hAnsi="宋体" w:hint="eastAsia"/>
        </w:rPr>
        <w:t>程序</w:t>
      </w:r>
      <w:r w:rsidR="00661A5C" w:rsidRPr="00C81BAD">
        <w:rPr>
          <w:rFonts w:ascii="宋体" w:eastAsia="宋体" w:hAnsi="宋体" w:hint="eastAsia"/>
        </w:rPr>
        <w:t>语言</w:t>
      </w:r>
      <w:bookmarkEnd w:id="1"/>
    </w:p>
    <w:p w:rsidR="00BB51E3" w:rsidRPr="00C81BAD" w:rsidRDefault="00BB51E3" w:rsidP="00BB51E3">
      <w:pPr>
        <w:pStyle w:val="2"/>
        <w:rPr>
          <w:rFonts w:ascii="宋体" w:eastAsia="宋体" w:hAnsi="宋体"/>
          <w:b w:val="0"/>
        </w:rPr>
      </w:pPr>
      <w:bookmarkStart w:id="2" w:name="_Toc523521085"/>
      <w:r w:rsidRPr="00C81BAD">
        <w:rPr>
          <w:rFonts w:ascii="宋体" w:eastAsia="宋体" w:hAnsi="宋体" w:hint="eastAsia"/>
          <w:b w:val="0"/>
        </w:rPr>
        <w:t>补题</w:t>
      </w:r>
      <w:bookmarkEnd w:id="2"/>
    </w:p>
    <w:p w:rsidR="00BF5ABA" w:rsidRPr="00C81BAD" w:rsidRDefault="00BF5ABA" w:rsidP="00BF5ABA">
      <w:pPr>
        <w:pStyle w:val="3"/>
        <w:rPr>
          <w:rFonts w:ascii="宋体" w:eastAsia="宋体" w:hAnsi="宋体"/>
          <w:b w:val="0"/>
        </w:rPr>
      </w:pPr>
      <w:bookmarkStart w:id="3" w:name="_Toc523521086"/>
      <w:r w:rsidRPr="00C81BAD">
        <w:rPr>
          <w:rFonts w:ascii="宋体" w:eastAsia="宋体" w:hAnsi="宋体" w:hint="eastAsia"/>
          <w:b w:val="0"/>
        </w:rPr>
        <w:t>铜牌题-前置：无</w:t>
      </w:r>
      <w:bookmarkEnd w:id="3"/>
    </w:p>
    <w:p w:rsidR="00BF5ABA" w:rsidRPr="00C81BAD" w:rsidRDefault="00BF5ABA" w:rsidP="00BF5ABA">
      <w:pPr>
        <w:rPr>
          <w:rFonts w:ascii="宋体" w:eastAsia="宋体" w:hAnsi="宋体"/>
        </w:rPr>
      </w:pPr>
      <w:r w:rsidRPr="00C81BAD">
        <w:rPr>
          <w:rFonts w:ascii="宋体" w:eastAsia="宋体" w:hAnsi="宋体" w:hint="eastAsia"/>
        </w:rPr>
        <w:t>2018杭电暑期多校7-</w:t>
      </w:r>
      <w:r w:rsidRPr="00C81BAD">
        <w:rPr>
          <w:rFonts w:ascii="宋体" w:eastAsia="宋体" w:hAnsi="宋体"/>
        </w:rPr>
        <w:t>1011</w:t>
      </w:r>
      <w:r w:rsidRPr="00C81BAD">
        <w:rPr>
          <w:rFonts w:ascii="宋体" w:eastAsia="宋体" w:hAnsi="宋体" w:hint="eastAsia"/>
        </w:rPr>
        <w:t>-</w:t>
      </w:r>
      <w:hyperlink r:id="rId8" w:history="1">
        <w:r w:rsidRPr="00C81BAD">
          <w:rPr>
            <w:rFonts w:ascii="宋体" w:eastAsia="宋体" w:hAnsi="宋体"/>
          </w:rPr>
          <w:t>Swordsman</w:t>
        </w:r>
      </w:hyperlink>
      <w:r w:rsidRPr="00C81BAD">
        <w:rPr>
          <w:rFonts w:ascii="宋体" w:eastAsia="宋体" w:hAnsi="宋体" w:hint="eastAsia"/>
        </w:rPr>
        <w:t>-</w:t>
      </w:r>
      <w:r w:rsidRPr="00C81BAD">
        <w:rPr>
          <w:rFonts w:ascii="宋体" w:eastAsia="宋体" w:hAnsi="宋体"/>
        </w:rPr>
        <w:t>HDU</w:t>
      </w:r>
      <w:r w:rsidRPr="00C81BAD">
        <w:rPr>
          <w:rFonts w:ascii="宋体" w:eastAsia="宋体" w:hAnsi="宋体" w:hint="eastAsia"/>
        </w:rPr>
        <w:t>-</w:t>
      </w:r>
      <w:r w:rsidRPr="00C81BAD">
        <w:rPr>
          <w:rFonts w:ascii="宋体" w:eastAsia="宋体" w:hAnsi="宋体"/>
        </w:rPr>
        <w:t>6396</w:t>
      </w:r>
    </w:p>
    <w:p w:rsidR="00BF5ABA" w:rsidRPr="00C81BAD" w:rsidRDefault="00BF5ABA" w:rsidP="00BF5ABA">
      <w:pPr>
        <w:rPr>
          <w:rFonts w:ascii="宋体" w:eastAsia="宋体" w:hAnsi="宋体"/>
        </w:rPr>
      </w:pPr>
      <w:r w:rsidRPr="00C81BAD">
        <w:rPr>
          <w:rFonts w:ascii="宋体" w:eastAsia="宋体" w:hAnsi="宋体" w:hint="eastAsia"/>
        </w:rPr>
        <w:t>【TAG】</w:t>
      </w:r>
    </w:p>
    <w:p w:rsidR="00BF5ABA" w:rsidRPr="00C81BAD" w:rsidRDefault="00BF5ABA" w:rsidP="00BF5ABA">
      <w:pPr>
        <w:pStyle w:val="3"/>
        <w:rPr>
          <w:rFonts w:ascii="宋体" w:eastAsia="宋体" w:hAnsi="宋体"/>
          <w:b w:val="0"/>
        </w:rPr>
      </w:pPr>
      <w:bookmarkStart w:id="4" w:name="_Toc523521087"/>
      <w:r w:rsidRPr="00C81BAD">
        <w:rPr>
          <w:rFonts w:ascii="宋体" w:eastAsia="宋体" w:hAnsi="宋体" w:hint="eastAsia"/>
          <w:b w:val="0"/>
        </w:rPr>
        <w:t>铜牌题-前置：无/</w:t>
      </w:r>
      <w:r w:rsidRPr="00C81BAD">
        <w:rPr>
          <w:rFonts w:ascii="宋体" w:eastAsia="宋体" w:hAnsi="宋体"/>
          <w:b w:val="0"/>
        </w:rPr>
        <w:t>LCT</w:t>
      </w:r>
      <w:bookmarkEnd w:id="4"/>
    </w:p>
    <w:p w:rsidR="00BF5ABA" w:rsidRPr="00C81BAD" w:rsidRDefault="00BF5ABA" w:rsidP="00BF5ABA">
      <w:pPr>
        <w:rPr>
          <w:rFonts w:ascii="宋体" w:eastAsia="宋体" w:hAnsi="宋体"/>
        </w:rPr>
      </w:pPr>
      <w:r w:rsidRPr="00C81BAD">
        <w:rPr>
          <w:rFonts w:ascii="宋体" w:eastAsia="宋体" w:hAnsi="宋体" w:hint="eastAsia"/>
        </w:rPr>
        <w:t>2018杭电暑期多校7-</w:t>
      </w:r>
      <w:r w:rsidRPr="00C81BAD">
        <w:rPr>
          <w:rFonts w:ascii="宋体" w:eastAsia="宋体" w:hAnsi="宋体"/>
        </w:rPr>
        <w:t>1009</w:t>
      </w:r>
      <w:r w:rsidRPr="00C81BAD">
        <w:rPr>
          <w:rFonts w:ascii="宋体" w:eastAsia="宋体" w:hAnsi="宋体" w:hint="eastAsia"/>
        </w:rPr>
        <w:t>-</w:t>
      </w:r>
      <w:r w:rsidRPr="00C81BAD">
        <w:rPr>
          <w:rFonts w:ascii="宋体" w:eastAsia="宋体" w:hAnsi="宋体"/>
        </w:rPr>
        <w:t>Tree</w:t>
      </w:r>
      <w:r w:rsidRPr="00C81BAD">
        <w:rPr>
          <w:rFonts w:ascii="宋体" w:eastAsia="宋体" w:hAnsi="宋体" w:hint="eastAsia"/>
        </w:rPr>
        <w:t>-</w:t>
      </w:r>
      <w:r w:rsidRPr="00C81BAD">
        <w:rPr>
          <w:rFonts w:ascii="宋体" w:eastAsia="宋体" w:hAnsi="宋体"/>
        </w:rPr>
        <w:t>HDU</w:t>
      </w:r>
      <w:r w:rsidRPr="00C81BAD">
        <w:rPr>
          <w:rFonts w:ascii="宋体" w:eastAsia="宋体" w:hAnsi="宋体" w:hint="eastAsia"/>
        </w:rPr>
        <w:t>-</w:t>
      </w:r>
      <w:r w:rsidRPr="00C81BAD">
        <w:rPr>
          <w:rFonts w:ascii="宋体" w:eastAsia="宋体" w:hAnsi="宋体"/>
        </w:rPr>
        <w:t>6394</w:t>
      </w:r>
    </w:p>
    <w:p w:rsidR="00BF5ABA" w:rsidRPr="00C81BAD" w:rsidRDefault="00BF5ABA" w:rsidP="00BF5ABA">
      <w:pPr>
        <w:rPr>
          <w:rFonts w:ascii="宋体" w:eastAsia="宋体" w:hAnsi="宋体"/>
        </w:rPr>
      </w:pPr>
      <w:r w:rsidRPr="00C81BAD">
        <w:rPr>
          <w:rFonts w:ascii="宋体" w:eastAsia="宋体" w:hAnsi="宋体" w:hint="eastAsia"/>
        </w:rPr>
        <w:lastRenderedPageBreak/>
        <w:t>【TAG】</w:t>
      </w:r>
    </w:p>
    <w:p w:rsidR="00E108B8" w:rsidRPr="00C81BAD" w:rsidRDefault="00E108B8" w:rsidP="00E108B8">
      <w:pPr>
        <w:pStyle w:val="3"/>
        <w:rPr>
          <w:rFonts w:ascii="宋体" w:eastAsia="宋体" w:hAnsi="宋体"/>
          <w:b w:val="0"/>
        </w:rPr>
      </w:pPr>
      <w:bookmarkStart w:id="5" w:name="_Toc523521088"/>
      <w:r w:rsidRPr="00C81BAD">
        <w:rPr>
          <w:rFonts w:ascii="宋体" w:eastAsia="宋体" w:hAnsi="宋体" w:hint="eastAsia"/>
          <w:b w:val="0"/>
        </w:rPr>
        <w:t>铜牌题-前置：无</w:t>
      </w:r>
      <w:bookmarkEnd w:id="5"/>
    </w:p>
    <w:p w:rsidR="00E108B8" w:rsidRPr="00C81BAD" w:rsidRDefault="00E108B8" w:rsidP="00E108B8">
      <w:pPr>
        <w:rPr>
          <w:rFonts w:ascii="宋体" w:eastAsia="宋体" w:hAnsi="宋体"/>
        </w:rPr>
      </w:pPr>
      <w:r w:rsidRPr="00C81BAD">
        <w:rPr>
          <w:rFonts w:ascii="宋体" w:eastAsia="宋体" w:hAnsi="宋体" w:hint="eastAsia"/>
        </w:rPr>
        <w:t>2018杭电暑期多校7-</w:t>
      </w:r>
      <w:r w:rsidRPr="00C81BAD">
        <w:rPr>
          <w:rFonts w:ascii="宋体" w:eastAsia="宋体" w:hAnsi="宋体"/>
        </w:rPr>
        <w:t>1005</w:t>
      </w:r>
      <w:r w:rsidRPr="00C81BAD">
        <w:rPr>
          <w:rFonts w:ascii="宋体" w:eastAsia="宋体" w:hAnsi="宋体" w:hint="eastAsia"/>
        </w:rPr>
        <w:t>-</w:t>
      </w:r>
      <w:r w:rsidRPr="00C81BAD">
        <w:rPr>
          <w:rFonts w:ascii="宋体" w:eastAsia="宋体" w:hAnsi="宋体"/>
        </w:rPr>
        <w:t xml:space="preserve"> </w:t>
      </w:r>
      <w:hyperlink r:id="rId9" w:history="1">
        <w:r w:rsidRPr="00C81BAD">
          <w:rPr>
            <w:rFonts w:ascii="宋体" w:eastAsia="宋体" w:hAnsi="宋体"/>
          </w:rPr>
          <w:t>GuGuFishtion</w:t>
        </w:r>
      </w:hyperlink>
      <w:r w:rsidRPr="00C81BAD">
        <w:rPr>
          <w:rFonts w:ascii="宋体" w:eastAsia="宋体" w:hAnsi="宋体" w:hint="eastAsia"/>
        </w:rPr>
        <w:t>-</w:t>
      </w:r>
      <w:r w:rsidRPr="00C81BAD">
        <w:rPr>
          <w:rFonts w:ascii="宋体" w:eastAsia="宋体" w:hAnsi="宋体"/>
        </w:rPr>
        <w:t>HDU</w:t>
      </w:r>
      <w:r w:rsidRPr="00C81BAD">
        <w:rPr>
          <w:rFonts w:ascii="宋体" w:eastAsia="宋体" w:hAnsi="宋体" w:hint="eastAsia"/>
        </w:rPr>
        <w:t>-</w:t>
      </w:r>
      <w:r w:rsidRPr="00C81BAD">
        <w:rPr>
          <w:rFonts w:ascii="宋体" w:eastAsia="宋体" w:hAnsi="宋体"/>
        </w:rPr>
        <w:t>6390</w:t>
      </w:r>
    </w:p>
    <w:p w:rsidR="00E108B8" w:rsidRPr="00C81BAD" w:rsidRDefault="00E108B8" w:rsidP="00E108B8">
      <w:pPr>
        <w:rPr>
          <w:rFonts w:ascii="宋体" w:eastAsia="宋体" w:hAnsi="宋体"/>
        </w:rPr>
      </w:pPr>
      <w:r w:rsidRPr="00C81BAD">
        <w:rPr>
          <w:rFonts w:ascii="宋体" w:eastAsia="宋体" w:hAnsi="宋体" w:hint="eastAsia"/>
        </w:rPr>
        <w:t>【TAG】数论 欧拉函数</w:t>
      </w:r>
    </w:p>
    <w:p w:rsidR="00BF5ABA" w:rsidRPr="00C81BAD" w:rsidRDefault="00BF5ABA" w:rsidP="00BF5ABA">
      <w:pPr>
        <w:pStyle w:val="3"/>
        <w:rPr>
          <w:rFonts w:ascii="宋体" w:eastAsia="宋体" w:hAnsi="宋体"/>
          <w:b w:val="0"/>
        </w:rPr>
      </w:pPr>
      <w:bookmarkStart w:id="6" w:name="_Toc523521089"/>
      <w:r w:rsidRPr="00C81BAD">
        <w:rPr>
          <w:rFonts w:ascii="宋体" w:eastAsia="宋体" w:hAnsi="宋体" w:hint="eastAsia"/>
          <w:b w:val="0"/>
        </w:rPr>
        <w:t>铜牌题-前置：无</w:t>
      </w:r>
      <w:bookmarkEnd w:id="6"/>
    </w:p>
    <w:p w:rsidR="00BF5ABA" w:rsidRPr="00C81BAD" w:rsidRDefault="00BF5ABA" w:rsidP="00BF5ABA">
      <w:pPr>
        <w:rPr>
          <w:rFonts w:ascii="宋体" w:eastAsia="宋体" w:hAnsi="宋体"/>
        </w:rPr>
      </w:pPr>
      <w:r w:rsidRPr="00C81BAD">
        <w:rPr>
          <w:rFonts w:ascii="宋体" w:eastAsia="宋体" w:hAnsi="宋体" w:hint="eastAsia"/>
        </w:rPr>
        <w:t>2018杭电</w:t>
      </w:r>
      <w:r w:rsidRPr="00C81BAD">
        <w:rPr>
          <w:rFonts w:ascii="宋体" w:eastAsia="宋体" w:hAnsi="宋体"/>
        </w:rPr>
        <w:t>暑期多校</w:t>
      </w:r>
      <w:r w:rsidRPr="00C81BAD">
        <w:rPr>
          <w:rFonts w:ascii="宋体" w:eastAsia="宋体" w:hAnsi="宋体" w:hint="eastAsia"/>
        </w:rPr>
        <w:t>3A</w:t>
      </w:r>
      <w:r w:rsidRPr="00C81BAD">
        <w:rPr>
          <w:rFonts w:ascii="宋体" w:eastAsia="宋体" w:hAnsi="宋体"/>
        </w:rPr>
        <w:t>-Ascending Rating-HDU6319-</w:t>
      </w:r>
      <w:r w:rsidRPr="00C81BAD">
        <w:rPr>
          <w:rFonts w:ascii="宋体" w:eastAsia="宋体" w:hAnsi="宋体" w:hint="eastAsia"/>
        </w:rPr>
        <w:t>铜牌</w:t>
      </w:r>
    </w:p>
    <w:p w:rsidR="00BF5ABA" w:rsidRPr="00C81BAD" w:rsidRDefault="00BF5ABA" w:rsidP="00BF5ABA">
      <w:pPr>
        <w:rPr>
          <w:rFonts w:ascii="宋体" w:eastAsia="宋体" w:hAnsi="宋体"/>
        </w:rPr>
      </w:pPr>
      <w:r w:rsidRPr="00C81BAD">
        <w:rPr>
          <w:rFonts w:ascii="宋体" w:eastAsia="宋体" w:hAnsi="宋体" w:hint="eastAsia"/>
        </w:rPr>
        <w:t>【题意】</w:t>
      </w:r>
    </w:p>
    <w:p w:rsidR="00BF5ABA" w:rsidRPr="00C81BAD" w:rsidRDefault="00BF5ABA" w:rsidP="00BF5ABA">
      <w:pPr>
        <w:rPr>
          <w:rFonts w:ascii="宋体" w:eastAsia="宋体" w:hAnsi="宋体"/>
        </w:rPr>
      </w:pPr>
      <w:r w:rsidRPr="00C81BAD">
        <w:rPr>
          <w:rFonts w:ascii="宋体" w:eastAsia="宋体" w:hAnsi="宋体" w:hint="eastAsia"/>
        </w:rPr>
        <w:t>【TAG】单调队列 滑动窗口</w:t>
      </w:r>
    </w:p>
    <w:p w:rsidR="00BF5ABA" w:rsidRPr="00C81BAD" w:rsidRDefault="00BF5ABA" w:rsidP="00BF5ABA">
      <w:pPr>
        <w:rPr>
          <w:rFonts w:ascii="宋体" w:eastAsia="宋体" w:hAnsi="宋体"/>
        </w:rPr>
      </w:pPr>
      <w:r w:rsidRPr="00C81BAD">
        <w:rPr>
          <w:rFonts w:ascii="宋体" w:eastAsia="宋体" w:hAnsi="宋体" w:hint="eastAsia"/>
        </w:rPr>
        <w:t>【题解】</w:t>
      </w:r>
    </w:p>
    <w:p w:rsidR="00BF5ABA" w:rsidRPr="00C81BAD" w:rsidRDefault="00BF5ABA" w:rsidP="00BF5ABA">
      <w:pPr>
        <w:rPr>
          <w:rFonts w:ascii="宋体" w:eastAsia="宋体" w:hAnsi="宋体"/>
        </w:rPr>
      </w:pPr>
      <w:r w:rsidRPr="00C81BAD">
        <w:rPr>
          <w:rFonts w:ascii="宋体" w:eastAsia="宋体" w:hAnsi="宋体" w:hint="eastAsia"/>
        </w:rPr>
        <w:t>【代码】</w:t>
      </w:r>
    </w:p>
    <w:p w:rsidR="00BF5ABA" w:rsidRPr="00C81BAD" w:rsidRDefault="00BF5ABA" w:rsidP="00BF5ABA">
      <w:pPr>
        <w:pStyle w:val="3"/>
        <w:rPr>
          <w:rFonts w:ascii="宋体" w:eastAsia="宋体" w:hAnsi="宋体"/>
          <w:b w:val="0"/>
        </w:rPr>
      </w:pPr>
      <w:bookmarkStart w:id="7" w:name="_Toc523521090"/>
      <w:r w:rsidRPr="00C81BAD">
        <w:rPr>
          <w:rFonts w:ascii="宋体" w:eastAsia="宋体" w:hAnsi="宋体" w:hint="eastAsia"/>
          <w:b w:val="0"/>
        </w:rPr>
        <w:t>铜牌题-前置：无</w:t>
      </w:r>
      <w:bookmarkEnd w:id="7"/>
    </w:p>
    <w:p w:rsidR="00BF5ABA" w:rsidRPr="00C81BAD" w:rsidRDefault="00BF5ABA" w:rsidP="00BF5ABA">
      <w:pPr>
        <w:rPr>
          <w:rFonts w:ascii="宋体" w:eastAsia="宋体" w:hAnsi="宋体"/>
        </w:rPr>
      </w:pPr>
      <w:r w:rsidRPr="00C81BAD">
        <w:rPr>
          <w:rFonts w:ascii="宋体" w:eastAsia="宋体" w:hAnsi="宋体" w:hint="eastAsia"/>
        </w:rPr>
        <w:t>牛客网2018暑期多校7</w:t>
      </w:r>
      <w:r w:rsidRPr="00C81BAD">
        <w:rPr>
          <w:rFonts w:ascii="宋体" w:eastAsia="宋体" w:hAnsi="宋体"/>
        </w:rPr>
        <w:t>J</w:t>
      </w:r>
      <w:r w:rsidRPr="00C81BAD">
        <w:rPr>
          <w:rFonts w:ascii="宋体" w:eastAsia="宋体" w:hAnsi="宋体" w:hint="eastAsia"/>
        </w:rPr>
        <w:t>-</w:t>
      </w:r>
      <w:r w:rsidRPr="00C81BAD">
        <w:rPr>
          <w:rFonts w:ascii="宋体" w:eastAsia="宋体" w:hAnsi="宋体"/>
        </w:rPr>
        <w:t>Sudoku Subrectangles</w:t>
      </w:r>
    </w:p>
    <w:p w:rsidR="00BF5ABA" w:rsidRPr="00C81BAD" w:rsidRDefault="00BF5ABA" w:rsidP="00BF5ABA">
      <w:pPr>
        <w:rPr>
          <w:rFonts w:ascii="宋体" w:eastAsia="宋体" w:hAnsi="宋体"/>
        </w:rPr>
      </w:pPr>
      <w:r w:rsidRPr="00C81BAD">
        <w:rPr>
          <w:rFonts w:ascii="宋体" w:eastAsia="宋体" w:hAnsi="宋体" w:hint="eastAsia"/>
        </w:rPr>
        <w:t>【TAG】</w:t>
      </w:r>
    </w:p>
    <w:p w:rsidR="00BF5ABA" w:rsidRPr="00C81BAD" w:rsidRDefault="00BF5ABA" w:rsidP="00BF5ABA">
      <w:pPr>
        <w:pStyle w:val="3"/>
        <w:rPr>
          <w:rFonts w:ascii="宋体" w:eastAsia="宋体" w:hAnsi="宋体"/>
          <w:b w:val="0"/>
        </w:rPr>
      </w:pPr>
      <w:bookmarkStart w:id="8" w:name="_Toc523521091"/>
      <w:r w:rsidRPr="00C81BAD">
        <w:rPr>
          <w:rFonts w:ascii="宋体" w:eastAsia="宋体" w:hAnsi="宋体" w:hint="eastAsia"/>
          <w:b w:val="0"/>
        </w:rPr>
        <w:t>铜牌题-前置：无</w:t>
      </w:r>
      <w:bookmarkEnd w:id="8"/>
    </w:p>
    <w:p w:rsidR="00BF5ABA" w:rsidRPr="00C81BAD" w:rsidRDefault="00BF5ABA" w:rsidP="00BF5ABA">
      <w:pPr>
        <w:rPr>
          <w:rFonts w:ascii="宋体" w:eastAsia="宋体" w:hAnsi="宋体"/>
        </w:rPr>
      </w:pPr>
      <w:r w:rsidRPr="00C81BAD">
        <w:rPr>
          <w:rFonts w:ascii="宋体" w:eastAsia="宋体" w:hAnsi="宋体" w:hint="eastAsia"/>
        </w:rPr>
        <w:t>牛客网2018暑期多校1D-</w:t>
      </w:r>
      <w:r w:rsidRPr="00C81BAD">
        <w:rPr>
          <w:rFonts w:ascii="宋体" w:eastAsia="宋体" w:hAnsi="宋体"/>
        </w:rPr>
        <w:t>Two Graphs</w:t>
      </w:r>
    </w:p>
    <w:p w:rsidR="00BF5ABA" w:rsidRPr="00C81BAD" w:rsidRDefault="00BF5ABA" w:rsidP="00E108B8">
      <w:pPr>
        <w:rPr>
          <w:rFonts w:ascii="宋体" w:eastAsia="宋体" w:hAnsi="宋体"/>
        </w:rPr>
      </w:pPr>
      <w:r w:rsidRPr="00C81BAD">
        <w:rPr>
          <w:rFonts w:ascii="宋体" w:eastAsia="宋体" w:hAnsi="宋体" w:hint="eastAsia"/>
        </w:rPr>
        <w:t>【TAG】图匹配 搜索</w:t>
      </w:r>
    </w:p>
    <w:p w:rsidR="00BF5ABA" w:rsidRPr="00C81BAD" w:rsidRDefault="00BF5ABA" w:rsidP="00BF5ABA">
      <w:pPr>
        <w:pStyle w:val="3"/>
        <w:rPr>
          <w:rFonts w:ascii="宋体" w:eastAsia="宋体" w:hAnsi="宋体"/>
          <w:b w:val="0"/>
        </w:rPr>
      </w:pPr>
      <w:bookmarkStart w:id="9" w:name="_Toc523521092"/>
      <w:r w:rsidRPr="00C81BAD">
        <w:rPr>
          <w:rFonts w:ascii="宋体" w:eastAsia="宋体" w:hAnsi="宋体" w:hint="eastAsia"/>
          <w:b w:val="0"/>
        </w:rPr>
        <w:t>铜牌题-前置：无</w:t>
      </w:r>
      <w:bookmarkEnd w:id="9"/>
    </w:p>
    <w:p w:rsidR="00BF5ABA" w:rsidRPr="00C81BAD" w:rsidRDefault="00BF5ABA" w:rsidP="00BF5ABA">
      <w:pPr>
        <w:rPr>
          <w:rFonts w:ascii="宋体" w:eastAsia="宋体" w:hAnsi="宋体"/>
        </w:rPr>
      </w:pPr>
      <w:r w:rsidRPr="00C81BAD">
        <w:rPr>
          <w:rFonts w:ascii="宋体" w:eastAsia="宋体" w:hAnsi="宋体" w:hint="eastAsia"/>
        </w:rPr>
        <w:t>牛客网201</w:t>
      </w:r>
      <w:r w:rsidRPr="00C81BAD">
        <w:rPr>
          <w:rFonts w:ascii="宋体" w:eastAsia="宋体" w:hAnsi="宋体"/>
        </w:rPr>
        <w:t>8</w:t>
      </w:r>
      <w:r w:rsidRPr="00C81BAD">
        <w:rPr>
          <w:rFonts w:ascii="宋体" w:eastAsia="宋体" w:hAnsi="宋体" w:hint="eastAsia"/>
        </w:rPr>
        <w:t>暑期多校6I-</w:t>
      </w:r>
      <w:r w:rsidRPr="00C81BAD">
        <w:rPr>
          <w:rFonts w:ascii="宋体" w:eastAsia="宋体" w:hAnsi="宋体"/>
        </w:rPr>
        <w:t>Team Rocket</w:t>
      </w:r>
    </w:p>
    <w:p w:rsidR="00BF5ABA" w:rsidRPr="00C81BAD" w:rsidRDefault="00BF5ABA" w:rsidP="00BF5ABA">
      <w:pPr>
        <w:rPr>
          <w:rFonts w:ascii="宋体" w:eastAsia="宋体" w:hAnsi="宋体"/>
        </w:rPr>
      </w:pPr>
      <w:r w:rsidRPr="00C81BAD">
        <w:rPr>
          <w:rFonts w:ascii="宋体" w:eastAsia="宋体" w:hAnsi="宋体" w:hint="eastAsia"/>
        </w:rPr>
        <w:t>【TAG】树状数组 线段树 区间操作 在线处理</w:t>
      </w:r>
    </w:p>
    <w:p w:rsidR="00BF5ABA" w:rsidRPr="00C81BAD" w:rsidRDefault="00BF5ABA" w:rsidP="00BF5ABA">
      <w:pPr>
        <w:pStyle w:val="3"/>
        <w:rPr>
          <w:rFonts w:ascii="宋体" w:eastAsia="宋体" w:hAnsi="宋体"/>
          <w:b w:val="0"/>
        </w:rPr>
      </w:pPr>
      <w:bookmarkStart w:id="10" w:name="_Toc523521093"/>
      <w:r w:rsidRPr="00C81BAD">
        <w:rPr>
          <w:rFonts w:ascii="宋体" w:eastAsia="宋体" w:hAnsi="宋体" w:hint="eastAsia"/>
          <w:b w:val="0"/>
        </w:rPr>
        <w:t>铜牌题-前置：无</w:t>
      </w:r>
      <w:bookmarkEnd w:id="10"/>
    </w:p>
    <w:p w:rsidR="00BF5ABA" w:rsidRPr="00C81BAD" w:rsidRDefault="00BF5ABA" w:rsidP="00E108B8">
      <w:pPr>
        <w:rPr>
          <w:rFonts w:ascii="宋体" w:eastAsia="宋体" w:hAnsi="宋体"/>
        </w:rPr>
      </w:pPr>
      <w:r w:rsidRPr="00C81BAD">
        <w:rPr>
          <w:rFonts w:ascii="宋体" w:eastAsia="宋体" w:hAnsi="宋体" w:hint="eastAsia"/>
        </w:rPr>
        <w:t>2</w:t>
      </w:r>
      <w:r w:rsidRPr="00C81BAD">
        <w:rPr>
          <w:rFonts w:ascii="宋体" w:eastAsia="宋体" w:hAnsi="宋体"/>
        </w:rPr>
        <w:t>018</w:t>
      </w:r>
      <w:r w:rsidRPr="00C81BAD">
        <w:rPr>
          <w:rFonts w:ascii="宋体" w:eastAsia="宋体" w:hAnsi="宋体" w:hint="eastAsia"/>
        </w:rPr>
        <w:t>杭电暑期多校第6场1002-</w:t>
      </w:r>
      <w:r w:rsidRPr="00C81BAD">
        <w:rPr>
          <w:rFonts w:ascii="宋体" w:eastAsia="宋体" w:hAnsi="宋体"/>
        </w:rPr>
        <w:t>bookshelf</w:t>
      </w:r>
      <w:r w:rsidRPr="00C81BAD">
        <w:rPr>
          <w:rFonts w:ascii="宋体" w:eastAsia="宋体" w:hAnsi="宋体" w:hint="eastAsia"/>
        </w:rPr>
        <w:t>-</w:t>
      </w:r>
      <w:r w:rsidRPr="00C81BAD">
        <w:rPr>
          <w:rFonts w:ascii="宋体" w:eastAsia="宋体" w:hAnsi="宋体"/>
        </w:rPr>
        <w:t>HDU6363</w:t>
      </w:r>
    </w:p>
    <w:p w:rsidR="00BF5ABA" w:rsidRPr="00C81BAD" w:rsidRDefault="00BF5ABA" w:rsidP="00BF5ABA">
      <w:pPr>
        <w:pStyle w:val="3"/>
        <w:rPr>
          <w:rFonts w:ascii="宋体" w:eastAsia="宋体" w:hAnsi="宋体"/>
          <w:b w:val="0"/>
        </w:rPr>
      </w:pPr>
      <w:bookmarkStart w:id="11" w:name="_Toc523521094"/>
      <w:r w:rsidRPr="00C81BAD">
        <w:rPr>
          <w:rFonts w:ascii="宋体" w:eastAsia="宋体" w:hAnsi="宋体"/>
          <w:b w:val="0"/>
        </w:rPr>
        <w:t>(</w:t>
      </w:r>
      <w:r w:rsidRPr="00C81BAD">
        <w:rPr>
          <w:rFonts w:ascii="宋体" w:eastAsia="宋体" w:hAnsi="宋体" w:hint="eastAsia"/>
          <w:b w:val="0"/>
        </w:rPr>
        <w:t>尝试*1)铜牌题-前置：无</w:t>
      </w:r>
      <w:bookmarkEnd w:id="11"/>
    </w:p>
    <w:p w:rsidR="00BF5ABA" w:rsidRPr="00C81BAD" w:rsidRDefault="00BF5ABA" w:rsidP="00BF5ABA">
      <w:pPr>
        <w:rPr>
          <w:rFonts w:ascii="宋体" w:eastAsia="宋体" w:hAnsi="宋体"/>
        </w:rPr>
      </w:pPr>
      <w:r w:rsidRPr="00C81BAD">
        <w:rPr>
          <w:rFonts w:ascii="宋体" w:eastAsia="宋体" w:hAnsi="宋体" w:hint="eastAsia"/>
        </w:rPr>
        <w:t>2018杭电暑期多校4</w:t>
      </w:r>
      <w:r w:rsidRPr="00C81BAD">
        <w:rPr>
          <w:rFonts w:ascii="宋体" w:eastAsia="宋体" w:hAnsi="宋体"/>
        </w:rPr>
        <w:t>E</w:t>
      </w:r>
      <w:r w:rsidRPr="00C81BAD">
        <w:rPr>
          <w:rFonts w:ascii="宋体" w:eastAsia="宋体" w:hAnsi="宋体" w:hint="eastAsia"/>
        </w:rPr>
        <w:t>-</w:t>
      </w:r>
      <w:r w:rsidRPr="00C81BAD">
        <w:rPr>
          <w:rFonts w:ascii="宋体" w:eastAsia="宋体" w:hAnsi="宋体"/>
        </w:rPr>
        <w:t>HDU6336</w:t>
      </w:r>
      <w:r w:rsidRPr="00C81BAD">
        <w:rPr>
          <w:rFonts w:ascii="宋体" w:eastAsia="宋体" w:hAnsi="宋体" w:hint="eastAsia"/>
        </w:rPr>
        <w:t>-</w:t>
      </w:r>
      <w:r w:rsidRPr="00C81BAD">
        <w:rPr>
          <w:rFonts w:ascii="宋体" w:eastAsia="宋体" w:hAnsi="宋体"/>
        </w:rPr>
        <w:t>Matrix From Arrays</w:t>
      </w:r>
    </w:p>
    <w:p w:rsidR="00BF5ABA" w:rsidRPr="00C81BAD" w:rsidRDefault="00BF5ABA" w:rsidP="00BF5ABA">
      <w:pPr>
        <w:rPr>
          <w:rFonts w:ascii="宋体" w:eastAsia="宋体" w:hAnsi="宋体"/>
        </w:rPr>
      </w:pPr>
      <w:r w:rsidRPr="00C81BAD">
        <w:rPr>
          <w:rFonts w:ascii="宋体" w:eastAsia="宋体" w:hAnsi="宋体" w:hint="eastAsia"/>
        </w:rPr>
        <w:t>【题意】</w:t>
      </w:r>
    </w:p>
    <w:p w:rsidR="00BF5ABA" w:rsidRPr="00C81BAD" w:rsidRDefault="00BF5ABA" w:rsidP="00BF5ABA">
      <w:pPr>
        <w:rPr>
          <w:rFonts w:ascii="宋体" w:eastAsia="宋体" w:hAnsi="宋体"/>
        </w:rPr>
      </w:pPr>
      <w:r w:rsidRPr="00C81BAD">
        <w:rPr>
          <w:rFonts w:ascii="宋体" w:eastAsia="宋体" w:hAnsi="宋体" w:hint="eastAsia"/>
        </w:rPr>
        <w:t>【TAG】</w:t>
      </w:r>
    </w:p>
    <w:p w:rsidR="00BF5ABA" w:rsidRPr="00C81BAD" w:rsidRDefault="00BF5ABA" w:rsidP="00BF5ABA">
      <w:pPr>
        <w:rPr>
          <w:rFonts w:ascii="宋体" w:eastAsia="宋体" w:hAnsi="宋体"/>
        </w:rPr>
      </w:pPr>
      <w:r w:rsidRPr="00C81BAD">
        <w:rPr>
          <w:rFonts w:ascii="宋体" w:eastAsia="宋体" w:hAnsi="宋体" w:hint="eastAsia"/>
        </w:rPr>
        <w:t>【题解】</w:t>
      </w:r>
    </w:p>
    <w:p w:rsidR="00BF5ABA" w:rsidRPr="00C81BAD" w:rsidRDefault="00BF5ABA" w:rsidP="00BF5ABA">
      <w:pPr>
        <w:rPr>
          <w:rFonts w:ascii="宋体" w:eastAsia="宋体" w:hAnsi="宋体"/>
        </w:rPr>
      </w:pPr>
      <w:r w:rsidRPr="00C81BAD">
        <w:rPr>
          <w:rFonts w:ascii="宋体" w:eastAsia="宋体" w:hAnsi="宋体" w:hint="eastAsia"/>
        </w:rPr>
        <w:lastRenderedPageBreak/>
        <w:t>【代码】</w:t>
      </w:r>
    </w:p>
    <w:p w:rsidR="00BF5ABA" w:rsidRPr="00C81BAD" w:rsidRDefault="00BF5ABA" w:rsidP="00BF5ABA">
      <w:pPr>
        <w:pStyle w:val="3"/>
        <w:rPr>
          <w:rFonts w:ascii="宋体" w:eastAsia="宋体" w:hAnsi="宋体"/>
          <w:b w:val="0"/>
        </w:rPr>
      </w:pPr>
      <w:bookmarkStart w:id="12" w:name="_Toc523521095"/>
      <w:r w:rsidRPr="00C81BAD">
        <w:rPr>
          <w:rFonts w:ascii="宋体" w:eastAsia="宋体" w:hAnsi="宋体" w:hint="eastAsia"/>
          <w:b w:val="0"/>
        </w:rPr>
        <w:t>铜牌题-前置：01规划/分数规划</w:t>
      </w:r>
      <w:bookmarkEnd w:id="12"/>
    </w:p>
    <w:p w:rsidR="00BF5ABA" w:rsidRPr="00C81BAD" w:rsidRDefault="00BF5ABA" w:rsidP="00BF5ABA">
      <w:pPr>
        <w:rPr>
          <w:rFonts w:ascii="宋体" w:eastAsia="宋体" w:hAnsi="宋体"/>
        </w:rPr>
      </w:pPr>
      <w:r w:rsidRPr="00C81BAD">
        <w:rPr>
          <w:rFonts w:ascii="宋体" w:eastAsia="宋体" w:hAnsi="宋体" w:hint="eastAsia"/>
        </w:rPr>
        <w:t>牛客网2018暑期多校5A-</w:t>
      </w:r>
      <w:r w:rsidRPr="00C81BAD">
        <w:rPr>
          <w:rFonts w:ascii="宋体" w:eastAsia="宋体" w:hAnsi="宋体"/>
        </w:rPr>
        <w:t>gpa</w:t>
      </w:r>
    </w:p>
    <w:p w:rsidR="00BF5ABA" w:rsidRPr="00C81BAD" w:rsidRDefault="00BF5ABA" w:rsidP="00BF5ABA">
      <w:pPr>
        <w:pStyle w:val="3"/>
        <w:rPr>
          <w:rFonts w:ascii="宋体" w:eastAsia="宋体" w:hAnsi="宋体"/>
          <w:b w:val="0"/>
        </w:rPr>
      </w:pPr>
      <w:bookmarkStart w:id="13" w:name="_Toc523521096"/>
      <w:r w:rsidRPr="00C81BAD">
        <w:rPr>
          <w:rFonts w:ascii="宋体" w:eastAsia="宋体" w:hAnsi="宋体" w:hint="eastAsia"/>
          <w:b w:val="0"/>
        </w:rPr>
        <w:t>铜牌题-前置：无</w:t>
      </w:r>
      <w:bookmarkEnd w:id="13"/>
    </w:p>
    <w:p w:rsidR="00BF5ABA" w:rsidRPr="00C81BAD" w:rsidRDefault="00BF5ABA" w:rsidP="00BF5ABA">
      <w:pPr>
        <w:widowControl/>
        <w:rPr>
          <w:rFonts w:ascii="宋体" w:eastAsia="宋体" w:hAnsi="宋体"/>
        </w:rPr>
      </w:pPr>
      <w:r w:rsidRPr="00C81BAD">
        <w:rPr>
          <w:rFonts w:ascii="宋体" w:eastAsia="宋体" w:hAnsi="宋体" w:hint="eastAsia"/>
        </w:rPr>
        <w:t>牛客网2018暑期多校7C-</w:t>
      </w:r>
      <w:hyperlink r:id="rId10" w:tgtFrame="_blank" w:history="1">
        <w:r w:rsidRPr="00C81BAD">
          <w:rPr>
            <w:rFonts w:ascii="宋体" w:eastAsia="宋体" w:hAnsi="宋体"/>
          </w:rPr>
          <w:t>Bit Compression</w:t>
        </w:r>
      </w:hyperlink>
    </w:p>
    <w:p w:rsidR="00BF5ABA" w:rsidRPr="00C81BAD" w:rsidRDefault="00BF5ABA" w:rsidP="00BF5ABA">
      <w:pPr>
        <w:rPr>
          <w:rFonts w:ascii="宋体" w:eastAsia="宋体" w:hAnsi="宋体"/>
        </w:rPr>
      </w:pPr>
      <w:r w:rsidRPr="00C81BAD">
        <w:rPr>
          <w:rFonts w:ascii="宋体" w:eastAsia="宋体" w:hAnsi="宋体" w:hint="eastAsia"/>
        </w:rPr>
        <w:t>【TAG】卡常 搜索</w:t>
      </w:r>
    </w:p>
    <w:p w:rsidR="00BF5ABA" w:rsidRPr="00C81BAD" w:rsidRDefault="00BF5ABA" w:rsidP="00BF5ABA">
      <w:pPr>
        <w:pStyle w:val="3"/>
        <w:rPr>
          <w:rFonts w:ascii="宋体" w:eastAsia="宋体" w:hAnsi="宋体"/>
          <w:b w:val="0"/>
        </w:rPr>
      </w:pPr>
      <w:bookmarkStart w:id="14" w:name="_Toc523521097"/>
      <w:r w:rsidRPr="00C81BAD">
        <w:rPr>
          <w:rFonts w:ascii="宋体" w:eastAsia="宋体" w:hAnsi="宋体" w:hint="eastAsia"/>
          <w:b w:val="0"/>
        </w:rPr>
        <w:t>（尝试*</w:t>
      </w:r>
      <w:r w:rsidRPr="00C81BAD">
        <w:rPr>
          <w:rFonts w:ascii="宋体" w:eastAsia="宋体" w:hAnsi="宋体"/>
          <w:b w:val="0"/>
        </w:rPr>
        <w:t>1</w:t>
      </w:r>
      <w:r w:rsidRPr="00C81BAD">
        <w:rPr>
          <w:rFonts w:ascii="宋体" w:eastAsia="宋体" w:hAnsi="宋体" w:hint="eastAsia"/>
          <w:b w:val="0"/>
        </w:rPr>
        <w:t>）铜牌题-前置：无</w:t>
      </w:r>
      <w:bookmarkEnd w:id="14"/>
    </w:p>
    <w:p w:rsidR="00BF5ABA" w:rsidRPr="00C81BAD" w:rsidRDefault="00BF5ABA" w:rsidP="00BF5ABA">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暑期多校2I-</w:t>
      </w:r>
      <w:r w:rsidRPr="00C81BAD">
        <w:rPr>
          <w:rFonts w:ascii="宋体" w:eastAsia="宋体" w:hAnsi="宋体"/>
        </w:rPr>
        <w:t>Car</w:t>
      </w:r>
    </w:p>
    <w:p w:rsidR="00BF5ABA" w:rsidRPr="00C81BAD" w:rsidRDefault="00BF5ABA" w:rsidP="00BF5ABA">
      <w:pPr>
        <w:pStyle w:val="3"/>
        <w:rPr>
          <w:rFonts w:ascii="宋体" w:eastAsia="宋体" w:hAnsi="宋体"/>
          <w:b w:val="0"/>
        </w:rPr>
      </w:pPr>
      <w:bookmarkStart w:id="15" w:name="_Toc523521098"/>
      <w:r w:rsidRPr="00C81BAD">
        <w:rPr>
          <w:rFonts w:ascii="宋体" w:eastAsia="宋体" w:hAnsi="宋体" w:hint="eastAsia"/>
          <w:b w:val="0"/>
        </w:rPr>
        <w:t>（尝试*</w:t>
      </w:r>
      <w:r w:rsidRPr="00C81BAD">
        <w:rPr>
          <w:rFonts w:ascii="宋体" w:eastAsia="宋体" w:hAnsi="宋体"/>
          <w:b w:val="0"/>
        </w:rPr>
        <w:t>1</w:t>
      </w:r>
      <w:r w:rsidRPr="00C81BAD">
        <w:rPr>
          <w:rFonts w:ascii="宋体" w:eastAsia="宋体" w:hAnsi="宋体" w:hint="eastAsia"/>
          <w:b w:val="0"/>
        </w:rPr>
        <w:t>）铜牌题-前置：无</w:t>
      </w:r>
      <w:bookmarkEnd w:id="15"/>
    </w:p>
    <w:p w:rsidR="00BF5ABA" w:rsidRPr="00C81BAD" w:rsidRDefault="00BF5ABA" w:rsidP="00BF5ABA">
      <w:pPr>
        <w:rPr>
          <w:rFonts w:ascii="宋体" w:eastAsia="宋体" w:hAnsi="宋体"/>
        </w:rPr>
      </w:pPr>
      <w:r w:rsidRPr="00C81BAD">
        <w:rPr>
          <w:rFonts w:ascii="宋体" w:eastAsia="宋体" w:hAnsi="宋体" w:hint="eastAsia"/>
        </w:rPr>
        <w:t>2018杭电暑期多校1B-</w:t>
      </w:r>
      <w:r w:rsidRPr="00C81BAD">
        <w:rPr>
          <w:rFonts w:ascii="宋体" w:eastAsia="宋体" w:hAnsi="宋体"/>
        </w:rPr>
        <w:t>HDU6299</w:t>
      </w:r>
      <w:r w:rsidRPr="00C81BAD">
        <w:rPr>
          <w:rFonts w:ascii="宋体" w:eastAsia="宋体" w:hAnsi="宋体" w:hint="eastAsia"/>
        </w:rPr>
        <w:t>-</w:t>
      </w:r>
      <w:r w:rsidRPr="00C81BAD">
        <w:rPr>
          <w:rFonts w:ascii="宋体" w:eastAsia="宋体" w:hAnsi="宋体"/>
        </w:rPr>
        <w:t>Balanced Sequence</w:t>
      </w:r>
    </w:p>
    <w:p w:rsidR="00BF5ABA" w:rsidRPr="00C81BAD" w:rsidRDefault="00BF5ABA" w:rsidP="00BF5ABA">
      <w:pPr>
        <w:rPr>
          <w:rFonts w:ascii="宋体" w:eastAsia="宋体" w:hAnsi="宋体"/>
        </w:rPr>
      </w:pPr>
      <w:r w:rsidRPr="00C81BAD">
        <w:rPr>
          <w:rFonts w:ascii="宋体" w:eastAsia="宋体" w:hAnsi="宋体" w:hint="eastAsia"/>
        </w:rPr>
        <w:t>【题意】</w:t>
      </w:r>
    </w:p>
    <w:p w:rsidR="00BF5ABA" w:rsidRPr="00C81BAD" w:rsidRDefault="00BF5ABA" w:rsidP="00BF5ABA">
      <w:pPr>
        <w:rPr>
          <w:rFonts w:ascii="宋体" w:eastAsia="宋体" w:hAnsi="宋体"/>
        </w:rPr>
      </w:pPr>
      <w:r w:rsidRPr="00C81BAD">
        <w:rPr>
          <w:rFonts w:ascii="宋体" w:eastAsia="宋体" w:hAnsi="宋体" w:hint="eastAsia"/>
        </w:rPr>
        <w:t>【TAG】</w:t>
      </w:r>
    </w:p>
    <w:p w:rsidR="00BF5ABA" w:rsidRPr="00C81BAD" w:rsidRDefault="00BF5ABA" w:rsidP="00BF5ABA">
      <w:pPr>
        <w:rPr>
          <w:rFonts w:ascii="宋体" w:eastAsia="宋体" w:hAnsi="宋体"/>
        </w:rPr>
      </w:pPr>
      <w:r w:rsidRPr="00C81BAD">
        <w:rPr>
          <w:rFonts w:ascii="宋体" w:eastAsia="宋体" w:hAnsi="宋体" w:hint="eastAsia"/>
        </w:rPr>
        <w:t>【题解】</w:t>
      </w:r>
    </w:p>
    <w:p w:rsidR="00BF5ABA" w:rsidRPr="00C81BAD" w:rsidRDefault="00BF5ABA" w:rsidP="00BF5ABA">
      <w:pPr>
        <w:rPr>
          <w:rFonts w:ascii="宋体" w:eastAsia="宋体" w:hAnsi="宋体"/>
        </w:rPr>
      </w:pPr>
      <w:r w:rsidRPr="00C81BAD">
        <w:rPr>
          <w:rFonts w:ascii="宋体" w:eastAsia="宋体" w:hAnsi="宋体" w:hint="eastAsia"/>
        </w:rPr>
        <w:t>【代码】</w:t>
      </w:r>
    </w:p>
    <w:p w:rsidR="00BF5ABA" w:rsidRPr="00C81BAD" w:rsidRDefault="00BF5ABA" w:rsidP="00BF5ABA">
      <w:pPr>
        <w:pStyle w:val="3"/>
        <w:rPr>
          <w:rFonts w:ascii="宋体" w:eastAsia="宋体" w:hAnsi="宋体"/>
          <w:b w:val="0"/>
        </w:rPr>
      </w:pPr>
      <w:bookmarkStart w:id="16" w:name="_Toc523521099"/>
      <w:r w:rsidRPr="00C81BAD">
        <w:rPr>
          <w:rFonts w:ascii="宋体" w:eastAsia="宋体" w:hAnsi="宋体" w:hint="eastAsia"/>
          <w:b w:val="0"/>
        </w:rPr>
        <w:t>银牌题-前置：LCA</w:t>
      </w:r>
      <w:bookmarkEnd w:id="16"/>
    </w:p>
    <w:p w:rsidR="00BF5ABA" w:rsidRPr="00C81BAD" w:rsidRDefault="00BF5ABA" w:rsidP="00BF5ABA">
      <w:pPr>
        <w:rPr>
          <w:rFonts w:ascii="宋体" w:eastAsia="宋体" w:hAnsi="宋体"/>
        </w:rPr>
      </w:pPr>
      <w:r w:rsidRPr="00C81BAD">
        <w:rPr>
          <w:rFonts w:ascii="宋体" w:eastAsia="宋体" w:hAnsi="宋体"/>
        </w:rPr>
        <w:t>2018</w:t>
      </w:r>
      <w:r w:rsidRPr="00C81BAD">
        <w:rPr>
          <w:rFonts w:ascii="宋体" w:eastAsia="宋体" w:hAnsi="宋体" w:hint="eastAsia"/>
        </w:rPr>
        <w:t>杭电暑期多校7-</w:t>
      </w:r>
      <w:r w:rsidRPr="00C81BAD">
        <w:rPr>
          <w:rFonts w:ascii="宋体" w:eastAsia="宋体" w:hAnsi="宋体"/>
        </w:rPr>
        <w:t>1008</w:t>
      </w:r>
      <w:r w:rsidRPr="00C81BAD">
        <w:rPr>
          <w:rFonts w:ascii="宋体" w:eastAsia="宋体" w:hAnsi="宋体" w:hint="eastAsia"/>
        </w:rPr>
        <w:t>-</w:t>
      </w:r>
      <w:r w:rsidRPr="00C81BAD">
        <w:rPr>
          <w:rFonts w:ascii="宋体" w:eastAsia="宋体" w:hAnsi="宋体"/>
        </w:rPr>
        <w:t xml:space="preserve"> </w:t>
      </w:r>
      <w:hyperlink r:id="rId11" w:history="1">
        <w:r w:rsidRPr="00C81BAD">
          <w:rPr>
            <w:rFonts w:ascii="宋体" w:eastAsia="宋体" w:hAnsi="宋体"/>
          </w:rPr>
          <w:t>Traffic Network in Numazu</w:t>
        </w:r>
      </w:hyperlink>
      <w:r w:rsidRPr="00C81BAD">
        <w:rPr>
          <w:rFonts w:ascii="宋体" w:eastAsia="宋体" w:hAnsi="宋体" w:hint="eastAsia"/>
        </w:rPr>
        <w:t>-</w:t>
      </w:r>
      <w:r w:rsidRPr="00C81BAD">
        <w:rPr>
          <w:rFonts w:ascii="宋体" w:eastAsia="宋体" w:hAnsi="宋体"/>
        </w:rPr>
        <w:t>HDU</w:t>
      </w:r>
      <w:r w:rsidRPr="00C81BAD">
        <w:rPr>
          <w:rFonts w:ascii="宋体" w:eastAsia="宋体" w:hAnsi="宋体" w:hint="eastAsia"/>
        </w:rPr>
        <w:t>-</w:t>
      </w:r>
      <w:r w:rsidRPr="00C81BAD">
        <w:rPr>
          <w:rFonts w:ascii="宋体" w:eastAsia="宋体" w:hAnsi="宋体"/>
        </w:rPr>
        <w:t>6393</w:t>
      </w:r>
    </w:p>
    <w:p w:rsidR="00BF5ABA" w:rsidRPr="00C81BAD" w:rsidRDefault="00BF5ABA" w:rsidP="00BF5ABA">
      <w:pPr>
        <w:rPr>
          <w:rFonts w:ascii="宋体" w:eastAsia="宋体" w:hAnsi="宋体"/>
        </w:rPr>
      </w:pPr>
      <w:r w:rsidRPr="00C81BAD">
        <w:rPr>
          <w:rFonts w:ascii="宋体" w:eastAsia="宋体" w:hAnsi="宋体" w:hint="eastAsia"/>
        </w:rPr>
        <w:t>【TAG】</w:t>
      </w:r>
    </w:p>
    <w:p w:rsidR="008106F4" w:rsidRPr="00C81BAD" w:rsidRDefault="008106F4" w:rsidP="008106F4">
      <w:pPr>
        <w:pStyle w:val="3"/>
        <w:rPr>
          <w:rFonts w:ascii="宋体" w:eastAsia="宋体" w:hAnsi="宋体"/>
          <w:b w:val="0"/>
        </w:rPr>
      </w:pPr>
      <w:bookmarkStart w:id="17" w:name="_Toc523521100"/>
      <w:r w:rsidRPr="00C81BAD">
        <w:rPr>
          <w:rFonts w:ascii="宋体" w:eastAsia="宋体" w:hAnsi="宋体" w:hint="eastAsia"/>
          <w:b w:val="0"/>
        </w:rPr>
        <w:t>银牌题-前置：</w:t>
      </w:r>
      <w:r w:rsidR="004763B6" w:rsidRPr="00C81BAD">
        <w:rPr>
          <w:rFonts w:ascii="宋体" w:eastAsia="宋体" w:hAnsi="宋体" w:hint="eastAsia"/>
          <w:b w:val="0"/>
        </w:rPr>
        <w:t>快速沃尔什变换（</w:t>
      </w:r>
      <w:r w:rsidR="008E37E2" w:rsidRPr="00C81BAD">
        <w:rPr>
          <w:rFonts w:ascii="宋体" w:eastAsia="宋体" w:hAnsi="宋体" w:hint="eastAsia"/>
          <w:b w:val="0"/>
        </w:rPr>
        <w:t>FWT</w:t>
      </w:r>
      <w:r w:rsidR="004763B6" w:rsidRPr="00C81BAD">
        <w:rPr>
          <w:rFonts w:ascii="宋体" w:eastAsia="宋体" w:hAnsi="宋体" w:hint="eastAsia"/>
          <w:b w:val="0"/>
        </w:rPr>
        <w:t>）</w:t>
      </w:r>
      <w:bookmarkEnd w:id="17"/>
    </w:p>
    <w:p w:rsidR="008106F4" w:rsidRPr="00C81BAD" w:rsidRDefault="008106F4" w:rsidP="00E108B8">
      <w:pPr>
        <w:rPr>
          <w:rFonts w:ascii="宋体" w:eastAsia="宋体" w:hAnsi="宋体"/>
        </w:rPr>
      </w:pPr>
      <w:r w:rsidRPr="00C81BAD">
        <w:rPr>
          <w:rFonts w:ascii="宋体" w:eastAsia="宋体" w:hAnsi="宋体" w:hint="eastAsia"/>
        </w:rPr>
        <w:t>牛客网2018暑期多校8H-</w:t>
      </w:r>
      <w:r w:rsidRPr="00C81BAD">
        <w:rPr>
          <w:rFonts w:ascii="宋体" w:eastAsia="宋体" w:hAnsi="宋体"/>
        </w:rPr>
        <w:t>Playing Games</w:t>
      </w:r>
    </w:p>
    <w:p w:rsidR="008106F4" w:rsidRPr="00C81BAD" w:rsidRDefault="008106F4" w:rsidP="00E108B8">
      <w:pPr>
        <w:rPr>
          <w:rFonts w:ascii="宋体" w:eastAsia="宋体" w:hAnsi="宋体"/>
        </w:rPr>
      </w:pPr>
      <w:r w:rsidRPr="00C81BAD">
        <w:rPr>
          <w:rFonts w:ascii="宋体" w:eastAsia="宋体" w:hAnsi="宋体" w:hint="eastAsia"/>
        </w:rPr>
        <w:t>【TAG】博弈论 尼姆博弈</w:t>
      </w:r>
    </w:p>
    <w:p w:rsidR="00A81436" w:rsidRPr="00C81BAD" w:rsidRDefault="00A81436" w:rsidP="00A81436">
      <w:pPr>
        <w:pStyle w:val="3"/>
        <w:rPr>
          <w:rFonts w:ascii="宋体" w:eastAsia="宋体" w:hAnsi="宋体"/>
          <w:b w:val="0"/>
        </w:rPr>
      </w:pPr>
      <w:bookmarkStart w:id="18" w:name="_Toc523521101"/>
      <w:r w:rsidRPr="00C81BAD">
        <w:rPr>
          <w:rFonts w:ascii="宋体" w:eastAsia="宋体" w:hAnsi="宋体" w:hint="eastAsia"/>
          <w:b w:val="0"/>
        </w:rPr>
        <w:t>（队友AC）铜牌题-前置：无</w:t>
      </w:r>
      <w:bookmarkEnd w:id="18"/>
    </w:p>
    <w:p w:rsidR="00A81436" w:rsidRPr="00C81BAD" w:rsidRDefault="00A81436" w:rsidP="00572776">
      <w:pPr>
        <w:rPr>
          <w:rFonts w:ascii="宋体" w:eastAsia="宋体" w:hAnsi="宋体"/>
        </w:rPr>
      </w:pPr>
      <w:r w:rsidRPr="00C81BAD">
        <w:rPr>
          <w:rFonts w:ascii="宋体" w:eastAsia="宋体" w:hAnsi="宋体" w:hint="eastAsia"/>
        </w:rPr>
        <w:t>牛客网20</w:t>
      </w:r>
      <w:r w:rsidRPr="00C81BAD">
        <w:rPr>
          <w:rFonts w:ascii="宋体" w:eastAsia="宋体" w:hAnsi="宋体"/>
        </w:rPr>
        <w:t>18</w:t>
      </w:r>
      <w:r w:rsidRPr="00C81BAD">
        <w:rPr>
          <w:rFonts w:ascii="宋体" w:eastAsia="宋体" w:hAnsi="宋体" w:hint="eastAsia"/>
        </w:rPr>
        <w:t>暑期多校8</w:t>
      </w:r>
      <w:r w:rsidRPr="00C81BAD">
        <w:rPr>
          <w:rFonts w:ascii="宋体" w:eastAsia="宋体" w:hAnsi="宋体"/>
        </w:rPr>
        <w:t>B</w:t>
      </w:r>
      <w:r w:rsidRPr="00C81BAD">
        <w:rPr>
          <w:rFonts w:ascii="宋体" w:eastAsia="宋体" w:hAnsi="宋体" w:hint="eastAsia"/>
        </w:rPr>
        <w:t>-</w:t>
      </w:r>
      <w:r w:rsidRPr="00C81BAD">
        <w:rPr>
          <w:rFonts w:ascii="宋体" w:eastAsia="宋体" w:hAnsi="宋体"/>
        </w:rPr>
        <w:t>Filling Pools</w:t>
      </w:r>
    </w:p>
    <w:p w:rsidR="00A81436" w:rsidRPr="00C81BAD" w:rsidRDefault="00A81436" w:rsidP="00572776">
      <w:pPr>
        <w:rPr>
          <w:rFonts w:ascii="宋体" w:eastAsia="宋体" w:hAnsi="宋体"/>
        </w:rPr>
      </w:pPr>
      <w:r w:rsidRPr="00C81BAD">
        <w:rPr>
          <w:rFonts w:ascii="宋体" w:eastAsia="宋体" w:hAnsi="宋体" w:hint="eastAsia"/>
        </w:rPr>
        <w:t>【TAG】OEIS 找规律</w:t>
      </w:r>
    </w:p>
    <w:p w:rsidR="00A81436" w:rsidRPr="00C81BAD" w:rsidRDefault="00A81436" w:rsidP="00A81436">
      <w:pPr>
        <w:pStyle w:val="3"/>
        <w:rPr>
          <w:rFonts w:ascii="宋体" w:eastAsia="宋体" w:hAnsi="宋体"/>
          <w:b w:val="0"/>
        </w:rPr>
      </w:pPr>
      <w:bookmarkStart w:id="19" w:name="_Toc523521102"/>
      <w:r w:rsidRPr="00C81BAD">
        <w:rPr>
          <w:rFonts w:ascii="宋体" w:eastAsia="宋体" w:hAnsi="宋体" w:hint="eastAsia"/>
          <w:b w:val="0"/>
        </w:rPr>
        <w:lastRenderedPageBreak/>
        <w:t>（队友AC）签到题-前置：无</w:t>
      </w:r>
      <w:bookmarkEnd w:id="19"/>
    </w:p>
    <w:p w:rsidR="00A81436" w:rsidRPr="00C81BAD" w:rsidRDefault="00A81436" w:rsidP="00A81436">
      <w:pPr>
        <w:rPr>
          <w:rFonts w:ascii="宋体" w:eastAsia="宋体" w:hAnsi="宋体"/>
        </w:rPr>
      </w:pPr>
      <w:r w:rsidRPr="00C81BAD">
        <w:rPr>
          <w:rFonts w:ascii="宋体" w:eastAsia="宋体" w:hAnsi="宋体" w:hint="eastAsia"/>
        </w:rPr>
        <w:t>牛客网20</w:t>
      </w:r>
      <w:r w:rsidRPr="00C81BAD">
        <w:rPr>
          <w:rFonts w:ascii="宋体" w:eastAsia="宋体" w:hAnsi="宋体"/>
        </w:rPr>
        <w:t>18</w:t>
      </w:r>
      <w:r w:rsidRPr="00C81BAD">
        <w:rPr>
          <w:rFonts w:ascii="宋体" w:eastAsia="宋体" w:hAnsi="宋体" w:hint="eastAsia"/>
        </w:rPr>
        <w:t>暑期多校8</w:t>
      </w:r>
      <w:r w:rsidRPr="00C81BAD">
        <w:rPr>
          <w:rFonts w:ascii="宋体" w:eastAsia="宋体" w:hAnsi="宋体"/>
        </w:rPr>
        <w:t>G-Counting regions</w:t>
      </w:r>
    </w:p>
    <w:p w:rsidR="00A81436" w:rsidRPr="00C81BAD" w:rsidRDefault="00A81436" w:rsidP="00572776">
      <w:pPr>
        <w:rPr>
          <w:rFonts w:ascii="宋体" w:eastAsia="宋体" w:hAnsi="宋体"/>
        </w:rPr>
      </w:pPr>
      <w:r w:rsidRPr="00C81BAD">
        <w:rPr>
          <w:rFonts w:ascii="宋体" w:eastAsia="宋体" w:hAnsi="宋体" w:hint="eastAsia"/>
        </w:rPr>
        <w:t>【TAG】OEIS 找规律</w:t>
      </w:r>
    </w:p>
    <w:p w:rsidR="005D7CFC" w:rsidRPr="00C81BAD" w:rsidRDefault="005D7CFC" w:rsidP="005D7CFC">
      <w:pPr>
        <w:pStyle w:val="3"/>
        <w:rPr>
          <w:rFonts w:ascii="宋体" w:eastAsia="宋体" w:hAnsi="宋体"/>
          <w:b w:val="0"/>
        </w:rPr>
      </w:pPr>
      <w:bookmarkStart w:id="20" w:name="_Toc523521103"/>
      <w:r w:rsidRPr="00C81BAD">
        <w:rPr>
          <w:rFonts w:ascii="宋体" w:eastAsia="宋体" w:hAnsi="宋体" w:hint="eastAsia"/>
          <w:b w:val="0"/>
        </w:rPr>
        <w:t>（队友AC）铜牌题-前置：无</w:t>
      </w:r>
      <w:bookmarkEnd w:id="20"/>
    </w:p>
    <w:p w:rsidR="005D7CFC" w:rsidRPr="00C81BAD" w:rsidRDefault="005D7CFC" w:rsidP="005D7CFC">
      <w:pPr>
        <w:rPr>
          <w:rFonts w:ascii="宋体" w:eastAsia="宋体" w:hAnsi="宋体"/>
        </w:rPr>
      </w:pPr>
      <w:r w:rsidRPr="00C81BAD">
        <w:rPr>
          <w:rFonts w:ascii="宋体" w:eastAsia="宋体" w:hAnsi="宋体" w:hint="eastAsia"/>
        </w:rPr>
        <w:t>2018杭电暑期多校7-</w:t>
      </w:r>
      <w:r w:rsidRPr="00C81BAD">
        <w:rPr>
          <w:rFonts w:ascii="宋体" w:eastAsia="宋体" w:hAnsi="宋体"/>
        </w:rPr>
        <w:t>1010</w:t>
      </w:r>
      <w:r w:rsidRPr="00C81BAD">
        <w:rPr>
          <w:rFonts w:ascii="宋体" w:eastAsia="宋体" w:hAnsi="宋体" w:hint="eastAsia"/>
        </w:rPr>
        <w:t>-</w:t>
      </w:r>
      <w:hyperlink r:id="rId12" w:history="1">
        <w:r w:rsidRPr="00C81BAD">
          <w:rPr>
            <w:rFonts w:ascii="宋体" w:eastAsia="宋体" w:hAnsi="宋体"/>
          </w:rPr>
          <w:t>Sequence</w:t>
        </w:r>
      </w:hyperlink>
      <w:r w:rsidRPr="00C81BAD">
        <w:rPr>
          <w:rFonts w:ascii="宋体" w:eastAsia="宋体" w:hAnsi="宋体" w:hint="eastAsia"/>
        </w:rPr>
        <w:t>-</w:t>
      </w:r>
      <w:r w:rsidRPr="00C81BAD">
        <w:rPr>
          <w:rFonts w:ascii="宋体" w:eastAsia="宋体" w:hAnsi="宋体"/>
        </w:rPr>
        <w:t>HDU</w:t>
      </w:r>
      <w:r w:rsidRPr="00C81BAD">
        <w:rPr>
          <w:rFonts w:ascii="宋体" w:eastAsia="宋体" w:hAnsi="宋体" w:hint="eastAsia"/>
        </w:rPr>
        <w:t>-</w:t>
      </w:r>
      <w:r w:rsidRPr="00C81BAD">
        <w:rPr>
          <w:rFonts w:ascii="宋体" w:eastAsia="宋体" w:hAnsi="宋体"/>
        </w:rPr>
        <w:t>6395</w:t>
      </w:r>
    </w:p>
    <w:p w:rsidR="005D7CFC" w:rsidRPr="00C81BAD" w:rsidRDefault="005D7CFC" w:rsidP="00572776">
      <w:pPr>
        <w:rPr>
          <w:rFonts w:ascii="宋体" w:eastAsia="宋体" w:hAnsi="宋体"/>
        </w:rPr>
      </w:pPr>
      <w:r w:rsidRPr="00C81BAD">
        <w:rPr>
          <w:rFonts w:ascii="宋体" w:eastAsia="宋体" w:hAnsi="宋体" w:hint="eastAsia"/>
        </w:rPr>
        <w:t>【TAG】矩阵快速幂 数论 递推</w:t>
      </w:r>
    </w:p>
    <w:p w:rsidR="00F24997" w:rsidRPr="00C81BAD" w:rsidRDefault="00F24997" w:rsidP="00612BFC">
      <w:pPr>
        <w:pStyle w:val="3"/>
        <w:rPr>
          <w:rFonts w:ascii="宋体" w:eastAsia="宋体" w:hAnsi="宋体"/>
          <w:b w:val="0"/>
        </w:rPr>
      </w:pPr>
      <w:bookmarkStart w:id="21" w:name="_Toc523521104"/>
      <w:r w:rsidRPr="00C81BAD">
        <w:rPr>
          <w:rFonts w:ascii="宋体" w:eastAsia="宋体" w:hAnsi="宋体" w:hint="eastAsia"/>
          <w:b w:val="0"/>
        </w:rPr>
        <w:t>（队友AC）铜牌题-前置：无</w:t>
      </w:r>
      <w:bookmarkEnd w:id="21"/>
    </w:p>
    <w:p w:rsidR="00612BFC" w:rsidRPr="00C81BAD" w:rsidRDefault="00612BFC" w:rsidP="00AF2A14">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暑期多校6</w:t>
      </w:r>
      <w:r w:rsidRPr="00C81BAD">
        <w:rPr>
          <w:rFonts w:ascii="宋体" w:eastAsia="宋体" w:hAnsi="宋体"/>
        </w:rPr>
        <w:t>C</w:t>
      </w:r>
      <w:r w:rsidRPr="00C81BAD">
        <w:rPr>
          <w:rFonts w:ascii="宋体" w:eastAsia="宋体" w:hAnsi="宋体" w:hint="eastAsia"/>
        </w:rPr>
        <w:t>-</w:t>
      </w:r>
      <w:hyperlink r:id="rId13" w:tgtFrame="_blank" w:history="1">
        <w:r w:rsidRPr="00C81BAD">
          <w:rPr>
            <w:rFonts w:ascii="宋体" w:eastAsia="宋体" w:hAnsi="宋体"/>
          </w:rPr>
          <w:t>Generation I</w:t>
        </w:r>
      </w:hyperlink>
    </w:p>
    <w:p w:rsidR="00612BFC" w:rsidRPr="00C81BAD" w:rsidRDefault="00612BFC" w:rsidP="00AF2A14">
      <w:pPr>
        <w:rPr>
          <w:rFonts w:ascii="宋体" w:eastAsia="宋体" w:hAnsi="宋体"/>
        </w:rPr>
      </w:pPr>
      <w:r w:rsidRPr="00C81BAD">
        <w:rPr>
          <w:rFonts w:ascii="宋体" w:eastAsia="宋体" w:hAnsi="宋体" w:hint="eastAsia"/>
        </w:rPr>
        <w:t>【TAG】排列组合 OEIS</w:t>
      </w:r>
    </w:p>
    <w:p w:rsidR="00612BFC" w:rsidRPr="00C81BAD" w:rsidRDefault="00612BFC" w:rsidP="00AF2A14">
      <w:pPr>
        <w:rPr>
          <w:rFonts w:ascii="宋体" w:eastAsia="宋体" w:hAnsi="宋体"/>
        </w:rPr>
      </w:pPr>
      <w:r w:rsidRPr="00C81BAD">
        <w:rPr>
          <w:rFonts w:ascii="宋体" w:eastAsia="宋体" w:hAnsi="宋体" w:hint="eastAsia"/>
        </w:rPr>
        <w:t>【题解】队友在OEIS上发现了一个很强的规律，即得出的答案在除以m之后，首先n和m交换后的这个值是一样的，其次这个值在OEIS上直接有现成公式，所以就解决了。赛后发现其实是直接推公式也不是太难。</w:t>
      </w:r>
    </w:p>
    <w:p w:rsidR="00825D2A" w:rsidRPr="00C81BAD" w:rsidRDefault="00825D2A" w:rsidP="00825D2A">
      <w:pPr>
        <w:pStyle w:val="3"/>
        <w:rPr>
          <w:rFonts w:ascii="宋体" w:eastAsia="宋体" w:hAnsi="宋体"/>
          <w:b w:val="0"/>
        </w:rPr>
      </w:pPr>
      <w:bookmarkStart w:id="22" w:name="_Toc523521105"/>
      <w:r w:rsidRPr="00C81BAD">
        <w:rPr>
          <w:rFonts w:ascii="宋体" w:eastAsia="宋体" w:hAnsi="宋体" w:hint="eastAsia"/>
          <w:b w:val="0"/>
        </w:rPr>
        <w:t>（队友AC）铜牌题-前置：无</w:t>
      </w:r>
      <w:bookmarkEnd w:id="22"/>
    </w:p>
    <w:p w:rsidR="00825D2A" w:rsidRPr="00C81BAD" w:rsidRDefault="00825D2A" w:rsidP="00AF2A14">
      <w:pPr>
        <w:rPr>
          <w:rFonts w:ascii="宋体" w:eastAsia="宋体" w:hAnsi="宋体"/>
        </w:rPr>
      </w:pPr>
      <w:r w:rsidRPr="00C81BAD">
        <w:rPr>
          <w:rFonts w:ascii="宋体" w:eastAsia="宋体" w:hAnsi="宋体" w:hint="eastAsia"/>
        </w:rPr>
        <w:t>2018杭电暑期多校第6场-</w:t>
      </w:r>
      <w:r w:rsidRPr="00C81BAD">
        <w:rPr>
          <w:rFonts w:ascii="宋体" w:eastAsia="宋体" w:hAnsi="宋体"/>
        </w:rPr>
        <w:t>1009</w:t>
      </w:r>
      <w:r w:rsidRPr="00C81BAD">
        <w:rPr>
          <w:rFonts w:ascii="宋体" w:eastAsia="宋体" w:hAnsi="宋体" w:hint="eastAsia"/>
        </w:rPr>
        <w:t>-</w:t>
      </w:r>
      <w:r w:rsidRPr="00C81BAD">
        <w:rPr>
          <w:rFonts w:ascii="宋体" w:eastAsia="宋体" w:hAnsi="宋体"/>
        </w:rPr>
        <w:t>Werewolf</w:t>
      </w:r>
      <w:r w:rsidRPr="00C81BAD">
        <w:rPr>
          <w:rFonts w:ascii="宋体" w:eastAsia="宋体" w:hAnsi="宋体" w:hint="eastAsia"/>
        </w:rPr>
        <w:t>-</w:t>
      </w:r>
      <w:r w:rsidRPr="00C81BAD">
        <w:rPr>
          <w:rFonts w:ascii="宋体" w:eastAsia="宋体" w:hAnsi="宋体"/>
        </w:rPr>
        <w:t>HDU6370</w:t>
      </w:r>
    </w:p>
    <w:p w:rsidR="00825D2A" w:rsidRPr="00C81BAD" w:rsidRDefault="00825D2A" w:rsidP="00AF2A14">
      <w:pPr>
        <w:rPr>
          <w:rFonts w:ascii="宋体" w:eastAsia="宋体" w:hAnsi="宋体"/>
        </w:rPr>
      </w:pPr>
      <w:r w:rsidRPr="00C81BAD">
        <w:rPr>
          <w:rFonts w:ascii="宋体" w:eastAsia="宋体" w:hAnsi="宋体" w:hint="eastAsia"/>
        </w:rPr>
        <w:t>【TAG】推理 图论 环 基环树</w:t>
      </w:r>
    </w:p>
    <w:p w:rsidR="008106F4" w:rsidRPr="00C81BAD" w:rsidRDefault="008106F4" w:rsidP="007B3A11">
      <w:pPr>
        <w:pStyle w:val="3"/>
        <w:rPr>
          <w:rFonts w:ascii="宋体" w:eastAsia="宋体" w:hAnsi="宋体"/>
          <w:b w:val="0"/>
        </w:rPr>
      </w:pPr>
      <w:bookmarkStart w:id="23" w:name="_Toc523521106"/>
      <w:r w:rsidRPr="00C81BAD">
        <w:rPr>
          <w:rFonts w:ascii="宋体" w:eastAsia="宋体" w:hAnsi="宋体" w:hint="eastAsia"/>
          <w:b w:val="0"/>
        </w:rPr>
        <w:t>（队友AC）签到题-前置：无</w:t>
      </w:r>
      <w:bookmarkEnd w:id="23"/>
    </w:p>
    <w:p w:rsidR="007B3A11" w:rsidRPr="00C81BAD" w:rsidRDefault="007B3A11" w:rsidP="00AF2A14">
      <w:pPr>
        <w:rPr>
          <w:rFonts w:ascii="宋体" w:eastAsia="宋体" w:hAnsi="宋体"/>
        </w:rPr>
      </w:pPr>
      <w:r w:rsidRPr="00C81BAD">
        <w:rPr>
          <w:rFonts w:ascii="宋体" w:eastAsia="宋体" w:hAnsi="宋体" w:hint="eastAsia"/>
        </w:rPr>
        <w:t>牛客网2018暑期多校7</w:t>
      </w:r>
      <w:r w:rsidRPr="00C81BAD">
        <w:rPr>
          <w:rFonts w:ascii="宋体" w:eastAsia="宋体" w:hAnsi="宋体"/>
        </w:rPr>
        <w:t>A</w:t>
      </w:r>
      <w:r w:rsidRPr="00C81BAD">
        <w:rPr>
          <w:rFonts w:ascii="宋体" w:eastAsia="宋体" w:hAnsi="宋体" w:hint="eastAsia"/>
        </w:rPr>
        <w:t>-</w:t>
      </w:r>
      <w:hyperlink r:id="rId14" w:tgtFrame="_blank" w:history="1">
        <w:r w:rsidRPr="00C81BAD">
          <w:rPr>
            <w:rFonts w:ascii="宋体" w:eastAsia="宋体" w:hAnsi="宋体"/>
          </w:rPr>
          <w:t>Minimum Cost Perfect Matching</w:t>
        </w:r>
      </w:hyperlink>
    </w:p>
    <w:p w:rsidR="007B3A11" w:rsidRPr="00C81BAD" w:rsidRDefault="007B3A11" w:rsidP="00AF2A14">
      <w:pPr>
        <w:rPr>
          <w:rFonts w:ascii="宋体" w:eastAsia="宋体" w:hAnsi="宋体"/>
        </w:rPr>
      </w:pPr>
      <w:r w:rsidRPr="00C81BAD">
        <w:rPr>
          <w:rFonts w:ascii="宋体" w:eastAsia="宋体" w:hAnsi="宋体" w:hint="eastAsia"/>
        </w:rPr>
        <w:t>【TAG】构造 异或</w:t>
      </w:r>
    </w:p>
    <w:p w:rsidR="00CD3BB7" w:rsidRPr="00C81BAD" w:rsidRDefault="00CD3BB7" w:rsidP="00CD3BB7">
      <w:pPr>
        <w:pStyle w:val="3"/>
        <w:rPr>
          <w:rFonts w:ascii="宋体" w:eastAsia="宋体" w:hAnsi="宋体"/>
          <w:b w:val="0"/>
        </w:rPr>
      </w:pPr>
      <w:bookmarkStart w:id="24" w:name="_Toc523521107"/>
      <w:r w:rsidRPr="00C81BAD">
        <w:rPr>
          <w:rFonts w:ascii="宋体" w:eastAsia="宋体" w:hAnsi="宋体" w:hint="eastAsia"/>
          <w:b w:val="0"/>
        </w:rPr>
        <w:t>（队友AC</w:t>
      </w:r>
      <w:r w:rsidR="003B5C64" w:rsidRPr="00C81BAD">
        <w:rPr>
          <w:rFonts w:ascii="宋体" w:eastAsia="宋体" w:hAnsi="宋体" w:hint="eastAsia"/>
          <w:b w:val="0"/>
        </w:rPr>
        <w:t>）签到题</w:t>
      </w:r>
      <w:r w:rsidRPr="00C81BAD">
        <w:rPr>
          <w:rFonts w:ascii="宋体" w:eastAsia="宋体" w:hAnsi="宋体" w:hint="eastAsia"/>
          <w:b w:val="0"/>
        </w:rPr>
        <w:t>-前置：无</w:t>
      </w:r>
      <w:bookmarkEnd w:id="24"/>
    </w:p>
    <w:p w:rsidR="00CD3BB7" w:rsidRPr="00C81BAD" w:rsidRDefault="00CD3BB7" w:rsidP="00BB51E3">
      <w:pPr>
        <w:rPr>
          <w:rFonts w:ascii="宋体" w:eastAsia="宋体" w:hAnsi="宋体"/>
        </w:rPr>
      </w:pPr>
      <w:r w:rsidRPr="00C81BAD">
        <w:rPr>
          <w:rFonts w:ascii="宋体" w:eastAsia="宋体" w:hAnsi="宋体" w:hint="eastAsia"/>
        </w:rPr>
        <w:t>2018杭电暑期多校1D-</w:t>
      </w:r>
      <w:r w:rsidRPr="00C81BAD">
        <w:rPr>
          <w:rFonts w:ascii="宋体" w:eastAsia="宋体" w:hAnsi="宋体"/>
        </w:rPr>
        <w:t>HDU6301</w:t>
      </w:r>
      <w:r w:rsidRPr="00C81BAD">
        <w:rPr>
          <w:rFonts w:ascii="宋体" w:eastAsia="宋体" w:hAnsi="宋体" w:hint="eastAsia"/>
        </w:rPr>
        <w:t>-</w:t>
      </w:r>
      <w:r w:rsidRPr="00C81BAD">
        <w:rPr>
          <w:rFonts w:ascii="宋体" w:eastAsia="宋体" w:hAnsi="宋体"/>
        </w:rPr>
        <w:t>Distinct Values</w:t>
      </w:r>
    </w:p>
    <w:p w:rsidR="00CD3BB7" w:rsidRPr="00C81BAD" w:rsidRDefault="00CD3BB7" w:rsidP="00BB51E3">
      <w:pPr>
        <w:rPr>
          <w:rFonts w:ascii="宋体" w:eastAsia="宋体" w:hAnsi="宋体"/>
        </w:rPr>
      </w:pPr>
      <w:r w:rsidRPr="00C81BAD">
        <w:rPr>
          <w:rFonts w:ascii="宋体" w:eastAsia="宋体" w:hAnsi="宋体" w:hint="eastAsia"/>
        </w:rPr>
        <w:t>【题意】</w:t>
      </w:r>
    </w:p>
    <w:p w:rsidR="00CD3BB7" w:rsidRPr="00C81BAD" w:rsidRDefault="00CD3BB7" w:rsidP="00BB51E3">
      <w:pPr>
        <w:rPr>
          <w:rFonts w:ascii="宋体" w:eastAsia="宋体" w:hAnsi="宋体"/>
        </w:rPr>
      </w:pPr>
      <w:r w:rsidRPr="00C81BAD">
        <w:rPr>
          <w:rFonts w:ascii="宋体" w:eastAsia="宋体" w:hAnsi="宋体" w:hint="eastAsia"/>
        </w:rPr>
        <w:t>【TAG】</w:t>
      </w:r>
    </w:p>
    <w:p w:rsidR="00CD3BB7" w:rsidRPr="00C81BAD" w:rsidRDefault="00CD3BB7" w:rsidP="00BB51E3">
      <w:pPr>
        <w:rPr>
          <w:rFonts w:ascii="宋体" w:eastAsia="宋体" w:hAnsi="宋体"/>
        </w:rPr>
      </w:pPr>
      <w:r w:rsidRPr="00C81BAD">
        <w:rPr>
          <w:rFonts w:ascii="宋体" w:eastAsia="宋体" w:hAnsi="宋体" w:hint="eastAsia"/>
        </w:rPr>
        <w:t>【题解】</w:t>
      </w:r>
    </w:p>
    <w:p w:rsidR="00CD3BB7" w:rsidRPr="00C81BAD" w:rsidRDefault="00CD3BB7" w:rsidP="00BB51E3">
      <w:pPr>
        <w:rPr>
          <w:rFonts w:ascii="宋体" w:eastAsia="宋体" w:hAnsi="宋体"/>
        </w:rPr>
      </w:pPr>
      <w:r w:rsidRPr="00C81BAD">
        <w:rPr>
          <w:rFonts w:ascii="宋体" w:eastAsia="宋体" w:hAnsi="宋体" w:hint="eastAsia"/>
        </w:rPr>
        <w:t>【代码】</w:t>
      </w:r>
    </w:p>
    <w:p w:rsidR="00FB28F9" w:rsidRPr="00C81BAD" w:rsidRDefault="00FB28F9" w:rsidP="00FB28F9">
      <w:pPr>
        <w:pStyle w:val="3"/>
        <w:rPr>
          <w:rFonts w:ascii="宋体" w:eastAsia="宋体" w:hAnsi="宋体"/>
          <w:b w:val="0"/>
        </w:rPr>
      </w:pPr>
      <w:bookmarkStart w:id="25" w:name="_Toc523521108"/>
      <w:r w:rsidRPr="00C81BAD">
        <w:rPr>
          <w:rFonts w:ascii="宋体" w:eastAsia="宋体" w:hAnsi="宋体" w:hint="eastAsia"/>
          <w:b w:val="0"/>
        </w:rPr>
        <w:t>（队友AC</w:t>
      </w:r>
      <w:r w:rsidR="003B5C64" w:rsidRPr="00C81BAD">
        <w:rPr>
          <w:rFonts w:ascii="宋体" w:eastAsia="宋体" w:hAnsi="宋体" w:hint="eastAsia"/>
          <w:b w:val="0"/>
        </w:rPr>
        <w:t>）签到题</w:t>
      </w:r>
      <w:r w:rsidRPr="00C81BAD">
        <w:rPr>
          <w:rFonts w:ascii="宋体" w:eastAsia="宋体" w:hAnsi="宋体" w:hint="eastAsia"/>
          <w:b w:val="0"/>
        </w:rPr>
        <w:t>-前置：无</w:t>
      </w:r>
      <w:bookmarkEnd w:id="25"/>
    </w:p>
    <w:p w:rsidR="00FB28F9" w:rsidRPr="00C81BAD" w:rsidRDefault="00FB28F9" w:rsidP="00BB51E3">
      <w:pPr>
        <w:rPr>
          <w:rFonts w:ascii="宋体" w:eastAsia="宋体" w:hAnsi="宋体"/>
        </w:rPr>
      </w:pPr>
      <w:r w:rsidRPr="00C81BAD">
        <w:rPr>
          <w:rFonts w:ascii="宋体" w:eastAsia="宋体" w:hAnsi="宋体" w:hint="eastAsia"/>
        </w:rPr>
        <w:t>牛客网2018暑期多校4</w:t>
      </w:r>
      <w:r w:rsidRPr="00C81BAD">
        <w:rPr>
          <w:rFonts w:ascii="宋体" w:eastAsia="宋体" w:hAnsi="宋体"/>
        </w:rPr>
        <w:t>D</w:t>
      </w:r>
      <w:r w:rsidRPr="00C81BAD">
        <w:rPr>
          <w:rFonts w:ascii="宋体" w:eastAsia="宋体" w:hAnsi="宋体" w:hint="eastAsia"/>
        </w:rPr>
        <w:t>-</w:t>
      </w:r>
      <w:r w:rsidRPr="00C81BAD">
        <w:rPr>
          <w:rFonts w:ascii="宋体" w:eastAsia="宋体" w:hAnsi="宋体"/>
        </w:rPr>
        <w:t>Another Distinct Values</w:t>
      </w:r>
    </w:p>
    <w:p w:rsidR="00FB28F9" w:rsidRPr="00C81BAD" w:rsidRDefault="00FB28F9" w:rsidP="00BB51E3">
      <w:pPr>
        <w:rPr>
          <w:rFonts w:ascii="宋体" w:eastAsia="宋体" w:hAnsi="宋体"/>
        </w:rPr>
      </w:pPr>
      <w:r w:rsidRPr="00C81BAD">
        <w:rPr>
          <w:rFonts w:ascii="宋体" w:eastAsia="宋体" w:hAnsi="宋体" w:hint="eastAsia"/>
        </w:rPr>
        <w:lastRenderedPageBreak/>
        <w:t>【题意】</w:t>
      </w:r>
    </w:p>
    <w:p w:rsidR="00FB28F9" w:rsidRPr="00C81BAD" w:rsidRDefault="00FB28F9" w:rsidP="00BB51E3">
      <w:pPr>
        <w:rPr>
          <w:rFonts w:ascii="宋体" w:eastAsia="宋体" w:hAnsi="宋体"/>
        </w:rPr>
      </w:pPr>
      <w:r w:rsidRPr="00C81BAD">
        <w:rPr>
          <w:rFonts w:ascii="宋体" w:eastAsia="宋体" w:hAnsi="宋体" w:hint="eastAsia"/>
        </w:rPr>
        <w:t>【TAG】数学 构造</w:t>
      </w:r>
    </w:p>
    <w:p w:rsidR="00FB28F9" w:rsidRPr="00C81BAD" w:rsidRDefault="00FB28F9" w:rsidP="00BB51E3">
      <w:pPr>
        <w:rPr>
          <w:rFonts w:ascii="宋体" w:eastAsia="宋体" w:hAnsi="宋体"/>
        </w:rPr>
      </w:pPr>
      <w:r w:rsidRPr="00C81BAD">
        <w:rPr>
          <w:rFonts w:ascii="宋体" w:eastAsia="宋体" w:hAnsi="宋体" w:hint="eastAsia"/>
        </w:rPr>
        <w:t>【题解】</w:t>
      </w:r>
    </w:p>
    <w:p w:rsidR="00FB28F9" w:rsidRPr="00C81BAD" w:rsidRDefault="00FB28F9" w:rsidP="00BB51E3">
      <w:pPr>
        <w:rPr>
          <w:rFonts w:ascii="宋体" w:eastAsia="宋体" w:hAnsi="宋体"/>
        </w:rPr>
      </w:pPr>
      <w:r w:rsidRPr="00C81BAD">
        <w:rPr>
          <w:rFonts w:ascii="宋体" w:eastAsia="宋体" w:hAnsi="宋体" w:hint="eastAsia"/>
        </w:rPr>
        <w:t>【代码】</w:t>
      </w:r>
    </w:p>
    <w:p w:rsidR="00FB28F9" w:rsidRPr="00C81BAD" w:rsidRDefault="00FB28F9" w:rsidP="00FB28F9">
      <w:pPr>
        <w:pStyle w:val="3"/>
        <w:rPr>
          <w:rFonts w:ascii="宋体" w:eastAsia="宋体" w:hAnsi="宋体"/>
          <w:b w:val="0"/>
        </w:rPr>
      </w:pPr>
      <w:bookmarkStart w:id="26" w:name="_Toc523521109"/>
      <w:r w:rsidRPr="00C81BAD">
        <w:rPr>
          <w:rFonts w:ascii="宋体" w:eastAsia="宋体" w:hAnsi="宋体" w:hint="eastAsia"/>
          <w:b w:val="0"/>
        </w:rPr>
        <w:t>（队友AC</w:t>
      </w:r>
      <w:r w:rsidR="003B5C64" w:rsidRPr="00C81BAD">
        <w:rPr>
          <w:rFonts w:ascii="宋体" w:eastAsia="宋体" w:hAnsi="宋体" w:hint="eastAsia"/>
          <w:b w:val="0"/>
        </w:rPr>
        <w:t>）签到题</w:t>
      </w:r>
      <w:r w:rsidRPr="00C81BAD">
        <w:rPr>
          <w:rFonts w:ascii="宋体" w:eastAsia="宋体" w:hAnsi="宋体" w:hint="eastAsia"/>
          <w:b w:val="0"/>
        </w:rPr>
        <w:t>-前置：无</w:t>
      </w:r>
      <w:bookmarkEnd w:id="26"/>
    </w:p>
    <w:p w:rsidR="00FB28F9" w:rsidRPr="00C81BAD" w:rsidRDefault="00FB28F9" w:rsidP="00BB51E3">
      <w:pPr>
        <w:rPr>
          <w:rFonts w:ascii="宋体" w:eastAsia="宋体" w:hAnsi="宋体"/>
        </w:rPr>
      </w:pPr>
      <w:r w:rsidRPr="00C81BAD">
        <w:rPr>
          <w:rFonts w:ascii="宋体" w:eastAsia="宋体" w:hAnsi="宋体" w:hint="eastAsia"/>
        </w:rPr>
        <w:t>牛客网2018暑期多校4G-</w:t>
      </w:r>
      <w:r w:rsidRPr="00C81BAD">
        <w:rPr>
          <w:rFonts w:ascii="宋体" w:eastAsia="宋体" w:hAnsi="宋体"/>
        </w:rPr>
        <w:t>Maximum Mode</w:t>
      </w:r>
    </w:p>
    <w:p w:rsidR="00FB28F9" w:rsidRPr="00C81BAD" w:rsidRDefault="00FB28F9" w:rsidP="00BB51E3">
      <w:pPr>
        <w:rPr>
          <w:rFonts w:ascii="宋体" w:eastAsia="宋体" w:hAnsi="宋体"/>
        </w:rPr>
      </w:pPr>
      <w:r w:rsidRPr="00C81BAD">
        <w:rPr>
          <w:rFonts w:ascii="宋体" w:eastAsia="宋体" w:hAnsi="宋体" w:hint="eastAsia"/>
        </w:rPr>
        <w:t>【题意】</w:t>
      </w:r>
    </w:p>
    <w:p w:rsidR="00FB28F9" w:rsidRPr="00C81BAD" w:rsidRDefault="00FB28F9" w:rsidP="00BB51E3">
      <w:pPr>
        <w:rPr>
          <w:rFonts w:ascii="宋体" w:eastAsia="宋体" w:hAnsi="宋体"/>
        </w:rPr>
      </w:pPr>
      <w:r w:rsidRPr="00C81BAD">
        <w:rPr>
          <w:rFonts w:ascii="宋体" w:eastAsia="宋体" w:hAnsi="宋体" w:hint="eastAsia"/>
        </w:rPr>
        <w:t>【TAG】</w:t>
      </w:r>
    </w:p>
    <w:p w:rsidR="00FB28F9" w:rsidRPr="00C81BAD" w:rsidRDefault="00FB28F9" w:rsidP="00BB51E3">
      <w:pPr>
        <w:rPr>
          <w:rFonts w:ascii="宋体" w:eastAsia="宋体" w:hAnsi="宋体"/>
        </w:rPr>
      </w:pPr>
      <w:r w:rsidRPr="00C81BAD">
        <w:rPr>
          <w:rFonts w:ascii="宋体" w:eastAsia="宋体" w:hAnsi="宋体" w:hint="eastAsia"/>
        </w:rPr>
        <w:t>【题解】</w:t>
      </w:r>
    </w:p>
    <w:p w:rsidR="00FB28F9" w:rsidRPr="00C81BAD" w:rsidRDefault="00FB28F9" w:rsidP="00BB51E3">
      <w:pPr>
        <w:rPr>
          <w:rFonts w:ascii="宋体" w:eastAsia="宋体" w:hAnsi="宋体"/>
        </w:rPr>
      </w:pPr>
      <w:r w:rsidRPr="00C81BAD">
        <w:rPr>
          <w:rFonts w:ascii="宋体" w:eastAsia="宋体" w:hAnsi="宋体" w:hint="eastAsia"/>
        </w:rPr>
        <w:t>【代码】</w:t>
      </w:r>
    </w:p>
    <w:p w:rsidR="00F24997" w:rsidRPr="00C81BAD" w:rsidRDefault="00F24997" w:rsidP="00F24997">
      <w:pPr>
        <w:pStyle w:val="3"/>
        <w:rPr>
          <w:rFonts w:ascii="宋体" w:eastAsia="宋体" w:hAnsi="宋体"/>
          <w:b w:val="0"/>
        </w:rPr>
      </w:pPr>
      <w:bookmarkStart w:id="27" w:name="_Toc523521110"/>
      <w:r w:rsidRPr="00C81BAD">
        <w:rPr>
          <w:rFonts w:ascii="宋体" w:eastAsia="宋体" w:hAnsi="宋体" w:hint="eastAsia"/>
          <w:b w:val="0"/>
        </w:rPr>
        <w:t>（队友A</w:t>
      </w:r>
      <w:r w:rsidRPr="00C81BAD">
        <w:rPr>
          <w:rFonts w:ascii="宋体" w:eastAsia="宋体" w:hAnsi="宋体"/>
          <w:b w:val="0"/>
        </w:rPr>
        <w:t>C</w:t>
      </w:r>
      <w:r w:rsidRPr="00C81BAD">
        <w:rPr>
          <w:rFonts w:ascii="宋体" w:eastAsia="宋体" w:hAnsi="宋体" w:hint="eastAsia"/>
          <w:b w:val="0"/>
        </w:rPr>
        <w:t>）签到题-前置：无</w:t>
      </w:r>
      <w:bookmarkEnd w:id="27"/>
    </w:p>
    <w:p w:rsidR="00F24997" w:rsidRPr="00C81BAD" w:rsidRDefault="00F24997" w:rsidP="00BB51E3">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暑期多校6</w:t>
      </w:r>
      <w:r w:rsidRPr="00C81BAD">
        <w:rPr>
          <w:rFonts w:ascii="宋体" w:eastAsia="宋体" w:hAnsi="宋体"/>
        </w:rPr>
        <w:t>D</w:t>
      </w:r>
      <w:r w:rsidRPr="00C81BAD">
        <w:rPr>
          <w:rFonts w:ascii="宋体" w:eastAsia="宋体" w:hAnsi="宋体" w:hint="eastAsia"/>
        </w:rPr>
        <w:t>-</w:t>
      </w:r>
      <w:hyperlink r:id="rId15" w:tgtFrame="_blank" w:history="1">
        <w:r w:rsidRPr="00C81BAD">
          <w:rPr>
            <w:rFonts w:ascii="宋体" w:eastAsia="宋体" w:hAnsi="宋体"/>
          </w:rPr>
          <w:t>Bulbasaur</w:t>
        </w:r>
      </w:hyperlink>
    </w:p>
    <w:p w:rsidR="00F24997" w:rsidRPr="00C81BAD" w:rsidRDefault="00F24997" w:rsidP="00BB51E3">
      <w:pPr>
        <w:rPr>
          <w:rFonts w:ascii="宋体" w:eastAsia="宋体" w:hAnsi="宋体"/>
        </w:rPr>
      </w:pPr>
      <w:r w:rsidRPr="00C81BAD">
        <w:rPr>
          <w:rFonts w:ascii="宋体" w:eastAsia="宋体" w:hAnsi="宋体" w:hint="eastAsia"/>
        </w:rPr>
        <w:t>【T</w:t>
      </w:r>
      <w:r w:rsidRPr="00C81BAD">
        <w:rPr>
          <w:rFonts w:ascii="宋体" w:eastAsia="宋体" w:hAnsi="宋体"/>
        </w:rPr>
        <w:t>AG</w:t>
      </w:r>
      <w:r w:rsidRPr="00C81BAD">
        <w:rPr>
          <w:rFonts w:ascii="宋体" w:eastAsia="宋体" w:hAnsi="宋体" w:hint="eastAsia"/>
        </w:rPr>
        <w:t>】签到题</w:t>
      </w:r>
    </w:p>
    <w:p w:rsidR="00F24997" w:rsidRPr="00C81BAD" w:rsidRDefault="00F24997" w:rsidP="00F24997">
      <w:pPr>
        <w:pStyle w:val="3"/>
        <w:rPr>
          <w:rFonts w:ascii="宋体" w:eastAsia="宋体" w:hAnsi="宋体"/>
          <w:b w:val="0"/>
        </w:rPr>
      </w:pPr>
      <w:bookmarkStart w:id="28" w:name="_Toc523521111"/>
      <w:r w:rsidRPr="00C81BAD">
        <w:rPr>
          <w:rFonts w:ascii="宋体" w:eastAsia="宋体" w:hAnsi="宋体" w:hint="eastAsia"/>
          <w:b w:val="0"/>
        </w:rPr>
        <w:t>（队友AC）签到题-前置：无</w:t>
      </w:r>
      <w:bookmarkEnd w:id="28"/>
    </w:p>
    <w:p w:rsidR="00F24997" w:rsidRPr="00C81BAD" w:rsidRDefault="00F24997" w:rsidP="00BB51E3">
      <w:pPr>
        <w:rPr>
          <w:rFonts w:ascii="宋体" w:eastAsia="宋体" w:hAnsi="宋体"/>
        </w:rPr>
      </w:pPr>
      <w:r w:rsidRPr="00C81BAD">
        <w:rPr>
          <w:rFonts w:ascii="宋体" w:eastAsia="宋体" w:hAnsi="宋体" w:hint="eastAsia"/>
        </w:rPr>
        <w:t>牛客网20</w:t>
      </w:r>
      <w:r w:rsidRPr="00C81BAD">
        <w:rPr>
          <w:rFonts w:ascii="宋体" w:eastAsia="宋体" w:hAnsi="宋体"/>
        </w:rPr>
        <w:t>18</w:t>
      </w:r>
      <w:r w:rsidRPr="00C81BAD">
        <w:rPr>
          <w:rFonts w:ascii="宋体" w:eastAsia="宋体" w:hAnsi="宋体" w:hint="eastAsia"/>
        </w:rPr>
        <w:t>暑期多校6</w:t>
      </w:r>
      <w:r w:rsidRPr="00C81BAD">
        <w:rPr>
          <w:rFonts w:ascii="宋体" w:eastAsia="宋体" w:hAnsi="宋体"/>
        </w:rPr>
        <w:t>J</w:t>
      </w:r>
      <w:r w:rsidRPr="00C81BAD">
        <w:rPr>
          <w:rFonts w:ascii="宋体" w:eastAsia="宋体" w:hAnsi="宋体" w:hint="eastAsia"/>
        </w:rPr>
        <w:t>-</w:t>
      </w:r>
      <w:hyperlink r:id="rId16" w:tgtFrame="_blank" w:history="1">
        <w:r w:rsidRPr="00C81BAD">
          <w:rPr>
            <w:rFonts w:ascii="宋体" w:eastAsia="宋体" w:hAnsi="宋体"/>
          </w:rPr>
          <w:t>Heritage of skywalkert</w:t>
        </w:r>
      </w:hyperlink>
    </w:p>
    <w:p w:rsidR="00F24997" w:rsidRPr="00C81BAD" w:rsidRDefault="00F24997" w:rsidP="00BB51E3">
      <w:pPr>
        <w:rPr>
          <w:rFonts w:ascii="宋体" w:eastAsia="宋体" w:hAnsi="宋体"/>
        </w:rPr>
      </w:pPr>
      <w:r w:rsidRPr="00C81BAD">
        <w:rPr>
          <w:rFonts w:ascii="宋体" w:eastAsia="宋体" w:hAnsi="宋体" w:hint="eastAsia"/>
        </w:rPr>
        <w:t>【T</w:t>
      </w:r>
      <w:r w:rsidRPr="00C81BAD">
        <w:rPr>
          <w:rFonts w:ascii="宋体" w:eastAsia="宋体" w:hAnsi="宋体"/>
        </w:rPr>
        <w:t>AG</w:t>
      </w:r>
      <w:r w:rsidRPr="00C81BAD">
        <w:rPr>
          <w:rFonts w:ascii="宋体" w:eastAsia="宋体" w:hAnsi="宋体" w:hint="eastAsia"/>
        </w:rPr>
        <w:t>】随机 签到题</w:t>
      </w:r>
    </w:p>
    <w:p w:rsidR="00784D8A" w:rsidRPr="00C81BAD" w:rsidRDefault="00784D8A" w:rsidP="00784D8A">
      <w:pPr>
        <w:pStyle w:val="3"/>
        <w:rPr>
          <w:rFonts w:ascii="宋体" w:eastAsia="宋体" w:hAnsi="宋体"/>
          <w:b w:val="0"/>
        </w:rPr>
      </w:pPr>
      <w:bookmarkStart w:id="29" w:name="_Toc523521112"/>
      <w:r w:rsidRPr="00C81BAD">
        <w:rPr>
          <w:rFonts w:ascii="宋体" w:eastAsia="宋体" w:hAnsi="宋体" w:hint="eastAsia"/>
          <w:b w:val="0"/>
        </w:rPr>
        <w:t>（队友AC）签到题-前置：无</w:t>
      </w:r>
      <w:bookmarkEnd w:id="29"/>
    </w:p>
    <w:p w:rsidR="00784D8A" w:rsidRPr="00C81BAD" w:rsidRDefault="00784D8A" w:rsidP="00784D8A">
      <w:pPr>
        <w:rPr>
          <w:rFonts w:ascii="宋体" w:eastAsia="宋体" w:hAnsi="宋体"/>
        </w:rPr>
      </w:pPr>
      <w:r w:rsidRPr="00C81BAD">
        <w:rPr>
          <w:rFonts w:ascii="宋体" w:eastAsia="宋体" w:hAnsi="宋体" w:hint="eastAsia"/>
        </w:rPr>
        <w:t>2018杭电暑期多校1A-</w:t>
      </w:r>
      <w:r w:rsidRPr="00C81BAD">
        <w:rPr>
          <w:rFonts w:ascii="宋体" w:eastAsia="宋体" w:hAnsi="宋体"/>
        </w:rPr>
        <w:t>HDU6308</w:t>
      </w:r>
      <w:r w:rsidRPr="00C81BAD">
        <w:rPr>
          <w:rFonts w:ascii="宋体" w:eastAsia="宋体" w:hAnsi="宋体" w:hint="eastAsia"/>
        </w:rPr>
        <w:t>-</w:t>
      </w:r>
      <w:r w:rsidRPr="00C81BAD">
        <w:rPr>
          <w:rFonts w:ascii="宋体" w:eastAsia="宋体" w:hAnsi="宋体"/>
        </w:rPr>
        <w:t>Time Zone</w:t>
      </w:r>
    </w:p>
    <w:p w:rsidR="00784D8A" w:rsidRPr="00C81BAD" w:rsidRDefault="00784D8A" w:rsidP="00784D8A">
      <w:pPr>
        <w:rPr>
          <w:rFonts w:ascii="宋体" w:eastAsia="宋体" w:hAnsi="宋体"/>
        </w:rPr>
      </w:pPr>
      <w:r w:rsidRPr="00C81BAD">
        <w:rPr>
          <w:rFonts w:ascii="宋体" w:eastAsia="宋体" w:hAnsi="宋体" w:hint="eastAsia"/>
        </w:rPr>
        <w:t>【题意】</w:t>
      </w:r>
    </w:p>
    <w:p w:rsidR="00784D8A" w:rsidRPr="00C81BAD" w:rsidRDefault="00784D8A" w:rsidP="00784D8A">
      <w:pPr>
        <w:rPr>
          <w:rFonts w:ascii="宋体" w:eastAsia="宋体" w:hAnsi="宋体"/>
        </w:rPr>
      </w:pPr>
      <w:r w:rsidRPr="00C81BAD">
        <w:rPr>
          <w:rFonts w:ascii="宋体" w:eastAsia="宋体" w:hAnsi="宋体" w:hint="eastAsia"/>
        </w:rPr>
        <w:t>【TAG】模拟</w:t>
      </w:r>
    </w:p>
    <w:p w:rsidR="00784D8A" w:rsidRPr="00C81BAD" w:rsidRDefault="00784D8A" w:rsidP="00784D8A">
      <w:pPr>
        <w:rPr>
          <w:rFonts w:ascii="宋体" w:eastAsia="宋体" w:hAnsi="宋体"/>
        </w:rPr>
      </w:pPr>
      <w:r w:rsidRPr="00C81BAD">
        <w:rPr>
          <w:rFonts w:ascii="宋体" w:eastAsia="宋体" w:hAnsi="宋体" w:hint="eastAsia"/>
        </w:rPr>
        <w:t>【题解】</w:t>
      </w:r>
    </w:p>
    <w:p w:rsidR="00784D8A" w:rsidRPr="00C81BAD" w:rsidRDefault="00784D8A" w:rsidP="00BB51E3">
      <w:pPr>
        <w:rPr>
          <w:rFonts w:ascii="宋体" w:eastAsia="宋体" w:hAnsi="宋体"/>
        </w:rPr>
      </w:pPr>
      <w:r w:rsidRPr="00C81BAD">
        <w:rPr>
          <w:rFonts w:ascii="宋体" w:eastAsia="宋体" w:hAnsi="宋体" w:hint="eastAsia"/>
        </w:rPr>
        <w:t>【代码】</w:t>
      </w:r>
    </w:p>
    <w:p w:rsidR="00825D2A" w:rsidRPr="00C81BAD" w:rsidRDefault="00825D2A" w:rsidP="00825D2A">
      <w:pPr>
        <w:pStyle w:val="3"/>
        <w:rPr>
          <w:rFonts w:ascii="宋体" w:eastAsia="宋体" w:hAnsi="宋体"/>
          <w:b w:val="0"/>
        </w:rPr>
      </w:pPr>
      <w:bookmarkStart w:id="30" w:name="_Toc523521113"/>
      <w:r w:rsidRPr="00C81BAD">
        <w:rPr>
          <w:rFonts w:ascii="宋体" w:eastAsia="宋体" w:hAnsi="宋体" w:hint="eastAsia"/>
          <w:b w:val="0"/>
        </w:rPr>
        <w:t>（队友AC）签到题-前置：无</w:t>
      </w:r>
      <w:bookmarkEnd w:id="30"/>
    </w:p>
    <w:p w:rsidR="00825D2A" w:rsidRPr="00C81BAD" w:rsidRDefault="00825D2A" w:rsidP="00BB51E3">
      <w:pPr>
        <w:rPr>
          <w:rFonts w:ascii="宋体" w:eastAsia="宋体" w:hAnsi="宋体"/>
        </w:rPr>
      </w:pPr>
      <w:r w:rsidRPr="00C81BAD">
        <w:rPr>
          <w:rFonts w:ascii="宋体" w:eastAsia="宋体" w:hAnsi="宋体" w:hint="eastAsia"/>
        </w:rPr>
        <w:t>2018杭电暑期多校第6场-</w:t>
      </w:r>
      <w:r w:rsidRPr="00C81BAD">
        <w:rPr>
          <w:rFonts w:ascii="宋体" w:eastAsia="宋体" w:hAnsi="宋体"/>
        </w:rPr>
        <w:t>1012</w:t>
      </w:r>
      <w:r w:rsidRPr="00C81BAD">
        <w:rPr>
          <w:rFonts w:ascii="宋体" w:eastAsia="宋体" w:hAnsi="宋体" w:hint="eastAsia"/>
        </w:rPr>
        <w:t>-</w:t>
      </w:r>
      <w:r w:rsidRPr="00C81BAD">
        <w:rPr>
          <w:rFonts w:ascii="宋体" w:eastAsia="宋体" w:hAnsi="宋体"/>
        </w:rPr>
        <w:t>Pinball-HDU6373</w:t>
      </w:r>
    </w:p>
    <w:p w:rsidR="00825D2A" w:rsidRPr="00C81BAD" w:rsidRDefault="00825D2A" w:rsidP="00BB51E3">
      <w:pPr>
        <w:rPr>
          <w:rFonts w:ascii="宋体" w:eastAsia="宋体" w:hAnsi="宋体"/>
        </w:rPr>
      </w:pPr>
      <w:r w:rsidRPr="00C81BAD">
        <w:rPr>
          <w:rFonts w:ascii="宋体" w:eastAsia="宋体" w:hAnsi="宋体" w:hint="eastAsia"/>
        </w:rPr>
        <w:t>【TAG】物理</w:t>
      </w:r>
    </w:p>
    <w:p w:rsidR="00BA4CBC" w:rsidRPr="00C81BAD" w:rsidRDefault="00BA4CBC" w:rsidP="00BA4CBC">
      <w:pPr>
        <w:pStyle w:val="3"/>
        <w:rPr>
          <w:rFonts w:ascii="宋体" w:eastAsia="宋体" w:hAnsi="宋体"/>
          <w:b w:val="0"/>
        </w:rPr>
      </w:pPr>
      <w:bookmarkStart w:id="31" w:name="_Toc523521114"/>
      <w:r w:rsidRPr="00C81BAD">
        <w:rPr>
          <w:rFonts w:ascii="宋体" w:eastAsia="宋体" w:hAnsi="宋体" w:hint="eastAsia"/>
          <w:b w:val="0"/>
        </w:rPr>
        <w:t>银牌题-前置：无</w:t>
      </w:r>
      <w:bookmarkEnd w:id="31"/>
    </w:p>
    <w:p w:rsidR="00BA4CBC" w:rsidRPr="00C81BAD" w:rsidRDefault="00BA4CBC" w:rsidP="00BB51E3">
      <w:pPr>
        <w:rPr>
          <w:rFonts w:ascii="宋体" w:eastAsia="宋体" w:hAnsi="宋体"/>
        </w:rPr>
      </w:pPr>
      <w:r w:rsidRPr="00C81BAD">
        <w:rPr>
          <w:rFonts w:ascii="宋体" w:eastAsia="宋体" w:hAnsi="宋体" w:hint="eastAsia"/>
        </w:rPr>
        <w:t>牛客网2018暑期多校2</w:t>
      </w:r>
      <w:r w:rsidRPr="00C81BAD">
        <w:rPr>
          <w:rFonts w:ascii="宋体" w:eastAsia="宋体" w:hAnsi="宋体"/>
        </w:rPr>
        <w:t>G</w:t>
      </w:r>
      <w:r w:rsidRPr="00C81BAD">
        <w:rPr>
          <w:rFonts w:ascii="宋体" w:eastAsia="宋体" w:hAnsi="宋体" w:hint="eastAsia"/>
        </w:rPr>
        <w:t>-</w:t>
      </w:r>
      <w:r w:rsidRPr="00C81BAD">
        <w:rPr>
          <w:rFonts w:ascii="宋体" w:eastAsia="宋体" w:hAnsi="宋体"/>
        </w:rPr>
        <w:t>transform</w:t>
      </w:r>
    </w:p>
    <w:p w:rsidR="00BA4CBC" w:rsidRPr="00C81BAD" w:rsidRDefault="00BA4CBC" w:rsidP="00BB51E3">
      <w:pPr>
        <w:rPr>
          <w:rFonts w:ascii="宋体" w:eastAsia="宋体" w:hAnsi="宋体"/>
        </w:rPr>
      </w:pPr>
      <w:r w:rsidRPr="00C81BAD">
        <w:rPr>
          <w:rFonts w:ascii="宋体" w:eastAsia="宋体" w:hAnsi="宋体" w:hint="eastAsia"/>
        </w:rPr>
        <w:t>【题意】</w:t>
      </w:r>
    </w:p>
    <w:p w:rsidR="00BA4CBC" w:rsidRPr="00C81BAD" w:rsidRDefault="00BA4CBC" w:rsidP="00BB51E3">
      <w:pPr>
        <w:rPr>
          <w:rFonts w:ascii="宋体" w:eastAsia="宋体" w:hAnsi="宋体"/>
        </w:rPr>
      </w:pPr>
      <w:r w:rsidRPr="00C81BAD">
        <w:rPr>
          <w:rFonts w:ascii="宋体" w:eastAsia="宋体" w:hAnsi="宋体" w:hint="eastAsia"/>
        </w:rPr>
        <w:lastRenderedPageBreak/>
        <w:t>【TAG】</w:t>
      </w:r>
    </w:p>
    <w:p w:rsidR="00BA4CBC" w:rsidRPr="00C81BAD" w:rsidRDefault="00BA4CBC" w:rsidP="00BB51E3">
      <w:pPr>
        <w:rPr>
          <w:rFonts w:ascii="宋体" w:eastAsia="宋体" w:hAnsi="宋体"/>
        </w:rPr>
      </w:pPr>
      <w:r w:rsidRPr="00C81BAD">
        <w:rPr>
          <w:rFonts w:ascii="宋体" w:eastAsia="宋体" w:hAnsi="宋体" w:hint="eastAsia"/>
        </w:rPr>
        <w:t>【题解】</w:t>
      </w:r>
    </w:p>
    <w:p w:rsidR="00BA4CBC" w:rsidRPr="00C81BAD" w:rsidRDefault="00BA4CBC" w:rsidP="00BB51E3">
      <w:pPr>
        <w:rPr>
          <w:rFonts w:ascii="宋体" w:eastAsia="宋体" w:hAnsi="宋体"/>
        </w:rPr>
      </w:pPr>
      <w:r w:rsidRPr="00C81BAD">
        <w:rPr>
          <w:rFonts w:ascii="宋体" w:eastAsia="宋体" w:hAnsi="宋体" w:hint="eastAsia"/>
        </w:rPr>
        <w:t>【代码】</w:t>
      </w:r>
    </w:p>
    <w:p w:rsidR="000952DE" w:rsidRPr="00C81BAD" w:rsidRDefault="000952DE" w:rsidP="000952DE">
      <w:pPr>
        <w:pStyle w:val="2"/>
        <w:rPr>
          <w:rFonts w:ascii="宋体" w:eastAsia="宋体" w:hAnsi="宋体"/>
          <w:b w:val="0"/>
        </w:rPr>
      </w:pPr>
      <w:bookmarkStart w:id="32" w:name="_Toc523521115"/>
      <w:r w:rsidRPr="00C81BAD">
        <w:rPr>
          <w:rFonts w:ascii="宋体" w:eastAsia="宋体" w:hAnsi="宋体" w:hint="eastAsia"/>
          <w:b w:val="0"/>
        </w:rPr>
        <w:t>&lt;cs</w:t>
      </w:r>
      <w:r w:rsidRPr="00C81BAD">
        <w:rPr>
          <w:rFonts w:ascii="宋体" w:eastAsia="宋体" w:hAnsi="宋体"/>
          <w:b w:val="0"/>
        </w:rPr>
        <w:t>tring&gt;</w:t>
      </w:r>
      <w:bookmarkEnd w:id="32"/>
    </w:p>
    <w:p w:rsidR="00EE55DD" w:rsidRPr="00C81BAD" w:rsidRDefault="00EE55DD" w:rsidP="00EE55DD">
      <w:pPr>
        <w:rPr>
          <w:rFonts w:ascii="宋体" w:eastAsia="宋体" w:hAnsi="宋体"/>
        </w:rPr>
      </w:pPr>
      <w:r w:rsidRPr="00C81BAD">
        <w:rPr>
          <w:rFonts w:ascii="宋体" w:eastAsia="宋体" w:hAnsi="宋体" w:hint="eastAsia"/>
        </w:rPr>
        <w:t>//</w:t>
      </w:r>
      <w:r w:rsidRPr="00C81BAD">
        <w:rPr>
          <w:rFonts w:ascii="宋体" w:eastAsia="宋体" w:hAnsi="宋体"/>
        </w:rPr>
        <w:t>strlen()</w:t>
      </w:r>
      <w:r w:rsidRPr="00C81BAD">
        <w:rPr>
          <w:rFonts w:ascii="宋体" w:eastAsia="宋体" w:hAnsi="宋体" w:hint="eastAsia"/>
        </w:rPr>
        <w:t>函数的复杂度是O</w:t>
      </w:r>
      <w:r w:rsidRPr="00C81BAD">
        <w:rPr>
          <w:rFonts w:ascii="宋体" w:eastAsia="宋体" w:hAnsi="宋体"/>
        </w:rPr>
        <w:t>(n)</w:t>
      </w:r>
      <w:r w:rsidRPr="00C81BAD">
        <w:rPr>
          <w:rFonts w:ascii="宋体" w:eastAsia="宋体" w:hAnsi="宋体" w:hint="eastAsia"/>
        </w:rPr>
        <w:t>要小心</w:t>
      </w:r>
    </w:p>
    <w:p w:rsidR="000952DE" w:rsidRPr="00C81BAD" w:rsidRDefault="000952DE" w:rsidP="000952DE">
      <w:pPr>
        <w:rPr>
          <w:rFonts w:ascii="宋体" w:eastAsia="宋体" w:hAnsi="宋体"/>
        </w:rPr>
      </w:pPr>
      <w:r w:rsidRPr="00C81BAD">
        <w:rPr>
          <w:rFonts w:ascii="宋体" w:eastAsia="宋体" w:hAnsi="宋体"/>
        </w:rPr>
        <w:t>//截取字符串</w:t>
      </w:r>
    </w:p>
    <w:p w:rsidR="000952DE" w:rsidRPr="00C81BAD" w:rsidRDefault="000952DE" w:rsidP="000952DE">
      <w:pPr>
        <w:rPr>
          <w:rFonts w:ascii="宋体" w:eastAsia="宋体" w:hAnsi="宋体"/>
        </w:rPr>
      </w:pPr>
      <w:r w:rsidRPr="00C81BAD">
        <w:rPr>
          <w:rFonts w:ascii="宋体" w:eastAsia="宋体" w:hAnsi="宋体"/>
        </w:rPr>
        <w:t>strncpy(char* ch,const char* pos,size_t len);</w:t>
      </w:r>
    </w:p>
    <w:p w:rsidR="000952DE" w:rsidRPr="00C81BAD" w:rsidRDefault="000952DE" w:rsidP="000952DE">
      <w:pPr>
        <w:rPr>
          <w:rFonts w:ascii="宋体" w:eastAsia="宋体" w:hAnsi="宋体"/>
        </w:rPr>
      </w:pPr>
      <w:r w:rsidRPr="00C81BAD">
        <w:rPr>
          <w:rFonts w:ascii="宋体" w:eastAsia="宋体" w:hAnsi="宋体"/>
        </w:rPr>
        <w:t>char s[100];</w:t>
      </w:r>
    </w:p>
    <w:p w:rsidR="000952DE" w:rsidRPr="00C81BAD" w:rsidRDefault="000952DE" w:rsidP="000952DE">
      <w:pPr>
        <w:rPr>
          <w:rFonts w:ascii="宋体" w:eastAsia="宋体" w:hAnsi="宋体"/>
        </w:rPr>
      </w:pPr>
      <w:r w:rsidRPr="00C81BAD">
        <w:rPr>
          <w:rFonts w:ascii="宋体" w:eastAsia="宋体" w:hAnsi="宋体"/>
        </w:rPr>
        <w:t>char *p;</w:t>
      </w:r>
    </w:p>
    <w:p w:rsidR="00F37F98" w:rsidRPr="00C81BAD" w:rsidRDefault="000952DE" w:rsidP="00F37F98">
      <w:pPr>
        <w:rPr>
          <w:rFonts w:ascii="宋体" w:eastAsia="宋体" w:hAnsi="宋体"/>
        </w:rPr>
      </w:pPr>
      <w:r w:rsidRPr="00C81BAD">
        <w:rPr>
          <w:rFonts w:ascii="宋体" w:eastAsia="宋体" w:hAnsi="宋体"/>
        </w:rPr>
        <w:t>strncpy(p,s+10,3);</w:t>
      </w:r>
      <w:r w:rsidR="00406382" w:rsidRPr="00C81BAD">
        <w:rPr>
          <w:rFonts w:ascii="宋体" w:eastAsia="宋体" w:hAnsi="宋体"/>
        </w:rPr>
        <w:t>//</w:t>
      </w:r>
      <w:r w:rsidR="00406382" w:rsidRPr="00C81BAD">
        <w:rPr>
          <w:rFonts w:ascii="宋体" w:eastAsia="宋体" w:hAnsi="宋体" w:hint="eastAsia"/>
        </w:rPr>
        <w:t>这个函数不会自动加</w:t>
      </w:r>
      <w:r w:rsidR="00406382" w:rsidRPr="00C81BAD">
        <w:rPr>
          <w:rFonts w:ascii="宋体" w:eastAsia="宋体" w:hAnsi="宋体"/>
        </w:rPr>
        <w:t>’\0’</w:t>
      </w:r>
    </w:p>
    <w:p w:rsidR="00B72B85" w:rsidRPr="00C81BAD" w:rsidRDefault="00B72B85" w:rsidP="00B72B85">
      <w:pPr>
        <w:pStyle w:val="2"/>
        <w:rPr>
          <w:rFonts w:ascii="宋体" w:eastAsia="宋体" w:hAnsi="宋体"/>
          <w:b w:val="0"/>
        </w:rPr>
      </w:pPr>
      <w:bookmarkStart w:id="33" w:name="_Toc523521116"/>
      <w:r w:rsidRPr="00C81BAD">
        <w:rPr>
          <w:rFonts w:ascii="宋体" w:eastAsia="宋体" w:hAnsi="宋体"/>
          <w:b w:val="0"/>
        </w:rPr>
        <w:t>C</w:t>
      </w:r>
      <w:r w:rsidRPr="00C81BAD">
        <w:rPr>
          <w:rFonts w:ascii="宋体" w:eastAsia="宋体" w:hAnsi="宋体" w:hint="eastAsia"/>
          <w:b w:val="0"/>
        </w:rPr>
        <w:t>++</w:t>
      </w:r>
      <w:r w:rsidRPr="00C81BAD">
        <w:rPr>
          <w:rFonts w:ascii="宋体" w:eastAsia="宋体" w:hAnsi="宋体"/>
          <w:b w:val="0"/>
        </w:rPr>
        <w:t xml:space="preserve"> string</w:t>
      </w:r>
      <w:r w:rsidRPr="00C81BAD">
        <w:rPr>
          <w:rFonts w:ascii="宋体" w:eastAsia="宋体" w:hAnsi="宋体" w:hint="eastAsia"/>
          <w:b w:val="0"/>
        </w:rPr>
        <w:t>类</w:t>
      </w:r>
      <w:bookmarkEnd w:id="33"/>
    </w:p>
    <w:p w:rsidR="00B72B85" w:rsidRPr="00C81BAD" w:rsidRDefault="00B72B85" w:rsidP="00B72B85">
      <w:pPr>
        <w:rPr>
          <w:rFonts w:ascii="宋体" w:eastAsia="宋体" w:hAnsi="宋体"/>
        </w:rPr>
      </w:pPr>
      <w:r w:rsidRPr="00C81BAD">
        <w:rPr>
          <w:rFonts w:ascii="宋体" w:eastAsia="宋体" w:hAnsi="宋体"/>
        </w:rPr>
        <w:t>//string反转,需包含头文件&lt;algorithmn&gt;</w:t>
      </w:r>
    </w:p>
    <w:p w:rsidR="00B72B85" w:rsidRPr="00C81BAD" w:rsidRDefault="00B72B85" w:rsidP="00B72B85">
      <w:pPr>
        <w:rPr>
          <w:rFonts w:ascii="宋体" w:eastAsia="宋体" w:hAnsi="宋体"/>
        </w:rPr>
      </w:pPr>
      <w:r w:rsidRPr="00C81BAD">
        <w:rPr>
          <w:rFonts w:ascii="宋体" w:eastAsia="宋体" w:hAnsi="宋体"/>
        </w:rPr>
        <w:t>reverse(s.begin(),s.end());</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//string和int类型互转，需包含头文件&lt;sstream&gt;和&lt;string&gt;</w:t>
      </w:r>
    </w:p>
    <w:p w:rsidR="00B72B85" w:rsidRPr="00C81BAD" w:rsidRDefault="00B72B85" w:rsidP="00B72B85">
      <w:pPr>
        <w:rPr>
          <w:rFonts w:ascii="宋体" w:eastAsia="宋体" w:hAnsi="宋体"/>
        </w:rPr>
      </w:pPr>
      <w:r w:rsidRPr="00C81BAD">
        <w:rPr>
          <w:rFonts w:ascii="宋体" w:eastAsia="宋体" w:hAnsi="宋体"/>
        </w:rPr>
        <w:t>void str2int(int &amp;int_temp,const string &amp;string_temp)</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r w:rsidRPr="00C81BAD">
        <w:rPr>
          <w:rFonts w:ascii="宋体" w:eastAsia="宋体" w:hAnsi="宋体"/>
        </w:rPr>
        <w:t xml:space="preserve">    stringstream stream(string_temp);</w:t>
      </w:r>
    </w:p>
    <w:p w:rsidR="00B72B85" w:rsidRPr="00C81BAD" w:rsidRDefault="00B72B85" w:rsidP="00B72B85">
      <w:pPr>
        <w:rPr>
          <w:rFonts w:ascii="宋体" w:eastAsia="宋体" w:hAnsi="宋体"/>
        </w:rPr>
      </w:pPr>
      <w:r w:rsidRPr="00C81BAD">
        <w:rPr>
          <w:rFonts w:ascii="宋体" w:eastAsia="宋体" w:hAnsi="宋体"/>
        </w:rPr>
        <w:t xml:space="preserve">    stream&gt;&gt;int_temp;</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void int2str(const int &amp;int_temp,string &amp;string_temp)</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r w:rsidRPr="00C81BAD">
        <w:rPr>
          <w:rFonts w:ascii="宋体" w:eastAsia="宋体" w:hAnsi="宋体"/>
        </w:rPr>
        <w:t xml:space="preserve">        stringstream stream;</w:t>
      </w:r>
    </w:p>
    <w:p w:rsidR="00B72B85" w:rsidRPr="00C81BAD" w:rsidRDefault="00B72B85" w:rsidP="00B72B85">
      <w:pPr>
        <w:rPr>
          <w:rFonts w:ascii="宋体" w:eastAsia="宋体" w:hAnsi="宋体"/>
        </w:rPr>
      </w:pPr>
      <w:r w:rsidRPr="00C81BAD">
        <w:rPr>
          <w:rFonts w:ascii="宋体" w:eastAsia="宋体" w:hAnsi="宋体"/>
        </w:rPr>
        <w:t xml:space="preserve">        stream&lt;&lt;int_temp;</w:t>
      </w:r>
    </w:p>
    <w:p w:rsidR="00B72B85" w:rsidRPr="00C81BAD" w:rsidRDefault="00B72B85" w:rsidP="00B72B85">
      <w:pPr>
        <w:rPr>
          <w:rFonts w:ascii="宋体" w:eastAsia="宋体" w:hAnsi="宋体"/>
        </w:rPr>
      </w:pPr>
      <w:r w:rsidRPr="00C81BAD">
        <w:rPr>
          <w:rFonts w:ascii="宋体" w:eastAsia="宋体" w:hAnsi="宋体"/>
        </w:rPr>
        <w:t xml:space="preserve">        string_temp=stream.str();   //此处也可以用 stream&gt;&gt;string_temp</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//任意数值类型的模板函数</w:t>
      </w:r>
    </w:p>
    <w:p w:rsidR="00B72B85" w:rsidRPr="00C81BAD" w:rsidRDefault="00B72B85" w:rsidP="00B72B85">
      <w:pPr>
        <w:rPr>
          <w:rFonts w:ascii="宋体" w:eastAsia="宋体" w:hAnsi="宋体"/>
        </w:rPr>
      </w:pPr>
      <w:r w:rsidRPr="00C81BAD">
        <w:rPr>
          <w:rFonts w:ascii="宋体" w:eastAsia="宋体" w:hAnsi="宋体"/>
        </w:rPr>
        <w:t>template &lt;class T&gt;</w:t>
      </w:r>
    </w:p>
    <w:p w:rsidR="00B72B85" w:rsidRPr="00C81BAD" w:rsidRDefault="00B72B85" w:rsidP="00B72B85">
      <w:pPr>
        <w:rPr>
          <w:rFonts w:ascii="宋体" w:eastAsia="宋体" w:hAnsi="宋体"/>
        </w:rPr>
      </w:pPr>
      <w:r w:rsidRPr="00C81BAD">
        <w:rPr>
          <w:rFonts w:ascii="宋体" w:eastAsia="宋体" w:hAnsi="宋体"/>
        </w:rPr>
        <w:t>T stringToNum(string&amp; str)</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r w:rsidRPr="00C81BAD">
        <w:rPr>
          <w:rFonts w:ascii="宋体" w:eastAsia="宋体" w:hAnsi="宋体"/>
        </w:rPr>
        <w:t xml:space="preserve">    istringstream iss(str);</w:t>
      </w:r>
    </w:p>
    <w:p w:rsidR="00B72B85" w:rsidRPr="00C81BAD" w:rsidRDefault="00B72B85" w:rsidP="00B72B85">
      <w:pPr>
        <w:rPr>
          <w:rFonts w:ascii="宋体" w:eastAsia="宋体" w:hAnsi="宋体"/>
        </w:rPr>
      </w:pPr>
      <w:r w:rsidRPr="00C81BAD">
        <w:rPr>
          <w:rFonts w:ascii="宋体" w:eastAsia="宋体" w:hAnsi="宋体"/>
        </w:rPr>
        <w:t xml:space="preserve">    T num;</w:t>
      </w:r>
    </w:p>
    <w:p w:rsidR="00B72B85" w:rsidRPr="00C81BAD" w:rsidRDefault="00B72B85" w:rsidP="00B72B85">
      <w:pPr>
        <w:rPr>
          <w:rFonts w:ascii="宋体" w:eastAsia="宋体" w:hAnsi="宋体"/>
        </w:rPr>
      </w:pPr>
      <w:r w:rsidRPr="00C81BAD">
        <w:rPr>
          <w:rFonts w:ascii="宋体" w:eastAsia="宋体" w:hAnsi="宋体"/>
        </w:rPr>
        <w:t xml:space="preserve">    iss &gt;&gt; num;</w:t>
      </w:r>
    </w:p>
    <w:p w:rsidR="00B72B85" w:rsidRPr="00C81BAD" w:rsidRDefault="00B72B85" w:rsidP="00B72B85">
      <w:pPr>
        <w:rPr>
          <w:rFonts w:ascii="宋体" w:eastAsia="宋体" w:hAnsi="宋体"/>
        </w:rPr>
      </w:pPr>
      <w:r w:rsidRPr="00C81BAD">
        <w:rPr>
          <w:rFonts w:ascii="宋体" w:eastAsia="宋体" w:hAnsi="宋体"/>
        </w:rPr>
        <w:t xml:space="preserve">    return num;</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template&lt;class T&gt;</w:t>
      </w:r>
    </w:p>
    <w:p w:rsidR="00B72B85" w:rsidRPr="00C81BAD" w:rsidRDefault="00B72B85" w:rsidP="00B72B85">
      <w:pPr>
        <w:rPr>
          <w:rFonts w:ascii="宋体" w:eastAsia="宋体" w:hAnsi="宋体"/>
        </w:rPr>
      </w:pPr>
      <w:r w:rsidRPr="00C81BAD">
        <w:rPr>
          <w:rFonts w:ascii="宋体" w:eastAsia="宋体" w:hAnsi="宋体"/>
        </w:rPr>
        <w:lastRenderedPageBreak/>
        <w:t>string numtoString(const T&amp; t){</w:t>
      </w:r>
    </w:p>
    <w:p w:rsidR="00B72B85" w:rsidRPr="00C81BAD" w:rsidRDefault="00B72B85" w:rsidP="00B72B85">
      <w:pPr>
        <w:rPr>
          <w:rFonts w:ascii="宋体" w:eastAsia="宋体" w:hAnsi="宋体"/>
        </w:rPr>
      </w:pPr>
      <w:r w:rsidRPr="00C81BAD">
        <w:rPr>
          <w:rFonts w:ascii="宋体" w:eastAsia="宋体" w:hAnsi="宋体"/>
        </w:rPr>
        <w:t xml:space="preserve">    ostringstream oss;  //创建一个格式化输出流</w:t>
      </w:r>
    </w:p>
    <w:p w:rsidR="00B72B85" w:rsidRPr="00C81BAD" w:rsidRDefault="00B72B85" w:rsidP="00B72B85">
      <w:pPr>
        <w:rPr>
          <w:rFonts w:ascii="宋体" w:eastAsia="宋体" w:hAnsi="宋体"/>
        </w:rPr>
      </w:pPr>
      <w:r w:rsidRPr="00C81BAD">
        <w:rPr>
          <w:rFonts w:ascii="宋体" w:eastAsia="宋体" w:hAnsi="宋体"/>
        </w:rPr>
        <w:t xml:space="preserve">    oss&lt;&lt;t;             //把值传递如流中</w:t>
      </w:r>
    </w:p>
    <w:p w:rsidR="00B72B85" w:rsidRPr="00C81BAD" w:rsidRDefault="00B72B85" w:rsidP="00B72B85">
      <w:pPr>
        <w:rPr>
          <w:rFonts w:ascii="宋体" w:eastAsia="宋体" w:hAnsi="宋体"/>
        </w:rPr>
      </w:pPr>
      <w:r w:rsidRPr="00C81BAD">
        <w:rPr>
          <w:rFonts w:ascii="宋体" w:eastAsia="宋体" w:hAnsi="宋体"/>
        </w:rPr>
        <w:t xml:space="preserve">    return oss.str();</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//读入一行</w:t>
      </w:r>
    </w:p>
    <w:p w:rsidR="00B72B85" w:rsidRPr="00C81BAD" w:rsidRDefault="00B72B85" w:rsidP="00B72B85">
      <w:pPr>
        <w:rPr>
          <w:rFonts w:ascii="宋体" w:eastAsia="宋体" w:hAnsi="宋体"/>
        </w:rPr>
      </w:pPr>
      <w:r w:rsidRPr="00C81BAD">
        <w:rPr>
          <w:rFonts w:ascii="宋体" w:eastAsia="宋体" w:hAnsi="宋体"/>
        </w:rPr>
        <w:t>string s;</w:t>
      </w:r>
    </w:p>
    <w:p w:rsidR="00B72B85" w:rsidRPr="00C81BAD" w:rsidRDefault="00B72B85" w:rsidP="00B72B85">
      <w:pPr>
        <w:rPr>
          <w:rFonts w:ascii="宋体" w:eastAsia="宋体" w:hAnsi="宋体"/>
        </w:rPr>
      </w:pPr>
      <w:r w:rsidRPr="00C81BAD">
        <w:rPr>
          <w:rFonts w:ascii="宋体" w:eastAsia="宋体" w:hAnsi="宋体"/>
        </w:rPr>
        <w:t>getline(cin,s);</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//读入直到空格（不包括空格）</w:t>
      </w:r>
    </w:p>
    <w:p w:rsidR="00B72B85" w:rsidRPr="00C81BAD" w:rsidRDefault="00B72B85" w:rsidP="00B72B85">
      <w:pPr>
        <w:rPr>
          <w:rFonts w:ascii="宋体" w:eastAsia="宋体" w:hAnsi="宋体"/>
        </w:rPr>
      </w:pPr>
      <w:r w:rsidRPr="00C81BAD">
        <w:rPr>
          <w:rFonts w:ascii="宋体" w:eastAsia="宋体" w:hAnsi="宋体"/>
        </w:rPr>
        <w:t>string s;</w:t>
      </w:r>
    </w:p>
    <w:p w:rsidR="00B72B85" w:rsidRPr="00C81BAD" w:rsidRDefault="00B72B85" w:rsidP="00B72B85">
      <w:pPr>
        <w:rPr>
          <w:rFonts w:ascii="宋体" w:eastAsia="宋体" w:hAnsi="宋体"/>
        </w:rPr>
      </w:pPr>
      <w:r w:rsidRPr="00C81BAD">
        <w:rPr>
          <w:rFonts w:ascii="宋体" w:eastAsia="宋体" w:hAnsi="宋体"/>
        </w:rPr>
        <w:t>cin&gt;&gt;s;</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//读入直到指定字符ch，这里ch不会被读入到s中，而且好像也不会存在于缓冲区中</w:t>
      </w:r>
    </w:p>
    <w:p w:rsidR="00B72B85" w:rsidRPr="00C81BAD" w:rsidRDefault="00B72B85" w:rsidP="00B72B85">
      <w:pPr>
        <w:rPr>
          <w:rFonts w:ascii="宋体" w:eastAsia="宋体" w:hAnsi="宋体"/>
        </w:rPr>
      </w:pPr>
      <w:r w:rsidRPr="00C81BAD">
        <w:rPr>
          <w:rFonts w:ascii="宋体" w:eastAsia="宋体" w:hAnsi="宋体"/>
        </w:rPr>
        <w:t>string s;</w:t>
      </w:r>
    </w:p>
    <w:p w:rsidR="00B72B85" w:rsidRPr="00C81BAD" w:rsidRDefault="00B72B85" w:rsidP="00B72B85">
      <w:pPr>
        <w:rPr>
          <w:rFonts w:ascii="宋体" w:eastAsia="宋体" w:hAnsi="宋体"/>
        </w:rPr>
      </w:pPr>
      <w:r w:rsidRPr="00C81BAD">
        <w:rPr>
          <w:rFonts w:ascii="宋体" w:eastAsia="宋体" w:hAnsi="宋体"/>
        </w:rPr>
        <w:t>getline(cin,s,ch);//第3个参数省略时默认为'\n'</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//字符串截取</w:t>
      </w:r>
    </w:p>
    <w:p w:rsidR="00B72B85" w:rsidRPr="00C81BAD" w:rsidRDefault="00B72B85" w:rsidP="00B72B85">
      <w:pPr>
        <w:rPr>
          <w:rFonts w:ascii="宋体" w:eastAsia="宋体" w:hAnsi="宋体"/>
        </w:rPr>
      </w:pPr>
      <w:r w:rsidRPr="00C81BAD">
        <w:rPr>
          <w:rFonts w:ascii="宋体" w:eastAsia="宋体" w:hAnsi="宋体"/>
        </w:rPr>
        <w:t>string s;</w:t>
      </w:r>
    </w:p>
    <w:p w:rsidR="00B72B85" w:rsidRPr="00C81BAD" w:rsidRDefault="00B72B85" w:rsidP="00B72B85">
      <w:pPr>
        <w:rPr>
          <w:rFonts w:ascii="宋体" w:eastAsia="宋体" w:hAnsi="宋体"/>
        </w:rPr>
      </w:pPr>
      <w:r w:rsidRPr="00C81BAD">
        <w:rPr>
          <w:rFonts w:ascii="宋体" w:eastAsia="宋体" w:hAnsi="宋体"/>
        </w:rPr>
        <w:t>s.substr(s,len);//注意第2个参数是截取的长度而不是结束的下标</w:t>
      </w:r>
    </w:p>
    <w:p w:rsidR="00F37F98" w:rsidRPr="00C81BAD" w:rsidRDefault="00F37F98" w:rsidP="00F37F98">
      <w:pPr>
        <w:pStyle w:val="2"/>
        <w:rPr>
          <w:rFonts w:ascii="宋体" w:eastAsia="宋体" w:hAnsi="宋体"/>
          <w:b w:val="0"/>
        </w:rPr>
      </w:pPr>
      <w:bookmarkStart w:id="34" w:name="_Toc523521117"/>
      <w:r w:rsidRPr="00C81BAD">
        <w:rPr>
          <w:rFonts w:ascii="宋体" w:eastAsia="宋体" w:hAnsi="宋体"/>
          <w:b w:val="0"/>
        </w:rPr>
        <w:t>new&amp;delete</w:t>
      </w:r>
      <w:bookmarkEnd w:id="34"/>
    </w:p>
    <w:p w:rsidR="00F37F98" w:rsidRPr="00C81BAD" w:rsidRDefault="00F37F98" w:rsidP="00F37F98">
      <w:pPr>
        <w:pStyle w:val="3"/>
        <w:rPr>
          <w:rFonts w:ascii="宋体" w:eastAsia="宋体" w:hAnsi="宋体"/>
          <w:b w:val="0"/>
        </w:rPr>
      </w:pPr>
      <w:bookmarkStart w:id="35" w:name="_Toc523521118"/>
      <w:r w:rsidRPr="00C81BAD">
        <w:rPr>
          <w:rFonts w:ascii="宋体" w:eastAsia="宋体" w:hAnsi="宋体" w:hint="eastAsia"/>
          <w:b w:val="0"/>
        </w:rPr>
        <w:t>创建并释放一维数组</w:t>
      </w:r>
      <w:bookmarkEnd w:id="35"/>
    </w:p>
    <w:p w:rsidR="00F37F98" w:rsidRPr="00C81BAD" w:rsidRDefault="00F37F98" w:rsidP="00F37F98">
      <w:pPr>
        <w:rPr>
          <w:rFonts w:ascii="宋体" w:eastAsia="宋体" w:hAnsi="宋体"/>
        </w:rPr>
      </w:pPr>
      <w:r w:rsidRPr="00C81BAD">
        <w:rPr>
          <w:rFonts w:ascii="宋体" w:eastAsia="宋体" w:hAnsi="宋体"/>
        </w:rPr>
        <w:t>#include&lt;iostream&gt;</w:t>
      </w:r>
    </w:p>
    <w:p w:rsidR="00F37F98" w:rsidRPr="00C81BAD" w:rsidRDefault="00F37F98" w:rsidP="00F37F98">
      <w:pPr>
        <w:rPr>
          <w:rFonts w:ascii="宋体" w:eastAsia="宋体" w:hAnsi="宋体"/>
        </w:rPr>
      </w:pPr>
      <w:r w:rsidRPr="00C81BAD">
        <w:rPr>
          <w:rFonts w:ascii="宋体" w:eastAsia="宋体" w:hAnsi="宋体"/>
        </w:rPr>
        <w:t>using namespace std;</w:t>
      </w:r>
    </w:p>
    <w:p w:rsidR="00F37F98" w:rsidRPr="00C81BAD" w:rsidRDefault="00F37F98" w:rsidP="00F37F98">
      <w:pPr>
        <w:rPr>
          <w:rFonts w:ascii="宋体" w:eastAsia="宋体" w:hAnsi="宋体"/>
        </w:rPr>
      </w:pPr>
      <w:r w:rsidRPr="00C81BAD">
        <w:rPr>
          <w:rFonts w:ascii="宋体" w:eastAsia="宋体" w:hAnsi="宋体"/>
        </w:rPr>
        <w:t>int main()</w:t>
      </w:r>
    </w:p>
    <w:p w:rsidR="00F37F98" w:rsidRPr="00C81BAD" w:rsidRDefault="00F37F98" w:rsidP="00F37F98">
      <w:pPr>
        <w:rPr>
          <w:rFonts w:ascii="宋体" w:eastAsia="宋体" w:hAnsi="宋体"/>
        </w:rPr>
      </w:pPr>
      <w:r w:rsidRPr="00C81BAD">
        <w:rPr>
          <w:rFonts w:ascii="宋体" w:eastAsia="宋体" w:hAnsi="宋体"/>
        </w:rPr>
        <w:t>{</w:t>
      </w:r>
    </w:p>
    <w:p w:rsidR="00F37F98" w:rsidRPr="00C81BAD" w:rsidRDefault="00F37F98" w:rsidP="00F37F98">
      <w:pPr>
        <w:rPr>
          <w:rFonts w:ascii="宋体" w:eastAsia="宋体" w:hAnsi="宋体"/>
        </w:rPr>
      </w:pPr>
      <w:r w:rsidRPr="00C81BAD">
        <w:rPr>
          <w:rFonts w:ascii="宋体" w:eastAsia="宋体" w:hAnsi="宋体"/>
        </w:rPr>
        <w:t xml:space="preserve">    int n;</w:t>
      </w:r>
    </w:p>
    <w:p w:rsidR="00F37F98" w:rsidRPr="00C81BAD" w:rsidRDefault="00F37F98" w:rsidP="00F37F98">
      <w:pPr>
        <w:rPr>
          <w:rFonts w:ascii="宋体" w:eastAsia="宋体" w:hAnsi="宋体"/>
        </w:rPr>
      </w:pPr>
      <w:r w:rsidRPr="00C81BAD">
        <w:rPr>
          <w:rFonts w:ascii="宋体" w:eastAsia="宋体" w:hAnsi="宋体"/>
        </w:rPr>
        <w:t xml:space="preserve">    cin&gt;&gt;n;</w:t>
      </w:r>
    </w:p>
    <w:p w:rsidR="00F37F98" w:rsidRPr="00C81BAD" w:rsidRDefault="00F37F98" w:rsidP="00F37F98">
      <w:pPr>
        <w:rPr>
          <w:rFonts w:ascii="宋体" w:eastAsia="宋体" w:hAnsi="宋体"/>
        </w:rPr>
      </w:pPr>
      <w:r w:rsidRPr="00C81BAD">
        <w:rPr>
          <w:rFonts w:ascii="宋体" w:eastAsia="宋体" w:hAnsi="宋体"/>
        </w:rPr>
        <w:t xml:space="preserve">    //分配动态一维数组 </w:t>
      </w:r>
    </w:p>
    <w:p w:rsidR="00F37F98" w:rsidRPr="00C81BAD" w:rsidRDefault="00F37F98" w:rsidP="00F37F98">
      <w:pPr>
        <w:rPr>
          <w:rFonts w:ascii="宋体" w:eastAsia="宋体" w:hAnsi="宋体"/>
        </w:rPr>
      </w:pPr>
      <w:r w:rsidRPr="00C81BAD">
        <w:rPr>
          <w:rFonts w:ascii="宋体" w:eastAsia="宋体" w:hAnsi="宋体"/>
        </w:rPr>
        <w:t xml:space="preserve">    int *arr=new int[n];</w:t>
      </w:r>
    </w:p>
    <w:p w:rsidR="00F37F98" w:rsidRPr="00C81BAD" w:rsidRDefault="00F37F98" w:rsidP="00F37F98">
      <w:pPr>
        <w:rPr>
          <w:rFonts w:ascii="宋体" w:eastAsia="宋体" w:hAnsi="宋体"/>
        </w:rPr>
      </w:pPr>
      <w:r w:rsidRPr="00C81BAD">
        <w:rPr>
          <w:rFonts w:ascii="宋体" w:eastAsia="宋体" w:hAnsi="宋体"/>
        </w:rPr>
        <w:t xml:space="preserve">    </w:t>
      </w:r>
    </w:p>
    <w:p w:rsidR="00F37F98" w:rsidRPr="00C81BAD" w:rsidRDefault="00F37F98" w:rsidP="00F37F98">
      <w:pPr>
        <w:rPr>
          <w:rFonts w:ascii="宋体" w:eastAsia="宋体" w:hAnsi="宋体"/>
        </w:rPr>
      </w:pPr>
      <w:r w:rsidRPr="00C81BAD">
        <w:rPr>
          <w:rFonts w:ascii="宋体" w:eastAsia="宋体" w:hAnsi="宋体"/>
        </w:rPr>
        <w:t xml:space="preserve">    for(int i=0;i&lt;n;i++)</w:t>
      </w:r>
    </w:p>
    <w:p w:rsidR="00F37F98" w:rsidRPr="00C81BAD" w:rsidRDefault="00F37F98" w:rsidP="00F37F98">
      <w:pPr>
        <w:rPr>
          <w:rFonts w:ascii="宋体" w:eastAsia="宋体" w:hAnsi="宋体"/>
        </w:rPr>
      </w:pPr>
      <w:r w:rsidRPr="00C81BAD">
        <w:rPr>
          <w:rFonts w:ascii="宋体" w:eastAsia="宋体" w:hAnsi="宋体"/>
        </w:rPr>
        <w:t xml:space="preserve">        cin&gt;&gt;arr[i];</w:t>
      </w:r>
    </w:p>
    <w:p w:rsidR="00F37F98" w:rsidRPr="00C81BAD" w:rsidRDefault="00F37F98" w:rsidP="00F37F98">
      <w:pPr>
        <w:rPr>
          <w:rFonts w:ascii="宋体" w:eastAsia="宋体" w:hAnsi="宋体"/>
        </w:rPr>
      </w:pPr>
      <w:r w:rsidRPr="00C81BAD">
        <w:rPr>
          <w:rFonts w:ascii="宋体" w:eastAsia="宋体" w:hAnsi="宋体"/>
        </w:rPr>
        <w:t xml:space="preserve">    for(int i=0;i&lt;n;i++)</w:t>
      </w:r>
    </w:p>
    <w:p w:rsidR="00F37F98" w:rsidRPr="00C81BAD" w:rsidRDefault="00F37F98" w:rsidP="00F37F98">
      <w:pPr>
        <w:rPr>
          <w:rFonts w:ascii="宋体" w:eastAsia="宋体" w:hAnsi="宋体"/>
        </w:rPr>
      </w:pPr>
      <w:r w:rsidRPr="00C81BAD">
        <w:rPr>
          <w:rFonts w:ascii="宋体" w:eastAsia="宋体" w:hAnsi="宋体"/>
        </w:rPr>
        <w:t xml:space="preserve">       cout&lt;&lt;arr[i]&lt;&lt;" ";</w:t>
      </w:r>
    </w:p>
    <w:p w:rsidR="00F37F98" w:rsidRPr="00C81BAD" w:rsidRDefault="00F37F98" w:rsidP="00F37F98">
      <w:pPr>
        <w:rPr>
          <w:rFonts w:ascii="宋体" w:eastAsia="宋体" w:hAnsi="宋体"/>
        </w:rPr>
      </w:pPr>
      <w:r w:rsidRPr="00C81BAD">
        <w:rPr>
          <w:rFonts w:ascii="宋体" w:eastAsia="宋体" w:hAnsi="宋体"/>
        </w:rPr>
        <w:t xml:space="preserve">    //释放arr数组 </w:t>
      </w:r>
    </w:p>
    <w:p w:rsidR="00F37F98" w:rsidRPr="00C81BAD" w:rsidRDefault="00F37F98" w:rsidP="00F37F98">
      <w:pPr>
        <w:rPr>
          <w:rFonts w:ascii="宋体" w:eastAsia="宋体" w:hAnsi="宋体"/>
        </w:rPr>
      </w:pPr>
      <w:r w:rsidRPr="00C81BAD">
        <w:rPr>
          <w:rFonts w:ascii="宋体" w:eastAsia="宋体" w:hAnsi="宋体"/>
        </w:rPr>
        <w:t xml:space="preserve">    delete[] arr;</w:t>
      </w:r>
    </w:p>
    <w:p w:rsidR="00F37F98" w:rsidRPr="00C81BAD" w:rsidRDefault="00F37F98" w:rsidP="00F37F98">
      <w:pPr>
        <w:rPr>
          <w:rFonts w:ascii="宋体" w:eastAsia="宋体" w:hAnsi="宋体"/>
        </w:rPr>
      </w:pPr>
      <w:r w:rsidRPr="00C81BAD">
        <w:rPr>
          <w:rFonts w:ascii="宋体" w:eastAsia="宋体" w:hAnsi="宋体"/>
        </w:rPr>
        <w:t xml:space="preserve">    return 0;</w:t>
      </w:r>
    </w:p>
    <w:p w:rsidR="00F37F98" w:rsidRPr="00C81BAD" w:rsidRDefault="00F37F98" w:rsidP="00F37F98">
      <w:pPr>
        <w:rPr>
          <w:rFonts w:ascii="宋体" w:eastAsia="宋体" w:hAnsi="宋体"/>
        </w:rPr>
      </w:pPr>
      <w:r w:rsidRPr="00C81BAD">
        <w:rPr>
          <w:rFonts w:ascii="宋体" w:eastAsia="宋体" w:hAnsi="宋体"/>
        </w:rPr>
        <w:t>}</w:t>
      </w:r>
    </w:p>
    <w:p w:rsidR="00F37F98" w:rsidRPr="00C81BAD" w:rsidRDefault="00F37F98" w:rsidP="00F37F98">
      <w:pPr>
        <w:pStyle w:val="3"/>
        <w:rPr>
          <w:rFonts w:ascii="宋体" w:eastAsia="宋体" w:hAnsi="宋体"/>
          <w:b w:val="0"/>
        </w:rPr>
      </w:pPr>
      <w:bookmarkStart w:id="36" w:name="_Toc523521119"/>
      <w:r w:rsidRPr="00C81BAD">
        <w:rPr>
          <w:rFonts w:ascii="宋体" w:eastAsia="宋体" w:hAnsi="宋体" w:hint="eastAsia"/>
          <w:b w:val="0"/>
        </w:rPr>
        <w:lastRenderedPageBreak/>
        <w:t>创建并释放二维数组</w:t>
      </w:r>
      <w:bookmarkEnd w:id="36"/>
    </w:p>
    <w:p w:rsidR="00F37F98" w:rsidRPr="00C81BAD" w:rsidRDefault="00F37F98" w:rsidP="00F37F98">
      <w:pPr>
        <w:rPr>
          <w:rFonts w:ascii="宋体" w:eastAsia="宋体" w:hAnsi="宋体"/>
        </w:rPr>
      </w:pPr>
      <w:r w:rsidRPr="00C81BAD">
        <w:rPr>
          <w:rFonts w:ascii="宋体" w:eastAsia="宋体" w:hAnsi="宋体"/>
        </w:rPr>
        <w:t>#include&lt;iostream&gt;</w:t>
      </w:r>
    </w:p>
    <w:p w:rsidR="00F37F98" w:rsidRPr="00C81BAD" w:rsidRDefault="00F37F98" w:rsidP="00F37F98">
      <w:pPr>
        <w:rPr>
          <w:rFonts w:ascii="宋体" w:eastAsia="宋体" w:hAnsi="宋体"/>
        </w:rPr>
      </w:pPr>
      <w:r w:rsidRPr="00C81BAD">
        <w:rPr>
          <w:rFonts w:ascii="宋体" w:eastAsia="宋体" w:hAnsi="宋体"/>
        </w:rPr>
        <w:t>using namespace std;</w:t>
      </w:r>
    </w:p>
    <w:p w:rsidR="00F37F98" w:rsidRPr="00C81BAD" w:rsidRDefault="00F37F98" w:rsidP="00F37F98">
      <w:pPr>
        <w:rPr>
          <w:rFonts w:ascii="宋体" w:eastAsia="宋体" w:hAnsi="宋体"/>
        </w:rPr>
      </w:pPr>
      <w:r w:rsidRPr="00C81BAD">
        <w:rPr>
          <w:rFonts w:ascii="宋体" w:eastAsia="宋体" w:hAnsi="宋体"/>
        </w:rPr>
        <w:t>int main()</w:t>
      </w:r>
    </w:p>
    <w:p w:rsidR="00F37F98" w:rsidRPr="00C81BAD" w:rsidRDefault="00F37F98" w:rsidP="00F37F98">
      <w:pPr>
        <w:rPr>
          <w:rFonts w:ascii="宋体" w:eastAsia="宋体" w:hAnsi="宋体"/>
        </w:rPr>
      </w:pPr>
      <w:r w:rsidRPr="00C81BAD">
        <w:rPr>
          <w:rFonts w:ascii="宋体" w:eastAsia="宋体" w:hAnsi="宋体"/>
        </w:rPr>
        <w:t>{</w:t>
      </w:r>
    </w:p>
    <w:p w:rsidR="00F37F98" w:rsidRPr="00C81BAD" w:rsidRDefault="00F37F98" w:rsidP="00F37F98">
      <w:pPr>
        <w:rPr>
          <w:rFonts w:ascii="宋体" w:eastAsia="宋体" w:hAnsi="宋体"/>
        </w:rPr>
      </w:pPr>
      <w:r w:rsidRPr="00C81BAD">
        <w:rPr>
          <w:rFonts w:ascii="宋体" w:eastAsia="宋体" w:hAnsi="宋体"/>
        </w:rPr>
        <w:t xml:space="preserve">    int row,col;</w:t>
      </w:r>
    </w:p>
    <w:p w:rsidR="00F37F98" w:rsidRPr="00C81BAD" w:rsidRDefault="00F37F98" w:rsidP="00F37F98">
      <w:pPr>
        <w:rPr>
          <w:rFonts w:ascii="宋体" w:eastAsia="宋体" w:hAnsi="宋体"/>
        </w:rPr>
      </w:pPr>
      <w:r w:rsidRPr="00C81BAD">
        <w:rPr>
          <w:rFonts w:ascii="宋体" w:eastAsia="宋体" w:hAnsi="宋体"/>
        </w:rPr>
        <w:t xml:space="preserve">    cin&gt;&gt;row&gt;&gt;col;</w:t>
      </w:r>
    </w:p>
    <w:p w:rsidR="00F37F98" w:rsidRPr="00C81BAD" w:rsidRDefault="00F37F98" w:rsidP="00F37F98">
      <w:pPr>
        <w:rPr>
          <w:rFonts w:ascii="宋体" w:eastAsia="宋体" w:hAnsi="宋体"/>
        </w:rPr>
      </w:pPr>
      <w:r w:rsidRPr="00C81BAD">
        <w:rPr>
          <w:rFonts w:ascii="宋体" w:eastAsia="宋体" w:hAnsi="宋体"/>
        </w:rPr>
        <w:t xml:space="preserve">    //为行指针分配空间 </w:t>
      </w:r>
    </w:p>
    <w:p w:rsidR="00F37F98" w:rsidRPr="00C81BAD" w:rsidRDefault="00F37F98" w:rsidP="00F37F98">
      <w:pPr>
        <w:rPr>
          <w:rFonts w:ascii="宋体" w:eastAsia="宋体" w:hAnsi="宋体"/>
        </w:rPr>
      </w:pPr>
      <w:r w:rsidRPr="00C81BAD">
        <w:rPr>
          <w:rFonts w:ascii="宋体" w:eastAsia="宋体" w:hAnsi="宋体"/>
        </w:rPr>
        <w:t xml:space="preserve">    int **arr=new int *[row];    </w:t>
      </w:r>
    </w:p>
    <w:p w:rsidR="00F37F98" w:rsidRPr="00C81BAD" w:rsidRDefault="00F37F98" w:rsidP="00F37F98">
      <w:pPr>
        <w:rPr>
          <w:rFonts w:ascii="宋体" w:eastAsia="宋体" w:hAnsi="宋体"/>
        </w:rPr>
      </w:pPr>
      <w:r w:rsidRPr="00C81BAD">
        <w:rPr>
          <w:rFonts w:ascii="宋体" w:eastAsia="宋体" w:hAnsi="宋体"/>
        </w:rPr>
        <w:t xml:space="preserve">    for(int i=0;i&lt;row;i++)</w:t>
      </w:r>
    </w:p>
    <w:p w:rsidR="00F37F98" w:rsidRPr="00C81BAD" w:rsidRDefault="00F37F98" w:rsidP="00F37F98">
      <w:pPr>
        <w:rPr>
          <w:rFonts w:ascii="宋体" w:eastAsia="宋体" w:hAnsi="宋体"/>
        </w:rPr>
      </w:pPr>
      <w:r w:rsidRPr="00C81BAD">
        <w:rPr>
          <w:rFonts w:ascii="宋体" w:eastAsia="宋体" w:hAnsi="宋体"/>
        </w:rPr>
        <w:t xml:space="preserve">         arr[i]= new int[col];//为每行分配空间（每行中有col个元素） </w:t>
      </w:r>
    </w:p>
    <w:p w:rsidR="00F37F98" w:rsidRPr="00C81BAD" w:rsidRDefault="00F37F98" w:rsidP="00F37F98">
      <w:pPr>
        <w:rPr>
          <w:rFonts w:ascii="宋体" w:eastAsia="宋体" w:hAnsi="宋体"/>
        </w:rPr>
      </w:pPr>
      <w:r w:rsidRPr="00C81BAD">
        <w:rPr>
          <w:rFonts w:ascii="宋体" w:eastAsia="宋体" w:hAnsi="宋体"/>
        </w:rPr>
        <w:t xml:space="preserve">    //输入二维数组的数 </w:t>
      </w:r>
    </w:p>
    <w:p w:rsidR="00F37F98" w:rsidRPr="00C81BAD" w:rsidRDefault="00F37F98" w:rsidP="00F37F98">
      <w:pPr>
        <w:rPr>
          <w:rFonts w:ascii="宋体" w:eastAsia="宋体" w:hAnsi="宋体"/>
        </w:rPr>
      </w:pPr>
      <w:r w:rsidRPr="00C81BAD">
        <w:rPr>
          <w:rFonts w:ascii="宋体" w:eastAsia="宋体" w:hAnsi="宋体"/>
        </w:rPr>
        <w:t xml:space="preserve">    for(int i=0;i&lt;row;i++)</w:t>
      </w:r>
    </w:p>
    <w:p w:rsidR="00F37F98" w:rsidRPr="00C81BAD" w:rsidRDefault="00F37F98" w:rsidP="00F37F98">
      <w:pPr>
        <w:rPr>
          <w:rFonts w:ascii="宋体" w:eastAsia="宋体" w:hAnsi="宋体"/>
        </w:rPr>
      </w:pPr>
      <w:r w:rsidRPr="00C81BAD">
        <w:rPr>
          <w:rFonts w:ascii="宋体" w:eastAsia="宋体" w:hAnsi="宋体"/>
        </w:rPr>
        <w:t xml:space="preserve">        for(int j=0;j&lt;col;j++) </w:t>
      </w:r>
    </w:p>
    <w:p w:rsidR="00F37F98" w:rsidRPr="00C81BAD" w:rsidRDefault="00F37F98" w:rsidP="00F37F98">
      <w:pPr>
        <w:rPr>
          <w:rFonts w:ascii="宋体" w:eastAsia="宋体" w:hAnsi="宋体"/>
        </w:rPr>
      </w:pPr>
      <w:r w:rsidRPr="00C81BAD">
        <w:rPr>
          <w:rFonts w:ascii="宋体" w:eastAsia="宋体" w:hAnsi="宋体"/>
        </w:rPr>
        <w:t xml:space="preserve">        cin&gt;&gt;arr[i][j];</w:t>
      </w:r>
    </w:p>
    <w:p w:rsidR="00F37F98" w:rsidRPr="00C81BAD" w:rsidRDefault="00F37F98" w:rsidP="00F37F98">
      <w:pPr>
        <w:rPr>
          <w:rFonts w:ascii="宋体" w:eastAsia="宋体" w:hAnsi="宋体"/>
        </w:rPr>
      </w:pPr>
      <w:r w:rsidRPr="00C81BAD">
        <w:rPr>
          <w:rFonts w:ascii="宋体" w:eastAsia="宋体" w:hAnsi="宋体"/>
        </w:rPr>
        <w:t xml:space="preserve">    cout&lt;&lt;"*******************"&lt;&lt;endl;</w:t>
      </w:r>
    </w:p>
    <w:p w:rsidR="00F37F98" w:rsidRPr="00C81BAD" w:rsidRDefault="00F37F98" w:rsidP="00F37F98">
      <w:pPr>
        <w:rPr>
          <w:rFonts w:ascii="宋体" w:eastAsia="宋体" w:hAnsi="宋体"/>
        </w:rPr>
      </w:pPr>
      <w:r w:rsidRPr="00C81BAD">
        <w:rPr>
          <w:rFonts w:ascii="宋体" w:eastAsia="宋体" w:hAnsi="宋体"/>
        </w:rPr>
        <w:t xml:space="preserve">     //输出二维数组中的数  </w:t>
      </w:r>
    </w:p>
    <w:p w:rsidR="00F37F98" w:rsidRPr="00C81BAD" w:rsidRDefault="00F37F98" w:rsidP="00F37F98">
      <w:pPr>
        <w:rPr>
          <w:rFonts w:ascii="宋体" w:eastAsia="宋体" w:hAnsi="宋体"/>
        </w:rPr>
      </w:pPr>
      <w:r w:rsidRPr="00C81BAD">
        <w:rPr>
          <w:rFonts w:ascii="宋体" w:eastAsia="宋体" w:hAnsi="宋体"/>
        </w:rPr>
        <w:t xml:space="preserve">    for(int i=0;i&lt;row;i++)</w:t>
      </w:r>
    </w:p>
    <w:p w:rsidR="00F37F98" w:rsidRPr="00C81BAD" w:rsidRDefault="00F37F98" w:rsidP="00F37F98">
      <w:pPr>
        <w:rPr>
          <w:rFonts w:ascii="宋体" w:eastAsia="宋体" w:hAnsi="宋体"/>
        </w:rPr>
      </w:pPr>
      <w:r w:rsidRPr="00C81BAD">
        <w:rPr>
          <w:rFonts w:ascii="宋体" w:eastAsia="宋体" w:hAnsi="宋体"/>
        </w:rPr>
        <w:t xml:space="preserve">    {</w:t>
      </w:r>
    </w:p>
    <w:p w:rsidR="00F37F98" w:rsidRPr="00C81BAD" w:rsidRDefault="00F37F98" w:rsidP="00F37F98">
      <w:pPr>
        <w:rPr>
          <w:rFonts w:ascii="宋体" w:eastAsia="宋体" w:hAnsi="宋体"/>
        </w:rPr>
      </w:pPr>
      <w:r w:rsidRPr="00C81BAD">
        <w:rPr>
          <w:rFonts w:ascii="宋体" w:eastAsia="宋体" w:hAnsi="宋体"/>
        </w:rPr>
        <w:t xml:space="preserve">         for(int j=0;j&lt;col;j++) </w:t>
      </w:r>
    </w:p>
    <w:p w:rsidR="00F37F98" w:rsidRPr="00C81BAD" w:rsidRDefault="00F37F98" w:rsidP="00F37F98">
      <w:pPr>
        <w:rPr>
          <w:rFonts w:ascii="宋体" w:eastAsia="宋体" w:hAnsi="宋体"/>
        </w:rPr>
      </w:pPr>
      <w:r w:rsidRPr="00C81BAD">
        <w:rPr>
          <w:rFonts w:ascii="宋体" w:eastAsia="宋体" w:hAnsi="宋体"/>
        </w:rPr>
        <w:t xml:space="preserve">          cout&lt;&lt;arr[i][j]&lt;&lt;" ";</w:t>
      </w:r>
    </w:p>
    <w:p w:rsidR="00F37F98" w:rsidRPr="00C81BAD" w:rsidRDefault="00F37F98" w:rsidP="00F37F98">
      <w:pPr>
        <w:rPr>
          <w:rFonts w:ascii="宋体" w:eastAsia="宋体" w:hAnsi="宋体"/>
        </w:rPr>
      </w:pPr>
      <w:r w:rsidRPr="00C81BAD">
        <w:rPr>
          <w:rFonts w:ascii="宋体" w:eastAsia="宋体" w:hAnsi="宋体"/>
        </w:rPr>
        <w:t xml:space="preserve">        cout&lt;&lt;endl;</w:t>
      </w:r>
    </w:p>
    <w:p w:rsidR="00F37F98" w:rsidRPr="00C81BAD" w:rsidRDefault="00F37F98" w:rsidP="00F37F98">
      <w:pPr>
        <w:rPr>
          <w:rFonts w:ascii="宋体" w:eastAsia="宋体" w:hAnsi="宋体"/>
        </w:rPr>
      </w:pPr>
      <w:r w:rsidRPr="00C81BAD">
        <w:rPr>
          <w:rFonts w:ascii="宋体" w:eastAsia="宋体" w:hAnsi="宋体"/>
        </w:rPr>
        <w:t xml:space="preserve">    } </w:t>
      </w:r>
    </w:p>
    <w:p w:rsidR="00F37F98" w:rsidRPr="00C81BAD" w:rsidRDefault="00F37F98" w:rsidP="00F37F98">
      <w:pPr>
        <w:rPr>
          <w:rFonts w:ascii="宋体" w:eastAsia="宋体" w:hAnsi="宋体"/>
        </w:rPr>
      </w:pPr>
      <w:r w:rsidRPr="00C81BAD">
        <w:rPr>
          <w:rFonts w:ascii="宋体" w:eastAsia="宋体" w:hAnsi="宋体"/>
        </w:rPr>
        <w:t xml:space="preserve">    //释放二维数组（反过来） </w:t>
      </w:r>
    </w:p>
    <w:p w:rsidR="00F37F98" w:rsidRPr="00C81BAD" w:rsidRDefault="00F37F98" w:rsidP="00F37F98">
      <w:pPr>
        <w:rPr>
          <w:rFonts w:ascii="宋体" w:eastAsia="宋体" w:hAnsi="宋体"/>
        </w:rPr>
      </w:pPr>
      <w:r w:rsidRPr="00C81BAD">
        <w:rPr>
          <w:rFonts w:ascii="宋体" w:eastAsia="宋体" w:hAnsi="宋体"/>
        </w:rPr>
        <w:t xml:space="preserve">    for(int i=0;i&lt;row;i++)</w:t>
      </w:r>
    </w:p>
    <w:p w:rsidR="00F37F98" w:rsidRPr="00C81BAD" w:rsidRDefault="00F37F98" w:rsidP="00F37F98">
      <w:pPr>
        <w:rPr>
          <w:rFonts w:ascii="宋体" w:eastAsia="宋体" w:hAnsi="宋体"/>
        </w:rPr>
      </w:pPr>
      <w:r w:rsidRPr="00C81BAD">
        <w:rPr>
          <w:rFonts w:ascii="宋体" w:eastAsia="宋体" w:hAnsi="宋体"/>
        </w:rPr>
        <w:t xml:space="preserve">        delete[] arr[i]; </w:t>
      </w:r>
    </w:p>
    <w:p w:rsidR="00F37F98" w:rsidRPr="00C81BAD" w:rsidRDefault="00F37F98" w:rsidP="00F37F98">
      <w:pPr>
        <w:rPr>
          <w:rFonts w:ascii="宋体" w:eastAsia="宋体" w:hAnsi="宋体"/>
        </w:rPr>
      </w:pPr>
      <w:r w:rsidRPr="00C81BAD">
        <w:rPr>
          <w:rFonts w:ascii="宋体" w:eastAsia="宋体" w:hAnsi="宋体"/>
        </w:rPr>
        <w:t xml:space="preserve">    delete[] arr;</w:t>
      </w:r>
    </w:p>
    <w:p w:rsidR="00F37F98" w:rsidRPr="00C81BAD" w:rsidRDefault="00F37F98" w:rsidP="00F37F98">
      <w:pPr>
        <w:rPr>
          <w:rFonts w:ascii="宋体" w:eastAsia="宋体" w:hAnsi="宋体"/>
        </w:rPr>
      </w:pPr>
      <w:r w:rsidRPr="00C81BAD">
        <w:rPr>
          <w:rFonts w:ascii="宋体" w:eastAsia="宋体" w:hAnsi="宋体"/>
        </w:rPr>
        <w:t xml:space="preserve">    return 0;</w:t>
      </w:r>
    </w:p>
    <w:p w:rsidR="00F37F98" w:rsidRPr="00C81BAD" w:rsidRDefault="00F37F98" w:rsidP="00F37F98">
      <w:pPr>
        <w:rPr>
          <w:rFonts w:ascii="宋体" w:eastAsia="宋体" w:hAnsi="宋体"/>
        </w:rPr>
      </w:pPr>
      <w:r w:rsidRPr="00C81BAD">
        <w:rPr>
          <w:rFonts w:ascii="宋体" w:eastAsia="宋体" w:hAnsi="宋体"/>
        </w:rPr>
        <w:t>}</w:t>
      </w:r>
    </w:p>
    <w:p w:rsidR="00661A5C" w:rsidRPr="00C81BAD" w:rsidRDefault="00661A5C" w:rsidP="00661A5C">
      <w:pPr>
        <w:pStyle w:val="2"/>
        <w:rPr>
          <w:rFonts w:ascii="宋体" w:eastAsia="宋体" w:hAnsi="宋体"/>
          <w:b w:val="0"/>
        </w:rPr>
      </w:pPr>
      <w:bookmarkStart w:id="37" w:name="_Toc523521120"/>
      <w:r w:rsidRPr="00C81BAD">
        <w:rPr>
          <w:rFonts w:ascii="宋体" w:eastAsia="宋体" w:hAnsi="宋体" w:hint="eastAsia"/>
          <w:b w:val="0"/>
        </w:rPr>
        <w:t>S</w:t>
      </w:r>
      <w:r w:rsidRPr="00C81BAD">
        <w:rPr>
          <w:rFonts w:ascii="宋体" w:eastAsia="宋体" w:hAnsi="宋体"/>
          <w:b w:val="0"/>
        </w:rPr>
        <w:t>TL</w:t>
      </w:r>
      <w:bookmarkEnd w:id="37"/>
    </w:p>
    <w:p w:rsidR="00F21C46" w:rsidRPr="00C81BAD" w:rsidRDefault="00F21C46" w:rsidP="00F21C46">
      <w:pPr>
        <w:pStyle w:val="3"/>
        <w:rPr>
          <w:rFonts w:ascii="宋体" w:eastAsia="宋体" w:hAnsi="宋体"/>
          <w:b w:val="0"/>
        </w:rPr>
      </w:pPr>
      <w:bookmarkStart w:id="38" w:name="_Toc523521121"/>
      <w:r w:rsidRPr="00C81BAD">
        <w:rPr>
          <w:rFonts w:ascii="宋体" w:eastAsia="宋体" w:hAnsi="宋体"/>
          <w:b w:val="0"/>
        </w:rPr>
        <w:t>map</w:t>
      </w:r>
      <w:bookmarkEnd w:id="38"/>
    </w:p>
    <w:p w:rsidR="00F21C46" w:rsidRPr="00C81BAD" w:rsidRDefault="00F21C46" w:rsidP="00F21C46">
      <w:pPr>
        <w:rPr>
          <w:rFonts w:ascii="宋体" w:eastAsia="宋体" w:hAnsi="宋体"/>
        </w:rPr>
      </w:pPr>
      <w:r w:rsidRPr="00C81BAD">
        <w:rPr>
          <w:rFonts w:ascii="宋体" w:eastAsia="宋体" w:hAnsi="宋体"/>
        </w:rPr>
        <w:t>//数据的插入</w:t>
      </w:r>
    </w:p>
    <w:p w:rsidR="00F21C46" w:rsidRPr="00C81BAD" w:rsidRDefault="00F21C46" w:rsidP="00F21C46">
      <w:pPr>
        <w:rPr>
          <w:rFonts w:ascii="宋体" w:eastAsia="宋体" w:hAnsi="宋体"/>
        </w:rPr>
      </w:pPr>
      <w:r w:rsidRPr="00C81BAD">
        <w:rPr>
          <w:rFonts w:ascii="宋体" w:eastAsia="宋体" w:hAnsi="宋体"/>
        </w:rPr>
        <w:t>//示范1</w:t>
      </w:r>
    </w:p>
    <w:p w:rsidR="00F21C46" w:rsidRPr="00C81BAD" w:rsidRDefault="00F21C46" w:rsidP="00F21C46">
      <w:pPr>
        <w:rPr>
          <w:rFonts w:ascii="宋体" w:eastAsia="宋体" w:hAnsi="宋体"/>
        </w:rPr>
      </w:pPr>
      <w:r w:rsidRPr="00C81BAD">
        <w:rPr>
          <w:rFonts w:ascii="宋体" w:eastAsia="宋体" w:hAnsi="宋体"/>
        </w:rPr>
        <w:t>map&lt;int, string&gt; mapStudent;</w:t>
      </w:r>
    </w:p>
    <w:p w:rsidR="00F21C46" w:rsidRPr="00C81BAD" w:rsidRDefault="00F21C46" w:rsidP="00F21C46">
      <w:pPr>
        <w:rPr>
          <w:rFonts w:ascii="宋体" w:eastAsia="宋体" w:hAnsi="宋体"/>
        </w:rPr>
      </w:pPr>
      <w:r w:rsidRPr="00C81BAD">
        <w:rPr>
          <w:rFonts w:ascii="宋体" w:eastAsia="宋体" w:hAnsi="宋体"/>
        </w:rPr>
        <w:t>mapStudent.insert(pair&lt;int, string&gt;(1,“student_one”));/</w:t>
      </w:r>
    </w:p>
    <w:p w:rsidR="00F21C46" w:rsidRPr="00C81BAD" w:rsidRDefault="00F21C46" w:rsidP="00F21C46">
      <w:pPr>
        <w:rPr>
          <w:rFonts w:ascii="宋体" w:eastAsia="宋体" w:hAnsi="宋体"/>
        </w:rPr>
      </w:pPr>
      <w:r w:rsidRPr="00C81BAD">
        <w:rPr>
          <w:rFonts w:ascii="宋体" w:eastAsia="宋体" w:hAnsi="宋体"/>
        </w:rPr>
        <w:t>//示范2</w:t>
      </w:r>
    </w:p>
    <w:p w:rsidR="00F21C46" w:rsidRPr="00C81BAD" w:rsidRDefault="00F21C46" w:rsidP="00F21C46">
      <w:pPr>
        <w:rPr>
          <w:rFonts w:ascii="宋体" w:eastAsia="宋体" w:hAnsi="宋体"/>
        </w:rPr>
      </w:pPr>
      <w:r w:rsidRPr="00C81BAD">
        <w:rPr>
          <w:rFonts w:ascii="宋体" w:eastAsia="宋体" w:hAnsi="宋体"/>
        </w:rPr>
        <w:t>map&lt;int, string&gt; mapStudent;</w:t>
      </w:r>
    </w:p>
    <w:p w:rsidR="00F21C46" w:rsidRPr="00C81BAD" w:rsidRDefault="00F21C46" w:rsidP="00F21C46">
      <w:pPr>
        <w:rPr>
          <w:rFonts w:ascii="宋体" w:eastAsia="宋体" w:hAnsi="宋体"/>
        </w:rPr>
      </w:pPr>
      <w:r w:rsidRPr="00C81BAD">
        <w:rPr>
          <w:rFonts w:ascii="宋体" w:eastAsia="宋体" w:hAnsi="宋体"/>
        </w:rPr>
        <w:t>mapStudent.insert(map&lt;int, string&gt;::value_type (1,“student_one”));</w:t>
      </w:r>
    </w:p>
    <w:p w:rsidR="00F21C46" w:rsidRPr="00C81BAD" w:rsidRDefault="00F21C46" w:rsidP="00F21C46">
      <w:pPr>
        <w:rPr>
          <w:rFonts w:ascii="宋体" w:eastAsia="宋体" w:hAnsi="宋体"/>
        </w:rPr>
      </w:pPr>
      <w:r w:rsidRPr="00C81BAD">
        <w:rPr>
          <w:rFonts w:ascii="宋体" w:eastAsia="宋体" w:hAnsi="宋体"/>
        </w:rPr>
        <w:lastRenderedPageBreak/>
        <w:t>//示范3</w:t>
      </w:r>
    </w:p>
    <w:p w:rsidR="00F21C46" w:rsidRPr="00C81BAD" w:rsidRDefault="00F21C46" w:rsidP="00F21C46">
      <w:pPr>
        <w:rPr>
          <w:rFonts w:ascii="宋体" w:eastAsia="宋体" w:hAnsi="宋体"/>
        </w:rPr>
      </w:pPr>
      <w:r w:rsidRPr="00C81BAD">
        <w:rPr>
          <w:rFonts w:ascii="宋体" w:eastAsia="宋体" w:hAnsi="宋体"/>
        </w:rPr>
        <w:t>map&lt;int, string&gt; mapStudent;</w:t>
      </w:r>
    </w:p>
    <w:p w:rsidR="00F21C46" w:rsidRPr="00C81BAD" w:rsidRDefault="00F21C46" w:rsidP="00F21C46">
      <w:pPr>
        <w:rPr>
          <w:rFonts w:ascii="宋体" w:eastAsia="宋体" w:hAnsi="宋体"/>
        </w:rPr>
      </w:pPr>
      <w:r w:rsidRPr="00C81BAD">
        <w:rPr>
          <w:rFonts w:ascii="宋体" w:eastAsia="宋体" w:hAnsi="宋体"/>
        </w:rPr>
        <w:t>mapStudent[1] = “student_one”;</w:t>
      </w:r>
    </w:p>
    <w:p w:rsidR="00F21C46" w:rsidRPr="00C81BAD" w:rsidRDefault="00F21C46" w:rsidP="00F21C46">
      <w:pPr>
        <w:rPr>
          <w:rFonts w:ascii="宋体" w:eastAsia="宋体" w:hAnsi="宋体"/>
        </w:rPr>
      </w:pPr>
      <w:r w:rsidRPr="00C81BAD">
        <w:rPr>
          <w:rFonts w:ascii="宋体" w:eastAsia="宋体" w:hAnsi="宋体"/>
        </w:rPr>
        <w:t>mapStudent[2] = “student_two”;</w:t>
      </w:r>
    </w:p>
    <w:p w:rsidR="00F21C46" w:rsidRPr="00C81BAD" w:rsidRDefault="00F21C46" w:rsidP="00F21C46">
      <w:pPr>
        <w:rPr>
          <w:rFonts w:ascii="宋体" w:eastAsia="宋体" w:hAnsi="宋体"/>
        </w:rPr>
      </w:pPr>
    </w:p>
    <w:p w:rsidR="00F21C46" w:rsidRPr="00C81BAD" w:rsidRDefault="00F21C46" w:rsidP="00F21C46">
      <w:pPr>
        <w:rPr>
          <w:rFonts w:ascii="宋体" w:eastAsia="宋体" w:hAnsi="宋体"/>
        </w:rPr>
      </w:pPr>
      <w:r w:rsidRPr="00C81BAD">
        <w:rPr>
          <w:rFonts w:ascii="宋体" w:eastAsia="宋体" w:hAnsi="宋体"/>
        </w:rPr>
        <w:t>map&lt;string, int&gt; mapStudent;</w:t>
      </w:r>
    </w:p>
    <w:p w:rsidR="00F21C46" w:rsidRPr="00C81BAD" w:rsidRDefault="00F21C46" w:rsidP="00F21C46">
      <w:pPr>
        <w:rPr>
          <w:rFonts w:ascii="宋体" w:eastAsia="宋体" w:hAnsi="宋体"/>
        </w:rPr>
      </w:pPr>
      <w:r w:rsidRPr="00C81BAD">
        <w:rPr>
          <w:rFonts w:ascii="宋体" w:eastAsia="宋体" w:hAnsi="宋体"/>
        </w:rPr>
        <w:t>string s;//插入就用m[s]=1或者m[s]++之类;</w:t>
      </w:r>
    </w:p>
    <w:p w:rsidR="004C66C7" w:rsidRPr="00C81BAD" w:rsidRDefault="004C66C7" w:rsidP="00F21C46">
      <w:pPr>
        <w:rPr>
          <w:rFonts w:ascii="宋体" w:eastAsia="宋体" w:hAnsi="宋体"/>
        </w:rPr>
      </w:pPr>
      <w:r w:rsidRPr="00C81BAD">
        <w:rPr>
          <w:rFonts w:ascii="宋体" w:eastAsia="宋体" w:hAnsi="宋体"/>
        </w:rPr>
        <w:t>//</w:t>
      </w:r>
      <w:r w:rsidRPr="00C81BAD">
        <w:rPr>
          <w:rFonts w:ascii="宋体" w:eastAsia="宋体" w:hAnsi="宋体" w:hint="eastAsia"/>
        </w:rPr>
        <w:t>数据查找</w:t>
      </w:r>
    </w:p>
    <w:p w:rsidR="004C66C7" w:rsidRPr="00C81BAD" w:rsidRDefault="004C66C7" w:rsidP="004C66C7">
      <w:pPr>
        <w:rPr>
          <w:rFonts w:ascii="宋体" w:eastAsia="宋体" w:hAnsi="宋体"/>
        </w:rPr>
      </w:pPr>
      <w:r w:rsidRPr="00C81BAD">
        <w:rPr>
          <w:rFonts w:ascii="宋体" w:eastAsia="宋体" w:hAnsi="宋体"/>
        </w:rPr>
        <w:t xml:space="preserve">map&lt;int, string&gt;::iterator iter=mapStudent.find(1);  </w:t>
      </w:r>
    </w:p>
    <w:p w:rsidR="004C66C7" w:rsidRPr="00C81BAD" w:rsidRDefault="004C66C7" w:rsidP="004C66C7">
      <w:pPr>
        <w:rPr>
          <w:rFonts w:ascii="宋体" w:eastAsia="宋体" w:hAnsi="宋体"/>
        </w:rPr>
      </w:pPr>
      <w:r w:rsidRPr="00C81BAD">
        <w:rPr>
          <w:rFonts w:ascii="宋体" w:eastAsia="宋体" w:hAnsi="宋体"/>
        </w:rPr>
        <w:t>if(iter != mapStudent.end())</w:t>
      </w:r>
    </w:p>
    <w:p w:rsidR="004C66C7" w:rsidRPr="00C81BAD" w:rsidRDefault="004C66C7" w:rsidP="004C66C7">
      <w:pPr>
        <w:rPr>
          <w:rFonts w:ascii="宋体" w:eastAsia="宋体" w:hAnsi="宋体"/>
        </w:rPr>
      </w:pPr>
      <w:r w:rsidRPr="00C81BAD">
        <w:rPr>
          <w:rFonts w:ascii="宋体" w:eastAsia="宋体" w:hAnsi="宋体"/>
        </w:rPr>
        <w:t xml:space="preserve">cout&lt;&lt;"Find, the value is "&lt;&lt;iter-&gt;second&lt;&lt;endl;  </w:t>
      </w:r>
    </w:p>
    <w:p w:rsidR="004C66C7" w:rsidRPr="00C81BAD" w:rsidRDefault="004C66C7" w:rsidP="004C66C7">
      <w:pPr>
        <w:rPr>
          <w:rFonts w:ascii="宋体" w:eastAsia="宋体" w:hAnsi="宋体"/>
        </w:rPr>
      </w:pPr>
      <w:r w:rsidRPr="00C81BAD">
        <w:rPr>
          <w:rFonts w:ascii="宋体" w:eastAsia="宋体" w:hAnsi="宋体"/>
        </w:rPr>
        <w:t xml:space="preserve">else  cout&lt;&lt;"Do not Find"&lt;&lt;endl;  </w:t>
      </w:r>
    </w:p>
    <w:p w:rsidR="007855B2" w:rsidRPr="00C81BAD" w:rsidRDefault="007855B2" w:rsidP="007855B2">
      <w:pPr>
        <w:pStyle w:val="3"/>
        <w:rPr>
          <w:rFonts w:ascii="宋体" w:eastAsia="宋体" w:hAnsi="宋体"/>
          <w:b w:val="0"/>
        </w:rPr>
      </w:pPr>
      <w:bookmarkStart w:id="39" w:name="_Toc523521122"/>
      <w:r w:rsidRPr="00C81BAD">
        <w:rPr>
          <w:rFonts w:ascii="宋体" w:eastAsia="宋体" w:hAnsi="宋体"/>
          <w:b w:val="0"/>
        </w:rPr>
        <w:t>vector</w:t>
      </w:r>
      <w:bookmarkEnd w:id="39"/>
    </w:p>
    <w:p w:rsidR="007855B2" w:rsidRPr="00C81BAD" w:rsidRDefault="007855B2" w:rsidP="004C66C7">
      <w:pPr>
        <w:rPr>
          <w:rFonts w:ascii="宋体" w:eastAsia="宋体" w:hAnsi="宋体"/>
        </w:rPr>
      </w:pPr>
    </w:p>
    <w:p w:rsidR="00661A5C" w:rsidRPr="00C81BAD" w:rsidRDefault="00661A5C" w:rsidP="00661A5C">
      <w:pPr>
        <w:pStyle w:val="3"/>
        <w:rPr>
          <w:rFonts w:ascii="宋体" w:eastAsia="宋体" w:hAnsi="宋体"/>
          <w:b w:val="0"/>
        </w:rPr>
      </w:pPr>
      <w:bookmarkStart w:id="40" w:name="_Toc523521123"/>
      <w:r w:rsidRPr="00C81BAD">
        <w:rPr>
          <w:rFonts w:ascii="宋体" w:eastAsia="宋体" w:hAnsi="宋体" w:hint="eastAsia"/>
          <w:b w:val="0"/>
        </w:rPr>
        <w:t>ne</w:t>
      </w:r>
      <w:r w:rsidRPr="00C81BAD">
        <w:rPr>
          <w:rFonts w:ascii="宋体" w:eastAsia="宋体" w:hAnsi="宋体"/>
          <w:b w:val="0"/>
        </w:rPr>
        <w:t>xt_permutation</w:t>
      </w:r>
      <w:bookmarkEnd w:id="40"/>
    </w:p>
    <w:p w:rsidR="00F51D03" w:rsidRPr="00C81BAD" w:rsidRDefault="00F51D03" w:rsidP="00F51D03">
      <w:pPr>
        <w:rPr>
          <w:rFonts w:ascii="宋体" w:eastAsia="宋体" w:hAnsi="宋体"/>
        </w:rPr>
      </w:pPr>
      <w:r w:rsidRPr="00C81BAD">
        <w:rPr>
          <w:rFonts w:ascii="宋体" w:eastAsia="宋体" w:hAnsi="宋体" w:hint="eastAsia"/>
        </w:rPr>
        <w:t>自动生成全排列</w:t>
      </w:r>
    </w:p>
    <w:p w:rsidR="00E6315B" w:rsidRPr="00C81BAD" w:rsidRDefault="00E6315B" w:rsidP="00E6315B">
      <w:pPr>
        <w:rPr>
          <w:rFonts w:ascii="宋体" w:eastAsia="宋体" w:hAnsi="宋体"/>
        </w:rPr>
      </w:pPr>
      <w:r w:rsidRPr="00C81BAD">
        <w:rPr>
          <w:rFonts w:ascii="宋体" w:eastAsia="宋体" w:hAnsi="宋体"/>
        </w:rPr>
        <w:t>#include &lt;stdio.h&gt;</w:t>
      </w:r>
    </w:p>
    <w:p w:rsidR="00E6315B" w:rsidRPr="00C81BAD" w:rsidRDefault="00E6315B" w:rsidP="00E6315B">
      <w:pPr>
        <w:rPr>
          <w:rFonts w:ascii="宋体" w:eastAsia="宋体" w:hAnsi="宋体"/>
        </w:rPr>
      </w:pPr>
      <w:r w:rsidRPr="00C81BAD">
        <w:rPr>
          <w:rFonts w:ascii="宋体" w:eastAsia="宋体" w:hAnsi="宋体"/>
        </w:rPr>
        <w:t>#include &lt;algorithm&gt;</w:t>
      </w:r>
    </w:p>
    <w:p w:rsidR="00E6315B" w:rsidRPr="00C81BAD" w:rsidRDefault="00E6315B" w:rsidP="00E6315B">
      <w:pPr>
        <w:rPr>
          <w:rFonts w:ascii="宋体" w:eastAsia="宋体" w:hAnsi="宋体"/>
        </w:rPr>
      </w:pPr>
      <w:r w:rsidRPr="00C81BAD">
        <w:rPr>
          <w:rFonts w:ascii="宋体" w:eastAsia="宋体" w:hAnsi="宋体"/>
        </w:rPr>
        <w:t>using namespace std;</w:t>
      </w:r>
    </w:p>
    <w:p w:rsidR="00E6315B" w:rsidRPr="00C81BAD" w:rsidRDefault="00E6315B" w:rsidP="00E6315B">
      <w:pPr>
        <w:rPr>
          <w:rFonts w:ascii="宋体" w:eastAsia="宋体" w:hAnsi="宋体"/>
        </w:rPr>
      </w:pPr>
      <w:r w:rsidRPr="00C81BAD">
        <w:rPr>
          <w:rFonts w:ascii="宋体" w:eastAsia="宋体" w:hAnsi="宋体"/>
        </w:rPr>
        <w:t>int main(){</w:t>
      </w:r>
    </w:p>
    <w:p w:rsidR="00E6315B" w:rsidRPr="00C81BAD" w:rsidRDefault="00E6315B" w:rsidP="00E6315B">
      <w:pPr>
        <w:rPr>
          <w:rFonts w:ascii="宋体" w:eastAsia="宋体" w:hAnsi="宋体"/>
        </w:rPr>
      </w:pPr>
      <w:r w:rsidRPr="00C81BAD">
        <w:rPr>
          <w:rFonts w:ascii="宋体" w:eastAsia="宋体" w:hAnsi="宋体"/>
        </w:rPr>
        <w:t xml:space="preserve">    int n;</w:t>
      </w:r>
    </w:p>
    <w:p w:rsidR="00E6315B" w:rsidRPr="00C81BAD" w:rsidRDefault="00E6315B" w:rsidP="00E6315B">
      <w:pPr>
        <w:rPr>
          <w:rFonts w:ascii="宋体" w:eastAsia="宋体" w:hAnsi="宋体"/>
        </w:rPr>
      </w:pPr>
      <w:r w:rsidRPr="00C81BAD">
        <w:rPr>
          <w:rFonts w:ascii="宋体" w:eastAsia="宋体" w:hAnsi="宋体"/>
        </w:rPr>
        <w:t xml:space="preserve">    while(scanf("%d",&amp;n)&amp;&amp;n){</w:t>
      </w:r>
    </w:p>
    <w:p w:rsidR="00E6315B" w:rsidRPr="00C81BAD" w:rsidRDefault="00E6315B" w:rsidP="00E6315B">
      <w:pPr>
        <w:rPr>
          <w:rFonts w:ascii="宋体" w:eastAsia="宋体" w:hAnsi="宋体"/>
        </w:rPr>
      </w:pPr>
      <w:r w:rsidRPr="00C81BAD">
        <w:rPr>
          <w:rFonts w:ascii="宋体" w:eastAsia="宋体" w:hAnsi="宋体"/>
        </w:rPr>
        <w:t xml:space="preserve">        int a[1000];</w:t>
      </w:r>
    </w:p>
    <w:p w:rsidR="00E6315B" w:rsidRPr="00C81BAD" w:rsidRDefault="00E6315B" w:rsidP="00E6315B">
      <w:pPr>
        <w:rPr>
          <w:rFonts w:ascii="宋体" w:eastAsia="宋体" w:hAnsi="宋体"/>
        </w:rPr>
      </w:pPr>
      <w:r w:rsidRPr="00C81BAD">
        <w:rPr>
          <w:rFonts w:ascii="宋体" w:eastAsia="宋体" w:hAnsi="宋体"/>
        </w:rPr>
        <w:t xml:space="preserve">        for(int i=0;i&lt;n;i++){</w:t>
      </w:r>
    </w:p>
    <w:p w:rsidR="00E6315B" w:rsidRPr="00C81BAD" w:rsidRDefault="00E6315B" w:rsidP="00E6315B">
      <w:pPr>
        <w:rPr>
          <w:rFonts w:ascii="宋体" w:eastAsia="宋体" w:hAnsi="宋体"/>
        </w:rPr>
      </w:pPr>
      <w:r w:rsidRPr="00C81BAD">
        <w:rPr>
          <w:rFonts w:ascii="宋体" w:eastAsia="宋体" w:hAnsi="宋体"/>
        </w:rPr>
        <w:t xml:space="preserve">            scanf("%d",&amp;a[i]);</w:t>
      </w:r>
    </w:p>
    <w:p w:rsidR="00E6315B" w:rsidRPr="00C81BAD" w:rsidRDefault="00E6315B" w:rsidP="00E6315B">
      <w:pPr>
        <w:rPr>
          <w:rFonts w:ascii="宋体" w:eastAsia="宋体" w:hAnsi="宋体"/>
        </w:rPr>
      </w:pPr>
      <w:r w:rsidRPr="00C81BAD">
        <w:rPr>
          <w:rFonts w:ascii="宋体" w:eastAsia="宋体" w:hAnsi="宋体"/>
        </w:rPr>
        <w:t xml:space="preserve">        }</w:t>
      </w:r>
    </w:p>
    <w:p w:rsidR="00E6315B" w:rsidRPr="00C81BAD" w:rsidRDefault="00E6315B" w:rsidP="00E6315B">
      <w:pPr>
        <w:rPr>
          <w:rFonts w:ascii="宋体" w:eastAsia="宋体" w:hAnsi="宋体"/>
        </w:rPr>
      </w:pPr>
      <w:r w:rsidRPr="00C81BAD">
        <w:rPr>
          <w:rFonts w:ascii="宋体" w:eastAsia="宋体" w:hAnsi="宋体"/>
        </w:rPr>
        <w:t xml:space="preserve">        sort(a,a+n);//可以自行测试一下删除后的结果</w:t>
      </w:r>
    </w:p>
    <w:p w:rsidR="00E6315B" w:rsidRPr="00C81BAD" w:rsidRDefault="00E6315B" w:rsidP="00E6315B">
      <w:pPr>
        <w:rPr>
          <w:rFonts w:ascii="宋体" w:eastAsia="宋体" w:hAnsi="宋体"/>
        </w:rPr>
      </w:pPr>
      <w:r w:rsidRPr="00C81BAD">
        <w:rPr>
          <w:rFonts w:ascii="宋体" w:eastAsia="宋体" w:hAnsi="宋体"/>
        </w:rPr>
        <w:t xml:space="preserve">        do{</w:t>
      </w:r>
    </w:p>
    <w:p w:rsidR="00E6315B" w:rsidRPr="00C81BAD" w:rsidRDefault="00E6315B" w:rsidP="00E6315B">
      <w:pPr>
        <w:rPr>
          <w:rFonts w:ascii="宋体" w:eastAsia="宋体" w:hAnsi="宋体"/>
        </w:rPr>
      </w:pPr>
      <w:r w:rsidRPr="00C81BAD">
        <w:rPr>
          <w:rFonts w:ascii="宋体" w:eastAsia="宋体" w:hAnsi="宋体"/>
        </w:rPr>
        <w:t xml:space="preserve">            for(int i=0;i&lt;n;i++)</w:t>
      </w:r>
    </w:p>
    <w:p w:rsidR="00E6315B" w:rsidRPr="00C81BAD" w:rsidRDefault="00E6315B" w:rsidP="00E6315B">
      <w:pPr>
        <w:rPr>
          <w:rFonts w:ascii="宋体" w:eastAsia="宋体" w:hAnsi="宋体"/>
        </w:rPr>
      </w:pPr>
      <w:r w:rsidRPr="00C81BAD">
        <w:rPr>
          <w:rFonts w:ascii="宋体" w:eastAsia="宋体" w:hAnsi="宋体"/>
        </w:rPr>
        <w:t xml:space="preserve">                printf("%d ",a[i]);</w:t>
      </w:r>
    </w:p>
    <w:p w:rsidR="00E6315B" w:rsidRPr="00C81BAD" w:rsidRDefault="00E6315B" w:rsidP="00E6315B">
      <w:pPr>
        <w:rPr>
          <w:rFonts w:ascii="宋体" w:eastAsia="宋体" w:hAnsi="宋体"/>
        </w:rPr>
      </w:pPr>
      <w:r w:rsidRPr="00C81BAD">
        <w:rPr>
          <w:rFonts w:ascii="宋体" w:eastAsia="宋体" w:hAnsi="宋体"/>
        </w:rPr>
        <w:t xml:space="preserve">            printf("\n");</w:t>
      </w:r>
    </w:p>
    <w:p w:rsidR="00E6315B" w:rsidRPr="00C81BAD" w:rsidRDefault="00E6315B" w:rsidP="00E6315B">
      <w:pPr>
        <w:rPr>
          <w:rFonts w:ascii="宋体" w:eastAsia="宋体" w:hAnsi="宋体"/>
        </w:rPr>
      </w:pPr>
      <w:r w:rsidRPr="00C81BAD">
        <w:rPr>
          <w:rFonts w:ascii="宋体" w:eastAsia="宋体" w:hAnsi="宋体"/>
        </w:rPr>
        <w:t xml:space="preserve">        }while(next_permutation(a,a+n));</w:t>
      </w:r>
    </w:p>
    <w:p w:rsidR="00E6315B" w:rsidRPr="00C81BAD" w:rsidRDefault="00E6315B" w:rsidP="00E6315B">
      <w:pPr>
        <w:rPr>
          <w:rFonts w:ascii="宋体" w:eastAsia="宋体" w:hAnsi="宋体"/>
        </w:rPr>
      </w:pPr>
      <w:r w:rsidRPr="00C81BAD">
        <w:rPr>
          <w:rFonts w:ascii="宋体" w:eastAsia="宋体" w:hAnsi="宋体"/>
        </w:rPr>
        <w:t xml:space="preserve">    }</w:t>
      </w:r>
    </w:p>
    <w:p w:rsidR="00E6315B" w:rsidRPr="00C81BAD" w:rsidRDefault="00E6315B" w:rsidP="00E6315B">
      <w:pPr>
        <w:rPr>
          <w:rFonts w:ascii="宋体" w:eastAsia="宋体" w:hAnsi="宋体"/>
        </w:rPr>
      </w:pPr>
      <w:r w:rsidRPr="00C81BAD">
        <w:rPr>
          <w:rFonts w:ascii="宋体" w:eastAsia="宋体" w:hAnsi="宋体"/>
        </w:rPr>
        <w:t xml:space="preserve">    return 0;</w:t>
      </w:r>
    </w:p>
    <w:p w:rsidR="00E6315B" w:rsidRPr="00C81BAD" w:rsidRDefault="00E6315B" w:rsidP="00E6315B">
      <w:pPr>
        <w:rPr>
          <w:rFonts w:ascii="宋体" w:eastAsia="宋体" w:hAnsi="宋体"/>
          <w:sz w:val="18"/>
          <w:szCs w:val="18"/>
        </w:rPr>
      </w:pPr>
      <w:r w:rsidRPr="00C81BAD">
        <w:rPr>
          <w:rFonts w:ascii="宋体" w:eastAsia="宋体" w:hAnsi="宋体"/>
        </w:rPr>
        <w:t>}</w:t>
      </w:r>
    </w:p>
    <w:p w:rsidR="00E6315B" w:rsidRPr="00C81BAD" w:rsidRDefault="00E6315B" w:rsidP="00F51D03">
      <w:pPr>
        <w:rPr>
          <w:rFonts w:ascii="宋体" w:eastAsia="宋体" w:hAnsi="宋体"/>
        </w:rPr>
      </w:pPr>
    </w:p>
    <w:p w:rsidR="003A50F7" w:rsidRPr="00C81BAD" w:rsidRDefault="003A50F7" w:rsidP="003A50F7">
      <w:pPr>
        <w:pStyle w:val="3"/>
        <w:rPr>
          <w:rFonts w:ascii="宋体" w:eastAsia="宋体" w:hAnsi="宋体"/>
          <w:b w:val="0"/>
        </w:rPr>
      </w:pPr>
      <w:bookmarkStart w:id="41" w:name="_Toc523521124"/>
      <w:r w:rsidRPr="00C81BAD">
        <w:rPr>
          <w:rFonts w:ascii="宋体" w:eastAsia="宋体" w:hAnsi="宋体" w:hint="eastAsia"/>
          <w:b w:val="0"/>
        </w:rPr>
        <w:lastRenderedPageBreak/>
        <w:t>优先队列（priority_queue）</w:t>
      </w:r>
      <w:bookmarkEnd w:id="41"/>
    </w:p>
    <w:p w:rsidR="003A50F7" w:rsidRPr="00C81BAD" w:rsidRDefault="003A50F7" w:rsidP="003A50F7">
      <w:pPr>
        <w:rPr>
          <w:rFonts w:ascii="宋体" w:eastAsia="宋体" w:hAnsi="宋体"/>
        </w:rPr>
      </w:pPr>
      <w:r w:rsidRPr="00C81BAD">
        <w:rPr>
          <w:rFonts w:ascii="宋体" w:eastAsia="宋体" w:hAnsi="宋体"/>
        </w:rPr>
        <w:t>struct cmp{</w:t>
      </w:r>
    </w:p>
    <w:p w:rsidR="003A50F7" w:rsidRPr="00C81BAD" w:rsidRDefault="003A50F7" w:rsidP="003A50F7">
      <w:pPr>
        <w:rPr>
          <w:rFonts w:ascii="宋体" w:eastAsia="宋体" w:hAnsi="宋体"/>
        </w:rPr>
      </w:pPr>
      <w:r w:rsidRPr="00C81BAD">
        <w:rPr>
          <w:rFonts w:ascii="宋体" w:eastAsia="宋体" w:hAnsi="宋体"/>
        </w:rPr>
        <w:t xml:space="preserve">    bool operator()(string &amp;x,string &amp;y){</w:t>
      </w:r>
    </w:p>
    <w:p w:rsidR="003A50F7" w:rsidRPr="00C81BAD" w:rsidRDefault="003A50F7" w:rsidP="003A50F7">
      <w:pPr>
        <w:rPr>
          <w:rFonts w:ascii="宋体" w:eastAsia="宋体" w:hAnsi="宋体"/>
        </w:rPr>
      </w:pPr>
      <w:r w:rsidRPr="00C81BAD">
        <w:rPr>
          <w:rFonts w:ascii="宋体" w:eastAsia="宋体" w:hAnsi="宋体"/>
        </w:rPr>
        <w:t xml:space="preserve">        return x&gt;y;//</w:t>
      </w:r>
      <w:r w:rsidRPr="00C81BAD">
        <w:rPr>
          <w:rFonts w:ascii="宋体" w:eastAsia="宋体" w:hAnsi="宋体" w:hint="eastAsia"/>
        </w:rPr>
        <w:t>从小到大排序</w:t>
      </w:r>
    </w:p>
    <w:p w:rsidR="003A50F7" w:rsidRPr="00C81BAD" w:rsidRDefault="003A50F7" w:rsidP="003A50F7">
      <w:pPr>
        <w:rPr>
          <w:rFonts w:ascii="宋体" w:eastAsia="宋体" w:hAnsi="宋体"/>
        </w:rPr>
      </w:pPr>
      <w:r w:rsidRPr="00C81BAD">
        <w:rPr>
          <w:rFonts w:ascii="宋体" w:eastAsia="宋体" w:hAnsi="宋体"/>
        </w:rPr>
        <w:t xml:space="preserve">    }</w:t>
      </w:r>
    </w:p>
    <w:p w:rsidR="003A50F7" w:rsidRPr="00C81BAD" w:rsidRDefault="003A50F7" w:rsidP="003A50F7">
      <w:pPr>
        <w:rPr>
          <w:rFonts w:ascii="宋体" w:eastAsia="宋体" w:hAnsi="宋体"/>
        </w:rPr>
      </w:pPr>
      <w:r w:rsidRPr="00C81BAD">
        <w:rPr>
          <w:rFonts w:ascii="宋体" w:eastAsia="宋体" w:hAnsi="宋体"/>
        </w:rPr>
        <w:t>};</w:t>
      </w:r>
    </w:p>
    <w:p w:rsidR="003A50F7" w:rsidRPr="00C81BAD" w:rsidRDefault="003A50F7" w:rsidP="003A50F7">
      <w:pPr>
        <w:rPr>
          <w:rFonts w:ascii="宋体" w:eastAsia="宋体" w:hAnsi="宋体"/>
        </w:rPr>
      </w:pPr>
      <w:r w:rsidRPr="00C81BAD">
        <w:rPr>
          <w:rFonts w:ascii="宋体" w:eastAsia="宋体" w:hAnsi="宋体"/>
        </w:rPr>
        <w:t>priority_queue&lt;string,vector&lt;string&gt;,cmp &gt; q;</w:t>
      </w:r>
    </w:p>
    <w:p w:rsidR="003A50F7" w:rsidRPr="00C81BAD" w:rsidRDefault="003A50F7" w:rsidP="003A50F7">
      <w:pPr>
        <w:rPr>
          <w:rFonts w:ascii="宋体" w:eastAsia="宋体" w:hAnsi="宋体"/>
        </w:rPr>
      </w:pPr>
      <w:r w:rsidRPr="00C81BAD">
        <w:rPr>
          <w:rFonts w:ascii="宋体" w:eastAsia="宋体" w:hAnsi="宋体" w:hint="eastAsia"/>
        </w:rPr>
        <w:t>//这样的q是将存入的string从小到大</w:t>
      </w:r>
    </w:p>
    <w:p w:rsidR="003A50F7" w:rsidRPr="00C81BAD" w:rsidRDefault="004C2938" w:rsidP="004C2938">
      <w:pPr>
        <w:pStyle w:val="2"/>
        <w:rPr>
          <w:rFonts w:ascii="宋体" w:eastAsia="宋体" w:hAnsi="宋体"/>
          <w:b w:val="0"/>
        </w:rPr>
      </w:pPr>
      <w:bookmarkStart w:id="42" w:name="_Toc523521125"/>
      <w:r w:rsidRPr="00C81BAD">
        <w:rPr>
          <w:rFonts w:ascii="宋体" w:eastAsia="宋体" w:hAnsi="宋体" w:hint="eastAsia"/>
          <w:b w:val="0"/>
        </w:rPr>
        <w:t>C++</w:t>
      </w:r>
      <w:r w:rsidRPr="00C81BAD">
        <w:rPr>
          <w:rFonts w:ascii="宋体" w:eastAsia="宋体" w:hAnsi="宋体"/>
          <w:b w:val="0"/>
        </w:rPr>
        <w:t>11</w:t>
      </w:r>
      <w:bookmarkEnd w:id="42"/>
    </w:p>
    <w:p w:rsidR="004C2938" w:rsidRPr="00C81BAD" w:rsidRDefault="004C2938" w:rsidP="004C2938">
      <w:pPr>
        <w:pStyle w:val="3"/>
        <w:rPr>
          <w:rFonts w:ascii="宋体" w:eastAsia="宋体" w:hAnsi="宋体"/>
          <w:b w:val="0"/>
        </w:rPr>
      </w:pPr>
      <w:bookmarkStart w:id="43" w:name="_Toc523521126"/>
      <w:r w:rsidRPr="00C81BAD">
        <w:rPr>
          <w:rFonts w:ascii="宋体" w:eastAsia="宋体" w:hAnsi="宋体"/>
          <w:b w:val="0"/>
        </w:rPr>
        <w:t>auto</w:t>
      </w:r>
      <w:bookmarkEnd w:id="43"/>
    </w:p>
    <w:p w:rsidR="004C2938" w:rsidRPr="00C81BAD" w:rsidRDefault="004C2938" w:rsidP="004C2938">
      <w:pPr>
        <w:rPr>
          <w:rFonts w:ascii="宋体" w:eastAsia="宋体" w:hAnsi="宋体"/>
        </w:rPr>
      </w:pPr>
      <w:r w:rsidRPr="00C81BAD">
        <w:rPr>
          <w:rFonts w:ascii="宋体" w:eastAsia="宋体" w:hAnsi="宋体" w:hint="eastAsia"/>
        </w:rPr>
        <w:t>自动类型推断</w:t>
      </w:r>
    </w:p>
    <w:p w:rsidR="004C2938" w:rsidRPr="00C81BAD" w:rsidRDefault="00C14360" w:rsidP="004C2938">
      <w:pPr>
        <w:rPr>
          <w:rFonts w:ascii="宋体" w:eastAsia="宋体" w:hAnsi="宋体"/>
        </w:rPr>
      </w:pPr>
      <w:hyperlink r:id="rId17" w:history="1">
        <w:r w:rsidR="004C2938" w:rsidRPr="00C81BAD">
          <w:rPr>
            <w:rStyle w:val="a3"/>
            <w:rFonts w:ascii="宋体" w:eastAsia="宋体" w:hAnsi="宋体"/>
          </w:rPr>
          <w:t>https://www.cnblogs.com/lenmom/p/7988635.html</w:t>
        </w:r>
      </w:hyperlink>
    </w:p>
    <w:p w:rsidR="004C2938" w:rsidRPr="00C81BAD" w:rsidRDefault="004C2938" w:rsidP="004C2938">
      <w:pPr>
        <w:pStyle w:val="3"/>
        <w:rPr>
          <w:rFonts w:ascii="宋体" w:eastAsia="宋体" w:hAnsi="宋体"/>
          <w:b w:val="0"/>
        </w:rPr>
      </w:pPr>
      <w:bookmarkStart w:id="44" w:name="_Toc523521127"/>
      <w:r w:rsidRPr="00C81BAD">
        <w:rPr>
          <w:rFonts w:ascii="宋体" w:eastAsia="宋体" w:hAnsi="宋体" w:hint="eastAsia"/>
          <w:b w:val="0"/>
        </w:rPr>
        <w:t>for循环</w:t>
      </w:r>
      <w:bookmarkEnd w:id="44"/>
    </w:p>
    <w:p w:rsidR="004C2938" w:rsidRPr="00C81BAD" w:rsidRDefault="004C2938" w:rsidP="004C2938">
      <w:pPr>
        <w:rPr>
          <w:rFonts w:ascii="宋体" w:eastAsia="宋体" w:hAnsi="宋体"/>
        </w:rPr>
      </w:pPr>
      <w:r w:rsidRPr="00C81BAD">
        <w:rPr>
          <w:rFonts w:ascii="宋体" w:eastAsia="宋体" w:hAnsi="宋体" w:hint="eastAsia"/>
        </w:rPr>
        <w:t>【代码示例】</w:t>
      </w:r>
    </w:p>
    <w:p w:rsidR="004C2938" w:rsidRPr="00C81BAD" w:rsidRDefault="004C2938" w:rsidP="004C2938">
      <w:pPr>
        <w:pStyle w:val="HTML"/>
        <w:rPr>
          <w:rFonts w:cstheme="minorBidi"/>
          <w:kern w:val="2"/>
          <w:sz w:val="21"/>
          <w:szCs w:val="22"/>
        </w:rPr>
      </w:pPr>
      <w:r w:rsidRPr="00C81BAD">
        <w:rPr>
          <w:rFonts w:cstheme="minorBidi"/>
          <w:kern w:val="2"/>
          <w:sz w:val="21"/>
          <w:szCs w:val="22"/>
        </w:rPr>
        <w:t>#include "stdafx.h"</w:t>
      </w:r>
    </w:p>
    <w:p w:rsidR="004C2938" w:rsidRPr="00C81BAD" w:rsidRDefault="004C2938" w:rsidP="004C2938">
      <w:pPr>
        <w:pStyle w:val="HTML"/>
        <w:rPr>
          <w:rFonts w:cstheme="minorBidi"/>
          <w:kern w:val="2"/>
          <w:sz w:val="21"/>
          <w:szCs w:val="22"/>
        </w:rPr>
      </w:pPr>
      <w:r w:rsidRPr="00C81BAD">
        <w:rPr>
          <w:rFonts w:cstheme="minorBidi"/>
          <w:kern w:val="2"/>
          <w:sz w:val="21"/>
          <w:szCs w:val="22"/>
        </w:rPr>
        <w:t>#include&lt;iostream&gt;</w:t>
      </w:r>
    </w:p>
    <w:p w:rsidR="004C2938" w:rsidRPr="00C81BAD" w:rsidRDefault="004C2938" w:rsidP="004C2938">
      <w:pPr>
        <w:pStyle w:val="HTML"/>
        <w:rPr>
          <w:rFonts w:cstheme="minorBidi"/>
          <w:kern w:val="2"/>
          <w:sz w:val="21"/>
          <w:szCs w:val="22"/>
        </w:rPr>
      </w:pPr>
      <w:r w:rsidRPr="00C81BAD">
        <w:rPr>
          <w:rFonts w:cstheme="minorBidi"/>
          <w:kern w:val="2"/>
          <w:sz w:val="21"/>
          <w:szCs w:val="22"/>
        </w:rPr>
        <w:t>#include&lt;vector&gt;</w:t>
      </w:r>
    </w:p>
    <w:p w:rsidR="004C2938" w:rsidRPr="00C81BAD" w:rsidRDefault="004C2938" w:rsidP="004C2938">
      <w:pPr>
        <w:pStyle w:val="HTML"/>
        <w:rPr>
          <w:rFonts w:cstheme="minorBidi"/>
          <w:kern w:val="2"/>
          <w:sz w:val="21"/>
          <w:szCs w:val="22"/>
        </w:rPr>
      </w:pPr>
    </w:p>
    <w:p w:rsidR="004C2938" w:rsidRPr="00C81BAD" w:rsidRDefault="004C2938" w:rsidP="004C2938">
      <w:pPr>
        <w:pStyle w:val="HTML"/>
        <w:rPr>
          <w:rFonts w:cstheme="minorBidi"/>
          <w:kern w:val="2"/>
          <w:sz w:val="21"/>
          <w:szCs w:val="22"/>
        </w:rPr>
      </w:pPr>
      <w:r w:rsidRPr="00C81BAD">
        <w:rPr>
          <w:rFonts w:cstheme="minorBidi"/>
          <w:kern w:val="2"/>
          <w:sz w:val="21"/>
          <w:szCs w:val="22"/>
        </w:rPr>
        <w:t>int main()</w:t>
      </w:r>
    </w:p>
    <w:p w:rsidR="004C2938" w:rsidRPr="00C81BAD" w:rsidRDefault="004C2938" w:rsidP="004C2938">
      <w:pPr>
        <w:pStyle w:val="HTML"/>
        <w:rPr>
          <w:rFonts w:cstheme="minorBidi"/>
          <w:kern w:val="2"/>
          <w:sz w:val="21"/>
          <w:szCs w:val="22"/>
        </w:rPr>
      </w:pPr>
      <w:r w:rsidRPr="00C81BAD">
        <w:rPr>
          <w:rFonts w:cstheme="minorBidi"/>
          <w:kern w:val="2"/>
          <w:sz w:val="21"/>
          <w:szCs w:val="22"/>
        </w:rPr>
        <w:t>{</w:t>
      </w:r>
    </w:p>
    <w:p w:rsidR="004C2938" w:rsidRPr="00C81BAD" w:rsidRDefault="004C2938" w:rsidP="004C2938">
      <w:pPr>
        <w:pStyle w:val="HTML"/>
        <w:rPr>
          <w:rFonts w:cstheme="minorBidi"/>
          <w:kern w:val="2"/>
          <w:sz w:val="21"/>
          <w:szCs w:val="22"/>
        </w:rPr>
      </w:pPr>
      <w:r w:rsidRPr="00C81BAD">
        <w:rPr>
          <w:rFonts w:cstheme="minorBidi"/>
          <w:kern w:val="2"/>
          <w:sz w:val="21"/>
          <w:szCs w:val="22"/>
        </w:rPr>
        <w:t xml:space="preserve">    std::vector&lt;int&gt; arr;</w:t>
      </w:r>
    </w:p>
    <w:p w:rsidR="004C2938" w:rsidRPr="00C81BAD" w:rsidRDefault="004C2938" w:rsidP="004C2938">
      <w:pPr>
        <w:pStyle w:val="HTML"/>
        <w:rPr>
          <w:rFonts w:cstheme="minorBidi"/>
          <w:kern w:val="2"/>
          <w:sz w:val="21"/>
          <w:szCs w:val="22"/>
        </w:rPr>
      </w:pPr>
      <w:r w:rsidRPr="00C81BAD">
        <w:rPr>
          <w:rFonts w:cstheme="minorBidi"/>
          <w:kern w:val="2"/>
          <w:sz w:val="21"/>
          <w:szCs w:val="22"/>
        </w:rPr>
        <w:t xml:space="preserve">    arr.push_back(1);</w:t>
      </w:r>
    </w:p>
    <w:p w:rsidR="004C2938" w:rsidRPr="00C81BAD" w:rsidRDefault="004C2938" w:rsidP="004C2938">
      <w:pPr>
        <w:pStyle w:val="HTML"/>
        <w:rPr>
          <w:rFonts w:cstheme="minorBidi"/>
          <w:kern w:val="2"/>
          <w:sz w:val="21"/>
          <w:szCs w:val="22"/>
        </w:rPr>
      </w:pPr>
      <w:r w:rsidRPr="00C81BAD">
        <w:rPr>
          <w:rFonts w:cstheme="minorBidi"/>
          <w:kern w:val="2"/>
          <w:sz w:val="21"/>
          <w:szCs w:val="22"/>
        </w:rPr>
        <w:t xml:space="preserve">    arr.push_back(2);</w:t>
      </w:r>
    </w:p>
    <w:p w:rsidR="004C2938" w:rsidRPr="00C81BAD" w:rsidRDefault="004C2938" w:rsidP="004C2938">
      <w:pPr>
        <w:pStyle w:val="HTML"/>
        <w:rPr>
          <w:rFonts w:cstheme="minorBidi"/>
          <w:kern w:val="2"/>
          <w:sz w:val="21"/>
          <w:szCs w:val="22"/>
        </w:rPr>
      </w:pPr>
    </w:p>
    <w:p w:rsidR="004C2938" w:rsidRPr="00C81BAD" w:rsidRDefault="004C2938" w:rsidP="004C2938">
      <w:pPr>
        <w:pStyle w:val="HTML"/>
        <w:rPr>
          <w:rFonts w:cstheme="minorBidi"/>
          <w:kern w:val="2"/>
          <w:sz w:val="21"/>
          <w:szCs w:val="22"/>
        </w:rPr>
      </w:pPr>
      <w:r w:rsidRPr="00C81BAD">
        <w:rPr>
          <w:rFonts w:cstheme="minorBidi"/>
          <w:kern w:val="2"/>
          <w:sz w:val="21"/>
          <w:szCs w:val="22"/>
        </w:rPr>
        <w:t xml:space="preserve">    for (auto n : arr)</w:t>
      </w:r>
    </w:p>
    <w:p w:rsidR="004C2938" w:rsidRPr="00C81BAD" w:rsidRDefault="004C2938" w:rsidP="004C2938">
      <w:pPr>
        <w:pStyle w:val="HTML"/>
        <w:rPr>
          <w:rFonts w:cstheme="minorBidi"/>
          <w:kern w:val="2"/>
          <w:sz w:val="21"/>
          <w:szCs w:val="22"/>
        </w:rPr>
      </w:pPr>
      <w:r w:rsidRPr="00C81BAD">
        <w:rPr>
          <w:rFonts w:cstheme="minorBidi"/>
          <w:kern w:val="2"/>
          <w:sz w:val="21"/>
          <w:szCs w:val="22"/>
        </w:rPr>
        <w:t xml:space="preserve">    {</w:t>
      </w:r>
    </w:p>
    <w:p w:rsidR="004C2938" w:rsidRPr="00C81BAD" w:rsidRDefault="004C2938" w:rsidP="004C2938">
      <w:pPr>
        <w:pStyle w:val="HTML"/>
        <w:rPr>
          <w:rFonts w:cstheme="minorBidi"/>
          <w:kern w:val="2"/>
          <w:sz w:val="21"/>
          <w:szCs w:val="22"/>
        </w:rPr>
      </w:pPr>
      <w:r w:rsidRPr="00C81BAD">
        <w:rPr>
          <w:rFonts w:cstheme="minorBidi"/>
          <w:kern w:val="2"/>
          <w:sz w:val="21"/>
          <w:szCs w:val="22"/>
        </w:rPr>
        <w:t xml:space="preserve">        std::cout &lt;&lt; n &lt;&lt; std::endl;</w:t>
      </w:r>
    </w:p>
    <w:p w:rsidR="004C2938" w:rsidRPr="00C81BAD" w:rsidRDefault="004C2938" w:rsidP="004C2938">
      <w:pPr>
        <w:pStyle w:val="HTML"/>
        <w:rPr>
          <w:rFonts w:cstheme="minorBidi"/>
          <w:kern w:val="2"/>
          <w:sz w:val="21"/>
          <w:szCs w:val="22"/>
        </w:rPr>
      </w:pPr>
      <w:r w:rsidRPr="00C81BAD">
        <w:rPr>
          <w:rFonts w:cstheme="minorBidi"/>
          <w:kern w:val="2"/>
          <w:sz w:val="21"/>
          <w:szCs w:val="22"/>
        </w:rPr>
        <w:t xml:space="preserve">    }</w:t>
      </w:r>
    </w:p>
    <w:p w:rsidR="004C2938" w:rsidRPr="00C81BAD" w:rsidRDefault="004C2938" w:rsidP="004C2938">
      <w:pPr>
        <w:pStyle w:val="HTML"/>
        <w:rPr>
          <w:rFonts w:cstheme="minorBidi"/>
          <w:kern w:val="2"/>
          <w:sz w:val="21"/>
          <w:szCs w:val="22"/>
        </w:rPr>
      </w:pPr>
    </w:p>
    <w:p w:rsidR="004C2938" w:rsidRPr="00C81BAD" w:rsidRDefault="004C2938" w:rsidP="004C2938">
      <w:pPr>
        <w:pStyle w:val="HTML"/>
        <w:rPr>
          <w:rFonts w:cstheme="minorBidi"/>
          <w:kern w:val="2"/>
          <w:sz w:val="21"/>
          <w:szCs w:val="22"/>
        </w:rPr>
      </w:pPr>
      <w:r w:rsidRPr="00C81BAD">
        <w:rPr>
          <w:rFonts w:cstheme="minorBidi"/>
          <w:kern w:val="2"/>
          <w:sz w:val="21"/>
          <w:szCs w:val="22"/>
        </w:rPr>
        <w:t xml:space="preserve">    return 0;</w:t>
      </w:r>
    </w:p>
    <w:p w:rsidR="004C2938" w:rsidRPr="00C81BAD" w:rsidRDefault="004C2938" w:rsidP="004C2938">
      <w:pPr>
        <w:pStyle w:val="HTML"/>
        <w:rPr>
          <w:rFonts w:cstheme="minorBidi"/>
          <w:kern w:val="2"/>
          <w:sz w:val="21"/>
          <w:szCs w:val="22"/>
        </w:rPr>
      </w:pPr>
      <w:r w:rsidRPr="00C81BAD">
        <w:rPr>
          <w:rFonts w:cstheme="minorBidi"/>
          <w:kern w:val="2"/>
          <w:sz w:val="21"/>
          <w:szCs w:val="22"/>
        </w:rPr>
        <w:t>}</w:t>
      </w:r>
    </w:p>
    <w:p w:rsidR="00162E06" w:rsidRPr="00C81BAD" w:rsidRDefault="00162E06" w:rsidP="00162E06">
      <w:pPr>
        <w:pStyle w:val="HTML"/>
        <w:outlineLvl w:val="1"/>
        <w:rPr>
          <w:rFonts w:cstheme="majorBidi"/>
          <w:kern w:val="2"/>
          <w:sz w:val="32"/>
          <w:szCs w:val="32"/>
        </w:rPr>
      </w:pPr>
      <w:bookmarkStart w:id="45" w:name="_Toc523521128"/>
      <w:r w:rsidRPr="00C81BAD">
        <w:rPr>
          <w:rFonts w:cstheme="majorBidi" w:hint="eastAsia"/>
          <w:kern w:val="2"/>
          <w:sz w:val="32"/>
          <w:szCs w:val="32"/>
        </w:rPr>
        <w:t>断言（assert）</w:t>
      </w:r>
      <w:bookmarkEnd w:id="45"/>
    </w:p>
    <w:p w:rsidR="00162E06" w:rsidRPr="00C81BAD" w:rsidRDefault="00C55140" w:rsidP="004C2938">
      <w:pPr>
        <w:pStyle w:val="HTML"/>
        <w:rPr>
          <w:rFonts w:cstheme="minorBidi"/>
          <w:kern w:val="2"/>
          <w:sz w:val="21"/>
          <w:szCs w:val="22"/>
        </w:rPr>
      </w:pPr>
      <w:r w:rsidRPr="00C81BAD">
        <w:rPr>
          <w:rFonts w:cstheme="minorBidi" w:hint="eastAsia"/>
          <w:kern w:val="2"/>
          <w:sz w:val="21"/>
          <w:szCs w:val="22"/>
        </w:rPr>
        <w:t>正常使用时assert(表达式);</w:t>
      </w:r>
    </w:p>
    <w:p w:rsidR="00F35015" w:rsidRPr="00C81BAD" w:rsidRDefault="00C55140" w:rsidP="004C2938">
      <w:pPr>
        <w:pStyle w:val="HTML"/>
        <w:rPr>
          <w:rFonts w:cstheme="minorBidi"/>
          <w:kern w:val="2"/>
          <w:sz w:val="21"/>
          <w:szCs w:val="22"/>
        </w:rPr>
      </w:pPr>
      <w:r w:rsidRPr="00C81BAD">
        <w:rPr>
          <w:rFonts w:cstheme="minorBidi" w:hint="eastAsia"/>
          <w:kern w:val="2"/>
          <w:sz w:val="21"/>
          <w:szCs w:val="22"/>
        </w:rPr>
        <w:t>提交O</w:t>
      </w:r>
      <w:r w:rsidRPr="00C81BAD">
        <w:rPr>
          <w:rFonts w:cstheme="minorBidi"/>
          <w:kern w:val="2"/>
          <w:sz w:val="21"/>
          <w:szCs w:val="22"/>
        </w:rPr>
        <w:t>J</w:t>
      </w:r>
      <w:r w:rsidRPr="00C81BAD">
        <w:rPr>
          <w:rFonts w:cstheme="minorBidi" w:hint="eastAsia"/>
          <w:kern w:val="2"/>
          <w:sz w:val="21"/>
          <w:szCs w:val="22"/>
        </w:rPr>
        <w:t>时对于那些不支持assert报</w:t>
      </w:r>
      <w:r w:rsidR="00F35015" w:rsidRPr="00C81BAD">
        <w:rPr>
          <w:rFonts w:cstheme="minorBidi" w:hint="eastAsia"/>
          <w:kern w:val="2"/>
          <w:sz w:val="21"/>
          <w:szCs w:val="22"/>
        </w:rPr>
        <w:t>RE的</w:t>
      </w:r>
      <w:r w:rsidR="000837C6" w:rsidRPr="00C81BAD">
        <w:rPr>
          <w:rFonts w:cstheme="minorBidi" w:hint="eastAsia"/>
          <w:kern w:val="2"/>
          <w:sz w:val="21"/>
          <w:szCs w:val="22"/>
        </w:rPr>
        <w:t>（比如说HDU）</w:t>
      </w:r>
      <w:r w:rsidR="00F35015" w:rsidRPr="00C81BAD">
        <w:rPr>
          <w:rFonts w:cstheme="minorBidi" w:hint="eastAsia"/>
          <w:kern w:val="2"/>
          <w:sz w:val="21"/>
          <w:szCs w:val="22"/>
        </w:rPr>
        <w:t>可以做如下处理</w:t>
      </w:r>
    </w:p>
    <w:p w:rsidR="00F35015" w:rsidRPr="00C81BAD" w:rsidRDefault="000837C6" w:rsidP="004C2938">
      <w:pPr>
        <w:pStyle w:val="HTML"/>
        <w:rPr>
          <w:rFonts w:cstheme="minorBidi"/>
          <w:kern w:val="2"/>
          <w:sz w:val="21"/>
          <w:szCs w:val="22"/>
        </w:rPr>
      </w:pPr>
      <w:r w:rsidRPr="00C81BAD">
        <w:rPr>
          <w:rFonts w:cstheme="minorBidi" w:hint="eastAsia"/>
          <w:kern w:val="2"/>
          <w:sz w:val="21"/>
          <w:szCs w:val="22"/>
        </w:rPr>
        <w:lastRenderedPageBreak/>
        <w:t>如果原先不是TLE</w:t>
      </w:r>
      <w:r w:rsidR="00F35015" w:rsidRPr="00C81BAD">
        <w:rPr>
          <w:rFonts w:cstheme="minorBidi" w:hint="eastAsia"/>
          <w:kern w:val="2"/>
          <w:sz w:val="21"/>
          <w:szCs w:val="22"/>
        </w:rPr>
        <w:t>那么头部加入</w:t>
      </w:r>
    </w:p>
    <w:p w:rsidR="00F35015" w:rsidRPr="00C81BAD" w:rsidRDefault="00F35015" w:rsidP="00F35015">
      <w:pPr>
        <w:pStyle w:val="HTML"/>
        <w:rPr>
          <w:rFonts w:cstheme="minorBidi"/>
          <w:kern w:val="2"/>
          <w:sz w:val="21"/>
          <w:szCs w:val="22"/>
        </w:rPr>
      </w:pPr>
      <w:r w:rsidRPr="00C81BAD">
        <w:rPr>
          <w:rFonts w:cstheme="minorBidi"/>
          <w:kern w:val="2"/>
          <w:sz w:val="21"/>
          <w:szCs w:val="22"/>
        </w:rPr>
        <w:t>#define ASSERT(X) if(!(X)) while(true);</w:t>
      </w:r>
    </w:p>
    <w:p w:rsidR="00F35015" w:rsidRPr="00C81BAD" w:rsidRDefault="00F35015" w:rsidP="00F35015">
      <w:pPr>
        <w:pStyle w:val="HTML"/>
        <w:rPr>
          <w:rFonts w:cstheme="minorBidi"/>
          <w:kern w:val="2"/>
          <w:sz w:val="21"/>
          <w:szCs w:val="22"/>
        </w:rPr>
      </w:pPr>
      <w:r w:rsidRPr="00C81BAD">
        <w:rPr>
          <w:rFonts w:cstheme="minorBidi"/>
          <w:kern w:val="2"/>
          <w:sz w:val="21"/>
          <w:szCs w:val="22"/>
        </w:rPr>
        <w:t>#define assert ASSERT</w:t>
      </w:r>
    </w:p>
    <w:p w:rsidR="00F35015" w:rsidRPr="00C81BAD" w:rsidRDefault="00F35015" w:rsidP="00F35015">
      <w:pPr>
        <w:pStyle w:val="HTML"/>
        <w:rPr>
          <w:rFonts w:cstheme="minorBidi"/>
          <w:kern w:val="2"/>
          <w:sz w:val="21"/>
          <w:szCs w:val="22"/>
        </w:rPr>
      </w:pPr>
      <w:r w:rsidRPr="00C81BAD">
        <w:rPr>
          <w:rFonts w:cstheme="minorBidi" w:hint="eastAsia"/>
          <w:kern w:val="2"/>
          <w:sz w:val="21"/>
          <w:szCs w:val="22"/>
        </w:rPr>
        <w:t>则如果为TLE则说明断言处有误</w:t>
      </w:r>
      <w:r w:rsidR="000837C6" w:rsidRPr="00C81BAD">
        <w:rPr>
          <w:rFonts w:cstheme="minorBidi" w:hint="eastAsia"/>
          <w:kern w:val="2"/>
          <w:sz w:val="21"/>
          <w:szCs w:val="22"/>
        </w:rPr>
        <w:t>（对于原本提交不是TLE的都有效）</w:t>
      </w:r>
    </w:p>
    <w:p w:rsidR="000837C6" w:rsidRPr="00C81BAD" w:rsidRDefault="000837C6" w:rsidP="00F35015">
      <w:pPr>
        <w:pStyle w:val="HTML"/>
        <w:rPr>
          <w:rFonts w:cstheme="minorBidi"/>
          <w:kern w:val="2"/>
          <w:sz w:val="21"/>
          <w:szCs w:val="22"/>
        </w:rPr>
      </w:pPr>
      <w:r w:rsidRPr="00C81BAD">
        <w:rPr>
          <w:rFonts w:cstheme="minorBidi" w:hint="eastAsia"/>
          <w:kern w:val="2"/>
          <w:sz w:val="21"/>
          <w:szCs w:val="22"/>
        </w:rPr>
        <w:t>如果原先不是M</w:t>
      </w:r>
      <w:r w:rsidRPr="00C81BAD">
        <w:rPr>
          <w:rFonts w:cstheme="minorBidi"/>
          <w:kern w:val="2"/>
          <w:sz w:val="21"/>
          <w:szCs w:val="22"/>
        </w:rPr>
        <w:t>LE</w:t>
      </w:r>
      <w:r w:rsidR="00002D06" w:rsidRPr="00C81BAD">
        <w:rPr>
          <w:rFonts w:cstheme="minorBidi" w:hint="eastAsia"/>
          <w:kern w:val="2"/>
          <w:sz w:val="21"/>
          <w:szCs w:val="22"/>
        </w:rPr>
        <w:t>那么头部加入</w:t>
      </w:r>
    </w:p>
    <w:p w:rsidR="000837C6" w:rsidRPr="00C81BAD" w:rsidRDefault="000837C6" w:rsidP="000837C6">
      <w:pPr>
        <w:pStyle w:val="HTML"/>
        <w:rPr>
          <w:rFonts w:cstheme="minorBidi"/>
          <w:kern w:val="2"/>
          <w:sz w:val="21"/>
          <w:szCs w:val="22"/>
        </w:rPr>
      </w:pPr>
      <w:r w:rsidRPr="00C81BAD">
        <w:rPr>
          <w:rFonts w:cstheme="minorBidi"/>
          <w:kern w:val="2"/>
          <w:sz w:val="21"/>
          <w:szCs w:val="22"/>
        </w:rPr>
        <w:t>#define ASSERT(X) if(!(X)){int sz=1;while(sz++){int *num=new int[sz];}}</w:t>
      </w:r>
    </w:p>
    <w:p w:rsidR="000837C6" w:rsidRPr="00C81BAD" w:rsidRDefault="000837C6" w:rsidP="000837C6">
      <w:pPr>
        <w:pStyle w:val="HTML"/>
        <w:rPr>
          <w:rFonts w:cstheme="minorBidi"/>
          <w:kern w:val="2"/>
          <w:sz w:val="21"/>
          <w:szCs w:val="22"/>
        </w:rPr>
      </w:pPr>
      <w:r w:rsidRPr="00C81BAD">
        <w:rPr>
          <w:rFonts w:cstheme="minorBidi"/>
          <w:kern w:val="2"/>
          <w:sz w:val="21"/>
          <w:szCs w:val="22"/>
        </w:rPr>
        <w:t>#define assert ASSERT</w:t>
      </w:r>
    </w:p>
    <w:p w:rsidR="000837C6" w:rsidRPr="00C81BAD" w:rsidRDefault="000837C6" w:rsidP="000837C6">
      <w:pPr>
        <w:pStyle w:val="HTML"/>
        <w:rPr>
          <w:rFonts w:cstheme="minorBidi"/>
          <w:kern w:val="2"/>
          <w:sz w:val="21"/>
          <w:szCs w:val="22"/>
        </w:rPr>
      </w:pPr>
      <w:r w:rsidRPr="00C81BAD">
        <w:rPr>
          <w:rFonts w:cstheme="minorBidi" w:hint="eastAsia"/>
          <w:kern w:val="2"/>
          <w:sz w:val="21"/>
          <w:szCs w:val="22"/>
        </w:rPr>
        <w:t>如果变成M</w:t>
      </w:r>
      <w:r w:rsidRPr="00C81BAD">
        <w:rPr>
          <w:rFonts w:cstheme="minorBidi"/>
          <w:kern w:val="2"/>
          <w:sz w:val="21"/>
          <w:szCs w:val="22"/>
        </w:rPr>
        <w:t>LE</w:t>
      </w:r>
      <w:r w:rsidRPr="00C81BAD">
        <w:rPr>
          <w:rFonts w:cstheme="minorBidi" w:hint="eastAsia"/>
          <w:kern w:val="2"/>
          <w:sz w:val="21"/>
          <w:szCs w:val="22"/>
        </w:rPr>
        <w:t>，则说明断言处有误（对于原本提交不是MLE的都有效）</w:t>
      </w:r>
    </w:p>
    <w:p w:rsidR="00E679AF" w:rsidRPr="00C81BAD" w:rsidRDefault="00E679AF" w:rsidP="000837C6">
      <w:pPr>
        <w:pStyle w:val="HTML"/>
        <w:rPr>
          <w:rFonts w:cstheme="minorBidi"/>
          <w:kern w:val="2"/>
          <w:sz w:val="21"/>
          <w:szCs w:val="22"/>
        </w:rPr>
      </w:pPr>
      <w:r w:rsidRPr="00C81BAD">
        <w:rPr>
          <w:rFonts w:cstheme="minorBidi" w:hint="eastAsia"/>
          <w:kern w:val="2"/>
          <w:sz w:val="21"/>
          <w:szCs w:val="22"/>
        </w:rPr>
        <w:t>【代码】</w:t>
      </w:r>
    </w:p>
    <w:p w:rsidR="00E679AF" w:rsidRPr="00C81BAD" w:rsidRDefault="00E679AF" w:rsidP="00E679AF">
      <w:pPr>
        <w:pStyle w:val="HTML"/>
        <w:rPr>
          <w:rFonts w:cstheme="minorBidi"/>
          <w:kern w:val="2"/>
          <w:sz w:val="21"/>
          <w:szCs w:val="22"/>
        </w:rPr>
      </w:pPr>
      <w:r w:rsidRPr="00C81BAD">
        <w:rPr>
          <w:rFonts w:cstheme="minorBidi"/>
          <w:kern w:val="2"/>
          <w:sz w:val="21"/>
          <w:szCs w:val="22"/>
        </w:rPr>
        <w:t>#define ASSERT(X) if(!(X)) while(true);</w:t>
      </w:r>
    </w:p>
    <w:p w:rsidR="00E679AF" w:rsidRPr="00C81BAD" w:rsidRDefault="00E679AF" w:rsidP="00E679AF">
      <w:pPr>
        <w:pStyle w:val="HTML"/>
        <w:rPr>
          <w:rFonts w:cstheme="minorBidi"/>
          <w:kern w:val="2"/>
          <w:sz w:val="21"/>
          <w:szCs w:val="22"/>
        </w:rPr>
      </w:pPr>
      <w:r w:rsidRPr="00C81BAD">
        <w:rPr>
          <w:rFonts w:cstheme="minorBidi"/>
          <w:kern w:val="2"/>
          <w:sz w:val="21"/>
          <w:szCs w:val="22"/>
        </w:rPr>
        <w:t>#define ASSERT(X) if(!(X)){int sz=1;while(sz++){int *num=new int[sz];}}</w:t>
      </w:r>
    </w:p>
    <w:p w:rsidR="00E679AF" w:rsidRPr="00C81BAD" w:rsidRDefault="00E679AF" w:rsidP="000837C6">
      <w:pPr>
        <w:pStyle w:val="HTML"/>
        <w:rPr>
          <w:rFonts w:cstheme="minorBidi"/>
          <w:kern w:val="2"/>
          <w:sz w:val="21"/>
          <w:szCs w:val="22"/>
        </w:rPr>
      </w:pPr>
      <w:r w:rsidRPr="00C81BAD">
        <w:rPr>
          <w:rFonts w:cstheme="minorBidi"/>
          <w:kern w:val="2"/>
          <w:sz w:val="21"/>
          <w:szCs w:val="22"/>
        </w:rPr>
        <w:t>#define assert ASSERT</w:t>
      </w:r>
    </w:p>
    <w:p w:rsidR="003B598C" w:rsidRPr="00C81BAD" w:rsidRDefault="003B598C" w:rsidP="00AB3CA1">
      <w:pPr>
        <w:pStyle w:val="2"/>
        <w:rPr>
          <w:rFonts w:ascii="宋体" w:eastAsia="宋体" w:hAnsi="宋体"/>
          <w:b w:val="0"/>
          <w:bCs w:val="0"/>
        </w:rPr>
      </w:pPr>
      <w:bookmarkStart w:id="46" w:name="_Toc523521129"/>
      <w:r w:rsidRPr="00C81BAD">
        <w:rPr>
          <w:rFonts w:ascii="宋体" w:eastAsia="宋体" w:hAnsi="宋体" w:hint="eastAsia"/>
          <w:b w:val="0"/>
          <w:bCs w:val="0"/>
        </w:rPr>
        <w:t>数据对拍（输入输出重定向-freopen）</w:t>
      </w:r>
      <w:bookmarkEnd w:id="46"/>
    </w:p>
    <w:p w:rsidR="003B598C" w:rsidRPr="00C81BAD" w:rsidRDefault="003B598C" w:rsidP="003B598C">
      <w:pPr>
        <w:rPr>
          <w:rFonts w:ascii="宋体" w:eastAsia="宋体" w:hAnsi="宋体"/>
        </w:rPr>
      </w:pPr>
      <w:r w:rsidRPr="00C81BAD">
        <w:rPr>
          <w:rFonts w:ascii="宋体" w:eastAsia="宋体" w:hAnsi="宋体" w:hint="eastAsia"/>
        </w:rPr>
        <w:t>【示例代码】</w:t>
      </w:r>
    </w:p>
    <w:p w:rsidR="003B598C" w:rsidRPr="00C81BAD" w:rsidRDefault="003B598C" w:rsidP="003B598C">
      <w:pPr>
        <w:rPr>
          <w:rFonts w:ascii="宋体" w:eastAsia="宋体" w:hAnsi="宋体"/>
        </w:rPr>
      </w:pPr>
      <w:r w:rsidRPr="00C81BAD">
        <w:rPr>
          <w:rFonts w:ascii="宋体" w:eastAsia="宋体" w:hAnsi="宋体"/>
        </w:rPr>
        <w:t>#include &lt;stdio.h&gt;</w:t>
      </w:r>
    </w:p>
    <w:p w:rsidR="003B598C" w:rsidRPr="00C81BAD" w:rsidRDefault="003B598C" w:rsidP="003B598C">
      <w:pPr>
        <w:rPr>
          <w:rFonts w:ascii="宋体" w:eastAsia="宋体" w:hAnsi="宋体"/>
        </w:rPr>
      </w:pPr>
      <w:r w:rsidRPr="00C81BAD">
        <w:rPr>
          <w:rFonts w:ascii="宋体" w:eastAsia="宋体" w:hAnsi="宋体"/>
        </w:rPr>
        <w:t xml:space="preserve">int main() </w:t>
      </w:r>
    </w:p>
    <w:p w:rsidR="003B598C" w:rsidRPr="00C81BAD" w:rsidRDefault="003B598C" w:rsidP="003B598C">
      <w:pPr>
        <w:rPr>
          <w:rFonts w:ascii="宋体" w:eastAsia="宋体" w:hAnsi="宋体"/>
        </w:rPr>
      </w:pPr>
      <w:r w:rsidRPr="00C81BAD">
        <w:rPr>
          <w:rFonts w:ascii="宋体" w:eastAsia="宋体" w:hAnsi="宋体"/>
        </w:rPr>
        <w:t xml:space="preserve">{ </w:t>
      </w:r>
    </w:p>
    <w:p w:rsidR="003B598C" w:rsidRPr="00C81BAD" w:rsidRDefault="003B598C" w:rsidP="003B598C">
      <w:pPr>
        <w:rPr>
          <w:rFonts w:ascii="宋体" w:eastAsia="宋体" w:hAnsi="宋体"/>
        </w:rPr>
      </w:pPr>
      <w:r w:rsidRPr="00C81BAD">
        <w:rPr>
          <w:rFonts w:ascii="宋体" w:eastAsia="宋体" w:hAnsi="宋体"/>
        </w:rPr>
        <w:tab/>
        <w:t xml:space="preserve">int a,b; </w:t>
      </w:r>
    </w:p>
    <w:p w:rsidR="003B598C" w:rsidRPr="00C81BAD" w:rsidRDefault="003B598C" w:rsidP="003B598C">
      <w:pPr>
        <w:rPr>
          <w:rFonts w:ascii="宋体" w:eastAsia="宋体" w:hAnsi="宋体"/>
        </w:rPr>
      </w:pPr>
      <w:r w:rsidRPr="00C81BAD">
        <w:rPr>
          <w:rFonts w:ascii="宋体" w:eastAsia="宋体" w:hAnsi="宋体"/>
        </w:rPr>
        <w:tab/>
        <w:t xml:space="preserve">freopen("D:\\in.txt","r",stdin); //输入重定向，输入数据将从D盘根目录下的in.txt文件中读取 </w:t>
      </w:r>
    </w:p>
    <w:p w:rsidR="003B598C" w:rsidRPr="00C81BAD" w:rsidRDefault="003B598C" w:rsidP="003B598C">
      <w:pPr>
        <w:rPr>
          <w:rFonts w:ascii="宋体" w:eastAsia="宋体" w:hAnsi="宋体"/>
        </w:rPr>
      </w:pPr>
      <w:r w:rsidRPr="00C81BAD">
        <w:rPr>
          <w:rFonts w:ascii="宋体" w:eastAsia="宋体" w:hAnsi="宋体"/>
        </w:rPr>
        <w:tab/>
        <w:t xml:space="preserve">freopen("D:\\out.txt","w",stdout); //输出重定向，输出数据将保存在D盘根目录下的out.txt文件中 </w:t>
      </w:r>
    </w:p>
    <w:p w:rsidR="003B598C" w:rsidRPr="00C81BAD" w:rsidRDefault="003B598C" w:rsidP="003B598C">
      <w:pPr>
        <w:rPr>
          <w:rFonts w:ascii="宋体" w:eastAsia="宋体" w:hAnsi="宋体"/>
        </w:rPr>
      </w:pPr>
      <w:r w:rsidRPr="00C81BAD">
        <w:rPr>
          <w:rFonts w:ascii="宋体" w:eastAsia="宋体" w:hAnsi="宋体"/>
        </w:rPr>
        <w:tab/>
        <w:t xml:space="preserve">while(scanf("%d %d",&amp;a,&amp;b)!=EOF) </w:t>
      </w:r>
    </w:p>
    <w:p w:rsidR="003B598C" w:rsidRPr="00C81BAD" w:rsidRDefault="003B598C" w:rsidP="003B598C">
      <w:pPr>
        <w:rPr>
          <w:rFonts w:ascii="宋体" w:eastAsia="宋体" w:hAnsi="宋体"/>
        </w:rPr>
      </w:pPr>
      <w:r w:rsidRPr="00C81BAD">
        <w:rPr>
          <w:rFonts w:ascii="宋体" w:eastAsia="宋体" w:hAnsi="宋体"/>
        </w:rPr>
        <w:tab/>
        <w:t xml:space="preserve">printf("%d\n",a+b); </w:t>
      </w:r>
    </w:p>
    <w:p w:rsidR="003B598C" w:rsidRPr="00C81BAD" w:rsidRDefault="003B598C" w:rsidP="003B598C">
      <w:pPr>
        <w:rPr>
          <w:rFonts w:ascii="宋体" w:eastAsia="宋体" w:hAnsi="宋体"/>
        </w:rPr>
      </w:pPr>
      <w:r w:rsidRPr="00C81BAD">
        <w:rPr>
          <w:rFonts w:ascii="宋体" w:eastAsia="宋体" w:hAnsi="宋体"/>
        </w:rPr>
        <w:tab/>
        <w:t xml:space="preserve">fclose(stdin);//关闭重定向输入 </w:t>
      </w:r>
    </w:p>
    <w:p w:rsidR="003B598C" w:rsidRPr="00C81BAD" w:rsidRDefault="003B598C" w:rsidP="003B598C">
      <w:pPr>
        <w:rPr>
          <w:rFonts w:ascii="宋体" w:eastAsia="宋体" w:hAnsi="宋体"/>
        </w:rPr>
      </w:pPr>
      <w:r w:rsidRPr="00C81BAD">
        <w:rPr>
          <w:rFonts w:ascii="宋体" w:eastAsia="宋体" w:hAnsi="宋体"/>
        </w:rPr>
        <w:tab/>
        <w:t xml:space="preserve">fclose(stdout);//关闭重定向输出 </w:t>
      </w:r>
    </w:p>
    <w:p w:rsidR="003B598C" w:rsidRPr="00C81BAD" w:rsidRDefault="003B598C" w:rsidP="003B598C">
      <w:pPr>
        <w:rPr>
          <w:rFonts w:ascii="宋体" w:eastAsia="宋体" w:hAnsi="宋体"/>
        </w:rPr>
      </w:pPr>
      <w:r w:rsidRPr="00C81BAD">
        <w:rPr>
          <w:rFonts w:ascii="宋体" w:eastAsia="宋体" w:hAnsi="宋体"/>
        </w:rPr>
        <w:tab/>
        <w:t xml:space="preserve">return 0; </w:t>
      </w:r>
    </w:p>
    <w:p w:rsidR="003B598C" w:rsidRPr="00C81BAD" w:rsidRDefault="003B598C" w:rsidP="003B598C">
      <w:pPr>
        <w:rPr>
          <w:rFonts w:ascii="宋体" w:eastAsia="宋体" w:hAnsi="宋体"/>
        </w:rPr>
      </w:pPr>
      <w:r w:rsidRPr="00C81BAD">
        <w:rPr>
          <w:rFonts w:ascii="宋体" w:eastAsia="宋体" w:hAnsi="宋体"/>
        </w:rPr>
        <w:t>}</w:t>
      </w:r>
    </w:p>
    <w:p w:rsidR="00A22D99" w:rsidRPr="00C81BAD" w:rsidRDefault="00A22D99" w:rsidP="003B598C">
      <w:pPr>
        <w:rPr>
          <w:rFonts w:ascii="宋体" w:eastAsia="宋体" w:hAnsi="宋体"/>
        </w:rPr>
      </w:pPr>
      <w:r w:rsidRPr="00C81BAD">
        <w:rPr>
          <w:rFonts w:ascii="宋体" w:eastAsia="宋体" w:hAnsi="宋体" w:hint="eastAsia"/>
        </w:rPr>
        <w:t>【数据对拍模板】</w:t>
      </w:r>
    </w:p>
    <w:p w:rsidR="00A22D99" w:rsidRPr="00C81BAD" w:rsidRDefault="00A22D99" w:rsidP="00A22D99">
      <w:pPr>
        <w:rPr>
          <w:rFonts w:ascii="宋体" w:eastAsia="宋体" w:hAnsi="宋体"/>
        </w:rPr>
      </w:pPr>
      <w:r w:rsidRPr="00C81BAD">
        <w:rPr>
          <w:rFonts w:ascii="宋体" w:eastAsia="宋体" w:hAnsi="宋体"/>
        </w:rPr>
        <w:t>#include &lt;bits/stdc++.h&gt;</w:t>
      </w:r>
    </w:p>
    <w:p w:rsidR="00A22D99" w:rsidRPr="00C81BAD" w:rsidRDefault="00A22D99" w:rsidP="00A22D99">
      <w:pPr>
        <w:rPr>
          <w:rFonts w:ascii="宋体" w:eastAsia="宋体" w:hAnsi="宋体"/>
        </w:rPr>
      </w:pPr>
      <w:r w:rsidRPr="00C81BAD">
        <w:rPr>
          <w:rFonts w:ascii="宋体" w:eastAsia="宋体" w:hAnsi="宋体"/>
        </w:rPr>
        <w:t>#define MAXT 1005</w:t>
      </w:r>
    </w:p>
    <w:p w:rsidR="00A22D99" w:rsidRPr="00C81BAD" w:rsidRDefault="00A22D99" w:rsidP="00A22D99">
      <w:pPr>
        <w:rPr>
          <w:rFonts w:ascii="宋体" w:eastAsia="宋体" w:hAnsi="宋体"/>
        </w:rPr>
      </w:pPr>
      <w:r w:rsidRPr="00C81BAD">
        <w:rPr>
          <w:rFonts w:ascii="宋体" w:eastAsia="宋体" w:hAnsi="宋体"/>
        </w:rPr>
        <w:t>#define MAXN 110</w:t>
      </w:r>
    </w:p>
    <w:p w:rsidR="00A22D99" w:rsidRPr="00C81BAD" w:rsidRDefault="00A22D99" w:rsidP="00A22D99">
      <w:pPr>
        <w:rPr>
          <w:rFonts w:ascii="宋体" w:eastAsia="宋体" w:hAnsi="宋体"/>
        </w:rPr>
      </w:pPr>
      <w:r w:rsidRPr="00C81BAD">
        <w:rPr>
          <w:rFonts w:ascii="宋体" w:eastAsia="宋体" w:hAnsi="宋体"/>
        </w:rPr>
        <w:t>#define debug false</w:t>
      </w:r>
    </w:p>
    <w:p w:rsidR="00A22D99" w:rsidRPr="00C81BAD" w:rsidRDefault="00A22D99" w:rsidP="00A22D99">
      <w:pPr>
        <w:rPr>
          <w:rFonts w:ascii="宋体" w:eastAsia="宋体" w:hAnsi="宋体"/>
        </w:rPr>
      </w:pPr>
      <w:r w:rsidRPr="00C81BAD">
        <w:rPr>
          <w:rFonts w:ascii="宋体" w:eastAsia="宋体" w:hAnsi="宋体"/>
        </w:rPr>
        <w:t>const double pi=acos(-1);</w:t>
      </w:r>
    </w:p>
    <w:p w:rsidR="00A22D99" w:rsidRPr="00C81BAD" w:rsidRDefault="00A22D99" w:rsidP="00A22D99">
      <w:pPr>
        <w:rPr>
          <w:rFonts w:ascii="宋体" w:eastAsia="宋体" w:hAnsi="宋体"/>
        </w:rPr>
      </w:pPr>
      <w:r w:rsidRPr="00C81BAD">
        <w:rPr>
          <w:rFonts w:ascii="宋体" w:eastAsia="宋体" w:hAnsi="宋体"/>
        </w:rPr>
        <w:t>const double eps=1e-8;</w:t>
      </w:r>
    </w:p>
    <w:p w:rsidR="00A22D99" w:rsidRPr="00C81BAD" w:rsidRDefault="00A22D99" w:rsidP="00A22D99">
      <w:pPr>
        <w:rPr>
          <w:rFonts w:ascii="宋体" w:eastAsia="宋体" w:hAnsi="宋体"/>
        </w:rPr>
      </w:pPr>
      <w:r w:rsidRPr="00C81BAD">
        <w:rPr>
          <w:rFonts w:ascii="宋体" w:eastAsia="宋体" w:hAnsi="宋体"/>
        </w:rPr>
        <w:t>using namespace std;</w:t>
      </w:r>
    </w:p>
    <w:p w:rsidR="00A22D99" w:rsidRPr="00C81BAD" w:rsidRDefault="00A22D99" w:rsidP="00A22D99">
      <w:pPr>
        <w:rPr>
          <w:rFonts w:ascii="宋体" w:eastAsia="宋体" w:hAnsi="宋体"/>
        </w:rPr>
      </w:pPr>
      <w:r w:rsidRPr="00C81BAD">
        <w:rPr>
          <w:rFonts w:ascii="宋体" w:eastAsia="宋体" w:hAnsi="宋体"/>
        </w:rPr>
        <w:t>struct inputnode{</w:t>
      </w:r>
    </w:p>
    <w:p w:rsidR="00A22D99" w:rsidRPr="00C81BAD" w:rsidRDefault="00A22D99" w:rsidP="00A22D99">
      <w:pPr>
        <w:rPr>
          <w:rFonts w:ascii="宋体" w:eastAsia="宋体" w:hAnsi="宋体"/>
        </w:rPr>
      </w:pPr>
      <w:r w:rsidRPr="00C81BAD">
        <w:rPr>
          <w:rFonts w:ascii="宋体" w:eastAsia="宋体" w:hAnsi="宋体"/>
        </w:rPr>
        <w:t xml:space="preserve">    int m;</w:t>
      </w:r>
    </w:p>
    <w:p w:rsidR="00A22D99" w:rsidRPr="00C81BAD" w:rsidRDefault="00A22D99" w:rsidP="00A22D99">
      <w:pPr>
        <w:rPr>
          <w:rFonts w:ascii="宋体" w:eastAsia="宋体" w:hAnsi="宋体"/>
        </w:rPr>
      </w:pPr>
      <w:r w:rsidRPr="00C81BAD">
        <w:rPr>
          <w:rFonts w:ascii="宋体" w:eastAsia="宋体" w:hAnsi="宋体"/>
        </w:rPr>
        <w:t xml:space="preserve">    double R;</w:t>
      </w:r>
    </w:p>
    <w:p w:rsidR="00A22D99" w:rsidRPr="00C81BAD" w:rsidRDefault="00A22D99" w:rsidP="00A22D99">
      <w:pPr>
        <w:rPr>
          <w:rFonts w:ascii="宋体" w:eastAsia="宋体" w:hAnsi="宋体"/>
        </w:rPr>
      </w:pPr>
      <w:r w:rsidRPr="00C81BAD">
        <w:rPr>
          <w:rFonts w:ascii="宋体" w:eastAsia="宋体" w:hAnsi="宋体"/>
        </w:rPr>
        <w:t xml:space="preserve">    double x[MAXN],y[MAXN],r[MAXN];</w:t>
      </w:r>
    </w:p>
    <w:p w:rsidR="00A22D99" w:rsidRPr="00C81BAD" w:rsidRDefault="00A22D99" w:rsidP="00A22D99">
      <w:pPr>
        <w:rPr>
          <w:rFonts w:ascii="宋体" w:eastAsia="宋体" w:hAnsi="宋体"/>
        </w:rPr>
      </w:pPr>
      <w:r w:rsidRPr="00C81BAD">
        <w:rPr>
          <w:rFonts w:ascii="宋体" w:eastAsia="宋体" w:hAnsi="宋体"/>
        </w:rPr>
        <w:t>};</w:t>
      </w:r>
    </w:p>
    <w:p w:rsidR="00A22D99" w:rsidRPr="00C81BAD" w:rsidRDefault="00A22D99" w:rsidP="00A22D99">
      <w:pPr>
        <w:rPr>
          <w:rFonts w:ascii="宋体" w:eastAsia="宋体" w:hAnsi="宋体"/>
        </w:rPr>
      </w:pPr>
      <w:r w:rsidRPr="00C81BAD">
        <w:rPr>
          <w:rFonts w:ascii="宋体" w:eastAsia="宋体" w:hAnsi="宋体"/>
        </w:rPr>
        <w:t>struct outputnode{</w:t>
      </w:r>
    </w:p>
    <w:p w:rsidR="00A22D99" w:rsidRPr="00C81BAD" w:rsidRDefault="00A22D99" w:rsidP="00A22D99">
      <w:pPr>
        <w:rPr>
          <w:rFonts w:ascii="宋体" w:eastAsia="宋体" w:hAnsi="宋体"/>
        </w:rPr>
      </w:pPr>
      <w:r w:rsidRPr="00C81BAD">
        <w:rPr>
          <w:rFonts w:ascii="宋体" w:eastAsia="宋体" w:hAnsi="宋体"/>
        </w:rPr>
        <w:lastRenderedPageBreak/>
        <w:t xml:space="preserve">    double myans,ans;</w:t>
      </w:r>
    </w:p>
    <w:p w:rsidR="00A22D99" w:rsidRPr="00C81BAD" w:rsidRDefault="00A22D99" w:rsidP="00A22D99">
      <w:pPr>
        <w:rPr>
          <w:rFonts w:ascii="宋体" w:eastAsia="宋体" w:hAnsi="宋体"/>
        </w:rPr>
      </w:pPr>
      <w:r w:rsidRPr="00C81BAD">
        <w:rPr>
          <w:rFonts w:ascii="宋体" w:eastAsia="宋体" w:hAnsi="宋体"/>
        </w:rPr>
        <w:t>};</w:t>
      </w:r>
    </w:p>
    <w:p w:rsidR="00A22D99" w:rsidRPr="00C81BAD" w:rsidRDefault="00A22D99" w:rsidP="00A22D99">
      <w:pPr>
        <w:rPr>
          <w:rFonts w:ascii="宋体" w:eastAsia="宋体" w:hAnsi="宋体"/>
        </w:rPr>
      </w:pPr>
      <w:r w:rsidRPr="00C81BAD">
        <w:rPr>
          <w:rFonts w:ascii="宋体" w:eastAsia="宋体" w:hAnsi="宋体"/>
        </w:rPr>
        <w:t>struct debugnode{</w:t>
      </w:r>
    </w:p>
    <w:p w:rsidR="00A22D99" w:rsidRPr="00C81BAD" w:rsidRDefault="00A22D99" w:rsidP="00A22D99">
      <w:pPr>
        <w:rPr>
          <w:rFonts w:ascii="宋体" w:eastAsia="宋体" w:hAnsi="宋体"/>
        </w:rPr>
      </w:pPr>
      <w:r w:rsidRPr="00C81BAD">
        <w:rPr>
          <w:rFonts w:ascii="宋体" w:eastAsia="宋体" w:hAnsi="宋体"/>
        </w:rPr>
        <w:t xml:space="preserve">    inputnode i;</w:t>
      </w:r>
    </w:p>
    <w:p w:rsidR="00A22D99" w:rsidRPr="00C81BAD" w:rsidRDefault="00A22D99" w:rsidP="00A22D99">
      <w:pPr>
        <w:rPr>
          <w:rFonts w:ascii="宋体" w:eastAsia="宋体" w:hAnsi="宋体"/>
        </w:rPr>
      </w:pPr>
      <w:r w:rsidRPr="00C81BAD">
        <w:rPr>
          <w:rFonts w:ascii="宋体" w:eastAsia="宋体" w:hAnsi="宋体"/>
        </w:rPr>
        <w:t xml:space="preserve">    outputnode o;</w:t>
      </w:r>
    </w:p>
    <w:p w:rsidR="00A22D99" w:rsidRPr="00C81BAD" w:rsidRDefault="00A22D99" w:rsidP="00A22D99">
      <w:pPr>
        <w:rPr>
          <w:rFonts w:ascii="宋体" w:eastAsia="宋体" w:hAnsi="宋体"/>
        </w:rPr>
      </w:pPr>
      <w:r w:rsidRPr="00C81BAD">
        <w:rPr>
          <w:rFonts w:ascii="宋体" w:eastAsia="宋体" w:hAnsi="宋体"/>
        </w:rPr>
        <w:t>}DEBUG[MAXT];</w:t>
      </w:r>
    </w:p>
    <w:p w:rsidR="00A22D99" w:rsidRPr="00C81BAD" w:rsidRDefault="00A22D99" w:rsidP="00A22D99">
      <w:pPr>
        <w:rPr>
          <w:rFonts w:ascii="宋体" w:eastAsia="宋体" w:hAnsi="宋体"/>
        </w:rPr>
      </w:pPr>
      <w:r w:rsidRPr="00C81BAD">
        <w:rPr>
          <w:rFonts w:ascii="宋体" w:eastAsia="宋体" w:hAnsi="宋体"/>
        </w:rPr>
        <w:t>void show_debugnode(debugnode x){</w:t>
      </w:r>
    </w:p>
    <w:p w:rsidR="00A22D99" w:rsidRPr="00C81BAD" w:rsidRDefault="00A22D99" w:rsidP="00A22D99">
      <w:pPr>
        <w:rPr>
          <w:rFonts w:ascii="宋体" w:eastAsia="宋体" w:hAnsi="宋体"/>
        </w:rPr>
      </w:pPr>
      <w:r w:rsidRPr="00C81BAD">
        <w:rPr>
          <w:rFonts w:ascii="宋体" w:eastAsia="宋体" w:hAnsi="宋体"/>
        </w:rPr>
        <w:t xml:space="preserve">    cout&lt;&lt;x.i.m&lt;&lt;" "&lt;&lt;x.i.R&lt;&lt;endl;</w:t>
      </w:r>
    </w:p>
    <w:p w:rsidR="00A22D99" w:rsidRPr="00C81BAD" w:rsidRDefault="00A22D99" w:rsidP="00A22D99">
      <w:pPr>
        <w:rPr>
          <w:rFonts w:ascii="宋体" w:eastAsia="宋体" w:hAnsi="宋体"/>
        </w:rPr>
      </w:pPr>
      <w:r w:rsidRPr="00C81BAD">
        <w:rPr>
          <w:rFonts w:ascii="宋体" w:eastAsia="宋体" w:hAnsi="宋体"/>
        </w:rPr>
        <w:t xml:space="preserve">    for(int i=0;i&lt;x.i.m;i++){</w:t>
      </w:r>
    </w:p>
    <w:p w:rsidR="00A22D99" w:rsidRPr="00C81BAD" w:rsidRDefault="00A22D99" w:rsidP="00A22D99">
      <w:pPr>
        <w:rPr>
          <w:rFonts w:ascii="宋体" w:eastAsia="宋体" w:hAnsi="宋体"/>
        </w:rPr>
      </w:pPr>
      <w:r w:rsidRPr="00C81BAD">
        <w:rPr>
          <w:rFonts w:ascii="宋体" w:eastAsia="宋体" w:hAnsi="宋体"/>
        </w:rPr>
        <w:t xml:space="preserve">        cout&lt;&lt;x.i.x[i]&lt;&lt;" "&lt;&lt;x.i.y[i]&lt;&lt;" "&lt;&lt;x.i.r[i]&lt;&lt;endl;</w:t>
      </w:r>
    </w:p>
    <w:p w:rsidR="00A22D99" w:rsidRPr="00C81BAD" w:rsidRDefault="00A22D99" w:rsidP="00A22D99">
      <w:pPr>
        <w:rPr>
          <w:rFonts w:ascii="宋体" w:eastAsia="宋体" w:hAnsi="宋体"/>
        </w:rPr>
      </w:pPr>
      <w:r w:rsidRPr="00C81BAD">
        <w:rPr>
          <w:rFonts w:ascii="宋体" w:eastAsia="宋体" w:hAnsi="宋体"/>
        </w:rPr>
        <w:t xml:space="preserve">    }</w:t>
      </w:r>
    </w:p>
    <w:p w:rsidR="00A22D99" w:rsidRPr="00C81BAD" w:rsidRDefault="00A22D99" w:rsidP="00A22D99">
      <w:pPr>
        <w:rPr>
          <w:rFonts w:ascii="宋体" w:eastAsia="宋体" w:hAnsi="宋体"/>
        </w:rPr>
      </w:pPr>
      <w:r w:rsidRPr="00C81BAD">
        <w:rPr>
          <w:rFonts w:ascii="宋体" w:eastAsia="宋体" w:hAnsi="宋体"/>
        </w:rPr>
        <w:t xml:space="preserve">    cout&lt;&lt;"myans="&lt;&lt;x.o.myans&lt;&lt;endl;</w:t>
      </w:r>
    </w:p>
    <w:p w:rsidR="00A22D99" w:rsidRPr="00C81BAD" w:rsidRDefault="00A22D99" w:rsidP="00A22D99">
      <w:pPr>
        <w:rPr>
          <w:rFonts w:ascii="宋体" w:eastAsia="宋体" w:hAnsi="宋体"/>
        </w:rPr>
      </w:pPr>
      <w:r w:rsidRPr="00C81BAD">
        <w:rPr>
          <w:rFonts w:ascii="宋体" w:eastAsia="宋体" w:hAnsi="宋体"/>
        </w:rPr>
        <w:t xml:space="preserve">    cout&lt;&lt;"ans="&lt;&lt;x.o.ans&lt;&lt;endl;</w:t>
      </w:r>
    </w:p>
    <w:p w:rsidR="00A22D99" w:rsidRPr="00C81BAD" w:rsidRDefault="00A22D99" w:rsidP="00A22D99">
      <w:pPr>
        <w:rPr>
          <w:rFonts w:ascii="宋体" w:eastAsia="宋体" w:hAnsi="宋体"/>
        </w:rPr>
      </w:pPr>
      <w:r w:rsidRPr="00C81BAD">
        <w:rPr>
          <w:rFonts w:ascii="宋体" w:eastAsia="宋体" w:hAnsi="宋体"/>
        </w:rPr>
        <w:t xml:space="preserve">    return;</w:t>
      </w:r>
    </w:p>
    <w:p w:rsidR="00A22D99" w:rsidRPr="00C81BAD" w:rsidRDefault="00A22D99" w:rsidP="00A22D99">
      <w:pPr>
        <w:rPr>
          <w:rFonts w:ascii="宋体" w:eastAsia="宋体" w:hAnsi="宋体"/>
        </w:rPr>
      </w:pPr>
      <w:r w:rsidRPr="00C81BAD">
        <w:rPr>
          <w:rFonts w:ascii="宋体" w:eastAsia="宋体" w:hAnsi="宋体"/>
        </w:rPr>
        <w:t>}</w:t>
      </w:r>
    </w:p>
    <w:p w:rsidR="00A22D99" w:rsidRPr="00C81BAD" w:rsidRDefault="00A22D99" w:rsidP="00A22D99">
      <w:pPr>
        <w:rPr>
          <w:rFonts w:ascii="宋体" w:eastAsia="宋体" w:hAnsi="宋体"/>
        </w:rPr>
      </w:pPr>
      <w:r w:rsidRPr="00C81BAD">
        <w:rPr>
          <w:rFonts w:ascii="宋体" w:eastAsia="宋体" w:hAnsi="宋体"/>
        </w:rPr>
        <w:t>int fcmp(double x){</w:t>
      </w:r>
    </w:p>
    <w:p w:rsidR="00A22D99" w:rsidRPr="00C81BAD" w:rsidRDefault="00A22D99" w:rsidP="00A22D99">
      <w:pPr>
        <w:rPr>
          <w:rFonts w:ascii="宋体" w:eastAsia="宋体" w:hAnsi="宋体"/>
        </w:rPr>
      </w:pPr>
      <w:r w:rsidRPr="00C81BAD">
        <w:rPr>
          <w:rFonts w:ascii="宋体" w:eastAsia="宋体" w:hAnsi="宋体"/>
        </w:rPr>
        <w:t xml:space="preserve">    if(fabs(x)&lt;eps) return 0;</w:t>
      </w:r>
    </w:p>
    <w:p w:rsidR="00A22D99" w:rsidRPr="00C81BAD" w:rsidRDefault="00A22D99" w:rsidP="00A22D99">
      <w:pPr>
        <w:rPr>
          <w:rFonts w:ascii="宋体" w:eastAsia="宋体" w:hAnsi="宋体"/>
        </w:rPr>
      </w:pPr>
      <w:r w:rsidRPr="00C81BAD">
        <w:rPr>
          <w:rFonts w:ascii="宋体" w:eastAsia="宋体" w:hAnsi="宋体"/>
        </w:rPr>
        <w:t xml:space="preserve">    return x&lt;0?-1:1;</w:t>
      </w:r>
    </w:p>
    <w:p w:rsidR="00A22D99" w:rsidRPr="00C81BAD" w:rsidRDefault="00A22D99" w:rsidP="00A22D99">
      <w:pPr>
        <w:rPr>
          <w:rFonts w:ascii="宋体" w:eastAsia="宋体" w:hAnsi="宋体"/>
        </w:rPr>
      </w:pPr>
      <w:r w:rsidRPr="00C81BAD">
        <w:rPr>
          <w:rFonts w:ascii="宋体" w:eastAsia="宋体" w:hAnsi="宋体"/>
        </w:rPr>
        <w:t>}</w:t>
      </w:r>
    </w:p>
    <w:p w:rsidR="00A22D99" w:rsidRPr="00C81BAD" w:rsidRDefault="00A22D99" w:rsidP="00A22D99">
      <w:pPr>
        <w:rPr>
          <w:rFonts w:ascii="宋体" w:eastAsia="宋体" w:hAnsi="宋体"/>
        </w:rPr>
      </w:pPr>
      <w:r w:rsidRPr="00C81BAD">
        <w:rPr>
          <w:rFonts w:ascii="宋体" w:eastAsia="宋体" w:hAnsi="宋体"/>
        </w:rPr>
        <w:t>int main()</w:t>
      </w:r>
    </w:p>
    <w:p w:rsidR="00A22D99" w:rsidRPr="00C81BAD" w:rsidRDefault="00A22D99" w:rsidP="00A22D99">
      <w:pPr>
        <w:rPr>
          <w:rFonts w:ascii="宋体" w:eastAsia="宋体" w:hAnsi="宋体"/>
        </w:rPr>
      </w:pPr>
      <w:r w:rsidRPr="00C81BAD">
        <w:rPr>
          <w:rFonts w:ascii="宋体" w:eastAsia="宋体" w:hAnsi="宋体"/>
        </w:rPr>
        <w:t>{</w:t>
      </w:r>
    </w:p>
    <w:p w:rsidR="00A22D99" w:rsidRPr="00C81BAD" w:rsidRDefault="00A22D99" w:rsidP="00A22D99">
      <w:pPr>
        <w:rPr>
          <w:rFonts w:ascii="宋体" w:eastAsia="宋体" w:hAnsi="宋体"/>
        </w:rPr>
      </w:pPr>
      <w:r w:rsidRPr="00C81BAD">
        <w:rPr>
          <w:rFonts w:ascii="宋体" w:eastAsia="宋体" w:hAnsi="宋体"/>
        </w:rPr>
        <w:t xml:space="preserve">    if(debug) freopen("D:\\ACM\\2018MultiTraining\\hdu-5\\data\\1005.in","r",stdin);</w:t>
      </w:r>
    </w:p>
    <w:p w:rsidR="00A22D99" w:rsidRPr="00C81BAD" w:rsidRDefault="00A22D99" w:rsidP="00A22D99">
      <w:pPr>
        <w:rPr>
          <w:rFonts w:ascii="宋体" w:eastAsia="宋体" w:hAnsi="宋体"/>
        </w:rPr>
      </w:pPr>
      <w:r w:rsidRPr="00C81BAD">
        <w:rPr>
          <w:rFonts w:ascii="宋体" w:eastAsia="宋体" w:hAnsi="宋体"/>
        </w:rPr>
        <w:t xml:space="preserve">    int t;</w:t>
      </w:r>
    </w:p>
    <w:p w:rsidR="00A22D99" w:rsidRPr="00C81BAD" w:rsidRDefault="00A22D99" w:rsidP="00A22D99">
      <w:pPr>
        <w:rPr>
          <w:rFonts w:ascii="宋体" w:eastAsia="宋体" w:hAnsi="宋体"/>
        </w:rPr>
      </w:pPr>
      <w:r w:rsidRPr="00C81BAD">
        <w:rPr>
          <w:rFonts w:ascii="宋体" w:eastAsia="宋体" w:hAnsi="宋体"/>
        </w:rPr>
        <w:t xml:space="preserve">    scanf("%d",&amp;t);</w:t>
      </w:r>
    </w:p>
    <w:p w:rsidR="00A22D99" w:rsidRPr="00C81BAD" w:rsidRDefault="00A22D99" w:rsidP="00A22D99">
      <w:pPr>
        <w:rPr>
          <w:rFonts w:ascii="宋体" w:eastAsia="宋体" w:hAnsi="宋体"/>
        </w:rPr>
      </w:pPr>
      <w:r w:rsidRPr="00C81BAD">
        <w:rPr>
          <w:rFonts w:ascii="宋体" w:eastAsia="宋体" w:hAnsi="宋体"/>
        </w:rPr>
        <w:t xml:space="preserve">    for(int casenum=0;casenum&lt;t;casenum++){</w:t>
      </w:r>
    </w:p>
    <w:p w:rsidR="00A22D99" w:rsidRPr="00C81BAD" w:rsidRDefault="00A22D99" w:rsidP="00A22D99">
      <w:pPr>
        <w:rPr>
          <w:rFonts w:ascii="宋体" w:eastAsia="宋体" w:hAnsi="宋体"/>
        </w:rPr>
      </w:pPr>
      <w:r w:rsidRPr="00C81BAD">
        <w:rPr>
          <w:rFonts w:ascii="宋体" w:eastAsia="宋体" w:hAnsi="宋体"/>
        </w:rPr>
        <w:t xml:space="preserve">        int m;</w:t>
      </w:r>
    </w:p>
    <w:p w:rsidR="00A22D99" w:rsidRPr="00C81BAD" w:rsidRDefault="00A22D99" w:rsidP="00A22D99">
      <w:pPr>
        <w:rPr>
          <w:rFonts w:ascii="宋体" w:eastAsia="宋体" w:hAnsi="宋体"/>
        </w:rPr>
      </w:pPr>
      <w:r w:rsidRPr="00C81BAD">
        <w:rPr>
          <w:rFonts w:ascii="宋体" w:eastAsia="宋体" w:hAnsi="宋体"/>
        </w:rPr>
        <w:t xml:space="preserve">        double R,ans=0;</w:t>
      </w:r>
    </w:p>
    <w:p w:rsidR="00A22D99" w:rsidRPr="00C81BAD" w:rsidRDefault="00A22D99" w:rsidP="00A22D99">
      <w:pPr>
        <w:rPr>
          <w:rFonts w:ascii="宋体" w:eastAsia="宋体" w:hAnsi="宋体"/>
        </w:rPr>
      </w:pPr>
      <w:r w:rsidRPr="00C81BAD">
        <w:rPr>
          <w:rFonts w:ascii="宋体" w:eastAsia="宋体" w:hAnsi="宋体"/>
        </w:rPr>
        <w:t xml:space="preserve">        cin&gt;&gt;m&gt;&gt;R;</w:t>
      </w:r>
    </w:p>
    <w:p w:rsidR="00A22D99" w:rsidRPr="00C81BAD" w:rsidRDefault="00A22D99" w:rsidP="00A22D99">
      <w:pPr>
        <w:rPr>
          <w:rFonts w:ascii="宋体" w:eastAsia="宋体" w:hAnsi="宋体"/>
        </w:rPr>
      </w:pPr>
      <w:r w:rsidRPr="00C81BAD">
        <w:rPr>
          <w:rFonts w:ascii="宋体" w:eastAsia="宋体" w:hAnsi="宋体"/>
        </w:rPr>
        <w:t xml:space="preserve">        if(debug) DEBUG[casenum].i.m=m,DEBUG[casenum].i.R=R;</w:t>
      </w:r>
    </w:p>
    <w:p w:rsidR="00A22D99" w:rsidRPr="00C81BAD" w:rsidRDefault="00A22D99" w:rsidP="00A22D99">
      <w:pPr>
        <w:rPr>
          <w:rFonts w:ascii="宋体" w:eastAsia="宋体" w:hAnsi="宋体"/>
        </w:rPr>
      </w:pPr>
      <w:r w:rsidRPr="00C81BAD">
        <w:rPr>
          <w:rFonts w:ascii="宋体" w:eastAsia="宋体" w:hAnsi="宋体"/>
        </w:rPr>
        <w:t xml:space="preserve">        ans=2*pi*R;</w:t>
      </w:r>
    </w:p>
    <w:p w:rsidR="00A22D99" w:rsidRPr="00C81BAD" w:rsidRDefault="00A22D99" w:rsidP="00A22D99">
      <w:pPr>
        <w:rPr>
          <w:rFonts w:ascii="宋体" w:eastAsia="宋体" w:hAnsi="宋体"/>
        </w:rPr>
      </w:pPr>
      <w:r w:rsidRPr="00C81BAD">
        <w:rPr>
          <w:rFonts w:ascii="宋体" w:eastAsia="宋体" w:hAnsi="宋体"/>
        </w:rPr>
        <w:t xml:space="preserve">        for(int debugm=0;debugm&lt;m;debugm++){</w:t>
      </w:r>
    </w:p>
    <w:p w:rsidR="00A22D99" w:rsidRPr="00C81BAD" w:rsidRDefault="00A22D99" w:rsidP="00A22D99">
      <w:pPr>
        <w:rPr>
          <w:rFonts w:ascii="宋体" w:eastAsia="宋体" w:hAnsi="宋体"/>
        </w:rPr>
      </w:pPr>
      <w:r w:rsidRPr="00C81BAD">
        <w:rPr>
          <w:rFonts w:ascii="宋体" w:eastAsia="宋体" w:hAnsi="宋体"/>
        </w:rPr>
        <w:t xml:space="preserve">            double x,y,r;</w:t>
      </w:r>
    </w:p>
    <w:p w:rsidR="00A22D99" w:rsidRPr="00C81BAD" w:rsidRDefault="00A22D99" w:rsidP="00A22D99">
      <w:pPr>
        <w:rPr>
          <w:rFonts w:ascii="宋体" w:eastAsia="宋体" w:hAnsi="宋体"/>
        </w:rPr>
      </w:pPr>
      <w:r w:rsidRPr="00C81BAD">
        <w:rPr>
          <w:rFonts w:ascii="宋体" w:eastAsia="宋体" w:hAnsi="宋体"/>
        </w:rPr>
        <w:t xml:space="preserve">            cin&gt;&gt;x&gt;&gt;y&gt;&gt;r;</w:t>
      </w:r>
    </w:p>
    <w:p w:rsidR="00A22D99" w:rsidRPr="00C81BAD" w:rsidRDefault="00A22D99" w:rsidP="00A22D99">
      <w:pPr>
        <w:rPr>
          <w:rFonts w:ascii="宋体" w:eastAsia="宋体" w:hAnsi="宋体"/>
        </w:rPr>
      </w:pPr>
      <w:r w:rsidRPr="00C81BAD">
        <w:rPr>
          <w:rFonts w:ascii="宋体" w:eastAsia="宋体" w:hAnsi="宋体"/>
        </w:rPr>
        <w:t xml:space="preserve">            if(debug)</w:t>
      </w:r>
      <w:r w:rsidRPr="00C81BAD">
        <w:rPr>
          <w:rFonts w:ascii="宋体" w:eastAsia="宋体" w:hAnsi="宋体" w:hint="eastAsia"/>
        </w:rPr>
        <w:t>{</w:t>
      </w:r>
    </w:p>
    <w:p w:rsidR="00A22D99" w:rsidRPr="00C81BAD" w:rsidRDefault="00A22D99" w:rsidP="00A22D99">
      <w:pPr>
        <w:ind w:left="1260" w:firstLine="420"/>
        <w:rPr>
          <w:rFonts w:ascii="宋体" w:eastAsia="宋体" w:hAnsi="宋体"/>
        </w:rPr>
      </w:pPr>
      <w:r w:rsidRPr="00C81BAD">
        <w:rPr>
          <w:rFonts w:ascii="宋体" w:eastAsia="宋体" w:hAnsi="宋体"/>
        </w:rPr>
        <w:t>DEBUG[casenum].i.x[debugm]=x;</w:t>
      </w:r>
    </w:p>
    <w:p w:rsidR="00A22D99" w:rsidRPr="00C81BAD" w:rsidRDefault="00A22D99" w:rsidP="00A22D99">
      <w:pPr>
        <w:ind w:left="1260" w:firstLine="420"/>
        <w:rPr>
          <w:rFonts w:ascii="宋体" w:eastAsia="宋体" w:hAnsi="宋体"/>
        </w:rPr>
      </w:pPr>
      <w:r w:rsidRPr="00C81BAD">
        <w:rPr>
          <w:rFonts w:ascii="宋体" w:eastAsia="宋体" w:hAnsi="宋体"/>
        </w:rPr>
        <w:t>DEBUG[casenum].i.y[debugm]=y;</w:t>
      </w:r>
    </w:p>
    <w:p w:rsidR="00A22D99" w:rsidRPr="00C81BAD" w:rsidRDefault="00A22D99" w:rsidP="00A22D99">
      <w:pPr>
        <w:ind w:left="1260" w:firstLine="420"/>
        <w:rPr>
          <w:rFonts w:ascii="宋体" w:eastAsia="宋体" w:hAnsi="宋体"/>
        </w:rPr>
      </w:pPr>
      <w:r w:rsidRPr="00C81BAD">
        <w:rPr>
          <w:rFonts w:ascii="宋体" w:eastAsia="宋体" w:hAnsi="宋体"/>
        </w:rPr>
        <w:t>DEBUG[casenum].i.r[debugm]=r;</w:t>
      </w:r>
    </w:p>
    <w:p w:rsidR="00A22D99" w:rsidRPr="00C81BAD" w:rsidRDefault="00A22D99" w:rsidP="00A22D99">
      <w:pPr>
        <w:ind w:left="840" w:firstLine="420"/>
        <w:rPr>
          <w:rFonts w:ascii="宋体" w:eastAsia="宋体" w:hAnsi="宋体"/>
        </w:rPr>
      </w:pPr>
      <w:r w:rsidRPr="00C81BAD">
        <w:rPr>
          <w:rFonts w:ascii="宋体" w:eastAsia="宋体" w:hAnsi="宋体"/>
        </w:rPr>
        <w:t>}</w:t>
      </w:r>
    </w:p>
    <w:p w:rsidR="00A22D99" w:rsidRPr="00C81BAD" w:rsidRDefault="00A22D99" w:rsidP="00A22D99">
      <w:pPr>
        <w:rPr>
          <w:rFonts w:ascii="宋体" w:eastAsia="宋体" w:hAnsi="宋体"/>
        </w:rPr>
      </w:pPr>
      <w:r w:rsidRPr="00C81BAD">
        <w:rPr>
          <w:rFonts w:ascii="宋体" w:eastAsia="宋体" w:hAnsi="宋体"/>
        </w:rPr>
        <w:t xml:space="preserve">       </w:t>
      </w:r>
      <w:r w:rsidRPr="00C81BAD">
        <w:rPr>
          <w:rFonts w:ascii="宋体" w:eastAsia="宋体" w:hAnsi="宋体"/>
        </w:rPr>
        <w:tab/>
      </w:r>
      <w:r w:rsidRPr="00C81BAD">
        <w:rPr>
          <w:rFonts w:ascii="宋体" w:eastAsia="宋体" w:hAnsi="宋体"/>
        </w:rPr>
        <w:tab/>
        <w:t>//</w:t>
      </w:r>
      <w:r w:rsidRPr="00C81BAD">
        <w:rPr>
          <w:rFonts w:ascii="宋体" w:eastAsia="宋体" w:hAnsi="宋体" w:hint="eastAsia"/>
        </w:rPr>
        <w:t>程序执行内容</w:t>
      </w:r>
    </w:p>
    <w:p w:rsidR="00A22D99" w:rsidRPr="00C81BAD" w:rsidRDefault="00A22D99" w:rsidP="00A22D99">
      <w:pPr>
        <w:rPr>
          <w:rFonts w:ascii="宋体" w:eastAsia="宋体" w:hAnsi="宋体"/>
        </w:rPr>
      </w:pPr>
      <w:r w:rsidRPr="00C81BAD">
        <w:rPr>
          <w:rFonts w:ascii="宋体" w:eastAsia="宋体" w:hAnsi="宋体"/>
        </w:rPr>
        <w:t xml:space="preserve">        </w:t>
      </w:r>
      <w:r w:rsidRPr="00C81BAD">
        <w:rPr>
          <w:rFonts w:ascii="宋体" w:eastAsia="宋体" w:hAnsi="宋体"/>
        </w:rPr>
        <w:tab/>
        <w:t>if(!debug) printf("%.8lf\n",ans);</w:t>
      </w:r>
    </w:p>
    <w:p w:rsidR="00A22D99" w:rsidRPr="00C81BAD" w:rsidRDefault="00A22D99" w:rsidP="00A22D99">
      <w:pPr>
        <w:rPr>
          <w:rFonts w:ascii="宋体" w:eastAsia="宋体" w:hAnsi="宋体"/>
        </w:rPr>
      </w:pPr>
      <w:r w:rsidRPr="00C81BAD">
        <w:rPr>
          <w:rFonts w:ascii="宋体" w:eastAsia="宋体" w:hAnsi="宋体"/>
        </w:rPr>
        <w:t xml:space="preserve">       </w:t>
      </w:r>
      <w:r w:rsidRPr="00C81BAD">
        <w:rPr>
          <w:rFonts w:ascii="宋体" w:eastAsia="宋体" w:hAnsi="宋体"/>
        </w:rPr>
        <w:tab/>
      </w:r>
      <w:r w:rsidRPr="00C81BAD">
        <w:rPr>
          <w:rFonts w:ascii="宋体" w:eastAsia="宋体" w:hAnsi="宋体"/>
        </w:rPr>
        <w:tab/>
        <w:t>if(debug) DEBUG[casenum].o.myans=ans;</w:t>
      </w:r>
    </w:p>
    <w:p w:rsidR="00A22D99" w:rsidRPr="00C81BAD" w:rsidRDefault="00A22D99" w:rsidP="00A22D99">
      <w:pPr>
        <w:rPr>
          <w:rFonts w:ascii="宋体" w:eastAsia="宋体" w:hAnsi="宋体"/>
        </w:rPr>
      </w:pPr>
      <w:r w:rsidRPr="00C81BAD">
        <w:rPr>
          <w:rFonts w:ascii="宋体" w:eastAsia="宋体" w:hAnsi="宋体"/>
        </w:rPr>
        <w:t xml:space="preserve">    }</w:t>
      </w:r>
    </w:p>
    <w:p w:rsidR="00A22D99" w:rsidRPr="00C81BAD" w:rsidRDefault="00A22D99" w:rsidP="00A22D99">
      <w:pPr>
        <w:rPr>
          <w:rFonts w:ascii="宋体" w:eastAsia="宋体" w:hAnsi="宋体"/>
        </w:rPr>
      </w:pPr>
      <w:r w:rsidRPr="00C81BAD">
        <w:rPr>
          <w:rFonts w:ascii="宋体" w:eastAsia="宋体" w:hAnsi="宋体"/>
        </w:rPr>
        <w:t xml:space="preserve">    if(debug) fclose(stdin);</w:t>
      </w:r>
    </w:p>
    <w:p w:rsidR="00A22D99" w:rsidRPr="00C81BAD" w:rsidRDefault="00A22D99" w:rsidP="00A22D99">
      <w:pPr>
        <w:rPr>
          <w:rFonts w:ascii="宋体" w:eastAsia="宋体" w:hAnsi="宋体"/>
        </w:rPr>
      </w:pPr>
      <w:r w:rsidRPr="00C81BAD">
        <w:rPr>
          <w:rFonts w:ascii="宋体" w:eastAsia="宋体" w:hAnsi="宋体"/>
        </w:rPr>
        <w:lastRenderedPageBreak/>
        <w:t xml:space="preserve">    if(debug){</w:t>
      </w:r>
    </w:p>
    <w:p w:rsidR="00A22D99" w:rsidRPr="00C81BAD" w:rsidRDefault="00A22D99" w:rsidP="00A22D99">
      <w:pPr>
        <w:rPr>
          <w:rFonts w:ascii="宋体" w:eastAsia="宋体" w:hAnsi="宋体"/>
        </w:rPr>
      </w:pPr>
      <w:r w:rsidRPr="00C81BAD">
        <w:rPr>
          <w:rFonts w:ascii="宋体" w:eastAsia="宋体" w:hAnsi="宋体"/>
        </w:rPr>
        <w:t xml:space="preserve">        freopen("D:\\ACM\\2018MultiTraining\\hdu-5\\data\\1005.out","r",stdin);</w:t>
      </w:r>
    </w:p>
    <w:p w:rsidR="00A22D99" w:rsidRPr="00C81BAD" w:rsidRDefault="00A22D99" w:rsidP="00A22D99">
      <w:pPr>
        <w:rPr>
          <w:rFonts w:ascii="宋体" w:eastAsia="宋体" w:hAnsi="宋体"/>
        </w:rPr>
      </w:pPr>
      <w:r w:rsidRPr="00C81BAD">
        <w:rPr>
          <w:rFonts w:ascii="宋体" w:eastAsia="宋体" w:hAnsi="宋体"/>
        </w:rPr>
        <w:t xml:space="preserve">        int t=0;</w:t>
      </w:r>
    </w:p>
    <w:p w:rsidR="00A22D99" w:rsidRPr="00C81BAD" w:rsidRDefault="00A22D99" w:rsidP="00A22D99">
      <w:pPr>
        <w:rPr>
          <w:rFonts w:ascii="宋体" w:eastAsia="宋体" w:hAnsi="宋体"/>
        </w:rPr>
      </w:pPr>
      <w:r w:rsidRPr="00C81BAD">
        <w:rPr>
          <w:rFonts w:ascii="宋体" w:eastAsia="宋体" w:hAnsi="宋体"/>
        </w:rPr>
        <w:t xml:space="preserve">        while(~scanf("%lf",&amp;DEBUG[t].o.ans)){</w:t>
      </w:r>
    </w:p>
    <w:p w:rsidR="00A22D99" w:rsidRPr="00C81BAD" w:rsidRDefault="00A22D99" w:rsidP="00A22D99">
      <w:pPr>
        <w:rPr>
          <w:rFonts w:ascii="宋体" w:eastAsia="宋体" w:hAnsi="宋体"/>
        </w:rPr>
      </w:pPr>
      <w:r w:rsidRPr="00C81BAD">
        <w:rPr>
          <w:rFonts w:ascii="宋体" w:eastAsia="宋体" w:hAnsi="宋体"/>
        </w:rPr>
        <w:t xml:space="preserve">            if(fcmp(DEBUG[t].o.ans-DEBUG[t].o.myans)!=0){</w:t>
      </w:r>
    </w:p>
    <w:p w:rsidR="00A22D99" w:rsidRPr="00C81BAD" w:rsidRDefault="00A22D99" w:rsidP="00A22D99">
      <w:pPr>
        <w:rPr>
          <w:rFonts w:ascii="宋体" w:eastAsia="宋体" w:hAnsi="宋体"/>
        </w:rPr>
      </w:pPr>
      <w:r w:rsidRPr="00C81BAD">
        <w:rPr>
          <w:rFonts w:ascii="宋体" w:eastAsia="宋体" w:hAnsi="宋体"/>
        </w:rPr>
        <w:t xml:space="preserve">                show_debugnode(DEBUG[t]);</w:t>
      </w:r>
    </w:p>
    <w:p w:rsidR="00A22D99" w:rsidRPr="00C81BAD" w:rsidRDefault="00A22D99" w:rsidP="00A22D99">
      <w:pPr>
        <w:rPr>
          <w:rFonts w:ascii="宋体" w:eastAsia="宋体" w:hAnsi="宋体"/>
        </w:rPr>
      </w:pPr>
      <w:r w:rsidRPr="00C81BAD">
        <w:rPr>
          <w:rFonts w:ascii="宋体" w:eastAsia="宋体" w:hAnsi="宋体"/>
        </w:rPr>
        <w:t xml:space="preserve">                return 0;</w:t>
      </w:r>
    </w:p>
    <w:p w:rsidR="00A22D99" w:rsidRPr="00C81BAD" w:rsidRDefault="00A22D99" w:rsidP="00A22D99">
      <w:pPr>
        <w:rPr>
          <w:rFonts w:ascii="宋体" w:eastAsia="宋体" w:hAnsi="宋体"/>
        </w:rPr>
      </w:pPr>
      <w:r w:rsidRPr="00C81BAD">
        <w:rPr>
          <w:rFonts w:ascii="宋体" w:eastAsia="宋体" w:hAnsi="宋体"/>
        </w:rPr>
        <w:t xml:space="preserve">            }</w:t>
      </w:r>
    </w:p>
    <w:p w:rsidR="00A22D99" w:rsidRPr="00C81BAD" w:rsidRDefault="00A22D99" w:rsidP="00A22D99">
      <w:pPr>
        <w:rPr>
          <w:rFonts w:ascii="宋体" w:eastAsia="宋体" w:hAnsi="宋体"/>
        </w:rPr>
      </w:pPr>
      <w:r w:rsidRPr="00C81BAD">
        <w:rPr>
          <w:rFonts w:ascii="宋体" w:eastAsia="宋体" w:hAnsi="宋体"/>
        </w:rPr>
        <w:t xml:space="preserve">            t++;</w:t>
      </w:r>
    </w:p>
    <w:p w:rsidR="00A22D99" w:rsidRPr="00C81BAD" w:rsidRDefault="00A22D99" w:rsidP="00A22D99">
      <w:pPr>
        <w:rPr>
          <w:rFonts w:ascii="宋体" w:eastAsia="宋体" w:hAnsi="宋体"/>
        </w:rPr>
      </w:pPr>
      <w:r w:rsidRPr="00C81BAD">
        <w:rPr>
          <w:rFonts w:ascii="宋体" w:eastAsia="宋体" w:hAnsi="宋体"/>
        </w:rPr>
        <w:t xml:space="preserve">        }</w:t>
      </w:r>
    </w:p>
    <w:p w:rsidR="00A22D99" w:rsidRPr="00C81BAD" w:rsidRDefault="00A22D99" w:rsidP="00A22D99">
      <w:pPr>
        <w:rPr>
          <w:rFonts w:ascii="宋体" w:eastAsia="宋体" w:hAnsi="宋体"/>
        </w:rPr>
      </w:pPr>
      <w:r w:rsidRPr="00C81BAD">
        <w:rPr>
          <w:rFonts w:ascii="宋体" w:eastAsia="宋体" w:hAnsi="宋体"/>
        </w:rPr>
        <w:t xml:space="preserve">        cout&lt;&lt;"correct"&lt;&lt;endl;</w:t>
      </w:r>
    </w:p>
    <w:p w:rsidR="00A22D99" w:rsidRPr="00C81BAD" w:rsidRDefault="00A22D99" w:rsidP="00A22D99">
      <w:pPr>
        <w:rPr>
          <w:rFonts w:ascii="宋体" w:eastAsia="宋体" w:hAnsi="宋体"/>
        </w:rPr>
      </w:pPr>
      <w:r w:rsidRPr="00C81BAD">
        <w:rPr>
          <w:rFonts w:ascii="宋体" w:eastAsia="宋体" w:hAnsi="宋体"/>
        </w:rPr>
        <w:t xml:space="preserve">    }</w:t>
      </w:r>
    </w:p>
    <w:p w:rsidR="00A22D99" w:rsidRPr="00C81BAD" w:rsidRDefault="00A22D99" w:rsidP="00A22D99">
      <w:pPr>
        <w:rPr>
          <w:rFonts w:ascii="宋体" w:eastAsia="宋体" w:hAnsi="宋体"/>
        </w:rPr>
      </w:pPr>
      <w:r w:rsidRPr="00C81BAD">
        <w:rPr>
          <w:rFonts w:ascii="宋体" w:eastAsia="宋体" w:hAnsi="宋体"/>
        </w:rPr>
        <w:t xml:space="preserve">    if(debug) fclose(stdin);</w:t>
      </w:r>
    </w:p>
    <w:p w:rsidR="00A22D99" w:rsidRPr="00C81BAD" w:rsidRDefault="00A22D99" w:rsidP="00A22D99">
      <w:pPr>
        <w:rPr>
          <w:rFonts w:ascii="宋体" w:eastAsia="宋体" w:hAnsi="宋体"/>
        </w:rPr>
      </w:pPr>
      <w:r w:rsidRPr="00C81BAD">
        <w:rPr>
          <w:rFonts w:ascii="宋体" w:eastAsia="宋体" w:hAnsi="宋体"/>
        </w:rPr>
        <w:t xml:space="preserve">    return 0;</w:t>
      </w:r>
    </w:p>
    <w:p w:rsidR="00A22D99" w:rsidRPr="00C81BAD" w:rsidRDefault="00A22D99" w:rsidP="00A22D99">
      <w:pPr>
        <w:rPr>
          <w:rFonts w:ascii="宋体" w:eastAsia="宋体" w:hAnsi="宋体"/>
        </w:rPr>
      </w:pPr>
      <w:r w:rsidRPr="00C81BAD">
        <w:rPr>
          <w:rFonts w:ascii="宋体" w:eastAsia="宋体" w:hAnsi="宋体"/>
        </w:rPr>
        <w:t>}</w:t>
      </w:r>
    </w:p>
    <w:p w:rsidR="00AC003C" w:rsidRPr="00C81BAD" w:rsidRDefault="00AC003C" w:rsidP="00AB3CA1">
      <w:pPr>
        <w:pStyle w:val="2"/>
        <w:rPr>
          <w:rFonts w:ascii="宋体" w:eastAsia="宋体" w:hAnsi="宋体"/>
          <w:b w:val="0"/>
          <w:bCs w:val="0"/>
        </w:rPr>
      </w:pPr>
      <w:bookmarkStart w:id="47" w:name="_Toc523521130"/>
      <w:r w:rsidRPr="00C81BAD">
        <w:rPr>
          <w:rFonts w:ascii="宋体" w:eastAsia="宋体" w:hAnsi="宋体" w:hint="eastAsia"/>
          <w:b w:val="0"/>
          <w:bCs w:val="0"/>
        </w:rPr>
        <w:t>宏定义</w:t>
      </w:r>
      <w:bookmarkEnd w:id="47"/>
    </w:p>
    <w:p w:rsidR="00AC003C" w:rsidRPr="00C81BAD" w:rsidRDefault="00AC003C" w:rsidP="00AC003C">
      <w:pPr>
        <w:rPr>
          <w:rFonts w:ascii="宋体" w:eastAsia="宋体" w:hAnsi="宋体"/>
        </w:rPr>
      </w:pPr>
      <w:r w:rsidRPr="00C81BAD">
        <w:rPr>
          <w:rFonts w:ascii="宋体" w:eastAsia="宋体" w:hAnsi="宋体" w:hint="eastAsia"/>
        </w:rPr>
        <w:t>带参宏定义</w:t>
      </w:r>
    </w:p>
    <w:p w:rsidR="00AC003C" w:rsidRPr="00C81BAD" w:rsidRDefault="00C14360" w:rsidP="00AC003C">
      <w:pPr>
        <w:rPr>
          <w:rFonts w:ascii="宋体" w:eastAsia="宋体" w:hAnsi="宋体"/>
        </w:rPr>
      </w:pPr>
      <w:hyperlink r:id="rId18" w:history="1">
        <w:r w:rsidR="00AC003C" w:rsidRPr="00C81BAD">
          <w:rPr>
            <w:rStyle w:val="a3"/>
            <w:rFonts w:ascii="宋体" w:eastAsia="宋体" w:hAnsi="宋体"/>
          </w:rPr>
          <w:t>https://blog.csdn.net/swpu_yx32/article/details/52858684</w:t>
        </w:r>
      </w:hyperlink>
    </w:p>
    <w:p w:rsidR="00AC003C" w:rsidRPr="00C81BAD" w:rsidRDefault="00C14360" w:rsidP="00AC003C">
      <w:pPr>
        <w:rPr>
          <w:rFonts w:ascii="宋体" w:eastAsia="宋体" w:hAnsi="宋体"/>
        </w:rPr>
      </w:pPr>
      <w:hyperlink r:id="rId19" w:history="1">
        <w:r w:rsidR="00AC003C" w:rsidRPr="00C81BAD">
          <w:rPr>
            <w:rStyle w:val="a3"/>
            <w:rFonts w:ascii="宋体" w:eastAsia="宋体" w:hAnsi="宋体"/>
          </w:rPr>
          <w:t>https://blog.csdn.net/yanggangclcsdn/article/details/49704089</w:t>
        </w:r>
      </w:hyperlink>
    </w:p>
    <w:p w:rsidR="00AC003C" w:rsidRPr="00C81BAD" w:rsidRDefault="00AC003C" w:rsidP="00AC003C">
      <w:pPr>
        <w:rPr>
          <w:rFonts w:ascii="宋体" w:eastAsia="宋体" w:hAnsi="宋体"/>
        </w:rPr>
      </w:pPr>
      <w:r w:rsidRPr="00C81BAD">
        <w:rPr>
          <w:rFonts w:ascii="宋体" w:eastAsia="宋体" w:hAnsi="宋体" w:hint="eastAsia"/>
        </w:rPr>
        <w:t>#</w:t>
      </w:r>
      <w:r w:rsidRPr="00C81BAD">
        <w:rPr>
          <w:rFonts w:ascii="宋体" w:eastAsia="宋体" w:hAnsi="宋体"/>
        </w:rPr>
        <w:t>ifdef #define #else #define #endif</w:t>
      </w:r>
      <w:r w:rsidR="00135540" w:rsidRPr="00C81BAD">
        <w:rPr>
          <w:rFonts w:ascii="宋体" w:eastAsia="宋体" w:hAnsi="宋体"/>
        </w:rPr>
        <w:t xml:space="preserve"> </w:t>
      </w:r>
      <w:r w:rsidR="00135540" w:rsidRPr="00C81BAD">
        <w:rPr>
          <w:rFonts w:ascii="宋体" w:eastAsia="宋体" w:hAnsi="宋体" w:hint="eastAsia"/>
        </w:rPr>
        <w:t>可用于代码调试</w:t>
      </w:r>
    </w:p>
    <w:p w:rsidR="00135540" w:rsidRPr="00C81BAD" w:rsidRDefault="00135540" w:rsidP="00AC003C">
      <w:pPr>
        <w:rPr>
          <w:rFonts w:ascii="宋体" w:eastAsia="宋体" w:hAnsi="宋体"/>
        </w:rPr>
      </w:pPr>
      <w:r w:rsidRPr="00C81BAD">
        <w:rPr>
          <w:rFonts w:ascii="宋体" w:eastAsia="宋体" w:hAnsi="宋体" w:hint="eastAsia"/>
        </w:rPr>
        <w:t>#</w:t>
      </w:r>
      <w:r w:rsidRPr="00C81BAD">
        <w:rPr>
          <w:rFonts w:ascii="宋体" w:eastAsia="宋体" w:hAnsi="宋体"/>
        </w:rPr>
        <w:t>define DEBUG</w:t>
      </w:r>
    </w:p>
    <w:p w:rsidR="00135540" w:rsidRPr="00C81BAD" w:rsidRDefault="00135540" w:rsidP="00AC003C">
      <w:pPr>
        <w:rPr>
          <w:rFonts w:ascii="宋体" w:eastAsia="宋体" w:hAnsi="宋体"/>
        </w:rPr>
      </w:pPr>
      <w:r w:rsidRPr="00C81BAD">
        <w:rPr>
          <w:rFonts w:ascii="宋体" w:eastAsia="宋体" w:hAnsi="宋体"/>
        </w:rPr>
        <w:t>#ifdef DEBUG</w:t>
      </w:r>
    </w:p>
    <w:p w:rsidR="00135540" w:rsidRPr="00C81BAD" w:rsidRDefault="00135540" w:rsidP="00AC003C">
      <w:pPr>
        <w:rPr>
          <w:rFonts w:ascii="宋体" w:eastAsia="宋体" w:hAnsi="宋体"/>
        </w:rPr>
      </w:pPr>
      <w:r w:rsidRPr="00C81BAD">
        <w:rPr>
          <w:rFonts w:ascii="宋体" w:eastAsia="宋体" w:hAnsi="宋体"/>
        </w:rPr>
        <w:t>#endif</w:t>
      </w:r>
    </w:p>
    <w:p w:rsidR="00135540" w:rsidRPr="00C81BAD" w:rsidRDefault="00135540" w:rsidP="00AC003C">
      <w:pPr>
        <w:rPr>
          <w:rFonts w:ascii="宋体" w:eastAsia="宋体" w:hAnsi="宋体"/>
        </w:rPr>
      </w:pPr>
      <w:r w:rsidRPr="00C81BAD">
        <w:rPr>
          <w:rFonts w:ascii="宋体" w:eastAsia="宋体" w:hAnsi="宋体" w:hint="eastAsia"/>
        </w:rPr>
        <w:t>也可用于不同方案的比较</w:t>
      </w:r>
    </w:p>
    <w:p w:rsidR="00135540" w:rsidRPr="00C81BAD" w:rsidRDefault="00135540" w:rsidP="00AC003C">
      <w:pPr>
        <w:rPr>
          <w:rFonts w:ascii="宋体" w:eastAsia="宋体" w:hAnsi="宋体"/>
        </w:rPr>
      </w:pPr>
      <w:r w:rsidRPr="00C81BAD">
        <w:rPr>
          <w:rFonts w:ascii="宋体" w:eastAsia="宋体" w:hAnsi="宋体" w:hint="eastAsia"/>
        </w:rPr>
        <w:t>#</w:t>
      </w:r>
      <w:r w:rsidRPr="00C81BAD">
        <w:rPr>
          <w:rFonts w:ascii="宋体" w:eastAsia="宋体" w:hAnsi="宋体"/>
        </w:rPr>
        <w:t xml:space="preserve">define solution1 </w:t>
      </w:r>
    </w:p>
    <w:p w:rsidR="00135540" w:rsidRPr="00C81BAD" w:rsidRDefault="00135540" w:rsidP="00AC003C">
      <w:pPr>
        <w:rPr>
          <w:rFonts w:ascii="宋体" w:eastAsia="宋体" w:hAnsi="宋体"/>
        </w:rPr>
      </w:pPr>
      <w:r w:rsidRPr="00C81BAD">
        <w:rPr>
          <w:rFonts w:ascii="宋体" w:eastAsia="宋体" w:hAnsi="宋体"/>
        </w:rPr>
        <w:t>#define solution2</w:t>
      </w:r>
    </w:p>
    <w:p w:rsidR="001B32DF" w:rsidRPr="00C81BAD" w:rsidRDefault="001B32DF" w:rsidP="00AC003C">
      <w:pPr>
        <w:rPr>
          <w:rFonts w:ascii="宋体" w:eastAsia="宋体" w:hAnsi="宋体"/>
        </w:rPr>
      </w:pPr>
      <w:r w:rsidRPr="00C81BAD">
        <w:rPr>
          <w:rFonts w:ascii="宋体" w:eastAsia="宋体" w:hAnsi="宋体" w:hint="eastAsia"/>
        </w:rPr>
        <w:t>【代码示例】//下述宏定义可以解决long long报warning问题</w:t>
      </w:r>
    </w:p>
    <w:p w:rsidR="001B32DF" w:rsidRPr="00C81BAD" w:rsidRDefault="001B32DF" w:rsidP="001B32DF">
      <w:pPr>
        <w:rPr>
          <w:rFonts w:ascii="宋体" w:eastAsia="宋体" w:hAnsi="宋体"/>
        </w:rPr>
      </w:pPr>
      <w:r w:rsidRPr="00C81BAD">
        <w:rPr>
          <w:rFonts w:ascii="宋体" w:eastAsia="宋体" w:hAnsi="宋体"/>
        </w:rPr>
        <w:t>#ifdef unix</w:t>
      </w:r>
    </w:p>
    <w:p w:rsidR="001B32DF" w:rsidRPr="00C81BAD" w:rsidRDefault="001B32DF" w:rsidP="001B32DF">
      <w:pPr>
        <w:rPr>
          <w:rFonts w:ascii="宋体" w:eastAsia="宋体" w:hAnsi="宋体"/>
        </w:rPr>
      </w:pPr>
      <w:r w:rsidRPr="00C81BAD">
        <w:rPr>
          <w:rFonts w:ascii="宋体" w:eastAsia="宋体" w:hAnsi="宋体"/>
        </w:rPr>
        <w:t>#define LLD "%lld"</w:t>
      </w:r>
    </w:p>
    <w:p w:rsidR="001B32DF" w:rsidRPr="00C81BAD" w:rsidRDefault="001B32DF" w:rsidP="001B32DF">
      <w:pPr>
        <w:rPr>
          <w:rFonts w:ascii="宋体" w:eastAsia="宋体" w:hAnsi="宋体"/>
        </w:rPr>
      </w:pPr>
      <w:r w:rsidRPr="00C81BAD">
        <w:rPr>
          <w:rFonts w:ascii="宋体" w:eastAsia="宋体" w:hAnsi="宋体"/>
        </w:rPr>
        <w:t>#else</w:t>
      </w:r>
    </w:p>
    <w:p w:rsidR="001B32DF" w:rsidRPr="00C81BAD" w:rsidRDefault="001B32DF" w:rsidP="001B32DF">
      <w:pPr>
        <w:rPr>
          <w:rFonts w:ascii="宋体" w:eastAsia="宋体" w:hAnsi="宋体"/>
        </w:rPr>
      </w:pPr>
      <w:r w:rsidRPr="00C81BAD">
        <w:rPr>
          <w:rFonts w:ascii="宋体" w:eastAsia="宋体" w:hAnsi="宋体"/>
        </w:rPr>
        <w:t>#define LLD "%I64d"</w:t>
      </w:r>
    </w:p>
    <w:p w:rsidR="001B32DF" w:rsidRPr="00C81BAD" w:rsidRDefault="001B32DF" w:rsidP="001B32DF">
      <w:pPr>
        <w:rPr>
          <w:rFonts w:ascii="宋体" w:eastAsia="宋体" w:hAnsi="宋体"/>
        </w:rPr>
      </w:pPr>
      <w:r w:rsidRPr="00C81BAD">
        <w:rPr>
          <w:rFonts w:ascii="宋体" w:eastAsia="宋体" w:hAnsi="宋体"/>
        </w:rPr>
        <w:t>#endif</w:t>
      </w:r>
    </w:p>
    <w:p w:rsidR="001B32DF" w:rsidRPr="00C81BAD" w:rsidRDefault="001B32DF" w:rsidP="001B32DF">
      <w:pPr>
        <w:rPr>
          <w:rFonts w:ascii="宋体" w:eastAsia="宋体" w:hAnsi="宋体"/>
        </w:rPr>
      </w:pPr>
      <w:r w:rsidRPr="00C81BAD">
        <w:rPr>
          <w:rFonts w:ascii="宋体" w:eastAsia="宋体" w:hAnsi="宋体"/>
        </w:rPr>
        <w:t>#define SCANFLL(x) scanf(LLD,&amp;x)</w:t>
      </w:r>
    </w:p>
    <w:p w:rsidR="001B32DF" w:rsidRPr="00C81BAD" w:rsidRDefault="001B32DF" w:rsidP="001B32DF">
      <w:pPr>
        <w:rPr>
          <w:rFonts w:ascii="宋体" w:eastAsia="宋体" w:hAnsi="宋体"/>
        </w:rPr>
      </w:pPr>
      <w:r w:rsidRPr="00C81BAD">
        <w:rPr>
          <w:rFonts w:ascii="宋体" w:eastAsia="宋体" w:hAnsi="宋体"/>
        </w:rPr>
        <w:t>#define PRINTLL(x) printf(LLD,x),printf("\n")</w:t>
      </w:r>
    </w:p>
    <w:p w:rsidR="001B32DF" w:rsidRPr="00C81BAD" w:rsidRDefault="001B32DF" w:rsidP="001B32DF">
      <w:pPr>
        <w:rPr>
          <w:rFonts w:ascii="宋体" w:eastAsia="宋体" w:hAnsi="宋体"/>
        </w:rPr>
      </w:pPr>
      <w:r w:rsidRPr="00C81BAD">
        <w:rPr>
          <w:rFonts w:ascii="宋体" w:eastAsia="宋体" w:hAnsi="宋体"/>
        </w:rPr>
        <w:t>#include &lt;bits/stdc++.h&gt;</w:t>
      </w:r>
    </w:p>
    <w:p w:rsidR="00463E97" w:rsidRPr="00C81BAD" w:rsidRDefault="00463E97" w:rsidP="001B32DF">
      <w:pPr>
        <w:rPr>
          <w:rFonts w:ascii="宋体" w:eastAsia="宋体" w:hAnsi="宋体"/>
        </w:rPr>
      </w:pPr>
      <w:r w:rsidRPr="00C81BAD">
        <w:rPr>
          <w:rFonts w:ascii="宋体" w:eastAsia="宋体" w:hAnsi="宋体" w:hint="eastAsia"/>
        </w:rPr>
        <w:t>【代码示例】//一个宏定义模板</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br/>
        <w:t>#ifdef unix</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#define LLD "%lld"</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#else</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#define LLD "%I64d"</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#endif</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lastRenderedPageBreak/>
        <w:t>#include &lt;cstdio&gt;</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#include &lt;cstring&gt;</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#include &lt;algorithm&gt;</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#include &lt;iostream&gt;</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#include &lt;cstdlib&gt;</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#include &lt;cmath&gt;</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#include &lt;queue&gt;</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#include &lt;stack&gt;</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#define LL long long</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 xml:space="preserve">#define maxn </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#define INF 1 &lt;&lt; 30</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#define rep(i, j, k) for (int i = j; i &lt;= k; i++)</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#define For(i, j) for (int i = 1; i &lt;= j; i++)</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#define lson l, mid, rt &lt;&lt; 1</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#define rson mid + 1, r, rt &lt;&lt; 1 | 1</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using namespace std;</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void file() {</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ab/>
        <w:t>freopen(".in", "r", stdin);</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ab/>
        <w:t>freopen(".out", "w", stdout);</w:t>
      </w:r>
    </w:p>
    <w:p w:rsidR="00463E97" w:rsidRPr="00C81BAD" w:rsidRDefault="00463E97" w:rsidP="00463E97">
      <w:pPr>
        <w:widowControl/>
        <w:wordWrap w:val="0"/>
        <w:ind w:left="120"/>
        <w:jc w:val="left"/>
        <w:rPr>
          <w:rFonts w:ascii="宋体" w:eastAsia="宋体" w:hAnsi="宋体"/>
        </w:rPr>
      </w:pPr>
      <w:r w:rsidRPr="00C81BAD">
        <w:rPr>
          <w:rFonts w:ascii="宋体" w:eastAsia="宋体" w:hAnsi="宋体"/>
        </w:rPr>
        <w:t>}</w:t>
      </w:r>
    </w:p>
    <w:p w:rsidR="0091377B" w:rsidRPr="00C81BAD" w:rsidRDefault="0091377B" w:rsidP="00661A5C">
      <w:pPr>
        <w:pStyle w:val="2"/>
        <w:rPr>
          <w:rFonts w:ascii="宋体" w:eastAsia="宋体" w:hAnsi="宋体"/>
          <w:b w:val="0"/>
        </w:rPr>
      </w:pPr>
      <w:bookmarkStart w:id="48" w:name="_Toc523521131"/>
      <w:r w:rsidRPr="00C81BAD">
        <w:rPr>
          <w:rFonts w:ascii="宋体" w:eastAsia="宋体" w:hAnsi="宋体" w:hint="eastAsia"/>
          <w:b w:val="0"/>
        </w:rPr>
        <w:t>大数模板（C</w:t>
      </w:r>
      <w:r w:rsidRPr="00C81BAD">
        <w:rPr>
          <w:rFonts w:ascii="宋体" w:eastAsia="宋体" w:hAnsi="宋体"/>
          <w:b w:val="0"/>
        </w:rPr>
        <w:t>/C</w:t>
      </w:r>
      <w:r w:rsidRPr="00C81BAD">
        <w:rPr>
          <w:rFonts w:ascii="宋体" w:eastAsia="宋体" w:hAnsi="宋体" w:hint="eastAsia"/>
          <w:b w:val="0"/>
        </w:rPr>
        <w:t>++）</w:t>
      </w:r>
      <w:bookmarkEnd w:id="48"/>
    </w:p>
    <w:p w:rsidR="00661A5C" w:rsidRPr="00C81BAD" w:rsidRDefault="00661A5C" w:rsidP="00661A5C">
      <w:pPr>
        <w:pStyle w:val="2"/>
        <w:rPr>
          <w:rFonts w:ascii="宋体" w:eastAsia="宋体" w:hAnsi="宋体"/>
          <w:b w:val="0"/>
        </w:rPr>
      </w:pPr>
      <w:bookmarkStart w:id="49" w:name="_Toc523521132"/>
      <w:r w:rsidRPr="00C81BAD">
        <w:rPr>
          <w:rFonts w:ascii="宋体" w:eastAsia="宋体" w:hAnsi="宋体"/>
          <w:b w:val="0"/>
        </w:rPr>
        <w:t>JAVA</w:t>
      </w:r>
      <w:bookmarkEnd w:id="49"/>
    </w:p>
    <w:p w:rsidR="003A50F7" w:rsidRPr="00C81BAD" w:rsidRDefault="003A50F7" w:rsidP="003A50F7">
      <w:pPr>
        <w:pStyle w:val="3"/>
        <w:rPr>
          <w:rFonts w:ascii="宋体" w:eastAsia="宋体" w:hAnsi="宋体"/>
          <w:b w:val="0"/>
        </w:rPr>
      </w:pPr>
      <w:bookmarkStart w:id="50" w:name="_Toc523521133"/>
      <w:r w:rsidRPr="00C81BAD">
        <w:rPr>
          <w:rFonts w:ascii="宋体" w:eastAsia="宋体" w:hAnsi="宋体" w:hint="eastAsia"/>
          <w:b w:val="0"/>
        </w:rPr>
        <w:t>BigDecimal</w:t>
      </w:r>
      <w:bookmarkEnd w:id="50"/>
    </w:p>
    <w:p w:rsidR="00C97EE0" w:rsidRPr="00C81BAD" w:rsidRDefault="00C43839" w:rsidP="00C97EE0">
      <w:pPr>
        <w:pStyle w:val="2"/>
        <w:rPr>
          <w:rFonts w:ascii="宋体" w:eastAsia="宋体" w:hAnsi="宋体"/>
          <w:b w:val="0"/>
        </w:rPr>
      </w:pPr>
      <w:bookmarkStart w:id="51" w:name="_Toc523521134"/>
      <w:r w:rsidRPr="00C81BAD">
        <w:rPr>
          <w:rFonts w:ascii="宋体" w:eastAsia="宋体" w:hAnsi="宋体" w:hint="eastAsia"/>
          <w:b w:val="0"/>
        </w:rPr>
        <w:t>可持久化平衡树（C++ Pb_ds库 Rope）</w:t>
      </w:r>
      <w:bookmarkEnd w:id="51"/>
    </w:p>
    <w:p w:rsidR="00490960" w:rsidRPr="00C81BAD" w:rsidRDefault="00C14360" w:rsidP="00490960">
      <w:pPr>
        <w:rPr>
          <w:rFonts w:ascii="宋体" w:eastAsia="宋体" w:hAnsi="宋体"/>
          <w:color w:val="000000"/>
          <w:szCs w:val="21"/>
        </w:rPr>
      </w:pPr>
      <w:hyperlink r:id="rId20" w:history="1">
        <w:r w:rsidR="00C97EE0" w:rsidRPr="00C81BAD">
          <w:rPr>
            <w:rStyle w:val="a3"/>
            <w:rFonts w:ascii="宋体" w:eastAsia="宋体" w:hAnsi="宋体"/>
          </w:rPr>
          <w:t>https://www.cnblogs.com/keshuqi/p/6257642.html</w:t>
        </w:r>
      </w:hyperlink>
    </w:p>
    <w:p w:rsidR="00490960" w:rsidRPr="00C81BAD" w:rsidRDefault="00490960" w:rsidP="00490960">
      <w:pPr>
        <w:rPr>
          <w:rFonts w:ascii="宋体" w:eastAsia="宋体" w:hAnsi="宋体"/>
          <w:b/>
        </w:rPr>
      </w:pPr>
      <w:r w:rsidRPr="00C81BAD">
        <w:rPr>
          <w:rFonts w:ascii="宋体" w:eastAsia="宋体" w:hAnsi="宋体" w:hint="eastAsia"/>
          <w:b/>
        </w:rPr>
        <w:t>声明</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1）头文件</w:t>
      </w:r>
    </w:p>
    <w:p w:rsidR="00490960" w:rsidRPr="00C81BAD" w:rsidRDefault="00490960" w:rsidP="00490960">
      <w:pPr>
        <w:pStyle w:val="HTML"/>
        <w:shd w:val="clear" w:color="auto" w:fill="F5F5F5"/>
        <w:rPr>
          <w:color w:val="000000"/>
        </w:rPr>
      </w:pPr>
      <w:r w:rsidRPr="00C81BAD">
        <w:rPr>
          <w:color w:val="000000"/>
        </w:rPr>
        <w:t>#include&lt;ext/rope&gt;</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2)调用命名空间</w:t>
      </w:r>
    </w:p>
    <w:p w:rsidR="00490960" w:rsidRPr="00C81BAD" w:rsidRDefault="00490960" w:rsidP="00490960">
      <w:pPr>
        <w:pStyle w:val="HTML"/>
        <w:shd w:val="clear" w:color="auto" w:fill="F5F5F5"/>
        <w:rPr>
          <w:color w:val="000000"/>
        </w:rPr>
      </w:pPr>
      <w:r w:rsidRPr="00C81BAD">
        <w:rPr>
          <w:color w:val="0000FF"/>
        </w:rPr>
        <w:t>using</w:t>
      </w:r>
      <w:r w:rsidRPr="00C81BAD">
        <w:rPr>
          <w:color w:val="000000"/>
        </w:rPr>
        <w:t xml:space="preserve"> </w:t>
      </w:r>
      <w:r w:rsidRPr="00C81BAD">
        <w:rPr>
          <w:color w:val="0000FF"/>
        </w:rPr>
        <w:t>namespace</w:t>
      </w:r>
      <w:r w:rsidRPr="00C81BAD">
        <w:rPr>
          <w:color w:val="000000"/>
        </w:rPr>
        <w:t xml:space="preserve"> __gnu_cxx;</w:t>
      </w:r>
    </w:p>
    <w:p w:rsidR="00490960" w:rsidRPr="00C81BAD" w:rsidRDefault="00490960" w:rsidP="00490960">
      <w:pPr>
        <w:rPr>
          <w:rFonts w:ascii="宋体" w:eastAsia="宋体" w:hAnsi="宋体"/>
          <w:b/>
        </w:rPr>
      </w:pPr>
      <w:r w:rsidRPr="00C81BAD">
        <w:rPr>
          <w:rFonts w:ascii="宋体" w:eastAsia="宋体" w:hAnsi="宋体" w:hint="eastAsia"/>
          <w:b/>
        </w:rPr>
        <w:t>底层原理</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查了资料，大概可以称作可持久化平衡树，因为rope适用于大量、冗长的串操作，而不适合单个字符操作官方说明如下：</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cs="Times New Roman"/>
          <w:color w:val="000000"/>
          <w:sz w:val="21"/>
          <w:szCs w:val="21"/>
        </w:rPr>
        <w:lastRenderedPageBreak/>
        <w:t>Though </w:t>
      </w:r>
      <w:r w:rsidRPr="00C81BAD">
        <w:rPr>
          <w:rStyle w:val="HTML1"/>
          <w:color w:val="000000"/>
        </w:rPr>
        <w:t>rope</w:t>
      </w:r>
      <w:r w:rsidRPr="00C81BAD">
        <w:rPr>
          <w:rFonts w:cs="Times New Roman"/>
          <w:color w:val="000000"/>
          <w:sz w:val="21"/>
          <w:szCs w:val="21"/>
        </w:rPr>
        <w:t>s can be treated as </w:t>
      </w:r>
      <w:hyperlink r:id="rId21" w:history="1">
        <w:r w:rsidRPr="00C81BAD">
          <w:rPr>
            <w:rStyle w:val="a3"/>
            <w:rFonts w:cs="Times New Roman"/>
            <w:color w:val="000000"/>
            <w:sz w:val="21"/>
            <w:szCs w:val="21"/>
          </w:rPr>
          <w:t>Container</w:t>
        </w:r>
      </w:hyperlink>
      <w:r w:rsidRPr="00C81BAD">
        <w:rPr>
          <w:rFonts w:cs="Times New Roman"/>
          <w:color w:val="000000"/>
          <w:sz w:val="21"/>
          <w:szCs w:val="21"/>
        </w:rPr>
        <w:t>s of characters, and are almost </w:t>
      </w:r>
      <w:hyperlink r:id="rId22" w:history="1">
        <w:r w:rsidRPr="00C81BAD">
          <w:rPr>
            <w:rStyle w:val="a3"/>
            <w:rFonts w:cs="Times New Roman"/>
            <w:color w:val="000000"/>
            <w:sz w:val="21"/>
            <w:szCs w:val="21"/>
          </w:rPr>
          <w:t>Sequence</w:t>
        </w:r>
      </w:hyperlink>
      <w:r w:rsidRPr="00C81BAD">
        <w:rPr>
          <w:rFonts w:cs="Times New Roman"/>
          <w:color w:val="000000"/>
          <w:sz w:val="21"/>
          <w:szCs w:val="21"/>
        </w:rPr>
        <w:t>s, this is rarely the most efficient way to accomplish a task. Replacing an individual character in a </w:t>
      </w:r>
      <w:r w:rsidRPr="00C81BAD">
        <w:rPr>
          <w:rStyle w:val="HTML1"/>
          <w:color w:val="000000"/>
        </w:rPr>
        <w:t>rope</w:t>
      </w:r>
      <w:r w:rsidRPr="00C81BAD">
        <w:rPr>
          <w:rFonts w:cs="Times New Roman"/>
          <w:color w:val="000000"/>
          <w:sz w:val="21"/>
          <w:szCs w:val="21"/>
        </w:rPr>
        <w:t> is slow: each character replacement essentially consists of two substring operations followed by two concatenation operations. </w:t>
      </w:r>
      <w:r w:rsidRPr="00C81BAD">
        <w:rPr>
          <w:rStyle w:val="HTML1"/>
          <w:color w:val="000000"/>
        </w:rPr>
        <w:t>Rope</w:t>
      </w:r>
      <w:r w:rsidRPr="00C81BAD">
        <w:rPr>
          <w:rFonts w:cs="Times New Roman"/>
          <w:color w:val="000000"/>
          <w:sz w:val="21"/>
          <w:szCs w:val="21"/>
        </w:rPr>
        <w:t>s primarily target a more functional programming style.Inserting a character in the middle of a 10 megabyte rope should take on the order of 10s of microseconds, even if a copy of the original is kept, </w:t>
      </w:r>
      <w:r w:rsidRPr="00C81BAD">
        <w:rPr>
          <w:rStyle w:val="af0"/>
          <w:rFonts w:cs="Times New Roman"/>
          <w:color w:val="000000"/>
          <w:sz w:val="21"/>
          <w:szCs w:val="21"/>
        </w:rPr>
        <w:t>e.g.</w:t>
      </w:r>
      <w:r w:rsidRPr="00C81BAD">
        <w:rPr>
          <w:rFonts w:cs="Times New Roman"/>
          <w:color w:val="000000"/>
          <w:sz w:val="21"/>
          <w:szCs w:val="21"/>
        </w:rPr>
        <w:t> as part of an edit history.It is possible to view a function producing characters as a </w:t>
      </w:r>
      <w:r w:rsidRPr="00C81BAD">
        <w:rPr>
          <w:rStyle w:val="HTML1"/>
          <w:color w:val="000000"/>
        </w:rPr>
        <w:t>rope</w:t>
      </w:r>
      <w:r w:rsidRPr="00C81BAD">
        <w:rPr>
          <w:rFonts w:cs="Times New Roman"/>
          <w:color w:val="000000"/>
          <w:sz w:val="21"/>
          <w:szCs w:val="21"/>
        </w:rPr>
        <w:t>. Thus a piece of a rope may be a 100MByte file, which is read only when that section of the string is examined. Concatenating a string to the end of such a file does not involve reading the file. (Currently the implementation of this facility is incomplete.)</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另，根据网上资料，rope本质是封装好的类似块状链表的东东，有人说是logn的，但也有说是n^0.5的。rope不支持一切数值操作，如第k大</w:t>
      </w:r>
    </w:p>
    <w:p w:rsidR="00490960" w:rsidRPr="00C81BAD" w:rsidRDefault="00490960" w:rsidP="00490960">
      <w:pPr>
        <w:rPr>
          <w:rFonts w:ascii="宋体" w:eastAsia="宋体" w:hAnsi="宋体"/>
          <w:b/>
        </w:rPr>
      </w:pPr>
      <w:r w:rsidRPr="00C81BAD">
        <w:rPr>
          <w:rFonts w:ascii="宋体" w:eastAsia="宋体" w:hAnsi="宋体" w:hint="eastAsia"/>
          <w:b/>
        </w:rPr>
        <w:t>小知识</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先介绍几个可能使用到的函数</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1）append()</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string &amp;append(const string &amp;s,int pos,int n);//把字符串s中从pos开始的n个字符连接到当前字符串的结尾或a.append(b);</w:t>
      </w:r>
      <w:r w:rsidRPr="00C81BAD">
        <w:rPr>
          <w:rFonts w:hint="eastAsia"/>
          <w:color w:val="000000"/>
          <w:sz w:val="21"/>
          <w:szCs w:val="21"/>
        </w:rPr>
        <w:br/>
        <w:t>2）substr()</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s.substr(0,5);//获得字符串s中从第零位开始长度为5的字符串（默认时长度为刚好开始位置到结尾）</w:t>
      </w:r>
    </w:p>
    <w:p w:rsidR="00490960" w:rsidRPr="00C81BAD" w:rsidRDefault="00490960" w:rsidP="00490960">
      <w:pPr>
        <w:rPr>
          <w:rFonts w:ascii="宋体" w:eastAsia="宋体" w:hAnsi="宋体"/>
          <w:b/>
        </w:rPr>
      </w:pPr>
      <w:r w:rsidRPr="00C81BAD">
        <w:rPr>
          <w:rFonts w:ascii="宋体" w:eastAsia="宋体" w:hAnsi="宋体" w:hint="eastAsia"/>
          <w:b/>
        </w:rPr>
        <w:t>定义/声明</w:t>
      </w:r>
    </w:p>
    <w:p w:rsidR="00490960" w:rsidRPr="00C81BAD" w:rsidRDefault="00490960" w:rsidP="00490960">
      <w:pPr>
        <w:pStyle w:val="HTML"/>
        <w:shd w:val="clear" w:color="auto" w:fill="F5F5F5"/>
        <w:rPr>
          <w:color w:val="000000"/>
        </w:rPr>
      </w:pPr>
      <w:r w:rsidRPr="00C81BAD">
        <w:rPr>
          <w:color w:val="000000"/>
        </w:rPr>
        <w:t>rope&lt;</w:t>
      </w:r>
      <w:r w:rsidRPr="00C81BAD">
        <w:rPr>
          <w:color w:val="0000FF"/>
        </w:rPr>
        <w:t>char</w:t>
      </w:r>
      <w:r w:rsidRPr="00C81BAD">
        <w:rPr>
          <w:color w:val="000000"/>
        </w:rPr>
        <w:t>&gt; str;</w:t>
      </w:r>
      <w:r w:rsidRPr="00C81BAD">
        <w:rPr>
          <w:rFonts w:hint="eastAsia"/>
          <w:color w:val="000000"/>
          <w:sz w:val="21"/>
          <w:szCs w:val="21"/>
        </w:rPr>
        <w:br/>
        <w:t>also</w:t>
      </w:r>
    </w:p>
    <w:p w:rsidR="00490960" w:rsidRPr="00C81BAD" w:rsidRDefault="00490960" w:rsidP="00490960">
      <w:pPr>
        <w:pStyle w:val="HTML"/>
        <w:shd w:val="clear" w:color="auto" w:fill="F5F5F5"/>
        <w:rPr>
          <w:color w:val="000000"/>
        </w:rPr>
      </w:pPr>
      <w:r w:rsidRPr="00C81BAD">
        <w:rPr>
          <w:color w:val="000000"/>
        </w:rPr>
        <w:t>&lt;crope&gt;r=</w:t>
      </w:r>
      <w:r w:rsidRPr="00C81BAD">
        <w:rPr>
          <w:color w:val="800000"/>
        </w:rPr>
        <w:t>"abcdefg"</w:t>
      </w:r>
    </w:p>
    <w:p w:rsidR="00490960" w:rsidRPr="00C81BAD" w:rsidRDefault="00490960" w:rsidP="00490960">
      <w:pPr>
        <w:rPr>
          <w:rFonts w:ascii="宋体" w:eastAsia="宋体" w:hAnsi="宋体"/>
          <w:b/>
        </w:rPr>
      </w:pPr>
      <w:r w:rsidRPr="00C81BAD">
        <w:rPr>
          <w:rFonts w:ascii="宋体" w:eastAsia="宋体" w:hAnsi="宋体" w:hint="eastAsia"/>
          <w:b/>
        </w:rPr>
        <w:t>具体内容</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总的来说，</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1）运算符：rope支持operator += -= + - &lt; ==</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2）输入输出：可以用&lt;&lt;运算符由输入输出流读入或输出。</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3）长度/大小：调用length()，size()都可以哦</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4）插入/添加等：</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push_back(x);//在末尾添加x</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insert(pos,x);//在pos插入x，自然支持整个char数组的一次插入</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erase(pos,x);//从pos开始删除x个</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copy(pos,len,x);//从pos开始到pos+len为止用x代替</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replace(pos,x);//从pos开始换成x</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substr(pos,x);//提取pos开始x个</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lastRenderedPageBreak/>
        <w:t>at(x)/[x];//访问第x个元素</w:t>
      </w:r>
    </w:p>
    <w:p w:rsidR="00490960" w:rsidRPr="00C81BAD" w:rsidRDefault="00490960" w:rsidP="00490960">
      <w:pPr>
        <w:rPr>
          <w:rFonts w:ascii="宋体" w:eastAsia="宋体" w:hAnsi="宋体"/>
          <w:b/>
        </w:rPr>
      </w:pPr>
      <w:r w:rsidRPr="00C81BAD">
        <w:rPr>
          <w:rFonts w:ascii="宋体" w:eastAsia="宋体" w:hAnsi="宋体" w:hint="eastAsia"/>
          <w:b/>
        </w:rPr>
        <w:t>访问</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1）迭代器：不说，在竞赛是超时大忌</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2）单点访问，直接用数组形式调用下标即可</w:t>
      </w:r>
    </w:p>
    <w:p w:rsidR="00490960" w:rsidRPr="00C81BAD" w:rsidRDefault="00490960" w:rsidP="00490960">
      <w:pPr>
        <w:rPr>
          <w:rFonts w:ascii="宋体" w:eastAsia="宋体" w:hAnsi="宋体"/>
          <w:b/>
        </w:rPr>
      </w:pPr>
      <w:r w:rsidRPr="00C81BAD">
        <w:rPr>
          <w:rFonts w:ascii="宋体" w:eastAsia="宋体" w:hAnsi="宋体" w:hint="eastAsia"/>
          <w:b/>
        </w:rPr>
        <w:t>应用</w:t>
      </w:r>
    </w:p>
    <w:p w:rsidR="00490960" w:rsidRPr="00C81BAD" w:rsidRDefault="00490960" w:rsidP="00490960">
      <w:pPr>
        <w:rPr>
          <w:rFonts w:ascii="宋体" w:eastAsia="宋体" w:hAnsi="宋体"/>
          <w:b/>
        </w:rPr>
      </w:pPr>
      <w:r w:rsidRPr="00C81BAD">
        <w:rPr>
          <w:rFonts w:ascii="宋体" w:eastAsia="宋体" w:hAnsi="宋体" w:hint="eastAsia"/>
          <w:b/>
        </w:rPr>
        <w:t>bzoj1269 文本编辑器</w:t>
      </w:r>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如果想看正常版本的看我的</w:t>
      </w:r>
      <w:hyperlink r:id="rId23" w:tgtFrame="_blank" w:history="1">
        <w:r w:rsidRPr="00C81BAD">
          <w:rPr>
            <w:rStyle w:val="a3"/>
            <w:rFonts w:hint="eastAsia"/>
            <w:color w:val="000000"/>
            <w:sz w:val="21"/>
            <w:szCs w:val="21"/>
          </w:rPr>
          <w:t>splay平衡树代码</w:t>
        </w:r>
      </w:hyperlink>
    </w:p>
    <w:p w:rsidR="00490960" w:rsidRPr="00C81BAD" w:rsidRDefault="00490960" w:rsidP="00490960">
      <w:pPr>
        <w:pStyle w:val="a4"/>
        <w:shd w:val="clear" w:color="auto" w:fill="FFFFFF"/>
        <w:spacing w:before="0" w:beforeAutospacing="0" w:after="0" w:afterAutospacing="0"/>
        <w:rPr>
          <w:color w:val="000000"/>
          <w:sz w:val="21"/>
          <w:szCs w:val="21"/>
        </w:rPr>
      </w:pPr>
      <w:r w:rsidRPr="00C81BAD">
        <w:rPr>
          <w:rFonts w:hint="eastAsia"/>
          <w:color w:val="000000"/>
          <w:sz w:val="21"/>
          <w:szCs w:val="21"/>
        </w:rPr>
        <w:t>实现操作：</w:t>
      </w:r>
      <w:r w:rsidRPr="00C81BAD">
        <w:rPr>
          <w:rFonts w:hint="eastAsia"/>
          <w:color w:val="000000"/>
          <w:sz w:val="21"/>
          <w:szCs w:val="21"/>
        </w:rPr>
        <w:br/>
        <w:t>1.（已知）move k：移动光标到目标，初始为0</w:t>
      </w:r>
      <w:r w:rsidRPr="00C81BAD">
        <w:rPr>
          <w:rFonts w:hint="eastAsia"/>
          <w:color w:val="000000"/>
          <w:sz w:val="21"/>
          <w:szCs w:val="21"/>
        </w:rPr>
        <w:br/>
        <w:t>2.（已知）prev：光标前移一个字符</w:t>
      </w:r>
      <w:r w:rsidRPr="00C81BAD">
        <w:rPr>
          <w:rFonts w:hint="eastAsia"/>
          <w:color w:val="000000"/>
          <w:sz w:val="21"/>
          <w:szCs w:val="21"/>
        </w:rPr>
        <w:br/>
        <w:t>3.（已知）next：光标后移一个字符</w:t>
      </w:r>
      <w:r w:rsidRPr="00C81BAD">
        <w:rPr>
          <w:rFonts w:hint="eastAsia"/>
          <w:color w:val="000000"/>
          <w:sz w:val="21"/>
          <w:szCs w:val="21"/>
        </w:rPr>
        <w:br/>
        <w:t>4.insert n s：在光标后插入长度为n的字符串s光标位置不变</w:t>
      </w:r>
      <w:r w:rsidRPr="00C81BAD">
        <w:rPr>
          <w:rFonts w:hint="eastAsia"/>
          <w:color w:val="000000"/>
          <w:sz w:val="21"/>
          <w:szCs w:val="21"/>
        </w:rPr>
        <w:br/>
        <w:t>5.delete n 删除光标后的n个字符，光标位置不变</w:t>
      </w:r>
      <w:r w:rsidRPr="00C81BAD">
        <w:rPr>
          <w:rFonts w:hint="eastAsia"/>
          <w:color w:val="000000"/>
          <w:sz w:val="21"/>
          <w:szCs w:val="21"/>
        </w:rPr>
        <w:br/>
        <w:t>6.rotate n 反转光标后的n个字符，光标位置不变</w:t>
      </w:r>
      <w:r w:rsidRPr="00C81BAD">
        <w:rPr>
          <w:rFonts w:hint="eastAsia"/>
          <w:color w:val="000000"/>
          <w:sz w:val="21"/>
          <w:szCs w:val="21"/>
        </w:rPr>
        <w:br/>
        <w:t>7.get 输出光标后一个字符，光标位置不变</w:t>
      </w:r>
    </w:p>
    <w:p w:rsidR="00490960" w:rsidRPr="00C81BAD" w:rsidRDefault="00490960" w:rsidP="00490960">
      <w:pPr>
        <w:rPr>
          <w:rFonts w:ascii="宋体" w:eastAsia="宋体" w:hAnsi="宋体"/>
          <w:b/>
        </w:rPr>
      </w:pPr>
      <w:r w:rsidRPr="00C81BAD">
        <w:rPr>
          <w:rFonts w:ascii="宋体" w:eastAsia="宋体" w:hAnsi="宋体" w:hint="eastAsia"/>
          <w:b/>
        </w:rPr>
        <w:t>solution</w:t>
      </w:r>
    </w:p>
    <w:p w:rsidR="00490960" w:rsidRPr="00C81BAD" w:rsidRDefault="00490960" w:rsidP="00490960">
      <w:pPr>
        <w:pStyle w:val="a4"/>
        <w:shd w:val="clear" w:color="auto" w:fill="FFFFFF"/>
        <w:spacing w:before="150" w:beforeAutospacing="0" w:after="150" w:afterAutospacing="0"/>
        <w:rPr>
          <w:color w:val="000000"/>
          <w:sz w:val="21"/>
          <w:szCs w:val="21"/>
        </w:rPr>
      </w:pPr>
      <w:r w:rsidRPr="00C81BAD">
        <w:rPr>
          <w:rFonts w:hint="eastAsia"/>
          <w:color w:val="000000"/>
          <w:sz w:val="21"/>
          <w:szCs w:val="21"/>
        </w:rPr>
        <w:t>为实现反转操作且保证不超时，我们不调用rope自带的可怕函数，暴力构建两个rope，插入时一个正序插入一个倒序插入，区间即为子串赋值</w:t>
      </w:r>
    </w:p>
    <w:p w:rsidR="00490960" w:rsidRPr="00C81BAD" w:rsidRDefault="00490960" w:rsidP="00490960">
      <w:pPr>
        <w:pStyle w:val="HTML"/>
        <w:shd w:val="clear" w:color="auto" w:fill="F5F5F5"/>
        <w:rPr>
          <w:color w:val="000000"/>
        </w:rPr>
      </w:pPr>
      <w:r w:rsidRPr="00C81BAD">
        <w:rPr>
          <w:color w:val="000000"/>
        </w:rPr>
        <w:t>#include&lt;cstdio&gt;</w:t>
      </w:r>
    </w:p>
    <w:p w:rsidR="00490960" w:rsidRPr="00C81BAD" w:rsidRDefault="00490960" w:rsidP="00490960">
      <w:pPr>
        <w:pStyle w:val="HTML"/>
        <w:shd w:val="clear" w:color="auto" w:fill="F5F5F5"/>
        <w:rPr>
          <w:color w:val="000000"/>
        </w:rPr>
      </w:pPr>
      <w:r w:rsidRPr="00C81BAD">
        <w:rPr>
          <w:color w:val="000000"/>
        </w:rPr>
        <w:t>#include&lt;ext/rope&gt;</w:t>
      </w:r>
    </w:p>
    <w:p w:rsidR="00490960" w:rsidRPr="00C81BAD" w:rsidRDefault="00490960" w:rsidP="00490960">
      <w:pPr>
        <w:pStyle w:val="HTML"/>
        <w:shd w:val="clear" w:color="auto" w:fill="F5F5F5"/>
        <w:rPr>
          <w:color w:val="000000"/>
        </w:rPr>
      </w:pPr>
      <w:r w:rsidRPr="00C81BAD">
        <w:rPr>
          <w:color w:val="000000"/>
        </w:rPr>
        <w:t>#include&lt;iostream&gt;</w:t>
      </w:r>
    </w:p>
    <w:p w:rsidR="00490960" w:rsidRPr="00C81BAD" w:rsidRDefault="00490960" w:rsidP="00490960">
      <w:pPr>
        <w:pStyle w:val="HTML"/>
        <w:shd w:val="clear" w:color="auto" w:fill="F5F5F5"/>
        <w:rPr>
          <w:color w:val="000000"/>
        </w:rPr>
      </w:pPr>
      <w:r w:rsidRPr="00C81BAD">
        <w:rPr>
          <w:color w:val="0000FF"/>
        </w:rPr>
        <w:t>using</w:t>
      </w:r>
      <w:r w:rsidRPr="00C81BAD">
        <w:rPr>
          <w:color w:val="000000"/>
        </w:rPr>
        <w:t xml:space="preserve"> </w:t>
      </w:r>
      <w:r w:rsidRPr="00C81BAD">
        <w:rPr>
          <w:color w:val="0000FF"/>
        </w:rPr>
        <w:t>namespace</w:t>
      </w:r>
      <w:r w:rsidRPr="00C81BAD">
        <w:rPr>
          <w:color w:val="000000"/>
        </w:rPr>
        <w:t xml:space="preserve"> std;</w:t>
      </w:r>
    </w:p>
    <w:p w:rsidR="00490960" w:rsidRPr="00C81BAD" w:rsidRDefault="00490960" w:rsidP="00490960">
      <w:pPr>
        <w:pStyle w:val="HTML"/>
        <w:shd w:val="clear" w:color="auto" w:fill="F5F5F5"/>
        <w:rPr>
          <w:color w:val="000000"/>
        </w:rPr>
      </w:pPr>
      <w:r w:rsidRPr="00C81BAD">
        <w:rPr>
          <w:color w:val="0000FF"/>
        </w:rPr>
        <w:t>using</w:t>
      </w:r>
      <w:r w:rsidRPr="00C81BAD">
        <w:rPr>
          <w:color w:val="000000"/>
        </w:rPr>
        <w:t xml:space="preserve"> </w:t>
      </w:r>
      <w:r w:rsidRPr="00C81BAD">
        <w:rPr>
          <w:color w:val="0000FF"/>
        </w:rPr>
        <w:t>namespace</w:t>
      </w:r>
      <w:r w:rsidRPr="00C81BAD">
        <w:rPr>
          <w:color w:val="000000"/>
        </w:rPr>
        <w:t xml:space="preserve"> __gnu_cxx;</w:t>
      </w:r>
    </w:p>
    <w:p w:rsidR="00490960" w:rsidRPr="00C81BAD" w:rsidRDefault="00490960" w:rsidP="00490960">
      <w:pPr>
        <w:pStyle w:val="HTML"/>
        <w:shd w:val="clear" w:color="auto" w:fill="F5F5F5"/>
        <w:rPr>
          <w:color w:val="000000"/>
        </w:rPr>
      </w:pPr>
      <w:r w:rsidRPr="00C81BAD">
        <w:rPr>
          <w:color w:val="000000"/>
        </w:rPr>
        <w:t xml:space="preserve">inline </w:t>
      </w:r>
      <w:r w:rsidRPr="00C81BAD">
        <w:rPr>
          <w:color w:val="0000FF"/>
        </w:rPr>
        <w:t>int</w:t>
      </w:r>
      <w:r w:rsidRPr="00C81BAD">
        <w:rPr>
          <w:color w:val="000000"/>
        </w:rPr>
        <w:t xml:space="preserve"> Rin(){</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int</w:t>
      </w:r>
      <w:r w:rsidRPr="00C81BAD">
        <w:rPr>
          <w:color w:val="000000"/>
        </w:rPr>
        <w:t xml:space="preserve"> x=</w:t>
      </w:r>
      <w:r w:rsidRPr="00C81BAD">
        <w:rPr>
          <w:color w:val="800080"/>
        </w:rPr>
        <w:t>0</w:t>
      </w:r>
      <w:r w:rsidRPr="00C81BAD">
        <w:rPr>
          <w:color w:val="000000"/>
        </w:rPr>
        <w:t>,c=getchar(),f=</w:t>
      </w:r>
      <w:r w:rsidRPr="00C81BAD">
        <w:rPr>
          <w:color w:val="800080"/>
        </w:rPr>
        <w:t>1</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for</w:t>
      </w:r>
      <w:r w:rsidRPr="00C81BAD">
        <w:rPr>
          <w:color w:val="000000"/>
        </w:rPr>
        <w:t>(;c&lt;</w:t>
      </w:r>
      <w:r w:rsidRPr="00C81BAD">
        <w:rPr>
          <w:color w:val="800080"/>
        </w:rPr>
        <w:t>48</w:t>
      </w:r>
      <w:r w:rsidRPr="00C81BAD">
        <w:rPr>
          <w:color w:val="000000"/>
        </w:rPr>
        <w:t>||c&gt;</w:t>
      </w:r>
      <w:r w:rsidRPr="00C81BAD">
        <w:rPr>
          <w:color w:val="800080"/>
        </w:rPr>
        <w:t>57</w:t>
      </w:r>
      <w:r w:rsidRPr="00C81BAD">
        <w:rPr>
          <w:color w:val="000000"/>
        </w:rPr>
        <w:t>;c=getchar())</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if</w:t>
      </w:r>
      <w:r w:rsidRPr="00C81BAD">
        <w:rPr>
          <w:color w:val="000000"/>
        </w:rPr>
        <w:t>(!(c^</w:t>
      </w:r>
      <w:r w:rsidRPr="00C81BAD">
        <w:rPr>
          <w:color w:val="800080"/>
        </w:rPr>
        <w:t>45</w:t>
      </w:r>
      <w:r w:rsidRPr="00C81BAD">
        <w:rPr>
          <w:color w:val="000000"/>
        </w:rPr>
        <w:t>))f=-</w:t>
      </w:r>
      <w:r w:rsidRPr="00C81BAD">
        <w:rPr>
          <w:color w:val="800080"/>
        </w:rPr>
        <w:t>1</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for</w:t>
      </w:r>
      <w:r w:rsidRPr="00C81BAD">
        <w:rPr>
          <w:color w:val="000000"/>
        </w:rPr>
        <w:t>(;c&gt;</w:t>
      </w:r>
      <w:r w:rsidRPr="00C81BAD">
        <w:rPr>
          <w:color w:val="800080"/>
        </w:rPr>
        <w:t>47</w:t>
      </w:r>
      <w:r w:rsidRPr="00C81BAD">
        <w:rPr>
          <w:color w:val="000000"/>
        </w:rPr>
        <w:t>&amp;&amp;c&lt;</w:t>
      </w:r>
      <w:r w:rsidRPr="00C81BAD">
        <w:rPr>
          <w:color w:val="800080"/>
        </w:rPr>
        <w:t>58</w:t>
      </w:r>
      <w:r w:rsidRPr="00C81BAD">
        <w:rPr>
          <w:color w:val="000000"/>
        </w:rPr>
        <w:t>;c=getchar())</w:t>
      </w:r>
    </w:p>
    <w:p w:rsidR="00490960" w:rsidRPr="00C81BAD" w:rsidRDefault="00490960" w:rsidP="00490960">
      <w:pPr>
        <w:pStyle w:val="HTML"/>
        <w:shd w:val="clear" w:color="auto" w:fill="F5F5F5"/>
        <w:rPr>
          <w:color w:val="000000"/>
        </w:rPr>
      </w:pPr>
      <w:r w:rsidRPr="00C81BAD">
        <w:rPr>
          <w:color w:val="000000"/>
        </w:rPr>
        <w:t xml:space="preserve">    x=(x&lt;&lt;</w:t>
      </w:r>
      <w:r w:rsidRPr="00C81BAD">
        <w:rPr>
          <w:color w:val="800080"/>
        </w:rPr>
        <w:t>1</w:t>
      </w:r>
      <w:r w:rsidRPr="00C81BAD">
        <w:rPr>
          <w:color w:val="000000"/>
        </w:rPr>
        <w:t>)+(x&lt;&lt;</w:t>
      </w:r>
      <w:r w:rsidRPr="00C81BAD">
        <w:rPr>
          <w:color w:val="800080"/>
        </w:rPr>
        <w:t>3</w:t>
      </w:r>
      <w:r w:rsidRPr="00C81BAD">
        <w:rPr>
          <w:color w:val="000000"/>
        </w:rPr>
        <w:t>)+c-</w:t>
      </w:r>
      <w:r w:rsidRPr="00C81BAD">
        <w:rPr>
          <w:color w:val="800080"/>
        </w:rPr>
        <w:t>48</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return</w:t>
      </w:r>
      <w:r w:rsidRPr="00C81BAD">
        <w:rPr>
          <w:color w:val="000000"/>
        </w:rPr>
        <w:t xml:space="preserve"> x*f;</w:t>
      </w:r>
    </w:p>
    <w:p w:rsidR="00490960" w:rsidRPr="00C81BAD" w:rsidRDefault="00490960" w:rsidP="00490960">
      <w:pPr>
        <w:pStyle w:val="HTML"/>
        <w:shd w:val="clear" w:color="auto" w:fill="F5F5F5"/>
        <w:rPr>
          <w:color w:val="000000"/>
        </w:rPr>
      </w:pPr>
      <w:r w:rsidRPr="00C81BAD">
        <w:rPr>
          <w:color w:val="000000"/>
        </w:rPr>
        <w:t>}</w:t>
      </w:r>
    </w:p>
    <w:p w:rsidR="00490960" w:rsidRPr="00C81BAD" w:rsidRDefault="00490960" w:rsidP="00490960">
      <w:pPr>
        <w:pStyle w:val="HTML"/>
        <w:shd w:val="clear" w:color="auto" w:fill="F5F5F5"/>
        <w:rPr>
          <w:color w:val="000000"/>
        </w:rPr>
      </w:pPr>
      <w:r w:rsidRPr="00C81BAD">
        <w:rPr>
          <w:color w:val="0000FF"/>
        </w:rPr>
        <w:t>int</w:t>
      </w:r>
      <w:r w:rsidRPr="00C81BAD">
        <w:rPr>
          <w:color w:val="000000"/>
        </w:rPr>
        <w:t xml:space="preserve"> n,pos,x,l;</w:t>
      </w:r>
    </w:p>
    <w:p w:rsidR="00490960" w:rsidRPr="00C81BAD" w:rsidRDefault="00490960" w:rsidP="00490960">
      <w:pPr>
        <w:pStyle w:val="HTML"/>
        <w:shd w:val="clear" w:color="auto" w:fill="F5F5F5"/>
        <w:rPr>
          <w:color w:val="000000"/>
        </w:rPr>
      </w:pPr>
      <w:r w:rsidRPr="00C81BAD">
        <w:rPr>
          <w:color w:val="000000"/>
        </w:rPr>
        <w:t>rope&lt;</w:t>
      </w:r>
      <w:r w:rsidRPr="00C81BAD">
        <w:rPr>
          <w:color w:val="0000FF"/>
        </w:rPr>
        <w:t>char</w:t>
      </w:r>
      <w:r w:rsidRPr="00C81BAD">
        <w:rPr>
          <w:color w:val="000000"/>
        </w:rPr>
        <w:t>&gt;a,b,tmp;</w:t>
      </w:r>
    </w:p>
    <w:p w:rsidR="00490960" w:rsidRPr="00C81BAD" w:rsidRDefault="00490960" w:rsidP="00490960">
      <w:pPr>
        <w:pStyle w:val="HTML"/>
        <w:shd w:val="clear" w:color="auto" w:fill="F5F5F5"/>
        <w:rPr>
          <w:color w:val="000000"/>
        </w:rPr>
      </w:pPr>
      <w:r w:rsidRPr="00C81BAD">
        <w:rPr>
          <w:color w:val="0000FF"/>
        </w:rPr>
        <w:t>char</w:t>
      </w:r>
      <w:r w:rsidRPr="00C81BAD">
        <w:rPr>
          <w:color w:val="000000"/>
        </w:rPr>
        <w:t xml:space="preserve"> sign[</w:t>
      </w:r>
      <w:r w:rsidRPr="00C81BAD">
        <w:rPr>
          <w:color w:val="800080"/>
        </w:rPr>
        <w:t>10</w:t>
      </w:r>
      <w:r w:rsidRPr="00C81BAD">
        <w:rPr>
          <w:color w:val="000000"/>
        </w:rPr>
        <w:t>],ch[</w:t>
      </w:r>
      <w:r w:rsidRPr="00C81BAD">
        <w:rPr>
          <w:color w:val="800080"/>
        </w:rPr>
        <w:t>1</w:t>
      </w:r>
      <w:r w:rsidRPr="00C81BAD">
        <w:rPr>
          <w:color w:val="000000"/>
        </w:rPr>
        <w:t>&lt;&lt;</w:t>
      </w:r>
      <w:r w:rsidRPr="00C81BAD">
        <w:rPr>
          <w:color w:val="800080"/>
        </w:rPr>
        <w:t>22</w:t>
      </w:r>
      <w:r w:rsidRPr="00C81BAD">
        <w:rPr>
          <w:color w:val="000000"/>
        </w:rPr>
        <w:t>],rch[</w:t>
      </w:r>
      <w:r w:rsidRPr="00C81BAD">
        <w:rPr>
          <w:color w:val="800080"/>
        </w:rPr>
        <w:t>1</w:t>
      </w:r>
      <w:r w:rsidRPr="00C81BAD">
        <w:rPr>
          <w:color w:val="000000"/>
        </w:rPr>
        <w:t>&lt;&lt;</w:t>
      </w:r>
      <w:r w:rsidRPr="00C81BAD">
        <w:rPr>
          <w:color w:val="800080"/>
        </w:rPr>
        <w:t>22</w:t>
      </w:r>
      <w:r w:rsidRPr="00C81BAD">
        <w:rPr>
          <w:color w:val="000000"/>
        </w:rPr>
        <w:t>];</w:t>
      </w:r>
    </w:p>
    <w:p w:rsidR="00490960" w:rsidRPr="00C81BAD" w:rsidRDefault="00490960" w:rsidP="00490960">
      <w:pPr>
        <w:pStyle w:val="HTML"/>
        <w:shd w:val="clear" w:color="auto" w:fill="F5F5F5"/>
        <w:rPr>
          <w:color w:val="000000"/>
        </w:rPr>
      </w:pPr>
      <w:r w:rsidRPr="00C81BAD">
        <w:rPr>
          <w:color w:val="0000FF"/>
        </w:rPr>
        <w:t>int</w:t>
      </w:r>
      <w:r w:rsidRPr="00C81BAD">
        <w:rPr>
          <w:color w:val="000000"/>
        </w:rPr>
        <w:t xml:space="preserve"> main(){</w:t>
      </w:r>
    </w:p>
    <w:p w:rsidR="00490960" w:rsidRPr="00C81BAD" w:rsidRDefault="00490960" w:rsidP="00490960">
      <w:pPr>
        <w:pStyle w:val="HTML"/>
        <w:shd w:val="clear" w:color="auto" w:fill="F5F5F5"/>
        <w:rPr>
          <w:color w:val="000000"/>
        </w:rPr>
      </w:pPr>
      <w:r w:rsidRPr="00C81BAD">
        <w:rPr>
          <w:color w:val="000000"/>
        </w:rPr>
        <w:t xml:space="preserve">  n=Rin();</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while</w:t>
      </w:r>
      <w:r w:rsidRPr="00C81BAD">
        <w:rPr>
          <w:color w:val="000000"/>
        </w:rPr>
        <w:t>(n--){</w:t>
      </w:r>
    </w:p>
    <w:p w:rsidR="00490960" w:rsidRPr="00C81BAD" w:rsidRDefault="00490960" w:rsidP="00490960">
      <w:pPr>
        <w:pStyle w:val="HTML"/>
        <w:shd w:val="clear" w:color="auto" w:fill="F5F5F5"/>
        <w:rPr>
          <w:color w:val="000000"/>
        </w:rPr>
      </w:pPr>
      <w:r w:rsidRPr="00C81BAD">
        <w:rPr>
          <w:color w:val="000000"/>
        </w:rPr>
        <w:t xml:space="preserve">    scanf(</w:t>
      </w:r>
      <w:r w:rsidRPr="00C81BAD">
        <w:rPr>
          <w:color w:val="800000"/>
        </w:rPr>
        <w:t>"%s"</w:t>
      </w:r>
      <w:r w:rsidRPr="00C81BAD">
        <w:rPr>
          <w:color w:val="000000"/>
        </w:rPr>
        <w:t>,sign);</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switch</w:t>
      </w:r>
      <w:r w:rsidRPr="00C81BAD">
        <w:rPr>
          <w:color w:val="000000"/>
        </w:rPr>
        <w:t>(sign[</w:t>
      </w:r>
      <w:r w:rsidRPr="00C81BAD">
        <w:rPr>
          <w:color w:val="800080"/>
        </w:rPr>
        <w:t>0</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case</w:t>
      </w:r>
      <w:r w:rsidRPr="00C81BAD">
        <w:rPr>
          <w:color w:val="800000"/>
        </w:rPr>
        <w:t>'M'</w:t>
      </w:r>
      <w:r w:rsidRPr="00C81BAD">
        <w:rPr>
          <w:color w:val="000000"/>
        </w:rPr>
        <w:t>:pos=Rin();</w:t>
      </w:r>
      <w:r w:rsidRPr="00C81BAD">
        <w:rPr>
          <w:color w:val="0000FF"/>
        </w:rPr>
        <w:t>break</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case</w:t>
      </w:r>
      <w:r w:rsidRPr="00C81BAD">
        <w:rPr>
          <w:color w:val="800000"/>
        </w:rPr>
        <w:t>'P'</w:t>
      </w:r>
      <w:r w:rsidRPr="00C81BAD">
        <w:rPr>
          <w:color w:val="000000"/>
        </w:rPr>
        <w:t>:pos--;</w:t>
      </w:r>
      <w:r w:rsidRPr="00C81BAD">
        <w:rPr>
          <w:color w:val="0000FF"/>
        </w:rPr>
        <w:t>break</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case</w:t>
      </w:r>
      <w:r w:rsidRPr="00C81BAD">
        <w:rPr>
          <w:color w:val="800000"/>
        </w:rPr>
        <w:t>'N'</w:t>
      </w:r>
      <w:r w:rsidRPr="00C81BAD">
        <w:rPr>
          <w:color w:val="000000"/>
        </w:rPr>
        <w:t>:pos++;</w:t>
      </w:r>
      <w:r w:rsidRPr="00C81BAD">
        <w:rPr>
          <w:color w:val="0000FF"/>
        </w:rPr>
        <w:t>break</w:t>
      </w:r>
      <w:r w:rsidRPr="00C81BAD">
        <w:rPr>
          <w:color w:val="000000"/>
        </w:rPr>
        <w:t>;</w:t>
      </w:r>
    </w:p>
    <w:p w:rsidR="00490960" w:rsidRPr="00C81BAD" w:rsidRDefault="00490960" w:rsidP="00490960">
      <w:pPr>
        <w:pStyle w:val="HTML"/>
        <w:shd w:val="clear" w:color="auto" w:fill="F5F5F5"/>
        <w:rPr>
          <w:color w:val="000000"/>
        </w:rPr>
      </w:pPr>
      <w:r w:rsidRPr="00C81BAD">
        <w:rPr>
          <w:color w:val="000000"/>
        </w:rPr>
        <w:lastRenderedPageBreak/>
        <w:t xml:space="preserve">    </w:t>
      </w:r>
      <w:r w:rsidRPr="00C81BAD">
        <w:rPr>
          <w:color w:val="0000FF"/>
        </w:rPr>
        <w:t>case</w:t>
      </w:r>
      <w:r w:rsidRPr="00C81BAD">
        <w:rPr>
          <w:color w:val="800000"/>
        </w:rPr>
        <w:t>'G'</w:t>
      </w:r>
      <w:r w:rsidRPr="00C81BAD">
        <w:rPr>
          <w:color w:val="000000"/>
        </w:rPr>
        <w:t>:putchar(a[pos]);putchar(</w:t>
      </w:r>
      <w:r w:rsidRPr="00C81BAD">
        <w:rPr>
          <w:color w:val="800000"/>
        </w:rPr>
        <w:t>'\n'</w:t>
      </w:r>
      <w:r w:rsidRPr="00C81BAD">
        <w:rPr>
          <w:color w:val="000000"/>
        </w:rPr>
        <w:t>);</w:t>
      </w:r>
      <w:r w:rsidRPr="00C81BAD">
        <w:rPr>
          <w:color w:val="0000FF"/>
        </w:rPr>
        <w:t>break</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case</w:t>
      </w:r>
      <w:r w:rsidRPr="00C81BAD">
        <w:rPr>
          <w:color w:val="800000"/>
        </w:rPr>
        <w:t>'I'</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x=Rin();</w:t>
      </w:r>
    </w:p>
    <w:p w:rsidR="00490960" w:rsidRPr="00C81BAD" w:rsidRDefault="00490960" w:rsidP="00490960">
      <w:pPr>
        <w:pStyle w:val="HTML"/>
        <w:shd w:val="clear" w:color="auto" w:fill="F5F5F5"/>
        <w:rPr>
          <w:color w:val="000000"/>
        </w:rPr>
      </w:pPr>
      <w:r w:rsidRPr="00C81BAD">
        <w:rPr>
          <w:color w:val="000000"/>
        </w:rPr>
        <w:t xml:space="preserve">      l=a.length();</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for</w:t>
      </w:r>
      <w:r w:rsidRPr="00C81BAD">
        <w:rPr>
          <w:color w:val="000000"/>
        </w:rPr>
        <w:t>(</w:t>
      </w:r>
      <w:r w:rsidRPr="00C81BAD">
        <w:rPr>
          <w:color w:val="0000FF"/>
        </w:rPr>
        <w:t>int</w:t>
      </w:r>
      <w:r w:rsidRPr="00C81BAD">
        <w:rPr>
          <w:color w:val="000000"/>
        </w:rPr>
        <w:t xml:space="preserve"> i=</w:t>
      </w:r>
      <w:r w:rsidRPr="00C81BAD">
        <w:rPr>
          <w:color w:val="800080"/>
        </w:rPr>
        <w:t>0</w:t>
      </w:r>
      <w:r w:rsidRPr="00C81BAD">
        <w:rPr>
          <w:color w:val="000000"/>
        </w:rPr>
        <w:t>;i&lt;x;i++){</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do</w:t>
      </w:r>
      <w:r w:rsidRPr="00C81BAD">
        <w:rPr>
          <w:color w:val="000000"/>
        </w:rPr>
        <w:t>{ch[i]=getchar();}</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while</w:t>
      </w:r>
      <w:r w:rsidRPr="00C81BAD">
        <w:rPr>
          <w:color w:val="000000"/>
        </w:rPr>
        <w:t>(ch[i]==</w:t>
      </w:r>
      <w:r w:rsidRPr="00C81BAD">
        <w:rPr>
          <w:color w:val="800000"/>
        </w:rPr>
        <w:t>'\n'</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rch[x-i-</w:t>
      </w:r>
      <w:r w:rsidRPr="00C81BAD">
        <w:rPr>
          <w:color w:val="800080"/>
        </w:rPr>
        <w:t>1</w:t>
      </w:r>
      <w:r w:rsidRPr="00C81BAD">
        <w:rPr>
          <w:color w:val="000000"/>
        </w:rPr>
        <w:t>]=ch[i];</w:t>
      </w:r>
    </w:p>
    <w:p w:rsidR="00490960" w:rsidRPr="00C81BAD" w:rsidRDefault="00490960" w:rsidP="00490960">
      <w:pPr>
        <w:pStyle w:val="HTML"/>
        <w:shd w:val="clear" w:color="auto" w:fill="F5F5F5"/>
        <w:rPr>
          <w:color w:val="000000"/>
        </w:rPr>
      </w:pPr>
      <w:r w:rsidRPr="00C81BAD">
        <w:rPr>
          <w:color w:val="000000"/>
        </w:rPr>
        <w:t xml:space="preserve">      }</w:t>
      </w:r>
    </w:p>
    <w:p w:rsidR="00490960" w:rsidRPr="00C81BAD" w:rsidRDefault="00490960" w:rsidP="00490960">
      <w:pPr>
        <w:pStyle w:val="HTML"/>
        <w:shd w:val="clear" w:color="auto" w:fill="F5F5F5"/>
        <w:rPr>
          <w:color w:val="000000"/>
        </w:rPr>
      </w:pPr>
      <w:r w:rsidRPr="00C81BAD">
        <w:rPr>
          <w:color w:val="000000"/>
        </w:rPr>
        <w:t xml:space="preserve">      ch[x]=rch[x]=</w:t>
      </w:r>
      <w:r w:rsidRPr="00C81BAD">
        <w:rPr>
          <w:color w:val="800000"/>
        </w:rPr>
        <w:t>'\0'</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a.insert(pos,ch);</w:t>
      </w:r>
    </w:p>
    <w:p w:rsidR="00490960" w:rsidRPr="00C81BAD" w:rsidRDefault="00490960" w:rsidP="00490960">
      <w:pPr>
        <w:pStyle w:val="HTML"/>
        <w:shd w:val="clear" w:color="auto" w:fill="F5F5F5"/>
        <w:rPr>
          <w:color w:val="000000"/>
        </w:rPr>
      </w:pPr>
      <w:r w:rsidRPr="00C81BAD">
        <w:rPr>
          <w:color w:val="000000"/>
        </w:rPr>
        <w:t xml:space="preserve">      b.insert(l-pos,rch);</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break</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case</w:t>
      </w:r>
      <w:r w:rsidRPr="00C81BAD">
        <w:rPr>
          <w:color w:val="800000"/>
        </w:rPr>
        <w:t>'D'</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x=Rin();</w:t>
      </w:r>
    </w:p>
    <w:p w:rsidR="00490960" w:rsidRPr="00C81BAD" w:rsidRDefault="00490960" w:rsidP="00490960">
      <w:pPr>
        <w:pStyle w:val="HTML"/>
        <w:shd w:val="clear" w:color="auto" w:fill="F5F5F5"/>
        <w:rPr>
          <w:color w:val="000000"/>
        </w:rPr>
      </w:pPr>
      <w:r w:rsidRPr="00C81BAD">
        <w:rPr>
          <w:color w:val="000000"/>
        </w:rPr>
        <w:t xml:space="preserve">      l=a.length();</w:t>
      </w:r>
    </w:p>
    <w:p w:rsidR="00490960" w:rsidRPr="00C81BAD" w:rsidRDefault="00490960" w:rsidP="00490960">
      <w:pPr>
        <w:pStyle w:val="HTML"/>
        <w:shd w:val="clear" w:color="auto" w:fill="F5F5F5"/>
        <w:rPr>
          <w:color w:val="000000"/>
        </w:rPr>
      </w:pPr>
      <w:r w:rsidRPr="00C81BAD">
        <w:rPr>
          <w:color w:val="000000"/>
        </w:rPr>
        <w:t xml:space="preserve">      a.erase(pos,x);</w:t>
      </w:r>
    </w:p>
    <w:p w:rsidR="00490960" w:rsidRPr="00C81BAD" w:rsidRDefault="00490960" w:rsidP="00490960">
      <w:pPr>
        <w:pStyle w:val="HTML"/>
        <w:shd w:val="clear" w:color="auto" w:fill="F5F5F5"/>
        <w:rPr>
          <w:color w:val="000000"/>
        </w:rPr>
      </w:pPr>
      <w:r w:rsidRPr="00C81BAD">
        <w:rPr>
          <w:color w:val="000000"/>
        </w:rPr>
        <w:t xml:space="preserve">      b.erase(l-pos-x,x);</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break</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case</w:t>
      </w:r>
      <w:r w:rsidRPr="00C81BAD">
        <w:rPr>
          <w:color w:val="800000"/>
        </w:rPr>
        <w:t>'R'</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x=Rin();</w:t>
      </w:r>
    </w:p>
    <w:p w:rsidR="00490960" w:rsidRPr="00C81BAD" w:rsidRDefault="00490960" w:rsidP="00490960">
      <w:pPr>
        <w:pStyle w:val="HTML"/>
        <w:shd w:val="clear" w:color="auto" w:fill="F5F5F5"/>
        <w:rPr>
          <w:color w:val="000000"/>
        </w:rPr>
      </w:pPr>
      <w:r w:rsidRPr="00C81BAD">
        <w:rPr>
          <w:color w:val="000000"/>
        </w:rPr>
        <w:t xml:space="preserve">      l=a.length();</w:t>
      </w:r>
    </w:p>
    <w:p w:rsidR="00490960" w:rsidRPr="00C81BAD" w:rsidRDefault="00490960" w:rsidP="00490960">
      <w:pPr>
        <w:pStyle w:val="HTML"/>
        <w:shd w:val="clear" w:color="auto" w:fill="F5F5F5"/>
        <w:rPr>
          <w:color w:val="000000"/>
        </w:rPr>
      </w:pPr>
      <w:r w:rsidRPr="00C81BAD">
        <w:rPr>
          <w:color w:val="000000"/>
        </w:rPr>
        <w:t xml:space="preserve">      tmp=a.substr(pos,x);</w:t>
      </w:r>
    </w:p>
    <w:p w:rsidR="00490960" w:rsidRPr="00C81BAD" w:rsidRDefault="00490960" w:rsidP="00490960">
      <w:pPr>
        <w:pStyle w:val="HTML"/>
        <w:shd w:val="clear" w:color="auto" w:fill="F5F5F5"/>
        <w:rPr>
          <w:color w:val="000000"/>
        </w:rPr>
      </w:pPr>
      <w:r w:rsidRPr="00C81BAD">
        <w:rPr>
          <w:color w:val="000000"/>
        </w:rPr>
        <w:t xml:space="preserve">      a=a.substr(</w:t>
      </w:r>
      <w:r w:rsidRPr="00C81BAD">
        <w:rPr>
          <w:color w:val="800080"/>
        </w:rPr>
        <w:t>0</w:t>
      </w:r>
      <w:r w:rsidRPr="00C81BAD">
        <w:rPr>
          <w:color w:val="000000"/>
        </w:rPr>
        <w:t>,pos)+b.substr(l-pos-x,x)+a.substr(pos+x,l-pos-x);</w:t>
      </w:r>
    </w:p>
    <w:p w:rsidR="00490960" w:rsidRPr="00C81BAD" w:rsidRDefault="00490960" w:rsidP="00490960">
      <w:pPr>
        <w:pStyle w:val="HTML"/>
        <w:shd w:val="clear" w:color="auto" w:fill="F5F5F5"/>
        <w:rPr>
          <w:color w:val="000000"/>
        </w:rPr>
      </w:pPr>
      <w:r w:rsidRPr="00C81BAD">
        <w:rPr>
          <w:color w:val="000000"/>
        </w:rPr>
        <w:t xml:space="preserve">      b=b.substr(</w:t>
      </w:r>
      <w:r w:rsidRPr="00C81BAD">
        <w:rPr>
          <w:color w:val="800080"/>
        </w:rPr>
        <w:t>0</w:t>
      </w:r>
      <w:r w:rsidRPr="00C81BAD">
        <w:rPr>
          <w:color w:val="000000"/>
        </w:rPr>
        <w:t>,l-pos-x)+tmp+b.substr(l-pos,pos);</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break</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 xml:space="preserve">    }</w:t>
      </w:r>
    </w:p>
    <w:p w:rsidR="00490960" w:rsidRPr="00C81BAD" w:rsidRDefault="00490960" w:rsidP="00490960">
      <w:pPr>
        <w:pStyle w:val="HTML"/>
        <w:shd w:val="clear" w:color="auto" w:fill="F5F5F5"/>
        <w:rPr>
          <w:color w:val="000000"/>
        </w:rPr>
      </w:pPr>
      <w:r w:rsidRPr="00C81BAD">
        <w:rPr>
          <w:color w:val="000000"/>
        </w:rPr>
        <w:t xml:space="preserve">  }</w:t>
      </w:r>
    </w:p>
    <w:p w:rsidR="00490960" w:rsidRPr="00C81BAD" w:rsidRDefault="00490960" w:rsidP="00490960">
      <w:pPr>
        <w:pStyle w:val="HTML"/>
        <w:shd w:val="clear" w:color="auto" w:fill="F5F5F5"/>
        <w:rPr>
          <w:color w:val="000000"/>
        </w:rPr>
      </w:pPr>
      <w:r w:rsidRPr="00C81BAD">
        <w:rPr>
          <w:color w:val="000000"/>
        </w:rPr>
        <w:t xml:space="preserve">  </w:t>
      </w:r>
      <w:r w:rsidRPr="00C81BAD">
        <w:rPr>
          <w:color w:val="0000FF"/>
        </w:rPr>
        <w:t>return</w:t>
      </w:r>
      <w:r w:rsidRPr="00C81BAD">
        <w:rPr>
          <w:color w:val="000000"/>
        </w:rPr>
        <w:t xml:space="preserve"> </w:t>
      </w:r>
      <w:r w:rsidRPr="00C81BAD">
        <w:rPr>
          <w:color w:val="800080"/>
        </w:rPr>
        <w:t>0</w:t>
      </w:r>
      <w:r w:rsidRPr="00C81BAD">
        <w:rPr>
          <w:color w:val="000000"/>
        </w:rPr>
        <w:t>;</w:t>
      </w:r>
    </w:p>
    <w:p w:rsidR="00490960" w:rsidRPr="00C81BAD" w:rsidRDefault="00490960" w:rsidP="00490960">
      <w:pPr>
        <w:pStyle w:val="HTML"/>
        <w:shd w:val="clear" w:color="auto" w:fill="F5F5F5"/>
        <w:rPr>
          <w:color w:val="000000"/>
        </w:rPr>
      </w:pPr>
      <w:r w:rsidRPr="00C81BAD">
        <w:rPr>
          <w:color w:val="000000"/>
        </w:rPr>
        <w:t>}</w:t>
      </w:r>
    </w:p>
    <w:p w:rsidR="00560337" w:rsidRPr="00C81BAD" w:rsidRDefault="00560337" w:rsidP="00560337">
      <w:pPr>
        <w:widowControl/>
        <w:jc w:val="left"/>
        <w:rPr>
          <w:rFonts w:ascii="宋体" w:eastAsia="宋体" w:hAnsi="宋体"/>
        </w:rPr>
      </w:pPr>
      <w:r w:rsidRPr="00C81BAD">
        <w:rPr>
          <w:rFonts w:ascii="宋体" w:eastAsia="宋体" w:hAnsi="宋体" w:cs="Arial"/>
          <w:color w:val="333333"/>
          <w:szCs w:val="21"/>
          <w:shd w:val="clear" w:color="auto" w:fill="FFFFFF"/>
        </w:rPr>
        <w:t>基本操作：</w:t>
      </w:r>
      <w:r w:rsidRPr="00C81BAD">
        <w:rPr>
          <w:rFonts w:ascii="宋体" w:eastAsia="宋体" w:hAnsi="宋体" w:cs="Arial"/>
          <w:color w:val="333333"/>
          <w:szCs w:val="21"/>
          <w:shd w:val="clear" w:color="auto" w:fill="FFFFFF"/>
        </w:rPr>
        <w:br/>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t>rope test;</w:t>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t>test.push_back(x);//在末尾添加x</w:t>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t xml:space="preserve">test.insert(pos,x);//在pos插入x　　</w:t>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t>test.erase(pos,x);//从pos开始删除x个</w:t>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t>test.copy(pos,len,x);//从pos开始到pos+len为止用x代替</w:t>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t>test.replace(pos,x);//从pos开始换成x</w:t>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lastRenderedPageBreak/>
        <w:t>test.substr(pos,x);//提取pos开始x个</w:t>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t>test.at(x)/[x];//访问第x个元素</w:t>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t>其算法复杂度n*(n^0.5)，可以在很短的时间内实现快速的插入、删除和查找字符串，是一个很厉害的神器！</w:t>
      </w:r>
    </w:p>
    <w:p w:rsidR="00560337" w:rsidRPr="00C81BAD" w:rsidRDefault="00560337" w:rsidP="00560337">
      <w:pPr>
        <w:pStyle w:val="a4"/>
        <w:shd w:val="clear" w:color="auto" w:fill="FFFFFF"/>
        <w:wordWrap w:val="0"/>
        <w:spacing w:before="0" w:beforeAutospacing="0" w:after="240" w:afterAutospacing="0" w:line="390" w:lineRule="atLeast"/>
        <w:jc w:val="both"/>
        <w:rPr>
          <w:rFonts w:cs="Arial"/>
          <w:color w:val="4F4F4F"/>
        </w:rPr>
      </w:pPr>
      <w:r w:rsidRPr="00C81BAD">
        <w:rPr>
          <w:rFonts w:cs="Arial"/>
          <w:color w:val="4F4F4F"/>
          <w:sz w:val="21"/>
          <w:szCs w:val="21"/>
        </w:rPr>
        <w:t>这里有英文版的详解：</w:t>
      </w:r>
      <w:hyperlink r:id="rId24" w:tgtFrame="_blank" w:history="1">
        <w:r w:rsidRPr="00C81BAD">
          <w:rPr>
            <w:rStyle w:val="a3"/>
            <w:rFonts w:cs="Arial"/>
            <w:color w:val="6795B5"/>
            <w:sz w:val="21"/>
            <w:szCs w:val="21"/>
          </w:rPr>
          <w:t>http://www.sgi.com/tech/stl/Rope.html</w:t>
        </w:r>
      </w:hyperlink>
    </w:p>
    <w:p w:rsidR="00560337" w:rsidRPr="00C81BAD" w:rsidRDefault="00560337" w:rsidP="00560337">
      <w:pPr>
        <w:rPr>
          <w:rFonts w:ascii="宋体" w:eastAsia="宋体" w:hAnsi="宋体"/>
        </w:rPr>
      </w:pPr>
      <w:r w:rsidRPr="00C81BAD">
        <w:rPr>
          <w:rFonts w:ascii="宋体" w:eastAsia="宋体" w:hAnsi="宋体" w:hint="eastAsia"/>
        </w:rPr>
        <w:t>测试代码</w:t>
      </w:r>
    </w:p>
    <w:p w:rsidR="00560337" w:rsidRPr="00C81BAD" w:rsidRDefault="00560337" w:rsidP="00560337">
      <w:pPr>
        <w:rPr>
          <w:rFonts w:ascii="宋体" w:eastAsia="宋体" w:hAnsi="宋体"/>
        </w:rPr>
      </w:pPr>
      <w:r w:rsidRPr="00C81BAD">
        <w:rPr>
          <w:rFonts w:ascii="宋体" w:eastAsia="宋体" w:hAnsi="宋体"/>
        </w:rPr>
        <w:t>#include &lt;iostream&gt;</w:t>
      </w:r>
    </w:p>
    <w:p w:rsidR="00560337" w:rsidRPr="00C81BAD" w:rsidRDefault="00560337" w:rsidP="00560337">
      <w:pPr>
        <w:rPr>
          <w:rFonts w:ascii="宋体" w:eastAsia="宋体" w:hAnsi="宋体"/>
        </w:rPr>
      </w:pPr>
      <w:r w:rsidRPr="00C81BAD">
        <w:rPr>
          <w:rFonts w:ascii="宋体" w:eastAsia="宋体" w:hAnsi="宋体"/>
        </w:rPr>
        <w:t>#include &lt;cstdio&gt;</w:t>
      </w:r>
    </w:p>
    <w:p w:rsidR="00560337" w:rsidRPr="00C81BAD" w:rsidRDefault="00560337" w:rsidP="00560337">
      <w:pPr>
        <w:rPr>
          <w:rFonts w:ascii="宋体" w:eastAsia="宋体" w:hAnsi="宋体"/>
        </w:rPr>
      </w:pPr>
      <w:r w:rsidRPr="00C81BAD">
        <w:rPr>
          <w:rFonts w:ascii="宋体" w:eastAsia="宋体" w:hAnsi="宋体"/>
        </w:rPr>
        <w:t>#include &lt;cstring&gt;</w:t>
      </w:r>
    </w:p>
    <w:p w:rsidR="00560337" w:rsidRPr="00C81BAD" w:rsidRDefault="00560337" w:rsidP="00560337">
      <w:pPr>
        <w:rPr>
          <w:rFonts w:ascii="宋体" w:eastAsia="宋体" w:hAnsi="宋体"/>
        </w:rPr>
      </w:pPr>
      <w:r w:rsidRPr="00C81BAD">
        <w:rPr>
          <w:rFonts w:ascii="宋体" w:eastAsia="宋体" w:hAnsi="宋体"/>
        </w:rPr>
        <w:t>#include &lt;cctype&gt;</w:t>
      </w:r>
    </w:p>
    <w:p w:rsidR="00560337" w:rsidRPr="00C81BAD" w:rsidRDefault="00560337" w:rsidP="00560337">
      <w:pPr>
        <w:rPr>
          <w:rFonts w:ascii="宋体" w:eastAsia="宋体" w:hAnsi="宋体"/>
        </w:rPr>
      </w:pPr>
      <w:r w:rsidRPr="00C81BAD">
        <w:rPr>
          <w:rFonts w:ascii="宋体" w:eastAsia="宋体" w:hAnsi="宋体"/>
        </w:rPr>
        <w:t>#include &lt;ext/rope&gt;</w:t>
      </w:r>
    </w:p>
    <w:p w:rsidR="00560337" w:rsidRPr="00C81BAD" w:rsidRDefault="00560337" w:rsidP="00560337">
      <w:pPr>
        <w:rPr>
          <w:rFonts w:ascii="宋体" w:eastAsia="宋体" w:hAnsi="宋体"/>
        </w:rPr>
      </w:pPr>
      <w:r w:rsidRPr="00C81BAD">
        <w:rPr>
          <w:rFonts w:ascii="宋体" w:eastAsia="宋体" w:hAnsi="宋体"/>
        </w:rPr>
        <w:t>#include &lt;algorithm&gt;</w:t>
      </w:r>
    </w:p>
    <w:p w:rsidR="00560337" w:rsidRPr="00C81BAD" w:rsidRDefault="00560337" w:rsidP="00560337">
      <w:pPr>
        <w:rPr>
          <w:rFonts w:ascii="宋体" w:eastAsia="宋体" w:hAnsi="宋体"/>
        </w:rPr>
      </w:pPr>
      <w:r w:rsidRPr="00C81BAD">
        <w:rPr>
          <w:rFonts w:ascii="宋体" w:eastAsia="宋体" w:hAnsi="宋体"/>
        </w:rPr>
        <w:t>using namespace std;</w:t>
      </w:r>
    </w:p>
    <w:p w:rsidR="00560337" w:rsidRPr="00C81BAD" w:rsidRDefault="00560337" w:rsidP="00560337">
      <w:pPr>
        <w:rPr>
          <w:rFonts w:ascii="宋体" w:eastAsia="宋体" w:hAnsi="宋体"/>
        </w:rPr>
      </w:pPr>
      <w:r w:rsidRPr="00C81BAD">
        <w:rPr>
          <w:rFonts w:ascii="宋体" w:eastAsia="宋体" w:hAnsi="宋体"/>
        </w:rPr>
        <w:t>using __gnu_cxx::crope;</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const int maxn = 10010;</w:t>
      </w:r>
    </w:p>
    <w:p w:rsidR="00560337" w:rsidRPr="00C81BAD" w:rsidRDefault="00560337" w:rsidP="00560337">
      <w:pPr>
        <w:rPr>
          <w:rFonts w:ascii="宋体" w:eastAsia="宋体" w:hAnsi="宋体"/>
        </w:rPr>
      </w:pPr>
      <w:r w:rsidRPr="00C81BAD">
        <w:rPr>
          <w:rFonts w:ascii="宋体" w:eastAsia="宋体" w:hAnsi="宋体"/>
        </w:rPr>
        <w:t>char op[maxn];</w:t>
      </w:r>
    </w:p>
    <w:p w:rsidR="00560337" w:rsidRPr="00C81BAD" w:rsidRDefault="00560337" w:rsidP="00560337">
      <w:pPr>
        <w:rPr>
          <w:rFonts w:ascii="宋体" w:eastAsia="宋体" w:hAnsi="宋体"/>
        </w:rPr>
      </w:pPr>
      <w:r w:rsidRPr="00C81BAD">
        <w:rPr>
          <w:rFonts w:ascii="宋体" w:eastAsia="宋体" w:hAnsi="宋体"/>
        </w:rPr>
        <w:t>crope text;</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int main(){</w:t>
      </w:r>
    </w:p>
    <w:p w:rsidR="00560337" w:rsidRPr="00C81BAD" w:rsidRDefault="00560337" w:rsidP="00560337">
      <w:pPr>
        <w:rPr>
          <w:rFonts w:ascii="宋体" w:eastAsia="宋体" w:hAnsi="宋体"/>
        </w:rPr>
      </w:pPr>
      <w:r w:rsidRPr="00C81BAD">
        <w:rPr>
          <w:rFonts w:ascii="宋体" w:eastAsia="宋体" w:hAnsi="宋体"/>
        </w:rPr>
        <w:t xml:space="preserve">    text.clear();</w:t>
      </w:r>
    </w:p>
    <w:p w:rsidR="00560337" w:rsidRPr="00C81BAD" w:rsidRDefault="00560337" w:rsidP="00560337">
      <w:pPr>
        <w:rPr>
          <w:rFonts w:ascii="宋体" w:eastAsia="宋体" w:hAnsi="宋体"/>
        </w:rPr>
      </w:pPr>
      <w:r w:rsidRPr="00C81BAD">
        <w:rPr>
          <w:rFonts w:ascii="宋体" w:eastAsia="宋体" w:hAnsi="宋体"/>
        </w:rPr>
        <w:t xml:space="preserve">    scanf("%s",op);</w:t>
      </w:r>
    </w:p>
    <w:p w:rsidR="00560337" w:rsidRPr="00C81BAD" w:rsidRDefault="00560337" w:rsidP="00560337">
      <w:pPr>
        <w:rPr>
          <w:rFonts w:ascii="宋体" w:eastAsia="宋体" w:hAnsi="宋体"/>
        </w:rPr>
      </w:pPr>
      <w:r w:rsidRPr="00C81BAD">
        <w:rPr>
          <w:rFonts w:ascii="宋体" w:eastAsia="宋体" w:hAnsi="宋体"/>
        </w:rPr>
        <w:t xml:space="preserve">    int l = strlen(op);</w:t>
      </w:r>
    </w:p>
    <w:p w:rsidR="00560337" w:rsidRPr="00C81BAD" w:rsidRDefault="00560337" w:rsidP="00560337">
      <w:pPr>
        <w:rPr>
          <w:rFonts w:ascii="宋体" w:eastAsia="宋体" w:hAnsi="宋体"/>
        </w:rPr>
      </w:pPr>
      <w:r w:rsidRPr="00C81BAD">
        <w:rPr>
          <w:rFonts w:ascii="宋体" w:eastAsia="宋体" w:hAnsi="宋体"/>
        </w:rPr>
        <w:t xml:space="preserve">    for(int i = 0; i &lt; l; i++)</w:t>
      </w:r>
    </w:p>
    <w:p w:rsidR="00560337" w:rsidRPr="00C81BAD" w:rsidRDefault="00560337" w:rsidP="00560337">
      <w:pPr>
        <w:rPr>
          <w:rFonts w:ascii="宋体" w:eastAsia="宋体" w:hAnsi="宋体"/>
        </w:rPr>
      </w:pPr>
      <w:r w:rsidRPr="00C81BAD">
        <w:rPr>
          <w:rFonts w:ascii="宋体" w:eastAsia="宋体" w:hAnsi="宋体"/>
        </w:rPr>
        <w:t xml:space="preserve">        text += op[i];</w:t>
      </w:r>
    </w:p>
    <w:p w:rsidR="00560337" w:rsidRPr="00C81BAD" w:rsidRDefault="00560337" w:rsidP="00560337">
      <w:pPr>
        <w:rPr>
          <w:rFonts w:ascii="宋体" w:eastAsia="宋体" w:hAnsi="宋体"/>
        </w:rPr>
      </w:pPr>
      <w:r w:rsidRPr="00C81BAD">
        <w:rPr>
          <w:rFonts w:ascii="宋体" w:eastAsia="宋体" w:hAnsi="宋体"/>
        </w:rPr>
        <w:t xml:space="preserve">    cout&lt;&lt;text&lt;&lt;endl;</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 xml:space="preserve">    cout&lt;&lt;"test.push_back(x);//在末尾添加x"&lt;&lt;endl;</w:t>
      </w:r>
    </w:p>
    <w:p w:rsidR="00560337" w:rsidRPr="00C81BAD" w:rsidRDefault="00560337" w:rsidP="00560337">
      <w:pPr>
        <w:rPr>
          <w:rFonts w:ascii="宋体" w:eastAsia="宋体" w:hAnsi="宋体"/>
        </w:rPr>
      </w:pPr>
      <w:r w:rsidRPr="00C81BAD">
        <w:rPr>
          <w:rFonts w:ascii="宋体" w:eastAsia="宋体" w:hAnsi="宋体"/>
        </w:rPr>
        <w:t xml:space="preserve">    text.push_back('a');</w:t>
      </w:r>
    </w:p>
    <w:p w:rsidR="00560337" w:rsidRPr="00C81BAD" w:rsidRDefault="00560337" w:rsidP="00560337">
      <w:pPr>
        <w:rPr>
          <w:rFonts w:ascii="宋体" w:eastAsia="宋体" w:hAnsi="宋体"/>
        </w:rPr>
      </w:pPr>
      <w:r w:rsidRPr="00C81BAD">
        <w:rPr>
          <w:rFonts w:ascii="宋体" w:eastAsia="宋体" w:hAnsi="宋体"/>
        </w:rPr>
        <w:t xml:space="preserve">    cout&lt;&lt;text&lt;&lt;endl;</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 xml:space="preserve">    text.push_back("bbb");</w:t>
      </w:r>
    </w:p>
    <w:p w:rsidR="00560337" w:rsidRPr="00C81BAD" w:rsidRDefault="00560337" w:rsidP="00560337">
      <w:pPr>
        <w:rPr>
          <w:rFonts w:ascii="宋体" w:eastAsia="宋体" w:hAnsi="宋体"/>
        </w:rPr>
      </w:pPr>
      <w:r w:rsidRPr="00C81BAD">
        <w:rPr>
          <w:rFonts w:ascii="宋体" w:eastAsia="宋体" w:hAnsi="宋体"/>
        </w:rPr>
        <w:t xml:space="preserve">    cout&lt;&lt;text&lt;&lt;endl;//编译错误</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 xml:space="preserve">    cout&lt;&lt;"test.insert(pos,x);//在pos插入x"&lt;&lt;endl;</w:t>
      </w:r>
    </w:p>
    <w:p w:rsidR="00560337" w:rsidRPr="00C81BAD" w:rsidRDefault="00560337" w:rsidP="00560337">
      <w:pPr>
        <w:rPr>
          <w:rFonts w:ascii="宋体" w:eastAsia="宋体" w:hAnsi="宋体"/>
        </w:rPr>
      </w:pPr>
      <w:r w:rsidRPr="00C81BAD">
        <w:rPr>
          <w:rFonts w:ascii="宋体" w:eastAsia="宋体" w:hAnsi="宋体"/>
        </w:rPr>
        <w:t xml:space="preserve">    text.insert(1,'b');</w:t>
      </w:r>
    </w:p>
    <w:p w:rsidR="00560337" w:rsidRPr="00C81BAD" w:rsidRDefault="00560337" w:rsidP="00560337">
      <w:pPr>
        <w:rPr>
          <w:rFonts w:ascii="宋体" w:eastAsia="宋体" w:hAnsi="宋体"/>
        </w:rPr>
      </w:pPr>
      <w:r w:rsidRPr="00C81BAD">
        <w:rPr>
          <w:rFonts w:ascii="宋体" w:eastAsia="宋体" w:hAnsi="宋体"/>
        </w:rPr>
        <w:t xml:space="preserve">    cout&lt;&lt;text&lt;&lt;endl;</w:t>
      </w:r>
    </w:p>
    <w:p w:rsidR="00560337" w:rsidRPr="00C81BAD" w:rsidRDefault="00560337" w:rsidP="00560337">
      <w:pPr>
        <w:rPr>
          <w:rFonts w:ascii="宋体" w:eastAsia="宋体" w:hAnsi="宋体"/>
        </w:rPr>
      </w:pPr>
      <w:r w:rsidRPr="00C81BAD">
        <w:rPr>
          <w:rFonts w:ascii="宋体" w:eastAsia="宋体" w:hAnsi="宋体"/>
        </w:rPr>
        <w:t xml:space="preserve">    text.insert(2,"aaa");</w:t>
      </w:r>
    </w:p>
    <w:p w:rsidR="00560337" w:rsidRPr="00C81BAD" w:rsidRDefault="00560337" w:rsidP="00560337">
      <w:pPr>
        <w:rPr>
          <w:rFonts w:ascii="宋体" w:eastAsia="宋体" w:hAnsi="宋体"/>
        </w:rPr>
      </w:pPr>
      <w:r w:rsidRPr="00C81BAD">
        <w:rPr>
          <w:rFonts w:ascii="宋体" w:eastAsia="宋体" w:hAnsi="宋体"/>
        </w:rPr>
        <w:t xml:space="preserve">    cout&lt;&lt;text&lt;&lt;endl&lt;&lt;endl;</w:t>
      </w:r>
    </w:p>
    <w:p w:rsidR="00560337" w:rsidRPr="00C81BAD" w:rsidRDefault="00560337" w:rsidP="00560337">
      <w:pPr>
        <w:rPr>
          <w:rFonts w:ascii="宋体" w:eastAsia="宋体" w:hAnsi="宋体"/>
        </w:rPr>
      </w:pPr>
      <w:r w:rsidRPr="00C81BAD">
        <w:rPr>
          <w:rFonts w:ascii="宋体" w:eastAsia="宋体" w:hAnsi="宋体"/>
        </w:rPr>
        <w:lastRenderedPageBreak/>
        <w:t xml:space="preserve"> </w:t>
      </w:r>
    </w:p>
    <w:p w:rsidR="00560337" w:rsidRPr="00C81BAD" w:rsidRDefault="00560337" w:rsidP="00560337">
      <w:pPr>
        <w:rPr>
          <w:rFonts w:ascii="宋体" w:eastAsia="宋体" w:hAnsi="宋体"/>
        </w:rPr>
      </w:pPr>
      <w:r w:rsidRPr="00C81BAD">
        <w:rPr>
          <w:rFonts w:ascii="宋体" w:eastAsia="宋体" w:hAnsi="宋体"/>
        </w:rPr>
        <w:t xml:space="preserve">    cout&lt;&lt;"test.erase(pos,x);//从pos开始删除x个"&lt;&lt;endl;</w:t>
      </w:r>
    </w:p>
    <w:p w:rsidR="00560337" w:rsidRPr="00C81BAD" w:rsidRDefault="00560337" w:rsidP="00560337">
      <w:pPr>
        <w:rPr>
          <w:rFonts w:ascii="宋体" w:eastAsia="宋体" w:hAnsi="宋体"/>
        </w:rPr>
      </w:pPr>
      <w:r w:rsidRPr="00C81BAD">
        <w:rPr>
          <w:rFonts w:ascii="宋体" w:eastAsia="宋体" w:hAnsi="宋体"/>
        </w:rPr>
        <w:t xml:space="preserve">    text.erase(1,3);</w:t>
      </w:r>
    </w:p>
    <w:p w:rsidR="00560337" w:rsidRPr="00C81BAD" w:rsidRDefault="00560337" w:rsidP="00560337">
      <w:pPr>
        <w:rPr>
          <w:rFonts w:ascii="宋体" w:eastAsia="宋体" w:hAnsi="宋体"/>
        </w:rPr>
      </w:pPr>
      <w:r w:rsidRPr="00C81BAD">
        <w:rPr>
          <w:rFonts w:ascii="宋体" w:eastAsia="宋体" w:hAnsi="宋体"/>
        </w:rPr>
        <w:t xml:space="preserve">    cout&lt;&lt;text&lt;&lt;endl&lt;&lt;endl;</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 xml:space="preserve">    cout&lt;&lt;"test.copy(pos,len,x);//从pos开始到pos+len为止用x代替"&lt;&lt;endl;</w:t>
      </w:r>
    </w:p>
    <w:p w:rsidR="00560337" w:rsidRPr="00C81BAD" w:rsidRDefault="00560337" w:rsidP="00560337">
      <w:pPr>
        <w:rPr>
          <w:rFonts w:ascii="宋体" w:eastAsia="宋体" w:hAnsi="宋体"/>
        </w:rPr>
      </w:pPr>
      <w:r w:rsidRPr="00C81BAD">
        <w:rPr>
          <w:rFonts w:ascii="宋体" w:eastAsia="宋体" w:hAnsi="宋体"/>
        </w:rPr>
        <w:t xml:space="preserve">    text.copy(1,5,op);</w:t>
      </w:r>
    </w:p>
    <w:p w:rsidR="00560337" w:rsidRPr="00C81BAD" w:rsidRDefault="00560337" w:rsidP="00560337">
      <w:pPr>
        <w:rPr>
          <w:rFonts w:ascii="宋体" w:eastAsia="宋体" w:hAnsi="宋体"/>
        </w:rPr>
      </w:pPr>
      <w:r w:rsidRPr="00C81BAD">
        <w:rPr>
          <w:rFonts w:ascii="宋体" w:eastAsia="宋体" w:hAnsi="宋体"/>
        </w:rPr>
        <w:t xml:space="preserve">    cout&lt;&lt;text&lt;&lt;endl&lt;&lt;endl;</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 xml:space="preserve">    cout&lt;&lt;"test.replace(pos,x);//从pos开始换成x"&lt;&lt;endl;</w:t>
      </w:r>
    </w:p>
    <w:p w:rsidR="00560337" w:rsidRPr="00C81BAD" w:rsidRDefault="00560337" w:rsidP="00560337">
      <w:pPr>
        <w:rPr>
          <w:rFonts w:ascii="宋体" w:eastAsia="宋体" w:hAnsi="宋体"/>
        </w:rPr>
      </w:pPr>
      <w:r w:rsidRPr="00C81BAD">
        <w:rPr>
          <w:rFonts w:ascii="宋体" w:eastAsia="宋体" w:hAnsi="宋体"/>
        </w:rPr>
        <w:t xml:space="preserve">    text.replace(1,'c');</w:t>
      </w:r>
    </w:p>
    <w:p w:rsidR="00560337" w:rsidRPr="00C81BAD" w:rsidRDefault="00560337" w:rsidP="00560337">
      <w:pPr>
        <w:rPr>
          <w:rFonts w:ascii="宋体" w:eastAsia="宋体" w:hAnsi="宋体"/>
        </w:rPr>
      </w:pPr>
      <w:r w:rsidRPr="00C81BAD">
        <w:rPr>
          <w:rFonts w:ascii="宋体" w:eastAsia="宋体" w:hAnsi="宋体"/>
        </w:rPr>
        <w:t xml:space="preserve">    cout&lt;&lt;text&lt;&lt;endl;</w:t>
      </w:r>
    </w:p>
    <w:p w:rsidR="00560337" w:rsidRPr="00C81BAD" w:rsidRDefault="00560337" w:rsidP="00560337">
      <w:pPr>
        <w:rPr>
          <w:rFonts w:ascii="宋体" w:eastAsia="宋体" w:hAnsi="宋体"/>
        </w:rPr>
      </w:pPr>
      <w:r w:rsidRPr="00C81BAD">
        <w:rPr>
          <w:rFonts w:ascii="宋体" w:eastAsia="宋体" w:hAnsi="宋体"/>
        </w:rPr>
        <w:t xml:space="preserve">    text.replace(1,"ccc");</w:t>
      </w:r>
    </w:p>
    <w:p w:rsidR="00560337" w:rsidRPr="00C81BAD" w:rsidRDefault="00560337" w:rsidP="00560337">
      <w:pPr>
        <w:rPr>
          <w:rFonts w:ascii="宋体" w:eastAsia="宋体" w:hAnsi="宋体"/>
        </w:rPr>
      </w:pPr>
      <w:r w:rsidRPr="00C81BAD">
        <w:rPr>
          <w:rFonts w:ascii="宋体" w:eastAsia="宋体" w:hAnsi="宋体"/>
        </w:rPr>
        <w:t xml:space="preserve">    cout&lt;&lt;text&lt;&lt;endl&lt;&lt;endl&lt;&lt;endl;</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 xml:space="preserve">    cout&lt;&lt;"test.substr(pos,x);//提取pos开始x个"&lt;&lt;endl;</w:t>
      </w:r>
    </w:p>
    <w:p w:rsidR="00560337" w:rsidRPr="00C81BAD" w:rsidRDefault="00560337" w:rsidP="00560337">
      <w:pPr>
        <w:rPr>
          <w:rFonts w:ascii="宋体" w:eastAsia="宋体" w:hAnsi="宋体"/>
        </w:rPr>
      </w:pPr>
      <w:r w:rsidRPr="00C81BAD">
        <w:rPr>
          <w:rFonts w:ascii="宋体" w:eastAsia="宋体" w:hAnsi="宋体"/>
        </w:rPr>
        <w:t xml:space="preserve">    //text = text.substr(2);这样默认为提取一个</w:t>
      </w:r>
    </w:p>
    <w:p w:rsidR="00560337" w:rsidRPr="00C81BAD" w:rsidRDefault="00560337" w:rsidP="00560337">
      <w:pPr>
        <w:rPr>
          <w:rFonts w:ascii="宋体" w:eastAsia="宋体" w:hAnsi="宋体"/>
        </w:rPr>
      </w:pPr>
      <w:r w:rsidRPr="00C81BAD">
        <w:rPr>
          <w:rFonts w:ascii="宋体" w:eastAsia="宋体" w:hAnsi="宋体"/>
        </w:rPr>
        <w:t xml:space="preserve">    cout&lt;&lt;text.substr(2)&lt;&lt;endl;</w:t>
      </w:r>
    </w:p>
    <w:p w:rsidR="00560337" w:rsidRPr="00C81BAD" w:rsidRDefault="00560337" w:rsidP="00560337">
      <w:pPr>
        <w:rPr>
          <w:rFonts w:ascii="宋体" w:eastAsia="宋体" w:hAnsi="宋体"/>
        </w:rPr>
      </w:pPr>
      <w:r w:rsidRPr="00C81BAD">
        <w:rPr>
          <w:rFonts w:ascii="宋体" w:eastAsia="宋体" w:hAnsi="宋体"/>
        </w:rPr>
        <w:t xml:space="preserve">    cout&lt;&lt;text.substr(2,3)&lt;&lt;endl&lt;&lt;endl;</w:t>
      </w:r>
    </w:p>
    <w:p w:rsidR="00560337" w:rsidRPr="00C81BAD" w:rsidRDefault="00560337" w:rsidP="00560337">
      <w:pPr>
        <w:rPr>
          <w:rFonts w:ascii="宋体" w:eastAsia="宋体" w:hAnsi="宋体"/>
        </w:rPr>
      </w:pPr>
      <w:r w:rsidRPr="00C81BAD">
        <w:rPr>
          <w:rFonts w:ascii="宋体" w:eastAsia="宋体" w:hAnsi="宋体"/>
        </w:rPr>
        <w:t xml:space="preserve"> </w:t>
      </w:r>
    </w:p>
    <w:p w:rsidR="00560337" w:rsidRPr="00C81BAD" w:rsidRDefault="00560337" w:rsidP="00560337">
      <w:pPr>
        <w:rPr>
          <w:rFonts w:ascii="宋体" w:eastAsia="宋体" w:hAnsi="宋体"/>
        </w:rPr>
      </w:pPr>
      <w:r w:rsidRPr="00C81BAD">
        <w:rPr>
          <w:rFonts w:ascii="宋体" w:eastAsia="宋体" w:hAnsi="宋体"/>
        </w:rPr>
        <w:t xml:space="preserve">    cout&lt;&lt;"test.at(x)/[x];//访问第x个元素"&lt;&lt;endl;</w:t>
      </w:r>
    </w:p>
    <w:p w:rsidR="00560337" w:rsidRPr="00C81BAD" w:rsidRDefault="00560337" w:rsidP="00560337">
      <w:pPr>
        <w:rPr>
          <w:rFonts w:ascii="宋体" w:eastAsia="宋体" w:hAnsi="宋体"/>
        </w:rPr>
      </w:pPr>
      <w:r w:rsidRPr="00C81BAD">
        <w:rPr>
          <w:rFonts w:ascii="宋体" w:eastAsia="宋体" w:hAnsi="宋体"/>
        </w:rPr>
        <w:t xml:space="preserve">    cout&lt;&lt;text.at(4)&lt;&lt;endl&lt;&lt;endl;</w:t>
      </w:r>
    </w:p>
    <w:p w:rsidR="00490960" w:rsidRPr="00C81BAD" w:rsidRDefault="00560337" w:rsidP="00560337">
      <w:pPr>
        <w:rPr>
          <w:rFonts w:ascii="宋体" w:eastAsia="宋体" w:hAnsi="宋体"/>
        </w:rPr>
      </w:pPr>
      <w:r w:rsidRPr="00C81BAD">
        <w:rPr>
          <w:rFonts w:ascii="宋体" w:eastAsia="宋体" w:hAnsi="宋体"/>
        </w:rPr>
        <w:t>}</w:t>
      </w:r>
    </w:p>
    <w:p w:rsidR="00C43839" w:rsidRPr="00C81BAD" w:rsidRDefault="00490960" w:rsidP="00490960">
      <w:pPr>
        <w:pStyle w:val="3"/>
        <w:rPr>
          <w:rFonts w:ascii="宋体" w:eastAsia="宋体" w:hAnsi="宋体"/>
          <w:b w:val="0"/>
        </w:rPr>
      </w:pPr>
      <w:bookmarkStart w:id="52" w:name="_Toc523521135"/>
      <w:r w:rsidRPr="00C81BAD">
        <w:rPr>
          <w:rFonts w:ascii="宋体" w:eastAsia="宋体" w:hAnsi="宋体" w:hint="eastAsia"/>
          <w:b w:val="0"/>
        </w:rPr>
        <w:t>√-</w:t>
      </w:r>
      <w:r w:rsidR="000A20C2" w:rsidRPr="00C81BAD">
        <w:rPr>
          <w:rFonts w:ascii="宋体" w:eastAsia="宋体" w:hAnsi="宋体" w:hint="eastAsia"/>
          <w:b w:val="0"/>
        </w:rPr>
        <w:t>牛客网2018暑期多校第3场-</w:t>
      </w:r>
      <w:r w:rsidR="000A20C2" w:rsidRPr="00C81BAD">
        <w:rPr>
          <w:rFonts w:ascii="宋体" w:eastAsia="宋体" w:hAnsi="宋体"/>
          <w:b w:val="0"/>
        </w:rPr>
        <w:t>C</w:t>
      </w:r>
      <w:r w:rsidRPr="00C81BAD">
        <w:rPr>
          <w:rFonts w:ascii="宋体" w:eastAsia="宋体" w:hAnsi="宋体" w:hint="eastAsia"/>
          <w:b w:val="0"/>
        </w:rPr>
        <w:t>（可持久化平衡树）</w:t>
      </w:r>
      <w:bookmarkEnd w:id="52"/>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√-牛客网2018暑期多校第3场-</w:instrText>
      </w:r>
      <w:r w:rsidRPr="00C81BAD">
        <w:rPr>
          <w:rFonts w:ascii="宋体" w:eastAsia="宋体" w:hAnsi="宋体"/>
          <w:b w:val="0"/>
        </w:rPr>
        <w:instrText>C</w:instrText>
      </w:r>
      <w:r w:rsidRPr="00C81BAD">
        <w:rPr>
          <w:rFonts w:ascii="宋体" w:eastAsia="宋体" w:hAnsi="宋体" w:hint="eastAsia"/>
          <w:b w:val="0"/>
        </w:rPr>
        <w:instrText>（可持久化平衡树）</w:instrText>
      </w:r>
      <w:r w:rsidRPr="00C81BAD">
        <w:rPr>
          <w:rFonts w:ascii="宋体" w:eastAsia="宋体" w:hAnsi="宋体"/>
        </w:rPr>
        <w:instrText xml:space="preserve">" \y "牛客网" </w:instrText>
      </w:r>
      <w:r w:rsidRPr="00C81BAD">
        <w:rPr>
          <w:rFonts w:ascii="宋体" w:eastAsia="宋体" w:hAnsi="宋体"/>
          <w:b w:val="0"/>
        </w:rPr>
        <w:fldChar w:fldCharType="end"/>
      </w:r>
    </w:p>
    <w:p w:rsidR="000A20C2" w:rsidRPr="00C81BAD" w:rsidRDefault="000A20C2" w:rsidP="00C97EE0">
      <w:pPr>
        <w:rPr>
          <w:rFonts w:ascii="宋体" w:eastAsia="宋体" w:hAnsi="宋体"/>
        </w:rPr>
      </w:pPr>
      <w:r w:rsidRPr="00C81BAD">
        <w:rPr>
          <w:rFonts w:ascii="宋体" w:eastAsia="宋体" w:hAnsi="宋体" w:hint="eastAsia"/>
        </w:rPr>
        <w:t>【题意】</w:t>
      </w:r>
      <w:r w:rsidR="008A1100" w:rsidRPr="00C81BAD">
        <w:rPr>
          <w:rFonts w:ascii="宋体" w:eastAsia="宋体" w:hAnsi="宋体" w:hint="eastAsia"/>
        </w:rPr>
        <w:t>n个数(1-n)，给m个操作，每次操作将当前的一段位置的数拿到最前面，要求输出进行完操作后依次位置的数</w:t>
      </w:r>
    </w:p>
    <w:p w:rsidR="000A20C2" w:rsidRPr="00C81BAD" w:rsidRDefault="000A20C2" w:rsidP="00C97EE0">
      <w:pPr>
        <w:rPr>
          <w:rFonts w:ascii="宋体" w:eastAsia="宋体" w:hAnsi="宋体"/>
        </w:rPr>
      </w:pPr>
      <w:r w:rsidRPr="00C81BAD">
        <w:rPr>
          <w:rFonts w:ascii="宋体" w:eastAsia="宋体" w:hAnsi="宋体" w:hint="eastAsia"/>
        </w:rPr>
        <w:t>【题解】</w:t>
      </w:r>
      <w:r w:rsidR="008A1100" w:rsidRPr="00C81BAD">
        <w:rPr>
          <w:rFonts w:ascii="宋体" w:eastAsia="宋体" w:hAnsi="宋体" w:hint="eastAsia"/>
        </w:rPr>
        <w:t>比赛的时候听说是splay树模板题，赛后又听说使用这个rope库（可持久化平衡树）就可以轻松AC</w:t>
      </w:r>
    </w:p>
    <w:p w:rsidR="000A20C2" w:rsidRPr="00C81BAD" w:rsidRDefault="000A20C2" w:rsidP="00C97EE0">
      <w:pPr>
        <w:rPr>
          <w:rFonts w:ascii="宋体" w:eastAsia="宋体" w:hAnsi="宋体"/>
        </w:rPr>
      </w:pPr>
      <w:r w:rsidRPr="00C81BAD">
        <w:rPr>
          <w:rFonts w:ascii="宋体" w:eastAsia="宋体" w:hAnsi="宋体" w:hint="eastAsia"/>
        </w:rPr>
        <w:t>【代码</w:t>
      </w:r>
      <w:r w:rsidR="008A1100" w:rsidRPr="00C81BAD">
        <w:rPr>
          <w:rFonts w:ascii="宋体" w:eastAsia="宋体" w:hAnsi="宋体" w:hint="eastAsia"/>
        </w:rPr>
        <w:t>1</w:t>
      </w:r>
      <w:r w:rsidRPr="00C81BAD">
        <w:rPr>
          <w:rFonts w:ascii="宋体" w:eastAsia="宋体" w:hAnsi="宋体" w:hint="eastAsia"/>
        </w:rPr>
        <w:t>】</w:t>
      </w:r>
      <w:r w:rsidR="008A1100" w:rsidRPr="00C81BAD">
        <w:rPr>
          <w:rFonts w:ascii="宋体" w:eastAsia="宋体" w:hAnsi="宋体" w:hint="eastAsia"/>
        </w:rPr>
        <w:t>//rope大法</w:t>
      </w:r>
    </w:p>
    <w:p w:rsidR="008A1100" w:rsidRPr="00C81BAD" w:rsidRDefault="008A1100" w:rsidP="008A1100">
      <w:pPr>
        <w:rPr>
          <w:rFonts w:ascii="宋体" w:eastAsia="宋体" w:hAnsi="宋体"/>
        </w:rPr>
      </w:pPr>
      <w:r w:rsidRPr="00C81BAD">
        <w:rPr>
          <w:rFonts w:ascii="宋体" w:eastAsia="宋体" w:hAnsi="宋体"/>
        </w:rPr>
        <w:t>#include &lt;bits/stdc++.h&gt;</w:t>
      </w:r>
    </w:p>
    <w:p w:rsidR="008A1100" w:rsidRPr="00C81BAD" w:rsidRDefault="008A1100" w:rsidP="008A1100">
      <w:pPr>
        <w:rPr>
          <w:rFonts w:ascii="宋体" w:eastAsia="宋体" w:hAnsi="宋体"/>
        </w:rPr>
      </w:pPr>
      <w:r w:rsidRPr="00C81BAD">
        <w:rPr>
          <w:rFonts w:ascii="宋体" w:eastAsia="宋体" w:hAnsi="宋体"/>
        </w:rPr>
        <w:t>#include &lt;ext/rope&gt;</w:t>
      </w:r>
    </w:p>
    <w:p w:rsidR="008A1100" w:rsidRPr="00C81BAD" w:rsidRDefault="008A1100" w:rsidP="008A1100">
      <w:pPr>
        <w:rPr>
          <w:rFonts w:ascii="宋体" w:eastAsia="宋体" w:hAnsi="宋体"/>
        </w:rPr>
      </w:pPr>
      <w:r w:rsidRPr="00C81BAD">
        <w:rPr>
          <w:rFonts w:ascii="宋体" w:eastAsia="宋体" w:hAnsi="宋体"/>
        </w:rPr>
        <w:t>using namespace std;</w:t>
      </w:r>
    </w:p>
    <w:p w:rsidR="008A1100" w:rsidRPr="00C81BAD" w:rsidRDefault="008A1100" w:rsidP="008A1100">
      <w:pPr>
        <w:rPr>
          <w:rFonts w:ascii="宋体" w:eastAsia="宋体" w:hAnsi="宋体"/>
        </w:rPr>
      </w:pPr>
      <w:r w:rsidRPr="00C81BAD">
        <w:rPr>
          <w:rFonts w:ascii="宋体" w:eastAsia="宋体" w:hAnsi="宋体"/>
        </w:rPr>
        <w:t>using namespace __gnu_cxx;</w:t>
      </w:r>
    </w:p>
    <w:p w:rsidR="008A1100" w:rsidRPr="00C81BAD" w:rsidRDefault="008A1100" w:rsidP="008A1100">
      <w:pPr>
        <w:rPr>
          <w:rFonts w:ascii="宋体" w:eastAsia="宋体" w:hAnsi="宋体"/>
        </w:rPr>
      </w:pPr>
      <w:r w:rsidRPr="00C81BAD">
        <w:rPr>
          <w:rFonts w:ascii="宋体" w:eastAsia="宋体" w:hAnsi="宋体"/>
        </w:rPr>
        <w:t>const int maxn=1e5+10;</w:t>
      </w:r>
    </w:p>
    <w:p w:rsidR="008A1100" w:rsidRPr="00C81BAD" w:rsidRDefault="008A1100" w:rsidP="008A1100">
      <w:pPr>
        <w:rPr>
          <w:rFonts w:ascii="宋体" w:eastAsia="宋体" w:hAnsi="宋体"/>
        </w:rPr>
      </w:pPr>
    </w:p>
    <w:p w:rsidR="008A1100" w:rsidRPr="00C81BAD" w:rsidRDefault="008A1100" w:rsidP="008A1100">
      <w:pPr>
        <w:rPr>
          <w:rFonts w:ascii="宋体" w:eastAsia="宋体" w:hAnsi="宋体"/>
        </w:rPr>
      </w:pPr>
      <w:r w:rsidRPr="00C81BAD">
        <w:rPr>
          <w:rFonts w:ascii="宋体" w:eastAsia="宋体" w:hAnsi="宋体"/>
        </w:rPr>
        <w:t>rope&lt;int&gt; T;</w:t>
      </w:r>
    </w:p>
    <w:p w:rsidR="008A1100" w:rsidRPr="00C81BAD" w:rsidRDefault="008A1100" w:rsidP="008A1100">
      <w:pPr>
        <w:rPr>
          <w:rFonts w:ascii="宋体" w:eastAsia="宋体" w:hAnsi="宋体"/>
        </w:rPr>
      </w:pPr>
      <w:r w:rsidRPr="00C81BAD">
        <w:rPr>
          <w:rFonts w:ascii="宋体" w:eastAsia="宋体" w:hAnsi="宋体"/>
        </w:rPr>
        <w:t>int n,m;</w:t>
      </w:r>
    </w:p>
    <w:p w:rsidR="008A1100" w:rsidRPr="00C81BAD" w:rsidRDefault="008A1100" w:rsidP="008A1100">
      <w:pPr>
        <w:rPr>
          <w:rFonts w:ascii="宋体" w:eastAsia="宋体" w:hAnsi="宋体"/>
        </w:rPr>
      </w:pPr>
    </w:p>
    <w:p w:rsidR="008A1100" w:rsidRPr="00C81BAD" w:rsidRDefault="008A1100" w:rsidP="008A1100">
      <w:pPr>
        <w:rPr>
          <w:rFonts w:ascii="宋体" w:eastAsia="宋体" w:hAnsi="宋体"/>
        </w:rPr>
      </w:pPr>
      <w:r w:rsidRPr="00C81BAD">
        <w:rPr>
          <w:rFonts w:ascii="宋体" w:eastAsia="宋体" w:hAnsi="宋体"/>
        </w:rPr>
        <w:t>int main()</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 xml:space="preserve">    scanf("%d%d",&amp;n,&amp;m);</w:t>
      </w:r>
    </w:p>
    <w:p w:rsidR="008A1100" w:rsidRPr="00C81BAD" w:rsidRDefault="008A1100" w:rsidP="008A1100">
      <w:pPr>
        <w:rPr>
          <w:rFonts w:ascii="宋体" w:eastAsia="宋体" w:hAnsi="宋体"/>
        </w:rPr>
      </w:pPr>
      <w:r w:rsidRPr="00C81BAD">
        <w:rPr>
          <w:rFonts w:ascii="宋体" w:eastAsia="宋体" w:hAnsi="宋体"/>
        </w:rPr>
        <w:t xml:space="preserve">    for (int i=1;i&lt;=n;i++) T.push_back(i);</w:t>
      </w:r>
    </w:p>
    <w:p w:rsidR="008A1100" w:rsidRPr="00C81BAD" w:rsidRDefault="008A1100" w:rsidP="008A1100">
      <w:pPr>
        <w:rPr>
          <w:rFonts w:ascii="宋体" w:eastAsia="宋体" w:hAnsi="宋体"/>
        </w:rPr>
      </w:pPr>
      <w:r w:rsidRPr="00C81BAD">
        <w:rPr>
          <w:rFonts w:ascii="宋体" w:eastAsia="宋体" w:hAnsi="宋体"/>
        </w:rPr>
        <w:lastRenderedPageBreak/>
        <w:t xml:space="preserve">    while (m--)</w:t>
      </w:r>
    </w:p>
    <w:p w:rsidR="008A1100" w:rsidRPr="00C81BAD" w:rsidRDefault="008A1100" w:rsidP="008A1100">
      <w:pPr>
        <w:rPr>
          <w:rFonts w:ascii="宋体" w:eastAsia="宋体" w:hAnsi="宋体"/>
        </w:rPr>
      </w:pPr>
      <w:r w:rsidRPr="00C81BAD">
        <w:rPr>
          <w:rFonts w:ascii="宋体" w:eastAsia="宋体" w:hAnsi="宋体"/>
        </w:rPr>
        <w:t xml:space="preserve">    {</w:t>
      </w:r>
    </w:p>
    <w:p w:rsidR="008A1100" w:rsidRPr="00C81BAD" w:rsidRDefault="008A1100" w:rsidP="008A1100">
      <w:pPr>
        <w:rPr>
          <w:rFonts w:ascii="宋体" w:eastAsia="宋体" w:hAnsi="宋体"/>
        </w:rPr>
      </w:pPr>
      <w:r w:rsidRPr="00C81BAD">
        <w:rPr>
          <w:rFonts w:ascii="宋体" w:eastAsia="宋体" w:hAnsi="宋体"/>
        </w:rPr>
        <w:t xml:space="preserve">        int p,s;</w:t>
      </w:r>
    </w:p>
    <w:p w:rsidR="008A1100" w:rsidRPr="00C81BAD" w:rsidRDefault="008A1100" w:rsidP="008A1100">
      <w:pPr>
        <w:rPr>
          <w:rFonts w:ascii="宋体" w:eastAsia="宋体" w:hAnsi="宋体"/>
        </w:rPr>
      </w:pPr>
      <w:r w:rsidRPr="00C81BAD">
        <w:rPr>
          <w:rFonts w:ascii="宋体" w:eastAsia="宋体" w:hAnsi="宋体"/>
        </w:rPr>
        <w:t xml:space="preserve">        scanf("%d%d",&amp;p,&amp;s);</w:t>
      </w:r>
    </w:p>
    <w:p w:rsidR="008A1100" w:rsidRPr="00C81BAD" w:rsidRDefault="008A1100" w:rsidP="008A1100">
      <w:pPr>
        <w:rPr>
          <w:rFonts w:ascii="宋体" w:eastAsia="宋体" w:hAnsi="宋体"/>
        </w:rPr>
      </w:pPr>
      <w:r w:rsidRPr="00C81BAD">
        <w:rPr>
          <w:rFonts w:ascii="宋体" w:eastAsia="宋体" w:hAnsi="宋体"/>
        </w:rPr>
        <w:t xml:space="preserve">        p--;</w:t>
      </w:r>
    </w:p>
    <w:p w:rsidR="008A1100" w:rsidRPr="00C81BAD" w:rsidRDefault="008A1100" w:rsidP="008A1100">
      <w:pPr>
        <w:rPr>
          <w:rFonts w:ascii="宋体" w:eastAsia="宋体" w:hAnsi="宋体"/>
        </w:rPr>
      </w:pPr>
      <w:r w:rsidRPr="00C81BAD">
        <w:rPr>
          <w:rFonts w:ascii="宋体" w:eastAsia="宋体" w:hAnsi="宋体"/>
        </w:rPr>
        <w:t xml:space="preserve">        T=T.substr(p,s)+T.substr(0,p)+T.substr(p+s,n-p-s);</w:t>
      </w:r>
    </w:p>
    <w:p w:rsidR="008A1100" w:rsidRPr="00C81BAD" w:rsidRDefault="008A1100" w:rsidP="008A1100">
      <w:pPr>
        <w:rPr>
          <w:rFonts w:ascii="宋体" w:eastAsia="宋体" w:hAnsi="宋体"/>
        </w:rPr>
      </w:pPr>
      <w:r w:rsidRPr="00C81BAD">
        <w:rPr>
          <w:rFonts w:ascii="宋体" w:eastAsia="宋体" w:hAnsi="宋体"/>
        </w:rPr>
        <w:t xml:space="preserve">    }</w:t>
      </w:r>
    </w:p>
    <w:p w:rsidR="008A1100" w:rsidRPr="00C81BAD" w:rsidRDefault="008A1100" w:rsidP="008A1100">
      <w:pPr>
        <w:rPr>
          <w:rFonts w:ascii="宋体" w:eastAsia="宋体" w:hAnsi="宋体"/>
        </w:rPr>
      </w:pPr>
      <w:r w:rsidRPr="00C81BAD">
        <w:rPr>
          <w:rFonts w:ascii="宋体" w:eastAsia="宋体" w:hAnsi="宋体"/>
        </w:rPr>
        <w:t xml:space="preserve">    for (int i=0;i&lt;n;i++) printf("%d ",T.at(i));</w:t>
      </w:r>
    </w:p>
    <w:p w:rsidR="008A1100" w:rsidRPr="00C81BAD" w:rsidRDefault="008A1100" w:rsidP="008A1100">
      <w:pPr>
        <w:rPr>
          <w:rFonts w:ascii="宋体" w:eastAsia="宋体" w:hAnsi="宋体"/>
        </w:rPr>
      </w:pPr>
      <w:r w:rsidRPr="00C81BAD">
        <w:rPr>
          <w:rFonts w:ascii="宋体" w:eastAsia="宋体" w:hAnsi="宋体"/>
        </w:rPr>
        <w:t xml:space="preserve">    return 0;</w:t>
      </w:r>
    </w:p>
    <w:p w:rsidR="008A1100" w:rsidRPr="00C81BAD" w:rsidRDefault="008A1100" w:rsidP="008A1100">
      <w:pPr>
        <w:rPr>
          <w:rFonts w:ascii="宋体" w:eastAsia="宋体" w:hAnsi="宋体"/>
        </w:rPr>
      </w:pPr>
      <w:r w:rsidRPr="00C81BAD">
        <w:rPr>
          <w:rFonts w:ascii="宋体" w:eastAsia="宋体" w:hAnsi="宋体"/>
        </w:rPr>
        <w:t>}</w:t>
      </w:r>
    </w:p>
    <w:p w:rsidR="000A20C2" w:rsidRPr="00C81BAD" w:rsidRDefault="008A1100" w:rsidP="00C97EE0">
      <w:pPr>
        <w:rPr>
          <w:rFonts w:ascii="宋体" w:eastAsia="宋体" w:hAnsi="宋体"/>
        </w:rPr>
      </w:pPr>
      <w:r w:rsidRPr="00C81BAD">
        <w:rPr>
          <w:rFonts w:ascii="宋体" w:eastAsia="宋体" w:hAnsi="宋体" w:hint="eastAsia"/>
        </w:rPr>
        <w:t>【代码2】//splay树版本</w:t>
      </w:r>
    </w:p>
    <w:p w:rsidR="008A1100" w:rsidRPr="00C81BAD" w:rsidRDefault="008A1100" w:rsidP="008A1100">
      <w:pPr>
        <w:rPr>
          <w:rFonts w:ascii="宋体" w:eastAsia="宋体" w:hAnsi="宋体"/>
        </w:rPr>
      </w:pPr>
      <w:r w:rsidRPr="00C81BAD">
        <w:rPr>
          <w:rFonts w:ascii="宋体" w:eastAsia="宋体" w:hAnsi="宋体"/>
        </w:rPr>
        <w:t>#include&lt;iostream&gt;</w:t>
      </w:r>
    </w:p>
    <w:p w:rsidR="008A1100" w:rsidRPr="00C81BAD" w:rsidRDefault="008A1100" w:rsidP="008A1100">
      <w:pPr>
        <w:rPr>
          <w:rFonts w:ascii="宋体" w:eastAsia="宋体" w:hAnsi="宋体"/>
        </w:rPr>
      </w:pPr>
      <w:r w:rsidRPr="00C81BAD">
        <w:rPr>
          <w:rFonts w:ascii="宋体" w:eastAsia="宋体" w:hAnsi="宋体"/>
        </w:rPr>
        <w:t>#include&lt;cstring&gt;</w:t>
      </w:r>
    </w:p>
    <w:p w:rsidR="008A1100" w:rsidRPr="00C81BAD" w:rsidRDefault="008A1100" w:rsidP="008A1100">
      <w:pPr>
        <w:rPr>
          <w:rFonts w:ascii="宋体" w:eastAsia="宋体" w:hAnsi="宋体"/>
        </w:rPr>
      </w:pPr>
      <w:r w:rsidRPr="00C81BAD">
        <w:rPr>
          <w:rFonts w:ascii="宋体" w:eastAsia="宋体" w:hAnsi="宋体"/>
        </w:rPr>
        <w:t>#include&lt;queue&gt;</w:t>
      </w:r>
    </w:p>
    <w:p w:rsidR="008A1100" w:rsidRPr="00C81BAD" w:rsidRDefault="008A1100" w:rsidP="008A1100">
      <w:pPr>
        <w:rPr>
          <w:rFonts w:ascii="宋体" w:eastAsia="宋体" w:hAnsi="宋体"/>
        </w:rPr>
      </w:pPr>
      <w:r w:rsidRPr="00C81BAD">
        <w:rPr>
          <w:rFonts w:ascii="宋体" w:eastAsia="宋体" w:hAnsi="宋体"/>
        </w:rPr>
        <w:t>#include&lt;cstdio&gt;</w:t>
      </w:r>
    </w:p>
    <w:p w:rsidR="008A1100" w:rsidRPr="00C81BAD" w:rsidRDefault="008A1100" w:rsidP="008A1100">
      <w:pPr>
        <w:rPr>
          <w:rFonts w:ascii="宋体" w:eastAsia="宋体" w:hAnsi="宋体"/>
        </w:rPr>
      </w:pPr>
      <w:r w:rsidRPr="00C81BAD">
        <w:rPr>
          <w:rFonts w:ascii="宋体" w:eastAsia="宋体" w:hAnsi="宋体"/>
        </w:rPr>
        <w:t>#include&lt;algorithm&gt;</w:t>
      </w:r>
    </w:p>
    <w:p w:rsidR="008A1100" w:rsidRPr="00C81BAD" w:rsidRDefault="008A1100" w:rsidP="008A1100">
      <w:pPr>
        <w:rPr>
          <w:rFonts w:ascii="宋体" w:eastAsia="宋体" w:hAnsi="宋体"/>
        </w:rPr>
      </w:pPr>
      <w:r w:rsidRPr="00C81BAD">
        <w:rPr>
          <w:rFonts w:ascii="宋体" w:eastAsia="宋体" w:hAnsi="宋体"/>
        </w:rPr>
        <w:t>#define N 300015</w:t>
      </w:r>
    </w:p>
    <w:p w:rsidR="008A1100" w:rsidRPr="00C81BAD" w:rsidRDefault="008A1100" w:rsidP="008A1100">
      <w:pPr>
        <w:rPr>
          <w:rFonts w:ascii="宋体" w:eastAsia="宋体" w:hAnsi="宋体"/>
        </w:rPr>
      </w:pPr>
      <w:r w:rsidRPr="00C81BAD">
        <w:rPr>
          <w:rFonts w:ascii="宋体" w:eastAsia="宋体" w:hAnsi="宋体"/>
        </w:rPr>
        <w:t>#define inf 1&lt;&lt;29</w:t>
      </w:r>
    </w:p>
    <w:p w:rsidR="008A1100" w:rsidRPr="00C81BAD" w:rsidRDefault="008A1100" w:rsidP="008A1100">
      <w:pPr>
        <w:rPr>
          <w:rFonts w:ascii="宋体" w:eastAsia="宋体" w:hAnsi="宋体"/>
        </w:rPr>
      </w:pPr>
      <w:r w:rsidRPr="00C81BAD">
        <w:rPr>
          <w:rFonts w:ascii="宋体" w:eastAsia="宋体" w:hAnsi="宋体"/>
        </w:rPr>
        <w:t>#define MOD 100000007</w:t>
      </w:r>
    </w:p>
    <w:p w:rsidR="008A1100" w:rsidRPr="00C81BAD" w:rsidRDefault="008A1100" w:rsidP="008A1100">
      <w:pPr>
        <w:rPr>
          <w:rFonts w:ascii="宋体" w:eastAsia="宋体" w:hAnsi="宋体"/>
        </w:rPr>
      </w:pPr>
      <w:r w:rsidRPr="00C81BAD">
        <w:rPr>
          <w:rFonts w:ascii="宋体" w:eastAsia="宋体" w:hAnsi="宋体"/>
        </w:rPr>
        <w:t>#define LL long long</w:t>
      </w:r>
    </w:p>
    <w:p w:rsidR="008A1100" w:rsidRPr="00C81BAD" w:rsidRDefault="008A1100" w:rsidP="008A1100">
      <w:pPr>
        <w:rPr>
          <w:rFonts w:ascii="宋体" w:eastAsia="宋体" w:hAnsi="宋体"/>
        </w:rPr>
      </w:pPr>
      <w:r w:rsidRPr="00C81BAD">
        <w:rPr>
          <w:rFonts w:ascii="宋体" w:eastAsia="宋体" w:hAnsi="宋体"/>
        </w:rPr>
        <w:t>#define Key_value ch[ch[root][1]][0]</w:t>
      </w:r>
    </w:p>
    <w:p w:rsidR="008A1100" w:rsidRPr="00C81BAD" w:rsidRDefault="008A1100" w:rsidP="008A1100">
      <w:pPr>
        <w:rPr>
          <w:rFonts w:ascii="宋体" w:eastAsia="宋体" w:hAnsi="宋体"/>
        </w:rPr>
      </w:pPr>
      <w:r w:rsidRPr="00C81BAD">
        <w:rPr>
          <w:rFonts w:ascii="宋体" w:eastAsia="宋体" w:hAnsi="宋体"/>
        </w:rPr>
        <w:t>#define _match(a,b) ((a)==(b))</w:t>
      </w:r>
    </w:p>
    <w:p w:rsidR="008A1100" w:rsidRPr="00C81BAD" w:rsidRDefault="008A1100" w:rsidP="008A1100">
      <w:pPr>
        <w:rPr>
          <w:rFonts w:ascii="宋体" w:eastAsia="宋体" w:hAnsi="宋体"/>
        </w:rPr>
      </w:pPr>
      <w:r w:rsidRPr="00C81BAD">
        <w:rPr>
          <w:rFonts w:ascii="宋体" w:eastAsia="宋体" w:hAnsi="宋体"/>
        </w:rPr>
        <w:t>using namespace std;</w:t>
      </w:r>
    </w:p>
    <w:p w:rsidR="008A1100" w:rsidRPr="00C81BAD" w:rsidRDefault="008A1100" w:rsidP="008A1100">
      <w:pPr>
        <w:rPr>
          <w:rFonts w:ascii="宋体" w:eastAsia="宋体" w:hAnsi="宋体"/>
        </w:rPr>
      </w:pPr>
      <w:r w:rsidRPr="00C81BAD">
        <w:rPr>
          <w:rFonts w:ascii="宋体" w:eastAsia="宋体" w:hAnsi="宋体"/>
        </w:rPr>
        <w:t>int n,q;</w:t>
      </w:r>
    </w:p>
    <w:p w:rsidR="008A1100" w:rsidRPr="00C81BAD" w:rsidRDefault="008A1100" w:rsidP="008A1100">
      <w:pPr>
        <w:rPr>
          <w:rFonts w:ascii="宋体" w:eastAsia="宋体" w:hAnsi="宋体"/>
        </w:rPr>
      </w:pPr>
      <w:r w:rsidRPr="00C81BAD">
        <w:rPr>
          <w:rFonts w:ascii="宋体" w:eastAsia="宋体" w:hAnsi="宋体"/>
        </w:rPr>
        <w:t>int size[N],pre[N],key[N],num[N],rev[N];</w:t>
      </w:r>
    </w:p>
    <w:p w:rsidR="008A1100" w:rsidRPr="00C81BAD" w:rsidRDefault="008A1100" w:rsidP="008A1100">
      <w:pPr>
        <w:rPr>
          <w:rFonts w:ascii="宋体" w:eastAsia="宋体" w:hAnsi="宋体"/>
        </w:rPr>
      </w:pPr>
      <w:r w:rsidRPr="00C81BAD">
        <w:rPr>
          <w:rFonts w:ascii="宋体" w:eastAsia="宋体" w:hAnsi="宋体"/>
        </w:rPr>
        <w:t>int ch[N][2],tot,root,node[N];</w:t>
      </w:r>
    </w:p>
    <w:p w:rsidR="008A1100" w:rsidRPr="00C81BAD" w:rsidRDefault="008A1100" w:rsidP="008A1100">
      <w:pPr>
        <w:rPr>
          <w:rFonts w:ascii="宋体" w:eastAsia="宋体" w:hAnsi="宋体"/>
        </w:rPr>
      </w:pPr>
      <w:r w:rsidRPr="00C81BAD">
        <w:rPr>
          <w:rFonts w:ascii="宋体" w:eastAsia="宋体" w:hAnsi="宋体"/>
        </w:rPr>
        <w:t>void NewNode(int &amp;r,int k,int father){</w:t>
      </w:r>
    </w:p>
    <w:p w:rsidR="008A1100" w:rsidRPr="00C81BAD" w:rsidRDefault="008A1100" w:rsidP="008A1100">
      <w:pPr>
        <w:rPr>
          <w:rFonts w:ascii="宋体" w:eastAsia="宋体" w:hAnsi="宋体"/>
        </w:rPr>
      </w:pPr>
      <w:r w:rsidRPr="00C81BAD">
        <w:rPr>
          <w:rFonts w:ascii="宋体" w:eastAsia="宋体" w:hAnsi="宋体"/>
        </w:rPr>
        <w:t xml:space="preserve">    r=++tot;</w:t>
      </w:r>
    </w:p>
    <w:p w:rsidR="008A1100" w:rsidRPr="00C81BAD" w:rsidRDefault="008A1100" w:rsidP="008A1100">
      <w:pPr>
        <w:rPr>
          <w:rFonts w:ascii="宋体" w:eastAsia="宋体" w:hAnsi="宋体"/>
        </w:rPr>
      </w:pPr>
      <w:r w:rsidRPr="00C81BAD">
        <w:rPr>
          <w:rFonts w:ascii="宋体" w:eastAsia="宋体" w:hAnsi="宋体"/>
        </w:rPr>
        <w:t xml:space="preserve">    ch[r][0]=ch[r][1]=0;</w:t>
      </w:r>
    </w:p>
    <w:p w:rsidR="008A1100" w:rsidRPr="00C81BAD" w:rsidRDefault="008A1100" w:rsidP="008A1100">
      <w:pPr>
        <w:rPr>
          <w:rFonts w:ascii="宋体" w:eastAsia="宋体" w:hAnsi="宋体"/>
        </w:rPr>
      </w:pPr>
      <w:r w:rsidRPr="00C81BAD">
        <w:rPr>
          <w:rFonts w:ascii="宋体" w:eastAsia="宋体" w:hAnsi="宋体"/>
        </w:rPr>
        <w:t xml:space="preserve">    pre[r]=father;</w:t>
      </w:r>
    </w:p>
    <w:p w:rsidR="008A1100" w:rsidRPr="00C81BAD" w:rsidRDefault="008A1100" w:rsidP="008A1100">
      <w:pPr>
        <w:rPr>
          <w:rFonts w:ascii="宋体" w:eastAsia="宋体" w:hAnsi="宋体"/>
        </w:rPr>
      </w:pPr>
      <w:r w:rsidRPr="00C81BAD">
        <w:rPr>
          <w:rFonts w:ascii="宋体" w:eastAsia="宋体" w:hAnsi="宋体"/>
        </w:rPr>
        <w:t xml:space="preserve">    rev[r]=0;</w:t>
      </w:r>
    </w:p>
    <w:p w:rsidR="008A1100" w:rsidRPr="00C81BAD" w:rsidRDefault="008A1100" w:rsidP="008A1100">
      <w:pPr>
        <w:rPr>
          <w:rFonts w:ascii="宋体" w:eastAsia="宋体" w:hAnsi="宋体"/>
        </w:rPr>
      </w:pPr>
      <w:r w:rsidRPr="00C81BAD">
        <w:rPr>
          <w:rFonts w:ascii="宋体" w:eastAsia="宋体" w:hAnsi="宋体"/>
        </w:rPr>
        <w:t xml:space="preserve">    key[r]=k;</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void Push_Up(int r){</w:t>
      </w:r>
    </w:p>
    <w:p w:rsidR="008A1100" w:rsidRPr="00C81BAD" w:rsidRDefault="008A1100" w:rsidP="008A1100">
      <w:pPr>
        <w:rPr>
          <w:rFonts w:ascii="宋体" w:eastAsia="宋体" w:hAnsi="宋体"/>
        </w:rPr>
      </w:pPr>
      <w:r w:rsidRPr="00C81BAD">
        <w:rPr>
          <w:rFonts w:ascii="宋体" w:eastAsia="宋体" w:hAnsi="宋体"/>
        </w:rPr>
        <w:t xml:space="preserve">    size[r]=size[ch[r][0]]+size[ch[r][1]]+1;</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void Push_Down(int r){</w:t>
      </w:r>
    </w:p>
    <w:p w:rsidR="008A1100" w:rsidRPr="00C81BAD" w:rsidRDefault="008A1100" w:rsidP="008A1100">
      <w:pPr>
        <w:rPr>
          <w:rFonts w:ascii="宋体" w:eastAsia="宋体" w:hAnsi="宋体"/>
        </w:rPr>
      </w:pPr>
      <w:r w:rsidRPr="00C81BAD">
        <w:rPr>
          <w:rFonts w:ascii="宋体" w:eastAsia="宋体" w:hAnsi="宋体"/>
        </w:rPr>
        <w:t xml:space="preserve">    if(rev[r]){</w:t>
      </w:r>
    </w:p>
    <w:p w:rsidR="008A1100" w:rsidRPr="00C81BAD" w:rsidRDefault="008A1100" w:rsidP="008A1100">
      <w:pPr>
        <w:rPr>
          <w:rFonts w:ascii="宋体" w:eastAsia="宋体" w:hAnsi="宋体"/>
        </w:rPr>
      </w:pPr>
      <w:r w:rsidRPr="00C81BAD">
        <w:rPr>
          <w:rFonts w:ascii="宋体" w:eastAsia="宋体" w:hAnsi="宋体"/>
        </w:rPr>
        <w:t xml:space="preserve">        swap(ch[r][0],ch[r][1]);</w:t>
      </w:r>
    </w:p>
    <w:p w:rsidR="008A1100" w:rsidRPr="00C81BAD" w:rsidRDefault="008A1100" w:rsidP="008A1100">
      <w:pPr>
        <w:rPr>
          <w:rFonts w:ascii="宋体" w:eastAsia="宋体" w:hAnsi="宋体"/>
        </w:rPr>
      </w:pPr>
      <w:r w:rsidRPr="00C81BAD">
        <w:rPr>
          <w:rFonts w:ascii="宋体" w:eastAsia="宋体" w:hAnsi="宋体"/>
        </w:rPr>
        <w:t xml:space="preserve">        rev[ch[r][0]]^=1;</w:t>
      </w:r>
    </w:p>
    <w:p w:rsidR="008A1100" w:rsidRPr="00C81BAD" w:rsidRDefault="008A1100" w:rsidP="008A1100">
      <w:pPr>
        <w:rPr>
          <w:rFonts w:ascii="宋体" w:eastAsia="宋体" w:hAnsi="宋体"/>
        </w:rPr>
      </w:pPr>
      <w:r w:rsidRPr="00C81BAD">
        <w:rPr>
          <w:rFonts w:ascii="宋体" w:eastAsia="宋体" w:hAnsi="宋体"/>
        </w:rPr>
        <w:t xml:space="preserve">        rev[ch[r][1]]^=1;</w:t>
      </w:r>
    </w:p>
    <w:p w:rsidR="008A1100" w:rsidRPr="00C81BAD" w:rsidRDefault="008A1100" w:rsidP="008A1100">
      <w:pPr>
        <w:rPr>
          <w:rFonts w:ascii="宋体" w:eastAsia="宋体" w:hAnsi="宋体"/>
        </w:rPr>
      </w:pPr>
      <w:r w:rsidRPr="00C81BAD">
        <w:rPr>
          <w:rFonts w:ascii="宋体" w:eastAsia="宋体" w:hAnsi="宋体"/>
        </w:rPr>
        <w:t xml:space="preserve">        rev[r]=0;      </w:t>
      </w:r>
    </w:p>
    <w:p w:rsidR="008A1100" w:rsidRPr="00C81BAD" w:rsidRDefault="008A1100" w:rsidP="008A1100">
      <w:pPr>
        <w:rPr>
          <w:rFonts w:ascii="宋体" w:eastAsia="宋体" w:hAnsi="宋体"/>
        </w:rPr>
      </w:pPr>
      <w:r w:rsidRPr="00C81BAD">
        <w:rPr>
          <w:rFonts w:ascii="宋体" w:eastAsia="宋体" w:hAnsi="宋体"/>
        </w:rPr>
        <w:t xml:space="preserve">    }</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lastRenderedPageBreak/>
        <w:t>void Bulid(int &amp;r,int L,int R,int father){</w:t>
      </w:r>
    </w:p>
    <w:p w:rsidR="008A1100" w:rsidRPr="00C81BAD" w:rsidRDefault="008A1100" w:rsidP="008A1100">
      <w:pPr>
        <w:rPr>
          <w:rFonts w:ascii="宋体" w:eastAsia="宋体" w:hAnsi="宋体"/>
        </w:rPr>
      </w:pPr>
      <w:r w:rsidRPr="00C81BAD">
        <w:rPr>
          <w:rFonts w:ascii="宋体" w:eastAsia="宋体" w:hAnsi="宋体"/>
        </w:rPr>
        <w:t xml:space="preserve">    if(L&gt;R)</w:t>
      </w:r>
    </w:p>
    <w:p w:rsidR="008A1100" w:rsidRPr="00C81BAD" w:rsidRDefault="008A1100" w:rsidP="008A1100">
      <w:pPr>
        <w:rPr>
          <w:rFonts w:ascii="宋体" w:eastAsia="宋体" w:hAnsi="宋体"/>
        </w:rPr>
      </w:pPr>
      <w:r w:rsidRPr="00C81BAD">
        <w:rPr>
          <w:rFonts w:ascii="宋体" w:eastAsia="宋体" w:hAnsi="宋体"/>
        </w:rPr>
        <w:t xml:space="preserve">        return ;</w:t>
      </w:r>
    </w:p>
    <w:p w:rsidR="008A1100" w:rsidRPr="00C81BAD" w:rsidRDefault="008A1100" w:rsidP="008A1100">
      <w:pPr>
        <w:rPr>
          <w:rFonts w:ascii="宋体" w:eastAsia="宋体" w:hAnsi="宋体"/>
        </w:rPr>
      </w:pPr>
      <w:r w:rsidRPr="00C81BAD">
        <w:rPr>
          <w:rFonts w:ascii="宋体" w:eastAsia="宋体" w:hAnsi="宋体"/>
        </w:rPr>
        <w:t xml:space="preserve">    int mid=(L+R)/2;</w:t>
      </w:r>
    </w:p>
    <w:p w:rsidR="008A1100" w:rsidRPr="00C81BAD" w:rsidRDefault="008A1100" w:rsidP="008A1100">
      <w:pPr>
        <w:rPr>
          <w:rFonts w:ascii="宋体" w:eastAsia="宋体" w:hAnsi="宋体"/>
        </w:rPr>
      </w:pPr>
      <w:r w:rsidRPr="00C81BAD">
        <w:rPr>
          <w:rFonts w:ascii="宋体" w:eastAsia="宋体" w:hAnsi="宋体"/>
        </w:rPr>
        <w:t xml:space="preserve">    NewNode(r,mid,father);</w:t>
      </w:r>
    </w:p>
    <w:p w:rsidR="008A1100" w:rsidRPr="00C81BAD" w:rsidRDefault="008A1100" w:rsidP="008A1100">
      <w:pPr>
        <w:rPr>
          <w:rFonts w:ascii="宋体" w:eastAsia="宋体" w:hAnsi="宋体"/>
        </w:rPr>
      </w:pPr>
      <w:r w:rsidRPr="00C81BAD">
        <w:rPr>
          <w:rFonts w:ascii="宋体" w:eastAsia="宋体" w:hAnsi="宋体"/>
        </w:rPr>
        <w:t xml:space="preserve">    Bulid(ch[r][0],L,mid-1,r);</w:t>
      </w:r>
    </w:p>
    <w:p w:rsidR="008A1100" w:rsidRPr="00C81BAD" w:rsidRDefault="008A1100" w:rsidP="008A1100">
      <w:pPr>
        <w:rPr>
          <w:rFonts w:ascii="宋体" w:eastAsia="宋体" w:hAnsi="宋体"/>
        </w:rPr>
      </w:pPr>
      <w:r w:rsidRPr="00C81BAD">
        <w:rPr>
          <w:rFonts w:ascii="宋体" w:eastAsia="宋体" w:hAnsi="宋体"/>
        </w:rPr>
        <w:t xml:space="preserve">    Bulid(ch[r][1],mid+1,R,r);</w:t>
      </w:r>
    </w:p>
    <w:p w:rsidR="008A1100" w:rsidRPr="00C81BAD" w:rsidRDefault="008A1100" w:rsidP="008A1100">
      <w:pPr>
        <w:rPr>
          <w:rFonts w:ascii="宋体" w:eastAsia="宋体" w:hAnsi="宋体"/>
        </w:rPr>
      </w:pPr>
      <w:r w:rsidRPr="00C81BAD">
        <w:rPr>
          <w:rFonts w:ascii="宋体" w:eastAsia="宋体" w:hAnsi="宋体"/>
        </w:rPr>
        <w:t xml:space="preserve">    Push_Up(r);</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void Init(){</w:t>
      </w:r>
    </w:p>
    <w:p w:rsidR="008A1100" w:rsidRPr="00C81BAD" w:rsidRDefault="008A1100" w:rsidP="008A1100">
      <w:pPr>
        <w:rPr>
          <w:rFonts w:ascii="宋体" w:eastAsia="宋体" w:hAnsi="宋体"/>
        </w:rPr>
      </w:pPr>
      <w:r w:rsidRPr="00C81BAD">
        <w:rPr>
          <w:rFonts w:ascii="宋体" w:eastAsia="宋体" w:hAnsi="宋体"/>
        </w:rPr>
        <w:t xml:space="preserve">    tot=root=0;</w:t>
      </w:r>
    </w:p>
    <w:p w:rsidR="008A1100" w:rsidRPr="00C81BAD" w:rsidRDefault="008A1100" w:rsidP="008A1100">
      <w:pPr>
        <w:rPr>
          <w:rFonts w:ascii="宋体" w:eastAsia="宋体" w:hAnsi="宋体"/>
        </w:rPr>
      </w:pPr>
      <w:r w:rsidRPr="00C81BAD">
        <w:rPr>
          <w:rFonts w:ascii="宋体" w:eastAsia="宋体" w:hAnsi="宋体"/>
        </w:rPr>
        <w:t xml:space="preserve">    ch[root][0]=ch[root][1]=pre[root]=rev[root]=size[root]=0;</w:t>
      </w:r>
    </w:p>
    <w:p w:rsidR="008A1100" w:rsidRPr="00C81BAD" w:rsidRDefault="008A1100" w:rsidP="008A1100">
      <w:pPr>
        <w:rPr>
          <w:rFonts w:ascii="宋体" w:eastAsia="宋体" w:hAnsi="宋体"/>
        </w:rPr>
      </w:pPr>
      <w:r w:rsidRPr="00C81BAD">
        <w:rPr>
          <w:rFonts w:ascii="宋体" w:eastAsia="宋体" w:hAnsi="宋体"/>
        </w:rPr>
        <w:t xml:space="preserve">    NewNode(root,-1,0);</w:t>
      </w:r>
    </w:p>
    <w:p w:rsidR="008A1100" w:rsidRPr="00C81BAD" w:rsidRDefault="008A1100" w:rsidP="008A1100">
      <w:pPr>
        <w:rPr>
          <w:rFonts w:ascii="宋体" w:eastAsia="宋体" w:hAnsi="宋体"/>
        </w:rPr>
      </w:pPr>
      <w:r w:rsidRPr="00C81BAD">
        <w:rPr>
          <w:rFonts w:ascii="宋体" w:eastAsia="宋体" w:hAnsi="宋体"/>
        </w:rPr>
        <w:t xml:space="preserve">    NewNode(ch[root][1],-1,root);</w:t>
      </w:r>
    </w:p>
    <w:p w:rsidR="008A1100" w:rsidRPr="00C81BAD" w:rsidRDefault="008A1100" w:rsidP="008A1100">
      <w:pPr>
        <w:rPr>
          <w:rFonts w:ascii="宋体" w:eastAsia="宋体" w:hAnsi="宋体"/>
        </w:rPr>
      </w:pPr>
      <w:r w:rsidRPr="00C81BAD">
        <w:rPr>
          <w:rFonts w:ascii="宋体" w:eastAsia="宋体" w:hAnsi="宋体"/>
        </w:rPr>
        <w:t xml:space="preserve">    size[root]=2;</w:t>
      </w:r>
    </w:p>
    <w:p w:rsidR="008A1100" w:rsidRPr="00C81BAD" w:rsidRDefault="008A1100" w:rsidP="008A1100">
      <w:pPr>
        <w:rPr>
          <w:rFonts w:ascii="宋体" w:eastAsia="宋体" w:hAnsi="宋体"/>
        </w:rPr>
      </w:pPr>
      <w:r w:rsidRPr="00C81BAD">
        <w:rPr>
          <w:rFonts w:ascii="宋体" w:eastAsia="宋体" w:hAnsi="宋体"/>
        </w:rPr>
        <w:t xml:space="preserve">    Bulid(Key_value,1,n,ch[root][1]);</w:t>
      </w:r>
    </w:p>
    <w:p w:rsidR="008A1100" w:rsidRPr="00C81BAD" w:rsidRDefault="008A1100" w:rsidP="008A1100">
      <w:pPr>
        <w:rPr>
          <w:rFonts w:ascii="宋体" w:eastAsia="宋体" w:hAnsi="宋体"/>
        </w:rPr>
      </w:pPr>
      <w:r w:rsidRPr="00C81BAD">
        <w:rPr>
          <w:rFonts w:ascii="宋体" w:eastAsia="宋体" w:hAnsi="宋体"/>
        </w:rPr>
        <w:t xml:space="preserve">    Push_Up(ch[root][1]);</w:t>
      </w:r>
    </w:p>
    <w:p w:rsidR="008A1100" w:rsidRPr="00C81BAD" w:rsidRDefault="008A1100" w:rsidP="008A1100">
      <w:pPr>
        <w:rPr>
          <w:rFonts w:ascii="宋体" w:eastAsia="宋体" w:hAnsi="宋体"/>
        </w:rPr>
      </w:pPr>
      <w:r w:rsidRPr="00C81BAD">
        <w:rPr>
          <w:rFonts w:ascii="宋体" w:eastAsia="宋体" w:hAnsi="宋体"/>
        </w:rPr>
        <w:t xml:space="preserve">    Push_Up(root);</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 xml:space="preserve">void Rotate(int x,int kind){ </w:t>
      </w:r>
    </w:p>
    <w:p w:rsidR="008A1100" w:rsidRPr="00C81BAD" w:rsidRDefault="008A1100" w:rsidP="008A1100">
      <w:pPr>
        <w:rPr>
          <w:rFonts w:ascii="宋体" w:eastAsia="宋体" w:hAnsi="宋体"/>
        </w:rPr>
      </w:pPr>
      <w:r w:rsidRPr="00C81BAD">
        <w:rPr>
          <w:rFonts w:ascii="宋体" w:eastAsia="宋体" w:hAnsi="宋体"/>
        </w:rPr>
        <w:t xml:space="preserve">    int y=pre[x];   </w:t>
      </w:r>
    </w:p>
    <w:p w:rsidR="008A1100" w:rsidRPr="00C81BAD" w:rsidRDefault="008A1100" w:rsidP="008A1100">
      <w:pPr>
        <w:rPr>
          <w:rFonts w:ascii="宋体" w:eastAsia="宋体" w:hAnsi="宋体"/>
        </w:rPr>
      </w:pPr>
      <w:r w:rsidRPr="00C81BAD">
        <w:rPr>
          <w:rFonts w:ascii="宋体" w:eastAsia="宋体" w:hAnsi="宋体"/>
        </w:rPr>
        <w:t xml:space="preserve">    Push_Down(y);</w:t>
      </w:r>
    </w:p>
    <w:p w:rsidR="008A1100" w:rsidRPr="00C81BAD" w:rsidRDefault="008A1100" w:rsidP="008A1100">
      <w:pPr>
        <w:rPr>
          <w:rFonts w:ascii="宋体" w:eastAsia="宋体" w:hAnsi="宋体"/>
        </w:rPr>
      </w:pPr>
      <w:r w:rsidRPr="00C81BAD">
        <w:rPr>
          <w:rFonts w:ascii="宋体" w:eastAsia="宋体" w:hAnsi="宋体"/>
        </w:rPr>
        <w:t xml:space="preserve">    Push_Down(x);</w:t>
      </w:r>
    </w:p>
    <w:p w:rsidR="008A1100" w:rsidRPr="00C81BAD" w:rsidRDefault="008A1100" w:rsidP="008A1100">
      <w:pPr>
        <w:rPr>
          <w:rFonts w:ascii="宋体" w:eastAsia="宋体" w:hAnsi="宋体"/>
        </w:rPr>
      </w:pPr>
      <w:r w:rsidRPr="00C81BAD">
        <w:rPr>
          <w:rFonts w:ascii="宋体" w:eastAsia="宋体" w:hAnsi="宋体"/>
        </w:rPr>
        <w:t xml:space="preserve">    ch[y][!kind]=ch[x][kind];  </w:t>
      </w:r>
    </w:p>
    <w:p w:rsidR="008A1100" w:rsidRPr="00C81BAD" w:rsidRDefault="008A1100" w:rsidP="008A1100">
      <w:pPr>
        <w:rPr>
          <w:rFonts w:ascii="宋体" w:eastAsia="宋体" w:hAnsi="宋体"/>
        </w:rPr>
      </w:pPr>
      <w:r w:rsidRPr="00C81BAD">
        <w:rPr>
          <w:rFonts w:ascii="宋体" w:eastAsia="宋体" w:hAnsi="宋体"/>
        </w:rPr>
        <w:t xml:space="preserve">    pre[ch[x][kind]]=y; </w:t>
      </w:r>
    </w:p>
    <w:p w:rsidR="008A1100" w:rsidRPr="00C81BAD" w:rsidRDefault="008A1100" w:rsidP="008A1100">
      <w:pPr>
        <w:rPr>
          <w:rFonts w:ascii="宋体" w:eastAsia="宋体" w:hAnsi="宋体"/>
        </w:rPr>
      </w:pPr>
      <w:r w:rsidRPr="00C81BAD">
        <w:rPr>
          <w:rFonts w:ascii="宋体" w:eastAsia="宋体" w:hAnsi="宋体"/>
        </w:rPr>
        <w:t xml:space="preserve">    if(pre[y]) </w:t>
      </w:r>
    </w:p>
    <w:p w:rsidR="008A1100" w:rsidRPr="00C81BAD" w:rsidRDefault="008A1100" w:rsidP="008A1100">
      <w:pPr>
        <w:rPr>
          <w:rFonts w:ascii="宋体" w:eastAsia="宋体" w:hAnsi="宋体"/>
        </w:rPr>
      </w:pPr>
      <w:r w:rsidRPr="00C81BAD">
        <w:rPr>
          <w:rFonts w:ascii="宋体" w:eastAsia="宋体" w:hAnsi="宋体"/>
        </w:rPr>
        <w:t xml:space="preserve">        ch[pre[y]][ch[pre[y]][1]==y]=x; </w:t>
      </w:r>
    </w:p>
    <w:p w:rsidR="008A1100" w:rsidRPr="00C81BAD" w:rsidRDefault="008A1100" w:rsidP="008A1100">
      <w:pPr>
        <w:rPr>
          <w:rFonts w:ascii="宋体" w:eastAsia="宋体" w:hAnsi="宋体"/>
        </w:rPr>
      </w:pPr>
      <w:r w:rsidRPr="00C81BAD">
        <w:rPr>
          <w:rFonts w:ascii="宋体" w:eastAsia="宋体" w:hAnsi="宋体"/>
        </w:rPr>
        <w:t xml:space="preserve">    pre[x]=pre[y]; </w:t>
      </w:r>
    </w:p>
    <w:p w:rsidR="008A1100" w:rsidRPr="00C81BAD" w:rsidRDefault="008A1100" w:rsidP="008A1100">
      <w:pPr>
        <w:rPr>
          <w:rFonts w:ascii="宋体" w:eastAsia="宋体" w:hAnsi="宋体"/>
        </w:rPr>
      </w:pPr>
      <w:r w:rsidRPr="00C81BAD">
        <w:rPr>
          <w:rFonts w:ascii="宋体" w:eastAsia="宋体" w:hAnsi="宋体"/>
        </w:rPr>
        <w:t xml:space="preserve">    ch[x][kind]=y; </w:t>
      </w:r>
    </w:p>
    <w:p w:rsidR="008A1100" w:rsidRPr="00C81BAD" w:rsidRDefault="008A1100" w:rsidP="008A1100">
      <w:pPr>
        <w:rPr>
          <w:rFonts w:ascii="宋体" w:eastAsia="宋体" w:hAnsi="宋体"/>
        </w:rPr>
      </w:pPr>
      <w:r w:rsidRPr="00C81BAD">
        <w:rPr>
          <w:rFonts w:ascii="宋体" w:eastAsia="宋体" w:hAnsi="宋体"/>
        </w:rPr>
        <w:t xml:space="preserve">    pre[y]=x; </w:t>
      </w:r>
    </w:p>
    <w:p w:rsidR="008A1100" w:rsidRPr="00C81BAD" w:rsidRDefault="008A1100" w:rsidP="008A1100">
      <w:pPr>
        <w:rPr>
          <w:rFonts w:ascii="宋体" w:eastAsia="宋体" w:hAnsi="宋体"/>
        </w:rPr>
      </w:pPr>
      <w:r w:rsidRPr="00C81BAD">
        <w:rPr>
          <w:rFonts w:ascii="宋体" w:eastAsia="宋体" w:hAnsi="宋体"/>
        </w:rPr>
        <w:t xml:space="preserve">    Push_Up(y); </w:t>
      </w:r>
    </w:p>
    <w:p w:rsidR="008A1100" w:rsidRPr="00C81BAD" w:rsidRDefault="008A1100" w:rsidP="008A1100">
      <w:pPr>
        <w:rPr>
          <w:rFonts w:ascii="宋体" w:eastAsia="宋体" w:hAnsi="宋体"/>
        </w:rPr>
      </w:pPr>
      <w:r w:rsidRPr="00C81BAD">
        <w:rPr>
          <w:rFonts w:ascii="宋体" w:eastAsia="宋体" w:hAnsi="宋体"/>
        </w:rPr>
        <w:t xml:space="preserve">}  </w:t>
      </w:r>
    </w:p>
    <w:p w:rsidR="008A1100" w:rsidRPr="00C81BAD" w:rsidRDefault="008A1100" w:rsidP="008A1100">
      <w:pPr>
        <w:rPr>
          <w:rFonts w:ascii="宋体" w:eastAsia="宋体" w:hAnsi="宋体"/>
        </w:rPr>
      </w:pPr>
      <w:r w:rsidRPr="00C81BAD">
        <w:rPr>
          <w:rFonts w:ascii="宋体" w:eastAsia="宋体" w:hAnsi="宋体"/>
        </w:rPr>
        <w:t xml:space="preserve">void Splay(int r,int goal){ </w:t>
      </w:r>
    </w:p>
    <w:p w:rsidR="008A1100" w:rsidRPr="00C81BAD" w:rsidRDefault="008A1100" w:rsidP="008A1100">
      <w:pPr>
        <w:rPr>
          <w:rFonts w:ascii="宋体" w:eastAsia="宋体" w:hAnsi="宋体"/>
        </w:rPr>
      </w:pPr>
      <w:r w:rsidRPr="00C81BAD">
        <w:rPr>
          <w:rFonts w:ascii="宋体" w:eastAsia="宋体" w:hAnsi="宋体"/>
        </w:rPr>
        <w:t xml:space="preserve">    Push_Down(r);</w:t>
      </w:r>
    </w:p>
    <w:p w:rsidR="008A1100" w:rsidRPr="00C81BAD" w:rsidRDefault="008A1100" w:rsidP="008A1100">
      <w:pPr>
        <w:rPr>
          <w:rFonts w:ascii="宋体" w:eastAsia="宋体" w:hAnsi="宋体"/>
        </w:rPr>
      </w:pPr>
      <w:r w:rsidRPr="00C81BAD">
        <w:rPr>
          <w:rFonts w:ascii="宋体" w:eastAsia="宋体" w:hAnsi="宋体"/>
        </w:rPr>
        <w:t xml:space="preserve">    while(pre[r]!=goal){ </w:t>
      </w:r>
    </w:p>
    <w:p w:rsidR="008A1100" w:rsidRPr="00C81BAD" w:rsidRDefault="008A1100" w:rsidP="008A1100">
      <w:pPr>
        <w:rPr>
          <w:rFonts w:ascii="宋体" w:eastAsia="宋体" w:hAnsi="宋体"/>
        </w:rPr>
      </w:pPr>
      <w:r w:rsidRPr="00C81BAD">
        <w:rPr>
          <w:rFonts w:ascii="宋体" w:eastAsia="宋体" w:hAnsi="宋体"/>
        </w:rPr>
        <w:t xml:space="preserve">        if(pre[pre[r]]==goal) </w:t>
      </w:r>
    </w:p>
    <w:p w:rsidR="008A1100" w:rsidRPr="00C81BAD" w:rsidRDefault="008A1100" w:rsidP="008A1100">
      <w:pPr>
        <w:rPr>
          <w:rFonts w:ascii="宋体" w:eastAsia="宋体" w:hAnsi="宋体"/>
        </w:rPr>
      </w:pPr>
      <w:r w:rsidRPr="00C81BAD">
        <w:rPr>
          <w:rFonts w:ascii="宋体" w:eastAsia="宋体" w:hAnsi="宋体"/>
        </w:rPr>
        <w:t xml:space="preserve">            Rotate(r,ch[pre[r]][0]==r); </w:t>
      </w:r>
    </w:p>
    <w:p w:rsidR="008A1100" w:rsidRPr="00C81BAD" w:rsidRDefault="008A1100" w:rsidP="008A1100">
      <w:pPr>
        <w:rPr>
          <w:rFonts w:ascii="宋体" w:eastAsia="宋体" w:hAnsi="宋体"/>
        </w:rPr>
      </w:pPr>
      <w:r w:rsidRPr="00C81BAD">
        <w:rPr>
          <w:rFonts w:ascii="宋体" w:eastAsia="宋体" w:hAnsi="宋体"/>
        </w:rPr>
        <w:t xml:space="preserve">        else{ </w:t>
      </w:r>
    </w:p>
    <w:p w:rsidR="008A1100" w:rsidRPr="00C81BAD" w:rsidRDefault="008A1100" w:rsidP="008A1100">
      <w:pPr>
        <w:rPr>
          <w:rFonts w:ascii="宋体" w:eastAsia="宋体" w:hAnsi="宋体"/>
        </w:rPr>
      </w:pPr>
      <w:r w:rsidRPr="00C81BAD">
        <w:rPr>
          <w:rFonts w:ascii="宋体" w:eastAsia="宋体" w:hAnsi="宋体"/>
        </w:rPr>
        <w:t xml:space="preserve">            int y=pre[r]; </w:t>
      </w:r>
    </w:p>
    <w:p w:rsidR="008A1100" w:rsidRPr="00C81BAD" w:rsidRDefault="008A1100" w:rsidP="008A1100">
      <w:pPr>
        <w:rPr>
          <w:rFonts w:ascii="宋体" w:eastAsia="宋体" w:hAnsi="宋体"/>
        </w:rPr>
      </w:pPr>
      <w:r w:rsidRPr="00C81BAD">
        <w:rPr>
          <w:rFonts w:ascii="宋体" w:eastAsia="宋体" w:hAnsi="宋体"/>
        </w:rPr>
        <w:t xml:space="preserve">            int kind=(ch[pre[y]][0]==y); </w:t>
      </w:r>
    </w:p>
    <w:p w:rsidR="008A1100" w:rsidRPr="00C81BAD" w:rsidRDefault="008A1100" w:rsidP="008A1100">
      <w:pPr>
        <w:rPr>
          <w:rFonts w:ascii="宋体" w:eastAsia="宋体" w:hAnsi="宋体"/>
        </w:rPr>
      </w:pPr>
      <w:r w:rsidRPr="00C81BAD">
        <w:rPr>
          <w:rFonts w:ascii="宋体" w:eastAsia="宋体" w:hAnsi="宋体"/>
        </w:rPr>
        <w:t xml:space="preserve">            if(ch[y][kind]==r){ </w:t>
      </w:r>
    </w:p>
    <w:p w:rsidR="008A1100" w:rsidRPr="00C81BAD" w:rsidRDefault="008A1100" w:rsidP="008A1100">
      <w:pPr>
        <w:rPr>
          <w:rFonts w:ascii="宋体" w:eastAsia="宋体" w:hAnsi="宋体"/>
        </w:rPr>
      </w:pPr>
      <w:r w:rsidRPr="00C81BAD">
        <w:rPr>
          <w:rFonts w:ascii="宋体" w:eastAsia="宋体" w:hAnsi="宋体"/>
        </w:rPr>
        <w:t xml:space="preserve">                Rotate(r,!kind); </w:t>
      </w:r>
    </w:p>
    <w:p w:rsidR="008A1100" w:rsidRPr="00C81BAD" w:rsidRDefault="008A1100" w:rsidP="008A1100">
      <w:pPr>
        <w:rPr>
          <w:rFonts w:ascii="宋体" w:eastAsia="宋体" w:hAnsi="宋体"/>
        </w:rPr>
      </w:pPr>
      <w:r w:rsidRPr="00C81BAD">
        <w:rPr>
          <w:rFonts w:ascii="宋体" w:eastAsia="宋体" w:hAnsi="宋体"/>
        </w:rPr>
        <w:t xml:space="preserve">                Rotate(r,kind); </w:t>
      </w:r>
    </w:p>
    <w:p w:rsidR="008A1100" w:rsidRPr="00C81BAD" w:rsidRDefault="008A1100" w:rsidP="008A1100">
      <w:pPr>
        <w:rPr>
          <w:rFonts w:ascii="宋体" w:eastAsia="宋体" w:hAnsi="宋体"/>
        </w:rPr>
      </w:pPr>
      <w:r w:rsidRPr="00C81BAD">
        <w:rPr>
          <w:rFonts w:ascii="宋体" w:eastAsia="宋体" w:hAnsi="宋体"/>
        </w:rPr>
        <w:t xml:space="preserve">            } </w:t>
      </w:r>
    </w:p>
    <w:p w:rsidR="008A1100" w:rsidRPr="00C81BAD" w:rsidRDefault="008A1100" w:rsidP="008A1100">
      <w:pPr>
        <w:rPr>
          <w:rFonts w:ascii="宋体" w:eastAsia="宋体" w:hAnsi="宋体"/>
        </w:rPr>
      </w:pPr>
      <w:r w:rsidRPr="00C81BAD">
        <w:rPr>
          <w:rFonts w:ascii="宋体" w:eastAsia="宋体" w:hAnsi="宋体"/>
        </w:rPr>
        <w:lastRenderedPageBreak/>
        <w:t xml:space="preserve">            else{ </w:t>
      </w:r>
    </w:p>
    <w:p w:rsidR="008A1100" w:rsidRPr="00C81BAD" w:rsidRDefault="008A1100" w:rsidP="008A1100">
      <w:pPr>
        <w:rPr>
          <w:rFonts w:ascii="宋体" w:eastAsia="宋体" w:hAnsi="宋体"/>
        </w:rPr>
      </w:pPr>
      <w:r w:rsidRPr="00C81BAD">
        <w:rPr>
          <w:rFonts w:ascii="宋体" w:eastAsia="宋体" w:hAnsi="宋体"/>
        </w:rPr>
        <w:t xml:space="preserve">                Rotate(y,kind); </w:t>
      </w:r>
    </w:p>
    <w:p w:rsidR="008A1100" w:rsidRPr="00C81BAD" w:rsidRDefault="008A1100" w:rsidP="008A1100">
      <w:pPr>
        <w:rPr>
          <w:rFonts w:ascii="宋体" w:eastAsia="宋体" w:hAnsi="宋体"/>
        </w:rPr>
      </w:pPr>
      <w:r w:rsidRPr="00C81BAD">
        <w:rPr>
          <w:rFonts w:ascii="宋体" w:eastAsia="宋体" w:hAnsi="宋体"/>
        </w:rPr>
        <w:t xml:space="preserve">                Rotate(r,kind); </w:t>
      </w:r>
    </w:p>
    <w:p w:rsidR="008A1100" w:rsidRPr="00C81BAD" w:rsidRDefault="008A1100" w:rsidP="008A1100">
      <w:pPr>
        <w:rPr>
          <w:rFonts w:ascii="宋体" w:eastAsia="宋体" w:hAnsi="宋体"/>
        </w:rPr>
      </w:pPr>
      <w:r w:rsidRPr="00C81BAD">
        <w:rPr>
          <w:rFonts w:ascii="宋体" w:eastAsia="宋体" w:hAnsi="宋体"/>
        </w:rPr>
        <w:t xml:space="preserve">            } </w:t>
      </w:r>
    </w:p>
    <w:p w:rsidR="008A1100" w:rsidRPr="00C81BAD" w:rsidRDefault="008A1100" w:rsidP="008A1100">
      <w:pPr>
        <w:rPr>
          <w:rFonts w:ascii="宋体" w:eastAsia="宋体" w:hAnsi="宋体"/>
        </w:rPr>
      </w:pPr>
      <w:r w:rsidRPr="00C81BAD">
        <w:rPr>
          <w:rFonts w:ascii="宋体" w:eastAsia="宋体" w:hAnsi="宋体"/>
        </w:rPr>
        <w:t xml:space="preserve">        } </w:t>
      </w:r>
    </w:p>
    <w:p w:rsidR="008A1100" w:rsidRPr="00C81BAD" w:rsidRDefault="008A1100" w:rsidP="008A1100">
      <w:pPr>
        <w:rPr>
          <w:rFonts w:ascii="宋体" w:eastAsia="宋体" w:hAnsi="宋体"/>
        </w:rPr>
      </w:pPr>
      <w:r w:rsidRPr="00C81BAD">
        <w:rPr>
          <w:rFonts w:ascii="宋体" w:eastAsia="宋体" w:hAnsi="宋体"/>
        </w:rPr>
        <w:t xml:space="preserve">    } </w:t>
      </w:r>
    </w:p>
    <w:p w:rsidR="008A1100" w:rsidRPr="00C81BAD" w:rsidRDefault="008A1100" w:rsidP="008A1100">
      <w:pPr>
        <w:rPr>
          <w:rFonts w:ascii="宋体" w:eastAsia="宋体" w:hAnsi="宋体"/>
        </w:rPr>
      </w:pPr>
      <w:r w:rsidRPr="00C81BAD">
        <w:rPr>
          <w:rFonts w:ascii="宋体" w:eastAsia="宋体" w:hAnsi="宋体"/>
        </w:rPr>
        <w:t xml:space="preserve">    Push_Up(r); </w:t>
      </w:r>
    </w:p>
    <w:p w:rsidR="008A1100" w:rsidRPr="00C81BAD" w:rsidRDefault="008A1100" w:rsidP="008A1100">
      <w:pPr>
        <w:rPr>
          <w:rFonts w:ascii="宋体" w:eastAsia="宋体" w:hAnsi="宋体"/>
        </w:rPr>
      </w:pPr>
      <w:r w:rsidRPr="00C81BAD">
        <w:rPr>
          <w:rFonts w:ascii="宋体" w:eastAsia="宋体" w:hAnsi="宋体"/>
        </w:rPr>
        <w:t xml:space="preserve">    if(goal==0) root=r; </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int Get_Kth(int r,int k){</w:t>
      </w:r>
    </w:p>
    <w:p w:rsidR="008A1100" w:rsidRPr="00C81BAD" w:rsidRDefault="008A1100" w:rsidP="008A1100">
      <w:pPr>
        <w:rPr>
          <w:rFonts w:ascii="宋体" w:eastAsia="宋体" w:hAnsi="宋体"/>
        </w:rPr>
      </w:pPr>
      <w:r w:rsidRPr="00C81BAD">
        <w:rPr>
          <w:rFonts w:ascii="宋体" w:eastAsia="宋体" w:hAnsi="宋体"/>
        </w:rPr>
        <w:t xml:space="preserve">    Push_Down(r);</w:t>
      </w:r>
    </w:p>
    <w:p w:rsidR="008A1100" w:rsidRPr="00C81BAD" w:rsidRDefault="008A1100" w:rsidP="008A1100">
      <w:pPr>
        <w:rPr>
          <w:rFonts w:ascii="宋体" w:eastAsia="宋体" w:hAnsi="宋体"/>
        </w:rPr>
      </w:pPr>
      <w:r w:rsidRPr="00C81BAD">
        <w:rPr>
          <w:rFonts w:ascii="宋体" w:eastAsia="宋体" w:hAnsi="宋体"/>
        </w:rPr>
        <w:t xml:space="preserve">    int t=size[ch[r][0]];</w:t>
      </w:r>
    </w:p>
    <w:p w:rsidR="008A1100" w:rsidRPr="00C81BAD" w:rsidRDefault="008A1100" w:rsidP="008A1100">
      <w:pPr>
        <w:rPr>
          <w:rFonts w:ascii="宋体" w:eastAsia="宋体" w:hAnsi="宋体"/>
        </w:rPr>
      </w:pPr>
      <w:r w:rsidRPr="00C81BAD">
        <w:rPr>
          <w:rFonts w:ascii="宋体" w:eastAsia="宋体" w:hAnsi="宋体"/>
        </w:rPr>
        <w:t xml:space="preserve">    if(t==k-1)</w:t>
      </w:r>
    </w:p>
    <w:p w:rsidR="008A1100" w:rsidRPr="00C81BAD" w:rsidRDefault="008A1100" w:rsidP="008A1100">
      <w:pPr>
        <w:rPr>
          <w:rFonts w:ascii="宋体" w:eastAsia="宋体" w:hAnsi="宋体"/>
        </w:rPr>
      </w:pPr>
      <w:r w:rsidRPr="00C81BAD">
        <w:rPr>
          <w:rFonts w:ascii="宋体" w:eastAsia="宋体" w:hAnsi="宋体"/>
        </w:rPr>
        <w:t xml:space="preserve">        return r;</w:t>
      </w:r>
    </w:p>
    <w:p w:rsidR="008A1100" w:rsidRPr="00C81BAD" w:rsidRDefault="008A1100" w:rsidP="008A1100">
      <w:pPr>
        <w:rPr>
          <w:rFonts w:ascii="宋体" w:eastAsia="宋体" w:hAnsi="宋体"/>
        </w:rPr>
      </w:pPr>
      <w:r w:rsidRPr="00C81BAD">
        <w:rPr>
          <w:rFonts w:ascii="宋体" w:eastAsia="宋体" w:hAnsi="宋体"/>
        </w:rPr>
        <w:t xml:space="preserve">    if(t&gt;=k)</w:t>
      </w:r>
    </w:p>
    <w:p w:rsidR="008A1100" w:rsidRPr="00C81BAD" w:rsidRDefault="008A1100" w:rsidP="008A1100">
      <w:pPr>
        <w:rPr>
          <w:rFonts w:ascii="宋体" w:eastAsia="宋体" w:hAnsi="宋体"/>
        </w:rPr>
      </w:pPr>
      <w:r w:rsidRPr="00C81BAD">
        <w:rPr>
          <w:rFonts w:ascii="宋体" w:eastAsia="宋体" w:hAnsi="宋体"/>
        </w:rPr>
        <w:t xml:space="preserve">        return Get_Kth(ch[r][0],k);</w:t>
      </w:r>
    </w:p>
    <w:p w:rsidR="008A1100" w:rsidRPr="00C81BAD" w:rsidRDefault="008A1100" w:rsidP="008A1100">
      <w:pPr>
        <w:rPr>
          <w:rFonts w:ascii="宋体" w:eastAsia="宋体" w:hAnsi="宋体"/>
        </w:rPr>
      </w:pPr>
      <w:r w:rsidRPr="00C81BAD">
        <w:rPr>
          <w:rFonts w:ascii="宋体" w:eastAsia="宋体" w:hAnsi="宋体"/>
        </w:rPr>
        <w:t xml:space="preserve">    else</w:t>
      </w:r>
    </w:p>
    <w:p w:rsidR="008A1100" w:rsidRPr="00C81BAD" w:rsidRDefault="008A1100" w:rsidP="008A1100">
      <w:pPr>
        <w:rPr>
          <w:rFonts w:ascii="宋体" w:eastAsia="宋体" w:hAnsi="宋体"/>
        </w:rPr>
      </w:pPr>
      <w:r w:rsidRPr="00C81BAD">
        <w:rPr>
          <w:rFonts w:ascii="宋体" w:eastAsia="宋体" w:hAnsi="宋体"/>
        </w:rPr>
        <w:t xml:space="preserve">        return Get_Kth(ch[r][1],k-t-1);</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int Get_Min(int r){</w:t>
      </w:r>
    </w:p>
    <w:p w:rsidR="008A1100" w:rsidRPr="00C81BAD" w:rsidRDefault="008A1100" w:rsidP="008A1100">
      <w:pPr>
        <w:rPr>
          <w:rFonts w:ascii="宋体" w:eastAsia="宋体" w:hAnsi="宋体"/>
        </w:rPr>
      </w:pPr>
      <w:r w:rsidRPr="00C81BAD">
        <w:rPr>
          <w:rFonts w:ascii="宋体" w:eastAsia="宋体" w:hAnsi="宋体"/>
        </w:rPr>
        <w:t xml:space="preserve">    Push_Down(r);</w:t>
      </w:r>
    </w:p>
    <w:p w:rsidR="008A1100" w:rsidRPr="00C81BAD" w:rsidRDefault="008A1100" w:rsidP="008A1100">
      <w:pPr>
        <w:rPr>
          <w:rFonts w:ascii="宋体" w:eastAsia="宋体" w:hAnsi="宋体"/>
        </w:rPr>
      </w:pPr>
      <w:r w:rsidRPr="00C81BAD">
        <w:rPr>
          <w:rFonts w:ascii="宋体" w:eastAsia="宋体" w:hAnsi="宋体"/>
        </w:rPr>
        <w:t xml:space="preserve">    while(ch[r][0]){</w:t>
      </w:r>
    </w:p>
    <w:p w:rsidR="008A1100" w:rsidRPr="00C81BAD" w:rsidRDefault="008A1100" w:rsidP="008A1100">
      <w:pPr>
        <w:rPr>
          <w:rFonts w:ascii="宋体" w:eastAsia="宋体" w:hAnsi="宋体"/>
        </w:rPr>
      </w:pPr>
      <w:r w:rsidRPr="00C81BAD">
        <w:rPr>
          <w:rFonts w:ascii="宋体" w:eastAsia="宋体" w:hAnsi="宋体"/>
        </w:rPr>
        <w:t xml:space="preserve">        r=ch[r][0];</w:t>
      </w:r>
    </w:p>
    <w:p w:rsidR="008A1100" w:rsidRPr="00C81BAD" w:rsidRDefault="008A1100" w:rsidP="008A1100">
      <w:pPr>
        <w:rPr>
          <w:rFonts w:ascii="宋体" w:eastAsia="宋体" w:hAnsi="宋体"/>
        </w:rPr>
      </w:pPr>
      <w:r w:rsidRPr="00C81BAD">
        <w:rPr>
          <w:rFonts w:ascii="宋体" w:eastAsia="宋体" w:hAnsi="宋体"/>
        </w:rPr>
        <w:t xml:space="preserve">        Push_Down(r);</w:t>
      </w:r>
    </w:p>
    <w:p w:rsidR="008A1100" w:rsidRPr="00C81BAD" w:rsidRDefault="008A1100" w:rsidP="008A1100">
      <w:pPr>
        <w:rPr>
          <w:rFonts w:ascii="宋体" w:eastAsia="宋体" w:hAnsi="宋体"/>
        </w:rPr>
      </w:pPr>
      <w:r w:rsidRPr="00C81BAD">
        <w:rPr>
          <w:rFonts w:ascii="宋体" w:eastAsia="宋体" w:hAnsi="宋体"/>
        </w:rPr>
        <w:t xml:space="preserve">    }</w:t>
      </w:r>
    </w:p>
    <w:p w:rsidR="008A1100" w:rsidRPr="00C81BAD" w:rsidRDefault="008A1100" w:rsidP="008A1100">
      <w:pPr>
        <w:rPr>
          <w:rFonts w:ascii="宋体" w:eastAsia="宋体" w:hAnsi="宋体"/>
        </w:rPr>
      </w:pPr>
      <w:r w:rsidRPr="00C81BAD">
        <w:rPr>
          <w:rFonts w:ascii="宋体" w:eastAsia="宋体" w:hAnsi="宋体"/>
        </w:rPr>
        <w:t xml:space="preserve">    return r;</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int Get_Max(int r){</w:t>
      </w:r>
    </w:p>
    <w:p w:rsidR="008A1100" w:rsidRPr="00C81BAD" w:rsidRDefault="008A1100" w:rsidP="008A1100">
      <w:pPr>
        <w:rPr>
          <w:rFonts w:ascii="宋体" w:eastAsia="宋体" w:hAnsi="宋体"/>
        </w:rPr>
      </w:pPr>
      <w:r w:rsidRPr="00C81BAD">
        <w:rPr>
          <w:rFonts w:ascii="宋体" w:eastAsia="宋体" w:hAnsi="宋体"/>
        </w:rPr>
        <w:t xml:space="preserve">    Push_Down(r);</w:t>
      </w:r>
    </w:p>
    <w:p w:rsidR="008A1100" w:rsidRPr="00C81BAD" w:rsidRDefault="008A1100" w:rsidP="008A1100">
      <w:pPr>
        <w:rPr>
          <w:rFonts w:ascii="宋体" w:eastAsia="宋体" w:hAnsi="宋体"/>
        </w:rPr>
      </w:pPr>
      <w:r w:rsidRPr="00C81BAD">
        <w:rPr>
          <w:rFonts w:ascii="宋体" w:eastAsia="宋体" w:hAnsi="宋体"/>
        </w:rPr>
        <w:t xml:space="preserve">    while(ch[r][1]){</w:t>
      </w:r>
    </w:p>
    <w:p w:rsidR="008A1100" w:rsidRPr="00C81BAD" w:rsidRDefault="008A1100" w:rsidP="008A1100">
      <w:pPr>
        <w:rPr>
          <w:rFonts w:ascii="宋体" w:eastAsia="宋体" w:hAnsi="宋体"/>
        </w:rPr>
      </w:pPr>
      <w:r w:rsidRPr="00C81BAD">
        <w:rPr>
          <w:rFonts w:ascii="宋体" w:eastAsia="宋体" w:hAnsi="宋体"/>
        </w:rPr>
        <w:t xml:space="preserve">        r=ch[r][1];</w:t>
      </w:r>
    </w:p>
    <w:p w:rsidR="008A1100" w:rsidRPr="00C81BAD" w:rsidRDefault="008A1100" w:rsidP="008A1100">
      <w:pPr>
        <w:rPr>
          <w:rFonts w:ascii="宋体" w:eastAsia="宋体" w:hAnsi="宋体"/>
        </w:rPr>
      </w:pPr>
      <w:r w:rsidRPr="00C81BAD">
        <w:rPr>
          <w:rFonts w:ascii="宋体" w:eastAsia="宋体" w:hAnsi="宋体"/>
        </w:rPr>
        <w:t xml:space="preserve">        Push_Down(r);</w:t>
      </w:r>
    </w:p>
    <w:p w:rsidR="008A1100" w:rsidRPr="00C81BAD" w:rsidRDefault="008A1100" w:rsidP="008A1100">
      <w:pPr>
        <w:rPr>
          <w:rFonts w:ascii="宋体" w:eastAsia="宋体" w:hAnsi="宋体"/>
        </w:rPr>
      </w:pPr>
      <w:r w:rsidRPr="00C81BAD">
        <w:rPr>
          <w:rFonts w:ascii="宋体" w:eastAsia="宋体" w:hAnsi="宋体"/>
        </w:rPr>
        <w:t xml:space="preserve">    }</w:t>
      </w:r>
    </w:p>
    <w:p w:rsidR="008A1100" w:rsidRPr="00C81BAD" w:rsidRDefault="008A1100" w:rsidP="008A1100">
      <w:pPr>
        <w:rPr>
          <w:rFonts w:ascii="宋体" w:eastAsia="宋体" w:hAnsi="宋体"/>
        </w:rPr>
      </w:pPr>
      <w:r w:rsidRPr="00C81BAD">
        <w:rPr>
          <w:rFonts w:ascii="宋体" w:eastAsia="宋体" w:hAnsi="宋体"/>
        </w:rPr>
        <w:t xml:space="preserve">    return r;</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void Reversal(int a,int b){</w:t>
      </w:r>
    </w:p>
    <w:p w:rsidR="008A1100" w:rsidRPr="00C81BAD" w:rsidRDefault="008A1100" w:rsidP="008A1100">
      <w:pPr>
        <w:rPr>
          <w:rFonts w:ascii="宋体" w:eastAsia="宋体" w:hAnsi="宋体"/>
        </w:rPr>
      </w:pPr>
      <w:r w:rsidRPr="00C81BAD">
        <w:rPr>
          <w:rFonts w:ascii="宋体" w:eastAsia="宋体" w:hAnsi="宋体"/>
        </w:rPr>
        <w:t xml:space="preserve">    int x=Get_Kth(root,a);</w:t>
      </w:r>
    </w:p>
    <w:p w:rsidR="008A1100" w:rsidRPr="00C81BAD" w:rsidRDefault="008A1100" w:rsidP="008A1100">
      <w:pPr>
        <w:rPr>
          <w:rFonts w:ascii="宋体" w:eastAsia="宋体" w:hAnsi="宋体"/>
        </w:rPr>
      </w:pPr>
      <w:r w:rsidRPr="00C81BAD">
        <w:rPr>
          <w:rFonts w:ascii="宋体" w:eastAsia="宋体" w:hAnsi="宋体"/>
        </w:rPr>
        <w:t xml:space="preserve">    int y=Get_Kth(root,b+2);</w:t>
      </w:r>
    </w:p>
    <w:p w:rsidR="008A1100" w:rsidRPr="00C81BAD" w:rsidRDefault="008A1100" w:rsidP="008A1100">
      <w:pPr>
        <w:rPr>
          <w:rFonts w:ascii="宋体" w:eastAsia="宋体" w:hAnsi="宋体"/>
        </w:rPr>
      </w:pPr>
      <w:r w:rsidRPr="00C81BAD">
        <w:rPr>
          <w:rFonts w:ascii="宋体" w:eastAsia="宋体" w:hAnsi="宋体"/>
        </w:rPr>
        <w:t xml:space="preserve">    Splay(x,0);</w:t>
      </w:r>
    </w:p>
    <w:p w:rsidR="008A1100" w:rsidRPr="00C81BAD" w:rsidRDefault="008A1100" w:rsidP="008A1100">
      <w:pPr>
        <w:rPr>
          <w:rFonts w:ascii="宋体" w:eastAsia="宋体" w:hAnsi="宋体"/>
        </w:rPr>
      </w:pPr>
      <w:r w:rsidRPr="00C81BAD">
        <w:rPr>
          <w:rFonts w:ascii="宋体" w:eastAsia="宋体" w:hAnsi="宋体"/>
        </w:rPr>
        <w:t xml:space="preserve">    Splay(y,root);     </w:t>
      </w:r>
    </w:p>
    <w:p w:rsidR="008A1100" w:rsidRPr="00C81BAD" w:rsidRDefault="008A1100" w:rsidP="008A1100">
      <w:pPr>
        <w:rPr>
          <w:rFonts w:ascii="宋体" w:eastAsia="宋体" w:hAnsi="宋体"/>
        </w:rPr>
      </w:pPr>
      <w:r w:rsidRPr="00C81BAD">
        <w:rPr>
          <w:rFonts w:ascii="宋体" w:eastAsia="宋体" w:hAnsi="宋体"/>
        </w:rPr>
        <w:t xml:space="preserve">    rev[Key_value]^=1;</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void Cut(int a,int b,int c){</w:t>
      </w:r>
    </w:p>
    <w:p w:rsidR="008A1100" w:rsidRPr="00C81BAD" w:rsidRDefault="008A1100" w:rsidP="008A1100">
      <w:pPr>
        <w:rPr>
          <w:rFonts w:ascii="宋体" w:eastAsia="宋体" w:hAnsi="宋体"/>
        </w:rPr>
      </w:pPr>
      <w:r w:rsidRPr="00C81BAD">
        <w:rPr>
          <w:rFonts w:ascii="宋体" w:eastAsia="宋体" w:hAnsi="宋体"/>
        </w:rPr>
        <w:t xml:space="preserve">    int x=Get_Kth(root,a);</w:t>
      </w:r>
    </w:p>
    <w:p w:rsidR="008A1100" w:rsidRPr="00C81BAD" w:rsidRDefault="008A1100" w:rsidP="008A1100">
      <w:pPr>
        <w:rPr>
          <w:rFonts w:ascii="宋体" w:eastAsia="宋体" w:hAnsi="宋体"/>
        </w:rPr>
      </w:pPr>
      <w:r w:rsidRPr="00C81BAD">
        <w:rPr>
          <w:rFonts w:ascii="宋体" w:eastAsia="宋体" w:hAnsi="宋体"/>
        </w:rPr>
        <w:lastRenderedPageBreak/>
        <w:t xml:space="preserve">    int y=Get_Kth(root,b+2);   </w:t>
      </w:r>
    </w:p>
    <w:p w:rsidR="008A1100" w:rsidRPr="00C81BAD" w:rsidRDefault="008A1100" w:rsidP="008A1100">
      <w:pPr>
        <w:rPr>
          <w:rFonts w:ascii="宋体" w:eastAsia="宋体" w:hAnsi="宋体"/>
        </w:rPr>
      </w:pPr>
      <w:r w:rsidRPr="00C81BAD">
        <w:rPr>
          <w:rFonts w:ascii="宋体" w:eastAsia="宋体" w:hAnsi="宋体"/>
        </w:rPr>
        <w:t xml:space="preserve">    Splay(x,0);</w:t>
      </w:r>
    </w:p>
    <w:p w:rsidR="008A1100" w:rsidRPr="00C81BAD" w:rsidRDefault="008A1100" w:rsidP="008A1100">
      <w:pPr>
        <w:rPr>
          <w:rFonts w:ascii="宋体" w:eastAsia="宋体" w:hAnsi="宋体"/>
        </w:rPr>
      </w:pPr>
      <w:r w:rsidRPr="00C81BAD">
        <w:rPr>
          <w:rFonts w:ascii="宋体" w:eastAsia="宋体" w:hAnsi="宋体"/>
        </w:rPr>
        <w:t xml:space="preserve">    Splay(y,root);</w:t>
      </w:r>
    </w:p>
    <w:p w:rsidR="008A1100" w:rsidRPr="00C81BAD" w:rsidRDefault="008A1100" w:rsidP="008A1100">
      <w:pPr>
        <w:rPr>
          <w:rFonts w:ascii="宋体" w:eastAsia="宋体" w:hAnsi="宋体"/>
        </w:rPr>
      </w:pPr>
      <w:r w:rsidRPr="00C81BAD">
        <w:rPr>
          <w:rFonts w:ascii="宋体" w:eastAsia="宋体" w:hAnsi="宋体"/>
        </w:rPr>
        <w:t xml:space="preserve">    int tmp=Key_value;</w:t>
      </w:r>
    </w:p>
    <w:p w:rsidR="008A1100" w:rsidRPr="00C81BAD" w:rsidRDefault="008A1100" w:rsidP="008A1100">
      <w:pPr>
        <w:rPr>
          <w:rFonts w:ascii="宋体" w:eastAsia="宋体" w:hAnsi="宋体"/>
        </w:rPr>
      </w:pPr>
      <w:r w:rsidRPr="00C81BAD">
        <w:rPr>
          <w:rFonts w:ascii="宋体" w:eastAsia="宋体" w:hAnsi="宋体"/>
        </w:rPr>
        <w:t xml:space="preserve">    Key_value=0;</w:t>
      </w:r>
    </w:p>
    <w:p w:rsidR="008A1100" w:rsidRPr="00C81BAD" w:rsidRDefault="008A1100" w:rsidP="008A1100">
      <w:pPr>
        <w:rPr>
          <w:rFonts w:ascii="宋体" w:eastAsia="宋体" w:hAnsi="宋体"/>
        </w:rPr>
      </w:pPr>
      <w:r w:rsidRPr="00C81BAD">
        <w:rPr>
          <w:rFonts w:ascii="宋体" w:eastAsia="宋体" w:hAnsi="宋体"/>
        </w:rPr>
        <w:t xml:space="preserve">    Push_Up(ch[root][1]);</w:t>
      </w:r>
    </w:p>
    <w:p w:rsidR="008A1100" w:rsidRPr="00C81BAD" w:rsidRDefault="008A1100" w:rsidP="008A1100">
      <w:pPr>
        <w:rPr>
          <w:rFonts w:ascii="宋体" w:eastAsia="宋体" w:hAnsi="宋体"/>
        </w:rPr>
      </w:pPr>
      <w:r w:rsidRPr="00C81BAD">
        <w:rPr>
          <w:rFonts w:ascii="宋体" w:eastAsia="宋体" w:hAnsi="宋体"/>
        </w:rPr>
        <w:t xml:space="preserve">    Push_Up(root);</w:t>
      </w:r>
    </w:p>
    <w:p w:rsidR="008A1100" w:rsidRPr="00C81BAD" w:rsidRDefault="008A1100" w:rsidP="008A1100">
      <w:pPr>
        <w:rPr>
          <w:rFonts w:ascii="宋体" w:eastAsia="宋体" w:hAnsi="宋体"/>
        </w:rPr>
      </w:pPr>
      <w:r w:rsidRPr="00C81BAD">
        <w:rPr>
          <w:rFonts w:ascii="宋体" w:eastAsia="宋体" w:hAnsi="宋体"/>
        </w:rPr>
        <w:t xml:space="preserve">    int z=Get_Kth(root,c+1);</w:t>
      </w:r>
    </w:p>
    <w:p w:rsidR="008A1100" w:rsidRPr="00C81BAD" w:rsidRDefault="008A1100" w:rsidP="008A1100">
      <w:pPr>
        <w:rPr>
          <w:rFonts w:ascii="宋体" w:eastAsia="宋体" w:hAnsi="宋体"/>
        </w:rPr>
      </w:pPr>
      <w:r w:rsidRPr="00C81BAD">
        <w:rPr>
          <w:rFonts w:ascii="宋体" w:eastAsia="宋体" w:hAnsi="宋体"/>
        </w:rPr>
        <w:t xml:space="preserve">    Splay(z,0);</w:t>
      </w:r>
    </w:p>
    <w:p w:rsidR="008A1100" w:rsidRPr="00C81BAD" w:rsidRDefault="008A1100" w:rsidP="008A1100">
      <w:pPr>
        <w:rPr>
          <w:rFonts w:ascii="宋体" w:eastAsia="宋体" w:hAnsi="宋体"/>
        </w:rPr>
      </w:pPr>
      <w:r w:rsidRPr="00C81BAD">
        <w:rPr>
          <w:rFonts w:ascii="宋体" w:eastAsia="宋体" w:hAnsi="宋体"/>
        </w:rPr>
        <w:t xml:space="preserve">    int m=Get_Min(ch[root][1]);</w:t>
      </w:r>
    </w:p>
    <w:p w:rsidR="008A1100" w:rsidRPr="00C81BAD" w:rsidRDefault="008A1100" w:rsidP="008A1100">
      <w:pPr>
        <w:rPr>
          <w:rFonts w:ascii="宋体" w:eastAsia="宋体" w:hAnsi="宋体"/>
        </w:rPr>
      </w:pPr>
      <w:r w:rsidRPr="00C81BAD">
        <w:rPr>
          <w:rFonts w:ascii="宋体" w:eastAsia="宋体" w:hAnsi="宋体"/>
        </w:rPr>
        <w:t xml:space="preserve">    Splay(m,root);</w:t>
      </w:r>
    </w:p>
    <w:p w:rsidR="008A1100" w:rsidRPr="00C81BAD" w:rsidRDefault="008A1100" w:rsidP="008A1100">
      <w:pPr>
        <w:rPr>
          <w:rFonts w:ascii="宋体" w:eastAsia="宋体" w:hAnsi="宋体"/>
        </w:rPr>
      </w:pPr>
      <w:r w:rsidRPr="00C81BAD">
        <w:rPr>
          <w:rFonts w:ascii="宋体" w:eastAsia="宋体" w:hAnsi="宋体"/>
        </w:rPr>
        <w:t xml:space="preserve">    Key_value=tmp;</w:t>
      </w:r>
    </w:p>
    <w:p w:rsidR="008A1100" w:rsidRPr="00C81BAD" w:rsidRDefault="008A1100" w:rsidP="008A1100">
      <w:pPr>
        <w:rPr>
          <w:rFonts w:ascii="宋体" w:eastAsia="宋体" w:hAnsi="宋体"/>
        </w:rPr>
      </w:pPr>
      <w:r w:rsidRPr="00C81BAD">
        <w:rPr>
          <w:rFonts w:ascii="宋体" w:eastAsia="宋体" w:hAnsi="宋体"/>
        </w:rPr>
        <w:t xml:space="preserve">    pre[Key_value]=ch[root][1];</w:t>
      </w:r>
    </w:p>
    <w:p w:rsidR="008A1100" w:rsidRPr="00C81BAD" w:rsidRDefault="008A1100" w:rsidP="008A1100">
      <w:pPr>
        <w:rPr>
          <w:rFonts w:ascii="宋体" w:eastAsia="宋体" w:hAnsi="宋体"/>
        </w:rPr>
      </w:pPr>
      <w:r w:rsidRPr="00C81BAD">
        <w:rPr>
          <w:rFonts w:ascii="宋体" w:eastAsia="宋体" w:hAnsi="宋体"/>
        </w:rPr>
        <w:t xml:space="preserve">    Push_Up(ch[root][1]);</w:t>
      </w:r>
    </w:p>
    <w:p w:rsidR="008A1100" w:rsidRPr="00C81BAD" w:rsidRDefault="008A1100" w:rsidP="008A1100">
      <w:pPr>
        <w:rPr>
          <w:rFonts w:ascii="宋体" w:eastAsia="宋体" w:hAnsi="宋体"/>
        </w:rPr>
      </w:pPr>
      <w:r w:rsidRPr="00C81BAD">
        <w:rPr>
          <w:rFonts w:ascii="宋体" w:eastAsia="宋体" w:hAnsi="宋体"/>
        </w:rPr>
        <w:t xml:space="preserve">    Push_Up(root);</w:t>
      </w:r>
    </w:p>
    <w:p w:rsidR="008A1100" w:rsidRPr="00C81BAD" w:rsidRDefault="008A1100" w:rsidP="008A1100">
      <w:pPr>
        <w:rPr>
          <w:rFonts w:ascii="宋体" w:eastAsia="宋体" w:hAnsi="宋体"/>
        </w:rPr>
      </w:pPr>
      <w:r w:rsidRPr="00C81BAD">
        <w:rPr>
          <w:rFonts w:ascii="宋体" w:eastAsia="宋体" w:hAnsi="宋体"/>
        </w:rPr>
        <w:t>}</w:t>
      </w:r>
    </w:p>
    <w:p w:rsidR="008A1100" w:rsidRPr="00C81BAD" w:rsidRDefault="008A1100" w:rsidP="008A1100">
      <w:pPr>
        <w:rPr>
          <w:rFonts w:ascii="宋体" w:eastAsia="宋体" w:hAnsi="宋体"/>
        </w:rPr>
      </w:pPr>
      <w:r w:rsidRPr="00C81BAD">
        <w:rPr>
          <w:rFonts w:ascii="宋体" w:eastAsia="宋体" w:hAnsi="宋体"/>
        </w:rPr>
        <w:t>int cnt;</w:t>
      </w:r>
    </w:p>
    <w:p w:rsidR="008A1100" w:rsidRPr="00C81BAD" w:rsidRDefault="008A1100" w:rsidP="008A1100">
      <w:pPr>
        <w:rPr>
          <w:rFonts w:ascii="宋体" w:eastAsia="宋体" w:hAnsi="宋体"/>
        </w:rPr>
      </w:pPr>
      <w:r w:rsidRPr="00C81BAD">
        <w:rPr>
          <w:rFonts w:ascii="宋体" w:eastAsia="宋体" w:hAnsi="宋体"/>
        </w:rPr>
        <w:t>void InOrder(int r){</w:t>
      </w:r>
    </w:p>
    <w:p w:rsidR="008A1100" w:rsidRPr="00C81BAD" w:rsidRDefault="008A1100" w:rsidP="008A1100">
      <w:pPr>
        <w:rPr>
          <w:rFonts w:ascii="宋体" w:eastAsia="宋体" w:hAnsi="宋体"/>
        </w:rPr>
      </w:pPr>
      <w:r w:rsidRPr="00C81BAD">
        <w:rPr>
          <w:rFonts w:ascii="宋体" w:eastAsia="宋体" w:hAnsi="宋体"/>
        </w:rPr>
        <w:t xml:space="preserve">    if(r==0)</w:t>
      </w:r>
    </w:p>
    <w:p w:rsidR="008A1100" w:rsidRPr="00C81BAD" w:rsidRDefault="008A1100" w:rsidP="008A1100">
      <w:pPr>
        <w:rPr>
          <w:rFonts w:ascii="宋体" w:eastAsia="宋体" w:hAnsi="宋体"/>
        </w:rPr>
      </w:pPr>
      <w:r w:rsidRPr="00C81BAD">
        <w:rPr>
          <w:rFonts w:ascii="宋体" w:eastAsia="宋体" w:hAnsi="宋体"/>
        </w:rPr>
        <w:t xml:space="preserve">        return;</w:t>
      </w:r>
    </w:p>
    <w:p w:rsidR="008A1100" w:rsidRPr="00C81BAD" w:rsidRDefault="008A1100" w:rsidP="008A1100">
      <w:pPr>
        <w:rPr>
          <w:rFonts w:ascii="宋体" w:eastAsia="宋体" w:hAnsi="宋体"/>
        </w:rPr>
      </w:pPr>
      <w:r w:rsidRPr="00C81BAD">
        <w:rPr>
          <w:rFonts w:ascii="宋体" w:eastAsia="宋体" w:hAnsi="宋体"/>
        </w:rPr>
        <w:t xml:space="preserve">    Push_Down(r);</w:t>
      </w:r>
    </w:p>
    <w:p w:rsidR="008A1100" w:rsidRPr="00C81BAD" w:rsidRDefault="008A1100" w:rsidP="008A1100">
      <w:pPr>
        <w:rPr>
          <w:rFonts w:ascii="宋体" w:eastAsia="宋体" w:hAnsi="宋体"/>
        </w:rPr>
      </w:pPr>
      <w:r w:rsidRPr="00C81BAD">
        <w:rPr>
          <w:rFonts w:ascii="宋体" w:eastAsia="宋体" w:hAnsi="宋体"/>
        </w:rPr>
        <w:t xml:space="preserve">    InOrder(ch[r][0]);</w:t>
      </w:r>
    </w:p>
    <w:p w:rsidR="008A1100" w:rsidRPr="00C81BAD" w:rsidRDefault="008A1100" w:rsidP="008A1100">
      <w:pPr>
        <w:rPr>
          <w:rFonts w:ascii="宋体" w:eastAsia="宋体" w:hAnsi="宋体"/>
        </w:rPr>
      </w:pPr>
      <w:r w:rsidRPr="00C81BAD">
        <w:rPr>
          <w:rFonts w:ascii="宋体" w:eastAsia="宋体" w:hAnsi="宋体"/>
        </w:rPr>
        <w:t xml:space="preserve">    if(cnt&gt;=1&amp;&amp;cnt&lt;=n){</w:t>
      </w:r>
    </w:p>
    <w:p w:rsidR="008A1100" w:rsidRPr="00C81BAD" w:rsidRDefault="008A1100" w:rsidP="008A1100">
      <w:pPr>
        <w:rPr>
          <w:rFonts w:ascii="宋体" w:eastAsia="宋体" w:hAnsi="宋体"/>
        </w:rPr>
      </w:pPr>
      <w:r w:rsidRPr="00C81BAD">
        <w:rPr>
          <w:rFonts w:ascii="宋体" w:eastAsia="宋体" w:hAnsi="宋体"/>
        </w:rPr>
        <w:t xml:space="preserve">        if(cnt&gt;1) printf(" ");</w:t>
      </w:r>
    </w:p>
    <w:p w:rsidR="008A1100" w:rsidRPr="00C81BAD" w:rsidRDefault="008A1100" w:rsidP="008A1100">
      <w:pPr>
        <w:rPr>
          <w:rFonts w:ascii="宋体" w:eastAsia="宋体" w:hAnsi="宋体"/>
        </w:rPr>
      </w:pPr>
      <w:r w:rsidRPr="00C81BAD">
        <w:rPr>
          <w:rFonts w:ascii="宋体" w:eastAsia="宋体" w:hAnsi="宋体"/>
        </w:rPr>
        <w:t xml:space="preserve">        printf("%d",key[r]);</w:t>
      </w:r>
    </w:p>
    <w:p w:rsidR="008A1100" w:rsidRPr="00C81BAD" w:rsidRDefault="008A1100" w:rsidP="008A1100">
      <w:pPr>
        <w:rPr>
          <w:rFonts w:ascii="宋体" w:eastAsia="宋体" w:hAnsi="宋体"/>
        </w:rPr>
      </w:pPr>
      <w:r w:rsidRPr="00C81BAD">
        <w:rPr>
          <w:rFonts w:ascii="宋体" w:eastAsia="宋体" w:hAnsi="宋体"/>
        </w:rPr>
        <w:t xml:space="preserve">    }</w:t>
      </w:r>
    </w:p>
    <w:p w:rsidR="008A1100" w:rsidRPr="00C81BAD" w:rsidRDefault="008A1100" w:rsidP="008A1100">
      <w:pPr>
        <w:rPr>
          <w:rFonts w:ascii="宋体" w:eastAsia="宋体" w:hAnsi="宋体"/>
        </w:rPr>
      </w:pPr>
      <w:r w:rsidRPr="00C81BAD">
        <w:rPr>
          <w:rFonts w:ascii="宋体" w:eastAsia="宋体" w:hAnsi="宋体"/>
        </w:rPr>
        <w:t xml:space="preserve">    cnt++;</w:t>
      </w:r>
    </w:p>
    <w:p w:rsidR="008A1100" w:rsidRPr="00C81BAD" w:rsidRDefault="008A1100" w:rsidP="008A1100">
      <w:pPr>
        <w:rPr>
          <w:rFonts w:ascii="宋体" w:eastAsia="宋体" w:hAnsi="宋体"/>
        </w:rPr>
      </w:pPr>
      <w:r w:rsidRPr="00C81BAD">
        <w:rPr>
          <w:rFonts w:ascii="宋体" w:eastAsia="宋体" w:hAnsi="宋体"/>
        </w:rPr>
        <w:t xml:space="preserve">    InOrder(ch[r][1]);</w:t>
      </w:r>
    </w:p>
    <w:p w:rsidR="008A1100" w:rsidRPr="00C81BAD" w:rsidRDefault="008A1100" w:rsidP="008A1100">
      <w:pPr>
        <w:rPr>
          <w:rFonts w:ascii="宋体" w:eastAsia="宋体" w:hAnsi="宋体"/>
        </w:rPr>
      </w:pPr>
      <w:r w:rsidRPr="00C81BAD">
        <w:rPr>
          <w:rFonts w:ascii="宋体" w:eastAsia="宋体" w:hAnsi="宋体"/>
        </w:rPr>
        <w:t xml:space="preserve">}  </w:t>
      </w:r>
    </w:p>
    <w:p w:rsidR="008A1100" w:rsidRPr="00C81BAD" w:rsidRDefault="008A1100" w:rsidP="008A1100">
      <w:pPr>
        <w:rPr>
          <w:rFonts w:ascii="宋体" w:eastAsia="宋体" w:hAnsi="宋体"/>
        </w:rPr>
      </w:pPr>
      <w:r w:rsidRPr="00C81BAD">
        <w:rPr>
          <w:rFonts w:ascii="宋体" w:eastAsia="宋体" w:hAnsi="宋体"/>
        </w:rPr>
        <w:t>int main(){</w:t>
      </w:r>
    </w:p>
    <w:p w:rsidR="008A1100" w:rsidRPr="00C81BAD" w:rsidRDefault="008A1100" w:rsidP="008A1100">
      <w:pPr>
        <w:rPr>
          <w:rFonts w:ascii="宋体" w:eastAsia="宋体" w:hAnsi="宋体"/>
        </w:rPr>
      </w:pPr>
      <w:r w:rsidRPr="00C81BAD">
        <w:rPr>
          <w:rFonts w:ascii="宋体" w:eastAsia="宋体" w:hAnsi="宋体"/>
        </w:rPr>
        <w:t xml:space="preserve">    while(scanf("%d%d",&amp;n,&amp;q)!=EOF){</w:t>
      </w:r>
    </w:p>
    <w:p w:rsidR="008A1100" w:rsidRPr="00C81BAD" w:rsidRDefault="008A1100" w:rsidP="008A1100">
      <w:pPr>
        <w:rPr>
          <w:rFonts w:ascii="宋体" w:eastAsia="宋体" w:hAnsi="宋体"/>
        </w:rPr>
      </w:pPr>
      <w:r w:rsidRPr="00C81BAD">
        <w:rPr>
          <w:rFonts w:ascii="宋体" w:eastAsia="宋体" w:hAnsi="宋体"/>
        </w:rPr>
        <w:t xml:space="preserve">        Init();</w:t>
      </w:r>
    </w:p>
    <w:p w:rsidR="008A1100" w:rsidRPr="00C81BAD" w:rsidRDefault="008A1100" w:rsidP="008A1100">
      <w:pPr>
        <w:rPr>
          <w:rFonts w:ascii="宋体" w:eastAsia="宋体" w:hAnsi="宋体"/>
        </w:rPr>
      </w:pPr>
      <w:r w:rsidRPr="00C81BAD">
        <w:rPr>
          <w:rFonts w:ascii="宋体" w:eastAsia="宋体" w:hAnsi="宋体"/>
        </w:rPr>
        <w:t xml:space="preserve">        while(q--){</w:t>
      </w:r>
    </w:p>
    <w:p w:rsidR="008A1100" w:rsidRPr="00C81BAD" w:rsidRDefault="008A1100" w:rsidP="008A1100">
      <w:pPr>
        <w:rPr>
          <w:rFonts w:ascii="宋体" w:eastAsia="宋体" w:hAnsi="宋体"/>
        </w:rPr>
      </w:pPr>
      <w:r w:rsidRPr="00C81BAD">
        <w:rPr>
          <w:rFonts w:ascii="宋体" w:eastAsia="宋体" w:hAnsi="宋体"/>
        </w:rPr>
        <w:t xml:space="preserve">            int a,b;       </w:t>
      </w:r>
    </w:p>
    <w:p w:rsidR="008A1100" w:rsidRPr="00C81BAD" w:rsidRDefault="008A1100" w:rsidP="008A1100">
      <w:pPr>
        <w:rPr>
          <w:rFonts w:ascii="宋体" w:eastAsia="宋体" w:hAnsi="宋体"/>
        </w:rPr>
      </w:pPr>
      <w:r w:rsidRPr="00C81BAD">
        <w:rPr>
          <w:rFonts w:ascii="宋体" w:eastAsia="宋体" w:hAnsi="宋体"/>
        </w:rPr>
        <w:t xml:space="preserve">            scanf("%d%d",&amp;a,&amp;b);</w:t>
      </w:r>
    </w:p>
    <w:p w:rsidR="008A1100" w:rsidRPr="00C81BAD" w:rsidRDefault="008A1100" w:rsidP="008A1100">
      <w:pPr>
        <w:rPr>
          <w:rFonts w:ascii="宋体" w:eastAsia="宋体" w:hAnsi="宋体"/>
        </w:rPr>
      </w:pPr>
      <w:r w:rsidRPr="00C81BAD">
        <w:rPr>
          <w:rFonts w:ascii="宋体" w:eastAsia="宋体" w:hAnsi="宋体"/>
        </w:rPr>
        <w:t xml:space="preserve">            b=a+b-1;</w:t>
      </w:r>
    </w:p>
    <w:p w:rsidR="008A1100" w:rsidRPr="00C81BAD" w:rsidRDefault="008A1100" w:rsidP="008A1100">
      <w:pPr>
        <w:rPr>
          <w:rFonts w:ascii="宋体" w:eastAsia="宋体" w:hAnsi="宋体"/>
        </w:rPr>
      </w:pPr>
      <w:r w:rsidRPr="00C81BAD">
        <w:rPr>
          <w:rFonts w:ascii="宋体" w:eastAsia="宋体" w:hAnsi="宋体"/>
        </w:rPr>
        <w:t xml:space="preserve">            Cut(a,b,0);</w:t>
      </w:r>
    </w:p>
    <w:p w:rsidR="008A1100" w:rsidRPr="00C81BAD" w:rsidRDefault="008A1100" w:rsidP="008A1100">
      <w:pPr>
        <w:rPr>
          <w:rFonts w:ascii="宋体" w:eastAsia="宋体" w:hAnsi="宋体"/>
        </w:rPr>
      </w:pPr>
      <w:r w:rsidRPr="00C81BAD">
        <w:rPr>
          <w:rFonts w:ascii="宋体" w:eastAsia="宋体" w:hAnsi="宋体"/>
        </w:rPr>
        <w:t xml:space="preserve">        }  </w:t>
      </w:r>
    </w:p>
    <w:p w:rsidR="008A1100" w:rsidRPr="00C81BAD" w:rsidRDefault="008A1100" w:rsidP="008A1100">
      <w:pPr>
        <w:rPr>
          <w:rFonts w:ascii="宋体" w:eastAsia="宋体" w:hAnsi="宋体"/>
        </w:rPr>
      </w:pPr>
      <w:r w:rsidRPr="00C81BAD">
        <w:rPr>
          <w:rFonts w:ascii="宋体" w:eastAsia="宋体" w:hAnsi="宋体"/>
        </w:rPr>
        <w:t xml:space="preserve">        cnt=0;</w:t>
      </w:r>
    </w:p>
    <w:p w:rsidR="008A1100" w:rsidRPr="00C81BAD" w:rsidRDefault="008A1100" w:rsidP="008A1100">
      <w:pPr>
        <w:rPr>
          <w:rFonts w:ascii="宋体" w:eastAsia="宋体" w:hAnsi="宋体"/>
        </w:rPr>
      </w:pPr>
      <w:r w:rsidRPr="00C81BAD">
        <w:rPr>
          <w:rFonts w:ascii="宋体" w:eastAsia="宋体" w:hAnsi="宋体"/>
        </w:rPr>
        <w:t xml:space="preserve">        InOrder(root);</w:t>
      </w:r>
    </w:p>
    <w:p w:rsidR="008A1100" w:rsidRPr="00C81BAD" w:rsidRDefault="008A1100" w:rsidP="008A1100">
      <w:pPr>
        <w:rPr>
          <w:rFonts w:ascii="宋体" w:eastAsia="宋体" w:hAnsi="宋体"/>
        </w:rPr>
      </w:pPr>
      <w:r w:rsidRPr="00C81BAD">
        <w:rPr>
          <w:rFonts w:ascii="宋体" w:eastAsia="宋体" w:hAnsi="宋体"/>
        </w:rPr>
        <w:t xml:space="preserve">        printf("\n");</w:t>
      </w:r>
    </w:p>
    <w:p w:rsidR="008A1100" w:rsidRPr="00C81BAD" w:rsidRDefault="008A1100" w:rsidP="008A1100">
      <w:pPr>
        <w:rPr>
          <w:rFonts w:ascii="宋体" w:eastAsia="宋体" w:hAnsi="宋体"/>
        </w:rPr>
      </w:pPr>
      <w:r w:rsidRPr="00C81BAD">
        <w:rPr>
          <w:rFonts w:ascii="宋体" w:eastAsia="宋体" w:hAnsi="宋体"/>
        </w:rPr>
        <w:t xml:space="preserve">    }</w:t>
      </w:r>
    </w:p>
    <w:p w:rsidR="008A1100" w:rsidRPr="00C81BAD" w:rsidRDefault="008A1100" w:rsidP="008A1100">
      <w:pPr>
        <w:rPr>
          <w:rFonts w:ascii="宋体" w:eastAsia="宋体" w:hAnsi="宋体"/>
        </w:rPr>
      </w:pPr>
      <w:r w:rsidRPr="00C81BAD">
        <w:rPr>
          <w:rFonts w:ascii="宋体" w:eastAsia="宋体" w:hAnsi="宋体"/>
        </w:rPr>
        <w:t xml:space="preserve">    return 0;</w:t>
      </w:r>
    </w:p>
    <w:p w:rsidR="008A1100" w:rsidRPr="00C81BAD" w:rsidRDefault="008A1100" w:rsidP="008A1100">
      <w:pPr>
        <w:rPr>
          <w:rFonts w:ascii="宋体" w:eastAsia="宋体" w:hAnsi="宋体"/>
        </w:rPr>
      </w:pPr>
      <w:r w:rsidRPr="00C81BAD">
        <w:rPr>
          <w:rFonts w:ascii="宋体" w:eastAsia="宋体" w:hAnsi="宋体"/>
        </w:rPr>
        <w:t>}</w:t>
      </w:r>
    </w:p>
    <w:p w:rsidR="00067869" w:rsidRPr="00C81BAD" w:rsidRDefault="00BF0E96" w:rsidP="00067869">
      <w:pPr>
        <w:pStyle w:val="2"/>
        <w:rPr>
          <w:rFonts w:ascii="宋体" w:eastAsia="宋体" w:hAnsi="宋体"/>
        </w:rPr>
      </w:pPr>
      <w:bookmarkStart w:id="53" w:name="_Toc523521136"/>
      <w:r w:rsidRPr="00C81BAD">
        <w:rPr>
          <w:rFonts w:ascii="宋体" w:eastAsia="宋体" w:hAnsi="宋体" w:hint="eastAsia"/>
        </w:rPr>
        <w:lastRenderedPageBreak/>
        <w:t>基础题</w:t>
      </w:r>
      <w:bookmarkEnd w:id="53"/>
    </w:p>
    <w:p w:rsidR="00117B01" w:rsidRPr="00C81BAD" w:rsidRDefault="00117B01" w:rsidP="009161CA">
      <w:pPr>
        <w:pStyle w:val="3"/>
        <w:rPr>
          <w:rFonts w:ascii="宋体" w:eastAsia="宋体" w:hAnsi="宋体"/>
          <w:b w:val="0"/>
        </w:rPr>
      </w:pPr>
      <w:bookmarkStart w:id="54" w:name="_Toc523521137"/>
      <w:r w:rsidRPr="00C81BAD">
        <w:rPr>
          <w:rFonts w:ascii="宋体" w:eastAsia="宋体" w:hAnsi="宋体" w:hint="eastAsia"/>
          <w:b w:val="0"/>
        </w:rPr>
        <w:t>√-牛客网2018暑期多校第4场-</w:t>
      </w:r>
      <w:r w:rsidRPr="00C81BAD">
        <w:rPr>
          <w:rFonts w:ascii="宋体" w:eastAsia="宋体" w:hAnsi="宋体"/>
          <w:b w:val="0"/>
        </w:rPr>
        <w:t>F</w:t>
      </w:r>
      <w:r w:rsidRPr="00C81BAD">
        <w:rPr>
          <w:rFonts w:ascii="宋体" w:eastAsia="宋体" w:hAnsi="宋体" w:hint="eastAsia"/>
          <w:b w:val="0"/>
        </w:rPr>
        <w:t>-</w:t>
      </w:r>
      <w:r w:rsidRPr="00C81BAD">
        <w:rPr>
          <w:rFonts w:ascii="宋体" w:eastAsia="宋体" w:hAnsi="宋体"/>
          <w:b w:val="0"/>
        </w:rPr>
        <w:t>Beautiful Garden</w:t>
      </w:r>
      <w:r w:rsidRPr="00C81BAD">
        <w:rPr>
          <w:rFonts w:ascii="宋体" w:eastAsia="宋体" w:hAnsi="宋体" w:hint="eastAsia"/>
          <w:b w:val="0"/>
        </w:rPr>
        <w:t>-签到题</w:t>
      </w:r>
      <w:bookmarkEnd w:id="54"/>
      <w:r w:rsidR="009161CA" w:rsidRPr="00C81BAD">
        <w:rPr>
          <w:rFonts w:ascii="宋体" w:eastAsia="宋体" w:hAnsi="宋体"/>
          <w:b w:val="0"/>
        </w:rPr>
        <w:fldChar w:fldCharType="begin"/>
      </w:r>
      <w:r w:rsidR="009161CA" w:rsidRPr="00C81BAD">
        <w:rPr>
          <w:rFonts w:ascii="宋体" w:eastAsia="宋体" w:hAnsi="宋体"/>
        </w:rPr>
        <w:instrText xml:space="preserve"> XE "</w:instrText>
      </w:r>
      <w:r w:rsidR="009161CA" w:rsidRPr="00C81BAD">
        <w:rPr>
          <w:rFonts w:ascii="宋体" w:eastAsia="宋体" w:hAnsi="宋体" w:hint="eastAsia"/>
          <w:b w:val="0"/>
        </w:rPr>
        <w:instrText>√-牛客网2018暑期多校第4场-</w:instrText>
      </w:r>
      <w:r w:rsidR="009161CA" w:rsidRPr="00C81BAD">
        <w:rPr>
          <w:rFonts w:ascii="宋体" w:eastAsia="宋体" w:hAnsi="宋体"/>
          <w:b w:val="0"/>
        </w:rPr>
        <w:instrText>F</w:instrText>
      </w:r>
      <w:r w:rsidR="009161CA" w:rsidRPr="00C81BAD">
        <w:rPr>
          <w:rFonts w:ascii="宋体" w:eastAsia="宋体" w:hAnsi="宋体" w:hint="eastAsia"/>
          <w:b w:val="0"/>
        </w:rPr>
        <w:instrText>-</w:instrText>
      </w:r>
      <w:r w:rsidR="009161CA" w:rsidRPr="00C81BAD">
        <w:rPr>
          <w:rFonts w:ascii="宋体" w:eastAsia="宋体" w:hAnsi="宋体"/>
          <w:b w:val="0"/>
        </w:rPr>
        <w:instrText>Beautiful Garden</w:instrText>
      </w:r>
      <w:r w:rsidR="009161CA" w:rsidRPr="00C81BAD">
        <w:rPr>
          <w:rFonts w:ascii="宋体" w:eastAsia="宋体" w:hAnsi="宋体" w:hint="eastAsia"/>
          <w:b w:val="0"/>
        </w:rPr>
        <w:instrText>-签到题</w:instrText>
      </w:r>
      <w:r w:rsidR="009161CA" w:rsidRPr="00C81BAD">
        <w:rPr>
          <w:rFonts w:ascii="宋体" w:eastAsia="宋体" w:hAnsi="宋体"/>
        </w:rPr>
        <w:instrText xml:space="preserve">" \y "牛客网" </w:instrText>
      </w:r>
      <w:r w:rsidR="009161CA" w:rsidRPr="00C81BAD">
        <w:rPr>
          <w:rFonts w:ascii="宋体" w:eastAsia="宋体" w:hAnsi="宋体"/>
          <w:b w:val="0"/>
        </w:rPr>
        <w:fldChar w:fldCharType="end"/>
      </w:r>
    </w:p>
    <w:p w:rsidR="00117B01" w:rsidRPr="00C81BAD" w:rsidRDefault="00117B01" w:rsidP="00117B01">
      <w:pPr>
        <w:rPr>
          <w:rFonts w:ascii="宋体" w:eastAsia="宋体" w:hAnsi="宋体"/>
        </w:rPr>
      </w:pPr>
      <w:r w:rsidRPr="00C81BAD">
        <w:rPr>
          <w:rFonts w:ascii="宋体" w:eastAsia="宋体" w:hAnsi="宋体" w:hint="eastAsia"/>
        </w:rPr>
        <w:t>【题意】</w:t>
      </w:r>
    </w:p>
    <w:p w:rsidR="00117B01" w:rsidRPr="00C81BAD" w:rsidRDefault="00117B01" w:rsidP="00117B01">
      <w:pPr>
        <w:rPr>
          <w:rFonts w:ascii="宋体" w:eastAsia="宋体" w:hAnsi="宋体"/>
        </w:rPr>
      </w:pPr>
      <w:r w:rsidRPr="00C81BAD">
        <w:rPr>
          <w:rFonts w:ascii="宋体" w:eastAsia="宋体" w:hAnsi="宋体" w:hint="eastAsia"/>
        </w:rPr>
        <w:t>【题解】</w:t>
      </w:r>
    </w:p>
    <w:p w:rsidR="00117B01" w:rsidRPr="00C81BAD" w:rsidRDefault="00117B01" w:rsidP="00117B01">
      <w:pPr>
        <w:rPr>
          <w:rFonts w:ascii="宋体" w:eastAsia="宋体" w:hAnsi="宋体"/>
        </w:rPr>
      </w:pPr>
      <w:r w:rsidRPr="00C81BAD">
        <w:rPr>
          <w:rFonts w:ascii="宋体" w:eastAsia="宋体" w:hAnsi="宋体" w:hint="eastAsia"/>
        </w:rPr>
        <w:t>【自测数据】</w:t>
      </w:r>
    </w:p>
    <w:p w:rsidR="00117B01" w:rsidRPr="00C81BAD" w:rsidRDefault="00117B01" w:rsidP="00117B01">
      <w:pPr>
        <w:rPr>
          <w:rFonts w:ascii="宋体" w:eastAsia="宋体" w:hAnsi="宋体"/>
        </w:rPr>
      </w:pPr>
      <w:r w:rsidRPr="00C81BAD">
        <w:rPr>
          <w:rFonts w:ascii="宋体" w:eastAsia="宋体" w:hAnsi="宋体"/>
        </w:rPr>
        <w:t>/*</w:t>
      </w:r>
    </w:p>
    <w:p w:rsidR="00117B01" w:rsidRPr="00C81BAD" w:rsidRDefault="00117B01" w:rsidP="00117B01">
      <w:pPr>
        <w:rPr>
          <w:rFonts w:ascii="宋体" w:eastAsia="宋体" w:hAnsi="宋体"/>
        </w:rPr>
      </w:pPr>
      <w:r w:rsidRPr="00C81BAD">
        <w:rPr>
          <w:rFonts w:ascii="宋体" w:eastAsia="宋体" w:hAnsi="宋体"/>
        </w:rPr>
        <w:t>input</w:t>
      </w:r>
    </w:p>
    <w:p w:rsidR="00117B01" w:rsidRPr="00C81BAD" w:rsidRDefault="00117B01" w:rsidP="00117B01">
      <w:pPr>
        <w:rPr>
          <w:rFonts w:ascii="宋体" w:eastAsia="宋体" w:hAnsi="宋体"/>
        </w:rPr>
      </w:pPr>
      <w:r w:rsidRPr="00C81BAD">
        <w:rPr>
          <w:rFonts w:ascii="宋体" w:eastAsia="宋体" w:hAnsi="宋体"/>
        </w:rPr>
        <w:t>5</w:t>
      </w:r>
    </w:p>
    <w:p w:rsidR="00117B01" w:rsidRPr="00C81BAD" w:rsidRDefault="00117B01" w:rsidP="00117B01">
      <w:pPr>
        <w:rPr>
          <w:rFonts w:ascii="宋体" w:eastAsia="宋体" w:hAnsi="宋体"/>
        </w:rPr>
      </w:pPr>
      <w:r w:rsidRPr="00C81BAD">
        <w:rPr>
          <w:rFonts w:ascii="宋体" w:eastAsia="宋体" w:hAnsi="宋体"/>
        </w:rPr>
        <w:t>6 8</w:t>
      </w:r>
    </w:p>
    <w:p w:rsidR="00117B01" w:rsidRPr="00C81BAD" w:rsidRDefault="00117B01" w:rsidP="00117B01">
      <w:pPr>
        <w:rPr>
          <w:rFonts w:ascii="宋体" w:eastAsia="宋体" w:hAnsi="宋体"/>
        </w:rPr>
      </w:pPr>
      <w:r w:rsidRPr="00C81BAD">
        <w:rPr>
          <w:rFonts w:ascii="宋体" w:eastAsia="宋体" w:hAnsi="宋体"/>
        </w:rPr>
        <w:t>acbbbbca</w:t>
      </w:r>
    </w:p>
    <w:p w:rsidR="00117B01" w:rsidRPr="00C81BAD" w:rsidRDefault="00117B01" w:rsidP="00117B01">
      <w:pPr>
        <w:rPr>
          <w:rFonts w:ascii="宋体" w:eastAsia="宋体" w:hAnsi="宋体"/>
        </w:rPr>
      </w:pPr>
      <w:r w:rsidRPr="00C81BAD">
        <w:rPr>
          <w:rFonts w:ascii="宋体" w:eastAsia="宋体" w:hAnsi="宋体"/>
        </w:rPr>
        <w:t>dcaccacd</w:t>
      </w:r>
    </w:p>
    <w:p w:rsidR="00117B01" w:rsidRPr="00C81BAD" w:rsidRDefault="00117B01" w:rsidP="00117B01">
      <w:pPr>
        <w:rPr>
          <w:rFonts w:ascii="宋体" w:eastAsia="宋体" w:hAnsi="宋体"/>
        </w:rPr>
      </w:pPr>
      <w:r w:rsidRPr="00C81BAD">
        <w:rPr>
          <w:rFonts w:ascii="宋体" w:eastAsia="宋体" w:hAnsi="宋体"/>
        </w:rPr>
        <w:t>cdaddadc</w:t>
      </w:r>
    </w:p>
    <w:p w:rsidR="00117B01" w:rsidRPr="00C81BAD" w:rsidRDefault="00117B01" w:rsidP="00117B01">
      <w:pPr>
        <w:rPr>
          <w:rFonts w:ascii="宋体" w:eastAsia="宋体" w:hAnsi="宋体"/>
        </w:rPr>
      </w:pPr>
      <w:r w:rsidRPr="00C81BAD">
        <w:rPr>
          <w:rFonts w:ascii="宋体" w:eastAsia="宋体" w:hAnsi="宋体"/>
        </w:rPr>
        <w:t>cdaddadc</w:t>
      </w:r>
    </w:p>
    <w:p w:rsidR="00117B01" w:rsidRPr="00C81BAD" w:rsidRDefault="00117B01" w:rsidP="00117B01">
      <w:pPr>
        <w:rPr>
          <w:rFonts w:ascii="宋体" w:eastAsia="宋体" w:hAnsi="宋体"/>
        </w:rPr>
      </w:pPr>
      <w:r w:rsidRPr="00C81BAD">
        <w:rPr>
          <w:rFonts w:ascii="宋体" w:eastAsia="宋体" w:hAnsi="宋体"/>
        </w:rPr>
        <w:t>dcaccacd</w:t>
      </w:r>
    </w:p>
    <w:p w:rsidR="00117B01" w:rsidRPr="00C81BAD" w:rsidRDefault="00117B01" w:rsidP="00117B01">
      <w:pPr>
        <w:rPr>
          <w:rFonts w:ascii="宋体" w:eastAsia="宋体" w:hAnsi="宋体"/>
        </w:rPr>
      </w:pPr>
      <w:r w:rsidRPr="00C81BAD">
        <w:rPr>
          <w:rFonts w:ascii="宋体" w:eastAsia="宋体" w:hAnsi="宋体"/>
        </w:rPr>
        <w:t>acbbbbca</w:t>
      </w:r>
    </w:p>
    <w:p w:rsidR="00117B01" w:rsidRPr="00C81BAD" w:rsidRDefault="00117B01" w:rsidP="00117B01">
      <w:pPr>
        <w:rPr>
          <w:rFonts w:ascii="宋体" w:eastAsia="宋体" w:hAnsi="宋体"/>
        </w:rPr>
      </w:pPr>
      <w:r w:rsidRPr="00C81BAD">
        <w:rPr>
          <w:rFonts w:ascii="宋体" w:eastAsia="宋体" w:hAnsi="宋体"/>
        </w:rPr>
        <w:t>6 8</w:t>
      </w:r>
    </w:p>
    <w:p w:rsidR="00117B01" w:rsidRPr="00C81BAD" w:rsidRDefault="00117B01" w:rsidP="00117B01">
      <w:pPr>
        <w:rPr>
          <w:rFonts w:ascii="宋体" w:eastAsia="宋体" w:hAnsi="宋体"/>
        </w:rPr>
      </w:pPr>
      <w:r w:rsidRPr="00C81BAD">
        <w:rPr>
          <w:rFonts w:ascii="宋体" w:eastAsia="宋体" w:hAnsi="宋体"/>
        </w:rPr>
        <w:t>acbcbbca</w:t>
      </w:r>
    </w:p>
    <w:p w:rsidR="00117B01" w:rsidRPr="00C81BAD" w:rsidRDefault="00117B01" w:rsidP="00117B01">
      <w:pPr>
        <w:rPr>
          <w:rFonts w:ascii="宋体" w:eastAsia="宋体" w:hAnsi="宋体"/>
        </w:rPr>
      </w:pPr>
      <w:r w:rsidRPr="00C81BAD">
        <w:rPr>
          <w:rFonts w:ascii="宋体" w:eastAsia="宋体" w:hAnsi="宋体"/>
        </w:rPr>
        <w:t>dcaccacd</w:t>
      </w:r>
    </w:p>
    <w:p w:rsidR="00117B01" w:rsidRPr="00C81BAD" w:rsidRDefault="00117B01" w:rsidP="00117B01">
      <w:pPr>
        <w:rPr>
          <w:rFonts w:ascii="宋体" w:eastAsia="宋体" w:hAnsi="宋体"/>
        </w:rPr>
      </w:pPr>
      <w:r w:rsidRPr="00C81BAD">
        <w:rPr>
          <w:rFonts w:ascii="宋体" w:eastAsia="宋体" w:hAnsi="宋体"/>
        </w:rPr>
        <w:t>cdaddadc</w:t>
      </w:r>
    </w:p>
    <w:p w:rsidR="00117B01" w:rsidRPr="00C81BAD" w:rsidRDefault="00117B01" w:rsidP="00117B01">
      <w:pPr>
        <w:rPr>
          <w:rFonts w:ascii="宋体" w:eastAsia="宋体" w:hAnsi="宋体"/>
        </w:rPr>
      </w:pPr>
      <w:r w:rsidRPr="00C81BAD">
        <w:rPr>
          <w:rFonts w:ascii="宋体" w:eastAsia="宋体" w:hAnsi="宋体"/>
        </w:rPr>
        <w:t>cdaddadc</w:t>
      </w:r>
    </w:p>
    <w:p w:rsidR="00117B01" w:rsidRPr="00C81BAD" w:rsidRDefault="00117B01" w:rsidP="00117B01">
      <w:pPr>
        <w:rPr>
          <w:rFonts w:ascii="宋体" w:eastAsia="宋体" w:hAnsi="宋体"/>
        </w:rPr>
      </w:pPr>
      <w:r w:rsidRPr="00C81BAD">
        <w:rPr>
          <w:rFonts w:ascii="宋体" w:eastAsia="宋体" w:hAnsi="宋体"/>
        </w:rPr>
        <w:t>dcaccacd</w:t>
      </w:r>
    </w:p>
    <w:p w:rsidR="00117B01" w:rsidRPr="00C81BAD" w:rsidRDefault="00117B01" w:rsidP="00117B01">
      <w:pPr>
        <w:rPr>
          <w:rFonts w:ascii="宋体" w:eastAsia="宋体" w:hAnsi="宋体"/>
        </w:rPr>
      </w:pPr>
      <w:r w:rsidRPr="00C81BAD">
        <w:rPr>
          <w:rFonts w:ascii="宋体" w:eastAsia="宋体" w:hAnsi="宋体"/>
        </w:rPr>
        <w:t>acbbbbca</w:t>
      </w:r>
    </w:p>
    <w:p w:rsidR="00117B01" w:rsidRPr="00C81BAD" w:rsidRDefault="00117B01" w:rsidP="00117B01">
      <w:pPr>
        <w:rPr>
          <w:rFonts w:ascii="宋体" w:eastAsia="宋体" w:hAnsi="宋体"/>
        </w:rPr>
      </w:pPr>
      <w:r w:rsidRPr="00C81BAD">
        <w:rPr>
          <w:rFonts w:ascii="宋体" w:eastAsia="宋体" w:hAnsi="宋体"/>
        </w:rPr>
        <w:t>6 8</w:t>
      </w:r>
    </w:p>
    <w:p w:rsidR="00117B01" w:rsidRPr="00C81BAD" w:rsidRDefault="00117B01" w:rsidP="00117B01">
      <w:pPr>
        <w:rPr>
          <w:rFonts w:ascii="宋体" w:eastAsia="宋体" w:hAnsi="宋体"/>
        </w:rPr>
      </w:pPr>
      <w:r w:rsidRPr="00C81BAD">
        <w:rPr>
          <w:rFonts w:ascii="宋体" w:eastAsia="宋体" w:hAnsi="宋体"/>
        </w:rPr>
        <w:t>acbbbbca</w:t>
      </w:r>
    </w:p>
    <w:p w:rsidR="00117B01" w:rsidRPr="00C81BAD" w:rsidRDefault="00117B01" w:rsidP="00117B01">
      <w:pPr>
        <w:rPr>
          <w:rFonts w:ascii="宋体" w:eastAsia="宋体" w:hAnsi="宋体"/>
        </w:rPr>
      </w:pPr>
      <w:r w:rsidRPr="00C81BAD">
        <w:rPr>
          <w:rFonts w:ascii="宋体" w:eastAsia="宋体" w:hAnsi="宋体"/>
        </w:rPr>
        <w:t>dcadcacd</w:t>
      </w:r>
    </w:p>
    <w:p w:rsidR="00117B01" w:rsidRPr="00C81BAD" w:rsidRDefault="00117B01" w:rsidP="00117B01">
      <w:pPr>
        <w:rPr>
          <w:rFonts w:ascii="宋体" w:eastAsia="宋体" w:hAnsi="宋体"/>
        </w:rPr>
      </w:pPr>
      <w:r w:rsidRPr="00C81BAD">
        <w:rPr>
          <w:rFonts w:ascii="宋体" w:eastAsia="宋体" w:hAnsi="宋体"/>
        </w:rPr>
        <w:t>cdaddadc</w:t>
      </w:r>
    </w:p>
    <w:p w:rsidR="00117B01" w:rsidRPr="00C81BAD" w:rsidRDefault="00117B01" w:rsidP="00117B01">
      <w:pPr>
        <w:rPr>
          <w:rFonts w:ascii="宋体" w:eastAsia="宋体" w:hAnsi="宋体"/>
        </w:rPr>
      </w:pPr>
      <w:r w:rsidRPr="00C81BAD">
        <w:rPr>
          <w:rFonts w:ascii="宋体" w:eastAsia="宋体" w:hAnsi="宋体"/>
        </w:rPr>
        <w:t>cdaddadc</w:t>
      </w:r>
    </w:p>
    <w:p w:rsidR="00117B01" w:rsidRPr="00C81BAD" w:rsidRDefault="00117B01" w:rsidP="00117B01">
      <w:pPr>
        <w:rPr>
          <w:rFonts w:ascii="宋体" w:eastAsia="宋体" w:hAnsi="宋体"/>
        </w:rPr>
      </w:pPr>
      <w:r w:rsidRPr="00C81BAD">
        <w:rPr>
          <w:rFonts w:ascii="宋体" w:eastAsia="宋体" w:hAnsi="宋体"/>
        </w:rPr>
        <w:t>dcaccacd</w:t>
      </w:r>
    </w:p>
    <w:p w:rsidR="00117B01" w:rsidRPr="00C81BAD" w:rsidRDefault="00117B01" w:rsidP="00117B01">
      <w:pPr>
        <w:rPr>
          <w:rFonts w:ascii="宋体" w:eastAsia="宋体" w:hAnsi="宋体"/>
        </w:rPr>
      </w:pPr>
      <w:r w:rsidRPr="00C81BAD">
        <w:rPr>
          <w:rFonts w:ascii="宋体" w:eastAsia="宋体" w:hAnsi="宋体"/>
        </w:rPr>
        <w:t>acbbbbca</w:t>
      </w:r>
    </w:p>
    <w:p w:rsidR="00117B01" w:rsidRPr="00C81BAD" w:rsidRDefault="00117B01" w:rsidP="00117B01">
      <w:pPr>
        <w:rPr>
          <w:rFonts w:ascii="宋体" w:eastAsia="宋体" w:hAnsi="宋体"/>
        </w:rPr>
      </w:pPr>
      <w:r w:rsidRPr="00C81BAD">
        <w:rPr>
          <w:rFonts w:ascii="宋体" w:eastAsia="宋体" w:hAnsi="宋体"/>
        </w:rPr>
        <w:t>4 4</w:t>
      </w:r>
    </w:p>
    <w:p w:rsidR="00117B01" w:rsidRPr="00C81BAD" w:rsidRDefault="00117B01" w:rsidP="00117B01">
      <w:pPr>
        <w:rPr>
          <w:rFonts w:ascii="宋体" w:eastAsia="宋体" w:hAnsi="宋体"/>
        </w:rPr>
      </w:pPr>
      <w:r w:rsidRPr="00C81BAD">
        <w:rPr>
          <w:rFonts w:ascii="宋体" w:eastAsia="宋体" w:hAnsi="宋体"/>
        </w:rPr>
        <w:t>aaaa</w:t>
      </w:r>
    </w:p>
    <w:p w:rsidR="00117B01" w:rsidRPr="00C81BAD" w:rsidRDefault="00117B01" w:rsidP="00117B01">
      <w:pPr>
        <w:rPr>
          <w:rFonts w:ascii="宋体" w:eastAsia="宋体" w:hAnsi="宋体"/>
        </w:rPr>
      </w:pPr>
      <w:r w:rsidRPr="00C81BAD">
        <w:rPr>
          <w:rFonts w:ascii="宋体" w:eastAsia="宋体" w:hAnsi="宋体"/>
        </w:rPr>
        <w:t>aaaa</w:t>
      </w:r>
    </w:p>
    <w:p w:rsidR="00117B01" w:rsidRPr="00C81BAD" w:rsidRDefault="00117B01" w:rsidP="00117B01">
      <w:pPr>
        <w:rPr>
          <w:rFonts w:ascii="宋体" w:eastAsia="宋体" w:hAnsi="宋体"/>
        </w:rPr>
      </w:pPr>
      <w:r w:rsidRPr="00C81BAD">
        <w:rPr>
          <w:rFonts w:ascii="宋体" w:eastAsia="宋体" w:hAnsi="宋体"/>
        </w:rPr>
        <w:t>aaaa</w:t>
      </w:r>
    </w:p>
    <w:p w:rsidR="00117B01" w:rsidRPr="00C81BAD" w:rsidRDefault="00117B01" w:rsidP="00117B01">
      <w:pPr>
        <w:rPr>
          <w:rFonts w:ascii="宋体" w:eastAsia="宋体" w:hAnsi="宋体"/>
        </w:rPr>
      </w:pPr>
      <w:r w:rsidRPr="00C81BAD">
        <w:rPr>
          <w:rFonts w:ascii="宋体" w:eastAsia="宋体" w:hAnsi="宋体"/>
        </w:rPr>
        <w:t>aaaa</w:t>
      </w:r>
    </w:p>
    <w:p w:rsidR="00117B01" w:rsidRPr="00C81BAD" w:rsidRDefault="00117B01" w:rsidP="00117B01">
      <w:pPr>
        <w:rPr>
          <w:rFonts w:ascii="宋体" w:eastAsia="宋体" w:hAnsi="宋体"/>
        </w:rPr>
      </w:pPr>
      <w:r w:rsidRPr="00C81BAD">
        <w:rPr>
          <w:rFonts w:ascii="宋体" w:eastAsia="宋体" w:hAnsi="宋体"/>
        </w:rPr>
        <w:t>4 6</w:t>
      </w:r>
    </w:p>
    <w:p w:rsidR="00117B01" w:rsidRPr="00C81BAD" w:rsidRDefault="00117B01" w:rsidP="00117B01">
      <w:pPr>
        <w:rPr>
          <w:rFonts w:ascii="宋体" w:eastAsia="宋体" w:hAnsi="宋体"/>
        </w:rPr>
      </w:pPr>
      <w:r w:rsidRPr="00C81BAD">
        <w:rPr>
          <w:rFonts w:ascii="宋体" w:eastAsia="宋体" w:hAnsi="宋体"/>
        </w:rPr>
        <w:t>abccba</w:t>
      </w:r>
    </w:p>
    <w:p w:rsidR="00117B01" w:rsidRPr="00C81BAD" w:rsidRDefault="00117B01" w:rsidP="00117B01">
      <w:pPr>
        <w:rPr>
          <w:rFonts w:ascii="宋体" w:eastAsia="宋体" w:hAnsi="宋体"/>
        </w:rPr>
      </w:pPr>
      <w:r w:rsidRPr="00C81BAD">
        <w:rPr>
          <w:rFonts w:ascii="宋体" w:eastAsia="宋体" w:hAnsi="宋体"/>
        </w:rPr>
        <w:t>dcfccd</w:t>
      </w:r>
    </w:p>
    <w:p w:rsidR="00117B01" w:rsidRPr="00C81BAD" w:rsidRDefault="00117B01" w:rsidP="00117B01">
      <w:pPr>
        <w:rPr>
          <w:rFonts w:ascii="宋体" w:eastAsia="宋体" w:hAnsi="宋体"/>
        </w:rPr>
      </w:pPr>
      <w:r w:rsidRPr="00C81BAD">
        <w:rPr>
          <w:rFonts w:ascii="宋体" w:eastAsia="宋体" w:hAnsi="宋体"/>
        </w:rPr>
        <w:t>defced</w:t>
      </w:r>
    </w:p>
    <w:p w:rsidR="00117B01" w:rsidRPr="00C81BAD" w:rsidRDefault="00117B01" w:rsidP="00117B01">
      <w:pPr>
        <w:rPr>
          <w:rFonts w:ascii="宋体" w:eastAsia="宋体" w:hAnsi="宋体"/>
        </w:rPr>
      </w:pPr>
      <w:r w:rsidRPr="00C81BAD">
        <w:rPr>
          <w:rFonts w:ascii="宋体" w:eastAsia="宋体" w:hAnsi="宋体"/>
        </w:rPr>
        <w:t>abccba</w:t>
      </w:r>
    </w:p>
    <w:p w:rsidR="00117B01" w:rsidRPr="00C81BAD" w:rsidRDefault="00117B01" w:rsidP="00117B01">
      <w:pPr>
        <w:rPr>
          <w:rFonts w:ascii="宋体" w:eastAsia="宋体" w:hAnsi="宋体"/>
        </w:rPr>
      </w:pPr>
      <w:r w:rsidRPr="00C81BAD">
        <w:rPr>
          <w:rFonts w:ascii="宋体" w:eastAsia="宋体" w:hAnsi="宋体"/>
        </w:rPr>
        <w:lastRenderedPageBreak/>
        <w:t>output</w:t>
      </w:r>
    </w:p>
    <w:p w:rsidR="00117B01" w:rsidRPr="00C81BAD" w:rsidRDefault="00117B01" w:rsidP="00117B01">
      <w:pPr>
        <w:rPr>
          <w:rFonts w:ascii="宋体" w:eastAsia="宋体" w:hAnsi="宋体"/>
        </w:rPr>
      </w:pPr>
      <w:r w:rsidRPr="00C81BAD">
        <w:rPr>
          <w:rFonts w:ascii="宋体" w:eastAsia="宋体" w:hAnsi="宋体"/>
        </w:rPr>
        <w:t>6</w:t>
      </w:r>
    </w:p>
    <w:p w:rsidR="00117B01" w:rsidRPr="00C81BAD" w:rsidRDefault="00117B01" w:rsidP="00117B01">
      <w:pPr>
        <w:rPr>
          <w:rFonts w:ascii="宋体" w:eastAsia="宋体" w:hAnsi="宋体"/>
        </w:rPr>
      </w:pPr>
      <w:r w:rsidRPr="00C81BAD">
        <w:rPr>
          <w:rFonts w:ascii="宋体" w:eastAsia="宋体" w:hAnsi="宋体"/>
        </w:rPr>
        <w:t>0</w:t>
      </w:r>
    </w:p>
    <w:p w:rsidR="00117B01" w:rsidRPr="00C81BAD" w:rsidRDefault="00117B01" w:rsidP="00117B01">
      <w:pPr>
        <w:rPr>
          <w:rFonts w:ascii="宋体" w:eastAsia="宋体" w:hAnsi="宋体"/>
        </w:rPr>
      </w:pPr>
      <w:r w:rsidRPr="00C81BAD">
        <w:rPr>
          <w:rFonts w:ascii="宋体" w:eastAsia="宋体" w:hAnsi="宋体"/>
        </w:rPr>
        <w:t>3</w:t>
      </w:r>
    </w:p>
    <w:p w:rsidR="00117B01" w:rsidRPr="00C81BAD" w:rsidRDefault="00117B01" w:rsidP="00117B01">
      <w:pPr>
        <w:rPr>
          <w:rFonts w:ascii="宋体" w:eastAsia="宋体" w:hAnsi="宋体"/>
        </w:rPr>
      </w:pPr>
      <w:r w:rsidRPr="00C81BAD">
        <w:rPr>
          <w:rFonts w:ascii="宋体" w:eastAsia="宋体" w:hAnsi="宋体"/>
        </w:rPr>
        <w:t>1</w:t>
      </w:r>
    </w:p>
    <w:p w:rsidR="00117B01" w:rsidRPr="00C81BAD" w:rsidRDefault="00117B01" w:rsidP="00117B01">
      <w:pPr>
        <w:rPr>
          <w:rFonts w:ascii="宋体" w:eastAsia="宋体" w:hAnsi="宋体"/>
        </w:rPr>
      </w:pPr>
      <w:r w:rsidRPr="00C81BAD">
        <w:rPr>
          <w:rFonts w:ascii="宋体" w:eastAsia="宋体" w:hAnsi="宋体"/>
        </w:rPr>
        <w:t>1</w:t>
      </w:r>
    </w:p>
    <w:p w:rsidR="00117B01" w:rsidRPr="00C81BAD" w:rsidRDefault="00117B01" w:rsidP="00117B01">
      <w:pPr>
        <w:rPr>
          <w:rFonts w:ascii="宋体" w:eastAsia="宋体" w:hAnsi="宋体"/>
        </w:rPr>
      </w:pPr>
      <w:r w:rsidRPr="00C81BAD">
        <w:rPr>
          <w:rFonts w:ascii="宋体" w:eastAsia="宋体" w:hAnsi="宋体"/>
        </w:rPr>
        <w:t>*/</w:t>
      </w:r>
    </w:p>
    <w:p w:rsidR="00117B01" w:rsidRPr="00C81BAD" w:rsidRDefault="00117B01" w:rsidP="00117B01">
      <w:pPr>
        <w:rPr>
          <w:rFonts w:ascii="宋体" w:eastAsia="宋体" w:hAnsi="宋体"/>
        </w:rPr>
      </w:pPr>
      <w:r w:rsidRPr="00C81BAD">
        <w:rPr>
          <w:rFonts w:ascii="宋体" w:eastAsia="宋体" w:hAnsi="宋体" w:hint="eastAsia"/>
        </w:rPr>
        <w:t>【代码】</w:t>
      </w:r>
    </w:p>
    <w:p w:rsidR="00117B01" w:rsidRPr="00C81BAD" w:rsidRDefault="00117B01" w:rsidP="00117B01">
      <w:pPr>
        <w:rPr>
          <w:rFonts w:ascii="宋体" w:eastAsia="宋体" w:hAnsi="宋体"/>
        </w:rPr>
      </w:pPr>
      <w:r w:rsidRPr="00C81BAD">
        <w:rPr>
          <w:rFonts w:ascii="宋体" w:eastAsia="宋体" w:hAnsi="宋体"/>
        </w:rPr>
        <w:t>#include &lt;bits/stdc++.h&gt;</w:t>
      </w:r>
    </w:p>
    <w:p w:rsidR="00117B01" w:rsidRPr="00C81BAD" w:rsidRDefault="00117B01" w:rsidP="00117B01">
      <w:pPr>
        <w:rPr>
          <w:rFonts w:ascii="宋体" w:eastAsia="宋体" w:hAnsi="宋体"/>
        </w:rPr>
      </w:pPr>
      <w:r w:rsidRPr="00C81BAD">
        <w:rPr>
          <w:rFonts w:ascii="宋体" w:eastAsia="宋体" w:hAnsi="宋体"/>
        </w:rPr>
        <w:t>#define MAXN 2010</w:t>
      </w:r>
    </w:p>
    <w:p w:rsidR="00117B01" w:rsidRPr="00C81BAD" w:rsidRDefault="00117B01" w:rsidP="00117B01">
      <w:pPr>
        <w:rPr>
          <w:rFonts w:ascii="宋体" w:eastAsia="宋体" w:hAnsi="宋体"/>
        </w:rPr>
      </w:pPr>
    </w:p>
    <w:p w:rsidR="00117B01" w:rsidRPr="00C81BAD" w:rsidRDefault="00117B01" w:rsidP="00117B01">
      <w:pPr>
        <w:rPr>
          <w:rFonts w:ascii="宋体" w:eastAsia="宋体" w:hAnsi="宋体"/>
        </w:rPr>
      </w:pPr>
      <w:r w:rsidRPr="00C81BAD">
        <w:rPr>
          <w:rFonts w:ascii="宋体" w:eastAsia="宋体" w:hAnsi="宋体"/>
        </w:rPr>
        <w:t>using namespace std;</w:t>
      </w:r>
    </w:p>
    <w:p w:rsidR="00117B01" w:rsidRPr="00C81BAD" w:rsidRDefault="00117B01" w:rsidP="00117B01">
      <w:pPr>
        <w:rPr>
          <w:rFonts w:ascii="宋体" w:eastAsia="宋体" w:hAnsi="宋体"/>
        </w:rPr>
      </w:pPr>
    </w:p>
    <w:p w:rsidR="00117B01" w:rsidRPr="00C81BAD" w:rsidRDefault="00117B01" w:rsidP="00117B01">
      <w:pPr>
        <w:rPr>
          <w:rFonts w:ascii="宋体" w:eastAsia="宋体" w:hAnsi="宋体"/>
        </w:rPr>
      </w:pPr>
      <w:r w:rsidRPr="00C81BAD">
        <w:rPr>
          <w:rFonts w:ascii="宋体" w:eastAsia="宋体" w:hAnsi="宋体"/>
        </w:rPr>
        <w:t>int main()</w:t>
      </w:r>
    </w:p>
    <w:p w:rsidR="00117B01" w:rsidRPr="00C81BAD" w:rsidRDefault="00117B01" w:rsidP="00117B01">
      <w:pPr>
        <w:rPr>
          <w:rFonts w:ascii="宋体" w:eastAsia="宋体" w:hAnsi="宋体"/>
        </w:rPr>
      </w:pPr>
      <w:r w:rsidRPr="00C81BAD">
        <w:rPr>
          <w:rFonts w:ascii="宋体" w:eastAsia="宋体" w:hAnsi="宋体"/>
        </w:rPr>
        <w:t>{</w:t>
      </w:r>
    </w:p>
    <w:p w:rsidR="00117B01" w:rsidRPr="00C81BAD" w:rsidRDefault="00117B01" w:rsidP="00117B01">
      <w:pPr>
        <w:rPr>
          <w:rFonts w:ascii="宋体" w:eastAsia="宋体" w:hAnsi="宋体"/>
        </w:rPr>
      </w:pPr>
      <w:r w:rsidRPr="00C81BAD">
        <w:rPr>
          <w:rFonts w:ascii="宋体" w:eastAsia="宋体" w:hAnsi="宋体"/>
        </w:rPr>
        <w:t xml:space="preserve">    int t;</w:t>
      </w:r>
    </w:p>
    <w:p w:rsidR="00117B01" w:rsidRPr="00C81BAD" w:rsidRDefault="00117B01" w:rsidP="00117B01">
      <w:pPr>
        <w:rPr>
          <w:rFonts w:ascii="宋体" w:eastAsia="宋体" w:hAnsi="宋体"/>
        </w:rPr>
      </w:pPr>
      <w:r w:rsidRPr="00C81BAD">
        <w:rPr>
          <w:rFonts w:ascii="宋体" w:eastAsia="宋体" w:hAnsi="宋体"/>
        </w:rPr>
        <w:t xml:space="preserve">    char garden[MAXN][MAXN];</w:t>
      </w:r>
    </w:p>
    <w:p w:rsidR="00117B01" w:rsidRPr="00C81BAD" w:rsidRDefault="00117B01" w:rsidP="00117B01">
      <w:pPr>
        <w:rPr>
          <w:rFonts w:ascii="宋体" w:eastAsia="宋体" w:hAnsi="宋体"/>
        </w:rPr>
      </w:pPr>
      <w:r w:rsidRPr="00C81BAD">
        <w:rPr>
          <w:rFonts w:ascii="宋体" w:eastAsia="宋体" w:hAnsi="宋体"/>
        </w:rPr>
        <w:t xml:space="preserve">    scanf("%d",&amp;t);</w:t>
      </w:r>
    </w:p>
    <w:p w:rsidR="00117B01" w:rsidRPr="00C81BAD" w:rsidRDefault="00117B01" w:rsidP="00117B01">
      <w:pPr>
        <w:rPr>
          <w:rFonts w:ascii="宋体" w:eastAsia="宋体" w:hAnsi="宋体"/>
        </w:rPr>
      </w:pPr>
      <w:r w:rsidRPr="00C81BAD">
        <w:rPr>
          <w:rFonts w:ascii="宋体" w:eastAsia="宋体" w:hAnsi="宋体"/>
        </w:rPr>
        <w:t xml:space="preserve">    while(t--){</w:t>
      </w:r>
    </w:p>
    <w:p w:rsidR="00117B01" w:rsidRPr="00C81BAD" w:rsidRDefault="00117B01" w:rsidP="00117B01">
      <w:pPr>
        <w:rPr>
          <w:rFonts w:ascii="宋体" w:eastAsia="宋体" w:hAnsi="宋体"/>
        </w:rPr>
      </w:pPr>
      <w:r w:rsidRPr="00C81BAD">
        <w:rPr>
          <w:rFonts w:ascii="宋体" w:eastAsia="宋体" w:hAnsi="宋体"/>
        </w:rPr>
        <w:t xml:space="preserve">        int n,m;</w:t>
      </w:r>
    </w:p>
    <w:p w:rsidR="00117B01" w:rsidRPr="00C81BAD" w:rsidRDefault="00117B01" w:rsidP="00117B01">
      <w:pPr>
        <w:rPr>
          <w:rFonts w:ascii="宋体" w:eastAsia="宋体" w:hAnsi="宋体"/>
        </w:rPr>
      </w:pPr>
      <w:r w:rsidRPr="00C81BAD">
        <w:rPr>
          <w:rFonts w:ascii="宋体" w:eastAsia="宋体" w:hAnsi="宋体"/>
        </w:rPr>
        <w:t xml:space="preserve">        scanf("%d%d",&amp;n,&amp;m);</w:t>
      </w:r>
    </w:p>
    <w:p w:rsidR="00117B01" w:rsidRPr="00C81BAD" w:rsidRDefault="00117B01" w:rsidP="00117B01">
      <w:pPr>
        <w:rPr>
          <w:rFonts w:ascii="宋体" w:eastAsia="宋体" w:hAnsi="宋体"/>
        </w:rPr>
      </w:pPr>
      <w:r w:rsidRPr="00C81BAD">
        <w:rPr>
          <w:rFonts w:ascii="宋体" w:eastAsia="宋体" w:hAnsi="宋体"/>
        </w:rPr>
        <w:t xml:space="preserve">        for (int i=0;i&lt;n;i++) scanf("%s",garden[i]);</w:t>
      </w:r>
    </w:p>
    <w:p w:rsidR="00117B01" w:rsidRPr="00C81BAD" w:rsidRDefault="00117B01" w:rsidP="00117B01">
      <w:pPr>
        <w:rPr>
          <w:rFonts w:ascii="宋体" w:eastAsia="宋体" w:hAnsi="宋体"/>
        </w:rPr>
      </w:pPr>
      <w:r w:rsidRPr="00C81BAD">
        <w:rPr>
          <w:rFonts w:ascii="宋体" w:eastAsia="宋体" w:hAnsi="宋体"/>
        </w:rPr>
        <w:t xml:space="preserve">        int cntn=0,cntm=0;</w:t>
      </w:r>
    </w:p>
    <w:p w:rsidR="00117B01" w:rsidRPr="00C81BAD" w:rsidRDefault="00117B01" w:rsidP="00117B01">
      <w:pPr>
        <w:rPr>
          <w:rFonts w:ascii="宋体" w:eastAsia="宋体" w:hAnsi="宋体"/>
        </w:rPr>
      </w:pPr>
      <w:r w:rsidRPr="00C81BAD">
        <w:rPr>
          <w:rFonts w:ascii="宋体" w:eastAsia="宋体" w:hAnsi="宋体"/>
        </w:rPr>
        <w:t xml:space="preserve">        for (int i=0;i&lt;n/2;i++){</w:t>
      </w:r>
    </w:p>
    <w:p w:rsidR="00117B01" w:rsidRPr="00C81BAD" w:rsidRDefault="00117B01" w:rsidP="00117B01">
      <w:pPr>
        <w:rPr>
          <w:rFonts w:ascii="宋体" w:eastAsia="宋体" w:hAnsi="宋体"/>
        </w:rPr>
      </w:pPr>
      <w:r w:rsidRPr="00C81BAD">
        <w:rPr>
          <w:rFonts w:ascii="宋体" w:eastAsia="宋体" w:hAnsi="宋体"/>
        </w:rPr>
        <w:t xml:space="preserve">            bool same=true;</w:t>
      </w:r>
    </w:p>
    <w:p w:rsidR="00117B01" w:rsidRPr="00C81BAD" w:rsidRDefault="00117B01" w:rsidP="00117B01">
      <w:pPr>
        <w:rPr>
          <w:rFonts w:ascii="宋体" w:eastAsia="宋体" w:hAnsi="宋体"/>
        </w:rPr>
      </w:pPr>
      <w:r w:rsidRPr="00C81BAD">
        <w:rPr>
          <w:rFonts w:ascii="宋体" w:eastAsia="宋体" w:hAnsi="宋体"/>
        </w:rPr>
        <w:t xml:space="preserve">            for (int j=0;j&lt;m;j++){</w:t>
      </w:r>
    </w:p>
    <w:p w:rsidR="00117B01" w:rsidRPr="00C81BAD" w:rsidRDefault="00117B01" w:rsidP="00117B01">
      <w:pPr>
        <w:rPr>
          <w:rFonts w:ascii="宋体" w:eastAsia="宋体" w:hAnsi="宋体"/>
        </w:rPr>
      </w:pPr>
      <w:r w:rsidRPr="00C81BAD">
        <w:rPr>
          <w:rFonts w:ascii="宋体" w:eastAsia="宋体" w:hAnsi="宋体"/>
        </w:rPr>
        <w:t xml:space="preserve">                if(garden[i][j]!=garden[n-i-1][j]){</w:t>
      </w:r>
    </w:p>
    <w:p w:rsidR="00117B01" w:rsidRPr="00C81BAD" w:rsidRDefault="00117B01" w:rsidP="00117B01">
      <w:pPr>
        <w:rPr>
          <w:rFonts w:ascii="宋体" w:eastAsia="宋体" w:hAnsi="宋体"/>
        </w:rPr>
      </w:pPr>
      <w:r w:rsidRPr="00C81BAD">
        <w:rPr>
          <w:rFonts w:ascii="宋体" w:eastAsia="宋体" w:hAnsi="宋体"/>
        </w:rPr>
        <w:t xml:space="preserve">                    same=false;</w:t>
      </w:r>
    </w:p>
    <w:p w:rsidR="00117B01" w:rsidRPr="00C81BAD" w:rsidRDefault="00117B01" w:rsidP="00117B01">
      <w:pPr>
        <w:rPr>
          <w:rFonts w:ascii="宋体" w:eastAsia="宋体" w:hAnsi="宋体"/>
        </w:rPr>
      </w:pPr>
      <w:r w:rsidRPr="00C81BAD">
        <w:rPr>
          <w:rFonts w:ascii="宋体" w:eastAsia="宋体" w:hAnsi="宋体"/>
        </w:rPr>
        <w:t xml:space="preserve">                    break;</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if(!same) break;</w:t>
      </w:r>
    </w:p>
    <w:p w:rsidR="00117B01" w:rsidRPr="00C81BAD" w:rsidRDefault="00117B01" w:rsidP="00117B01">
      <w:pPr>
        <w:rPr>
          <w:rFonts w:ascii="宋体" w:eastAsia="宋体" w:hAnsi="宋体"/>
        </w:rPr>
      </w:pPr>
      <w:r w:rsidRPr="00C81BAD">
        <w:rPr>
          <w:rFonts w:ascii="宋体" w:eastAsia="宋体" w:hAnsi="宋体"/>
        </w:rPr>
        <w:t xml:space="preserve">            for (int j=0;j&lt;m/2;j++){</w:t>
      </w:r>
    </w:p>
    <w:p w:rsidR="00117B01" w:rsidRPr="00C81BAD" w:rsidRDefault="00117B01" w:rsidP="00117B01">
      <w:pPr>
        <w:rPr>
          <w:rFonts w:ascii="宋体" w:eastAsia="宋体" w:hAnsi="宋体"/>
        </w:rPr>
      </w:pPr>
      <w:r w:rsidRPr="00C81BAD">
        <w:rPr>
          <w:rFonts w:ascii="宋体" w:eastAsia="宋体" w:hAnsi="宋体"/>
        </w:rPr>
        <w:t xml:space="preserve">                if(garden[i][j]!=garden[i][m-j-1]){</w:t>
      </w:r>
    </w:p>
    <w:p w:rsidR="00117B01" w:rsidRPr="00C81BAD" w:rsidRDefault="00117B01" w:rsidP="00117B01">
      <w:pPr>
        <w:rPr>
          <w:rFonts w:ascii="宋体" w:eastAsia="宋体" w:hAnsi="宋体"/>
        </w:rPr>
      </w:pPr>
      <w:r w:rsidRPr="00C81BAD">
        <w:rPr>
          <w:rFonts w:ascii="宋体" w:eastAsia="宋体" w:hAnsi="宋体"/>
        </w:rPr>
        <w:t xml:space="preserve">                    same=false;</w:t>
      </w:r>
    </w:p>
    <w:p w:rsidR="00117B01" w:rsidRPr="00C81BAD" w:rsidRDefault="00117B01" w:rsidP="00117B01">
      <w:pPr>
        <w:rPr>
          <w:rFonts w:ascii="宋体" w:eastAsia="宋体" w:hAnsi="宋体"/>
        </w:rPr>
      </w:pPr>
      <w:r w:rsidRPr="00C81BAD">
        <w:rPr>
          <w:rFonts w:ascii="宋体" w:eastAsia="宋体" w:hAnsi="宋体"/>
        </w:rPr>
        <w:t xml:space="preserve">                    break;</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if(same) cntn++;else break;</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for (int j=0;j&lt;m/2;j++){</w:t>
      </w:r>
    </w:p>
    <w:p w:rsidR="00117B01" w:rsidRPr="00C81BAD" w:rsidRDefault="00117B01" w:rsidP="00117B01">
      <w:pPr>
        <w:rPr>
          <w:rFonts w:ascii="宋体" w:eastAsia="宋体" w:hAnsi="宋体"/>
        </w:rPr>
      </w:pPr>
      <w:r w:rsidRPr="00C81BAD">
        <w:rPr>
          <w:rFonts w:ascii="宋体" w:eastAsia="宋体" w:hAnsi="宋体"/>
        </w:rPr>
        <w:t xml:space="preserve">            bool same=true;</w:t>
      </w:r>
    </w:p>
    <w:p w:rsidR="00117B01" w:rsidRPr="00C81BAD" w:rsidRDefault="00117B01" w:rsidP="00117B01">
      <w:pPr>
        <w:rPr>
          <w:rFonts w:ascii="宋体" w:eastAsia="宋体" w:hAnsi="宋体"/>
        </w:rPr>
      </w:pPr>
      <w:r w:rsidRPr="00C81BAD">
        <w:rPr>
          <w:rFonts w:ascii="宋体" w:eastAsia="宋体" w:hAnsi="宋体"/>
        </w:rPr>
        <w:t xml:space="preserve">            for(int i=0;i&lt;n;i++){</w:t>
      </w:r>
    </w:p>
    <w:p w:rsidR="00117B01" w:rsidRPr="00C81BAD" w:rsidRDefault="00117B01" w:rsidP="00117B01">
      <w:pPr>
        <w:rPr>
          <w:rFonts w:ascii="宋体" w:eastAsia="宋体" w:hAnsi="宋体"/>
        </w:rPr>
      </w:pPr>
      <w:r w:rsidRPr="00C81BAD">
        <w:rPr>
          <w:rFonts w:ascii="宋体" w:eastAsia="宋体" w:hAnsi="宋体"/>
        </w:rPr>
        <w:t xml:space="preserve">                if(garden[i][j]!=garden[i][m-j-1]){</w:t>
      </w:r>
    </w:p>
    <w:p w:rsidR="00117B01" w:rsidRPr="00C81BAD" w:rsidRDefault="00117B01" w:rsidP="00117B01">
      <w:pPr>
        <w:rPr>
          <w:rFonts w:ascii="宋体" w:eastAsia="宋体" w:hAnsi="宋体"/>
        </w:rPr>
      </w:pPr>
      <w:r w:rsidRPr="00C81BAD">
        <w:rPr>
          <w:rFonts w:ascii="宋体" w:eastAsia="宋体" w:hAnsi="宋体"/>
        </w:rPr>
        <w:lastRenderedPageBreak/>
        <w:t xml:space="preserve">                    same=false;</w:t>
      </w:r>
    </w:p>
    <w:p w:rsidR="00117B01" w:rsidRPr="00C81BAD" w:rsidRDefault="00117B01" w:rsidP="00117B01">
      <w:pPr>
        <w:rPr>
          <w:rFonts w:ascii="宋体" w:eastAsia="宋体" w:hAnsi="宋体"/>
        </w:rPr>
      </w:pPr>
      <w:r w:rsidRPr="00C81BAD">
        <w:rPr>
          <w:rFonts w:ascii="宋体" w:eastAsia="宋体" w:hAnsi="宋体"/>
        </w:rPr>
        <w:t xml:space="preserve">                    break;</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if(!same) break;</w:t>
      </w:r>
    </w:p>
    <w:p w:rsidR="00117B01" w:rsidRPr="00C81BAD" w:rsidRDefault="00117B01" w:rsidP="00117B01">
      <w:pPr>
        <w:rPr>
          <w:rFonts w:ascii="宋体" w:eastAsia="宋体" w:hAnsi="宋体"/>
        </w:rPr>
      </w:pPr>
      <w:r w:rsidRPr="00C81BAD">
        <w:rPr>
          <w:rFonts w:ascii="宋体" w:eastAsia="宋体" w:hAnsi="宋体"/>
        </w:rPr>
        <w:t xml:space="preserve">            for(int i=0;i&lt;n/2;i++){</w:t>
      </w:r>
    </w:p>
    <w:p w:rsidR="00117B01" w:rsidRPr="00C81BAD" w:rsidRDefault="00117B01" w:rsidP="00117B01">
      <w:pPr>
        <w:rPr>
          <w:rFonts w:ascii="宋体" w:eastAsia="宋体" w:hAnsi="宋体"/>
        </w:rPr>
      </w:pPr>
      <w:r w:rsidRPr="00C81BAD">
        <w:rPr>
          <w:rFonts w:ascii="宋体" w:eastAsia="宋体" w:hAnsi="宋体"/>
        </w:rPr>
        <w:t xml:space="preserve">                if(garden[i][j]!=garden[n-i-1][j]){</w:t>
      </w:r>
    </w:p>
    <w:p w:rsidR="00117B01" w:rsidRPr="00C81BAD" w:rsidRDefault="00117B01" w:rsidP="00117B01">
      <w:pPr>
        <w:rPr>
          <w:rFonts w:ascii="宋体" w:eastAsia="宋体" w:hAnsi="宋体"/>
        </w:rPr>
      </w:pPr>
      <w:r w:rsidRPr="00C81BAD">
        <w:rPr>
          <w:rFonts w:ascii="宋体" w:eastAsia="宋体" w:hAnsi="宋体"/>
        </w:rPr>
        <w:t xml:space="preserve">                    same=false;</w:t>
      </w:r>
    </w:p>
    <w:p w:rsidR="00117B01" w:rsidRPr="00C81BAD" w:rsidRDefault="00117B01" w:rsidP="00117B01">
      <w:pPr>
        <w:rPr>
          <w:rFonts w:ascii="宋体" w:eastAsia="宋体" w:hAnsi="宋体"/>
        </w:rPr>
      </w:pPr>
      <w:r w:rsidRPr="00C81BAD">
        <w:rPr>
          <w:rFonts w:ascii="宋体" w:eastAsia="宋体" w:hAnsi="宋体"/>
        </w:rPr>
        <w:t xml:space="preserve">                    break;</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if(same) cntm++;else break;</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cntn=min(cntn,n/2-1);</w:t>
      </w:r>
    </w:p>
    <w:p w:rsidR="00117B01" w:rsidRPr="00C81BAD" w:rsidRDefault="00117B01" w:rsidP="00117B01">
      <w:pPr>
        <w:rPr>
          <w:rFonts w:ascii="宋体" w:eastAsia="宋体" w:hAnsi="宋体"/>
        </w:rPr>
      </w:pPr>
      <w:r w:rsidRPr="00C81BAD">
        <w:rPr>
          <w:rFonts w:ascii="宋体" w:eastAsia="宋体" w:hAnsi="宋体"/>
        </w:rPr>
        <w:t xml:space="preserve">        cntm=min(cntm,m/2-1);</w:t>
      </w:r>
    </w:p>
    <w:p w:rsidR="00117B01" w:rsidRPr="00C81BAD" w:rsidRDefault="00117B01" w:rsidP="00117B01">
      <w:pPr>
        <w:rPr>
          <w:rFonts w:ascii="宋体" w:eastAsia="宋体" w:hAnsi="宋体"/>
        </w:rPr>
      </w:pPr>
      <w:r w:rsidRPr="00C81BAD">
        <w:rPr>
          <w:rFonts w:ascii="宋体" w:eastAsia="宋体" w:hAnsi="宋体"/>
        </w:rPr>
        <w:t xml:space="preserve">        printf("%d\n",cntn*cntm);</w:t>
      </w:r>
    </w:p>
    <w:p w:rsidR="00117B01" w:rsidRPr="00C81BAD" w:rsidRDefault="00117B01" w:rsidP="00117B01">
      <w:pPr>
        <w:rPr>
          <w:rFonts w:ascii="宋体" w:eastAsia="宋体" w:hAnsi="宋体"/>
        </w:rPr>
      </w:pPr>
      <w:r w:rsidRPr="00C81BAD">
        <w:rPr>
          <w:rFonts w:ascii="宋体" w:eastAsia="宋体" w:hAnsi="宋体"/>
        </w:rPr>
        <w:t xml:space="preserve">    }</w:t>
      </w:r>
    </w:p>
    <w:p w:rsidR="00117B01" w:rsidRPr="00C81BAD" w:rsidRDefault="00117B01" w:rsidP="00117B01">
      <w:pPr>
        <w:rPr>
          <w:rFonts w:ascii="宋体" w:eastAsia="宋体" w:hAnsi="宋体"/>
        </w:rPr>
      </w:pPr>
      <w:r w:rsidRPr="00C81BAD">
        <w:rPr>
          <w:rFonts w:ascii="宋体" w:eastAsia="宋体" w:hAnsi="宋体"/>
        </w:rPr>
        <w:t xml:space="preserve">    return 0;</w:t>
      </w:r>
    </w:p>
    <w:p w:rsidR="00117B01" w:rsidRPr="00C81BAD" w:rsidRDefault="00117B01" w:rsidP="00117B01">
      <w:pPr>
        <w:rPr>
          <w:rFonts w:ascii="宋体" w:eastAsia="宋体" w:hAnsi="宋体"/>
        </w:rPr>
      </w:pPr>
      <w:r w:rsidRPr="00C81BAD">
        <w:rPr>
          <w:rFonts w:ascii="宋体" w:eastAsia="宋体" w:hAnsi="宋体"/>
        </w:rPr>
        <w:t>}</w:t>
      </w:r>
    </w:p>
    <w:p w:rsidR="00BF0E96" w:rsidRPr="00C81BAD" w:rsidRDefault="00BF0E96" w:rsidP="00BF0E96">
      <w:pPr>
        <w:pStyle w:val="2"/>
        <w:rPr>
          <w:rFonts w:ascii="宋体" w:eastAsia="宋体" w:hAnsi="宋体"/>
          <w:b w:val="0"/>
        </w:rPr>
      </w:pPr>
      <w:bookmarkStart w:id="55" w:name="_Toc523521138"/>
      <w:r w:rsidRPr="00C81BAD">
        <w:rPr>
          <w:rFonts w:ascii="宋体" w:eastAsia="宋体" w:hAnsi="宋体" w:hint="eastAsia"/>
          <w:b w:val="0"/>
        </w:rPr>
        <w:t>枚举</w:t>
      </w:r>
      <w:bookmarkEnd w:id="55"/>
    </w:p>
    <w:p w:rsidR="00BF0E96" w:rsidRPr="00C81BAD" w:rsidRDefault="00BF0E96" w:rsidP="00D705CE">
      <w:pPr>
        <w:pStyle w:val="3"/>
        <w:rPr>
          <w:rFonts w:ascii="宋体" w:eastAsia="宋体" w:hAnsi="宋体"/>
          <w:b w:val="0"/>
        </w:rPr>
      </w:pPr>
      <w:bookmarkStart w:id="56" w:name="_Toc523521139"/>
      <w:r w:rsidRPr="00C81BAD">
        <w:rPr>
          <w:rFonts w:ascii="宋体" w:eastAsia="宋体" w:hAnsi="宋体" w:hint="eastAsia"/>
          <w:b w:val="0"/>
        </w:rPr>
        <w:t>√-</w:t>
      </w:r>
      <w:r w:rsidRPr="00C81BAD">
        <w:rPr>
          <w:rFonts w:ascii="宋体" w:eastAsia="宋体" w:hAnsi="宋体"/>
          <w:b w:val="0"/>
        </w:rPr>
        <w:t>2018</w:t>
      </w:r>
      <w:r w:rsidRPr="00C81BAD">
        <w:rPr>
          <w:rFonts w:ascii="宋体" w:eastAsia="宋体" w:hAnsi="宋体" w:hint="eastAsia"/>
          <w:b w:val="0"/>
        </w:rPr>
        <w:t>百度之星程序设计大赛资格赛1001-调查问卷</w:t>
      </w:r>
      <w:bookmarkEnd w:id="56"/>
      <w:r w:rsidR="00D705CE" w:rsidRPr="00C81BAD">
        <w:rPr>
          <w:rFonts w:ascii="宋体" w:eastAsia="宋体" w:hAnsi="宋体"/>
          <w:b w:val="0"/>
        </w:rPr>
        <w:fldChar w:fldCharType="begin"/>
      </w:r>
      <w:r w:rsidR="00D705CE" w:rsidRPr="00C81BAD">
        <w:rPr>
          <w:rFonts w:ascii="宋体" w:eastAsia="宋体" w:hAnsi="宋体"/>
        </w:rPr>
        <w:instrText xml:space="preserve"> XE "</w:instrText>
      </w:r>
      <w:r w:rsidR="00D705CE" w:rsidRPr="00C81BAD">
        <w:rPr>
          <w:rFonts w:ascii="宋体" w:eastAsia="宋体" w:hAnsi="宋体" w:hint="eastAsia"/>
          <w:b w:val="0"/>
        </w:rPr>
        <w:instrText>√-</w:instrText>
      </w:r>
      <w:r w:rsidR="00D705CE" w:rsidRPr="00C81BAD">
        <w:rPr>
          <w:rFonts w:ascii="宋体" w:eastAsia="宋体" w:hAnsi="宋体"/>
          <w:b w:val="0"/>
        </w:rPr>
        <w:instrText>2018</w:instrText>
      </w:r>
      <w:r w:rsidR="00D705CE" w:rsidRPr="00C81BAD">
        <w:rPr>
          <w:rFonts w:ascii="宋体" w:eastAsia="宋体" w:hAnsi="宋体" w:hint="eastAsia"/>
          <w:b w:val="0"/>
        </w:rPr>
        <w:instrText>百度之星程序设计大赛资格赛1001-调查问卷</w:instrText>
      </w:r>
      <w:r w:rsidR="00D705CE" w:rsidRPr="00C81BAD">
        <w:rPr>
          <w:rFonts w:ascii="宋体" w:eastAsia="宋体" w:hAnsi="宋体"/>
        </w:rPr>
        <w:instrText xml:space="preserve">" \y "百度之星" </w:instrText>
      </w:r>
      <w:r w:rsidR="00D705CE" w:rsidRPr="00C81BAD">
        <w:rPr>
          <w:rFonts w:ascii="宋体" w:eastAsia="宋体" w:hAnsi="宋体"/>
          <w:b w:val="0"/>
        </w:rPr>
        <w:fldChar w:fldCharType="end"/>
      </w:r>
    </w:p>
    <w:p w:rsidR="00BF0E96" w:rsidRPr="00C81BAD" w:rsidRDefault="00BF0E96" w:rsidP="00BF0E96">
      <w:pPr>
        <w:rPr>
          <w:rFonts w:ascii="宋体" w:eastAsia="宋体" w:hAnsi="宋体"/>
        </w:rPr>
      </w:pPr>
      <w:r w:rsidRPr="00C81BAD">
        <w:rPr>
          <w:rFonts w:ascii="宋体" w:eastAsia="宋体" w:hAnsi="宋体" w:hint="eastAsia"/>
        </w:rPr>
        <w:t>【题意】</w:t>
      </w:r>
    </w:p>
    <w:p w:rsidR="00BF0E96" w:rsidRPr="00C81BAD" w:rsidRDefault="00BF0E96" w:rsidP="00BF0E96">
      <w:pPr>
        <w:rPr>
          <w:rFonts w:ascii="宋体" w:eastAsia="宋体" w:hAnsi="宋体"/>
        </w:rPr>
      </w:pPr>
      <w:r w:rsidRPr="00C81BAD">
        <w:rPr>
          <w:rFonts w:ascii="宋体" w:eastAsia="宋体" w:hAnsi="宋体" w:hint="eastAsia"/>
        </w:rPr>
        <w:t xml:space="preserve">【TAG】状态压缩 </w:t>
      </w:r>
      <w:r w:rsidRPr="00C81BAD">
        <w:rPr>
          <w:rFonts w:ascii="宋体" w:eastAsia="宋体" w:hAnsi="宋体"/>
        </w:rPr>
        <w:t xml:space="preserve">bitset </w:t>
      </w:r>
      <w:r w:rsidRPr="00C81BAD">
        <w:rPr>
          <w:rFonts w:ascii="宋体" w:eastAsia="宋体" w:hAnsi="宋体" w:hint="eastAsia"/>
        </w:rPr>
        <w:t>枚举 签到题</w:t>
      </w:r>
    </w:p>
    <w:p w:rsidR="00BF0E96" w:rsidRPr="00C81BAD" w:rsidRDefault="00BF0E96" w:rsidP="00BF0E96">
      <w:pPr>
        <w:rPr>
          <w:rFonts w:ascii="宋体" w:eastAsia="宋体" w:hAnsi="宋体"/>
        </w:rPr>
      </w:pPr>
      <w:r w:rsidRPr="00C81BAD">
        <w:rPr>
          <w:rFonts w:ascii="宋体" w:eastAsia="宋体" w:hAnsi="宋体" w:hint="eastAsia"/>
        </w:rPr>
        <w:t>【题解】问题数只有10个，直接暴力枚举（bitset状压）计算即可，其中我使用到了如下公式</w:t>
      </w:r>
      <w:r w:rsidRPr="00C81BAD">
        <w:rPr>
          <w:rFonts w:ascii="宋体" w:eastAsia="宋体" w:hAnsi="宋体"/>
          <w:position w:val="-36"/>
        </w:rPr>
        <w:object w:dxaOrig="3120"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75pt;height:61.5pt" o:ole="">
            <v:imagedata r:id="rId25" o:title=""/>
          </v:shape>
          <o:OLEObject Type="Embed" ProgID="Equation.DSMT4" ShapeID="_x0000_i1025" DrawAspect="Content" ObjectID="_1597263036" r:id="rId26"/>
        </w:object>
      </w:r>
      <w:r w:rsidR="00D705CE" w:rsidRPr="00C81BAD">
        <w:rPr>
          <w:rFonts w:ascii="宋体" w:eastAsia="宋体" w:hAnsi="宋体" w:hint="eastAsia"/>
        </w:rPr>
        <w:t>来计算不同问卷对数的值，使用左边复杂度为O(n^2)使用右边复杂度为O(n)</w:t>
      </w:r>
    </w:p>
    <w:p w:rsidR="00D705CE" w:rsidRPr="00C81BAD" w:rsidRDefault="00D705CE" w:rsidP="00BF0E96">
      <w:pPr>
        <w:rPr>
          <w:rFonts w:ascii="宋体" w:eastAsia="宋体" w:hAnsi="宋体"/>
        </w:rPr>
      </w:pPr>
      <w:r w:rsidRPr="00C81BAD">
        <w:rPr>
          <w:rFonts w:ascii="宋体" w:eastAsia="宋体" w:hAnsi="宋体" w:hint="eastAsia"/>
        </w:rPr>
        <w:t>【代码】</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preprocessor"/>
          <w:rFonts w:cs="Consolas"/>
          <w:color w:val="880000"/>
        </w:rPr>
        <w:t>#</w:t>
      </w:r>
      <w:r w:rsidRPr="00C81BAD">
        <w:rPr>
          <w:rStyle w:val="hljs-keyword"/>
          <w:rFonts w:cs="Consolas"/>
          <w:b/>
          <w:bCs/>
          <w:color w:val="880000"/>
        </w:rPr>
        <w:t>include</w:t>
      </w:r>
      <w:r w:rsidRPr="00C81BAD">
        <w:rPr>
          <w:rStyle w:val="hljs-preprocessor"/>
          <w:rFonts w:cs="Consolas"/>
          <w:color w:val="880000"/>
        </w:rPr>
        <w:t xml:space="preserve"> &lt;bits/stdc++.h&gt;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preprocessor"/>
          <w:rFonts w:cs="Consolas"/>
          <w:color w:val="880000"/>
        </w:rPr>
        <w:t>#</w:t>
      </w:r>
      <w:r w:rsidRPr="00C81BAD">
        <w:rPr>
          <w:rStyle w:val="hljs-keyword"/>
          <w:rFonts w:cs="Consolas"/>
          <w:b/>
          <w:bCs/>
          <w:color w:val="880000"/>
        </w:rPr>
        <w:t>define</w:t>
      </w:r>
      <w:r w:rsidRPr="00C81BAD">
        <w:rPr>
          <w:rStyle w:val="hljs-preprocessor"/>
          <w:rFonts w:cs="Consolas"/>
          <w:color w:val="880000"/>
        </w:rPr>
        <w:t xml:space="preserve"> MAXN 1010</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using</w:t>
      </w:r>
      <w:r w:rsidRPr="00C81BAD">
        <w:rPr>
          <w:rStyle w:val="HTML2"/>
          <w:rFonts w:cs="Consolas"/>
          <w:color w:val="000000"/>
        </w:rPr>
        <w:t xml:space="preserve"> </w:t>
      </w:r>
      <w:r w:rsidRPr="00C81BAD">
        <w:rPr>
          <w:rStyle w:val="hljs-keyword"/>
          <w:rFonts w:cs="Consolas"/>
          <w:b/>
          <w:bCs/>
          <w:color w:val="000000"/>
        </w:rPr>
        <w:t>namespace</w:t>
      </w:r>
      <w:r w:rsidRPr="00C81BAD">
        <w:rPr>
          <w:rStyle w:val="HTML2"/>
          <w:rFonts w:cs="Consolas"/>
          <w:color w:val="000000"/>
        </w:rPr>
        <w:t xml:space="preserve"> </w:t>
      </w:r>
      <w:r w:rsidRPr="00C81BAD">
        <w:rPr>
          <w:rStyle w:val="hljs-builtin"/>
          <w:rFonts w:cs="Consolas"/>
          <w:b/>
          <w:bCs/>
          <w:color w:val="000000"/>
        </w:rPr>
        <w:t>std</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ljs-function"/>
          <w:rFonts w:cs="Consolas"/>
          <w:color w:val="000000"/>
        </w:rPr>
        <w:t xml:space="preserve"> </w:t>
      </w:r>
      <w:r w:rsidRPr="00C81BAD">
        <w:rPr>
          <w:rStyle w:val="hljs-title"/>
          <w:rFonts w:cs="Consolas"/>
          <w:b/>
          <w:bCs/>
          <w:color w:val="880000"/>
        </w:rPr>
        <w:t>fast_pow</w:t>
      </w:r>
      <w:r w:rsidRPr="00C81BAD">
        <w:rPr>
          <w:rStyle w:val="hljs-params"/>
          <w:rFonts w:cs="Consolas"/>
          <w:color w:val="000000"/>
        </w:rPr>
        <w:t>(</w:t>
      </w:r>
      <w:r w:rsidRPr="00C81BAD">
        <w:rPr>
          <w:rStyle w:val="hljs-keyword"/>
          <w:rFonts w:cs="Consolas"/>
          <w:b/>
          <w:bCs/>
          <w:color w:val="000000"/>
        </w:rPr>
        <w:t>int</w:t>
      </w:r>
      <w:r w:rsidRPr="00C81BAD">
        <w:rPr>
          <w:rStyle w:val="hljs-params"/>
          <w:rFonts w:cs="Consolas"/>
          <w:color w:val="000000"/>
        </w:rPr>
        <w:t xml:space="preserve"> x,</w:t>
      </w:r>
      <w:r w:rsidRPr="00C81BAD">
        <w:rPr>
          <w:rStyle w:val="hljs-keyword"/>
          <w:rFonts w:cs="Consolas"/>
          <w:b/>
          <w:bCs/>
          <w:color w:val="000000"/>
        </w:rPr>
        <w:t>int</w:t>
      </w:r>
      <w:r w:rsidRPr="00C81BAD">
        <w:rPr>
          <w:rStyle w:val="hljs-params"/>
          <w:rFonts w:cs="Consolas"/>
          <w:color w:val="000000"/>
        </w:rPr>
        <w:t xml:space="preserve"> n)</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ans=</w:t>
      </w:r>
      <w:r w:rsidRPr="00C81BAD">
        <w:rPr>
          <w:rStyle w:val="hljs-number"/>
          <w:rFonts w:cs="Consolas"/>
          <w:color w:val="008800"/>
        </w:rPr>
        <w:t>1</w:t>
      </w:r>
      <w:r w:rsidRPr="00C81BAD">
        <w:rPr>
          <w:rStyle w:val="HTML2"/>
          <w:rFonts w:cs="Consolas"/>
          <w:color w:val="000000"/>
        </w:rPr>
        <w:t>,base=x;</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while</w:t>
      </w:r>
      <w:r w:rsidRPr="00C81BAD">
        <w:rPr>
          <w:rStyle w:val="HTML2"/>
          <w:rFonts w:cs="Consolas"/>
          <w:color w:val="000000"/>
        </w:rPr>
        <w:t>(n){</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(n&amp;</w:t>
      </w:r>
      <w:r w:rsidRPr="00C81BAD">
        <w:rPr>
          <w:rStyle w:val="hljs-number"/>
          <w:rFonts w:cs="Consolas"/>
          <w:color w:val="008800"/>
        </w:rPr>
        <w:t>1</w:t>
      </w:r>
      <w:r w:rsidRPr="00C81BAD">
        <w:rPr>
          <w:rStyle w:val="HTML2"/>
          <w:rFonts w:cs="Consolas"/>
          <w:color w:val="000000"/>
        </w:rPr>
        <w:t>) ans*=base;</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lastRenderedPageBreak/>
        <w:t xml:space="preserve">        base*=base;</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n&gt;&gt;=</w:t>
      </w:r>
      <w:r w:rsidRPr="00C81BAD">
        <w:rPr>
          <w:rStyle w:val="hljs-number"/>
          <w:rFonts w:cs="Consolas"/>
          <w:color w:val="008800"/>
        </w:rPr>
        <w:t>1</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ans;</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C81BAD">
        <w:rPr>
          <w:rStyle w:val="hljs-keyword"/>
          <w:rFonts w:cs="Consolas"/>
          <w:b/>
          <w:bCs/>
          <w:color w:val="000000"/>
        </w:rPr>
        <w:t>int</w:t>
      </w:r>
      <w:r w:rsidRPr="00C81BAD">
        <w:rPr>
          <w:rStyle w:val="hljs-function"/>
          <w:rFonts w:cs="Consolas"/>
          <w:color w:val="000000"/>
        </w:rPr>
        <w:t xml:space="preserve"> </w:t>
      </w:r>
      <w:r w:rsidRPr="00C81BAD">
        <w:rPr>
          <w:rStyle w:val="hljs-title"/>
          <w:rFonts w:cs="Consolas"/>
          <w:b/>
          <w:bCs/>
          <w:color w:val="880000"/>
        </w:rPr>
        <w:t>main</w:t>
      </w:r>
      <w:r w:rsidRPr="00C81BAD">
        <w:rPr>
          <w:rStyle w:val="hljs-params"/>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scanf</w:t>
      </w:r>
      <w:r w:rsidRPr="00C81BAD">
        <w:rPr>
          <w:rStyle w:val="HTML2"/>
          <w:rFonts w:cs="Consolas"/>
          <w:color w:val="000000"/>
        </w:rPr>
        <w:t>(</w:t>
      </w:r>
      <w:r w:rsidRPr="00C81BAD">
        <w:rPr>
          <w:rStyle w:val="hljs-string"/>
          <w:rFonts w:cs="Consolas"/>
          <w:color w:val="880000"/>
        </w:rPr>
        <w:t>"%d"</w:t>
      </w:r>
      <w:r w:rsidRPr="00C81BAD">
        <w:rPr>
          <w:rStyle w:val="HTML2"/>
          <w:rFonts w:cs="Consolas"/>
          <w:color w:val="000000"/>
        </w:rPr>
        <w:t>,&amp;t);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casenum=</w:t>
      </w:r>
      <w:r w:rsidRPr="00C81BAD">
        <w:rPr>
          <w:rStyle w:val="hljs-number"/>
          <w:rFonts w:cs="Consolas"/>
          <w:color w:val="008800"/>
        </w:rPr>
        <w:t>1</w:t>
      </w:r>
      <w:r w:rsidRPr="00C81BAD">
        <w:rPr>
          <w:rStyle w:val="HTML2"/>
          <w:rFonts w:cs="Consolas"/>
          <w:color w:val="000000"/>
        </w:rPr>
        <w:t>;casenum&lt;=t;casenum++){</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n,m,k,ans=</w:t>
      </w:r>
      <w:r w:rsidRPr="00C81BAD">
        <w:rPr>
          <w:rStyle w:val="hljs-number"/>
          <w:rFonts w:cs="Consolas"/>
          <w:color w:val="008800"/>
        </w:rPr>
        <w:t>0</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char</w:t>
      </w:r>
      <w:r w:rsidRPr="00C81BAD">
        <w:rPr>
          <w:rStyle w:val="HTML2"/>
          <w:rFonts w:cs="Consolas"/>
          <w:color w:val="000000"/>
        </w:rPr>
        <w:t xml:space="preserve"> s[MAXN][</w:t>
      </w:r>
      <w:r w:rsidRPr="00C81BAD">
        <w:rPr>
          <w:rStyle w:val="hljs-number"/>
          <w:rFonts w:cs="Consolas"/>
          <w:color w:val="008800"/>
        </w:rPr>
        <w:t>20</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scanf</w:t>
      </w:r>
      <w:r w:rsidRPr="00C81BAD">
        <w:rPr>
          <w:rStyle w:val="HTML2"/>
          <w:rFonts w:cs="Consolas"/>
          <w:color w:val="000000"/>
        </w:rPr>
        <w:t>(</w:t>
      </w:r>
      <w:r w:rsidRPr="00C81BAD">
        <w:rPr>
          <w:rStyle w:val="hljs-string"/>
          <w:rFonts w:cs="Consolas"/>
          <w:color w:val="880000"/>
        </w:rPr>
        <w:t>"%d%d%d"</w:t>
      </w:r>
      <w:r w:rsidRPr="00C81BAD">
        <w:rPr>
          <w:rStyle w:val="HTML2"/>
          <w:rFonts w:cs="Consolas"/>
          <w:color w:val="000000"/>
        </w:rPr>
        <w:t>,&amp;n,&amp;m,&amp;k);</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0</w:t>
      </w:r>
      <w:r w:rsidRPr="00C81BAD">
        <w:rPr>
          <w:rStyle w:val="HTML2"/>
          <w:rFonts w:cs="Consolas"/>
          <w:color w:val="000000"/>
        </w:rPr>
        <w:t xml:space="preserve">;i&lt;n;i++) </w:t>
      </w:r>
      <w:r w:rsidRPr="00C81BAD">
        <w:rPr>
          <w:rStyle w:val="hljs-builtin"/>
          <w:rFonts w:cs="Consolas"/>
          <w:b/>
          <w:bCs/>
          <w:color w:val="000000"/>
        </w:rPr>
        <w:t>scanf</w:t>
      </w:r>
      <w:r w:rsidRPr="00C81BAD">
        <w:rPr>
          <w:rStyle w:val="HTML2"/>
          <w:rFonts w:cs="Consolas"/>
          <w:color w:val="000000"/>
        </w:rPr>
        <w:t>(</w:t>
      </w:r>
      <w:r w:rsidRPr="00C81BAD">
        <w:rPr>
          <w:rStyle w:val="hljs-string"/>
          <w:rFonts w:cs="Consolas"/>
          <w:color w:val="880000"/>
        </w:rPr>
        <w:t>"%s"</w:t>
      </w:r>
      <w:r w:rsidRPr="00C81BAD">
        <w:rPr>
          <w:rStyle w:val="HTML2"/>
          <w:rFonts w:cs="Consolas"/>
          <w:color w:val="000000"/>
        </w:rPr>
        <w:t>,s[i]);</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choicenum=fast_pow(</w:t>
      </w:r>
      <w:r w:rsidRPr="00C81BAD">
        <w:rPr>
          <w:rStyle w:val="hljs-number"/>
          <w:rFonts w:cs="Consolas"/>
          <w:color w:val="008800"/>
        </w:rPr>
        <w:t>2</w:t>
      </w:r>
      <w:r w:rsidRPr="00C81BAD">
        <w:rPr>
          <w:rStyle w:val="HTML2"/>
          <w:rFonts w:cs="Consolas"/>
          <w:color w:val="000000"/>
        </w:rPr>
        <w:t>,m);</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choice=</w:t>
      </w:r>
      <w:r w:rsidRPr="00C81BAD">
        <w:rPr>
          <w:rStyle w:val="hljs-number"/>
          <w:rFonts w:cs="Consolas"/>
          <w:color w:val="008800"/>
        </w:rPr>
        <w:t>1</w:t>
      </w:r>
      <w:r w:rsidRPr="00C81BAD">
        <w:rPr>
          <w:rStyle w:val="HTML2"/>
          <w:rFonts w:cs="Consolas"/>
          <w:color w:val="000000"/>
        </w:rPr>
        <w:t>;choice&lt;choicenum;choice++){</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map</w:t>
      </w:r>
      <w:r w:rsidRPr="00C81BAD">
        <w:rPr>
          <w:rStyle w:val="hljs-stlcontainer"/>
          <w:rFonts w:cs="Consolas"/>
          <w:color w:val="000000"/>
        </w:rPr>
        <w:t>&lt;</w:t>
      </w:r>
      <w:r w:rsidRPr="00C81BAD">
        <w:rPr>
          <w:rStyle w:val="hljs-keyword"/>
          <w:rFonts w:cs="Consolas"/>
          <w:b/>
          <w:bCs/>
          <w:color w:val="000000"/>
        </w:rPr>
        <w:t>int</w:t>
      </w:r>
      <w:r w:rsidRPr="00C81BAD">
        <w:rPr>
          <w:rStyle w:val="hljs-stlcontainer"/>
          <w:rFonts w:cs="Consolas"/>
          <w:color w:val="000000"/>
        </w:rPr>
        <w:t>,</w:t>
      </w:r>
      <w:r w:rsidRPr="00C81BAD">
        <w:rPr>
          <w:rStyle w:val="hljs-keyword"/>
          <w:rFonts w:cs="Consolas"/>
          <w:b/>
          <w:bCs/>
          <w:color w:val="000000"/>
        </w:rPr>
        <w:t>int</w:t>
      </w:r>
      <w:r w:rsidRPr="00C81BAD">
        <w:rPr>
          <w:rStyle w:val="hljs-stlcontainer"/>
          <w:rFonts w:cs="Consolas"/>
          <w:color w:val="000000"/>
        </w:rPr>
        <w:t>&gt;</w:t>
      </w:r>
      <w:r w:rsidRPr="00C81BAD">
        <w:rPr>
          <w:rStyle w:val="HTML2"/>
          <w:rFonts w:cs="Consolas"/>
          <w:color w:val="000000"/>
        </w:rPr>
        <w:t xml:space="preserve"> cnt;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cnt.clear();</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cntsz=</w:t>
      </w:r>
      <w:r w:rsidRPr="00C81BAD">
        <w:rPr>
          <w:rStyle w:val="hljs-number"/>
          <w:rFonts w:cs="Consolas"/>
          <w:color w:val="008800"/>
        </w:rPr>
        <w:t>0</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bool</w:t>
      </w:r>
      <w:r w:rsidRPr="00C81BAD">
        <w:rPr>
          <w:rStyle w:val="HTML2"/>
          <w:rFonts w:cs="Consolas"/>
          <w:color w:val="000000"/>
        </w:rPr>
        <w:t xml:space="preserve"> found=</w:t>
      </w:r>
      <w:r w:rsidRPr="00C81BAD">
        <w:rPr>
          <w:rStyle w:val="hljs-keyword"/>
          <w:rFonts w:cs="Consolas"/>
          <w:b/>
          <w:bCs/>
          <w:color w:val="000000"/>
        </w:rPr>
        <w:t>false</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0</w:t>
      </w:r>
      <w:r w:rsidRPr="00C81BAD">
        <w:rPr>
          <w:rStyle w:val="HTML2"/>
          <w:rFonts w:cs="Consolas"/>
          <w:color w:val="000000"/>
        </w:rPr>
        <w:t>;i&lt;n;i++){</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result=</w:t>
      </w:r>
      <w:r w:rsidRPr="00C81BAD">
        <w:rPr>
          <w:rStyle w:val="hljs-number"/>
          <w:rFonts w:cs="Consolas"/>
          <w:color w:val="008800"/>
        </w:rPr>
        <w:t>0</w:t>
      </w:r>
      <w:r w:rsidRPr="00C81BAD">
        <w:rPr>
          <w:rStyle w:val="HTML2"/>
          <w:rFonts w:cs="Consolas"/>
          <w:color w:val="000000"/>
        </w:rPr>
        <w:t>,base=</w:t>
      </w:r>
      <w:r w:rsidRPr="00C81BAD">
        <w:rPr>
          <w:rStyle w:val="hljs-number"/>
          <w:rFonts w:cs="Consolas"/>
          <w:color w:val="008800"/>
        </w:rPr>
        <w:t>1</w:t>
      </w:r>
      <w:r w:rsidRPr="00C81BAD">
        <w:rPr>
          <w:rStyle w:val="HTML2"/>
          <w:rFonts w:cs="Consolas"/>
          <w:color w:val="000000"/>
        </w:rPr>
        <w:t>,tmp=choice,nows=</w:t>
      </w:r>
      <w:r w:rsidRPr="00C81BAD">
        <w:rPr>
          <w:rStyle w:val="hljs-number"/>
          <w:rFonts w:cs="Consolas"/>
          <w:color w:val="008800"/>
        </w:rPr>
        <w:t>0</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while</w:t>
      </w:r>
      <w:r w:rsidRPr="00C81BAD">
        <w:rPr>
          <w:rStyle w:val="HTML2"/>
          <w:rFonts w:cs="Consolas"/>
          <w:color w:val="000000"/>
        </w:rPr>
        <w:t>(tmp){</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(tmp&amp;</w:t>
      </w:r>
      <w:r w:rsidRPr="00C81BAD">
        <w:rPr>
          <w:rStyle w:val="hljs-number"/>
          <w:rFonts w:cs="Consolas"/>
          <w:color w:val="008800"/>
        </w:rPr>
        <w:t>1</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(s[i][nows]==</w:t>
      </w:r>
      <w:r w:rsidRPr="00C81BAD">
        <w:rPr>
          <w:rStyle w:val="hljs-string"/>
          <w:rFonts w:cs="Consolas"/>
          <w:color w:val="880000"/>
        </w:rPr>
        <w:t>'B'</w:t>
      </w:r>
      <w:r w:rsidRPr="00C81BAD">
        <w:rPr>
          <w:rStyle w:val="HTML2"/>
          <w:rFonts w:cs="Consolas"/>
          <w:color w:val="000000"/>
        </w:rPr>
        <w:t>) result+=base;</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base*=</w:t>
      </w:r>
      <w:r w:rsidRPr="00C81BAD">
        <w:rPr>
          <w:rStyle w:val="hljs-number"/>
          <w:rFonts w:cs="Consolas"/>
          <w:color w:val="008800"/>
        </w:rPr>
        <w:t>2</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nows++;</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tmp&gt;&gt;=</w:t>
      </w:r>
      <w:r w:rsidRPr="00C81BAD">
        <w:rPr>
          <w:rStyle w:val="hljs-number"/>
          <w:rFonts w:cs="Consolas"/>
          <w:color w:val="008800"/>
        </w:rPr>
        <w:t>1</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(cnt.find(result)==cnt.end()) cnt[result]=</w:t>
      </w:r>
      <w:r w:rsidRPr="00C81BAD">
        <w:rPr>
          <w:rStyle w:val="hljs-number"/>
          <w:rFonts w:cs="Consolas"/>
          <w:color w:val="008800"/>
        </w:rPr>
        <w:t>1</w:t>
      </w:r>
      <w:r w:rsidRPr="00C81BAD">
        <w:rPr>
          <w:rStyle w:val="HTML2"/>
          <w:rFonts w:cs="Consolas"/>
          <w:color w:val="000000"/>
        </w:rPr>
        <w:t>,cntsz++;</w:t>
      </w:r>
      <w:r w:rsidRPr="00C81BAD">
        <w:rPr>
          <w:rStyle w:val="hljs-keyword"/>
          <w:rFonts w:cs="Consolas"/>
          <w:b/>
          <w:bCs/>
          <w:color w:val="000000"/>
        </w:rPr>
        <w:t>else</w:t>
      </w:r>
      <w:r w:rsidRPr="00C81BAD">
        <w:rPr>
          <w:rStyle w:val="HTML2"/>
          <w:rFonts w:cs="Consolas"/>
          <w:color w:val="000000"/>
        </w:rPr>
        <w:t xml:space="preserve"> cnt[result]++;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(cntsz*(cntsz-</w:t>
      </w:r>
      <w:r w:rsidRPr="00C81BAD">
        <w:rPr>
          <w:rStyle w:val="hljs-number"/>
          <w:rFonts w:cs="Consolas"/>
          <w:color w:val="008800"/>
        </w:rPr>
        <w:t>1</w:t>
      </w:r>
      <w:r w:rsidRPr="00C81BAD">
        <w:rPr>
          <w:rStyle w:val="HTML2"/>
          <w:rFonts w:cs="Consolas"/>
          <w:color w:val="000000"/>
        </w:rPr>
        <w:t>)/</w:t>
      </w:r>
      <w:r w:rsidRPr="00C81BAD">
        <w:rPr>
          <w:rStyle w:val="hljs-number"/>
          <w:rFonts w:cs="Consolas"/>
          <w:color w:val="008800"/>
        </w:rPr>
        <w:t>2</w:t>
      </w:r>
      <w:r w:rsidRPr="00C81BAD">
        <w:rPr>
          <w:rStyle w:val="HTML2"/>
          <w:rFonts w:cs="Consolas"/>
          <w:color w:val="000000"/>
        </w:rPr>
        <w:t>&gt;=k){</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found=</w:t>
      </w:r>
      <w:r w:rsidRPr="00C81BAD">
        <w:rPr>
          <w:rStyle w:val="hljs-keyword"/>
          <w:rFonts w:cs="Consolas"/>
          <w:b/>
          <w:bCs/>
          <w:color w:val="000000"/>
        </w:rPr>
        <w:t>true</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break</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(found){</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ans++;</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else</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a=</w:t>
      </w:r>
      <w:r w:rsidRPr="00C81BAD">
        <w:rPr>
          <w:rStyle w:val="hljs-number"/>
          <w:rFonts w:cs="Consolas"/>
          <w:color w:val="008800"/>
        </w:rPr>
        <w:t>0</w:t>
      </w:r>
      <w:r w:rsidRPr="00C81BAD">
        <w:rPr>
          <w:rStyle w:val="HTML2"/>
          <w:rFonts w:cs="Consolas"/>
          <w:color w:val="000000"/>
        </w:rPr>
        <w:t>,b=</w:t>
      </w:r>
      <w:r w:rsidRPr="00C81BAD">
        <w:rPr>
          <w:rStyle w:val="hljs-number"/>
          <w:rFonts w:cs="Consolas"/>
          <w:color w:val="008800"/>
        </w:rPr>
        <w:t>0</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lastRenderedPageBreak/>
        <w:t xml:space="preserve">                </w:t>
      </w:r>
      <w:r w:rsidRPr="00C81BAD">
        <w:rPr>
          <w:rStyle w:val="hljs-keyword"/>
          <w:rFonts w:cs="Consolas"/>
          <w:b/>
          <w:bCs/>
          <w:color w:val="000000"/>
        </w:rPr>
        <w:t>for</w:t>
      </w:r>
      <w:r w:rsidRPr="00C81BAD">
        <w:rPr>
          <w:rStyle w:val="HTML2"/>
          <w:rFonts w:cs="Consolas"/>
          <w:color w:val="000000"/>
        </w:rPr>
        <w:t>(</w:t>
      </w:r>
      <w:r w:rsidRPr="00C81BAD">
        <w:rPr>
          <w:rStyle w:val="hljs-builtin"/>
          <w:rFonts w:cs="Consolas"/>
          <w:b/>
          <w:bCs/>
          <w:color w:val="000000"/>
        </w:rPr>
        <w:t>map</w:t>
      </w:r>
      <w:r w:rsidRPr="00C81BAD">
        <w:rPr>
          <w:rStyle w:val="hljs-stlcontainer"/>
          <w:rFonts w:cs="Consolas"/>
          <w:color w:val="000000"/>
        </w:rPr>
        <w:t>&lt;</w:t>
      </w:r>
      <w:r w:rsidRPr="00C81BAD">
        <w:rPr>
          <w:rStyle w:val="hljs-keyword"/>
          <w:rFonts w:cs="Consolas"/>
          <w:b/>
          <w:bCs/>
          <w:color w:val="000000"/>
        </w:rPr>
        <w:t>int</w:t>
      </w:r>
      <w:r w:rsidRPr="00C81BAD">
        <w:rPr>
          <w:rStyle w:val="hljs-stlcontainer"/>
          <w:rFonts w:cs="Consolas"/>
          <w:color w:val="000000"/>
        </w:rPr>
        <w:t>,</w:t>
      </w:r>
      <w:r w:rsidRPr="00C81BAD">
        <w:rPr>
          <w:rStyle w:val="hljs-keyword"/>
          <w:rFonts w:cs="Consolas"/>
          <w:b/>
          <w:bCs/>
          <w:color w:val="000000"/>
        </w:rPr>
        <w:t>int</w:t>
      </w:r>
      <w:r w:rsidRPr="00C81BAD">
        <w:rPr>
          <w:rStyle w:val="hljs-stlcontainer"/>
          <w:rFonts w:cs="Consolas"/>
          <w:color w:val="000000"/>
        </w:rPr>
        <w:t>&gt;</w:t>
      </w:r>
      <w:r w:rsidRPr="00C81BAD">
        <w:rPr>
          <w:rStyle w:val="HTML2"/>
          <w:rFonts w:cs="Consolas"/>
          <w:color w:val="000000"/>
        </w:rPr>
        <w:t>::iterator it=cnt.begin();it!=cnt.end();it++){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a+=it-&gt;second;</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b+=(it-&gt;second)*(it-&gt;second);</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((a*a-b)/</w:t>
      </w:r>
      <w:r w:rsidRPr="00C81BAD">
        <w:rPr>
          <w:rStyle w:val="hljs-number"/>
          <w:rFonts w:cs="Consolas"/>
          <w:color w:val="008800"/>
        </w:rPr>
        <w:t>2</w:t>
      </w:r>
      <w:r w:rsidRPr="00C81BAD">
        <w:rPr>
          <w:rStyle w:val="HTML2"/>
          <w:rFonts w:cs="Consolas"/>
          <w:color w:val="000000"/>
        </w:rPr>
        <w:t>&gt;=k) ans++;</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printf</w:t>
      </w:r>
      <w:r w:rsidRPr="00C81BAD">
        <w:rPr>
          <w:rStyle w:val="HTML2"/>
          <w:rFonts w:cs="Consolas"/>
          <w:color w:val="000000"/>
        </w:rPr>
        <w:t>(</w:t>
      </w:r>
      <w:r w:rsidRPr="00C81BAD">
        <w:rPr>
          <w:rStyle w:val="hljs-string"/>
          <w:rFonts w:cs="Consolas"/>
          <w:color w:val="880000"/>
        </w:rPr>
        <w:t>"Case #%d: %d\n"</w:t>
      </w:r>
      <w:r w:rsidRPr="00C81BAD">
        <w:rPr>
          <w:rStyle w:val="HTML2"/>
          <w:rFonts w:cs="Consolas"/>
          <w:color w:val="000000"/>
        </w:rPr>
        <w:t>,casenum,ans);</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w:t>
      </w:r>
      <w:r w:rsidRPr="00C81BAD">
        <w:rPr>
          <w:rStyle w:val="hljs-number"/>
          <w:rFonts w:cs="Consolas"/>
          <w:color w:val="008800"/>
        </w:rPr>
        <w:t>0</w:t>
      </w:r>
      <w:r w:rsidRPr="00C81BAD">
        <w:rPr>
          <w:rStyle w:val="HTML2"/>
          <w:rFonts w:cs="Consolas"/>
          <w:color w:val="000000"/>
        </w:rPr>
        <w:t>;</w:t>
      </w:r>
    </w:p>
    <w:p w:rsidR="00D705CE" w:rsidRPr="00C81BAD" w:rsidRDefault="00D705CE" w:rsidP="00D705CE">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C81BAD">
        <w:rPr>
          <w:rStyle w:val="HTML2"/>
          <w:rFonts w:cs="Consolas"/>
          <w:color w:val="000000"/>
        </w:rPr>
        <w:t>}</w:t>
      </w:r>
    </w:p>
    <w:p w:rsidR="00D705CE" w:rsidRPr="00C81BAD" w:rsidRDefault="00D705CE" w:rsidP="00BF0E96">
      <w:pPr>
        <w:rPr>
          <w:rFonts w:ascii="宋体" w:eastAsia="宋体" w:hAnsi="宋体"/>
        </w:rPr>
      </w:pPr>
    </w:p>
    <w:p w:rsidR="00BF0E96" w:rsidRPr="00C81BAD" w:rsidRDefault="00BF0E96" w:rsidP="00BF0E96">
      <w:pPr>
        <w:pStyle w:val="2"/>
        <w:rPr>
          <w:rFonts w:ascii="宋体" w:eastAsia="宋体" w:hAnsi="宋体"/>
          <w:b w:val="0"/>
        </w:rPr>
      </w:pPr>
      <w:bookmarkStart w:id="57" w:name="_Toc523521140"/>
      <w:r w:rsidRPr="00C81BAD">
        <w:rPr>
          <w:rFonts w:ascii="宋体" w:eastAsia="宋体" w:hAnsi="宋体" w:hint="eastAsia"/>
          <w:b w:val="0"/>
        </w:rPr>
        <w:t>贪心</w:t>
      </w:r>
      <w:bookmarkEnd w:id="57"/>
    </w:p>
    <w:p w:rsidR="008868F1" w:rsidRPr="00C81BAD" w:rsidRDefault="008868F1" w:rsidP="001113D9">
      <w:pPr>
        <w:pStyle w:val="3"/>
        <w:rPr>
          <w:rFonts w:ascii="宋体" w:eastAsia="宋体" w:hAnsi="宋体"/>
          <w:b w:val="0"/>
        </w:rPr>
      </w:pPr>
      <w:bookmarkStart w:id="58" w:name="_Toc523521141"/>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6385</w:t>
      </w:r>
      <w:r w:rsidRPr="00C81BAD">
        <w:rPr>
          <w:rFonts w:ascii="宋体" w:eastAsia="宋体" w:hAnsi="宋体" w:hint="eastAsia"/>
          <w:b w:val="0"/>
        </w:rPr>
        <w:t>-</w:t>
      </w:r>
      <w:r w:rsidRPr="00C81BAD">
        <w:rPr>
          <w:rFonts w:ascii="宋体" w:eastAsia="宋体" w:hAnsi="宋体"/>
          <w:b w:val="0"/>
        </w:rPr>
        <w:t>rect</w:t>
      </w:r>
      <w:bookmarkEnd w:id="58"/>
      <w:r w:rsidR="001113D9" w:rsidRPr="00C81BAD">
        <w:rPr>
          <w:rFonts w:ascii="宋体" w:eastAsia="宋体" w:hAnsi="宋体"/>
          <w:b w:val="0"/>
        </w:rPr>
        <w:fldChar w:fldCharType="begin"/>
      </w:r>
      <w:r w:rsidR="001113D9" w:rsidRPr="00C81BAD">
        <w:rPr>
          <w:rFonts w:ascii="宋体" w:eastAsia="宋体" w:hAnsi="宋体"/>
        </w:rPr>
        <w:instrText xml:space="preserve"> XE "</w:instrText>
      </w:r>
      <w:r w:rsidR="001113D9" w:rsidRPr="00C81BAD">
        <w:rPr>
          <w:rFonts w:ascii="宋体" w:eastAsia="宋体" w:hAnsi="宋体" w:hint="eastAsia"/>
          <w:b w:val="0"/>
        </w:rPr>
        <w:instrText>√-</w:instrText>
      </w:r>
      <w:r w:rsidR="001113D9" w:rsidRPr="00C81BAD">
        <w:rPr>
          <w:rFonts w:ascii="宋体" w:eastAsia="宋体" w:hAnsi="宋体"/>
          <w:b w:val="0"/>
        </w:rPr>
        <w:instrText>HDU</w:instrText>
      </w:r>
      <w:r w:rsidR="001113D9" w:rsidRPr="00C81BAD">
        <w:rPr>
          <w:rFonts w:ascii="宋体" w:eastAsia="宋体" w:hAnsi="宋体" w:hint="eastAsia"/>
          <w:b w:val="0"/>
        </w:rPr>
        <w:instrText>-</w:instrText>
      </w:r>
      <w:r w:rsidR="001113D9" w:rsidRPr="00C81BAD">
        <w:rPr>
          <w:rFonts w:ascii="宋体" w:eastAsia="宋体" w:hAnsi="宋体"/>
          <w:b w:val="0"/>
        </w:rPr>
        <w:instrText>6385</w:instrText>
      </w:r>
      <w:r w:rsidR="001113D9" w:rsidRPr="00C81BAD">
        <w:rPr>
          <w:rFonts w:ascii="宋体" w:eastAsia="宋体" w:hAnsi="宋体" w:hint="eastAsia"/>
          <w:b w:val="0"/>
        </w:rPr>
        <w:instrText>-</w:instrText>
      </w:r>
      <w:r w:rsidR="001113D9" w:rsidRPr="00C81BAD">
        <w:rPr>
          <w:rFonts w:ascii="宋体" w:eastAsia="宋体" w:hAnsi="宋体"/>
          <w:b w:val="0"/>
        </w:rPr>
        <w:instrText>rect:</w:instrText>
      </w:r>
      <w:r w:rsidR="001113D9" w:rsidRPr="00C81BAD">
        <w:rPr>
          <w:rFonts w:ascii="宋体" w:eastAsia="宋体" w:hAnsi="宋体"/>
        </w:rPr>
        <w:instrText xml:space="preserve">6385" \y "HDU:6385" </w:instrText>
      </w:r>
      <w:r w:rsidR="001113D9" w:rsidRPr="00C81BAD">
        <w:rPr>
          <w:rFonts w:ascii="宋体" w:eastAsia="宋体" w:hAnsi="宋体"/>
          <w:b w:val="0"/>
        </w:rPr>
        <w:fldChar w:fldCharType="end"/>
      </w:r>
    </w:p>
    <w:p w:rsidR="008868F1" w:rsidRPr="00C81BAD" w:rsidRDefault="008868F1" w:rsidP="008868F1">
      <w:pPr>
        <w:rPr>
          <w:rFonts w:ascii="宋体" w:eastAsia="宋体" w:hAnsi="宋体"/>
        </w:rPr>
      </w:pPr>
      <w:r w:rsidRPr="00C81BAD">
        <w:rPr>
          <w:rFonts w:ascii="宋体" w:eastAsia="宋体" w:hAnsi="宋体" w:hint="eastAsia"/>
        </w:rPr>
        <w:t>【</w:t>
      </w:r>
      <w:r w:rsidR="001113D9" w:rsidRPr="00C81BAD">
        <w:rPr>
          <w:rFonts w:ascii="宋体" w:eastAsia="宋体" w:hAnsi="宋体" w:hint="eastAsia"/>
        </w:rPr>
        <w:t>S</w:t>
      </w:r>
      <w:r w:rsidR="001113D9" w:rsidRPr="00C81BAD">
        <w:rPr>
          <w:rFonts w:ascii="宋体" w:eastAsia="宋体" w:hAnsi="宋体"/>
        </w:rPr>
        <w:t>ource</w:t>
      </w:r>
      <w:r w:rsidRPr="00C81BAD">
        <w:rPr>
          <w:rFonts w:ascii="宋体" w:eastAsia="宋体" w:hAnsi="宋体" w:hint="eastAsia"/>
        </w:rPr>
        <w:t>】</w:t>
      </w:r>
      <w:r w:rsidR="001113D9" w:rsidRPr="00C81BAD">
        <w:rPr>
          <w:rFonts w:ascii="宋体" w:eastAsia="宋体" w:hAnsi="宋体" w:hint="eastAsia"/>
        </w:rPr>
        <w:t>2018百度之星初赛第2场1006</w:t>
      </w:r>
    </w:p>
    <w:p w:rsidR="008868F1" w:rsidRPr="00C81BAD" w:rsidRDefault="008868F1" w:rsidP="008868F1">
      <w:pPr>
        <w:rPr>
          <w:rFonts w:ascii="宋体" w:eastAsia="宋体" w:hAnsi="宋体"/>
        </w:rPr>
      </w:pPr>
      <w:r w:rsidRPr="00C81BAD">
        <w:rPr>
          <w:rFonts w:ascii="宋体" w:eastAsia="宋体" w:hAnsi="宋体" w:hint="eastAsia"/>
        </w:rPr>
        <w:t>【TAG】贪心</w:t>
      </w:r>
    </w:p>
    <w:p w:rsidR="008868F1" w:rsidRPr="00C81BAD" w:rsidRDefault="008868F1" w:rsidP="008868F1">
      <w:pPr>
        <w:rPr>
          <w:rFonts w:ascii="宋体" w:eastAsia="宋体" w:hAnsi="宋体"/>
        </w:rPr>
      </w:pPr>
      <w:r w:rsidRPr="00C81BAD">
        <w:rPr>
          <w:rFonts w:ascii="宋体" w:eastAsia="宋体" w:hAnsi="宋体" w:hint="eastAsia"/>
        </w:rPr>
        <w:t>【难度】签到题</w:t>
      </w:r>
    </w:p>
    <w:p w:rsidR="001113D9" w:rsidRPr="00C81BAD" w:rsidRDefault="001113D9" w:rsidP="008868F1">
      <w:pPr>
        <w:rPr>
          <w:rFonts w:ascii="宋体" w:eastAsia="宋体" w:hAnsi="宋体"/>
        </w:rPr>
      </w:pPr>
      <w:r w:rsidRPr="00C81BAD">
        <w:rPr>
          <w:rFonts w:ascii="宋体" w:eastAsia="宋体" w:hAnsi="宋体" w:hint="eastAsia"/>
        </w:rPr>
        <w:t>【代码】</w:t>
      </w:r>
    </w:p>
    <w:p w:rsidR="001113D9" w:rsidRPr="00C81BAD" w:rsidRDefault="001113D9" w:rsidP="001113D9">
      <w:pPr>
        <w:rPr>
          <w:rFonts w:ascii="宋体" w:eastAsia="宋体" w:hAnsi="宋体"/>
        </w:rPr>
      </w:pPr>
      <w:r w:rsidRPr="00C81BAD">
        <w:rPr>
          <w:rFonts w:ascii="宋体" w:eastAsia="宋体" w:hAnsi="宋体"/>
        </w:rPr>
        <w:t>#include &lt;bits/stdc++.h&gt;</w:t>
      </w:r>
    </w:p>
    <w:p w:rsidR="001113D9" w:rsidRPr="00C81BAD" w:rsidRDefault="001113D9" w:rsidP="001113D9">
      <w:pPr>
        <w:rPr>
          <w:rFonts w:ascii="宋体" w:eastAsia="宋体" w:hAnsi="宋体"/>
        </w:rPr>
      </w:pPr>
      <w:r w:rsidRPr="00C81BAD">
        <w:rPr>
          <w:rFonts w:ascii="宋体" w:eastAsia="宋体" w:hAnsi="宋体"/>
        </w:rPr>
        <w:t>#define ll long long</w:t>
      </w:r>
    </w:p>
    <w:p w:rsidR="001113D9" w:rsidRPr="00C81BAD" w:rsidRDefault="001113D9" w:rsidP="001113D9">
      <w:pPr>
        <w:rPr>
          <w:rFonts w:ascii="宋体" w:eastAsia="宋体" w:hAnsi="宋体"/>
        </w:rPr>
      </w:pPr>
    </w:p>
    <w:p w:rsidR="001113D9" w:rsidRPr="00C81BAD" w:rsidRDefault="001113D9" w:rsidP="001113D9">
      <w:pPr>
        <w:rPr>
          <w:rFonts w:ascii="宋体" w:eastAsia="宋体" w:hAnsi="宋体"/>
        </w:rPr>
      </w:pPr>
      <w:r w:rsidRPr="00C81BAD">
        <w:rPr>
          <w:rFonts w:ascii="宋体" w:eastAsia="宋体" w:hAnsi="宋体"/>
        </w:rPr>
        <w:t>using namespace std;</w:t>
      </w:r>
    </w:p>
    <w:p w:rsidR="001113D9" w:rsidRPr="00C81BAD" w:rsidRDefault="001113D9" w:rsidP="001113D9">
      <w:pPr>
        <w:rPr>
          <w:rFonts w:ascii="宋体" w:eastAsia="宋体" w:hAnsi="宋体"/>
        </w:rPr>
      </w:pPr>
    </w:p>
    <w:p w:rsidR="001113D9" w:rsidRPr="00C81BAD" w:rsidRDefault="001113D9" w:rsidP="001113D9">
      <w:pPr>
        <w:rPr>
          <w:rFonts w:ascii="宋体" w:eastAsia="宋体" w:hAnsi="宋体"/>
        </w:rPr>
      </w:pPr>
      <w:r w:rsidRPr="00C81BAD">
        <w:rPr>
          <w:rFonts w:ascii="宋体" w:eastAsia="宋体" w:hAnsi="宋体"/>
        </w:rPr>
        <w:t>int main()</w:t>
      </w:r>
    </w:p>
    <w:p w:rsidR="001113D9" w:rsidRPr="00C81BAD" w:rsidRDefault="001113D9" w:rsidP="001113D9">
      <w:pPr>
        <w:rPr>
          <w:rFonts w:ascii="宋体" w:eastAsia="宋体" w:hAnsi="宋体"/>
        </w:rPr>
      </w:pPr>
      <w:r w:rsidRPr="00C81BAD">
        <w:rPr>
          <w:rFonts w:ascii="宋体" w:eastAsia="宋体" w:hAnsi="宋体"/>
        </w:rPr>
        <w:t>{</w:t>
      </w:r>
    </w:p>
    <w:p w:rsidR="001113D9" w:rsidRPr="00C81BAD" w:rsidRDefault="001113D9" w:rsidP="001113D9">
      <w:pPr>
        <w:rPr>
          <w:rFonts w:ascii="宋体" w:eastAsia="宋体" w:hAnsi="宋体"/>
        </w:rPr>
      </w:pPr>
      <w:r w:rsidRPr="00C81BAD">
        <w:rPr>
          <w:rFonts w:ascii="宋体" w:eastAsia="宋体" w:hAnsi="宋体"/>
        </w:rPr>
        <w:t xml:space="preserve">    int t;</w:t>
      </w:r>
    </w:p>
    <w:p w:rsidR="001113D9" w:rsidRPr="00C81BAD" w:rsidRDefault="001113D9" w:rsidP="001113D9">
      <w:pPr>
        <w:rPr>
          <w:rFonts w:ascii="宋体" w:eastAsia="宋体" w:hAnsi="宋体"/>
        </w:rPr>
      </w:pPr>
      <w:r w:rsidRPr="00C81BAD">
        <w:rPr>
          <w:rFonts w:ascii="宋体" w:eastAsia="宋体" w:hAnsi="宋体"/>
        </w:rPr>
        <w:t xml:space="preserve">    scanf("%d",&amp;t);</w:t>
      </w:r>
    </w:p>
    <w:p w:rsidR="001113D9" w:rsidRPr="00C81BAD" w:rsidRDefault="001113D9" w:rsidP="001113D9">
      <w:pPr>
        <w:rPr>
          <w:rFonts w:ascii="宋体" w:eastAsia="宋体" w:hAnsi="宋体"/>
        </w:rPr>
      </w:pPr>
      <w:r w:rsidRPr="00C81BAD">
        <w:rPr>
          <w:rFonts w:ascii="宋体" w:eastAsia="宋体" w:hAnsi="宋体"/>
        </w:rPr>
        <w:t xml:space="preserve">    while(t--){</w:t>
      </w:r>
    </w:p>
    <w:p w:rsidR="001113D9" w:rsidRPr="00C81BAD" w:rsidRDefault="001113D9" w:rsidP="001113D9">
      <w:pPr>
        <w:rPr>
          <w:rFonts w:ascii="宋体" w:eastAsia="宋体" w:hAnsi="宋体"/>
        </w:rPr>
      </w:pPr>
      <w:r w:rsidRPr="00C81BAD">
        <w:rPr>
          <w:rFonts w:ascii="宋体" w:eastAsia="宋体" w:hAnsi="宋体"/>
        </w:rPr>
        <w:t xml:space="preserve">        ll mx,my,n,ans=0;</w:t>
      </w:r>
    </w:p>
    <w:p w:rsidR="001113D9" w:rsidRPr="00C81BAD" w:rsidRDefault="001113D9" w:rsidP="001113D9">
      <w:pPr>
        <w:rPr>
          <w:rFonts w:ascii="宋体" w:eastAsia="宋体" w:hAnsi="宋体"/>
        </w:rPr>
      </w:pPr>
      <w:r w:rsidRPr="00C81BAD">
        <w:rPr>
          <w:rFonts w:ascii="宋体" w:eastAsia="宋体" w:hAnsi="宋体"/>
        </w:rPr>
        <w:t xml:space="preserve">        scanf("%I64d%I64d%I64d",&amp;mx,&amp;my,&amp;n);</w:t>
      </w:r>
    </w:p>
    <w:p w:rsidR="001113D9" w:rsidRPr="00C81BAD" w:rsidRDefault="001113D9" w:rsidP="001113D9">
      <w:pPr>
        <w:rPr>
          <w:rFonts w:ascii="宋体" w:eastAsia="宋体" w:hAnsi="宋体"/>
        </w:rPr>
      </w:pPr>
      <w:r w:rsidRPr="00C81BAD">
        <w:rPr>
          <w:rFonts w:ascii="宋体" w:eastAsia="宋体" w:hAnsi="宋体"/>
        </w:rPr>
        <w:t xml:space="preserve">        for(int i=0;i&lt;n;i++){</w:t>
      </w:r>
    </w:p>
    <w:p w:rsidR="001113D9" w:rsidRPr="00C81BAD" w:rsidRDefault="001113D9" w:rsidP="001113D9">
      <w:pPr>
        <w:rPr>
          <w:rFonts w:ascii="宋体" w:eastAsia="宋体" w:hAnsi="宋体"/>
        </w:rPr>
      </w:pPr>
      <w:r w:rsidRPr="00C81BAD">
        <w:rPr>
          <w:rFonts w:ascii="宋体" w:eastAsia="宋体" w:hAnsi="宋体"/>
        </w:rPr>
        <w:t xml:space="preserve">            ll x,y;</w:t>
      </w:r>
    </w:p>
    <w:p w:rsidR="001113D9" w:rsidRPr="00C81BAD" w:rsidRDefault="001113D9" w:rsidP="001113D9">
      <w:pPr>
        <w:rPr>
          <w:rFonts w:ascii="宋体" w:eastAsia="宋体" w:hAnsi="宋体"/>
        </w:rPr>
      </w:pPr>
      <w:r w:rsidRPr="00C81BAD">
        <w:rPr>
          <w:rFonts w:ascii="宋体" w:eastAsia="宋体" w:hAnsi="宋体"/>
        </w:rPr>
        <w:t xml:space="preserve">            scanf("%I64d%I64d",&amp;x,&amp;y);</w:t>
      </w:r>
    </w:p>
    <w:p w:rsidR="001113D9" w:rsidRPr="00C81BAD" w:rsidRDefault="001113D9" w:rsidP="001113D9">
      <w:pPr>
        <w:rPr>
          <w:rFonts w:ascii="宋体" w:eastAsia="宋体" w:hAnsi="宋体"/>
        </w:rPr>
      </w:pPr>
      <w:r w:rsidRPr="00C81BAD">
        <w:rPr>
          <w:rFonts w:ascii="宋体" w:eastAsia="宋体" w:hAnsi="宋体"/>
        </w:rPr>
        <w:t xml:space="preserve">            ans+=min(x,min(y,min(mx-x,my-y)));</w:t>
      </w:r>
    </w:p>
    <w:p w:rsidR="001113D9" w:rsidRPr="00C81BAD" w:rsidRDefault="001113D9" w:rsidP="001113D9">
      <w:pPr>
        <w:rPr>
          <w:rFonts w:ascii="宋体" w:eastAsia="宋体" w:hAnsi="宋体"/>
        </w:rPr>
      </w:pPr>
      <w:r w:rsidRPr="00C81BAD">
        <w:rPr>
          <w:rFonts w:ascii="宋体" w:eastAsia="宋体" w:hAnsi="宋体"/>
        </w:rPr>
        <w:t xml:space="preserve">        }</w:t>
      </w:r>
    </w:p>
    <w:p w:rsidR="001113D9" w:rsidRPr="00C81BAD" w:rsidRDefault="001113D9" w:rsidP="001113D9">
      <w:pPr>
        <w:rPr>
          <w:rFonts w:ascii="宋体" w:eastAsia="宋体" w:hAnsi="宋体"/>
        </w:rPr>
      </w:pPr>
      <w:r w:rsidRPr="00C81BAD">
        <w:rPr>
          <w:rFonts w:ascii="宋体" w:eastAsia="宋体" w:hAnsi="宋体"/>
        </w:rPr>
        <w:t xml:space="preserve">        printf("%I64d\n",ans);</w:t>
      </w:r>
    </w:p>
    <w:p w:rsidR="001113D9" w:rsidRPr="00C81BAD" w:rsidRDefault="001113D9" w:rsidP="001113D9">
      <w:pPr>
        <w:rPr>
          <w:rFonts w:ascii="宋体" w:eastAsia="宋体" w:hAnsi="宋体"/>
        </w:rPr>
      </w:pPr>
      <w:r w:rsidRPr="00C81BAD">
        <w:rPr>
          <w:rFonts w:ascii="宋体" w:eastAsia="宋体" w:hAnsi="宋体"/>
        </w:rPr>
        <w:t xml:space="preserve">    }</w:t>
      </w:r>
    </w:p>
    <w:p w:rsidR="001113D9" w:rsidRPr="00C81BAD" w:rsidRDefault="001113D9" w:rsidP="001113D9">
      <w:pPr>
        <w:rPr>
          <w:rFonts w:ascii="宋体" w:eastAsia="宋体" w:hAnsi="宋体"/>
        </w:rPr>
      </w:pPr>
      <w:r w:rsidRPr="00C81BAD">
        <w:rPr>
          <w:rFonts w:ascii="宋体" w:eastAsia="宋体" w:hAnsi="宋体"/>
        </w:rPr>
        <w:t xml:space="preserve">    return 0;</w:t>
      </w:r>
    </w:p>
    <w:p w:rsidR="001113D9" w:rsidRPr="00C81BAD" w:rsidRDefault="001113D9" w:rsidP="001113D9">
      <w:pPr>
        <w:rPr>
          <w:rFonts w:ascii="宋体" w:eastAsia="宋体" w:hAnsi="宋体"/>
        </w:rPr>
      </w:pPr>
      <w:r w:rsidRPr="00C81BAD">
        <w:rPr>
          <w:rFonts w:ascii="宋体" w:eastAsia="宋体" w:hAnsi="宋体"/>
        </w:rPr>
        <w:lastRenderedPageBreak/>
        <w:t>}</w:t>
      </w:r>
    </w:p>
    <w:p w:rsidR="00B05E53" w:rsidRPr="00C81BAD" w:rsidRDefault="00B05E53" w:rsidP="00B05E53">
      <w:pPr>
        <w:pStyle w:val="2"/>
        <w:rPr>
          <w:rFonts w:ascii="宋体" w:eastAsia="宋体" w:hAnsi="宋体"/>
          <w:b w:val="0"/>
        </w:rPr>
      </w:pPr>
      <w:bookmarkStart w:id="59" w:name="_Toc523521142"/>
      <w:r w:rsidRPr="00C81BAD">
        <w:rPr>
          <w:rFonts w:ascii="宋体" w:eastAsia="宋体" w:hAnsi="宋体" w:hint="eastAsia"/>
          <w:b w:val="0"/>
        </w:rPr>
        <w:t>模拟</w:t>
      </w:r>
      <w:bookmarkEnd w:id="59"/>
    </w:p>
    <w:p w:rsidR="002A75B8" w:rsidRPr="00C81BAD" w:rsidRDefault="00561D62" w:rsidP="00561D62">
      <w:pPr>
        <w:pStyle w:val="3"/>
        <w:rPr>
          <w:rFonts w:ascii="宋体" w:eastAsia="宋体" w:hAnsi="宋体"/>
          <w:b w:val="0"/>
        </w:rPr>
      </w:pPr>
      <w:bookmarkStart w:id="60" w:name="_Toc523521143"/>
      <w:r w:rsidRPr="00C81BAD">
        <w:rPr>
          <w:rFonts w:ascii="宋体" w:eastAsia="宋体" w:hAnsi="宋体" w:hint="eastAsia"/>
          <w:b w:val="0"/>
        </w:rPr>
        <w:t>√-</w:t>
      </w:r>
      <w:r w:rsidRPr="00C81BAD">
        <w:rPr>
          <w:rFonts w:ascii="宋体" w:eastAsia="宋体" w:hAnsi="宋体"/>
          <w:b w:val="0"/>
        </w:rPr>
        <w:t>EOJ</w:t>
      </w:r>
      <w:r w:rsidRPr="00C81BAD">
        <w:rPr>
          <w:rFonts w:ascii="宋体" w:eastAsia="宋体" w:hAnsi="宋体" w:hint="eastAsia"/>
          <w:b w:val="0"/>
        </w:rPr>
        <w:t>-</w:t>
      </w:r>
      <w:r w:rsidRPr="00C81BAD">
        <w:rPr>
          <w:rFonts w:ascii="宋体" w:eastAsia="宋体" w:hAnsi="宋体"/>
          <w:b w:val="0"/>
        </w:rPr>
        <w:t>3628</w:t>
      </w:r>
      <w:r w:rsidRPr="00C81BAD">
        <w:rPr>
          <w:rFonts w:ascii="宋体" w:eastAsia="宋体" w:hAnsi="宋体" w:hint="eastAsia"/>
          <w:b w:val="0"/>
        </w:rPr>
        <w:t>-</w:t>
      </w:r>
      <w:r w:rsidRPr="00C81BAD">
        <w:rPr>
          <w:rFonts w:ascii="宋体" w:eastAsia="宋体" w:hAnsi="宋体"/>
          <w:b w:val="0"/>
        </w:rPr>
        <w:t xml:space="preserve"> </w:t>
      </w:r>
      <w:hyperlink r:id="rId27" w:history="1">
        <w:r w:rsidRPr="00C81BAD">
          <w:rPr>
            <w:rFonts w:ascii="宋体" w:eastAsia="宋体" w:hAnsi="宋体" w:hint="eastAsia"/>
            <w:b w:val="0"/>
          </w:rPr>
          <w:t>A Simple Convolution</w:t>
        </w:r>
        <w:bookmarkEnd w:id="60"/>
      </w:hyperlink>
      <w:r w:rsidR="008868F1" w:rsidRPr="00C81BAD">
        <w:rPr>
          <w:rFonts w:ascii="宋体" w:eastAsia="宋体" w:hAnsi="宋体"/>
          <w:b w:val="0"/>
        </w:rPr>
        <w:fldChar w:fldCharType="begin"/>
      </w:r>
      <w:r w:rsidR="008868F1" w:rsidRPr="00C81BAD">
        <w:rPr>
          <w:rFonts w:ascii="宋体" w:eastAsia="宋体" w:hAnsi="宋体"/>
        </w:rPr>
        <w:instrText xml:space="preserve"> XE "</w:instrText>
      </w:r>
      <w:r w:rsidR="008868F1" w:rsidRPr="00C81BAD">
        <w:rPr>
          <w:rFonts w:ascii="宋体" w:eastAsia="宋体" w:hAnsi="宋体" w:hint="eastAsia"/>
          <w:b w:val="0"/>
        </w:rPr>
        <w:instrText>√-</w:instrText>
      </w:r>
      <w:r w:rsidR="008868F1" w:rsidRPr="00C81BAD">
        <w:rPr>
          <w:rFonts w:ascii="宋体" w:eastAsia="宋体" w:hAnsi="宋体"/>
          <w:b w:val="0"/>
        </w:rPr>
        <w:instrText>EOJ</w:instrText>
      </w:r>
      <w:r w:rsidR="008868F1" w:rsidRPr="00C81BAD">
        <w:rPr>
          <w:rFonts w:ascii="宋体" w:eastAsia="宋体" w:hAnsi="宋体" w:hint="eastAsia"/>
          <w:b w:val="0"/>
        </w:rPr>
        <w:instrText>-</w:instrText>
      </w:r>
      <w:r w:rsidR="008868F1" w:rsidRPr="00C81BAD">
        <w:rPr>
          <w:rFonts w:ascii="宋体" w:eastAsia="宋体" w:hAnsi="宋体"/>
          <w:b w:val="0"/>
        </w:rPr>
        <w:instrText>3628</w:instrText>
      </w:r>
      <w:r w:rsidR="008868F1" w:rsidRPr="00C81BAD">
        <w:rPr>
          <w:rFonts w:ascii="宋体" w:eastAsia="宋体" w:hAnsi="宋体" w:hint="eastAsia"/>
          <w:b w:val="0"/>
        </w:rPr>
        <w:instrText>-</w:instrText>
      </w:r>
      <w:r w:rsidR="008868F1" w:rsidRPr="00C81BAD">
        <w:rPr>
          <w:rFonts w:ascii="宋体" w:eastAsia="宋体" w:hAnsi="宋体"/>
          <w:b w:val="0"/>
        </w:rPr>
        <w:instrText xml:space="preserve"> </w:instrText>
      </w:r>
      <w:r w:rsidR="008868F1" w:rsidRPr="00C81BAD">
        <w:rPr>
          <w:rFonts w:ascii="宋体" w:eastAsia="宋体" w:hAnsi="宋体" w:hint="eastAsia"/>
          <w:b w:val="0"/>
        </w:rPr>
        <w:instrText>A Simple Convolution</w:instrText>
      </w:r>
      <w:r w:rsidR="008868F1" w:rsidRPr="00C81BAD">
        <w:rPr>
          <w:rFonts w:ascii="宋体" w:eastAsia="宋体" w:hAnsi="宋体"/>
          <w:b w:val="0"/>
        </w:rPr>
        <w:instrText>:</w:instrText>
      </w:r>
      <w:r w:rsidR="008868F1" w:rsidRPr="00C81BAD">
        <w:rPr>
          <w:rFonts w:ascii="宋体" w:eastAsia="宋体" w:hAnsi="宋体"/>
        </w:rPr>
        <w:instrText xml:space="preserve">3628" \y "EOJ:3628" </w:instrText>
      </w:r>
      <w:r w:rsidR="008868F1" w:rsidRPr="00C81BAD">
        <w:rPr>
          <w:rFonts w:ascii="宋体" w:eastAsia="宋体" w:hAnsi="宋体"/>
          <w:b w:val="0"/>
        </w:rPr>
        <w:fldChar w:fldCharType="end"/>
      </w:r>
    </w:p>
    <w:p w:rsidR="00561D62" w:rsidRPr="00C81BAD" w:rsidRDefault="00561D62" w:rsidP="002A75B8">
      <w:pPr>
        <w:rPr>
          <w:rFonts w:ascii="宋体" w:eastAsia="宋体" w:hAnsi="宋体"/>
        </w:rPr>
      </w:pPr>
      <w:r w:rsidRPr="00C81BAD">
        <w:rPr>
          <w:rFonts w:ascii="宋体" w:eastAsia="宋体" w:hAnsi="宋体" w:hint="eastAsia"/>
        </w:rPr>
        <w:t>【source】2018EOJ8月月赛A</w:t>
      </w:r>
    </w:p>
    <w:p w:rsidR="00561D62" w:rsidRPr="00C81BAD" w:rsidRDefault="00561D62" w:rsidP="002A75B8">
      <w:pPr>
        <w:rPr>
          <w:rFonts w:ascii="宋体" w:eastAsia="宋体" w:hAnsi="宋体"/>
        </w:rPr>
      </w:pPr>
      <w:r w:rsidRPr="00C81BAD">
        <w:rPr>
          <w:rFonts w:ascii="宋体" w:eastAsia="宋体" w:hAnsi="宋体" w:hint="eastAsia"/>
        </w:rPr>
        <w:t>【难度】签到题</w:t>
      </w:r>
    </w:p>
    <w:p w:rsidR="00561D62" w:rsidRPr="00C81BAD" w:rsidRDefault="00561D62" w:rsidP="002A75B8">
      <w:pPr>
        <w:rPr>
          <w:rFonts w:ascii="宋体" w:eastAsia="宋体" w:hAnsi="宋体"/>
        </w:rPr>
      </w:pPr>
      <w:r w:rsidRPr="00C81BAD">
        <w:rPr>
          <w:rFonts w:ascii="宋体" w:eastAsia="宋体" w:hAnsi="宋体" w:hint="eastAsia"/>
        </w:rPr>
        <w:t>【TAG】模拟</w:t>
      </w:r>
    </w:p>
    <w:p w:rsidR="00561D62" w:rsidRPr="00C81BAD" w:rsidRDefault="00561D62" w:rsidP="002A75B8">
      <w:pPr>
        <w:rPr>
          <w:rFonts w:ascii="宋体" w:eastAsia="宋体" w:hAnsi="宋体"/>
        </w:rPr>
      </w:pPr>
      <w:r w:rsidRPr="00C81BAD">
        <w:rPr>
          <w:rFonts w:ascii="宋体" w:eastAsia="宋体" w:hAnsi="宋体" w:hint="eastAsia"/>
        </w:rPr>
        <w:t>【代码】</w:t>
      </w:r>
    </w:p>
    <w:p w:rsidR="00561D62" w:rsidRPr="00C81BAD" w:rsidRDefault="00561D62" w:rsidP="00561D62">
      <w:pPr>
        <w:rPr>
          <w:rFonts w:ascii="宋体" w:eastAsia="宋体" w:hAnsi="宋体"/>
        </w:rPr>
      </w:pPr>
      <w:r w:rsidRPr="00C81BAD">
        <w:rPr>
          <w:rFonts w:ascii="宋体" w:eastAsia="宋体" w:hAnsi="宋体"/>
        </w:rPr>
        <w:t>#include &lt;bits/stdc++.h&gt;</w:t>
      </w:r>
    </w:p>
    <w:p w:rsidR="00561D62" w:rsidRPr="00C81BAD" w:rsidRDefault="00561D62" w:rsidP="00561D62">
      <w:pPr>
        <w:rPr>
          <w:rFonts w:ascii="宋体" w:eastAsia="宋体" w:hAnsi="宋体"/>
        </w:rPr>
      </w:pPr>
      <w:r w:rsidRPr="00C81BAD">
        <w:rPr>
          <w:rFonts w:ascii="宋体" w:eastAsia="宋体" w:hAnsi="宋体"/>
        </w:rPr>
        <w:t>#define ll long long</w:t>
      </w:r>
    </w:p>
    <w:p w:rsidR="00561D62" w:rsidRPr="00C81BAD" w:rsidRDefault="00561D62" w:rsidP="00561D62">
      <w:pPr>
        <w:rPr>
          <w:rFonts w:ascii="宋体" w:eastAsia="宋体" w:hAnsi="宋体"/>
        </w:rPr>
      </w:pPr>
      <w:r w:rsidRPr="00C81BAD">
        <w:rPr>
          <w:rFonts w:ascii="宋体" w:eastAsia="宋体" w:hAnsi="宋体"/>
        </w:rPr>
        <w:t>#define MAXN 110</w:t>
      </w:r>
    </w:p>
    <w:p w:rsidR="00561D62" w:rsidRPr="00C81BAD" w:rsidRDefault="00561D62" w:rsidP="00561D62">
      <w:pPr>
        <w:rPr>
          <w:rFonts w:ascii="宋体" w:eastAsia="宋体" w:hAnsi="宋体"/>
        </w:rPr>
      </w:pPr>
    </w:p>
    <w:p w:rsidR="00561D62" w:rsidRPr="00C81BAD" w:rsidRDefault="00561D62" w:rsidP="00561D62">
      <w:pPr>
        <w:rPr>
          <w:rFonts w:ascii="宋体" w:eastAsia="宋体" w:hAnsi="宋体"/>
        </w:rPr>
      </w:pPr>
      <w:r w:rsidRPr="00C81BAD">
        <w:rPr>
          <w:rFonts w:ascii="宋体" w:eastAsia="宋体" w:hAnsi="宋体"/>
        </w:rPr>
        <w:t>using namespace std;</w:t>
      </w:r>
    </w:p>
    <w:p w:rsidR="00561D62" w:rsidRPr="00C81BAD" w:rsidRDefault="00561D62" w:rsidP="00561D62">
      <w:pPr>
        <w:rPr>
          <w:rFonts w:ascii="宋体" w:eastAsia="宋体" w:hAnsi="宋体"/>
        </w:rPr>
      </w:pPr>
    </w:p>
    <w:p w:rsidR="00561D62" w:rsidRPr="00C81BAD" w:rsidRDefault="00561D62" w:rsidP="00561D62">
      <w:pPr>
        <w:rPr>
          <w:rFonts w:ascii="宋体" w:eastAsia="宋体" w:hAnsi="宋体"/>
        </w:rPr>
      </w:pPr>
      <w:r w:rsidRPr="00C81BAD">
        <w:rPr>
          <w:rFonts w:ascii="宋体" w:eastAsia="宋体" w:hAnsi="宋体"/>
        </w:rPr>
        <w:t>int main()</w:t>
      </w:r>
    </w:p>
    <w:p w:rsidR="00561D62" w:rsidRPr="00C81BAD" w:rsidRDefault="00561D62" w:rsidP="00561D62">
      <w:pPr>
        <w:rPr>
          <w:rFonts w:ascii="宋体" w:eastAsia="宋体" w:hAnsi="宋体"/>
        </w:rPr>
      </w:pPr>
      <w:r w:rsidRPr="00C81BAD">
        <w:rPr>
          <w:rFonts w:ascii="宋体" w:eastAsia="宋体" w:hAnsi="宋体"/>
        </w:rPr>
        <w:t>{</w:t>
      </w:r>
    </w:p>
    <w:p w:rsidR="00561D62" w:rsidRPr="00C81BAD" w:rsidRDefault="00561D62" w:rsidP="00561D62">
      <w:pPr>
        <w:rPr>
          <w:rFonts w:ascii="宋体" w:eastAsia="宋体" w:hAnsi="宋体"/>
        </w:rPr>
      </w:pPr>
      <w:r w:rsidRPr="00C81BAD">
        <w:rPr>
          <w:rFonts w:ascii="宋体" w:eastAsia="宋体" w:hAnsi="宋体"/>
        </w:rPr>
        <w:t xml:space="preserve">    ll n,m,images[MAXN][MAXN],h,w,kernel[MAXN][MAXN];</w:t>
      </w:r>
    </w:p>
    <w:p w:rsidR="00561D62" w:rsidRPr="00C81BAD" w:rsidRDefault="00561D62" w:rsidP="00561D62">
      <w:pPr>
        <w:rPr>
          <w:rFonts w:ascii="宋体" w:eastAsia="宋体" w:hAnsi="宋体"/>
        </w:rPr>
      </w:pPr>
      <w:r w:rsidRPr="00C81BAD">
        <w:rPr>
          <w:rFonts w:ascii="宋体" w:eastAsia="宋体" w:hAnsi="宋体"/>
        </w:rPr>
        <w:t xml:space="preserve">    cin&gt;&gt;n&gt;&gt;m;</w:t>
      </w:r>
    </w:p>
    <w:p w:rsidR="00561D62" w:rsidRPr="00C81BAD" w:rsidRDefault="00561D62" w:rsidP="00561D62">
      <w:pPr>
        <w:rPr>
          <w:rFonts w:ascii="宋体" w:eastAsia="宋体" w:hAnsi="宋体"/>
        </w:rPr>
      </w:pPr>
      <w:r w:rsidRPr="00C81BAD">
        <w:rPr>
          <w:rFonts w:ascii="宋体" w:eastAsia="宋体" w:hAnsi="宋体"/>
        </w:rPr>
        <w:t xml:space="preserve">    for(int i=0;i&lt;n;i++){</w:t>
      </w:r>
    </w:p>
    <w:p w:rsidR="00561D62" w:rsidRPr="00C81BAD" w:rsidRDefault="00561D62" w:rsidP="00561D62">
      <w:pPr>
        <w:rPr>
          <w:rFonts w:ascii="宋体" w:eastAsia="宋体" w:hAnsi="宋体"/>
        </w:rPr>
      </w:pPr>
      <w:r w:rsidRPr="00C81BAD">
        <w:rPr>
          <w:rFonts w:ascii="宋体" w:eastAsia="宋体" w:hAnsi="宋体"/>
        </w:rPr>
        <w:t xml:space="preserve">        for(int j=0;j&lt;m;j++){</w:t>
      </w:r>
    </w:p>
    <w:p w:rsidR="00561D62" w:rsidRPr="00C81BAD" w:rsidRDefault="00561D62" w:rsidP="00561D62">
      <w:pPr>
        <w:rPr>
          <w:rFonts w:ascii="宋体" w:eastAsia="宋体" w:hAnsi="宋体"/>
        </w:rPr>
      </w:pPr>
      <w:r w:rsidRPr="00C81BAD">
        <w:rPr>
          <w:rFonts w:ascii="宋体" w:eastAsia="宋体" w:hAnsi="宋体"/>
        </w:rPr>
        <w:t xml:space="preserve">            cin&gt;&gt;images[i][j];</w:t>
      </w:r>
    </w:p>
    <w:p w:rsidR="00561D62" w:rsidRPr="00C81BAD" w:rsidRDefault="00561D62" w:rsidP="00561D62">
      <w:pPr>
        <w:rPr>
          <w:rFonts w:ascii="宋体" w:eastAsia="宋体" w:hAnsi="宋体"/>
        </w:rPr>
      </w:pPr>
      <w:r w:rsidRPr="00C81BAD">
        <w:rPr>
          <w:rFonts w:ascii="宋体" w:eastAsia="宋体" w:hAnsi="宋体"/>
        </w:rPr>
        <w:t xml:space="preserve">        }</w:t>
      </w:r>
    </w:p>
    <w:p w:rsidR="00561D62" w:rsidRPr="00C81BAD" w:rsidRDefault="00561D62" w:rsidP="00561D62">
      <w:pPr>
        <w:rPr>
          <w:rFonts w:ascii="宋体" w:eastAsia="宋体" w:hAnsi="宋体"/>
        </w:rPr>
      </w:pPr>
      <w:r w:rsidRPr="00C81BAD">
        <w:rPr>
          <w:rFonts w:ascii="宋体" w:eastAsia="宋体" w:hAnsi="宋体"/>
        </w:rPr>
        <w:t xml:space="preserve">    }</w:t>
      </w:r>
    </w:p>
    <w:p w:rsidR="00561D62" w:rsidRPr="00C81BAD" w:rsidRDefault="00561D62" w:rsidP="00561D62">
      <w:pPr>
        <w:rPr>
          <w:rFonts w:ascii="宋体" w:eastAsia="宋体" w:hAnsi="宋体"/>
        </w:rPr>
      </w:pPr>
      <w:r w:rsidRPr="00C81BAD">
        <w:rPr>
          <w:rFonts w:ascii="宋体" w:eastAsia="宋体" w:hAnsi="宋体"/>
        </w:rPr>
        <w:t xml:space="preserve">    cin&gt;&gt;h&gt;&gt;w;</w:t>
      </w:r>
    </w:p>
    <w:p w:rsidR="00561D62" w:rsidRPr="00C81BAD" w:rsidRDefault="00561D62" w:rsidP="00561D62">
      <w:pPr>
        <w:rPr>
          <w:rFonts w:ascii="宋体" w:eastAsia="宋体" w:hAnsi="宋体"/>
        </w:rPr>
      </w:pPr>
      <w:r w:rsidRPr="00C81BAD">
        <w:rPr>
          <w:rFonts w:ascii="宋体" w:eastAsia="宋体" w:hAnsi="宋体"/>
        </w:rPr>
        <w:t xml:space="preserve">    for(int i=0;i&lt;h;i++){</w:t>
      </w:r>
    </w:p>
    <w:p w:rsidR="00561D62" w:rsidRPr="00C81BAD" w:rsidRDefault="00561D62" w:rsidP="00561D62">
      <w:pPr>
        <w:rPr>
          <w:rFonts w:ascii="宋体" w:eastAsia="宋体" w:hAnsi="宋体"/>
        </w:rPr>
      </w:pPr>
      <w:r w:rsidRPr="00C81BAD">
        <w:rPr>
          <w:rFonts w:ascii="宋体" w:eastAsia="宋体" w:hAnsi="宋体"/>
        </w:rPr>
        <w:t xml:space="preserve">        for(int j=0;j&lt;w;j++){</w:t>
      </w:r>
    </w:p>
    <w:p w:rsidR="00561D62" w:rsidRPr="00C81BAD" w:rsidRDefault="00561D62" w:rsidP="00561D62">
      <w:pPr>
        <w:rPr>
          <w:rFonts w:ascii="宋体" w:eastAsia="宋体" w:hAnsi="宋体"/>
        </w:rPr>
      </w:pPr>
      <w:r w:rsidRPr="00C81BAD">
        <w:rPr>
          <w:rFonts w:ascii="宋体" w:eastAsia="宋体" w:hAnsi="宋体"/>
        </w:rPr>
        <w:t xml:space="preserve">            cin&gt;&gt;kernel[i][j];</w:t>
      </w:r>
    </w:p>
    <w:p w:rsidR="00561D62" w:rsidRPr="00C81BAD" w:rsidRDefault="00561D62" w:rsidP="00561D62">
      <w:pPr>
        <w:rPr>
          <w:rFonts w:ascii="宋体" w:eastAsia="宋体" w:hAnsi="宋体"/>
        </w:rPr>
      </w:pPr>
      <w:r w:rsidRPr="00C81BAD">
        <w:rPr>
          <w:rFonts w:ascii="宋体" w:eastAsia="宋体" w:hAnsi="宋体"/>
        </w:rPr>
        <w:t xml:space="preserve">        }</w:t>
      </w:r>
    </w:p>
    <w:p w:rsidR="00561D62" w:rsidRPr="00C81BAD" w:rsidRDefault="00561D62" w:rsidP="00561D62">
      <w:pPr>
        <w:rPr>
          <w:rFonts w:ascii="宋体" w:eastAsia="宋体" w:hAnsi="宋体"/>
        </w:rPr>
      </w:pPr>
      <w:r w:rsidRPr="00C81BAD">
        <w:rPr>
          <w:rFonts w:ascii="宋体" w:eastAsia="宋体" w:hAnsi="宋体"/>
        </w:rPr>
        <w:t xml:space="preserve">    }</w:t>
      </w:r>
    </w:p>
    <w:p w:rsidR="00561D62" w:rsidRPr="00C81BAD" w:rsidRDefault="00561D62" w:rsidP="00561D62">
      <w:pPr>
        <w:rPr>
          <w:rFonts w:ascii="宋体" w:eastAsia="宋体" w:hAnsi="宋体"/>
        </w:rPr>
      </w:pPr>
      <w:r w:rsidRPr="00C81BAD">
        <w:rPr>
          <w:rFonts w:ascii="宋体" w:eastAsia="宋体" w:hAnsi="宋体"/>
        </w:rPr>
        <w:t xml:space="preserve">    for(int i=0;i+h-1&lt;n;i++){</w:t>
      </w:r>
    </w:p>
    <w:p w:rsidR="00561D62" w:rsidRPr="00C81BAD" w:rsidRDefault="00561D62" w:rsidP="00561D62">
      <w:pPr>
        <w:rPr>
          <w:rFonts w:ascii="宋体" w:eastAsia="宋体" w:hAnsi="宋体"/>
        </w:rPr>
      </w:pPr>
      <w:r w:rsidRPr="00C81BAD">
        <w:rPr>
          <w:rFonts w:ascii="宋体" w:eastAsia="宋体" w:hAnsi="宋体"/>
        </w:rPr>
        <w:t xml:space="preserve">        for(int j=0;j+w-1&lt;m;j++){</w:t>
      </w:r>
    </w:p>
    <w:p w:rsidR="00561D62" w:rsidRPr="00C81BAD" w:rsidRDefault="00561D62" w:rsidP="00561D62">
      <w:pPr>
        <w:rPr>
          <w:rFonts w:ascii="宋体" w:eastAsia="宋体" w:hAnsi="宋体"/>
        </w:rPr>
      </w:pPr>
      <w:r w:rsidRPr="00C81BAD">
        <w:rPr>
          <w:rFonts w:ascii="宋体" w:eastAsia="宋体" w:hAnsi="宋体"/>
        </w:rPr>
        <w:t xml:space="preserve">            int ans=0;</w:t>
      </w:r>
    </w:p>
    <w:p w:rsidR="00561D62" w:rsidRPr="00C81BAD" w:rsidRDefault="00561D62" w:rsidP="00561D62">
      <w:pPr>
        <w:rPr>
          <w:rFonts w:ascii="宋体" w:eastAsia="宋体" w:hAnsi="宋体"/>
        </w:rPr>
      </w:pPr>
      <w:r w:rsidRPr="00C81BAD">
        <w:rPr>
          <w:rFonts w:ascii="宋体" w:eastAsia="宋体" w:hAnsi="宋体"/>
        </w:rPr>
        <w:t xml:space="preserve">            for(int ii=i;ii&lt;i+h;ii++){</w:t>
      </w:r>
    </w:p>
    <w:p w:rsidR="00561D62" w:rsidRPr="00C81BAD" w:rsidRDefault="00561D62" w:rsidP="00561D62">
      <w:pPr>
        <w:rPr>
          <w:rFonts w:ascii="宋体" w:eastAsia="宋体" w:hAnsi="宋体"/>
        </w:rPr>
      </w:pPr>
      <w:r w:rsidRPr="00C81BAD">
        <w:rPr>
          <w:rFonts w:ascii="宋体" w:eastAsia="宋体" w:hAnsi="宋体"/>
        </w:rPr>
        <w:t xml:space="preserve">                for(int jj=j;jj&lt;j+w;jj++){</w:t>
      </w:r>
    </w:p>
    <w:p w:rsidR="00561D62" w:rsidRPr="00C81BAD" w:rsidRDefault="00561D62" w:rsidP="00561D62">
      <w:pPr>
        <w:rPr>
          <w:rFonts w:ascii="宋体" w:eastAsia="宋体" w:hAnsi="宋体"/>
        </w:rPr>
      </w:pPr>
      <w:r w:rsidRPr="00C81BAD">
        <w:rPr>
          <w:rFonts w:ascii="宋体" w:eastAsia="宋体" w:hAnsi="宋体"/>
        </w:rPr>
        <w:t xml:space="preserve">                    ans+=images[ii][jj]*kernel[ii-i][jj-j];</w:t>
      </w:r>
    </w:p>
    <w:p w:rsidR="00561D62" w:rsidRPr="00C81BAD" w:rsidRDefault="00561D62" w:rsidP="00561D62">
      <w:pPr>
        <w:rPr>
          <w:rFonts w:ascii="宋体" w:eastAsia="宋体" w:hAnsi="宋体"/>
        </w:rPr>
      </w:pPr>
      <w:r w:rsidRPr="00C81BAD">
        <w:rPr>
          <w:rFonts w:ascii="宋体" w:eastAsia="宋体" w:hAnsi="宋体"/>
        </w:rPr>
        <w:t xml:space="preserve">                }</w:t>
      </w:r>
    </w:p>
    <w:p w:rsidR="00561D62" w:rsidRPr="00C81BAD" w:rsidRDefault="00561D62" w:rsidP="00561D62">
      <w:pPr>
        <w:rPr>
          <w:rFonts w:ascii="宋体" w:eastAsia="宋体" w:hAnsi="宋体"/>
        </w:rPr>
      </w:pPr>
      <w:r w:rsidRPr="00C81BAD">
        <w:rPr>
          <w:rFonts w:ascii="宋体" w:eastAsia="宋体" w:hAnsi="宋体"/>
        </w:rPr>
        <w:t xml:space="preserve">            }</w:t>
      </w:r>
    </w:p>
    <w:p w:rsidR="00561D62" w:rsidRPr="00C81BAD" w:rsidRDefault="00561D62" w:rsidP="00561D62">
      <w:pPr>
        <w:rPr>
          <w:rFonts w:ascii="宋体" w:eastAsia="宋体" w:hAnsi="宋体"/>
        </w:rPr>
      </w:pPr>
      <w:r w:rsidRPr="00C81BAD">
        <w:rPr>
          <w:rFonts w:ascii="宋体" w:eastAsia="宋体" w:hAnsi="宋体"/>
        </w:rPr>
        <w:t xml:space="preserve">            cout&lt;&lt;ans;</w:t>
      </w:r>
    </w:p>
    <w:p w:rsidR="00561D62" w:rsidRPr="00C81BAD" w:rsidRDefault="00561D62" w:rsidP="00561D62">
      <w:pPr>
        <w:rPr>
          <w:rFonts w:ascii="宋体" w:eastAsia="宋体" w:hAnsi="宋体"/>
        </w:rPr>
      </w:pPr>
      <w:r w:rsidRPr="00C81BAD">
        <w:rPr>
          <w:rFonts w:ascii="宋体" w:eastAsia="宋体" w:hAnsi="宋体"/>
        </w:rPr>
        <w:t xml:space="preserve">            if(j+w-1==m-1) cout&lt;&lt;endl;else cout&lt;&lt;" ";</w:t>
      </w:r>
    </w:p>
    <w:p w:rsidR="00561D62" w:rsidRPr="00C81BAD" w:rsidRDefault="00561D62" w:rsidP="00561D62">
      <w:pPr>
        <w:rPr>
          <w:rFonts w:ascii="宋体" w:eastAsia="宋体" w:hAnsi="宋体"/>
        </w:rPr>
      </w:pPr>
      <w:r w:rsidRPr="00C81BAD">
        <w:rPr>
          <w:rFonts w:ascii="宋体" w:eastAsia="宋体" w:hAnsi="宋体"/>
        </w:rPr>
        <w:t xml:space="preserve">        }</w:t>
      </w:r>
    </w:p>
    <w:p w:rsidR="00561D62" w:rsidRPr="00C81BAD" w:rsidRDefault="00561D62" w:rsidP="00561D62">
      <w:pPr>
        <w:rPr>
          <w:rFonts w:ascii="宋体" w:eastAsia="宋体" w:hAnsi="宋体"/>
        </w:rPr>
      </w:pPr>
      <w:r w:rsidRPr="00C81BAD">
        <w:rPr>
          <w:rFonts w:ascii="宋体" w:eastAsia="宋体" w:hAnsi="宋体"/>
        </w:rPr>
        <w:t xml:space="preserve">    }</w:t>
      </w:r>
    </w:p>
    <w:p w:rsidR="00561D62" w:rsidRPr="00C81BAD" w:rsidRDefault="00561D62" w:rsidP="00561D62">
      <w:pPr>
        <w:rPr>
          <w:rFonts w:ascii="宋体" w:eastAsia="宋体" w:hAnsi="宋体"/>
        </w:rPr>
      </w:pPr>
      <w:r w:rsidRPr="00C81BAD">
        <w:rPr>
          <w:rFonts w:ascii="宋体" w:eastAsia="宋体" w:hAnsi="宋体"/>
        </w:rPr>
        <w:lastRenderedPageBreak/>
        <w:t xml:space="preserve">    return 0;</w:t>
      </w:r>
    </w:p>
    <w:p w:rsidR="00561D62" w:rsidRPr="00C81BAD" w:rsidRDefault="00561D62" w:rsidP="00561D62">
      <w:pPr>
        <w:rPr>
          <w:rFonts w:ascii="宋体" w:eastAsia="宋体" w:hAnsi="宋体"/>
        </w:rPr>
      </w:pPr>
      <w:r w:rsidRPr="00C81BAD">
        <w:rPr>
          <w:rFonts w:ascii="宋体" w:eastAsia="宋体" w:hAnsi="宋体"/>
        </w:rPr>
        <w:t>}</w:t>
      </w:r>
    </w:p>
    <w:p w:rsidR="00F24997" w:rsidRPr="00C81BAD" w:rsidRDefault="00F24997" w:rsidP="00F24997">
      <w:pPr>
        <w:pStyle w:val="3"/>
        <w:rPr>
          <w:rFonts w:ascii="宋体" w:eastAsia="宋体" w:hAnsi="宋体"/>
          <w:b w:val="0"/>
        </w:rPr>
      </w:pPr>
      <w:bookmarkStart w:id="61" w:name="_Toc523521144"/>
      <w:r w:rsidRPr="00C81BAD">
        <w:rPr>
          <w:rFonts w:ascii="宋体" w:eastAsia="宋体" w:hAnsi="宋体" w:hint="eastAsia"/>
          <w:b w:val="0"/>
        </w:rPr>
        <w:t>√-牛客网2018暑期多校6A-</w:t>
      </w:r>
      <w:r w:rsidRPr="00C81BAD">
        <w:rPr>
          <w:rFonts w:ascii="宋体" w:eastAsia="宋体" w:hAnsi="宋体"/>
          <w:b w:val="0"/>
        </w:rPr>
        <w:t>Singing Contest</w:t>
      </w:r>
      <w:bookmarkEnd w:id="61"/>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√-牛客网2018暑期多校6A-</w:instrText>
      </w:r>
      <w:r w:rsidRPr="00C81BAD">
        <w:rPr>
          <w:rFonts w:ascii="宋体" w:eastAsia="宋体" w:hAnsi="宋体"/>
          <w:b w:val="0"/>
        </w:rPr>
        <w:instrText>Singing Contest</w:instrText>
      </w:r>
      <w:r w:rsidRPr="00C81BAD">
        <w:rPr>
          <w:rFonts w:ascii="宋体" w:eastAsia="宋体" w:hAnsi="宋体"/>
        </w:rPr>
        <w:instrText xml:space="preserve">" \y "牛客网" </w:instrText>
      </w:r>
      <w:r w:rsidRPr="00C81BAD">
        <w:rPr>
          <w:rFonts w:ascii="宋体" w:eastAsia="宋体" w:hAnsi="宋体"/>
          <w:b w:val="0"/>
        </w:rPr>
        <w:fldChar w:fldCharType="end"/>
      </w:r>
    </w:p>
    <w:p w:rsidR="00F24997" w:rsidRPr="00C81BAD" w:rsidRDefault="00F24997" w:rsidP="00F24997">
      <w:pPr>
        <w:rPr>
          <w:rFonts w:ascii="宋体" w:eastAsia="宋体" w:hAnsi="宋体"/>
        </w:rPr>
      </w:pPr>
      <w:r w:rsidRPr="00C81BAD">
        <w:rPr>
          <w:rFonts w:ascii="宋体" w:eastAsia="宋体" w:hAnsi="宋体" w:hint="eastAsia"/>
        </w:rPr>
        <w:t>【题意】</w:t>
      </w:r>
    </w:p>
    <w:p w:rsidR="00F24997" w:rsidRPr="00C81BAD" w:rsidRDefault="00F24997" w:rsidP="00F24997">
      <w:pPr>
        <w:rPr>
          <w:rFonts w:ascii="宋体" w:eastAsia="宋体" w:hAnsi="宋体"/>
        </w:rPr>
      </w:pPr>
      <w:r w:rsidRPr="00C81BAD">
        <w:rPr>
          <w:rFonts w:ascii="宋体" w:eastAsia="宋体" w:hAnsi="宋体" w:hint="eastAsia"/>
        </w:rPr>
        <w:t>【TAG】模拟 签到题</w:t>
      </w:r>
    </w:p>
    <w:p w:rsidR="00F24997" w:rsidRPr="00C81BAD" w:rsidRDefault="00F24997" w:rsidP="00F24997">
      <w:pPr>
        <w:rPr>
          <w:rFonts w:ascii="宋体" w:eastAsia="宋体" w:hAnsi="宋体"/>
        </w:rPr>
      </w:pPr>
      <w:r w:rsidRPr="00C81BAD">
        <w:rPr>
          <w:rFonts w:ascii="宋体" w:eastAsia="宋体" w:hAnsi="宋体" w:hint="eastAsia"/>
        </w:rPr>
        <w:t>【题解】贪心选择能击败对手的最小歌曲即可，我用了一个队列，每次2个队首的人出队比较，赢的人入队到队尾。</w:t>
      </w:r>
    </w:p>
    <w:p w:rsidR="00F24997" w:rsidRPr="00C81BAD" w:rsidRDefault="00F24997" w:rsidP="00F24997">
      <w:pPr>
        <w:rPr>
          <w:rFonts w:ascii="宋体" w:eastAsia="宋体" w:hAnsi="宋体"/>
        </w:rPr>
      </w:pPr>
      <w:r w:rsidRPr="00C81BAD">
        <w:rPr>
          <w:rFonts w:ascii="宋体" w:eastAsia="宋体" w:hAnsi="宋体" w:hint="eastAsia"/>
        </w:rPr>
        <w:t>【代码】</w:t>
      </w:r>
    </w:p>
    <w:p w:rsidR="00F24997" w:rsidRPr="00C81BAD" w:rsidRDefault="00F24997" w:rsidP="00F24997">
      <w:pPr>
        <w:rPr>
          <w:rFonts w:ascii="宋体" w:eastAsia="宋体" w:hAnsi="宋体"/>
        </w:rPr>
      </w:pPr>
      <w:r w:rsidRPr="00C81BAD">
        <w:rPr>
          <w:rFonts w:ascii="宋体" w:eastAsia="宋体" w:hAnsi="宋体"/>
        </w:rPr>
        <w:t>#include &lt;bits/stdc++.h&gt;</w:t>
      </w:r>
    </w:p>
    <w:p w:rsidR="00F24997" w:rsidRPr="00C81BAD" w:rsidRDefault="00F24997" w:rsidP="00F24997">
      <w:pPr>
        <w:rPr>
          <w:rFonts w:ascii="宋体" w:eastAsia="宋体" w:hAnsi="宋体"/>
        </w:rPr>
      </w:pPr>
      <w:r w:rsidRPr="00C81BAD">
        <w:rPr>
          <w:rFonts w:ascii="宋体" w:eastAsia="宋体" w:hAnsi="宋体"/>
        </w:rPr>
        <w:t>#define MAXM 16400</w:t>
      </w:r>
    </w:p>
    <w:p w:rsidR="00F24997" w:rsidRPr="00C81BAD" w:rsidRDefault="00F24997" w:rsidP="00F24997">
      <w:pPr>
        <w:rPr>
          <w:rFonts w:ascii="宋体" w:eastAsia="宋体" w:hAnsi="宋体"/>
        </w:rPr>
      </w:pPr>
      <w:r w:rsidRPr="00C81BAD">
        <w:rPr>
          <w:rFonts w:ascii="宋体" w:eastAsia="宋体" w:hAnsi="宋体"/>
        </w:rPr>
        <w:t>#define MAXN 15</w:t>
      </w:r>
    </w:p>
    <w:p w:rsidR="00F24997" w:rsidRPr="00C81BAD" w:rsidRDefault="00F24997" w:rsidP="00F24997">
      <w:pPr>
        <w:rPr>
          <w:rFonts w:ascii="宋体" w:eastAsia="宋体" w:hAnsi="宋体"/>
        </w:rPr>
      </w:pPr>
    </w:p>
    <w:p w:rsidR="00F24997" w:rsidRPr="00C81BAD" w:rsidRDefault="00F24997" w:rsidP="00F24997">
      <w:pPr>
        <w:rPr>
          <w:rFonts w:ascii="宋体" w:eastAsia="宋体" w:hAnsi="宋体"/>
        </w:rPr>
      </w:pPr>
      <w:r w:rsidRPr="00C81BAD">
        <w:rPr>
          <w:rFonts w:ascii="宋体" w:eastAsia="宋体" w:hAnsi="宋体"/>
        </w:rPr>
        <w:t>using namespace std;</w:t>
      </w:r>
    </w:p>
    <w:p w:rsidR="00F24997" w:rsidRPr="00C81BAD" w:rsidRDefault="00F24997" w:rsidP="00F24997">
      <w:pPr>
        <w:rPr>
          <w:rFonts w:ascii="宋体" w:eastAsia="宋体" w:hAnsi="宋体"/>
        </w:rPr>
      </w:pPr>
    </w:p>
    <w:p w:rsidR="00F24997" w:rsidRPr="00C81BAD" w:rsidRDefault="00F24997" w:rsidP="00F24997">
      <w:pPr>
        <w:rPr>
          <w:rFonts w:ascii="宋体" w:eastAsia="宋体" w:hAnsi="宋体"/>
        </w:rPr>
      </w:pPr>
      <w:r w:rsidRPr="00C81BAD">
        <w:rPr>
          <w:rFonts w:ascii="宋体" w:eastAsia="宋体" w:hAnsi="宋体"/>
        </w:rPr>
        <w:t>int fast_pow(int x,int n){</w:t>
      </w:r>
    </w:p>
    <w:p w:rsidR="00F24997" w:rsidRPr="00C81BAD" w:rsidRDefault="00F24997" w:rsidP="00F24997">
      <w:pPr>
        <w:rPr>
          <w:rFonts w:ascii="宋体" w:eastAsia="宋体" w:hAnsi="宋体"/>
        </w:rPr>
      </w:pPr>
      <w:r w:rsidRPr="00C81BAD">
        <w:rPr>
          <w:rFonts w:ascii="宋体" w:eastAsia="宋体" w:hAnsi="宋体"/>
        </w:rPr>
        <w:t xml:space="preserve">    int ans=1,base=x;</w:t>
      </w:r>
    </w:p>
    <w:p w:rsidR="00F24997" w:rsidRPr="00C81BAD" w:rsidRDefault="00F24997" w:rsidP="00F24997">
      <w:pPr>
        <w:rPr>
          <w:rFonts w:ascii="宋体" w:eastAsia="宋体" w:hAnsi="宋体"/>
        </w:rPr>
      </w:pPr>
      <w:r w:rsidRPr="00C81BAD">
        <w:rPr>
          <w:rFonts w:ascii="宋体" w:eastAsia="宋体" w:hAnsi="宋体"/>
        </w:rPr>
        <w:t xml:space="preserve">    while(n){</w:t>
      </w:r>
    </w:p>
    <w:p w:rsidR="00F24997" w:rsidRPr="00C81BAD" w:rsidRDefault="00F24997" w:rsidP="00F24997">
      <w:pPr>
        <w:rPr>
          <w:rFonts w:ascii="宋体" w:eastAsia="宋体" w:hAnsi="宋体"/>
        </w:rPr>
      </w:pPr>
      <w:r w:rsidRPr="00C81BAD">
        <w:rPr>
          <w:rFonts w:ascii="宋体" w:eastAsia="宋体" w:hAnsi="宋体"/>
        </w:rPr>
        <w:t xml:space="preserve">        if(n&amp;1) ans*=base;</w:t>
      </w:r>
    </w:p>
    <w:p w:rsidR="00F24997" w:rsidRPr="00C81BAD" w:rsidRDefault="00F24997" w:rsidP="00F24997">
      <w:pPr>
        <w:rPr>
          <w:rFonts w:ascii="宋体" w:eastAsia="宋体" w:hAnsi="宋体"/>
        </w:rPr>
      </w:pPr>
      <w:r w:rsidRPr="00C81BAD">
        <w:rPr>
          <w:rFonts w:ascii="宋体" w:eastAsia="宋体" w:hAnsi="宋体"/>
        </w:rPr>
        <w:t xml:space="preserve">        base*=base;</w:t>
      </w:r>
    </w:p>
    <w:p w:rsidR="00F24997" w:rsidRPr="00C81BAD" w:rsidRDefault="00F24997" w:rsidP="00F24997">
      <w:pPr>
        <w:rPr>
          <w:rFonts w:ascii="宋体" w:eastAsia="宋体" w:hAnsi="宋体"/>
        </w:rPr>
      </w:pPr>
      <w:r w:rsidRPr="00C81BAD">
        <w:rPr>
          <w:rFonts w:ascii="宋体" w:eastAsia="宋体" w:hAnsi="宋体"/>
        </w:rPr>
        <w:t xml:space="preserve">        n&gt;&gt;=1;</w:t>
      </w:r>
    </w:p>
    <w:p w:rsidR="00F24997" w:rsidRPr="00C81BAD" w:rsidRDefault="00F24997" w:rsidP="00F24997">
      <w:pPr>
        <w:rPr>
          <w:rFonts w:ascii="宋体" w:eastAsia="宋体" w:hAnsi="宋体"/>
        </w:rPr>
      </w:pPr>
      <w:r w:rsidRPr="00C81BAD">
        <w:rPr>
          <w:rFonts w:ascii="宋体" w:eastAsia="宋体" w:hAnsi="宋体"/>
        </w:rPr>
        <w:t xml:space="preserve">    }</w:t>
      </w:r>
    </w:p>
    <w:p w:rsidR="00F24997" w:rsidRPr="00C81BAD" w:rsidRDefault="00F24997" w:rsidP="00F24997">
      <w:pPr>
        <w:rPr>
          <w:rFonts w:ascii="宋体" w:eastAsia="宋体" w:hAnsi="宋体"/>
        </w:rPr>
      </w:pPr>
      <w:r w:rsidRPr="00C81BAD">
        <w:rPr>
          <w:rFonts w:ascii="宋体" w:eastAsia="宋体" w:hAnsi="宋体"/>
        </w:rPr>
        <w:t xml:space="preserve">    return ans;</w:t>
      </w:r>
    </w:p>
    <w:p w:rsidR="00F24997" w:rsidRPr="00C81BAD" w:rsidRDefault="00F24997" w:rsidP="00F24997">
      <w:pPr>
        <w:rPr>
          <w:rFonts w:ascii="宋体" w:eastAsia="宋体" w:hAnsi="宋体"/>
        </w:rPr>
      </w:pPr>
      <w:r w:rsidRPr="00C81BAD">
        <w:rPr>
          <w:rFonts w:ascii="宋体" w:eastAsia="宋体" w:hAnsi="宋体"/>
        </w:rPr>
        <w:t>}</w:t>
      </w:r>
    </w:p>
    <w:p w:rsidR="00F24997" w:rsidRPr="00C81BAD" w:rsidRDefault="00F24997" w:rsidP="00F24997">
      <w:pPr>
        <w:rPr>
          <w:rFonts w:ascii="宋体" w:eastAsia="宋体" w:hAnsi="宋体"/>
        </w:rPr>
      </w:pPr>
      <w:r w:rsidRPr="00C81BAD">
        <w:rPr>
          <w:rFonts w:ascii="宋体" w:eastAsia="宋体" w:hAnsi="宋体"/>
        </w:rPr>
        <w:t>bool cmp(int x,int y){</w:t>
      </w:r>
    </w:p>
    <w:p w:rsidR="00F24997" w:rsidRPr="00C81BAD" w:rsidRDefault="00F24997" w:rsidP="00F24997">
      <w:pPr>
        <w:rPr>
          <w:rFonts w:ascii="宋体" w:eastAsia="宋体" w:hAnsi="宋体"/>
        </w:rPr>
      </w:pPr>
      <w:r w:rsidRPr="00C81BAD">
        <w:rPr>
          <w:rFonts w:ascii="宋体" w:eastAsia="宋体" w:hAnsi="宋体"/>
        </w:rPr>
        <w:t xml:space="preserve">    return x&gt;y;</w:t>
      </w:r>
    </w:p>
    <w:p w:rsidR="00F24997" w:rsidRPr="00C81BAD" w:rsidRDefault="00F24997" w:rsidP="00F24997">
      <w:pPr>
        <w:rPr>
          <w:rFonts w:ascii="宋体" w:eastAsia="宋体" w:hAnsi="宋体"/>
        </w:rPr>
      </w:pPr>
      <w:r w:rsidRPr="00C81BAD">
        <w:rPr>
          <w:rFonts w:ascii="宋体" w:eastAsia="宋体" w:hAnsi="宋体"/>
        </w:rPr>
        <w:t>}</w:t>
      </w:r>
    </w:p>
    <w:p w:rsidR="00F24997" w:rsidRPr="00C81BAD" w:rsidRDefault="00F24997" w:rsidP="00F24997">
      <w:pPr>
        <w:rPr>
          <w:rFonts w:ascii="宋体" w:eastAsia="宋体" w:hAnsi="宋体"/>
        </w:rPr>
      </w:pPr>
    </w:p>
    <w:p w:rsidR="00F24997" w:rsidRPr="00C81BAD" w:rsidRDefault="00F24997" w:rsidP="00F24997">
      <w:pPr>
        <w:rPr>
          <w:rFonts w:ascii="宋体" w:eastAsia="宋体" w:hAnsi="宋体"/>
        </w:rPr>
      </w:pPr>
      <w:r w:rsidRPr="00C81BAD">
        <w:rPr>
          <w:rFonts w:ascii="宋体" w:eastAsia="宋体" w:hAnsi="宋体"/>
        </w:rPr>
        <w:t>struct node{</w:t>
      </w:r>
    </w:p>
    <w:p w:rsidR="00F24997" w:rsidRPr="00C81BAD" w:rsidRDefault="00F24997" w:rsidP="00F24997">
      <w:pPr>
        <w:rPr>
          <w:rFonts w:ascii="宋体" w:eastAsia="宋体" w:hAnsi="宋体"/>
        </w:rPr>
      </w:pPr>
      <w:r w:rsidRPr="00C81BAD">
        <w:rPr>
          <w:rFonts w:ascii="宋体" w:eastAsia="宋体" w:hAnsi="宋体"/>
        </w:rPr>
        <w:t xml:space="preserve">    int id,songs[MAXN];</w:t>
      </w:r>
    </w:p>
    <w:p w:rsidR="00F24997" w:rsidRPr="00C81BAD" w:rsidRDefault="00F24997" w:rsidP="00F24997">
      <w:pPr>
        <w:rPr>
          <w:rFonts w:ascii="宋体" w:eastAsia="宋体" w:hAnsi="宋体"/>
        </w:rPr>
      </w:pPr>
      <w:r w:rsidRPr="00C81BAD">
        <w:rPr>
          <w:rFonts w:ascii="宋体" w:eastAsia="宋体" w:hAnsi="宋体"/>
        </w:rPr>
        <w:t>};</w:t>
      </w:r>
    </w:p>
    <w:p w:rsidR="00F24997" w:rsidRPr="00C81BAD" w:rsidRDefault="00F24997" w:rsidP="00F24997">
      <w:pPr>
        <w:rPr>
          <w:rFonts w:ascii="宋体" w:eastAsia="宋体" w:hAnsi="宋体"/>
        </w:rPr>
      </w:pPr>
      <w:r w:rsidRPr="00C81BAD">
        <w:rPr>
          <w:rFonts w:ascii="宋体" w:eastAsia="宋体" w:hAnsi="宋体"/>
        </w:rPr>
        <w:t>typedef struct node singer;</w:t>
      </w:r>
    </w:p>
    <w:p w:rsidR="00F24997" w:rsidRPr="00C81BAD" w:rsidRDefault="00F24997" w:rsidP="00F24997">
      <w:pPr>
        <w:rPr>
          <w:rFonts w:ascii="宋体" w:eastAsia="宋体" w:hAnsi="宋体"/>
        </w:rPr>
      </w:pPr>
    </w:p>
    <w:p w:rsidR="00F24997" w:rsidRPr="00C81BAD" w:rsidRDefault="00F24997" w:rsidP="00F24997">
      <w:pPr>
        <w:rPr>
          <w:rFonts w:ascii="宋体" w:eastAsia="宋体" w:hAnsi="宋体"/>
        </w:rPr>
      </w:pPr>
      <w:r w:rsidRPr="00C81BAD">
        <w:rPr>
          <w:rFonts w:ascii="宋体" w:eastAsia="宋体" w:hAnsi="宋体"/>
        </w:rPr>
        <w:t>int compete(singer &amp;a,singer &amp;b,int n){</w:t>
      </w:r>
    </w:p>
    <w:p w:rsidR="00F24997" w:rsidRPr="00C81BAD" w:rsidRDefault="00F24997" w:rsidP="00F24997">
      <w:pPr>
        <w:rPr>
          <w:rFonts w:ascii="宋体" w:eastAsia="宋体" w:hAnsi="宋体"/>
        </w:rPr>
      </w:pPr>
      <w:r w:rsidRPr="00C81BAD">
        <w:rPr>
          <w:rFonts w:ascii="宋体" w:eastAsia="宋体" w:hAnsi="宋体"/>
        </w:rPr>
        <w:t xml:space="preserve">    if(a.songs[0]&gt;b.songs[0]){</w:t>
      </w:r>
    </w:p>
    <w:p w:rsidR="00F24997" w:rsidRPr="00C81BAD" w:rsidRDefault="00F24997" w:rsidP="00F24997">
      <w:pPr>
        <w:rPr>
          <w:rFonts w:ascii="宋体" w:eastAsia="宋体" w:hAnsi="宋体"/>
        </w:rPr>
      </w:pPr>
      <w:r w:rsidRPr="00C81BAD">
        <w:rPr>
          <w:rFonts w:ascii="宋体" w:eastAsia="宋体" w:hAnsi="宋体"/>
        </w:rPr>
        <w:t xml:space="preserve">        int k=0;</w:t>
      </w:r>
    </w:p>
    <w:p w:rsidR="00F24997" w:rsidRPr="00C81BAD" w:rsidRDefault="00F24997" w:rsidP="00F24997">
      <w:pPr>
        <w:rPr>
          <w:rFonts w:ascii="宋体" w:eastAsia="宋体" w:hAnsi="宋体"/>
        </w:rPr>
      </w:pPr>
      <w:r w:rsidRPr="00C81BAD">
        <w:rPr>
          <w:rFonts w:ascii="宋体" w:eastAsia="宋体" w:hAnsi="宋体"/>
        </w:rPr>
        <w:t xml:space="preserve">        while(k+1&lt;n&amp;&amp;a.songs[k+1]&gt;b.songs[0]) k++;</w:t>
      </w:r>
    </w:p>
    <w:p w:rsidR="00F24997" w:rsidRPr="00C81BAD" w:rsidRDefault="00F24997" w:rsidP="00F24997">
      <w:pPr>
        <w:rPr>
          <w:rFonts w:ascii="宋体" w:eastAsia="宋体" w:hAnsi="宋体"/>
        </w:rPr>
      </w:pPr>
      <w:r w:rsidRPr="00C81BAD">
        <w:rPr>
          <w:rFonts w:ascii="宋体" w:eastAsia="宋体" w:hAnsi="宋体"/>
        </w:rPr>
        <w:t xml:space="preserve">        //cout&lt;&lt;k&lt;&lt;endl;</w:t>
      </w:r>
    </w:p>
    <w:p w:rsidR="00F24997" w:rsidRPr="00C81BAD" w:rsidRDefault="00F24997" w:rsidP="00F24997">
      <w:pPr>
        <w:rPr>
          <w:rFonts w:ascii="宋体" w:eastAsia="宋体" w:hAnsi="宋体"/>
        </w:rPr>
      </w:pPr>
      <w:r w:rsidRPr="00C81BAD">
        <w:rPr>
          <w:rFonts w:ascii="宋体" w:eastAsia="宋体" w:hAnsi="宋体"/>
        </w:rPr>
        <w:t xml:space="preserve">        a.songs[k]=-1;</w:t>
      </w:r>
    </w:p>
    <w:p w:rsidR="00F24997" w:rsidRPr="00C81BAD" w:rsidRDefault="00F24997" w:rsidP="00F24997">
      <w:pPr>
        <w:rPr>
          <w:rFonts w:ascii="宋体" w:eastAsia="宋体" w:hAnsi="宋体"/>
        </w:rPr>
      </w:pPr>
      <w:r w:rsidRPr="00C81BAD">
        <w:rPr>
          <w:rFonts w:ascii="宋体" w:eastAsia="宋体" w:hAnsi="宋体"/>
        </w:rPr>
        <w:t xml:space="preserve">        sort(a.songs,a.songs+n,cmp);</w:t>
      </w:r>
    </w:p>
    <w:p w:rsidR="00F24997" w:rsidRPr="00C81BAD" w:rsidRDefault="00F24997" w:rsidP="00F24997">
      <w:pPr>
        <w:rPr>
          <w:rFonts w:ascii="宋体" w:eastAsia="宋体" w:hAnsi="宋体"/>
        </w:rPr>
      </w:pPr>
      <w:r w:rsidRPr="00C81BAD">
        <w:rPr>
          <w:rFonts w:ascii="宋体" w:eastAsia="宋体" w:hAnsi="宋体"/>
        </w:rPr>
        <w:t xml:space="preserve">        //for(int i=0;i&lt;n;i++) printf("%d ",a.songs[i]);</w:t>
      </w:r>
    </w:p>
    <w:p w:rsidR="00F24997" w:rsidRPr="00C81BAD" w:rsidRDefault="00F24997" w:rsidP="00F24997">
      <w:pPr>
        <w:rPr>
          <w:rFonts w:ascii="宋体" w:eastAsia="宋体" w:hAnsi="宋体"/>
        </w:rPr>
      </w:pPr>
      <w:r w:rsidRPr="00C81BAD">
        <w:rPr>
          <w:rFonts w:ascii="宋体" w:eastAsia="宋体" w:hAnsi="宋体"/>
        </w:rPr>
        <w:t xml:space="preserve">        //printf("\n");</w:t>
      </w:r>
    </w:p>
    <w:p w:rsidR="00F24997" w:rsidRPr="00C81BAD" w:rsidRDefault="00F24997" w:rsidP="00F24997">
      <w:pPr>
        <w:rPr>
          <w:rFonts w:ascii="宋体" w:eastAsia="宋体" w:hAnsi="宋体"/>
        </w:rPr>
      </w:pPr>
      <w:r w:rsidRPr="00C81BAD">
        <w:rPr>
          <w:rFonts w:ascii="宋体" w:eastAsia="宋体" w:hAnsi="宋体"/>
        </w:rPr>
        <w:t xml:space="preserve">        return 1;</w:t>
      </w:r>
    </w:p>
    <w:p w:rsidR="00F24997" w:rsidRPr="00C81BAD" w:rsidRDefault="00F24997" w:rsidP="00F24997">
      <w:pPr>
        <w:rPr>
          <w:rFonts w:ascii="宋体" w:eastAsia="宋体" w:hAnsi="宋体"/>
        </w:rPr>
      </w:pPr>
      <w:r w:rsidRPr="00C81BAD">
        <w:rPr>
          <w:rFonts w:ascii="宋体" w:eastAsia="宋体" w:hAnsi="宋体"/>
        </w:rPr>
        <w:lastRenderedPageBreak/>
        <w:t xml:space="preserve">    }</w:t>
      </w:r>
    </w:p>
    <w:p w:rsidR="00F24997" w:rsidRPr="00C81BAD" w:rsidRDefault="00F24997" w:rsidP="00F24997">
      <w:pPr>
        <w:rPr>
          <w:rFonts w:ascii="宋体" w:eastAsia="宋体" w:hAnsi="宋体"/>
        </w:rPr>
      </w:pPr>
      <w:r w:rsidRPr="00C81BAD">
        <w:rPr>
          <w:rFonts w:ascii="宋体" w:eastAsia="宋体" w:hAnsi="宋体"/>
        </w:rPr>
        <w:t xml:space="preserve">    int k=0;</w:t>
      </w:r>
    </w:p>
    <w:p w:rsidR="00F24997" w:rsidRPr="00C81BAD" w:rsidRDefault="00F24997" w:rsidP="00F24997">
      <w:pPr>
        <w:rPr>
          <w:rFonts w:ascii="宋体" w:eastAsia="宋体" w:hAnsi="宋体"/>
        </w:rPr>
      </w:pPr>
      <w:r w:rsidRPr="00C81BAD">
        <w:rPr>
          <w:rFonts w:ascii="宋体" w:eastAsia="宋体" w:hAnsi="宋体"/>
        </w:rPr>
        <w:t xml:space="preserve">    while(a.songs[0]&lt;b.songs[k+1]) k++;</w:t>
      </w:r>
    </w:p>
    <w:p w:rsidR="00F24997" w:rsidRPr="00C81BAD" w:rsidRDefault="00F24997" w:rsidP="00F24997">
      <w:pPr>
        <w:rPr>
          <w:rFonts w:ascii="宋体" w:eastAsia="宋体" w:hAnsi="宋体"/>
        </w:rPr>
      </w:pPr>
      <w:r w:rsidRPr="00C81BAD">
        <w:rPr>
          <w:rFonts w:ascii="宋体" w:eastAsia="宋体" w:hAnsi="宋体"/>
        </w:rPr>
        <w:t xml:space="preserve">    b.songs[k]=-1;</w:t>
      </w:r>
    </w:p>
    <w:p w:rsidR="00F24997" w:rsidRPr="00C81BAD" w:rsidRDefault="00F24997" w:rsidP="00F24997">
      <w:pPr>
        <w:rPr>
          <w:rFonts w:ascii="宋体" w:eastAsia="宋体" w:hAnsi="宋体"/>
        </w:rPr>
      </w:pPr>
      <w:r w:rsidRPr="00C81BAD">
        <w:rPr>
          <w:rFonts w:ascii="宋体" w:eastAsia="宋体" w:hAnsi="宋体"/>
        </w:rPr>
        <w:t xml:space="preserve">    sort(b.songs,b.songs+n,cmp);</w:t>
      </w:r>
    </w:p>
    <w:p w:rsidR="00F24997" w:rsidRPr="00C81BAD" w:rsidRDefault="00F24997" w:rsidP="00F24997">
      <w:pPr>
        <w:rPr>
          <w:rFonts w:ascii="宋体" w:eastAsia="宋体" w:hAnsi="宋体"/>
        </w:rPr>
      </w:pPr>
      <w:r w:rsidRPr="00C81BAD">
        <w:rPr>
          <w:rFonts w:ascii="宋体" w:eastAsia="宋体" w:hAnsi="宋体"/>
        </w:rPr>
        <w:t xml:space="preserve">    return 2;</w:t>
      </w:r>
    </w:p>
    <w:p w:rsidR="00F24997" w:rsidRPr="00C81BAD" w:rsidRDefault="00F24997" w:rsidP="00F24997">
      <w:pPr>
        <w:rPr>
          <w:rFonts w:ascii="宋体" w:eastAsia="宋体" w:hAnsi="宋体"/>
        </w:rPr>
      </w:pPr>
      <w:r w:rsidRPr="00C81BAD">
        <w:rPr>
          <w:rFonts w:ascii="宋体" w:eastAsia="宋体" w:hAnsi="宋体"/>
        </w:rPr>
        <w:t>}</w:t>
      </w:r>
    </w:p>
    <w:p w:rsidR="00F24997" w:rsidRPr="00C81BAD" w:rsidRDefault="00F24997" w:rsidP="00F24997">
      <w:pPr>
        <w:rPr>
          <w:rFonts w:ascii="宋体" w:eastAsia="宋体" w:hAnsi="宋体"/>
        </w:rPr>
      </w:pPr>
    </w:p>
    <w:p w:rsidR="00F24997" w:rsidRPr="00C81BAD" w:rsidRDefault="00F24997" w:rsidP="00F24997">
      <w:pPr>
        <w:rPr>
          <w:rFonts w:ascii="宋体" w:eastAsia="宋体" w:hAnsi="宋体"/>
        </w:rPr>
      </w:pPr>
      <w:r w:rsidRPr="00C81BAD">
        <w:rPr>
          <w:rFonts w:ascii="宋体" w:eastAsia="宋体" w:hAnsi="宋体"/>
        </w:rPr>
        <w:t>int main()</w:t>
      </w:r>
    </w:p>
    <w:p w:rsidR="00F24997" w:rsidRPr="00C81BAD" w:rsidRDefault="00F24997" w:rsidP="00F24997">
      <w:pPr>
        <w:rPr>
          <w:rFonts w:ascii="宋体" w:eastAsia="宋体" w:hAnsi="宋体"/>
        </w:rPr>
      </w:pPr>
      <w:r w:rsidRPr="00C81BAD">
        <w:rPr>
          <w:rFonts w:ascii="宋体" w:eastAsia="宋体" w:hAnsi="宋体"/>
        </w:rPr>
        <w:t>{</w:t>
      </w:r>
    </w:p>
    <w:p w:rsidR="00F24997" w:rsidRPr="00C81BAD" w:rsidRDefault="00F24997" w:rsidP="00F24997">
      <w:pPr>
        <w:rPr>
          <w:rFonts w:ascii="宋体" w:eastAsia="宋体" w:hAnsi="宋体"/>
        </w:rPr>
      </w:pPr>
      <w:r w:rsidRPr="00C81BAD">
        <w:rPr>
          <w:rFonts w:ascii="宋体" w:eastAsia="宋体" w:hAnsi="宋体"/>
        </w:rPr>
        <w:t xml:space="preserve">    int t;</w:t>
      </w:r>
    </w:p>
    <w:p w:rsidR="00F24997" w:rsidRPr="00C81BAD" w:rsidRDefault="00F24997" w:rsidP="00F24997">
      <w:pPr>
        <w:rPr>
          <w:rFonts w:ascii="宋体" w:eastAsia="宋体" w:hAnsi="宋体"/>
        </w:rPr>
      </w:pPr>
      <w:r w:rsidRPr="00C81BAD">
        <w:rPr>
          <w:rFonts w:ascii="宋体" w:eastAsia="宋体" w:hAnsi="宋体"/>
        </w:rPr>
        <w:t xml:space="preserve">    scanf("%d",&amp;t);</w:t>
      </w:r>
    </w:p>
    <w:p w:rsidR="00F24997" w:rsidRPr="00C81BAD" w:rsidRDefault="00F24997" w:rsidP="00F24997">
      <w:pPr>
        <w:rPr>
          <w:rFonts w:ascii="宋体" w:eastAsia="宋体" w:hAnsi="宋体"/>
        </w:rPr>
      </w:pPr>
      <w:r w:rsidRPr="00C81BAD">
        <w:rPr>
          <w:rFonts w:ascii="宋体" w:eastAsia="宋体" w:hAnsi="宋体"/>
        </w:rPr>
        <w:t xml:space="preserve">    for(int casenum=1;casenum&lt;=t;casenum++){</w:t>
      </w:r>
    </w:p>
    <w:p w:rsidR="00F24997" w:rsidRPr="00C81BAD" w:rsidRDefault="00F24997" w:rsidP="00F24997">
      <w:pPr>
        <w:rPr>
          <w:rFonts w:ascii="宋体" w:eastAsia="宋体" w:hAnsi="宋体"/>
        </w:rPr>
      </w:pPr>
      <w:r w:rsidRPr="00C81BAD">
        <w:rPr>
          <w:rFonts w:ascii="宋体" w:eastAsia="宋体" w:hAnsi="宋体"/>
        </w:rPr>
        <w:t xml:space="preserve">        int n,singernum;</w:t>
      </w:r>
    </w:p>
    <w:p w:rsidR="00F24997" w:rsidRPr="00C81BAD" w:rsidRDefault="00F24997" w:rsidP="00F24997">
      <w:pPr>
        <w:rPr>
          <w:rFonts w:ascii="宋体" w:eastAsia="宋体" w:hAnsi="宋体"/>
        </w:rPr>
      </w:pPr>
      <w:r w:rsidRPr="00C81BAD">
        <w:rPr>
          <w:rFonts w:ascii="宋体" w:eastAsia="宋体" w:hAnsi="宋体"/>
        </w:rPr>
        <w:t xml:space="preserve">        scanf("%d",&amp;n);</w:t>
      </w:r>
    </w:p>
    <w:p w:rsidR="00F24997" w:rsidRPr="00C81BAD" w:rsidRDefault="00F24997" w:rsidP="00F24997">
      <w:pPr>
        <w:rPr>
          <w:rFonts w:ascii="宋体" w:eastAsia="宋体" w:hAnsi="宋体"/>
        </w:rPr>
      </w:pPr>
      <w:r w:rsidRPr="00C81BAD">
        <w:rPr>
          <w:rFonts w:ascii="宋体" w:eastAsia="宋体" w:hAnsi="宋体"/>
        </w:rPr>
        <w:t xml:space="preserve">        singernum=fast_pow(2,n);</w:t>
      </w:r>
    </w:p>
    <w:p w:rsidR="00F24997" w:rsidRPr="00C81BAD" w:rsidRDefault="00F24997" w:rsidP="00F24997">
      <w:pPr>
        <w:rPr>
          <w:rFonts w:ascii="宋体" w:eastAsia="宋体" w:hAnsi="宋体"/>
        </w:rPr>
      </w:pPr>
      <w:r w:rsidRPr="00C81BAD">
        <w:rPr>
          <w:rFonts w:ascii="宋体" w:eastAsia="宋体" w:hAnsi="宋体"/>
        </w:rPr>
        <w:t xml:space="preserve">        queue&lt;singer&gt; q;</w:t>
      </w:r>
    </w:p>
    <w:p w:rsidR="00F24997" w:rsidRPr="00C81BAD" w:rsidRDefault="00F24997" w:rsidP="00F24997">
      <w:pPr>
        <w:rPr>
          <w:rFonts w:ascii="宋体" w:eastAsia="宋体" w:hAnsi="宋体"/>
        </w:rPr>
      </w:pPr>
      <w:r w:rsidRPr="00C81BAD">
        <w:rPr>
          <w:rFonts w:ascii="宋体" w:eastAsia="宋体" w:hAnsi="宋体"/>
        </w:rPr>
        <w:t xml:space="preserve">        while(!q.empty()) q.pop();</w:t>
      </w:r>
    </w:p>
    <w:p w:rsidR="00F24997" w:rsidRPr="00C81BAD" w:rsidRDefault="00F24997" w:rsidP="00F24997">
      <w:pPr>
        <w:rPr>
          <w:rFonts w:ascii="宋体" w:eastAsia="宋体" w:hAnsi="宋体"/>
        </w:rPr>
      </w:pPr>
      <w:r w:rsidRPr="00C81BAD">
        <w:rPr>
          <w:rFonts w:ascii="宋体" w:eastAsia="宋体" w:hAnsi="宋体"/>
        </w:rPr>
        <w:t xml:space="preserve">        for(int i=1;i&lt;=singernum;i++){</w:t>
      </w:r>
    </w:p>
    <w:p w:rsidR="00F24997" w:rsidRPr="00C81BAD" w:rsidRDefault="00F24997" w:rsidP="00F24997">
      <w:pPr>
        <w:rPr>
          <w:rFonts w:ascii="宋体" w:eastAsia="宋体" w:hAnsi="宋体"/>
        </w:rPr>
      </w:pPr>
      <w:r w:rsidRPr="00C81BAD">
        <w:rPr>
          <w:rFonts w:ascii="宋体" w:eastAsia="宋体" w:hAnsi="宋体"/>
        </w:rPr>
        <w:t xml:space="preserve">            singer newsinger;</w:t>
      </w:r>
    </w:p>
    <w:p w:rsidR="00F24997" w:rsidRPr="00C81BAD" w:rsidRDefault="00F24997" w:rsidP="00F24997">
      <w:pPr>
        <w:rPr>
          <w:rFonts w:ascii="宋体" w:eastAsia="宋体" w:hAnsi="宋体"/>
        </w:rPr>
      </w:pPr>
      <w:r w:rsidRPr="00C81BAD">
        <w:rPr>
          <w:rFonts w:ascii="宋体" w:eastAsia="宋体" w:hAnsi="宋体"/>
        </w:rPr>
        <w:t xml:space="preserve">            newsinger.id=i;</w:t>
      </w:r>
    </w:p>
    <w:p w:rsidR="00F24997" w:rsidRPr="00C81BAD" w:rsidRDefault="00F24997" w:rsidP="00F24997">
      <w:pPr>
        <w:rPr>
          <w:rFonts w:ascii="宋体" w:eastAsia="宋体" w:hAnsi="宋体"/>
        </w:rPr>
      </w:pPr>
      <w:r w:rsidRPr="00C81BAD">
        <w:rPr>
          <w:rFonts w:ascii="宋体" w:eastAsia="宋体" w:hAnsi="宋体"/>
        </w:rPr>
        <w:t xml:space="preserve">            for(int j=0;j&lt;n;j++) scanf("%d",&amp;newsinger.songs[j]);</w:t>
      </w:r>
    </w:p>
    <w:p w:rsidR="00F24997" w:rsidRPr="00C81BAD" w:rsidRDefault="00F24997" w:rsidP="00F24997">
      <w:pPr>
        <w:rPr>
          <w:rFonts w:ascii="宋体" w:eastAsia="宋体" w:hAnsi="宋体"/>
        </w:rPr>
      </w:pPr>
      <w:r w:rsidRPr="00C81BAD">
        <w:rPr>
          <w:rFonts w:ascii="宋体" w:eastAsia="宋体" w:hAnsi="宋体"/>
        </w:rPr>
        <w:t xml:space="preserve">            sort(newsinger.songs,newsinger.songs+n,cmp);</w:t>
      </w:r>
    </w:p>
    <w:p w:rsidR="00F24997" w:rsidRPr="00C81BAD" w:rsidRDefault="00F24997" w:rsidP="00F24997">
      <w:pPr>
        <w:rPr>
          <w:rFonts w:ascii="宋体" w:eastAsia="宋体" w:hAnsi="宋体"/>
        </w:rPr>
      </w:pPr>
      <w:r w:rsidRPr="00C81BAD">
        <w:rPr>
          <w:rFonts w:ascii="宋体" w:eastAsia="宋体" w:hAnsi="宋体"/>
        </w:rPr>
        <w:t xml:space="preserve">            q.push(newsinger);</w:t>
      </w:r>
    </w:p>
    <w:p w:rsidR="00F24997" w:rsidRPr="00C81BAD" w:rsidRDefault="00F24997" w:rsidP="00F24997">
      <w:pPr>
        <w:rPr>
          <w:rFonts w:ascii="宋体" w:eastAsia="宋体" w:hAnsi="宋体"/>
        </w:rPr>
      </w:pPr>
      <w:r w:rsidRPr="00C81BAD">
        <w:rPr>
          <w:rFonts w:ascii="宋体" w:eastAsia="宋体" w:hAnsi="宋体"/>
        </w:rPr>
        <w:t xml:space="preserve">        }</w:t>
      </w:r>
    </w:p>
    <w:p w:rsidR="00F24997" w:rsidRPr="00C81BAD" w:rsidRDefault="00F24997" w:rsidP="00F24997">
      <w:pPr>
        <w:rPr>
          <w:rFonts w:ascii="宋体" w:eastAsia="宋体" w:hAnsi="宋体"/>
        </w:rPr>
      </w:pPr>
      <w:r w:rsidRPr="00C81BAD">
        <w:rPr>
          <w:rFonts w:ascii="宋体" w:eastAsia="宋体" w:hAnsi="宋体"/>
        </w:rPr>
        <w:t xml:space="preserve">        while(q.size()&gt;1){</w:t>
      </w:r>
    </w:p>
    <w:p w:rsidR="00F24997" w:rsidRPr="00C81BAD" w:rsidRDefault="00F24997" w:rsidP="00F24997">
      <w:pPr>
        <w:rPr>
          <w:rFonts w:ascii="宋体" w:eastAsia="宋体" w:hAnsi="宋体"/>
        </w:rPr>
      </w:pPr>
      <w:r w:rsidRPr="00C81BAD">
        <w:rPr>
          <w:rFonts w:ascii="宋体" w:eastAsia="宋体" w:hAnsi="宋体"/>
        </w:rPr>
        <w:t xml:space="preserve">            singer s1,s2;</w:t>
      </w:r>
    </w:p>
    <w:p w:rsidR="00F24997" w:rsidRPr="00C81BAD" w:rsidRDefault="00F24997" w:rsidP="00F24997">
      <w:pPr>
        <w:rPr>
          <w:rFonts w:ascii="宋体" w:eastAsia="宋体" w:hAnsi="宋体"/>
        </w:rPr>
      </w:pPr>
      <w:r w:rsidRPr="00C81BAD">
        <w:rPr>
          <w:rFonts w:ascii="宋体" w:eastAsia="宋体" w:hAnsi="宋体"/>
        </w:rPr>
        <w:t xml:space="preserve">            s1=q.front(),q.pop(),s2=q.front(),q.pop();</w:t>
      </w:r>
    </w:p>
    <w:p w:rsidR="00F24997" w:rsidRPr="00C81BAD" w:rsidRDefault="00F24997" w:rsidP="00F24997">
      <w:pPr>
        <w:rPr>
          <w:rFonts w:ascii="宋体" w:eastAsia="宋体" w:hAnsi="宋体"/>
        </w:rPr>
      </w:pPr>
      <w:r w:rsidRPr="00C81BAD">
        <w:rPr>
          <w:rFonts w:ascii="宋体" w:eastAsia="宋体" w:hAnsi="宋体"/>
        </w:rPr>
        <w:t xml:space="preserve">            int result=compete(s1,s2,n);</w:t>
      </w:r>
    </w:p>
    <w:p w:rsidR="00F24997" w:rsidRPr="00C81BAD" w:rsidRDefault="00F24997" w:rsidP="00F24997">
      <w:pPr>
        <w:rPr>
          <w:rFonts w:ascii="宋体" w:eastAsia="宋体" w:hAnsi="宋体"/>
        </w:rPr>
      </w:pPr>
      <w:r w:rsidRPr="00C81BAD">
        <w:rPr>
          <w:rFonts w:ascii="宋体" w:eastAsia="宋体" w:hAnsi="宋体"/>
        </w:rPr>
        <w:t xml:space="preserve">            if(result==1) q.push(s1);else q.push(s2);</w:t>
      </w:r>
    </w:p>
    <w:p w:rsidR="00F24997" w:rsidRPr="00C81BAD" w:rsidRDefault="00F24997" w:rsidP="00F24997">
      <w:pPr>
        <w:rPr>
          <w:rFonts w:ascii="宋体" w:eastAsia="宋体" w:hAnsi="宋体"/>
        </w:rPr>
      </w:pPr>
      <w:r w:rsidRPr="00C81BAD">
        <w:rPr>
          <w:rFonts w:ascii="宋体" w:eastAsia="宋体" w:hAnsi="宋体"/>
        </w:rPr>
        <w:t xml:space="preserve">        }</w:t>
      </w:r>
    </w:p>
    <w:p w:rsidR="00F24997" w:rsidRPr="00C81BAD" w:rsidRDefault="00F24997" w:rsidP="00F24997">
      <w:pPr>
        <w:rPr>
          <w:rFonts w:ascii="宋体" w:eastAsia="宋体" w:hAnsi="宋体"/>
        </w:rPr>
      </w:pPr>
      <w:r w:rsidRPr="00C81BAD">
        <w:rPr>
          <w:rFonts w:ascii="宋体" w:eastAsia="宋体" w:hAnsi="宋体"/>
        </w:rPr>
        <w:t xml:space="preserve">        singer winner=q.front();</w:t>
      </w:r>
    </w:p>
    <w:p w:rsidR="00F24997" w:rsidRPr="00C81BAD" w:rsidRDefault="00F24997" w:rsidP="00F24997">
      <w:pPr>
        <w:rPr>
          <w:rFonts w:ascii="宋体" w:eastAsia="宋体" w:hAnsi="宋体"/>
        </w:rPr>
      </w:pPr>
      <w:r w:rsidRPr="00C81BAD">
        <w:rPr>
          <w:rFonts w:ascii="宋体" w:eastAsia="宋体" w:hAnsi="宋体"/>
        </w:rPr>
        <w:t xml:space="preserve">        printf("Case #%d: %d\n",casenum,winner.id);</w:t>
      </w:r>
    </w:p>
    <w:p w:rsidR="00F24997" w:rsidRPr="00C81BAD" w:rsidRDefault="00F24997" w:rsidP="00F24997">
      <w:pPr>
        <w:rPr>
          <w:rFonts w:ascii="宋体" w:eastAsia="宋体" w:hAnsi="宋体"/>
        </w:rPr>
      </w:pPr>
      <w:r w:rsidRPr="00C81BAD">
        <w:rPr>
          <w:rFonts w:ascii="宋体" w:eastAsia="宋体" w:hAnsi="宋体"/>
        </w:rPr>
        <w:t xml:space="preserve">    }</w:t>
      </w:r>
    </w:p>
    <w:p w:rsidR="00F24997" w:rsidRPr="00C81BAD" w:rsidRDefault="00F24997" w:rsidP="00F24997">
      <w:pPr>
        <w:rPr>
          <w:rFonts w:ascii="宋体" w:eastAsia="宋体" w:hAnsi="宋体"/>
        </w:rPr>
      </w:pPr>
      <w:r w:rsidRPr="00C81BAD">
        <w:rPr>
          <w:rFonts w:ascii="宋体" w:eastAsia="宋体" w:hAnsi="宋体"/>
        </w:rPr>
        <w:t xml:space="preserve">    return 0;</w:t>
      </w:r>
    </w:p>
    <w:p w:rsidR="00F24997" w:rsidRPr="00C81BAD" w:rsidRDefault="00F24997" w:rsidP="00F24997">
      <w:pPr>
        <w:rPr>
          <w:rFonts w:ascii="宋体" w:eastAsia="宋体" w:hAnsi="宋体"/>
        </w:rPr>
      </w:pPr>
      <w:r w:rsidRPr="00C81BAD">
        <w:rPr>
          <w:rFonts w:ascii="宋体" w:eastAsia="宋体" w:hAnsi="宋体"/>
        </w:rPr>
        <w:t>}</w:t>
      </w:r>
    </w:p>
    <w:p w:rsidR="00B05E53" w:rsidRPr="00C81BAD" w:rsidRDefault="00B05E53" w:rsidP="00B05E53">
      <w:pPr>
        <w:pStyle w:val="3"/>
        <w:rPr>
          <w:rFonts w:ascii="宋体" w:eastAsia="宋体" w:hAnsi="宋体"/>
          <w:b w:val="0"/>
        </w:rPr>
      </w:pPr>
      <w:bookmarkStart w:id="62" w:name="_Toc523521145"/>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633</w:t>
      </w:r>
      <w:r w:rsidRPr="00C81BAD">
        <w:rPr>
          <w:rFonts w:ascii="宋体" w:eastAsia="宋体" w:hAnsi="宋体" w:hint="eastAsia"/>
          <w:b w:val="0"/>
        </w:rPr>
        <w:t>0-</w:t>
      </w:r>
      <w:r w:rsidRPr="00C81BAD">
        <w:rPr>
          <w:rFonts w:ascii="宋体" w:eastAsia="宋体" w:hAnsi="宋体"/>
          <w:b w:val="0"/>
        </w:rPr>
        <w:t>Visual Cube</w:t>
      </w:r>
      <w:r w:rsidRPr="00C81BAD">
        <w:rPr>
          <w:rFonts w:ascii="宋体" w:eastAsia="宋体" w:hAnsi="宋体" w:hint="eastAsia"/>
          <w:b w:val="0"/>
        </w:rPr>
        <w:t>-签到题</w:t>
      </w:r>
      <w:bookmarkEnd w:id="62"/>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633</w:instrText>
      </w:r>
      <w:r w:rsidRPr="00C81BAD">
        <w:rPr>
          <w:rFonts w:ascii="宋体" w:eastAsia="宋体" w:hAnsi="宋体" w:hint="eastAsia"/>
          <w:b w:val="0"/>
        </w:rPr>
        <w:instrText>0-</w:instrText>
      </w:r>
      <w:r w:rsidRPr="00C81BAD">
        <w:rPr>
          <w:rFonts w:ascii="宋体" w:eastAsia="宋体" w:hAnsi="宋体"/>
          <w:b w:val="0"/>
        </w:rPr>
        <w:instrText>Visual Cube</w:instrText>
      </w:r>
      <w:r w:rsidRPr="00C81BAD">
        <w:rPr>
          <w:rFonts w:ascii="宋体" w:eastAsia="宋体" w:hAnsi="宋体" w:hint="eastAsia"/>
          <w:b w:val="0"/>
        </w:rPr>
        <w:instrText>-签到题</w:instrText>
      </w:r>
      <w:r w:rsidRPr="00C81BAD">
        <w:rPr>
          <w:rFonts w:ascii="宋体" w:eastAsia="宋体" w:hAnsi="宋体"/>
          <w:b w:val="0"/>
        </w:rPr>
        <w:instrText>:</w:instrText>
      </w:r>
      <w:r w:rsidRPr="00C81BAD">
        <w:rPr>
          <w:rFonts w:ascii="宋体" w:eastAsia="宋体" w:hAnsi="宋体"/>
        </w:rPr>
        <w:instrText xml:space="preserve">6330" \y "HDU:6330" </w:instrText>
      </w:r>
      <w:r w:rsidRPr="00C81BAD">
        <w:rPr>
          <w:rFonts w:ascii="宋体" w:eastAsia="宋体" w:hAnsi="宋体"/>
          <w:b w:val="0"/>
        </w:rPr>
        <w:fldChar w:fldCharType="end"/>
      </w:r>
    </w:p>
    <w:p w:rsidR="00B05E53" w:rsidRPr="00C81BAD" w:rsidRDefault="00B05E53" w:rsidP="00117B01">
      <w:pPr>
        <w:rPr>
          <w:rFonts w:ascii="宋体" w:eastAsia="宋体" w:hAnsi="宋体"/>
        </w:rPr>
      </w:pPr>
      <w:r w:rsidRPr="00C81BAD">
        <w:rPr>
          <w:rFonts w:ascii="宋体" w:eastAsia="宋体" w:hAnsi="宋体" w:hint="eastAsia"/>
        </w:rPr>
        <w:t>【题意】给定长宽高，输出立方体模拟图</w:t>
      </w:r>
    </w:p>
    <w:p w:rsidR="00B05E53" w:rsidRPr="00C81BAD" w:rsidRDefault="00B05E53" w:rsidP="00117B01">
      <w:pPr>
        <w:rPr>
          <w:rFonts w:ascii="宋体" w:eastAsia="宋体" w:hAnsi="宋体"/>
        </w:rPr>
      </w:pPr>
      <w:r w:rsidRPr="00C81BAD">
        <w:rPr>
          <w:rFonts w:ascii="宋体" w:eastAsia="宋体" w:hAnsi="宋体"/>
          <w:noProof/>
        </w:rPr>
        <w:lastRenderedPageBreak/>
        <w:drawing>
          <wp:inline distT="0" distB="0" distL="0" distR="0" wp14:anchorId="0F12FD95" wp14:editId="6696ED4E">
            <wp:extent cx="2638425" cy="847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9976" b="78405"/>
                    <a:stretch/>
                  </pic:blipFill>
                  <pic:spPr bwMode="auto">
                    <a:xfrm>
                      <a:off x="0" y="0"/>
                      <a:ext cx="2638425" cy="847725"/>
                    </a:xfrm>
                    <a:prstGeom prst="rect">
                      <a:avLst/>
                    </a:prstGeom>
                    <a:ln>
                      <a:noFill/>
                    </a:ln>
                    <a:extLst>
                      <a:ext uri="{53640926-AAD7-44D8-BBD7-CCE9431645EC}">
                        <a14:shadowObscured xmlns:a14="http://schemas.microsoft.com/office/drawing/2010/main"/>
                      </a:ext>
                    </a:extLst>
                  </pic:spPr>
                </pic:pic>
              </a:graphicData>
            </a:graphic>
          </wp:inline>
        </w:drawing>
      </w:r>
      <w:r w:rsidRPr="00C81BAD">
        <w:rPr>
          <w:rFonts w:ascii="宋体" w:eastAsia="宋体" w:hAnsi="宋体"/>
          <w:noProof/>
        </w:rPr>
        <w:drawing>
          <wp:inline distT="0" distB="0" distL="0" distR="0" wp14:anchorId="471AC1AC" wp14:editId="6884B262">
            <wp:extent cx="2635885" cy="3925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0024"/>
                    <a:stretch/>
                  </pic:blipFill>
                  <pic:spPr bwMode="auto">
                    <a:xfrm>
                      <a:off x="0" y="0"/>
                      <a:ext cx="2635885" cy="3925570"/>
                    </a:xfrm>
                    <a:prstGeom prst="rect">
                      <a:avLst/>
                    </a:prstGeom>
                    <a:ln>
                      <a:noFill/>
                    </a:ln>
                    <a:extLst>
                      <a:ext uri="{53640926-AAD7-44D8-BBD7-CCE9431645EC}">
                        <a14:shadowObscured xmlns:a14="http://schemas.microsoft.com/office/drawing/2010/main"/>
                      </a:ext>
                    </a:extLst>
                  </pic:spPr>
                </pic:pic>
              </a:graphicData>
            </a:graphic>
          </wp:inline>
        </w:drawing>
      </w:r>
    </w:p>
    <w:p w:rsidR="00B05E53" w:rsidRPr="00C81BAD" w:rsidRDefault="00B05E53" w:rsidP="00117B01">
      <w:pPr>
        <w:rPr>
          <w:rFonts w:ascii="宋体" w:eastAsia="宋体" w:hAnsi="宋体"/>
        </w:rPr>
      </w:pPr>
      <w:r w:rsidRPr="00C81BAD">
        <w:rPr>
          <w:rFonts w:ascii="宋体" w:eastAsia="宋体" w:hAnsi="宋体" w:hint="eastAsia"/>
        </w:rPr>
        <w:t>【题解】2018杭电暑期多校L题签到题；直接找规律输出；每一行计算一下加在前面的点和加在后面的点数。</w:t>
      </w:r>
    </w:p>
    <w:p w:rsidR="00B05E53" w:rsidRPr="00C81BAD" w:rsidRDefault="00B05E53" w:rsidP="00117B01">
      <w:pPr>
        <w:rPr>
          <w:rFonts w:ascii="宋体" w:eastAsia="宋体" w:hAnsi="宋体"/>
        </w:rPr>
      </w:pPr>
      <w:r w:rsidRPr="00C81BAD">
        <w:rPr>
          <w:rFonts w:ascii="宋体" w:eastAsia="宋体" w:hAnsi="宋体" w:hint="eastAsia"/>
        </w:rPr>
        <w:t>【代码】</w:t>
      </w:r>
    </w:p>
    <w:p w:rsidR="00B05E53" w:rsidRPr="00C81BAD" w:rsidRDefault="00B05E53" w:rsidP="00B05E53">
      <w:pPr>
        <w:rPr>
          <w:rFonts w:ascii="宋体" w:eastAsia="宋体" w:hAnsi="宋体"/>
        </w:rPr>
      </w:pPr>
      <w:r w:rsidRPr="00C81BAD">
        <w:rPr>
          <w:rFonts w:ascii="宋体" w:eastAsia="宋体" w:hAnsi="宋体"/>
        </w:rPr>
        <w:t>#include &lt;bits/stdc++.h&gt;</w:t>
      </w:r>
    </w:p>
    <w:p w:rsidR="00B05E53" w:rsidRPr="00C81BAD" w:rsidRDefault="00B05E53" w:rsidP="00B05E53">
      <w:pPr>
        <w:rPr>
          <w:rFonts w:ascii="宋体" w:eastAsia="宋体" w:hAnsi="宋体"/>
        </w:rPr>
      </w:pPr>
    </w:p>
    <w:p w:rsidR="00B05E53" w:rsidRPr="00C81BAD" w:rsidRDefault="00B05E53" w:rsidP="00B05E53">
      <w:pPr>
        <w:rPr>
          <w:rFonts w:ascii="宋体" w:eastAsia="宋体" w:hAnsi="宋体"/>
        </w:rPr>
      </w:pPr>
      <w:r w:rsidRPr="00C81BAD">
        <w:rPr>
          <w:rFonts w:ascii="宋体" w:eastAsia="宋体" w:hAnsi="宋体"/>
        </w:rPr>
        <w:t>using namespace std;</w:t>
      </w:r>
    </w:p>
    <w:p w:rsidR="00B05E53" w:rsidRPr="00C81BAD" w:rsidRDefault="00B05E53" w:rsidP="00B05E53">
      <w:pPr>
        <w:rPr>
          <w:rFonts w:ascii="宋体" w:eastAsia="宋体" w:hAnsi="宋体"/>
        </w:rPr>
      </w:pPr>
    </w:p>
    <w:p w:rsidR="00B05E53" w:rsidRPr="00C81BAD" w:rsidRDefault="00B05E53" w:rsidP="00B05E53">
      <w:pPr>
        <w:rPr>
          <w:rFonts w:ascii="宋体" w:eastAsia="宋体" w:hAnsi="宋体"/>
        </w:rPr>
      </w:pPr>
      <w:r w:rsidRPr="00C81BAD">
        <w:rPr>
          <w:rFonts w:ascii="宋体" w:eastAsia="宋体" w:hAnsi="宋体"/>
        </w:rPr>
        <w:t>int main()</w:t>
      </w:r>
    </w:p>
    <w:p w:rsidR="00B05E53" w:rsidRPr="00C81BAD" w:rsidRDefault="00B05E53" w:rsidP="00B05E53">
      <w:pPr>
        <w:rPr>
          <w:rFonts w:ascii="宋体" w:eastAsia="宋体" w:hAnsi="宋体"/>
        </w:rPr>
      </w:pPr>
      <w:r w:rsidRPr="00C81BAD">
        <w:rPr>
          <w:rFonts w:ascii="宋体" w:eastAsia="宋体" w:hAnsi="宋体"/>
        </w:rPr>
        <w:t>{</w:t>
      </w:r>
    </w:p>
    <w:p w:rsidR="00B05E53" w:rsidRPr="00C81BAD" w:rsidRDefault="00B05E53" w:rsidP="00B05E53">
      <w:pPr>
        <w:rPr>
          <w:rFonts w:ascii="宋体" w:eastAsia="宋体" w:hAnsi="宋体"/>
        </w:rPr>
      </w:pPr>
      <w:r w:rsidRPr="00C81BAD">
        <w:rPr>
          <w:rFonts w:ascii="宋体" w:eastAsia="宋体" w:hAnsi="宋体"/>
        </w:rPr>
        <w:t xml:space="preserve">    int t;</w:t>
      </w:r>
    </w:p>
    <w:p w:rsidR="00B05E53" w:rsidRPr="00C81BAD" w:rsidRDefault="00B05E53" w:rsidP="00B05E53">
      <w:pPr>
        <w:rPr>
          <w:rFonts w:ascii="宋体" w:eastAsia="宋体" w:hAnsi="宋体"/>
        </w:rPr>
      </w:pPr>
      <w:r w:rsidRPr="00C81BAD">
        <w:rPr>
          <w:rFonts w:ascii="宋体" w:eastAsia="宋体" w:hAnsi="宋体"/>
        </w:rPr>
        <w:t xml:space="preserve">    cin&gt;&gt;t;</w:t>
      </w:r>
    </w:p>
    <w:p w:rsidR="00B05E53" w:rsidRPr="00C81BAD" w:rsidRDefault="00B05E53" w:rsidP="00B05E53">
      <w:pPr>
        <w:rPr>
          <w:rFonts w:ascii="宋体" w:eastAsia="宋体" w:hAnsi="宋体"/>
        </w:rPr>
      </w:pPr>
      <w:r w:rsidRPr="00C81BAD">
        <w:rPr>
          <w:rFonts w:ascii="宋体" w:eastAsia="宋体" w:hAnsi="宋体"/>
        </w:rPr>
        <w:t xml:space="preserve">    while(t--){</w:t>
      </w:r>
    </w:p>
    <w:p w:rsidR="00B05E53" w:rsidRPr="00C81BAD" w:rsidRDefault="00B05E53" w:rsidP="00B05E53">
      <w:pPr>
        <w:rPr>
          <w:rFonts w:ascii="宋体" w:eastAsia="宋体" w:hAnsi="宋体"/>
        </w:rPr>
      </w:pPr>
      <w:r w:rsidRPr="00C81BAD">
        <w:rPr>
          <w:rFonts w:ascii="宋体" w:eastAsia="宋体" w:hAnsi="宋体"/>
        </w:rPr>
        <w:t xml:space="preserve">        int a,b,c;</w:t>
      </w:r>
    </w:p>
    <w:p w:rsidR="00B05E53" w:rsidRPr="00C81BAD" w:rsidRDefault="00B05E53" w:rsidP="00B05E53">
      <w:pPr>
        <w:rPr>
          <w:rFonts w:ascii="宋体" w:eastAsia="宋体" w:hAnsi="宋体"/>
        </w:rPr>
      </w:pPr>
      <w:r w:rsidRPr="00C81BAD">
        <w:rPr>
          <w:rFonts w:ascii="宋体" w:eastAsia="宋体" w:hAnsi="宋体"/>
        </w:rPr>
        <w:t xml:space="preserve">        cin&gt;&gt;a&gt;&gt;b&gt;&gt;c;</w:t>
      </w:r>
    </w:p>
    <w:p w:rsidR="00B05E53" w:rsidRPr="00C81BAD" w:rsidRDefault="00B05E53" w:rsidP="00B05E53">
      <w:pPr>
        <w:rPr>
          <w:rFonts w:ascii="宋体" w:eastAsia="宋体" w:hAnsi="宋体"/>
        </w:rPr>
      </w:pPr>
      <w:r w:rsidRPr="00C81BAD">
        <w:rPr>
          <w:rFonts w:ascii="宋体" w:eastAsia="宋体" w:hAnsi="宋体"/>
        </w:rPr>
        <w:t xml:space="preserve">        int rowlen=2*a+1+2*b,rownum=0,colen=2*c+2*b+1;</w:t>
      </w:r>
    </w:p>
    <w:p w:rsidR="00B05E53" w:rsidRPr="00C81BAD" w:rsidRDefault="00B05E53" w:rsidP="00B05E53">
      <w:pPr>
        <w:rPr>
          <w:rFonts w:ascii="宋体" w:eastAsia="宋体" w:hAnsi="宋体"/>
        </w:rPr>
      </w:pPr>
      <w:r w:rsidRPr="00C81BAD">
        <w:rPr>
          <w:rFonts w:ascii="宋体" w:eastAsia="宋体" w:hAnsi="宋体"/>
        </w:rPr>
        <w:t xml:space="preserve">        for(int row=0;row&lt;2*b;row++){</w:t>
      </w:r>
    </w:p>
    <w:p w:rsidR="00B05E53" w:rsidRPr="00C81BAD" w:rsidRDefault="00B05E53" w:rsidP="00B05E53">
      <w:pPr>
        <w:rPr>
          <w:rFonts w:ascii="宋体" w:eastAsia="宋体" w:hAnsi="宋体"/>
        </w:rPr>
      </w:pPr>
      <w:r w:rsidRPr="00C81BAD">
        <w:rPr>
          <w:rFonts w:ascii="宋体" w:eastAsia="宋体" w:hAnsi="宋体"/>
        </w:rPr>
        <w:t xml:space="preserve">            int backdotnum=rowlen-(2*a+1)-(colen-rownum)+1;</w:t>
      </w:r>
    </w:p>
    <w:p w:rsidR="00B05E53" w:rsidRPr="00C81BAD" w:rsidRDefault="00B05E53" w:rsidP="00B05E53">
      <w:pPr>
        <w:rPr>
          <w:rFonts w:ascii="宋体" w:eastAsia="宋体" w:hAnsi="宋体"/>
        </w:rPr>
      </w:pPr>
      <w:r w:rsidRPr="00C81BAD">
        <w:rPr>
          <w:rFonts w:ascii="宋体" w:eastAsia="宋体" w:hAnsi="宋体"/>
        </w:rPr>
        <w:t xml:space="preserve">            if(row%2==0){</w:t>
      </w:r>
    </w:p>
    <w:p w:rsidR="00B05E53" w:rsidRPr="00C81BAD" w:rsidRDefault="00B05E53" w:rsidP="00B05E53">
      <w:pPr>
        <w:rPr>
          <w:rFonts w:ascii="宋体" w:eastAsia="宋体" w:hAnsi="宋体"/>
        </w:rPr>
      </w:pPr>
      <w:r w:rsidRPr="00C81BAD">
        <w:rPr>
          <w:rFonts w:ascii="宋体" w:eastAsia="宋体" w:hAnsi="宋体"/>
        </w:rPr>
        <w:t xml:space="preserve">                for(int j=0;j&lt;2*b-row;j++) printf(".");</w:t>
      </w:r>
    </w:p>
    <w:p w:rsidR="00B05E53" w:rsidRPr="00C81BAD" w:rsidRDefault="00B05E53" w:rsidP="00B05E53">
      <w:pPr>
        <w:rPr>
          <w:rFonts w:ascii="宋体" w:eastAsia="宋体" w:hAnsi="宋体"/>
        </w:rPr>
      </w:pPr>
      <w:r w:rsidRPr="00C81BAD">
        <w:rPr>
          <w:rFonts w:ascii="宋体" w:eastAsia="宋体" w:hAnsi="宋体"/>
        </w:rPr>
        <w:lastRenderedPageBreak/>
        <w:t xml:space="preserve">                for(int j=0;j&lt;a;j++) printf("+-");</w:t>
      </w:r>
    </w:p>
    <w:p w:rsidR="00B05E53" w:rsidRPr="00C81BAD" w:rsidRDefault="00B05E53" w:rsidP="00B05E53">
      <w:pPr>
        <w:rPr>
          <w:rFonts w:ascii="宋体" w:eastAsia="宋体" w:hAnsi="宋体"/>
        </w:rPr>
      </w:pPr>
      <w:r w:rsidRPr="00C81BAD">
        <w:rPr>
          <w:rFonts w:ascii="宋体" w:eastAsia="宋体" w:hAnsi="宋体"/>
        </w:rPr>
        <w:t xml:space="preserve">                printf("+");</w:t>
      </w:r>
    </w:p>
    <w:p w:rsidR="00B05E53" w:rsidRPr="00C81BAD" w:rsidRDefault="00B05E53" w:rsidP="00B05E53">
      <w:pPr>
        <w:rPr>
          <w:rFonts w:ascii="宋体" w:eastAsia="宋体" w:hAnsi="宋体"/>
        </w:rPr>
      </w:pPr>
      <w:r w:rsidRPr="00C81BAD">
        <w:rPr>
          <w:rFonts w:ascii="宋体" w:eastAsia="宋体" w:hAnsi="宋体"/>
        </w:rPr>
        <w:t xml:space="preserve">                int cnt=0;</w:t>
      </w:r>
    </w:p>
    <w:p w:rsidR="00B05E53" w:rsidRPr="00C81BAD" w:rsidRDefault="00B05E53" w:rsidP="00B05E53">
      <w:pPr>
        <w:rPr>
          <w:rFonts w:ascii="宋体" w:eastAsia="宋体" w:hAnsi="宋体"/>
        </w:rPr>
      </w:pPr>
      <w:r w:rsidRPr="00C81BAD">
        <w:rPr>
          <w:rFonts w:ascii="宋体" w:eastAsia="宋体" w:hAnsi="宋体"/>
        </w:rPr>
        <w:t xml:space="preserve">                if(backdotnum&lt;=0){</w:t>
      </w:r>
    </w:p>
    <w:p w:rsidR="00B05E53" w:rsidRPr="00C81BAD" w:rsidRDefault="00B05E53" w:rsidP="00B05E53">
      <w:pPr>
        <w:rPr>
          <w:rFonts w:ascii="宋体" w:eastAsia="宋体" w:hAnsi="宋体"/>
        </w:rPr>
      </w:pPr>
      <w:r w:rsidRPr="00C81BAD">
        <w:rPr>
          <w:rFonts w:ascii="宋体" w:eastAsia="宋体" w:hAnsi="宋体"/>
        </w:rPr>
        <w:t xml:space="preserve">                    for(int j=0;j&lt;row/2;j++) printf(".+");</w:t>
      </w:r>
    </w:p>
    <w:p w:rsidR="00B05E53" w:rsidRPr="00C81BAD" w:rsidRDefault="00B05E53" w:rsidP="00B05E53">
      <w:pPr>
        <w:rPr>
          <w:rFonts w:ascii="宋体" w:eastAsia="宋体" w:hAnsi="宋体"/>
        </w:rPr>
      </w:pPr>
      <w:r w:rsidRPr="00C81BAD">
        <w:rPr>
          <w:rFonts w:ascii="宋体" w:eastAsia="宋体" w:hAnsi="宋体"/>
        </w:rPr>
        <w:t xml:space="preserve">                }else{</w:t>
      </w:r>
    </w:p>
    <w:p w:rsidR="00B05E53" w:rsidRPr="00C81BAD" w:rsidRDefault="00B05E53" w:rsidP="00B05E53">
      <w:pPr>
        <w:rPr>
          <w:rFonts w:ascii="宋体" w:eastAsia="宋体" w:hAnsi="宋体"/>
        </w:rPr>
      </w:pPr>
      <w:r w:rsidRPr="00C81BAD">
        <w:rPr>
          <w:rFonts w:ascii="宋体" w:eastAsia="宋体" w:hAnsi="宋体"/>
        </w:rPr>
        <w:t xml:space="preserve">                    cnt=rowlen-backdotnum-(2*b-row)-(2*a+1);</w:t>
      </w:r>
    </w:p>
    <w:p w:rsidR="00B05E53" w:rsidRPr="00C81BAD" w:rsidRDefault="00B05E53" w:rsidP="00B05E53">
      <w:pPr>
        <w:rPr>
          <w:rFonts w:ascii="宋体" w:eastAsia="宋体" w:hAnsi="宋体"/>
        </w:rPr>
      </w:pPr>
      <w:r w:rsidRPr="00C81BAD">
        <w:rPr>
          <w:rFonts w:ascii="宋体" w:eastAsia="宋体" w:hAnsi="宋体"/>
        </w:rPr>
        <w:t xml:space="preserve">                    for(int i=0;i&lt;cnt/2;i++) printf(".+");</w:t>
      </w:r>
    </w:p>
    <w:p w:rsidR="00B05E53" w:rsidRPr="00C81BAD" w:rsidRDefault="00B05E53" w:rsidP="00B05E53">
      <w:pPr>
        <w:rPr>
          <w:rFonts w:ascii="宋体" w:eastAsia="宋体" w:hAnsi="宋体"/>
        </w:rPr>
      </w:pPr>
      <w:r w:rsidRPr="00C81BAD">
        <w:rPr>
          <w:rFonts w:ascii="宋体" w:eastAsia="宋体" w:hAnsi="宋体"/>
        </w:rPr>
        <w:t xml:space="preserve">                }</w:t>
      </w:r>
    </w:p>
    <w:p w:rsidR="00B05E53" w:rsidRPr="00C81BAD" w:rsidRDefault="00B05E53" w:rsidP="00B05E53">
      <w:pPr>
        <w:rPr>
          <w:rFonts w:ascii="宋体" w:eastAsia="宋体" w:hAnsi="宋体"/>
        </w:rPr>
      </w:pPr>
      <w:r w:rsidRPr="00C81BAD">
        <w:rPr>
          <w:rFonts w:ascii="宋体" w:eastAsia="宋体" w:hAnsi="宋体"/>
        </w:rPr>
        <w:t xml:space="preserve">            }else{</w:t>
      </w:r>
    </w:p>
    <w:p w:rsidR="00B05E53" w:rsidRPr="00C81BAD" w:rsidRDefault="00B05E53" w:rsidP="00B05E53">
      <w:pPr>
        <w:rPr>
          <w:rFonts w:ascii="宋体" w:eastAsia="宋体" w:hAnsi="宋体"/>
        </w:rPr>
      </w:pPr>
      <w:r w:rsidRPr="00C81BAD">
        <w:rPr>
          <w:rFonts w:ascii="宋体" w:eastAsia="宋体" w:hAnsi="宋体"/>
        </w:rPr>
        <w:t xml:space="preserve">                for(int j=0;j&lt;2*b-row;j++) printf(".");</w:t>
      </w:r>
    </w:p>
    <w:p w:rsidR="00B05E53" w:rsidRPr="00C81BAD" w:rsidRDefault="00B05E53" w:rsidP="00B05E53">
      <w:pPr>
        <w:rPr>
          <w:rFonts w:ascii="宋体" w:eastAsia="宋体" w:hAnsi="宋体"/>
        </w:rPr>
      </w:pPr>
      <w:r w:rsidRPr="00C81BAD">
        <w:rPr>
          <w:rFonts w:ascii="宋体" w:eastAsia="宋体" w:hAnsi="宋体"/>
        </w:rPr>
        <w:t xml:space="preserve">                for(int j=0;j&lt;a;j++) printf("/.");</w:t>
      </w:r>
    </w:p>
    <w:p w:rsidR="00B05E53" w:rsidRPr="00C81BAD" w:rsidRDefault="00B05E53" w:rsidP="00B05E53">
      <w:pPr>
        <w:rPr>
          <w:rFonts w:ascii="宋体" w:eastAsia="宋体" w:hAnsi="宋体"/>
        </w:rPr>
      </w:pPr>
      <w:r w:rsidRPr="00C81BAD">
        <w:rPr>
          <w:rFonts w:ascii="宋体" w:eastAsia="宋体" w:hAnsi="宋体"/>
        </w:rPr>
        <w:t xml:space="preserve">                int cnt=0;</w:t>
      </w:r>
    </w:p>
    <w:p w:rsidR="00B05E53" w:rsidRPr="00C81BAD" w:rsidRDefault="00B05E53" w:rsidP="00B05E53">
      <w:pPr>
        <w:rPr>
          <w:rFonts w:ascii="宋体" w:eastAsia="宋体" w:hAnsi="宋体"/>
        </w:rPr>
      </w:pPr>
      <w:r w:rsidRPr="00C81BAD">
        <w:rPr>
          <w:rFonts w:ascii="宋体" w:eastAsia="宋体" w:hAnsi="宋体"/>
        </w:rPr>
        <w:t xml:space="preserve">                if(backdotnum&lt;=0){</w:t>
      </w:r>
    </w:p>
    <w:p w:rsidR="00B05E53" w:rsidRPr="00C81BAD" w:rsidRDefault="00B05E53" w:rsidP="00B05E53">
      <w:pPr>
        <w:rPr>
          <w:rFonts w:ascii="宋体" w:eastAsia="宋体" w:hAnsi="宋体"/>
        </w:rPr>
      </w:pPr>
      <w:r w:rsidRPr="00C81BAD">
        <w:rPr>
          <w:rFonts w:ascii="宋体" w:eastAsia="宋体" w:hAnsi="宋体"/>
        </w:rPr>
        <w:t xml:space="preserve">                    for(int j=0;j&lt;row/2+1;j++) printf("/|");</w:t>
      </w:r>
    </w:p>
    <w:p w:rsidR="00B05E53" w:rsidRPr="00C81BAD" w:rsidRDefault="00B05E53" w:rsidP="00B05E53">
      <w:pPr>
        <w:rPr>
          <w:rFonts w:ascii="宋体" w:eastAsia="宋体" w:hAnsi="宋体"/>
        </w:rPr>
      </w:pPr>
      <w:r w:rsidRPr="00C81BAD">
        <w:rPr>
          <w:rFonts w:ascii="宋体" w:eastAsia="宋体" w:hAnsi="宋体"/>
        </w:rPr>
        <w:t xml:space="preserve">                }else{</w:t>
      </w:r>
    </w:p>
    <w:p w:rsidR="00B05E53" w:rsidRPr="00C81BAD" w:rsidRDefault="00B05E53" w:rsidP="00B05E53">
      <w:pPr>
        <w:rPr>
          <w:rFonts w:ascii="宋体" w:eastAsia="宋体" w:hAnsi="宋体"/>
        </w:rPr>
      </w:pPr>
      <w:r w:rsidRPr="00C81BAD">
        <w:rPr>
          <w:rFonts w:ascii="宋体" w:eastAsia="宋体" w:hAnsi="宋体"/>
        </w:rPr>
        <w:t xml:space="preserve">                    cnt=rowlen-backdotnum-(2*b-row)-(2*a+1);</w:t>
      </w:r>
    </w:p>
    <w:p w:rsidR="00B05E53" w:rsidRPr="00C81BAD" w:rsidRDefault="00B05E53" w:rsidP="00B05E53">
      <w:pPr>
        <w:rPr>
          <w:rFonts w:ascii="宋体" w:eastAsia="宋体" w:hAnsi="宋体"/>
        </w:rPr>
      </w:pPr>
      <w:r w:rsidRPr="00C81BAD">
        <w:rPr>
          <w:rFonts w:ascii="宋体" w:eastAsia="宋体" w:hAnsi="宋体"/>
        </w:rPr>
        <w:t xml:space="preserve">                    for(int i=0;i&lt;cnt/2;i++) printf("/|");</w:t>
      </w:r>
    </w:p>
    <w:p w:rsidR="00B05E53" w:rsidRPr="00C81BAD" w:rsidRDefault="00B05E53" w:rsidP="00B05E53">
      <w:pPr>
        <w:rPr>
          <w:rFonts w:ascii="宋体" w:eastAsia="宋体" w:hAnsi="宋体"/>
        </w:rPr>
      </w:pPr>
      <w:r w:rsidRPr="00C81BAD">
        <w:rPr>
          <w:rFonts w:ascii="宋体" w:eastAsia="宋体" w:hAnsi="宋体"/>
        </w:rPr>
        <w:t xml:space="preserve">                    printf("/");</w:t>
      </w:r>
    </w:p>
    <w:p w:rsidR="00B05E53" w:rsidRPr="00C81BAD" w:rsidRDefault="00B05E53" w:rsidP="00B05E53">
      <w:pPr>
        <w:rPr>
          <w:rFonts w:ascii="宋体" w:eastAsia="宋体" w:hAnsi="宋体"/>
        </w:rPr>
      </w:pPr>
      <w:r w:rsidRPr="00C81BAD">
        <w:rPr>
          <w:rFonts w:ascii="宋体" w:eastAsia="宋体" w:hAnsi="宋体"/>
        </w:rPr>
        <w:t xml:space="preserve">                }</w:t>
      </w:r>
    </w:p>
    <w:p w:rsidR="00B05E53" w:rsidRPr="00C81BAD" w:rsidRDefault="00B05E53" w:rsidP="00B05E53">
      <w:pPr>
        <w:rPr>
          <w:rFonts w:ascii="宋体" w:eastAsia="宋体" w:hAnsi="宋体"/>
        </w:rPr>
      </w:pPr>
      <w:r w:rsidRPr="00C81BAD">
        <w:rPr>
          <w:rFonts w:ascii="宋体" w:eastAsia="宋体" w:hAnsi="宋体"/>
        </w:rPr>
        <w:t xml:space="preserve">            }</w:t>
      </w:r>
    </w:p>
    <w:p w:rsidR="00B05E53" w:rsidRPr="00C81BAD" w:rsidRDefault="00B05E53" w:rsidP="00B05E53">
      <w:pPr>
        <w:rPr>
          <w:rFonts w:ascii="宋体" w:eastAsia="宋体" w:hAnsi="宋体"/>
        </w:rPr>
      </w:pPr>
      <w:r w:rsidRPr="00C81BAD">
        <w:rPr>
          <w:rFonts w:ascii="宋体" w:eastAsia="宋体" w:hAnsi="宋体"/>
        </w:rPr>
        <w:t xml:space="preserve">            if(backdotnum&gt;0) for(int i=0;i&lt;backdotnum;i++) printf(".");</w:t>
      </w:r>
    </w:p>
    <w:p w:rsidR="00B05E53" w:rsidRPr="00C81BAD" w:rsidRDefault="00B05E53" w:rsidP="00B05E53">
      <w:pPr>
        <w:rPr>
          <w:rFonts w:ascii="宋体" w:eastAsia="宋体" w:hAnsi="宋体"/>
        </w:rPr>
      </w:pPr>
      <w:r w:rsidRPr="00C81BAD">
        <w:rPr>
          <w:rFonts w:ascii="宋体" w:eastAsia="宋体" w:hAnsi="宋体"/>
        </w:rPr>
        <w:t xml:space="preserve">            printf("\n"),rownum++;</w:t>
      </w:r>
    </w:p>
    <w:p w:rsidR="00B05E53" w:rsidRPr="00C81BAD" w:rsidRDefault="00B05E53" w:rsidP="00B05E53">
      <w:pPr>
        <w:rPr>
          <w:rFonts w:ascii="宋体" w:eastAsia="宋体" w:hAnsi="宋体"/>
        </w:rPr>
      </w:pPr>
      <w:r w:rsidRPr="00C81BAD">
        <w:rPr>
          <w:rFonts w:ascii="宋体" w:eastAsia="宋体" w:hAnsi="宋体"/>
        </w:rPr>
        <w:t xml:space="preserve">        }</w:t>
      </w:r>
    </w:p>
    <w:p w:rsidR="00B05E53" w:rsidRPr="00C81BAD" w:rsidRDefault="00B05E53" w:rsidP="00B05E53">
      <w:pPr>
        <w:rPr>
          <w:rFonts w:ascii="宋体" w:eastAsia="宋体" w:hAnsi="宋体"/>
        </w:rPr>
      </w:pPr>
      <w:r w:rsidRPr="00C81BAD">
        <w:rPr>
          <w:rFonts w:ascii="宋体" w:eastAsia="宋体" w:hAnsi="宋体"/>
        </w:rPr>
        <w:t xml:space="preserve">        for(int row=0;row&lt;2*c;row++){</w:t>
      </w:r>
    </w:p>
    <w:p w:rsidR="00B05E53" w:rsidRPr="00C81BAD" w:rsidRDefault="00B05E53" w:rsidP="00B05E53">
      <w:pPr>
        <w:rPr>
          <w:rFonts w:ascii="宋体" w:eastAsia="宋体" w:hAnsi="宋体"/>
        </w:rPr>
      </w:pPr>
      <w:r w:rsidRPr="00C81BAD">
        <w:rPr>
          <w:rFonts w:ascii="宋体" w:eastAsia="宋体" w:hAnsi="宋体"/>
        </w:rPr>
        <w:t xml:space="preserve">            int backdotnum=rowlen-(2*a+1)-(colen-rownum)+1;</w:t>
      </w:r>
    </w:p>
    <w:p w:rsidR="00B05E53" w:rsidRPr="00C81BAD" w:rsidRDefault="00B05E53" w:rsidP="00B05E53">
      <w:pPr>
        <w:rPr>
          <w:rFonts w:ascii="宋体" w:eastAsia="宋体" w:hAnsi="宋体"/>
        </w:rPr>
      </w:pPr>
      <w:r w:rsidRPr="00C81BAD">
        <w:rPr>
          <w:rFonts w:ascii="宋体" w:eastAsia="宋体" w:hAnsi="宋体"/>
        </w:rPr>
        <w:t xml:space="preserve">            if(row%2==0){</w:t>
      </w:r>
    </w:p>
    <w:p w:rsidR="00B05E53" w:rsidRPr="00C81BAD" w:rsidRDefault="00B05E53" w:rsidP="00B05E53">
      <w:pPr>
        <w:rPr>
          <w:rFonts w:ascii="宋体" w:eastAsia="宋体" w:hAnsi="宋体"/>
        </w:rPr>
      </w:pPr>
      <w:r w:rsidRPr="00C81BAD">
        <w:rPr>
          <w:rFonts w:ascii="宋体" w:eastAsia="宋体" w:hAnsi="宋体"/>
        </w:rPr>
        <w:t xml:space="preserve">                for(int j=0;j&lt;a;j++) printf("+-");</w:t>
      </w:r>
    </w:p>
    <w:p w:rsidR="00B05E53" w:rsidRPr="00C81BAD" w:rsidRDefault="00B05E53" w:rsidP="00B05E53">
      <w:pPr>
        <w:rPr>
          <w:rFonts w:ascii="宋体" w:eastAsia="宋体" w:hAnsi="宋体"/>
        </w:rPr>
      </w:pPr>
      <w:r w:rsidRPr="00C81BAD">
        <w:rPr>
          <w:rFonts w:ascii="宋体" w:eastAsia="宋体" w:hAnsi="宋体"/>
        </w:rPr>
        <w:t xml:space="preserve">                printf("+");</w:t>
      </w:r>
    </w:p>
    <w:p w:rsidR="00B05E53" w:rsidRPr="00C81BAD" w:rsidRDefault="00B05E53" w:rsidP="00B05E53">
      <w:pPr>
        <w:rPr>
          <w:rFonts w:ascii="宋体" w:eastAsia="宋体" w:hAnsi="宋体"/>
        </w:rPr>
      </w:pPr>
      <w:r w:rsidRPr="00C81BAD">
        <w:rPr>
          <w:rFonts w:ascii="宋体" w:eastAsia="宋体" w:hAnsi="宋体"/>
        </w:rPr>
        <w:t xml:space="preserve">                int cnt=0;</w:t>
      </w:r>
    </w:p>
    <w:p w:rsidR="00B05E53" w:rsidRPr="00C81BAD" w:rsidRDefault="00B05E53" w:rsidP="00B05E53">
      <w:pPr>
        <w:rPr>
          <w:rFonts w:ascii="宋体" w:eastAsia="宋体" w:hAnsi="宋体"/>
        </w:rPr>
      </w:pPr>
      <w:r w:rsidRPr="00C81BAD">
        <w:rPr>
          <w:rFonts w:ascii="宋体" w:eastAsia="宋体" w:hAnsi="宋体"/>
        </w:rPr>
        <w:t xml:space="preserve">                if(backdotnum&lt;=0){</w:t>
      </w:r>
    </w:p>
    <w:p w:rsidR="00B05E53" w:rsidRPr="00C81BAD" w:rsidRDefault="00B05E53" w:rsidP="00B05E53">
      <w:pPr>
        <w:rPr>
          <w:rFonts w:ascii="宋体" w:eastAsia="宋体" w:hAnsi="宋体"/>
        </w:rPr>
      </w:pPr>
      <w:r w:rsidRPr="00C81BAD">
        <w:rPr>
          <w:rFonts w:ascii="宋体" w:eastAsia="宋体" w:hAnsi="宋体"/>
        </w:rPr>
        <w:t xml:space="preserve">                    cnt=rowlen-2*a-1;</w:t>
      </w:r>
    </w:p>
    <w:p w:rsidR="00B05E53" w:rsidRPr="00C81BAD" w:rsidRDefault="00B05E53" w:rsidP="00B05E53">
      <w:pPr>
        <w:rPr>
          <w:rFonts w:ascii="宋体" w:eastAsia="宋体" w:hAnsi="宋体"/>
        </w:rPr>
      </w:pPr>
      <w:r w:rsidRPr="00C81BAD">
        <w:rPr>
          <w:rFonts w:ascii="宋体" w:eastAsia="宋体" w:hAnsi="宋体"/>
        </w:rPr>
        <w:t xml:space="preserve">                }else{</w:t>
      </w:r>
    </w:p>
    <w:p w:rsidR="00B05E53" w:rsidRPr="00C81BAD" w:rsidRDefault="00B05E53" w:rsidP="00B05E53">
      <w:pPr>
        <w:rPr>
          <w:rFonts w:ascii="宋体" w:eastAsia="宋体" w:hAnsi="宋体"/>
        </w:rPr>
      </w:pPr>
      <w:r w:rsidRPr="00C81BAD">
        <w:rPr>
          <w:rFonts w:ascii="宋体" w:eastAsia="宋体" w:hAnsi="宋体"/>
        </w:rPr>
        <w:t xml:space="preserve">                    cnt=rowlen-2*a-backdotnum-1;</w:t>
      </w:r>
    </w:p>
    <w:p w:rsidR="00B05E53" w:rsidRPr="00C81BAD" w:rsidRDefault="00B05E53" w:rsidP="00B05E53">
      <w:pPr>
        <w:rPr>
          <w:rFonts w:ascii="宋体" w:eastAsia="宋体" w:hAnsi="宋体"/>
        </w:rPr>
      </w:pPr>
      <w:r w:rsidRPr="00C81BAD">
        <w:rPr>
          <w:rFonts w:ascii="宋体" w:eastAsia="宋体" w:hAnsi="宋体"/>
        </w:rPr>
        <w:t xml:space="preserve">                }</w:t>
      </w:r>
    </w:p>
    <w:p w:rsidR="00B05E53" w:rsidRPr="00C81BAD" w:rsidRDefault="00B05E53" w:rsidP="00B05E53">
      <w:pPr>
        <w:rPr>
          <w:rFonts w:ascii="宋体" w:eastAsia="宋体" w:hAnsi="宋体"/>
        </w:rPr>
      </w:pPr>
      <w:r w:rsidRPr="00C81BAD">
        <w:rPr>
          <w:rFonts w:ascii="宋体" w:eastAsia="宋体" w:hAnsi="宋体"/>
        </w:rPr>
        <w:t xml:space="preserve">                for(int i=0;i&lt;cnt/2;i++) printf(".+");</w:t>
      </w:r>
    </w:p>
    <w:p w:rsidR="00B05E53" w:rsidRPr="00C81BAD" w:rsidRDefault="00B05E53" w:rsidP="00B05E53">
      <w:pPr>
        <w:rPr>
          <w:rFonts w:ascii="宋体" w:eastAsia="宋体" w:hAnsi="宋体"/>
        </w:rPr>
      </w:pPr>
      <w:r w:rsidRPr="00C81BAD">
        <w:rPr>
          <w:rFonts w:ascii="宋体" w:eastAsia="宋体" w:hAnsi="宋体"/>
        </w:rPr>
        <w:t xml:space="preserve">            }else{</w:t>
      </w:r>
    </w:p>
    <w:p w:rsidR="00B05E53" w:rsidRPr="00C81BAD" w:rsidRDefault="00B05E53" w:rsidP="00B05E53">
      <w:pPr>
        <w:rPr>
          <w:rFonts w:ascii="宋体" w:eastAsia="宋体" w:hAnsi="宋体"/>
        </w:rPr>
      </w:pPr>
      <w:r w:rsidRPr="00C81BAD">
        <w:rPr>
          <w:rFonts w:ascii="宋体" w:eastAsia="宋体" w:hAnsi="宋体"/>
        </w:rPr>
        <w:t xml:space="preserve">                for(int j=0;j&lt;a;j++) printf("|.");</w:t>
      </w:r>
    </w:p>
    <w:p w:rsidR="00B05E53" w:rsidRPr="00C81BAD" w:rsidRDefault="00B05E53" w:rsidP="00B05E53">
      <w:pPr>
        <w:rPr>
          <w:rFonts w:ascii="宋体" w:eastAsia="宋体" w:hAnsi="宋体"/>
        </w:rPr>
      </w:pPr>
      <w:r w:rsidRPr="00C81BAD">
        <w:rPr>
          <w:rFonts w:ascii="宋体" w:eastAsia="宋体" w:hAnsi="宋体"/>
        </w:rPr>
        <w:t xml:space="preserve">                printf("|");</w:t>
      </w:r>
    </w:p>
    <w:p w:rsidR="00B05E53" w:rsidRPr="00C81BAD" w:rsidRDefault="00B05E53" w:rsidP="00B05E53">
      <w:pPr>
        <w:rPr>
          <w:rFonts w:ascii="宋体" w:eastAsia="宋体" w:hAnsi="宋体"/>
        </w:rPr>
      </w:pPr>
      <w:r w:rsidRPr="00C81BAD">
        <w:rPr>
          <w:rFonts w:ascii="宋体" w:eastAsia="宋体" w:hAnsi="宋体"/>
        </w:rPr>
        <w:t xml:space="preserve">                int cnt=0;</w:t>
      </w:r>
    </w:p>
    <w:p w:rsidR="00B05E53" w:rsidRPr="00C81BAD" w:rsidRDefault="00B05E53" w:rsidP="00B05E53">
      <w:pPr>
        <w:rPr>
          <w:rFonts w:ascii="宋体" w:eastAsia="宋体" w:hAnsi="宋体"/>
        </w:rPr>
      </w:pPr>
      <w:r w:rsidRPr="00C81BAD">
        <w:rPr>
          <w:rFonts w:ascii="宋体" w:eastAsia="宋体" w:hAnsi="宋体"/>
        </w:rPr>
        <w:t xml:space="preserve">                if(backdotnum&lt;=0){</w:t>
      </w:r>
    </w:p>
    <w:p w:rsidR="00B05E53" w:rsidRPr="00C81BAD" w:rsidRDefault="00B05E53" w:rsidP="00B05E53">
      <w:pPr>
        <w:rPr>
          <w:rFonts w:ascii="宋体" w:eastAsia="宋体" w:hAnsi="宋体"/>
        </w:rPr>
      </w:pPr>
      <w:r w:rsidRPr="00C81BAD">
        <w:rPr>
          <w:rFonts w:ascii="宋体" w:eastAsia="宋体" w:hAnsi="宋体"/>
        </w:rPr>
        <w:t xml:space="preserve">                    cnt=rowlen-2*a-1;</w:t>
      </w:r>
    </w:p>
    <w:p w:rsidR="00B05E53" w:rsidRPr="00C81BAD" w:rsidRDefault="00B05E53" w:rsidP="00B05E53">
      <w:pPr>
        <w:rPr>
          <w:rFonts w:ascii="宋体" w:eastAsia="宋体" w:hAnsi="宋体"/>
        </w:rPr>
      </w:pPr>
      <w:r w:rsidRPr="00C81BAD">
        <w:rPr>
          <w:rFonts w:ascii="宋体" w:eastAsia="宋体" w:hAnsi="宋体"/>
        </w:rPr>
        <w:t xml:space="preserve">                }else{</w:t>
      </w:r>
    </w:p>
    <w:p w:rsidR="00B05E53" w:rsidRPr="00C81BAD" w:rsidRDefault="00B05E53" w:rsidP="00B05E53">
      <w:pPr>
        <w:rPr>
          <w:rFonts w:ascii="宋体" w:eastAsia="宋体" w:hAnsi="宋体"/>
        </w:rPr>
      </w:pPr>
      <w:r w:rsidRPr="00C81BAD">
        <w:rPr>
          <w:rFonts w:ascii="宋体" w:eastAsia="宋体" w:hAnsi="宋体"/>
        </w:rPr>
        <w:t xml:space="preserve">                    cnt=rowlen-2*a-1-backdotnum;</w:t>
      </w:r>
    </w:p>
    <w:p w:rsidR="00B05E53" w:rsidRPr="00C81BAD" w:rsidRDefault="00B05E53" w:rsidP="00B05E53">
      <w:pPr>
        <w:rPr>
          <w:rFonts w:ascii="宋体" w:eastAsia="宋体" w:hAnsi="宋体"/>
        </w:rPr>
      </w:pPr>
      <w:r w:rsidRPr="00C81BAD">
        <w:rPr>
          <w:rFonts w:ascii="宋体" w:eastAsia="宋体" w:hAnsi="宋体"/>
        </w:rPr>
        <w:lastRenderedPageBreak/>
        <w:t xml:space="preserve">                }</w:t>
      </w:r>
    </w:p>
    <w:p w:rsidR="00B05E53" w:rsidRPr="00C81BAD" w:rsidRDefault="00B05E53" w:rsidP="00B05E53">
      <w:pPr>
        <w:rPr>
          <w:rFonts w:ascii="宋体" w:eastAsia="宋体" w:hAnsi="宋体"/>
        </w:rPr>
      </w:pPr>
      <w:r w:rsidRPr="00C81BAD">
        <w:rPr>
          <w:rFonts w:ascii="宋体" w:eastAsia="宋体" w:hAnsi="宋体"/>
        </w:rPr>
        <w:t xml:space="preserve">                for(int i=0;i&lt;cnt/2;i++) printf("/|");</w:t>
      </w:r>
    </w:p>
    <w:p w:rsidR="00B05E53" w:rsidRPr="00C81BAD" w:rsidRDefault="00B05E53" w:rsidP="00B05E53">
      <w:pPr>
        <w:rPr>
          <w:rFonts w:ascii="宋体" w:eastAsia="宋体" w:hAnsi="宋体"/>
        </w:rPr>
      </w:pPr>
      <w:r w:rsidRPr="00C81BAD">
        <w:rPr>
          <w:rFonts w:ascii="宋体" w:eastAsia="宋体" w:hAnsi="宋体"/>
        </w:rPr>
        <w:t xml:space="preserve">                if(backdotnum&gt;0) printf("/");</w:t>
      </w:r>
    </w:p>
    <w:p w:rsidR="00B05E53" w:rsidRPr="00C81BAD" w:rsidRDefault="00B05E53" w:rsidP="00B05E53">
      <w:pPr>
        <w:rPr>
          <w:rFonts w:ascii="宋体" w:eastAsia="宋体" w:hAnsi="宋体"/>
        </w:rPr>
      </w:pPr>
      <w:r w:rsidRPr="00C81BAD">
        <w:rPr>
          <w:rFonts w:ascii="宋体" w:eastAsia="宋体" w:hAnsi="宋体"/>
        </w:rPr>
        <w:t xml:space="preserve">            }</w:t>
      </w:r>
    </w:p>
    <w:p w:rsidR="00B05E53" w:rsidRPr="00C81BAD" w:rsidRDefault="00B05E53" w:rsidP="00B05E53">
      <w:pPr>
        <w:rPr>
          <w:rFonts w:ascii="宋体" w:eastAsia="宋体" w:hAnsi="宋体"/>
        </w:rPr>
      </w:pPr>
      <w:r w:rsidRPr="00C81BAD">
        <w:rPr>
          <w:rFonts w:ascii="宋体" w:eastAsia="宋体" w:hAnsi="宋体"/>
        </w:rPr>
        <w:t xml:space="preserve">            if(backdotnum&gt;0){</w:t>
      </w:r>
    </w:p>
    <w:p w:rsidR="00B05E53" w:rsidRPr="00C81BAD" w:rsidRDefault="00B05E53" w:rsidP="00B05E53">
      <w:pPr>
        <w:rPr>
          <w:rFonts w:ascii="宋体" w:eastAsia="宋体" w:hAnsi="宋体"/>
        </w:rPr>
      </w:pPr>
      <w:r w:rsidRPr="00C81BAD">
        <w:rPr>
          <w:rFonts w:ascii="宋体" w:eastAsia="宋体" w:hAnsi="宋体"/>
        </w:rPr>
        <w:t xml:space="preserve">                for(int i=0;i&lt;backdotnum;i++) printf(".");</w:t>
      </w:r>
    </w:p>
    <w:p w:rsidR="00B05E53" w:rsidRPr="00C81BAD" w:rsidRDefault="00B05E53" w:rsidP="00B05E53">
      <w:pPr>
        <w:rPr>
          <w:rFonts w:ascii="宋体" w:eastAsia="宋体" w:hAnsi="宋体"/>
        </w:rPr>
      </w:pPr>
      <w:r w:rsidRPr="00C81BAD">
        <w:rPr>
          <w:rFonts w:ascii="宋体" w:eastAsia="宋体" w:hAnsi="宋体"/>
        </w:rPr>
        <w:t xml:space="preserve">            }</w:t>
      </w:r>
    </w:p>
    <w:p w:rsidR="00B05E53" w:rsidRPr="00C81BAD" w:rsidRDefault="00B05E53" w:rsidP="00B05E53">
      <w:pPr>
        <w:rPr>
          <w:rFonts w:ascii="宋体" w:eastAsia="宋体" w:hAnsi="宋体"/>
        </w:rPr>
      </w:pPr>
      <w:r w:rsidRPr="00C81BAD">
        <w:rPr>
          <w:rFonts w:ascii="宋体" w:eastAsia="宋体" w:hAnsi="宋体"/>
        </w:rPr>
        <w:t xml:space="preserve">            printf("\n"),rownum++;</w:t>
      </w:r>
    </w:p>
    <w:p w:rsidR="00B05E53" w:rsidRPr="00C81BAD" w:rsidRDefault="00B05E53" w:rsidP="00B05E53">
      <w:pPr>
        <w:rPr>
          <w:rFonts w:ascii="宋体" w:eastAsia="宋体" w:hAnsi="宋体"/>
        </w:rPr>
      </w:pPr>
      <w:r w:rsidRPr="00C81BAD">
        <w:rPr>
          <w:rFonts w:ascii="宋体" w:eastAsia="宋体" w:hAnsi="宋体"/>
        </w:rPr>
        <w:t xml:space="preserve">        }</w:t>
      </w:r>
    </w:p>
    <w:p w:rsidR="00B05E53" w:rsidRPr="00C81BAD" w:rsidRDefault="00B05E53" w:rsidP="00B05E53">
      <w:pPr>
        <w:rPr>
          <w:rFonts w:ascii="宋体" w:eastAsia="宋体" w:hAnsi="宋体"/>
        </w:rPr>
      </w:pPr>
      <w:r w:rsidRPr="00C81BAD">
        <w:rPr>
          <w:rFonts w:ascii="宋体" w:eastAsia="宋体" w:hAnsi="宋体"/>
        </w:rPr>
        <w:t xml:space="preserve">        for(int i=0;i&lt;a;i++) printf("+-");</w:t>
      </w:r>
    </w:p>
    <w:p w:rsidR="00B05E53" w:rsidRPr="00C81BAD" w:rsidRDefault="00B05E53" w:rsidP="00B05E53">
      <w:pPr>
        <w:rPr>
          <w:rFonts w:ascii="宋体" w:eastAsia="宋体" w:hAnsi="宋体"/>
        </w:rPr>
      </w:pPr>
      <w:r w:rsidRPr="00C81BAD">
        <w:rPr>
          <w:rFonts w:ascii="宋体" w:eastAsia="宋体" w:hAnsi="宋体"/>
        </w:rPr>
        <w:t xml:space="preserve">        printf("+");</w:t>
      </w:r>
    </w:p>
    <w:p w:rsidR="00B05E53" w:rsidRPr="00C81BAD" w:rsidRDefault="00B05E53" w:rsidP="00B05E53">
      <w:pPr>
        <w:rPr>
          <w:rFonts w:ascii="宋体" w:eastAsia="宋体" w:hAnsi="宋体"/>
        </w:rPr>
      </w:pPr>
      <w:r w:rsidRPr="00C81BAD">
        <w:rPr>
          <w:rFonts w:ascii="宋体" w:eastAsia="宋体" w:hAnsi="宋体"/>
        </w:rPr>
        <w:t xml:space="preserve">        int dotnum=rowlen-(2*a+1);</w:t>
      </w:r>
    </w:p>
    <w:p w:rsidR="00B05E53" w:rsidRPr="00C81BAD" w:rsidRDefault="00B05E53" w:rsidP="00B05E53">
      <w:pPr>
        <w:rPr>
          <w:rFonts w:ascii="宋体" w:eastAsia="宋体" w:hAnsi="宋体"/>
        </w:rPr>
      </w:pPr>
      <w:r w:rsidRPr="00C81BAD">
        <w:rPr>
          <w:rFonts w:ascii="宋体" w:eastAsia="宋体" w:hAnsi="宋体"/>
        </w:rPr>
        <w:t xml:space="preserve">        for(int i=0;i&lt;dotnum;i++) printf(".");</w:t>
      </w:r>
    </w:p>
    <w:p w:rsidR="00B05E53" w:rsidRPr="00C81BAD" w:rsidRDefault="00B05E53" w:rsidP="00B05E53">
      <w:pPr>
        <w:rPr>
          <w:rFonts w:ascii="宋体" w:eastAsia="宋体" w:hAnsi="宋体"/>
        </w:rPr>
      </w:pPr>
      <w:r w:rsidRPr="00C81BAD">
        <w:rPr>
          <w:rFonts w:ascii="宋体" w:eastAsia="宋体" w:hAnsi="宋体"/>
        </w:rPr>
        <w:t xml:space="preserve">        printf("\n");</w:t>
      </w:r>
    </w:p>
    <w:p w:rsidR="00B05E53" w:rsidRPr="00C81BAD" w:rsidRDefault="00B05E53" w:rsidP="00B05E53">
      <w:pPr>
        <w:rPr>
          <w:rFonts w:ascii="宋体" w:eastAsia="宋体" w:hAnsi="宋体"/>
        </w:rPr>
      </w:pPr>
      <w:r w:rsidRPr="00C81BAD">
        <w:rPr>
          <w:rFonts w:ascii="宋体" w:eastAsia="宋体" w:hAnsi="宋体"/>
        </w:rPr>
        <w:t xml:space="preserve">    }</w:t>
      </w:r>
    </w:p>
    <w:p w:rsidR="00B05E53" w:rsidRPr="00C81BAD" w:rsidRDefault="00B05E53" w:rsidP="00B05E53">
      <w:pPr>
        <w:rPr>
          <w:rFonts w:ascii="宋体" w:eastAsia="宋体" w:hAnsi="宋体"/>
        </w:rPr>
      </w:pPr>
      <w:r w:rsidRPr="00C81BAD">
        <w:rPr>
          <w:rFonts w:ascii="宋体" w:eastAsia="宋体" w:hAnsi="宋体"/>
        </w:rPr>
        <w:t xml:space="preserve">    return 0;</w:t>
      </w:r>
    </w:p>
    <w:p w:rsidR="00B05E53" w:rsidRPr="00C81BAD" w:rsidRDefault="00B05E53" w:rsidP="00B05E53">
      <w:pPr>
        <w:rPr>
          <w:rFonts w:ascii="宋体" w:eastAsia="宋体" w:hAnsi="宋体"/>
        </w:rPr>
      </w:pPr>
      <w:r w:rsidRPr="00C81BAD">
        <w:rPr>
          <w:rFonts w:ascii="宋体" w:eastAsia="宋体" w:hAnsi="宋体"/>
        </w:rPr>
        <w:t>}</w:t>
      </w:r>
    </w:p>
    <w:p w:rsidR="00206510" w:rsidRPr="00C81BAD" w:rsidRDefault="00206510" w:rsidP="00141DCC">
      <w:pPr>
        <w:pStyle w:val="3"/>
        <w:rPr>
          <w:rFonts w:ascii="宋体" w:eastAsia="宋体" w:hAnsi="宋体"/>
          <w:b w:val="0"/>
        </w:rPr>
      </w:pPr>
      <w:bookmarkStart w:id="63" w:name="_Toc523521146"/>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6342</w:t>
      </w:r>
      <w:r w:rsidRPr="00C81BAD">
        <w:rPr>
          <w:rFonts w:ascii="宋体" w:eastAsia="宋体" w:hAnsi="宋体" w:hint="eastAsia"/>
          <w:b w:val="0"/>
        </w:rPr>
        <w:t>-</w:t>
      </w:r>
      <w:r w:rsidRPr="00C81BAD">
        <w:rPr>
          <w:rFonts w:ascii="宋体" w:eastAsia="宋体" w:hAnsi="宋体"/>
          <w:b w:val="0"/>
        </w:rPr>
        <w:t xml:space="preserve"> </w:t>
      </w:r>
      <w:hyperlink r:id="rId29" w:history="1">
        <w:r w:rsidRPr="00C81BAD">
          <w:rPr>
            <w:rFonts w:ascii="宋体" w:eastAsia="宋体" w:hAnsi="宋体"/>
            <w:b w:val="0"/>
          </w:rPr>
          <w:t>Expression in Memories</w:t>
        </w:r>
      </w:hyperlink>
      <w:r w:rsidRPr="00C81BAD">
        <w:rPr>
          <w:rFonts w:ascii="宋体" w:eastAsia="宋体" w:hAnsi="宋体" w:hint="eastAsia"/>
          <w:b w:val="0"/>
        </w:rPr>
        <w:t>-签到题</w:t>
      </w:r>
      <w:bookmarkEnd w:id="63"/>
      <w:r w:rsidR="00141DCC" w:rsidRPr="00C81BAD">
        <w:rPr>
          <w:rFonts w:ascii="宋体" w:eastAsia="宋体" w:hAnsi="宋体"/>
          <w:b w:val="0"/>
        </w:rPr>
        <w:fldChar w:fldCharType="begin"/>
      </w:r>
      <w:r w:rsidR="00141DCC" w:rsidRPr="00C81BAD">
        <w:rPr>
          <w:rFonts w:ascii="宋体" w:eastAsia="宋体" w:hAnsi="宋体"/>
        </w:rPr>
        <w:instrText xml:space="preserve"> XE "</w:instrText>
      </w:r>
      <w:r w:rsidR="00141DCC" w:rsidRPr="00C81BAD">
        <w:rPr>
          <w:rFonts w:ascii="宋体" w:eastAsia="宋体" w:hAnsi="宋体" w:hint="eastAsia"/>
          <w:b w:val="0"/>
        </w:rPr>
        <w:instrText>√-</w:instrText>
      </w:r>
      <w:r w:rsidR="00141DCC" w:rsidRPr="00C81BAD">
        <w:rPr>
          <w:rFonts w:ascii="宋体" w:eastAsia="宋体" w:hAnsi="宋体"/>
          <w:b w:val="0"/>
        </w:rPr>
        <w:instrText>HDU</w:instrText>
      </w:r>
      <w:r w:rsidR="00141DCC" w:rsidRPr="00C81BAD">
        <w:rPr>
          <w:rFonts w:ascii="宋体" w:eastAsia="宋体" w:hAnsi="宋体" w:hint="eastAsia"/>
          <w:b w:val="0"/>
        </w:rPr>
        <w:instrText>-</w:instrText>
      </w:r>
      <w:r w:rsidR="00141DCC" w:rsidRPr="00C81BAD">
        <w:rPr>
          <w:rFonts w:ascii="宋体" w:eastAsia="宋体" w:hAnsi="宋体"/>
          <w:b w:val="0"/>
        </w:rPr>
        <w:instrText>6342</w:instrText>
      </w:r>
      <w:r w:rsidR="00141DCC" w:rsidRPr="00C81BAD">
        <w:rPr>
          <w:rFonts w:ascii="宋体" w:eastAsia="宋体" w:hAnsi="宋体" w:hint="eastAsia"/>
          <w:b w:val="0"/>
        </w:rPr>
        <w:instrText>-</w:instrText>
      </w:r>
      <w:r w:rsidR="00141DCC" w:rsidRPr="00C81BAD">
        <w:rPr>
          <w:rFonts w:ascii="宋体" w:eastAsia="宋体" w:hAnsi="宋体"/>
          <w:b w:val="0"/>
        </w:rPr>
        <w:instrText xml:space="preserve"> Expression in Memories</w:instrText>
      </w:r>
      <w:r w:rsidR="00141DCC" w:rsidRPr="00C81BAD">
        <w:rPr>
          <w:rFonts w:ascii="宋体" w:eastAsia="宋体" w:hAnsi="宋体" w:hint="eastAsia"/>
          <w:b w:val="0"/>
        </w:rPr>
        <w:instrText>-签到题</w:instrText>
      </w:r>
      <w:r w:rsidR="00141DCC" w:rsidRPr="00C81BAD">
        <w:rPr>
          <w:rFonts w:ascii="宋体" w:eastAsia="宋体" w:hAnsi="宋体"/>
          <w:b w:val="0"/>
        </w:rPr>
        <w:instrText>:</w:instrText>
      </w:r>
      <w:r w:rsidR="00141DCC" w:rsidRPr="00C81BAD">
        <w:rPr>
          <w:rFonts w:ascii="宋体" w:eastAsia="宋体" w:hAnsi="宋体"/>
        </w:rPr>
        <w:instrText xml:space="preserve">6342" \y "HDU:6342" </w:instrText>
      </w:r>
      <w:r w:rsidR="00141DCC" w:rsidRPr="00C81BAD">
        <w:rPr>
          <w:rFonts w:ascii="宋体" w:eastAsia="宋体" w:hAnsi="宋体"/>
          <w:b w:val="0"/>
        </w:rPr>
        <w:fldChar w:fldCharType="end"/>
      </w:r>
    </w:p>
    <w:p w:rsidR="00206510" w:rsidRPr="00C81BAD" w:rsidRDefault="00206510" w:rsidP="00B05E53">
      <w:pPr>
        <w:rPr>
          <w:rFonts w:ascii="宋体" w:eastAsia="宋体" w:hAnsi="宋体"/>
        </w:rPr>
      </w:pPr>
      <w:r w:rsidRPr="00C81BAD">
        <w:rPr>
          <w:rFonts w:ascii="宋体" w:eastAsia="宋体" w:hAnsi="宋体" w:hint="eastAsia"/>
        </w:rPr>
        <w:t>【题意】</w:t>
      </w:r>
      <w:r w:rsidR="00141DCC" w:rsidRPr="00C81BAD">
        <w:rPr>
          <w:rFonts w:ascii="宋体" w:eastAsia="宋体" w:hAnsi="宋体" w:hint="eastAsia"/>
        </w:rPr>
        <w:t>给定字符串包含0123456789+-？要求把？替换为其他字符，使得其变为合法表达式（不能有前置0），如果无法做到输出</w:t>
      </w:r>
      <w:r w:rsidR="00141DCC" w:rsidRPr="00C81BAD">
        <w:rPr>
          <w:rFonts w:ascii="宋体" w:eastAsia="宋体" w:hAnsi="宋体"/>
        </w:rPr>
        <w:t>IMPOSSIBLE</w:t>
      </w:r>
    </w:p>
    <w:p w:rsidR="00206510" w:rsidRPr="00C81BAD" w:rsidRDefault="00206510" w:rsidP="00B05E53">
      <w:pPr>
        <w:rPr>
          <w:rFonts w:ascii="宋体" w:eastAsia="宋体" w:hAnsi="宋体"/>
        </w:rPr>
      </w:pPr>
      <w:r w:rsidRPr="00C81BAD">
        <w:rPr>
          <w:rFonts w:ascii="宋体" w:eastAsia="宋体" w:hAnsi="宋体" w:hint="eastAsia"/>
        </w:rPr>
        <w:t>【TAG】模拟 签到题</w:t>
      </w:r>
      <w:r w:rsidR="00141DCC" w:rsidRPr="00C81BAD">
        <w:rPr>
          <w:rFonts w:ascii="宋体" w:eastAsia="宋体" w:hAnsi="宋体" w:hint="eastAsia"/>
        </w:rPr>
        <w:t xml:space="preserve"> S</w:t>
      </w:r>
      <w:r w:rsidR="00141DCC" w:rsidRPr="00C81BAD">
        <w:rPr>
          <w:rFonts w:ascii="宋体" w:eastAsia="宋体" w:hAnsi="宋体"/>
        </w:rPr>
        <w:t>pecialJudge</w:t>
      </w:r>
    </w:p>
    <w:p w:rsidR="00141DCC" w:rsidRPr="00C81BAD" w:rsidRDefault="00206510" w:rsidP="00B05E53">
      <w:pPr>
        <w:rPr>
          <w:rFonts w:ascii="宋体" w:eastAsia="宋体" w:hAnsi="宋体"/>
        </w:rPr>
      </w:pPr>
      <w:r w:rsidRPr="00C81BAD">
        <w:rPr>
          <w:rFonts w:ascii="宋体" w:eastAsia="宋体" w:hAnsi="宋体" w:hint="eastAsia"/>
        </w:rPr>
        <w:t>【题解】</w:t>
      </w:r>
    </w:p>
    <w:p w:rsidR="00206510" w:rsidRPr="00C81BAD" w:rsidRDefault="00141DCC" w:rsidP="00B05E53">
      <w:pPr>
        <w:rPr>
          <w:rFonts w:ascii="宋体" w:eastAsia="宋体" w:hAnsi="宋体"/>
        </w:rPr>
      </w:pPr>
      <w:r w:rsidRPr="00C81BAD">
        <w:rPr>
          <w:rFonts w:ascii="宋体" w:eastAsia="宋体" w:hAnsi="宋体" w:hint="eastAsia"/>
        </w:rPr>
        <w:t>不合法情况：</w:t>
      </w:r>
    </w:p>
    <w:p w:rsidR="00141DCC" w:rsidRPr="00C81BAD" w:rsidRDefault="00141DCC" w:rsidP="00B05E53">
      <w:pPr>
        <w:rPr>
          <w:rFonts w:ascii="宋体" w:eastAsia="宋体" w:hAnsi="宋体"/>
        </w:rPr>
      </w:pPr>
      <w:r w:rsidRPr="00C81BAD">
        <w:rPr>
          <w:rFonts w:ascii="宋体" w:eastAsia="宋体" w:hAnsi="宋体" w:hint="eastAsia"/>
        </w:rPr>
        <w:t>（1）连续2个运算符</w:t>
      </w:r>
    </w:p>
    <w:p w:rsidR="00141DCC" w:rsidRPr="00C81BAD" w:rsidRDefault="00141DCC" w:rsidP="00B05E53">
      <w:pPr>
        <w:rPr>
          <w:rFonts w:ascii="宋体" w:eastAsia="宋体" w:hAnsi="宋体"/>
        </w:rPr>
      </w:pPr>
      <w:r w:rsidRPr="00C81BAD">
        <w:rPr>
          <w:rFonts w:ascii="宋体" w:eastAsia="宋体" w:hAnsi="宋体" w:hint="eastAsia"/>
        </w:rPr>
        <w:t>（2）前置0</w:t>
      </w:r>
    </w:p>
    <w:p w:rsidR="00141DCC" w:rsidRPr="00C81BAD" w:rsidRDefault="00141DCC" w:rsidP="00B05E53">
      <w:pPr>
        <w:rPr>
          <w:rFonts w:ascii="宋体" w:eastAsia="宋体" w:hAnsi="宋体"/>
        </w:rPr>
      </w:pPr>
      <w:r w:rsidRPr="00C81BAD">
        <w:rPr>
          <w:rFonts w:ascii="宋体" w:eastAsia="宋体" w:hAnsi="宋体" w:hint="eastAsia"/>
        </w:rPr>
        <w:t>（3）第1个位置和最后1个位置是运算符</w:t>
      </w:r>
    </w:p>
    <w:p w:rsidR="00141DCC" w:rsidRPr="00C81BAD" w:rsidRDefault="00141DCC" w:rsidP="00B05E53">
      <w:pPr>
        <w:rPr>
          <w:rFonts w:ascii="宋体" w:eastAsia="宋体" w:hAnsi="宋体"/>
        </w:rPr>
      </w:pPr>
      <w:r w:rsidRPr="00C81BAD">
        <w:rPr>
          <w:rFonts w:ascii="宋体" w:eastAsia="宋体" w:hAnsi="宋体" w:hint="eastAsia"/>
        </w:rPr>
        <w:t>问号处：</w:t>
      </w:r>
    </w:p>
    <w:p w:rsidR="00141DCC" w:rsidRPr="00C81BAD" w:rsidRDefault="00141DCC" w:rsidP="00B05E53">
      <w:pPr>
        <w:rPr>
          <w:rFonts w:ascii="宋体" w:eastAsia="宋体" w:hAnsi="宋体"/>
        </w:rPr>
      </w:pPr>
      <w:r w:rsidRPr="00C81BAD">
        <w:rPr>
          <w:rFonts w:ascii="宋体" w:eastAsia="宋体" w:hAnsi="宋体" w:hint="eastAsia"/>
        </w:rPr>
        <w:t>（1）有前置0的时候放运算符（不能在最后一个位置）</w:t>
      </w:r>
    </w:p>
    <w:p w:rsidR="00141DCC" w:rsidRPr="00C81BAD" w:rsidRDefault="00141DCC" w:rsidP="00B05E53">
      <w:pPr>
        <w:rPr>
          <w:rFonts w:ascii="宋体" w:eastAsia="宋体" w:hAnsi="宋体"/>
        </w:rPr>
      </w:pPr>
      <w:r w:rsidRPr="00C81BAD">
        <w:rPr>
          <w:rFonts w:ascii="宋体" w:eastAsia="宋体" w:hAnsi="宋体" w:hint="eastAsia"/>
        </w:rPr>
        <w:t>（2）无前置0的时候放‘1’</w:t>
      </w:r>
    </w:p>
    <w:p w:rsidR="00206510" w:rsidRPr="00C81BAD" w:rsidRDefault="00206510" w:rsidP="00B05E53">
      <w:pPr>
        <w:rPr>
          <w:rFonts w:ascii="宋体" w:eastAsia="宋体" w:hAnsi="宋体"/>
        </w:rPr>
      </w:pPr>
      <w:r w:rsidRPr="00C81BAD">
        <w:rPr>
          <w:rFonts w:ascii="宋体" w:eastAsia="宋体" w:hAnsi="宋体" w:hint="eastAsia"/>
        </w:rPr>
        <w:t>【代码】</w:t>
      </w:r>
    </w:p>
    <w:p w:rsidR="00141DCC" w:rsidRPr="00C81BAD" w:rsidRDefault="00141DCC" w:rsidP="00141DCC">
      <w:pPr>
        <w:rPr>
          <w:rFonts w:ascii="宋体" w:eastAsia="宋体" w:hAnsi="宋体"/>
        </w:rPr>
      </w:pPr>
      <w:r w:rsidRPr="00C81BAD">
        <w:rPr>
          <w:rFonts w:ascii="宋体" w:eastAsia="宋体" w:hAnsi="宋体"/>
        </w:rPr>
        <w:t>#include &lt;bits/stdc++.h&gt;</w:t>
      </w:r>
    </w:p>
    <w:p w:rsidR="00141DCC" w:rsidRPr="00C81BAD" w:rsidRDefault="00141DCC" w:rsidP="00141DCC">
      <w:pPr>
        <w:rPr>
          <w:rFonts w:ascii="宋体" w:eastAsia="宋体" w:hAnsi="宋体"/>
        </w:rPr>
      </w:pPr>
      <w:r w:rsidRPr="00C81BAD">
        <w:rPr>
          <w:rFonts w:ascii="宋体" w:eastAsia="宋体" w:hAnsi="宋体"/>
        </w:rPr>
        <w:t>#define MAXLEN 505</w:t>
      </w:r>
    </w:p>
    <w:p w:rsidR="00141DCC" w:rsidRPr="00C81BAD" w:rsidRDefault="00141DCC" w:rsidP="00141DCC">
      <w:pPr>
        <w:rPr>
          <w:rFonts w:ascii="宋体" w:eastAsia="宋体" w:hAnsi="宋体"/>
        </w:rPr>
      </w:pPr>
    </w:p>
    <w:p w:rsidR="00141DCC" w:rsidRPr="00C81BAD" w:rsidRDefault="00141DCC" w:rsidP="00141DCC">
      <w:pPr>
        <w:rPr>
          <w:rFonts w:ascii="宋体" w:eastAsia="宋体" w:hAnsi="宋体"/>
        </w:rPr>
      </w:pPr>
      <w:r w:rsidRPr="00C81BAD">
        <w:rPr>
          <w:rFonts w:ascii="宋体" w:eastAsia="宋体" w:hAnsi="宋体"/>
        </w:rPr>
        <w:t>using namespace std;</w:t>
      </w:r>
    </w:p>
    <w:p w:rsidR="00141DCC" w:rsidRPr="00C81BAD" w:rsidRDefault="00141DCC" w:rsidP="00141DCC">
      <w:pPr>
        <w:rPr>
          <w:rFonts w:ascii="宋体" w:eastAsia="宋体" w:hAnsi="宋体"/>
        </w:rPr>
      </w:pPr>
    </w:p>
    <w:p w:rsidR="00141DCC" w:rsidRPr="00C81BAD" w:rsidRDefault="00141DCC" w:rsidP="00141DCC">
      <w:pPr>
        <w:rPr>
          <w:rFonts w:ascii="宋体" w:eastAsia="宋体" w:hAnsi="宋体"/>
        </w:rPr>
      </w:pPr>
      <w:r w:rsidRPr="00C81BAD">
        <w:rPr>
          <w:rFonts w:ascii="宋体" w:eastAsia="宋体" w:hAnsi="宋体"/>
        </w:rPr>
        <w:t>bool check(char s[]){</w:t>
      </w:r>
    </w:p>
    <w:p w:rsidR="00141DCC" w:rsidRPr="00C81BAD" w:rsidRDefault="00141DCC" w:rsidP="00141DCC">
      <w:pPr>
        <w:rPr>
          <w:rFonts w:ascii="宋体" w:eastAsia="宋体" w:hAnsi="宋体"/>
        </w:rPr>
      </w:pPr>
      <w:r w:rsidRPr="00C81BAD">
        <w:rPr>
          <w:rFonts w:ascii="宋体" w:eastAsia="宋体" w:hAnsi="宋体"/>
        </w:rPr>
        <w:t xml:space="preserve">    int len=strlen(s);</w:t>
      </w:r>
    </w:p>
    <w:p w:rsidR="00141DCC" w:rsidRPr="00C81BAD" w:rsidRDefault="00141DCC" w:rsidP="00141DCC">
      <w:pPr>
        <w:rPr>
          <w:rFonts w:ascii="宋体" w:eastAsia="宋体" w:hAnsi="宋体"/>
        </w:rPr>
      </w:pPr>
      <w:r w:rsidRPr="00C81BAD">
        <w:rPr>
          <w:rFonts w:ascii="宋体" w:eastAsia="宋体" w:hAnsi="宋体"/>
        </w:rPr>
        <w:t xml:space="preserve">    for(int i=0;i&lt;len;i++){</w:t>
      </w:r>
    </w:p>
    <w:p w:rsidR="00141DCC" w:rsidRPr="00C81BAD" w:rsidRDefault="00141DCC" w:rsidP="00141DCC">
      <w:pPr>
        <w:rPr>
          <w:rFonts w:ascii="宋体" w:eastAsia="宋体" w:hAnsi="宋体"/>
        </w:rPr>
      </w:pP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return true;</w:t>
      </w:r>
    </w:p>
    <w:p w:rsidR="00141DCC" w:rsidRPr="00C81BAD" w:rsidRDefault="00141DCC" w:rsidP="00141DCC">
      <w:pPr>
        <w:rPr>
          <w:rFonts w:ascii="宋体" w:eastAsia="宋体" w:hAnsi="宋体"/>
        </w:rPr>
      </w:pPr>
      <w:r w:rsidRPr="00C81BAD">
        <w:rPr>
          <w:rFonts w:ascii="宋体" w:eastAsia="宋体" w:hAnsi="宋体"/>
        </w:rPr>
        <w:t>}</w:t>
      </w:r>
    </w:p>
    <w:p w:rsidR="00141DCC" w:rsidRPr="00C81BAD" w:rsidRDefault="00141DCC" w:rsidP="00141DCC">
      <w:pPr>
        <w:rPr>
          <w:rFonts w:ascii="宋体" w:eastAsia="宋体" w:hAnsi="宋体"/>
        </w:rPr>
      </w:pPr>
    </w:p>
    <w:p w:rsidR="00141DCC" w:rsidRPr="00C81BAD" w:rsidRDefault="00141DCC" w:rsidP="00141DCC">
      <w:pPr>
        <w:rPr>
          <w:rFonts w:ascii="宋体" w:eastAsia="宋体" w:hAnsi="宋体"/>
        </w:rPr>
      </w:pPr>
      <w:r w:rsidRPr="00C81BAD">
        <w:rPr>
          <w:rFonts w:ascii="宋体" w:eastAsia="宋体" w:hAnsi="宋体"/>
        </w:rPr>
        <w:t>int main()</w:t>
      </w:r>
    </w:p>
    <w:p w:rsidR="00141DCC" w:rsidRPr="00C81BAD" w:rsidRDefault="00141DCC" w:rsidP="00141DCC">
      <w:pPr>
        <w:rPr>
          <w:rFonts w:ascii="宋体" w:eastAsia="宋体" w:hAnsi="宋体"/>
        </w:rPr>
      </w:pPr>
      <w:r w:rsidRPr="00C81BAD">
        <w:rPr>
          <w:rFonts w:ascii="宋体" w:eastAsia="宋体" w:hAnsi="宋体"/>
        </w:rPr>
        <w:t>{</w:t>
      </w:r>
    </w:p>
    <w:p w:rsidR="00141DCC" w:rsidRPr="00C81BAD" w:rsidRDefault="00141DCC" w:rsidP="00141DCC">
      <w:pPr>
        <w:rPr>
          <w:rFonts w:ascii="宋体" w:eastAsia="宋体" w:hAnsi="宋体"/>
        </w:rPr>
      </w:pPr>
      <w:r w:rsidRPr="00C81BAD">
        <w:rPr>
          <w:rFonts w:ascii="宋体" w:eastAsia="宋体" w:hAnsi="宋体"/>
        </w:rPr>
        <w:t xml:space="preserve">    int t;</w:t>
      </w:r>
    </w:p>
    <w:p w:rsidR="00141DCC" w:rsidRPr="00C81BAD" w:rsidRDefault="00141DCC" w:rsidP="00141DCC">
      <w:pPr>
        <w:rPr>
          <w:rFonts w:ascii="宋体" w:eastAsia="宋体" w:hAnsi="宋体"/>
        </w:rPr>
      </w:pPr>
      <w:r w:rsidRPr="00C81BAD">
        <w:rPr>
          <w:rFonts w:ascii="宋体" w:eastAsia="宋体" w:hAnsi="宋体"/>
        </w:rPr>
        <w:t xml:space="preserve">    scanf("%d",&amp;t);</w:t>
      </w:r>
    </w:p>
    <w:p w:rsidR="00141DCC" w:rsidRPr="00C81BAD" w:rsidRDefault="00141DCC" w:rsidP="00141DCC">
      <w:pPr>
        <w:rPr>
          <w:rFonts w:ascii="宋体" w:eastAsia="宋体" w:hAnsi="宋体"/>
        </w:rPr>
      </w:pPr>
      <w:r w:rsidRPr="00C81BAD">
        <w:rPr>
          <w:rFonts w:ascii="宋体" w:eastAsia="宋体" w:hAnsi="宋体"/>
        </w:rPr>
        <w:t xml:space="preserve">    while(t--){</w:t>
      </w:r>
    </w:p>
    <w:p w:rsidR="00141DCC" w:rsidRPr="00C81BAD" w:rsidRDefault="00141DCC" w:rsidP="00141DCC">
      <w:pPr>
        <w:rPr>
          <w:rFonts w:ascii="宋体" w:eastAsia="宋体" w:hAnsi="宋体"/>
        </w:rPr>
      </w:pPr>
      <w:r w:rsidRPr="00C81BAD">
        <w:rPr>
          <w:rFonts w:ascii="宋体" w:eastAsia="宋体" w:hAnsi="宋体"/>
        </w:rPr>
        <w:t xml:space="preserve">        char s[MAXLEN];</w:t>
      </w:r>
    </w:p>
    <w:p w:rsidR="00141DCC" w:rsidRPr="00C81BAD" w:rsidRDefault="00141DCC" w:rsidP="00141DCC">
      <w:pPr>
        <w:rPr>
          <w:rFonts w:ascii="宋体" w:eastAsia="宋体" w:hAnsi="宋体"/>
        </w:rPr>
      </w:pPr>
      <w:r w:rsidRPr="00C81BAD">
        <w:rPr>
          <w:rFonts w:ascii="宋体" w:eastAsia="宋体" w:hAnsi="宋体"/>
        </w:rPr>
        <w:t xml:space="preserve">        scanf("%s",s);</w:t>
      </w:r>
    </w:p>
    <w:p w:rsidR="00141DCC" w:rsidRPr="00C81BAD" w:rsidRDefault="00141DCC" w:rsidP="00141DCC">
      <w:pPr>
        <w:rPr>
          <w:rFonts w:ascii="宋体" w:eastAsia="宋体" w:hAnsi="宋体"/>
        </w:rPr>
      </w:pPr>
      <w:r w:rsidRPr="00C81BAD">
        <w:rPr>
          <w:rFonts w:ascii="宋体" w:eastAsia="宋体" w:hAnsi="宋体"/>
        </w:rPr>
        <w:t xml:space="preserve">        const int OPERATOR=111,NUM_NOT_ZERO=112,ZERO=113,NONE=114;</w:t>
      </w:r>
    </w:p>
    <w:p w:rsidR="00141DCC" w:rsidRPr="00C81BAD" w:rsidRDefault="00141DCC" w:rsidP="00141DCC">
      <w:pPr>
        <w:rPr>
          <w:rFonts w:ascii="宋体" w:eastAsia="宋体" w:hAnsi="宋体"/>
        </w:rPr>
      </w:pPr>
      <w:r w:rsidRPr="00C81BAD">
        <w:rPr>
          <w:rFonts w:ascii="宋体" w:eastAsia="宋体" w:hAnsi="宋体"/>
        </w:rPr>
        <w:t xml:space="preserve">        bool pre_zero=false,valid=true;</w:t>
      </w:r>
    </w:p>
    <w:p w:rsidR="00141DCC" w:rsidRPr="00C81BAD" w:rsidRDefault="00141DCC" w:rsidP="00141DCC">
      <w:pPr>
        <w:rPr>
          <w:rFonts w:ascii="宋体" w:eastAsia="宋体" w:hAnsi="宋体"/>
        </w:rPr>
      </w:pPr>
      <w:r w:rsidRPr="00C81BAD">
        <w:rPr>
          <w:rFonts w:ascii="宋体" w:eastAsia="宋体" w:hAnsi="宋体"/>
        </w:rPr>
        <w:t xml:space="preserve">        int len=strlen(s),last_type=NONE;</w:t>
      </w:r>
    </w:p>
    <w:p w:rsidR="00141DCC" w:rsidRPr="00C81BAD" w:rsidRDefault="00141DCC" w:rsidP="00141DCC">
      <w:pPr>
        <w:rPr>
          <w:rFonts w:ascii="宋体" w:eastAsia="宋体" w:hAnsi="宋体"/>
        </w:rPr>
      </w:pPr>
      <w:r w:rsidRPr="00C81BAD">
        <w:rPr>
          <w:rFonts w:ascii="宋体" w:eastAsia="宋体" w:hAnsi="宋体"/>
        </w:rPr>
        <w:t xml:space="preserve">        for(int i=0;i&lt;len;i++){</w:t>
      </w:r>
    </w:p>
    <w:p w:rsidR="00141DCC" w:rsidRPr="00C81BAD" w:rsidRDefault="00141DCC" w:rsidP="00141DCC">
      <w:pPr>
        <w:rPr>
          <w:rFonts w:ascii="宋体" w:eastAsia="宋体" w:hAnsi="宋体"/>
        </w:rPr>
      </w:pPr>
      <w:r w:rsidRPr="00C81BAD">
        <w:rPr>
          <w:rFonts w:ascii="宋体" w:eastAsia="宋体" w:hAnsi="宋体"/>
        </w:rPr>
        <w:t xml:space="preserve">            if(s[i]=='0'){</w:t>
      </w:r>
    </w:p>
    <w:p w:rsidR="00141DCC" w:rsidRPr="00C81BAD" w:rsidRDefault="00141DCC" w:rsidP="00141DCC">
      <w:pPr>
        <w:rPr>
          <w:rFonts w:ascii="宋体" w:eastAsia="宋体" w:hAnsi="宋体"/>
        </w:rPr>
      </w:pPr>
      <w:r w:rsidRPr="00C81BAD">
        <w:rPr>
          <w:rFonts w:ascii="宋体" w:eastAsia="宋体" w:hAnsi="宋体"/>
        </w:rPr>
        <w:t xml:space="preserve">                if(pre_zero){</w:t>
      </w:r>
    </w:p>
    <w:p w:rsidR="00141DCC" w:rsidRPr="00C81BAD" w:rsidRDefault="00141DCC" w:rsidP="00141DCC">
      <w:pPr>
        <w:rPr>
          <w:rFonts w:ascii="宋体" w:eastAsia="宋体" w:hAnsi="宋体"/>
        </w:rPr>
      </w:pPr>
      <w:r w:rsidRPr="00C81BAD">
        <w:rPr>
          <w:rFonts w:ascii="宋体" w:eastAsia="宋体" w:hAnsi="宋体"/>
        </w:rPr>
        <w:t xml:space="preserve">                    valid=false;</w:t>
      </w:r>
    </w:p>
    <w:p w:rsidR="00141DCC" w:rsidRPr="00C81BAD" w:rsidRDefault="00141DCC" w:rsidP="00141DCC">
      <w:pPr>
        <w:rPr>
          <w:rFonts w:ascii="宋体" w:eastAsia="宋体" w:hAnsi="宋体"/>
        </w:rPr>
      </w:pPr>
      <w:r w:rsidRPr="00C81BAD">
        <w:rPr>
          <w:rFonts w:ascii="宋体" w:eastAsia="宋体" w:hAnsi="宋体"/>
        </w:rPr>
        <w:t xml:space="preserve">                    break;</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if(last_type!=NUM_NOT_ZERO&amp;&amp;last_type!=ZERO){</w:t>
      </w:r>
    </w:p>
    <w:p w:rsidR="00141DCC" w:rsidRPr="00C81BAD" w:rsidRDefault="00141DCC" w:rsidP="00141DCC">
      <w:pPr>
        <w:rPr>
          <w:rFonts w:ascii="宋体" w:eastAsia="宋体" w:hAnsi="宋体"/>
        </w:rPr>
      </w:pPr>
      <w:r w:rsidRPr="00C81BAD">
        <w:rPr>
          <w:rFonts w:ascii="宋体" w:eastAsia="宋体" w:hAnsi="宋体"/>
        </w:rPr>
        <w:t xml:space="preserve">                    pre_zero=true;</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last_type=ZERO;</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else if(s[i]&gt;='1'&amp;&amp;s[i]&lt;='9'){</w:t>
      </w:r>
    </w:p>
    <w:p w:rsidR="00141DCC" w:rsidRPr="00C81BAD" w:rsidRDefault="00141DCC" w:rsidP="00141DCC">
      <w:pPr>
        <w:rPr>
          <w:rFonts w:ascii="宋体" w:eastAsia="宋体" w:hAnsi="宋体"/>
        </w:rPr>
      </w:pPr>
      <w:r w:rsidRPr="00C81BAD">
        <w:rPr>
          <w:rFonts w:ascii="宋体" w:eastAsia="宋体" w:hAnsi="宋体"/>
        </w:rPr>
        <w:t xml:space="preserve">                if(pre_zero){</w:t>
      </w:r>
    </w:p>
    <w:p w:rsidR="00141DCC" w:rsidRPr="00C81BAD" w:rsidRDefault="00141DCC" w:rsidP="00141DCC">
      <w:pPr>
        <w:rPr>
          <w:rFonts w:ascii="宋体" w:eastAsia="宋体" w:hAnsi="宋体"/>
        </w:rPr>
      </w:pPr>
      <w:r w:rsidRPr="00C81BAD">
        <w:rPr>
          <w:rFonts w:ascii="宋体" w:eastAsia="宋体" w:hAnsi="宋体"/>
        </w:rPr>
        <w:t xml:space="preserve">                    valid=false;</w:t>
      </w:r>
    </w:p>
    <w:p w:rsidR="00141DCC" w:rsidRPr="00C81BAD" w:rsidRDefault="00141DCC" w:rsidP="00141DCC">
      <w:pPr>
        <w:rPr>
          <w:rFonts w:ascii="宋体" w:eastAsia="宋体" w:hAnsi="宋体"/>
        </w:rPr>
      </w:pPr>
      <w:r w:rsidRPr="00C81BAD">
        <w:rPr>
          <w:rFonts w:ascii="宋体" w:eastAsia="宋体" w:hAnsi="宋体"/>
        </w:rPr>
        <w:t xml:space="preserve">                    break;</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last_type=NUM_NOT_ZERO;</w:t>
      </w:r>
    </w:p>
    <w:p w:rsidR="00141DCC" w:rsidRPr="00C81BAD" w:rsidRDefault="00141DCC" w:rsidP="00141DCC">
      <w:pPr>
        <w:rPr>
          <w:rFonts w:ascii="宋体" w:eastAsia="宋体" w:hAnsi="宋体"/>
        </w:rPr>
      </w:pPr>
      <w:r w:rsidRPr="00C81BAD">
        <w:rPr>
          <w:rFonts w:ascii="宋体" w:eastAsia="宋体" w:hAnsi="宋体"/>
        </w:rPr>
        <w:t xml:space="preserve">                pre_zero=false;</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else if(s[i]=='+'||s[i]=='*'){</w:t>
      </w:r>
    </w:p>
    <w:p w:rsidR="00141DCC" w:rsidRPr="00C81BAD" w:rsidRDefault="00141DCC" w:rsidP="00141DCC">
      <w:pPr>
        <w:rPr>
          <w:rFonts w:ascii="宋体" w:eastAsia="宋体" w:hAnsi="宋体"/>
        </w:rPr>
      </w:pPr>
      <w:r w:rsidRPr="00C81BAD">
        <w:rPr>
          <w:rFonts w:ascii="宋体" w:eastAsia="宋体" w:hAnsi="宋体"/>
        </w:rPr>
        <w:t xml:space="preserve">                if(last_type==OPERATOR||i==len-1||i==0){</w:t>
      </w:r>
    </w:p>
    <w:p w:rsidR="00141DCC" w:rsidRPr="00C81BAD" w:rsidRDefault="00141DCC" w:rsidP="00141DCC">
      <w:pPr>
        <w:rPr>
          <w:rFonts w:ascii="宋体" w:eastAsia="宋体" w:hAnsi="宋体"/>
        </w:rPr>
      </w:pPr>
      <w:r w:rsidRPr="00C81BAD">
        <w:rPr>
          <w:rFonts w:ascii="宋体" w:eastAsia="宋体" w:hAnsi="宋体"/>
        </w:rPr>
        <w:t xml:space="preserve">                    valid=false;</w:t>
      </w:r>
    </w:p>
    <w:p w:rsidR="00141DCC" w:rsidRPr="00C81BAD" w:rsidRDefault="00141DCC" w:rsidP="00141DCC">
      <w:pPr>
        <w:rPr>
          <w:rFonts w:ascii="宋体" w:eastAsia="宋体" w:hAnsi="宋体"/>
        </w:rPr>
      </w:pPr>
      <w:r w:rsidRPr="00C81BAD">
        <w:rPr>
          <w:rFonts w:ascii="宋体" w:eastAsia="宋体" w:hAnsi="宋体"/>
        </w:rPr>
        <w:t xml:space="preserve">                    break;</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last_type=OPERATOR;</w:t>
      </w:r>
    </w:p>
    <w:p w:rsidR="00141DCC" w:rsidRPr="00C81BAD" w:rsidRDefault="00141DCC" w:rsidP="00141DCC">
      <w:pPr>
        <w:rPr>
          <w:rFonts w:ascii="宋体" w:eastAsia="宋体" w:hAnsi="宋体"/>
        </w:rPr>
      </w:pPr>
      <w:r w:rsidRPr="00C81BAD">
        <w:rPr>
          <w:rFonts w:ascii="宋体" w:eastAsia="宋体" w:hAnsi="宋体"/>
        </w:rPr>
        <w:t xml:space="preserve">                pre_zero=false;</w:t>
      </w:r>
    </w:p>
    <w:p w:rsidR="00141DCC" w:rsidRPr="00C81BAD" w:rsidRDefault="00141DCC" w:rsidP="00141DCC">
      <w:pPr>
        <w:rPr>
          <w:rFonts w:ascii="宋体" w:eastAsia="宋体" w:hAnsi="宋体"/>
        </w:rPr>
      </w:pPr>
      <w:r w:rsidRPr="00C81BAD">
        <w:rPr>
          <w:rFonts w:ascii="宋体" w:eastAsia="宋体" w:hAnsi="宋体"/>
        </w:rPr>
        <w:t xml:space="preserve">            }else if(s[i]=='?'){</w:t>
      </w:r>
    </w:p>
    <w:p w:rsidR="00141DCC" w:rsidRPr="00C81BAD" w:rsidRDefault="00141DCC" w:rsidP="00141DCC">
      <w:pPr>
        <w:rPr>
          <w:rFonts w:ascii="宋体" w:eastAsia="宋体" w:hAnsi="宋体"/>
        </w:rPr>
      </w:pPr>
      <w:r w:rsidRPr="00C81BAD">
        <w:rPr>
          <w:rFonts w:ascii="宋体" w:eastAsia="宋体" w:hAnsi="宋体"/>
        </w:rPr>
        <w:t xml:space="preserve">                if(pre_zero){</w:t>
      </w:r>
    </w:p>
    <w:p w:rsidR="00141DCC" w:rsidRPr="00C81BAD" w:rsidRDefault="00141DCC" w:rsidP="00141DCC">
      <w:pPr>
        <w:rPr>
          <w:rFonts w:ascii="宋体" w:eastAsia="宋体" w:hAnsi="宋体"/>
        </w:rPr>
      </w:pPr>
      <w:r w:rsidRPr="00C81BAD">
        <w:rPr>
          <w:rFonts w:ascii="宋体" w:eastAsia="宋体" w:hAnsi="宋体"/>
        </w:rPr>
        <w:t xml:space="preserve">                    if(i==len-1){</w:t>
      </w:r>
    </w:p>
    <w:p w:rsidR="00141DCC" w:rsidRPr="00C81BAD" w:rsidRDefault="00141DCC" w:rsidP="00141DCC">
      <w:pPr>
        <w:rPr>
          <w:rFonts w:ascii="宋体" w:eastAsia="宋体" w:hAnsi="宋体"/>
        </w:rPr>
      </w:pPr>
      <w:r w:rsidRPr="00C81BAD">
        <w:rPr>
          <w:rFonts w:ascii="宋体" w:eastAsia="宋体" w:hAnsi="宋体"/>
        </w:rPr>
        <w:t xml:space="preserve">                        valid=false;</w:t>
      </w:r>
    </w:p>
    <w:p w:rsidR="00141DCC" w:rsidRPr="00C81BAD" w:rsidRDefault="00141DCC" w:rsidP="00141DCC">
      <w:pPr>
        <w:rPr>
          <w:rFonts w:ascii="宋体" w:eastAsia="宋体" w:hAnsi="宋体"/>
        </w:rPr>
      </w:pPr>
      <w:r w:rsidRPr="00C81BAD">
        <w:rPr>
          <w:rFonts w:ascii="宋体" w:eastAsia="宋体" w:hAnsi="宋体"/>
        </w:rPr>
        <w:t xml:space="preserve">                        break;</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s[i]='+';</w:t>
      </w:r>
    </w:p>
    <w:p w:rsidR="00141DCC" w:rsidRPr="00C81BAD" w:rsidRDefault="00141DCC" w:rsidP="00141DCC">
      <w:pPr>
        <w:rPr>
          <w:rFonts w:ascii="宋体" w:eastAsia="宋体" w:hAnsi="宋体"/>
        </w:rPr>
      </w:pPr>
      <w:r w:rsidRPr="00C81BAD">
        <w:rPr>
          <w:rFonts w:ascii="宋体" w:eastAsia="宋体" w:hAnsi="宋体"/>
        </w:rPr>
        <w:lastRenderedPageBreak/>
        <w:t xml:space="preserve">                    last_type=OPERATOR;</w:t>
      </w:r>
    </w:p>
    <w:p w:rsidR="00141DCC" w:rsidRPr="00C81BAD" w:rsidRDefault="00141DCC" w:rsidP="00141DCC">
      <w:pPr>
        <w:rPr>
          <w:rFonts w:ascii="宋体" w:eastAsia="宋体" w:hAnsi="宋体"/>
        </w:rPr>
      </w:pPr>
      <w:r w:rsidRPr="00C81BAD">
        <w:rPr>
          <w:rFonts w:ascii="宋体" w:eastAsia="宋体" w:hAnsi="宋体"/>
        </w:rPr>
        <w:t xml:space="preserve">                    pre_zero=false;</w:t>
      </w:r>
    </w:p>
    <w:p w:rsidR="00141DCC" w:rsidRPr="00C81BAD" w:rsidRDefault="00141DCC" w:rsidP="00141DCC">
      <w:pPr>
        <w:rPr>
          <w:rFonts w:ascii="宋体" w:eastAsia="宋体" w:hAnsi="宋体"/>
        </w:rPr>
      </w:pPr>
      <w:r w:rsidRPr="00C81BAD">
        <w:rPr>
          <w:rFonts w:ascii="宋体" w:eastAsia="宋体" w:hAnsi="宋体"/>
        </w:rPr>
        <w:t xml:space="preserve">                }else{</w:t>
      </w:r>
    </w:p>
    <w:p w:rsidR="00141DCC" w:rsidRPr="00C81BAD" w:rsidRDefault="00141DCC" w:rsidP="00141DCC">
      <w:pPr>
        <w:rPr>
          <w:rFonts w:ascii="宋体" w:eastAsia="宋体" w:hAnsi="宋体"/>
        </w:rPr>
      </w:pPr>
      <w:r w:rsidRPr="00C81BAD">
        <w:rPr>
          <w:rFonts w:ascii="宋体" w:eastAsia="宋体" w:hAnsi="宋体"/>
        </w:rPr>
        <w:t xml:space="preserve">                    s[i]='1';</w:t>
      </w:r>
    </w:p>
    <w:p w:rsidR="00141DCC" w:rsidRPr="00C81BAD" w:rsidRDefault="00141DCC" w:rsidP="00141DCC">
      <w:pPr>
        <w:rPr>
          <w:rFonts w:ascii="宋体" w:eastAsia="宋体" w:hAnsi="宋体"/>
        </w:rPr>
      </w:pPr>
      <w:r w:rsidRPr="00C81BAD">
        <w:rPr>
          <w:rFonts w:ascii="宋体" w:eastAsia="宋体" w:hAnsi="宋体"/>
        </w:rPr>
        <w:t xml:space="preserve">                    last_type=NUM_NOT_ZERO;</w:t>
      </w:r>
    </w:p>
    <w:p w:rsidR="00141DCC" w:rsidRPr="00C81BAD" w:rsidRDefault="00141DCC" w:rsidP="00141DCC">
      <w:pPr>
        <w:rPr>
          <w:rFonts w:ascii="宋体" w:eastAsia="宋体" w:hAnsi="宋体"/>
        </w:rPr>
      </w:pPr>
      <w:r w:rsidRPr="00C81BAD">
        <w:rPr>
          <w:rFonts w:ascii="宋体" w:eastAsia="宋体" w:hAnsi="宋体"/>
        </w:rPr>
        <w:t xml:space="preserve">                    pre_zero=false;</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if(!valid) printf("IMPOSSIBLE\n");else printf("%s\n",s);</w:t>
      </w:r>
    </w:p>
    <w:p w:rsidR="00141DCC" w:rsidRPr="00C81BAD" w:rsidRDefault="00141DCC" w:rsidP="00141DCC">
      <w:pPr>
        <w:rPr>
          <w:rFonts w:ascii="宋体" w:eastAsia="宋体" w:hAnsi="宋体"/>
        </w:rPr>
      </w:pPr>
      <w:r w:rsidRPr="00C81BAD">
        <w:rPr>
          <w:rFonts w:ascii="宋体" w:eastAsia="宋体" w:hAnsi="宋体"/>
        </w:rPr>
        <w:t xml:space="preserve">    }</w:t>
      </w:r>
    </w:p>
    <w:p w:rsidR="00141DCC" w:rsidRPr="00C81BAD" w:rsidRDefault="00141DCC" w:rsidP="00141DCC">
      <w:pPr>
        <w:rPr>
          <w:rFonts w:ascii="宋体" w:eastAsia="宋体" w:hAnsi="宋体"/>
        </w:rPr>
      </w:pPr>
      <w:r w:rsidRPr="00C81BAD">
        <w:rPr>
          <w:rFonts w:ascii="宋体" w:eastAsia="宋体" w:hAnsi="宋体"/>
        </w:rPr>
        <w:t xml:space="preserve">    return 0;</w:t>
      </w:r>
    </w:p>
    <w:p w:rsidR="00141DCC" w:rsidRPr="00C81BAD" w:rsidRDefault="00141DCC" w:rsidP="00141DCC">
      <w:pPr>
        <w:rPr>
          <w:rFonts w:ascii="宋体" w:eastAsia="宋体" w:hAnsi="宋体"/>
        </w:rPr>
      </w:pPr>
      <w:r w:rsidRPr="00C81BAD">
        <w:rPr>
          <w:rFonts w:ascii="宋体" w:eastAsia="宋体" w:hAnsi="宋体"/>
        </w:rPr>
        <w:t>}</w:t>
      </w:r>
    </w:p>
    <w:p w:rsidR="00B630DD" w:rsidRPr="00C81BAD" w:rsidRDefault="00B630DD" w:rsidP="00B630DD">
      <w:pPr>
        <w:pStyle w:val="2"/>
        <w:rPr>
          <w:rFonts w:ascii="宋体" w:eastAsia="宋体" w:hAnsi="宋体"/>
          <w:b w:val="0"/>
        </w:rPr>
      </w:pPr>
      <w:bookmarkStart w:id="64" w:name="_Toc523521147"/>
      <w:r w:rsidRPr="00C81BAD">
        <w:rPr>
          <w:rFonts w:ascii="宋体" w:eastAsia="宋体" w:hAnsi="宋体" w:hint="eastAsia"/>
          <w:b w:val="0"/>
        </w:rPr>
        <w:t>搜索</w:t>
      </w:r>
      <w:bookmarkEnd w:id="64"/>
    </w:p>
    <w:p w:rsidR="00BF5ABA" w:rsidRPr="00C81BAD" w:rsidRDefault="00B630DD" w:rsidP="00AE273A">
      <w:pPr>
        <w:pStyle w:val="3"/>
        <w:rPr>
          <w:rFonts w:ascii="宋体" w:eastAsia="宋体" w:hAnsi="宋体"/>
          <w:b w:val="0"/>
        </w:rPr>
      </w:pPr>
      <w:bookmarkStart w:id="65" w:name="_Toc523521148"/>
      <w:r w:rsidRPr="00C81BAD">
        <w:rPr>
          <w:rFonts w:ascii="宋体" w:eastAsia="宋体" w:hAnsi="宋体" w:hint="eastAsia"/>
          <w:b w:val="0"/>
        </w:rPr>
        <w:t>深度优先搜索（DFS）</w:t>
      </w:r>
      <w:bookmarkEnd w:id="65"/>
    </w:p>
    <w:p w:rsidR="00AE273A" w:rsidRPr="00C81BAD" w:rsidRDefault="00AE273A" w:rsidP="00D65657">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6341</w:t>
      </w:r>
      <w:r w:rsidRPr="00C81BAD">
        <w:rPr>
          <w:rFonts w:ascii="宋体" w:eastAsia="宋体" w:hAnsi="宋体" w:hint="eastAsia"/>
          <w:b w:val="0"/>
        </w:rPr>
        <w:t>-</w:t>
      </w:r>
      <w:r w:rsidRPr="00C81BAD">
        <w:rPr>
          <w:rFonts w:ascii="宋体" w:eastAsia="宋体" w:hAnsi="宋体"/>
          <w:b w:val="0"/>
        </w:rPr>
        <w:t>Let Sudoku Rotate</w:t>
      </w:r>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6341</w:instrText>
      </w:r>
      <w:r w:rsidRPr="00C81BAD">
        <w:rPr>
          <w:rFonts w:ascii="宋体" w:eastAsia="宋体" w:hAnsi="宋体" w:hint="eastAsia"/>
          <w:b w:val="0"/>
        </w:rPr>
        <w:instrText>-</w:instrText>
      </w:r>
      <w:r w:rsidRPr="00C81BAD">
        <w:rPr>
          <w:rFonts w:ascii="宋体" w:eastAsia="宋体" w:hAnsi="宋体"/>
          <w:b w:val="0"/>
        </w:rPr>
        <w:instrText>Let Sudoku Rotate:</w:instrText>
      </w:r>
      <w:r w:rsidRPr="00C81BAD">
        <w:rPr>
          <w:rFonts w:ascii="宋体" w:eastAsia="宋体" w:hAnsi="宋体" w:hint="eastAsia"/>
        </w:rPr>
        <w:instrText>6</w:instrText>
      </w:r>
      <w:r w:rsidRPr="00C81BAD">
        <w:rPr>
          <w:rFonts w:ascii="宋体" w:eastAsia="宋体" w:hAnsi="宋体"/>
        </w:rPr>
        <w:instrText xml:space="preserve">341" \y "HDU:6341" </w:instrText>
      </w:r>
      <w:r w:rsidRPr="00C81BAD">
        <w:rPr>
          <w:rFonts w:ascii="宋体" w:eastAsia="宋体" w:hAnsi="宋体"/>
          <w:b w:val="0"/>
        </w:rPr>
        <w:fldChar w:fldCharType="end"/>
      </w:r>
    </w:p>
    <w:p w:rsidR="00AE273A" w:rsidRPr="00C81BAD" w:rsidRDefault="00AE273A" w:rsidP="00AE273A">
      <w:pPr>
        <w:rPr>
          <w:rFonts w:ascii="宋体" w:eastAsia="宋体" w:hAnsi="宋体"/>
        </w:rPr>
      </w:pPr>
      <w:r w:rsidRPr="00C81BAD">
        <w:rPr>
          <w:rFonts w:ascii="宋体" w:eastAsia="宋体" w:hAnsi="宋体" w:hint="eastAsia"/>
        </w:rPr>
        <w:t>【s</w:t>
      </w:r>
      <w:r w:rsidRPr="00C81BAD">
        <w:rPr>
          <w:rFonts w:ascii="宋体" w:eastAsia="宋体" w:hAnsi="宋体"/>
        </w:rPr>
        <w:t>ource</w:t>
      </w:r>
      <w:r w:rsidRPr="00C81BAD">
        <w:rPr>
          <w:rFonts w:ascii="宋体" w:eastAsia="宋体" w:hAnsi="宋体" w:hint="eastAsia"/>
        </w:rPr>
        <w:t>】2</w:t>
      </w:r>
      <w:r w:rsidRPr="00C81BAD">
        <w:rPr>
          <w:rFonts w:ascii="宋体" w:eastAsia="宋体" w:hAnsi="宋体"/>
        </w:rPr>
        <w:t>018</w:t>
      </w:r>
      <w:r w:rsidRPr="00C81BAD">
        <w:rPr>
          <w:rFonts w:ascii="宋体" w:eastAsia="宋体" w:hAnsi="宋体" w:hint="eastAsia"/>
        </w:rPr>
        <w:t>杭电暑期多校4</w:t>
      </w:r>
      <w:r w:rsidRPr="00C81BAD">
        <w:rPr>
          <w:rFonts w:ascii="宋体" w:eastAsia="宋体" w:hAnsi="宋体"/>
        </w:rPr>
        <w:t>J</w:t>
      </w:r>
    </w:p>
    <w:p w:rsidR="00AE273A" w:rsidRPr="00C81BAD" w:rsidRDefault="00AE273A" w:rsidP="00AE273A">
      <w:pPr>
        <w:rPr>
          <w:rFonts w:ascii="宋体" w:eastAsia="宋体" w:hAnsi="宋体"/>
        </w:rPr>
      </w:pPr>
      <w:r w:rsidRPr="00C81BAD">
        <w:rPr>
          <w:rFonts w:ascii="宋体" w:eastAsia="宋体" w:hAnsi="宋体" w:hint="eastAsia"/>
        </w:rPr>
        <w:t>【难度】比赛铜牌-命题人预估签到</w:t>
      </w:r>
    </w:p>
    <w:p w:rsidR="00AE273A" w:rsidRPr="00C81BAD" w:rsidRDefault="00AE273A" w:rsidP="00AE273A">
      <w:pPr>
        <w:rPr>
          <w:rFonts w:ascii="宋体" w:eastAsia="宋体" w:hAnsi="宋体"/>
        </w:rPr>
      </w:pPr>
      <w:r w:rsidRPr="00C81BAD">
        <w:rPr>
          <w:rFonts w:ascii="宋体" w:eastAsia="宋体" w:hAnsi="宋体" w:hint="eastAsia"/>
        </w:rPr>
        <w:t>【题意】给定一个从完好数独选定若干个格子进行逆时针旋转若干次后的数独（16*</w:t>
      </w:r>
      <w:r w:rsidRPr="00C81BAD">
        <w:rPr>
          <w:rFonts w:ascii="宋体" w:eastAsia="宋体" w:hAnsi="宋体"/>
        </w:rPr>
        <w:t>16</w:t>
      </w:r>
      <w:r w:rsidRPr="00C81BAD">
        <w:rPr>
          <w:rFonts w:ascii="宋体" w:eastAsia="宋体" w:hAnsi="宋体" w:hint="eastAsia"/>
        </w:rPr>
        <w:t>），要求最小次数还原</w:t>
      </w:r>
    </w:p>
    <w:p w:rsidR="00AE273A" w:rsidRPr="00C81BAD" w:rsidRDefault="00AE273A" w:rsidP="00AE273A">
      <w:pPr>
        <w:rPr>
          <w:rFonts w:ascii="宋体" w:eastAsia="宋体" w:hAnsi="宋体"/>
        </w:rPr>
      </w:pPr>
      <w:r w:rsidRPr="00C81BAD">
        <w:rPr>
          <w:rFonts w:ascii="宋体" w:eastAsia="宋体" w:hAnsi="宋体" w:hint="eastAsia"/>
        </w:rPr>
        <w:t>【TAG】数独 DFS 最优化减枝 可行性减枝</w:t>
      </w:r>
    </w:p>
    <w:p w:rsidR="00AE273A" w:rsidRPr="00C81BAD" w:rsidRDefault="00AE273A" w:rsidP="00AE273A">
      <w:pPr>
        <w:rPr>
          <w:rFonts w:ascii="宋体" w:eastAsia="宋体" w:hAnsi="宋体"/>
        </w:rPr>
      </w:pPr>
      <w:r w:rsidRPr="00C81BAD">
        <w:rPr>
          <w:rFonts w:ascii="宋体" w:eastAsia="宋体" w:hAnsi="宋体" w:hint="eastAsia"/>
        </w:rPr>
        <w:t>【题解】</w:t>
      </w:r>
    </w:p>
    <w:p w:rsidR="00AE273A" w:rsidRPr="00C81BAD" w:rsidRDefault="00AE273A" w:rsidP="00AE273A">
      <w:pPr>
        <w:rPr>
          <w:rFonts w:ascii="宋体" w:eastAsia="宋体" w:hAnsi="宋体"/>
        </w:rPr>
      </w:pPr>
      <w:r w:rsidRPr="00C81BAD">
        <w:rPr>
          <w:rFonts w:ascii="宋体" w:eastAsia="宋体" w:hAnsi="宋体" w:hint="eastAsia"/>
        </w:rPr>
        <w:t>要还原就要把一些格子顺时针旋转，由题意一定有解</w:t>
      </w:r>
    </w:p>
    <w:p w:rsidR="00AE273A" w:rsidRPr="00C81BAD" w:rsidRDefault="00AE273A" w:rsidP="00AE273A">
      <w:pPr>
        <w:rPr>
          <w:rFonts w:ascii="宋体" w:eastAsia="宋体" w:hAnsi="宋体"/>
        </w:rPr>
      </w:pPr>
      <w:r w:rsidRPr="00C81BAD">
        <w:rPr>
          <w:rFonts w:ascii="宋体" w:eastAsia="宋体" w:hAnsi="宋体" w:hint="eastAsia"/>
        </w:rPr>
        <w:t>可以预处理的数据：每个格子最多顺时针0-</w:t>
      </w:r>
      <w:r w:rsidRPr="00C81BAD">
        <w:rPr>
          <w:rFonts w:ascii="宋体" w:eastAsia="宋体" w:hAnsi="宋体"/>
        </w:rPr>
        <w:t>3</w:t>
      </w:r>
      <w:r w:rsidRPr="00C81BAD">
        <w:rPr>
          <w:rFonts w:ascii="宋体" w:eastAsia="宋体" w:hAnsi="宋体" w:hint="eastAsia"/>
        </w:rPr>
        <w:t>次</w:t>
      </w:r>
    </w:p>
    <w:p w:rsidR="00AE273A" w:rsidRPr="00C81BAD" w:rsidRDefault="00AE273A" w:rsidP="00AE273A">
      <w:pPr>
        <w:rPr>
          <w:rFonts w:ascii="宋体" w:eastAsia="宋体" w:hAnsi="宋体"/>
        </w:rPr>
      </w:pPr>
      <w:r w:rsidRPr="00C81BAD">
        <w:rPr>
          <w:rFonts w:ascii="宋体" w:eastAsia="宋体" w:hAnsi="宋体" w:hint="eastAsia"/>
        </w:rPr>
        <w:t>可行性减枝分析：对于某4行的4个格子，他们的行是否符合数独完全由这一行的4个格子决定，也就是说如果某一种操作使得某4行不符合数独，对其他行再进行操作也不会改变这4行的情况，列也是一样的，以此性质为基础进行可行性减枝。</w:t>
      </w:r>
    </w:p>
    <w:p w:rsidR="00AE273A" w:rsidRPr="00C81BAD" w:rsidRDefault="00AE273A" w:rsidP="00AE273A">
      <w:pPr>
        <w:rPr>
          <w:rFonts w:ascii="宋体" w:eastAsia="宋体" w:hAnsi="宋体"/>
        </w:rPr>
      </w:pPr>
      <w:r w:rsidRPr="00C81BAD">
        <w:rPr>
          <w:rFonts w:ascii="宋体" w:eastAsia="宋体" w:hAnsi="宋体" w:hint="eastAsia"/>
        </w:rPr>
        <w:t>DFS：依次搜索每一个格子的旋转次数</w:t>
      </w:r>
    </w:p>
    <w:p w:rsidR="00AE273A" w:rsidRPr="00C81BAD" w:rsidRDefault="00AE273A" w:rsidP="00AE273A">
      <w:pPr>
        <w:rPr>
          <w:rFonts w:ascii="宋体" w:eastAsia="宋体" w:hAnsi="宋体"/>
        </w:rPr>
      </w:pPr>
      <w:r w:rsidRPr="00C81BAD">
        <w:rPr>
          <w:rFonts w:ascii="宋体" w:eastAsia="宋体" w:hAnsi="宋体" w:hint="eastAsia"/>
        </w:rPr>
        <w:t>最优化减枝：当前操作数超过答案是停止搜索</w:t>
      </w:r>
    </w:p>
    <w:p w:rsidR="00AE273A" w:rsidRPr="00C81BAD" w:rsidRDefault="00AE273A" w:rsidP="00AE273A">
      <w:pPr>
        <w:rPr>
          <w:rFonts w:ascii="宋体" w:eastAsia="宋体" w:hAnsi="宋体"/>
        </w:rPr>
      </w:pPr>
      <w:r w:rsidRPr="00C81BAD">
        <w:rPr>
          <w:rFonts w:ascii="宋体" w:eastAsia="宋体" w:hAnsi="宋体" w:hint="eastAsia"/>
        </w:rPr>
        <w:t>可行性减枝：当前格子旋转这个次数后，使得某一行或某一列已经出现了冲突，那么停止搜索</w:t>
      </w:r>
    </w:p>
    <w:p w:rsidR="00AE273A" w:rsidRPr="00C81BAD" w:rsidRDefault="00AE273A" w:rsidP="00AE273A">
      <w:pPr>
        <w:rPr>
          <w:rFonts w:ascii="宋体" w:eastAsia="宋体" w:hAnsi="宋体"/>
        </w:rPr>
      </w:pPr>
      <w:r w:rsidRPr="00C81BAD">
        <w:rPr>
          <w:rFonts w:ascii="宋体" w:eastAsia="宋体" w:hAnsi="宋体" w:hint="eastAsia"/>
        </w:rPr>
        <w:t>【代码】</w:t>
      </w:r>
    </w:p>
    <w:p w:rsidR="00AE273A" w:rsidRPr="00C81BAD" w:rsidRDefault="00AE273A" w:rsidP="00AE273A">
      <w:pPr>
        <w:rPr>
          <w:rFonts w:ascii="宋体" w:eastAsia="宋体" w:hAnsi="宋体"/>
        </w:rPr>
      </w:pPr>
      <w:r w:rsidRPr="00C81BAD">
        <w:rPr>
          <w:rFonts w:ascii="宋体" w:eastAsia="宋体" w:hAnsi="宋体"/>
        </w:rPr>
        <w:t>#include &lt;bits/stdc++.h&gt;</w:t>
      </w:r>
    </w:p>
    <w:p w:rsidR="00AE273A" w:rsidRPr="00C81BAD" w:rsidRDefault="00AE273A" w:rsidP="00AE273A">
      <w:pPr>
        <w:rPr>
          <w:rFonts w:ascii="宋体" w:eastAsia="宋体" w:hAnsi="宋体"/>
        </w:rPr>
      </w:pPr>
    </w:p>
    <w:p w:rsidR="00AE273A" w:rsidRPr="00C81BAD" w:rsidRDefault="00AE273A" w:rsidP="00AE273A">
      <w:pPr>
        <w:rPr>
          <w:rFonts w:ascii="宋体" w:eastAsia="宋体" w:hAnsi="宋体"/>
        </w:rPr>
      </w:pPr>
      <w:r w:rsidRPr="00C81BAD">
        <w:rPr>
          <w:rFonts w:ascii="宋体" w:eastAsia="宋体" w:hAnsi="宋体"/>
        </w:rPr>
        <w:t>using namespace std;</w:t>
      </w:r>
    </w:p>
    <w:p w:rsidR="00AE273A" w:rsidRPr="00C81BAD" w:rsidRDefault="00AE273A" w:rsidP="00AE273A">
      <w:pPr>
        <w:rPr>
          <w:rFonts w:ascii="宋体" w:eastAsia="宋体" w:hAnsi="宋体"/>
        </w:rPr>
      </w:pPr>
    </w:p>
    <w:p w:rsidR="00AE273A" w:rsidRPr="00C81BAD" w:rsidRDefault="00AE273A" w:rsidP="00AE273A">
      <w:pPr>
        <w:rPr>
          <w:rFonts w:ascii="宋体" w:eastAsia="宋体" w:hAnsi="宋体"/>
        </w:rPr>
      </w:pPr>
      <w:r w:rsidRPr="00C81BAD">
        <w:rPr>
          <w:rFonts w:ascii="宋体" w:eastAsia="宋体" w:hAnsi="宋体"/>
        </w:rPr>
        <w:t>struct sudo{</w:t>
      </w:r>
    </w:p>
    <w:p w:rsidR="00AE273A" w:rsidRPr="00C81BAD" w:rsidRDefault="00AE273A" w:rsidP="00AE273A">
      <w:pPr>
        <w:rPr>
          <w:rFonts w:ascii="宋体" w:eastAsia="宋体" w:hAnsi="宋体"/>
        </w:rPr>
      </w:pPr>
      <w:r w:rsidRPr="00C81BAD">
        <w:rPr>
          <w:rFonts w:ascii="宋体" w:eastAsia="宋体" w:hAnsi="宋体"/>
        </w:rPr>
        <w:t xml:space="preserve">    char ori[16][20];</w:t>
      </w:r>
    </w:p>
    <w:p w:rsidR="00AE273A" w:rsidRPr="00C81BAD" w:rsidRDefault="00AE273A" w:rsidP="00AE273A">
      <w:pPr>
        <w:rPr>
          <w:rFonts w:ascii="宋体" w:eastAsia="宋体" w:hAnsi="宋体"/>
        </w:rPr>
      </w:pPr>
      <w:r w:rsidRPr="00C81BAD">
        <w:rPr>
          <w:rFonts w:ascii="宋体" w:eastAsia="宋体" w:hAnsi="宋体"/>
        </w:rPr>
        <w:lastRenderedPageBreak/>
        <w:t xml:space="preserve">    struct node{</w:t>
      </w:r>
    </w:p>
    <w:p w:rsidR="00AE273A" w:rsidRPr="00C81BAD" w:rsidRDefault="00AE273A" w:rsidP="00AE273A">
      <w:pPr>
        <w:rPr>
          <w:rFonts w:ascii="宋体" w:eastAsia="宋体" w:hAnsi="宋体"/>
        </w:rPr>
      </w:pPr>
      <w:r w:rsidRPr="00C81BAD">
        <w:rPr>
          <w:rFonts w:ascii="宋体" w:eastAsia="宋体" w:hAnsi="宋体"/>
        </w:rPr>
        <w:t xml:space="preserve">        int ch[4][4];</w:t>
      </w:r>
    </w:p>
    <w:p w:rsidR="00AE273A" w:rsidRPr="00C81BAD" w:rsidRDefault="00AE273A" w:rsidP="00AE273A">
      <w:pPr>
        <w:rPr>
          <w:rFonts w:ascii="宋体" w:eastAsia="宋体" w:hAnsi="宋体"/>
        </w:rPr>
      </w:pPr>
      <w:r w:rsidRPr="00C81BAD">
        <w:rPr>
          <w:rFonts w:ascii="宋体" w:eastAsia="宋体" w:hAnsi="宋体"/>
        </w:rPr>
        <w:t xml:space="preserve">    }rot[4][4][4];</w:t>
      </w:r>
    </w:p>
    <w:p w:rsidR="00AE273A" w:rsidRPr="00C81BAD" w:rsidRDefault="00AE273A" w:rsidP="00AE273A">
      <w:pPr>
        <w:rPr>
          <w:rFonts w:ascii="宋体" w:eastAsia="宋体" w:hAnsi="宋体"/>
        </w:rPr>
      </w:pPr>
      <w:r w:rsidRPr="00C81BAD">
        <w:rPr>
          <w:rFonts w:ascii="宋体" w:eastAsia="宋体" w:hAnsi="宋体"/>
        </w:rPr>
        <w:t xml:space="preserve">    void Rotate(const node x,node &amp;y){</w:t>
      </w:r>
    </w:p>
    <w:p w:rsidR="00AE273A" w:rsidRPr="00C81BAD" w:rsidRDefault="00AE273A" w:rsidP="00AE273A">
      <w:pPr>
        <w:rPr>
          <w:rFonts w:ascii="宋体" w:eastAsia="宋体" w:hAnsi="宋体"/>
        </w:rPr>
      </w:pPr>
      <w:r w:rsidRPr="00C81BAD">
        <w:rPr>
          <w:rFonts w:ascii="宋体" w:eastAsia="宋体" w:hAnsi="宋体"/>
        </w:rPr>
        <w:t xml:space="preserve">        for(int i=0;i&lt;4;i++) for(int j=0;j&lt;4;j++) y.ch[j][3-i]=x.ch[i][j];</w:t>
      </w:r>
    </w:p>
    <w:p w:rsidR="00AE273A" w:rsidRPr="00C81BAD" w:rsidRDefault="00AE273A" w:rsidP="00AE273A">
      <w:pPr>
        <w:rPr>
          <w:rFonts w:ascii="宋体" w:eastAsia="宋体" w:hAnsi="宋体"/>
        </w:rPr>
      </w:pPr>
      <w:r w:rsidRPr="00C81BAD">
        <w:rPr>
          <w:rFonts w:ascii="宋体" w:eastAsia="宋体" w:hAnsi="宋体"/>
        </w:rPr>
        <w:t xml:space="preserve">        return;</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int val(char ch){</w:t>
      </w:r>
    </w:p>
    <w:p w:rsidR="00AE273A" w:rsidRPr="00C81BAD" w:rsidRDefault="00AE273A" w:rsidP="00AE273A">
      <w:pPr>
        <w:rPr>
          <w:rFonts w:ascii="宋体" w:eastAsia="宋体" w:hAnsi="宋体"/>
        </w:rPr>
      </w:pPr>
      <w:r w:rsidRPr="00C81BAD">
        <w:rPr>
          <w:rFonts w:ascii="宋体" w:eastAsia="宋体" w:hAnsi="宋体"/>
        </w:rPr>
        <w:t xml:space="preserve">        assert((ch&gt;='0'&amp;&amp;ch&lt;='9')||(ch&gt;='A'&amp;&amp;ch&lt;='F'));</w:t>
      </w:r>
    </w:p>
    <w:p w:rsidR="00AE273A" w:rsidRPr="00C81BAD" w:rsidRDefault="00AE273A" w:rsidP="00AE273A">
      <w:pPr>
        <w:rPr>
          <w:rFonts w:ascii="宋体" w:eastAsia="宋体" w:hAnsi="宋体"/>
        </w:rPr>
      </w:pPr>
      <w:r w:rsidRPr="00C81BAD">
        <w:rPr>
          <w:rFonts w:ascii="宋体" w:eastAsia="宋体" w:hAnsi="宋体"/>
        </w:rPr>
        <w:t xml:space="preserve">        if(ch&gt;='0'&amp;&amp;ch&lt;='9') return ch-'0';</w:t>
      </w:r>
    </w:p>
    <w:p w:rsidR="00AE273A" w:rsidRPr="00C81BAD" w:rsidRDefault="00AE273A" w:rsidP="00AE273A">
      <w:pPr>
        <w:rPr>
          <w:rFonts w:ascii="宋体" w:eastAsia="宋体" w:hAnsi="宋体"/>
        </w:rPr>
      </w:pPr>
      <w:r w:rsidRPr="00C81BAD">
        <w:rPr>
          <w:rFonts w:ascii="宋体" w:eastAsia="宋体" w:hAnsi="宋体"/>
        </w:rPr>
        <w:t xml:space="preserve">        return ch-'A'+10;</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void build_sudo(){</w:t>
      </w:r>
    </w:p>
    <w:p w:rsidR="00AE273A" w:rsidRPr="00C81BAD" w:rsidRDefault="00AE273A" w:rsidP="00AE273A">
      <w:pPr>
        <w:rPr>
          <w:rFonts w:ascii="宋体" w:eastAsia="宋体" w:hAnsi="宋体"/>
        </w:rPr>
      </w:pPr>
      <w:r w:rsidRPr="00C81BAD">
        <w:rPr>
          <w:rFonts w:ascii="宋体" w:eastAsia="宋体" w:hAnsi="宋体"/>
        </w:rPr>
        <w:t xml:space="preserve">        for(int i=0;i&lt;16;i++) scanf("%s",ori[i]);</w:t>
      </w:r>
    </w:p>
    <w:p w:rsidR="00AE273A" w:rsidRPr="00C81BAD" w:rsidRDefault="00AE273A" w:rsidP="00AE273A">
      <w:pPr>
        <w:rPr>
          <w:rFonts w:ascii="宋体" w:eastAsia="宋体" w:hAnsi="宋体"/>
        </w:rPr>
      </w:pPr>
      <w:r w:rsidRPr="00C81BAD">
        <w:rPr>
          <w:rFonts w:ascii="宋体" w:eastAsia="宋体" w:hAnsi="宋体"/>
        </w:rPr>
        <w:t xml:space="preserve">        for(int i=0;i&lt;4;i++){</w:t>
      </w:r>
    </w:p>
    <w:p w:rsidR="00AE273A" w:rsidRPr="00C81BAD" w:rsidRDefault="00AE273A" w:rsidP="00AE273A">
      <w:pPr>
        <w:rPr>
          <w:rFonts w:ascii="宋体" w:eastAsia="宋体" w:hAnsi="宋体"/>
        </w:rPr>
      </w:pPr>
      <w:r w:rsidRPr="00C81BAD">
        <w:rPr>
          <w:rFonts w:ascii="宋体" w:eastAsia="宋体" w:hAnsi="宋体"/>
        </w:rPr>
        <w:t xml:space="preserve">            for(int j=0;j&lt;4;j++){</w:t>
      </w:r>
    </w:p>
    <w:p w:rsidR="00AE273A" w:rsidRPr="00C81BAD" w:rsidRDefault="00AE273A" w:rsidP="00AE273A">
      <w:pPr>
        <w:rPr>
          <w:rFonts w:ascii="宋体" w:eastAsia="宋体" w:hAnsi="宋体"/>
        </w:rPr>
      </w:pPr>
      <w:r w:rsidRPr="00C81BAD">
        <w:rPr>
          <w:rFonts w:ascii="宋体" w:eastAsia="宋体" w:hAnsi="宋体"/>
        </w:rPr>
        <w:t xml:space="preserve">                for(int m=0;m&lt;4;m++){</w:t>
      </w:r>
    </w:p>
    <w:p w:rsidR="00AE273A" w:rsidRPr="00C81BAD" w:rsidRDefault="00AE273A" w:rsidP="00AE273A">
      <w:pPr>
        <w:rPr>
          <w:rFonts w:ascii="宋体" w:eastAsia="宋体" w:hAnsi="宋体"/>
        </w:rPr>
      </w:pPr>
      <w:r w:rsidRPr="00C81BAD">
        <w:rPr>
          <w:rFonts w:ascii="宋体" w:eastAsia="宋体" w:hAnsi="宋体"/>
        </w:rPr>
        <w:t xml:space="preserve">                    for(int k=0;k&lt;4;k++){</w:t>
      </w:r>
    </w:p>
    <w:p w:rsidR="00AE273A" w:rsidRPr="00C81BAD" w:rsidRDefault="00AE273A" w:rsidP="00AE273A">
      <w:pPr>
        <w:rPr>
          <w:rFonts w:ascii="宋体" w:eastAsia="宋体" w:hAnsi="宋体"/>
        </w:rPr>
      </w:pPr>
      <w:r w:rsidRPr="00C81BAD">
        <w:rPr>
          <w:rFonts w:ascii="宋体" w:eastAsia="宋体" w:hAnsi="宋体"/>
        </w:rPr>
        <w:t xml:space="preserve">                        rot[i][j][0].ch[m][k]=val(ori[4*i+m][4*j+k]);</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for(int m=1;m&lt;4;m++) Rotate(rot[i][j][m-1],rot[i][j][m]);</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return;</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int check_col[4][4][16],check_row[4][4][16],nowr[4][4];</w:t>
      </w:r>
    </w:p>
    <w:p w:rsidR="00AE273A" w:rsidRPr="00C81BAD" w:rsidRDefault="00AE273A" w:rsidP="00AE273A">
      <w:pPr>
        <w:rPr>
          <w:rFonts w:ascii="宋体" w:eastAsia="宋体" w:hAnsi="宋体"/>
        </w:rPr>
      </w:pPr>
      <w:r w:rsidRPr="00C81BAD">
        <w:rPr>
          <w:rFonts w:ascii="宋体" w:eastAsia="宋体" w:hAnsi="宋体"/>
        </w:rPr>
        <w:t xml:space="preserve">    int Solve(){</w:t>
      </w:r>
    </w:p>
    <w:p w:rsidR="00AE273A" w:rsidRPr="00C81BAD" w:rsidRDefault="00AE273A" w:rsidP="00AE273A">
      <w:pPr>
        <w:rPr>
          <w:rFonts w:ascii="宋体" w:eastAsia="宋体" w:hAnsi="宋体"/>
        </w:rPr>
      </w:pPr>
      <w:r w:rsidRPr="00C81BAD">
        <w:rPr>
          <w:rFonts w:ascii="宋体" w:eastAsia="宋体" w:hAnsi="宋体"/>
        </w:rPr>
        <w:t xml:space="preserve">        memset(check_col,0,sizeof(check_col));</w:t>
      </w:r>
    </w:p>
    <w:p w:rsidR="00AE273A" w:rsidRPr="00C81BAD" w:rsidRDefault="00AE273A" w:rsidP="00AE273A">
      <w:pPr>
        <w:rPr>
          <w:rFonts w:ascii="宋体" w:eastAsia="宋体" w:hAnsi="宋体"/>
        </w:rPr>
      </w:pPr>
      <w:r w:rsidRPr="00C81BAD">
        <w:rPr>
          <w:rFonts w:ascii="宋体" w:eastAsia="宋体" w:hAnsi="宋体"/>
        </w:rPr>
        <w:t xml:space="preserve">        memset(check_row,0,sizeof(check_row));</w:t>
      </w:r>
    </w:p>
    <w:p w:rsidR="00AE273A" w:rsidRPr="00C81BAD" w:rsidRDefault="00AE273A" w:rsidP="00AE273A">
      <w:pPr>
        <w:rPr>
          <w:rFonts w:ascii="宋体" w:eastAsia="宋体" w:hAnsi="宋体"/>
        </w:rPr>
      </w:pPr>
      <w:r w:rsidRPr="00C81BAD">
        <w:rPr>
          <w:rFonts w:ascii="宋体" w:eastAsia="宋体" w:hAnsi="宋体"/>
        </w:rPr>
        <w:t xml:space="preserve">        int ans=INT_MAX;</w:t>
      </w:r>
    </w:p>
    <w:p w:rsidR="00AE273A" w:rsidRPr="00C81BAD" w:rsidRDefault="00AE273A" w:rsidP="00AE273A">
      <w:pPr>
        <w:rPr>
          <w:rFonts w:ascii="宋体" w:eastAsia="宋体" w:hAnsi="宋体"/>
        </w:rPr>
      </w:pPr>
      <w:r w:rsidRPr="00C81BAD">
        <w:rPr>
          <w:rFonts w:ascii="宋体" w:eastAsia="宋体" w:hAnsi="宋体"/>
        </w:rPr>
        <w:t xml:space="preserve">        dfs(0,0,0,ans);</w:t>
      </w:r>
    </w:p>
    <w:p w:rsidR="00AE273A" w:rsidRPr="00C81BAD" w:rsidRDefault="00AE273A" w:rsidP="00AE273A">
      <w:pPr>
        <w:rPr>
          <w:rFonts w:ascii="宋体" w:eastAsia="宋体" w:hAnsi="宋体"/>
        </w:rPr>
      </w:pPr>
      <w:r w:rsidRPr="00C81BAD">
        <w:rPr>
          <w:rFonts w:ascii="宋体" w:eastAsia="宋体" w:hAnsi="宋体"/>
        </w:rPr>
        <w:t xml:space="preserve">        return ans;</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void dfs(int nowrow,int nowcol,int nowcnt,int &amp;ans){</w:t>
      </w:r>
    </w:p>
    <w:p w:rsidR="00AE273A" w:rsidRPr="00C81BAD" w:rsidRDefault="00AE273A" w:rsidP="00AE273A">
      <w:pPr>
        <w:rPr>
          <w:rFonts w:ascii="宋体" w:eastAsia="宋体" w:hAnsi="宋体"/>
        </w:rPr>
      </w:pPr>
      <w:r w:rsidRPr="00C81BAD">
        <w:rPr>
          <w:rFonts w:ascii="宋体" w:eastAsia="宋体" w:hAnsi="宋体"/>
        </w:rPr>
        <w:t xml:space="preserve">        if(nowcnt&gt;=ans) return;//最优化减枝</w:t>
      </w:r>
    </w:p>
    <w:p w:rsidR="00AE273A" w:rsidRPr="00C81BAD" w:rsidRDefault="00AE273A" w:rsidP="00AE273A">
      <w:pPr>
        <w:rPr>
          <w:rFonts w:ascii="宋体" w:eastAsia="宋体" w:hAnsi="宋体"/>
        </w:rPr>
      </w:pPr>
      <w:r w:rsidRPr="00C81BAD">
        <w:rPr>
          <w:rFonts w:ascii="宋体" w:eastAsia="宋体" w:hAnsi="宋体"/>
        </w:rPr>
        <w:t xml:space="preserve">        if(nowrow==4){</w:t>
      </w:r>
    </w:p>
    <w:p w:rsidR="00AE273A" w:rsidRPr="00C81BAD" w:rsidRDefault="00AE273A" w:rsidP="00AE273A">
      <w:pPr>
        <w:rPr>
          <w:rFonts w:ascii="宋体" w:eastAsia="宋体" w:hAnsi="宋体"/>
        </w:rPr>
      </w:pPr>
      <w:r w:rsidRPr="00C81BAD">
        <w:rPr>
          <w:rFonts w:ascii="宋体" w:eastAsia="宋体" w:hAnsi="宋体"/>
        </w:rPr>
        <w:t xml:space="preserve">            ans=min(ans,nowcnt);</w:t>
      </w:r>
    </w:p>
    <w:p w:rsidR="00AE273A" w:rsidRPr="00C81BAD" w:rsidRDefault="00AE273A" w:rsidP="00AE273A">
      <w:pPr>
        <w:rPr>
          <w:rFonts w:ascii="宋体" w:eastAsia="宋体" w:hAnsi="宋体"/>
        </w:rPr>
      </w:pPr>
      <w:r w:rsidRPr="00C81BAD">
        <w:rPr>
          <w:rFonts w:ascii="宋体" w:eastAsia="宋体" w:hAnsi="宋体"/>
        </w:rPr>
        <w:t xml:space="preserve">            return;</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for(int r=0;r&lt;4;r++){</w:t>
      </w:r>
    </w:p>
    <w:p w:rsidR="00AE273A" w:rsidRPr="00C81BAD" w:rsidRDefault="00AE273A" w:rsidP="00AE273A">
      <w:pPr>
        <w:rPr>
          <w:rFonts w:ascii="宋体" w:eastAsia="宋体" w:hAnsi="宋体"/>
        </w:rPr>
      </w:pPr>
      <w:r w:rsidRPr="00C81BAD">
        <w:rPr>
          <w:rFonts w:ascii="宋体" w:eastAsia="宋体" w:hAnsi="宋体"/>
        </w:rPr>
        <w:t xml:space="preserve">            bool correct=true;</w:t>
      </w:r>
    </w:p>
    <w:p w:rsidR="00AE273A" w:rsidRPr="00C81BAD" w:rsidRDefault="00AE273A" w:rsidP="00AE273A">
      <w:pPr>
        <w:rPr>
          <w:rFonts w:ascii="宋体" w:eastAsia="宋体" w:hAnsi="宋体"/>
        </w:rPr>
      </w:pPr>
      <w:r w:rsidRPr="00C81BAD">
        <w:rPr>
          <w:rFonts w:ascii="宋体" w:eastAsia="宋体" w:hAnsi="宋体"/>
        </w:rPr>
        <w:t xml:space="preserve">            for(int i=0;i&lt;4;i++){</w:t>
      </w:r>
    </w:p>
    <w:p w:rsidR="00AE273A" w:rsidRPr="00C81BAD" w:rsidRDefault="00AE273A" w:rsidP="00AE273A">
      <w:pPr>
        <w:rPr>
          <w:rFonts w:ascii="宋体" w:eastAsia="宋体" w:hAnsi="宋体"/>
        </w:rPr>
      </w:pPr>
      <w:r w:rsidRPr="00C81BAD">
        <w:rPr>
          <w:rFonts w:ascii="宋体" w:eastAsia="宋体" w:hAnsi="宋体"/>
        </w:rPr>
        <w:t xml:space="preserve">                for(int j=0;j&lt;4;j++){</w:t>
      </w:r>
    </w:p>
    <w:p w:rsidR="00AE273A" w:rsidRPr="00C81BAD" w:rsidRDefault="00AE273A" w:rsidP="00AE273A">
      <w:pPr>
        <w:rPr>
          <w:rFonts w:ascii="宋体" w:eastAsia="宋体" w:hAnsi="宋体"/>
        </w:rPr>
      </w:pPr>
      <w:r w:rsidRPr="00C81BAD">
        <w:rPr>
          <w:rFonts w:ascii="宋体" w:eastAsia="宋体" w:hAnsi="宋体"/>
        </w:rPr>
        <w:lastRenderedPageBreak/>
        <w:t xml:space="preserve">                    int nownum=rot[nowrow][nowcol][r].ch[i][j];</w:t>
      </w:r>
    </w:p>
    <w:p w:rsidR="00AE273A" w:rsidRPr="00C81BAD" w:rsidRDefault="00AE273A" w:rsidP="00AE273A">
      <w:pPr>
        <w:rPr>
          <w:rFonts w:ascii="宋体" w:eastAsia="宋体" w:hAnsi="宋体"/>
        </w:rPr>
      </w:pPr>
      <w:r w:rsidRPr="00C81BAD">
        <w:rPr>
          <w:rFonts w:ascii="宋体" w:eastAsia="宋体" w:hAnsi="宋体"/>
        </w:rPr>
        <w:t xml:space="preserve">                    if(check_row[nowrow][i][nownum]){</w:t>
      </w:r>
    </w:p>
    <w:p w:rsidR="00AE273A" w:rsidRPr="00C81BAD" w:rsidRDefault="00AE273A" w:rsidP="00AE273A">
      <w:pPr>
        <w:rPr>
          <w:rFonts w:ascii="宋体" w:eastAsia="宋体" w:hAnsi="宋体"/>
        </w:rPr>
      </w:pPr>
      <w:r w:rsidRPr="00C81BAD">
        <w:rPr>
          <w:rFonts w:ascii="宋体" w:eastAsia="宋体" w:hAnsi="宋体"/>
        </w:rPr>
        <w:t xml:space="preserve">                        correct=false;</w:t>
      </w:r>
    </w:p>
    <w:p w:rsidR="00AE273A" w:rsidRPr="00C81BAD" w:rsidRDefault="00AE273A" w:rsidP="00AE273A">
      <w:pPr>
        <w:rPr>
          <w:rFonts w:ascii="宋体" w:eastAsia="宋体" w:hAnsi="宋体"/>
        </w:rPr>
      </w:pPr>
      <w:r w:rsidRPr="00C81BAD">
        <w:rPr>
          <w:rFonts w:ascii="宋体" w:eastAsia="宋体" w:hAnsi="宋体"/>
        </w:rPr>
        <w:t xml:space="preserve">                        break;</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if(check_col[nowcol][j][nownum]){</w:t>
      </w:r>
    </w:p>
    <w:p w:rsidR="00AE273A" w:rsidRPr="00C81BAD" w:rsidRDefault="00AE273A" w:rsidP="00AE273A">
      <w:pPr>
        <w:rPr>
          <w:rFonts w:ascii="宋体" w:eastAsia="宋体" w:hAnsi="宋体"/>
        </w:rPr>
      </w:pPr>
      <w:r w:rsidRPr="00C81BAD">
        <w:rPr>
          <w:rFonts w:ascii="宋体" w:eastAsia="宋体" w:hAnsi="宋体"/>
        </w:rPr>
        <w:t xml:space="preserve">                        correct=false;</w:t>
      </w:r>
    </w:p>
    <w:p w:rsidR="00AE273A" w:rsidRPr="00C81BAD" w:rsidRDefault="00AE273A" w:rsidP="00AE273A">
      <w:pPr>
        <w:rPr>
          <w:rFonts w:ascii="宋体" w:eastAsia="宋体" w:hAnsi="宋体"/>
        </w:rPr>
      </w:pPr>
      <w:r w:rsidRPr="00C81BAD">
        <w:rPr>
          <w:rFonts w:ascii="宋体" w:eastAsia="宋体" w:hAnsi="宋体"/>
        </w:rPr>
        <w:t xml:space="preserve">                        break;</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if(!correct) break;</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if(!correct) continue;//可行性减枝</w:t>
      </w:r>
    </w:p>
    <w:p w:rsidR="00AE273A" w:rsidRPr="00C81BAD" w:rsidRDefault="00AE273A" w:rsidP="00AE273A">
      <w:pPr>
        <w:rPr>
          <w:rFonts w:ascii="宋体" w:eastAsia="宋体" w:hAnsi="宋体"/>
        </w:rPr>
      </w:pPr>
      <w:r w:rsidRPr="00C81BAD">
        <w:rPr>
          <w:rFonts w:ascii="宋体" w:eastAsia="宋体" w:hAnsi="宋体"/>
        </w:rPr>
        <w:t xml:space="preserve">            for(int i=0;i&lt;4;i++){</w:t>
      </w:r>
    </w:p>
    <w:p w:rsidR="00AE273A" w:rsidRPr="00C81BAD" w:rsidRDefault="00AE273A" w:rsidP="00AE273A">
      <w:pPr>
        <w:rPr>
          <w:rFonts w:ascii="宋体" w:eastAsia="宋体" w:hAnsi="宋体"/>
        </w:rPr>
      </w:pPr>
      <w:r w:rsidRPr="00C81BAD">
        <w:rPr>
          <w:rFonts w:ascii="宋体" w:eastAsia="宋体" w:hAnsi="宋体"/>
        </w:rPr>
        <w:t xml:space="preserve">                for(int j=0;j&lt;4;j++){</w:t>
      </w:r>
    </w:p>
    <w:p w:rsidR="00AE273A" w:rsidRPr="00C81BAD" w:rsidRDefault="00AE273A" w:rsidP="00AE273A">
      <w:pPr>
        <w:rPr>
          <w:rFonts w:ascii="宋体" w:eastAsia="宋体" w:hAnsi="宋体"/>
        </w:rPr>
      </w:pPr>
      <w:r w:rsidRPr="00C81BAD">
        <w:rPr>
          <w:rFonts w:ascii="宋体" w:eastAsia="宋体" w:hAnsi="宋体"/>
        </w:rPr>
        <w:t xml:space="preserve">                    int nownum=rot[nowrow][nowcol][r].ch[i][j];</w:t>
      </w:r>
    </w:p>
    <w:p w:rsidR="00AE273A" w:rsidRPr="00C81BAD" w:rsidRDefault="00AE273A" w:rsidP="00AE273A">
      <w:pPr>
        <w:rPr>
          <w:rFonts w:ascii="宋体" w:eastAsia="宋体" w:hAnsi="宋体"/>
        </w:rPr>
      </w:pPr>
      <w:r w:rsidRPr="00C81BAD">
        <w:rPr>
          <w:rFonts w:ascii="宋体" w:eastAsia="宋体" w:hAnsi="宋体"/>
        </w:rPr>
        <w:t xml:space="preserve">                    check_row[nowrow][i][nownum]++;</w:t>
      </w:r>
    </w:p>
    <w:p w:rsidR="00AE273A" w:rsidRPr="00C81BAD" w:rsidRDefault="00AE273A" w:rsidP="00AE273A">
      <w:pPr>
        <w:rPr>
          <w:rFonts w:ascii="宋体" w:eastAsia="宋体" w:hAnsi="宋体"/>
        </w:rPr>
      </w:pPr>
      <w:r w:rsidRPr="00C81BAD">
        <w:rPr>
          <w:rFonts w:ascii="宋体" w:eastAsia="宋体" w:hAnsi="宋体"/>
        </w:rPr>
        <w:t xml:space="preserve">                    check_col[nowcol][j][nownum]++;</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nowcnt+=r;</w:t>
      </w:r>
    </w:p>
    <w:p w:rsidR="00AE273A" w:rsidRPr="00C81BAD" w:rsidRDefault="00AE273A" w:rsidP="00AE273A">
      <w:pPr>
        <w:rPr>
          <w:rFonts w:ascii="宋体" w:eastAsia="宋体" w:hAnsi="宋体"/>
        </w:rPr>
      </w:pPr>
      <w:r w:rsidRPr="00C81BAD">
        <w:rPr>
          <w:rFonts w:ascii="宋体" w:eastAsia="宋体" w:hAnsi="宋体"/>
        </w:rPr>
        <w:t xml:space="preserve">            if(nowcnt&lt;ans){//最优化减枝</w:t>
      </w:r>
    </w:p>
    <w:p w:rsidR="00AE273A" w:rsidRPr="00C81BAD" w:rsidRDefault="00AE273A" w:rsidP="00AE273A">
      <w:pPr>
        <w:rPr>
          <w:rFonts w:ascii="宋体" w:eastAsia="宋体" w:hAnsi="宋体"/>
        </w:rPr>
      </w:pPr>
      <w:r w:rsidRPr="00C81BAD">
        <w:rPr>
          <w:rFonts w:ascii="宋体" w:eastAsia="宋体" w:hAnsi="宋体"/>
        </w:rPr>
        <w:t xml:space="preserve">                if(nowcol==3) dfs(nowrow+1,0,nowcnt,ans);</w:t>
      </w:r>
    </w:p>
    <w:p w:rsidR="00AE273A" w:rsidRPr="00C81BAD" w:rsidRDefault="00AE273A" w:rsidP="00AE273A">
      <w:pPr>
        <w:rPr>
          <w:rFonts w:ascii="宋体" w:eastAsia="宋体" w:hAnsi="宋体"/>
        </w:rPr>
      </w:pPr>
      <w:r w:rsidRPr="00C81BAD">
        <w:rPr>
          <w:rFonts w:ascii="宋体" w:eastAsia="宋体" w:hAnsi="宋体"/>
        </w:rPr>
        <w:t xml:space="preserve">                else dfs(nowrow,nowcol+1,nowcnt,ans);</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nowcnt-=r;</w:t>
      </w:r>
    </w:p>
    <w:p w:rsidR="00AE273A" w:rsidRPr="00C81BAD" w:rsidRDefault="00AE273A" w:rsidP="00AE273A">
      <w:pPr>
        <w:rPr>
          <w:rFonts w:ascii="宋体" w:eastAsia="宋体" w:hAnsi="宋体"/>
        </w:rPr>
      </w:pPr>
      <w:r w:rsidRPr="00C81BAD">
        <w:rPr>
          <w:rFonts w:ascii="宋体" w:eastAsia="宋体" w:hAnsi="宋体"/>
        </w:rPr>
        <w:t xml:space="preserve">            for(int i=0;i&lt;4;i++){</w:t>
      </w:r>
    </w:p>
    <w:p w:rsidR="00AE273A" w:rsidRPr="00C81BAD" w:rsidRDefault="00AE273A" w:rsidP="00AE273A">
      <w:pPr>
        <w:rPr>
          <w:rFonts w:ascii="宋体" w:eastAsia="宋体" w:hAnsi="宋体"/>
        </w:rPr>
      </w:pPr>
      <w:r w:rsidRPr="00C81BAD">
        <w:rPr>
          <w:rFonts w:ascii="宋体" w:eastAsia="宋体" w:hAnsi="宋体"/>
        </w:rPr>
        <w:t xml:space="preserve">                for(int j=0;j&lt;4;j++){</w:t>
      </w:r>
    </w:p>
    <w:p w:rsidR="00AE273A" w:rsidRPr="00C81BAD" w:rsidRDefault="00AE273A" w:rsidP="00AE273A">
      <w:pPr>
        <w:rPr>
          <w:rFonts w:ascii="宋体" w:eastAsia="宋体" w:hAnsi="宋体"/>
        </w:rPr>
      </w:pPr>
      <w:r w:rsidRPr="00C81BAD">
        <w:rPr>
          <w:rFonts w:ascii="宋体" w:eastAsia="宋体" w:hAnsi="宋体"/>
        </w:rPr>
        <w:t xml:space="preserve">                    int nownum=rot[nowrow][nowcol][r].ch[i][j];</w:t>
      </w:r>
    </w:p>
    <w:p w:rsidR="00AE273A" w:rsidRPr="00C81BAD" w:rsidRDefault="00AE273A" w:rsidP="00AE273A">
      <w:pPr>
        <w:rPr>
          <w:rFonts w:ascii="宋体" w:eastAsia="宋体" w:hAnsi="宋体"/>
        </w:rPr>
      </w:pPr>
      <w:r w:rsidRPr="00C81BAD">
        <w:rPr>
          <w:rFonts w:ascii="宋体" w:eastAsia="宋体" w:hAnsi="宋体"/>
        </w:rPr>
        <w:t xml:space="preserve">                    check_row[nowrow][i][nownum]--;</w:t>
      </w:r>
    </w:p>
    <w:p w:rsidR="00AE273A" w:rsidRPr="00C81BAD" w:rsidRDefault="00AE273A" w:rsidP="00AE273A">
      <w:pPr>
        <w:rPr>
          <w:rFonts w:ascii="宋体" w:eastAsia="宋体" w:hAnsi="宋体"/>
        </w:rPr>
      </w:pPr>
      <w:r w:rsidRPr="00C81BAD">
        <w:rPr>
          <w:rFonts w:ascii="宋体" w:eastAsia="宋体" w:hAnsi="宋体"/>
        </w:rPr>
        <w:t xml:space="preserve">                    check_col[nowcol][j][nownum]--;</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return;</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}SUDO;</w:t>
      </w:r>
    </w:p>
    <w:p w:rsidR="00AE273A" w:rsidRPr="00C81BAD" w:rsidRDefault="00AE273A" w:rsidP="00AE273A">
      <w:pPr>
        <w:rPr>
          <w:rFonts w:ascii="宋体" w:eastAsia="宋体" w:hAnsi="宋体"/>
        </w:rPr>
      </w:pPr>
    </w:p>
    <w:p w:rsidR="00AE273A" w:rsidRPr="00C81BAD" w:rsidRDefault="00AE273A" w:rsidP="00AE273A">
      <w:pPr>
        <w:rPr>
          <w:rFonts w:ascii="宋体" w:eastAsia="宋体" w:hAnsi="宋体"/>
        </w:rPr>
      </w:pPr>
      <w:r w:rsidRPr="00C81BAD">
        <w:rPr>
          <w:rFonts w:ascii="宋体" w:eastAsia="宋体" w:hAnsi="宋体"/>
        </w:rPr>
        <w:t>int main()</w:t>
      </w:r>
    </w:p>
    <w:p w:rsidR="00AE273A" w:rsidRPr="00C81BAD" w:rsidRDefault="00AE273A" w:rsidP="00AE273A">
      <w:pPr>
        <w:rPr>
          <w:rFonts w:ascii="宋体" w:eastAsia="宋体" w:hAnsi="宋体"/>
        </w:rPr>
      </w:pPr>
      <w:r w:rsidRPr="00C81BAD">
        <w:rPr>
          <w:rFonts w:ascii="宋体" w:eastAsia="宋体" w:hAnsi="宋体"/>
        </w:rPr>
        <w:t>{</w:t>
      </w:r>
    </w:p>
    <w:p w:rsidR="00AE273A" w:rsidRPr="00C81BAD" w:rsidRDefault="00AE273A" w:rsidP="00AE273A">
      <w:pPr>
        <w:rPr>
          <w:rFonts w:ascii="宋体" w:eastAsia="宋体" w:hAnsi="宋体"/>
        </w:rPr>
      </w:pPr>
      <w:r w:rsidRPr="00C81BAD">
        <w:rPr>
          <w:rFonts w:ascii="宋体" w:eastAsia="宋体" w:hAnsi="宋体"/>
        </w:rPr>
        <w:t xml:space="preserve">    int t;</w:t>
      </w:r>
    </w:p>
    <w:p w:rsidR="00AE273A" w:rsidRPr="00C81BAD" w:rsidRDefault="00AE273A" w:rsidP="00AE273A">
      <w:pPr>
        <w:rPr>
          <w:rFonts w:ascii="宋体" w:eastAsia="宋体" w:hAnsi="宋体"/>
        </w:rPr>
      </w:pPr>
      <w:r w:rsidRPr="00C81BAD">
        <w:rPr>
          <w:rFonts w:ascii="宋体" w:eastAsia="宋体" w:hAnsi="宋体"/>
        </w:rPr>
        <w:t xml:space="preserve">    scanf("%d",&amp;t);</w:t>
      </w:r>
    </w:p>
    <w:p w:rsidR="00AE273A" w:rsidRPr="00C81BAD" w:rsidRDefault="00AE273A" w:rsidP="00AE273A">
      <w:pPr>
        <w:rPr>
          <w:rFonts w:ascii="宋体" w:eastAsia="宋体" w:hAnsi="宋体"/>
        </w:rPr>
      </w:pPr>
      <w:r w:rsidRPr="00C81BAD">
        <w:rPr>
          <w:rFonts w:ascii="宋体" w:eastAsia="宋体" w:hAnsi="宋体"/>
        </w:rPr>
        <w:t xml:space="preserve">    while(t--){</w:t>
      </w:r>
    </w:p>
    <w:p w:rsidR="00AE273A" w:rsidRPr="00C81BAD" w:rsidRDefault="00AE273A" w:rsidP="00AE273A">
      <w:pPr>
        <w:rPr>
          <w:rFonts w:ascii="宋体" w:eastAsia="宋体" w:hAnsi="宋体"/>
        </w:rPr>
      </w:pPr>
      <w:r w:rsidRPr="00C81BAD">
        <w:rPr>
          <w:rFonts w:ascii="宋体" w:eastAsia="宋体" w:hAnsi="宋体"/>
        </w:rPr>
        <w:t xml:space="preserve">        SUDO.build_sudo();</w:t>
      </w:r>
    </w:p>
    <w:p w:rsidR="00AE273A" w:rsidRPr="00C81BAD" w:rsidRDefault="00AE273A" w:rsidP="00AE273A">
      <w:pPr>
        <w:rPr>
          <w:rFonts w:ascii="宋体" w:eastAsia="宋体" w:hAnsi="宋体"/>
        </w:rPr>
      </w:pPr>
      <w:r w:rsidRPr="00C81BAD">
        <w:rPr>
          <w:rFonts w:ascii="宋体" w:eastAsia="宋体" w:hAnsi="宋体"/>
        </w:rPr>
        <w:lastRenderedPageBreak/>
        <w:t xml:space="preserve">        printf("%d\n",SUDO.Solve());</w:t>
      </w:r>
    </w:p>
    <w:p w:rsidR="00AE273A" w:rsidRPr="00C81BAD" w:rsidRDefault="00AE273A" w:rsidP="00AE273A">
      <w:pPr>
        <w:rPr>
          <w:rFonts w:ascii="宋体" w:eastAsia="宋体" w:hAnsi="宋体"/>
        </w:rPr>
      </w:pPr>
      <w:r w:rsidRPr="00C81BAD">
        <w:rPr>
          <w:rFonts w:ascii="宋体" w:eastAsia="宋体" w:hAnsi="宋体"/>
        </w:rPr>
        <w:t xml:space="preserve">    }</w:t>
      </w:r>
    </w:p>
    <w:p w:rsidR="00AE273A" w:rsidRPr="00C81BAD" w:rsidRDefault="00AE273A" w:rsidP="00AE273A">
      <w:pPr>
        <w:rPr>
          <w:rFonts w:ascii="宋体" w:eastAsia="宋体" w:hAnsi="宋体"/>
        </w:rPr>
      </w:pPr>
      <w:r w:rsidRPr="00C81BAD">
        <w:rPr>
          <w:rFonts w:ascii="宋体" w:eastAsia="宋体" w:hAnsi="宋体"/>
        </w:rPr>
        <w:t xml:space="preserve">    return 0;</w:t>
      </w:r>
    </w:p>
    <w:p w:rsidR="00B630DD" w:rsidRPr="00C81BAD" w:rsidRDefault="00BF5ABA" w:rsidP="00BF5ABA">
      <w:pPr>
        <w:rPr>
          <w:rFonts w:ascii="宋体" w:eastAsia="宋体" w:hAnsi="宋体"/>
        </w:rPr>
      </w:pPr>
      <w:r w:rsidRPr="00C81BAD">
        <w:rPr>
          <w:rFonts w:ascii="宋体" w:eastAsia="宋体" w:hAnsi="宋体"/>
        </w:rPr>
        <w:t>}</w:t>
      </w:r>
    </w:p>
    <w:p w:rsidR="00D765B0" w:rsidRPr="00C81BAD" w:rsidRDefault="007A3936" w:rsidP="007A3936">
      <w:pPr>
        <w:pStyle w:val="4"/>
        <w:rPr>
          <w:rFonts w:ascii="宋体" w:eastAsia="宋体" w:hAnsi="宋体"/>
          <w:b w:val="0"/>
        </w:rPr>
      </w:pPr>
      <w:r w:rsidRPr="00C81BAD">
        <w:rPr>
          <w:rFonts w:ascii="宋体" w:eastAsia="宋体" w:hAnsi="宋体" w:hint="eastAsia"/>
          <w:b w:val="0"/>
        </w:rPr>
        <w:t>√-</w:t>
      </w:r>
      <w:r w:rsidR="00D765B0" w:rsidRPr="00C81BAD">
        <w:rPr>
          <w:rFonts w:ascii="宋体" w:eastAsia="宋体" w:hAnsi="宋体" w:hint="eastAsia"/>
          <w:b w:val="0"/>
        </w:rPr>
        <w:t>HDU-</w:t>
      </w:r>
      <w:r w:rsidR="00D765B0" w:rsidRPr="00C81BAD">
        <w:rPr>
          <w:rFonts w:ascii="宋体" w:eastAsia="宋体" w:hAnsi="宋体"/>
          <w:b w:val="0"/>
        </w:rPr>
        <w:t>6351</w:t>
      </w:r>
      <w:r w:rsidR="00D765B0" w:rsidRPr="00C81BAD">
        <w:rPr>
          <w:rFonts w:ascii="宋体" w:eastAsia="宋体" w:hAnsi="宋体" w:hint="eastAsia"/>
          <w:b w:val="0"/>
        </w:rPr>
        <w:t>-</w:t>
      </w:r>
      <w:r w:rsidR="00D765B0" w:rsidRPr="00C81BAD">
        <w:rPr>
          <w:rFonts w:ascii="宋体" w:eastAsia="宋体" w:hAnsi="宋体"/>
          <w:b w:val="0"/>
        </w:rPr>
        <w:t>Beautiful Now</w:t>
      </w:r>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√-HDU-</w:instrText>
      </w:r>
      <w:r w:rsidRPr="00C81BAD">
        <w:rPr>
          <w:rFonts w:ascii="宋体" w:eastAsia="宋体" w:hAnsi="宋体"/>
          <w:b w:val="0"/>
        </w:rPr>
        <w:instrText>6351</w:instrText>
      </w:r>
      <w:r w:rsidRPr="00C81BAD">
        <w:rPr>
          <w:rFonts w:ascii="宋体" w:eastAsia="宋体" w:hAnsi="宋体" w:hint="eastAsia"/>
          <w:b w:val="0"/>
        </w:rPr>
        <w:instrText>-</w:instrText>
      </w:r>
      <w:r w:rsidRPr="00C81BAD">
        <w:rPr>
          <w:rFonts w:ascii="宋体" w:eastAsia="宋体" w:hAnsi="宋体"/>
          <w:b w:val="0"/>
        </w:rPr>
        <w:instrText>Beautiful Now:</w:instrText>
      </w:r>
      <w:r w:rsidRPr="00C81BAD">
        <w:rPr>
          <w:rFonts w:ascii="宋体" w:eastAsia="宋体" w:hAnsi="宋体"/>
        </w:rPr>
        <w:instrText xml:space="preserve">6351" \y "HDU:6351" </w:instrText>
      </w:r>
      <w:r w:rsidRPr="00C81BAD">
        <w:rPr>
          <w:rFonts w:ascii="宋体" w:eastAsia="宋体" w:hAnsi="宋体"/>
          <w:b w:val="0"/>
        </w:rPr>
        <w:fldChar w:fldCharType="end"/>
      </w:r>
    </w:p>
    <w:p w:rsidR="00D64473" w:rsidRPr="00C81BAD" w:rsidRDefault="00D64473" w:rsidP="00D765B0">
      <w:pPr>
        <w:rPr>
          <w:rFonts w:ascii="宋体" w:eastAsia="宋体" w:hAnsi="宋体"/>
        </w:rPr>
      </w:pPr>
      <w:r w:rsidRPr="00C81BAD">
        <w:rPr>
          <w:rFonts w:ascii="宋体" w:eastAsia="宋体" w:hAnsi="宋体" w:hint="eastAsia"/>
        </w:rPr>
        <w:t>【source】2018杭电暑期多校第5场1002-签到题</w:t>
      </w:r>
    </w:p>
    <w:p w:rsidR="00D765B0" w:rsidRPr="00C81BAD" w:rsidRDefault="00D765B0" w:rsidP="00D765B0">
      <w:pPr>
        <w:rPr>
          <w:rFonts w:ascii="宋体" w:eastAsia="宋体" w:hAnsi="宋体"/>
        </w:rPr>
      </w:pPr>
      <w:r w:rsidRPr="00C81BAD">
        <w:rPr>
          <w:rFonts w:ascii="宋体" w:eastAsia="宋体" w:hAnsi="宋体" w:hint="eastAsia"/>
        </w:rPr>
        <w:t>【题意】</w:t>
      </w:r>
      <w:r w:rsidR="007A3936" w:rsidRPr="00C81BAD">
        <w:rPr>
          <w:rFonts w:ascii="宋体" w:eastAsia="宋体" w:hAnsi="宋体" w:hint="eastAsia"/>
        </w:rPr>
        <w:t>给定一个数字和交换次数，你可以交换数字的某2位，在交换过程中不能出现前导0的情况，</w:t>
      </w:r>
      <w:r w:rsidR="0019098B" w:rsidRPr="00C81BAD">
        <w:rPr>
          <w:rFonts w:ascii="宋体" w:eastAsia="宋体" w:hAnsi="宋体" w:hint="eastAsia"/>
        </w:rPr>
        <w:t>问在给定交换次数内可以得到的最小值和最大值是多少</w:t>
      </w:r>
    </w:p>
    <w:p w:rsidR="00B56906" w:rsidRPr="00C81BAD" w:rsidRDefault="00D765B0" w:rsidP="0019098B">
      <w:pPr>
        <w:rPr>
          <w:rFonts w:ascii="宋体" w:eastAsia="宋体" w:hAnsi="宋体"/>
        </w:rPr>
      </w:pPr>
      <w:r w:rsidRPr="00C81BAD">
        <w:rPr>
          <w:rFonts w:ascii="宋体" w:eastAsia="宋体" w:hAnsi="宋体" w:hint="eastAsia"/>
        </w:rPr>
        <w:t>【TAG】搜索</w:t>
      </w:r>
      <w:r w:rsidR="00201C0D" w:rsidRPr="00C81BAD">
        <w:rPr>
          <w:rFonts w:ascii="宋体" w:eastAsia="宋体" w:hAnsi="宋体" w:hint="eastAsia"/>
        </w:rPr>
        <w:t xml:space="preserve"> 贪心</w:t>
      </w:r>
    </w:p>
    <w:p w:rsidR="00D765B0" w:rsidRPr="00C81BAD" w:rsidRDefault="00D765B0" w:rsidP="00D765B0">
      <w:pPr>
        <w:rPr>
          <w:rFonts w:ascii="宋体" w:eastAsia="宋体" w:hAnsi="宋体"/>
        </w:rPr>
      </w:pPr>
      <w:r w:rsidRPr="00C81BAD">
        <w:rPr>
          <w:rFonts w:ascii="宋体" w:eastAsia="宋体" w:hAnsi="宋体" w:hint="eastAsia"/>
        </w:rPr>
        <w:t>【题解】</w:t>
      </w:r>
    </w:p>
    <w:p w:rsidR="00D765B0" w:rsidRPr="00C81BAD" w:rsidRDefault="00D765B0" w:rsidP="00D765B0">
      <w:pPr>
        <w:rPr>
          <w:rFonts w:ascii="宋体" w:eastAsia="宋体" w:hAnsi="宋体"/>
        </w:rPr>
      </w:pPr>
      <w:r w:rsidRPr="00C81BAD">
        <w:rPr>
          <w:rFonts w:ascii="宋体" w:eastAsia="宋体" w:hAnsi="宋体" w:hint="eastAsia"/>
        </w:rPr>
        <w:t>9982</w:t>
      </w:r>
      <w:r w:rsidRPr="00C81BAD">
        <w:rPr>
          <w:rFonts w:ascii="宋体" w:eastAsia="宋体" w:hAnsi="宋体"/>
        </w:rPr>
        <w:t>44353 3</w:t>
      </w:r>
    </w:p>
    <w:p w:rsidR="00D765B0" w:rsidRPr="00C81BAD" w:rsidRDefault="00D765B0" w:rsidP="00D765B0">
      <w:pPr>
        <w:rPr>
          <w:rFonts w:ascii="宋体" w:eastAsia="宋体" w:hAnsi="宋体"/>
        </w:rPr>
      </w:pPr>
      <w:r w:rsidRPr="00C81BAD">
        <w:rPr>
          <w:rFonts w:ascii="宋体" w:eastAsia="宋体" w:hAnsi="宋体" w:hint="eastAsia"/>
        </w:rPr>
        <w:t xml:space="preserve">理论最小值 </w:t>
      </w:r>
      <w:r w:rsidRPr="00C81BAD">
        <w:rPr>
          <w:rFonts w:ascii="宋体" w:eastAsia="宋体" w:hAnsi="宋体"/>
        </w:rPr>
        <w:t>233445899</w:t>
      </w:r>
    </w:p>
    <w:p w:rsidR="00D765B0" w:rsidRPr="00C81BAD" w:rsidRDefault="00D765B0" w:rsidP="00D765B0">
      <w:pPr>
        <w:rPr>
          <w:rFonts w:ascii="宋体" w:eastAsia="宋体" w:hAnsi="宋体"/>
        </w:rPr>
      </w:pPr>
      <w:r w:rsidRPr="00C81BAD">
        <w:rPr>
          <w:rFonts w:ascii="宋体" w:eastAsia="宋体" w:hAnsi="宋体" w:hint="eastAsia"/>
        </w:rPr>
        <w:t>第1次交换 298944353</w:t>
      </w:r>
    </w:p>
    <w:p w:rsidR="00D765B0" w:rsidRPr="00C81BAD" w:rsidRDefault="00D765B0" w:rsidP="00D765B0">
      <w:pPr>
        <w:rPr>
          <w:rFonts w:ascii="宋体" w:eastAsia="宋体" w:hAnsi="宋体"/>
        </w:rPr>
      </w:pPr>
      <w:r w:rsidRPr="00C81BAD">
        <w:rPr>
          <w:rFonts w:ascii="宋体" w:eastAsia="宋体" w:hAnsi="宋体" w:hint="eastAsia"/>
        </w:rPr>
        <w:t>第2次交换 搜索1 238944953</w:t>
      </w:r>
    </w:p>
    <w:p w:rsidR="00D765B0" w:rsidRPr="00C81BAD" w:rsidRDefault="00D765B0" w:rsidP="00D765B0">
      <w:pPr>
        <w:rPr>
          <w:rFonts w:ascii="宋体" w:eastAsia="宋体" w:hAnsi="宋体"/>
        </w:rPr>
      </w:pPr>
      <w:r w:rsidRPr="00C81BAD">
        <w:rPr>
          <w:rFonts w:ascii="宋体" w:eastAsia="宋体" w:hAnsi="宋体" w:hint="eastAsia"/>
        </w:rPr>
        <w:t>第3次交换 搜索1 233944958</w:t>
      </w:r>
    </w:p>
    <w:p w:rsidR="00D765B0" w:rsidRPr="00C81BAD" w:rsidRDefault="00D765B0" w:rsidP="00D765B0">
      <w:pPr>
        <w:rPr>
          <w:rFonts w:ascii="宋体" w:eastAsia="宋体" w:hAnsi="宋体"/>
        </w:rPr>
      </w:pPr>
      <w:r w:rsidRPr="00C81BAD">
        <w:rPr>
          <w:rFonts w:ascii="宋体" w:eastAsia="宋体" w:hAnsi="宋体" w:hint="eastAsia"/>
        </w:rPr>
        <w:t>第2次交换 搜索2 238944359</w:t>
      </w:r>
    </w:p>
    <w:p w:rsidR="00D765B0" w:rsidRPr="00C81BAD" w:rsidRDefault="00D765B0" w:rsidP="00D765B0">
      <w:pPr>
        <w:rPr>
          <w:rFonts w:ascii="宋体" w:eastAsia="宋体" w:hAnsi="宋体"/>
        </w:rPr>
      </w:pPr>
      <w:r w:rsidRPr="00C81BAD">
        <w:rPr>
          <w:rFonts w:ascii="宋体" w:eastAsia="宋体" w:hAnsi="宋体" w:hint="eastAsia"/>
        </w:rPr>
        <w:t>第3次交换 搜索2 233944859</w:t>
      </w:r>
    </w:p>
    <w:p w:rsidR="00201C0D" w:rsidRPr="00C81BAD" w:rsidRDefault="00201C0D" w:rsidP="00D765B0">
      <w:pPr>
        <w:rPr>
          <w:rFonts w:ascii="宋体" w:eastAsia="宋体" w:hAnsi="宋体"/>
        </w:rPr>
      </w:pPr>
      <w:r w:rsidRPr="00C81BAD">
        <w:rPr>
          <w:rFonts w:ascii="宋体" w:eastAsia="宋体" w:hAnsi="宋体" w:hint="eastAsia"/>
        </w:rPr>
        <w:t>求出理论最大值和理论最小值，把当前数值比照理论值情况，从不符合的位置继续往下贪心的搜索。往下贪心只贪心之后数值最小的位置，搜索是要把这些位置都搜一遍（如果有多个位置的话），直接贪心和最后一个位置换是不对的</w:t>
      </w:r>
    </w:p>
    <w:p w:rsidR="00201C0D" w:rsidRPr="00C81BAD" w:rsidRDefault="00201C0D" w:rsidP="00D765B0">
      <w:pPr>
        <w:rPr>
          <w:rFonts w:ascii="宋体" w:eastAsia="宋体" w:hAnsi="宋体"/>
        </w:rPr>
      </w:pPr>
      <w:r w:rsidRPr="00C81BAD">
        <w:rPr>
          <w:rFonts w:ascii="宋体" w:eastAsia="宋体" w:hAnsi="宋体" w:hint="eastAsia"/>
        </w:rPr>
        <w:t>比如18900</w:t>
      </w:r>
    </w:p>
    <w:p w:rsidR="00201C0D" w:rsidRPr="00C81BAD" w:rsidRDefault="00201C0D" w:rsidP="00D765B0">
      <w:pPr>
        <w:rPr>
          <w:rFonts w:ascii="宋体" w:eastAsia="宋体" w:hAnsi="宋体"/>
        </w:rPr>
      </w:pPr>
      <w:r w:rsidRPr="00C81BAD">
        <w:rPr>
          <w:rFonts w:ascii="宋体" w:eastAsia="宋体" w:hAnsi="宋体" w:hint="eastAsia"/>
        </w:rPr>
        <w:t>如果贪心和最后一个换，是10908</w:t>
      </w:r>
    </w:p>
    <w:p w:rsidR="00201C0D" w:rsidRPr="00C81BAD" w:rsidRDefault="00201C0D" w:rsidP="00D765B0">
      <w:pPr>
        <w:rPr>
          <w:rFonts w:ascii="宋体" w:eastAsia="宋体" w:hAnsi="宋体"/>
        </w:rPr>
      </w:pPr>
      <w:r w:rsidRPr="00C81BAD">
        <w:rPr>
          <w:rFonts w:ascii="宋体" w:eastAsia="宋体" w:hAnsi="宋体" w:hint="eastAsia"/>
        </w:rPr>
        <w:t>对于只要求1次的时候是对的</w:t>
      </w:r>
    </w:p>
    <w:p w:rsidR="00201C0D" w:rsidRPr="00C81BAD" w:rsidRDefault="00201C0D" w:rsidP="00D765B0">
      <w:pPr>
        <w:rPr>
          <w:rFonts w:ascii="宋体" w:eastAsia="宋体" w:hAnsi="宋体"/>
        </w:rPr>
      </w:pPr>
      <w:r w:rsidRPr="00C81BAD">
        <w:rPr>
          <w:rFonts w:ascii="宋体" w:eastAsia="宋体" w:hAnsi="宋体" w:hint="eastAsia"/>
        </w:rPr>
        <w:t>但是如果要求2次的话，这样贪出来是</w:t>
      </w:r>
    </w:p>
    <w:p w:rsidR="00201C0D" w:rsidRPr="00C81BAD" w:rsidRDefault="00201C0D" w:rsidP="00D765B0">
      <w:pPr>
        <w:rPr>
          <w:rFonts w:ascii="宋体" w:eastAsia="宋体" w:hAnsi="宋体"/>
        </w:rPr>
      </w:pPr>
      <w:r w:rsidRPr="00C81BAD">
        <w:rPr>
          <w:rFonts w:ascii="宋体" w:eastAsia="宋体" w:hAnsi="宋体" w:hint="eastAsia"/>
        </w:rPr>
        <w:t>18900-</w:t>
      </w:r>
      <w:r w:rsidRPr="00C81BAD">
        <w:rPr>
          <w:rFonts w:ascii="宋体" w:eastAsia="宋体" w:hAnsi="宋体"/>
        </w:rPr>
        <w:t>&gt;10908</w:t>
      </w:r>
      <w:r w:rsidRPr="00C81BAD">
        <w:rPr>
          <w:rFonts w:ascii="宋体" w:eastAsia="宋体" w:hAnsi="宋体" w:hint="eastAsia"/>
        </w:rPr>
        <w:t>-</w:t>
      </w:r>
      <w:r w:rsidRPr="00C81BAD">
        <w:rPr>
          <w:rFonts w:ascii="宋体" w:eastAsia="宋体" w:hAnsi="宋体"/>
        </w:rPr>
        <w:t>&gt;10098</w:t>
      </w:r>
    </w:p>
    <w:p w:rsidR="00201C0D" w:rsidRPr="00C81BAD" w:rsidRDefault="00201C0D" w:rsidP="00D765B0">
      <w:pPr>
        <w:rPr>
          <w:rFonts w:ascii="宋体" w:eastAsia="宋体" w:hAnsi="宋体"/>
        </w:rPr>
      </w:pPr>
      <w:r w:rsidRPr="00C81BAD">
        <w:rPr>
          <w:rFonts w:ascii="宋体" w:eastAsia="宋体" w:hAnsi="宋体" w:hint="eastAsia"/>
        </w:rPr>
        <w:t>而正确的搜索是</w:t>
      </w:r>
    </w:p>
    <w:p w:rsidR="00201C0D" w:rsidRPr="00C81BAD" w:rsidRDefault="00201C0D" w:rsidP="00D765B0">
      <w:pPr>
        <w:rPr>
          <w:rFonts w:ascii="宋体" w:eastAsia="宋体" w:hAnsi="宋体"/>
        </w:rPr>
      </w:pPr>
      <w:r w:rsidRPr="00C81BAD">
        <w:rPr>
          <w:rFonts w:ascii="宋体" w:eastAsia="宋体" w:hAnsi="宋体" w:hint="eastAsia"/>
        </w:rPr>
        <w:t>18900-&gt;10980-&gt;10089</w:t>
      </w:r>
    </w:p>
    <w:p w:rsidR="00D765B0" w:rsidRPr="00C81BAD" w:rsidRDefault="00D765B0" w:rsidP="00D765B0">
      <w:pPr>
        <w:rPr>
          <w:rFonts w:ascii="宋体" w:eastAsia="宋体" w:hAnsi="宋体"/>
        </w:rPr>
      </w:pPr>
      <w:r w:rsidRPr="00C81BAD">
        <w:rPr>
          <w:rFonts w:ascii="宋体" w:eastAsia="宋体" w:hAnsi="宋体" w:hint="eastAsia"/>
        </w:rPr>
        <w:t>【代码】</w:t>
      </w:r>
    </w:p>
    <w:p w:rsidR="00D822CA" w:rsidRPr="00C81BAD" w:rsidRDefault="00D822CA" w:rsidP="00D822CA">
      <w:pPr>
        <w:rPr>
          <w:rFonts w:ascii="宋体" w:eastAsia="宋体" w:hAnsi="宋体"/>
        </w:rPr>
      </w:pPr>
      <w:r w:rsidRPr="00C81BAD">
        <w:rPr>
          <w:rFonts w:ascii="宋体" w:eastAsia="宋体" w:hAnsi="宋体"/>
        </w:rPr>
        <w:t>#include &lt;bits/stdc++.h&gt;</w:t>
      </w:r>
    </w:p>
    <w:p w:rsidR="00D822CA" w:rsidRPr="00C81BAD" w:rsidRDefault="00D822CA" w:rsidP="00D822CA">
      <w:pPr>
        <w:rPr>
          <w:rFonts w:ascii="宋体" w:eastAsia="宋体" w:hAnsi="宋体"/>
        </w:rPr>
      </w:pPr>
      <w:r w:rsidRPr="00C81BAD">
        <w:rPr>
          <w:rFonts w:ascii="宋体" w:eastAsia="宋体" w:hAnsi="宋体"/>
        </w:rPr>
        <w:t>#define MAXLEN 20</w:t>
      </w:r>
    </w:p>
    <w:p w:rsidR="00D822CA" w:rsidRPr="00C81BAD" w:rsidRDefault="00D822CA" w:rsidP="00D822CA">
      <w:pPr>
        <w:rPr>
          <w:rFonts w:ascii="宋体" w:eastAsia="宋体" w:hAnsi="宋体"/>
        </w:rPr>
      </w:pPr>
      <w:r w:rsidRPr="00C81BAD">
        <w:rPr>
          <w:rFonts w:ascii="宋体" w:eastAsia="宋体" w:hAnsi="宋体"/>
        </w:rPr>
        <w:t>#define debugassert true</w:t>
      </w:r>
    </w:p>
    <w:p w:rsidR="00D822CA" w:rsidRPr="00C81BAD" w:rsidRDefault="00D822CA" w:rsidP="00D822CA">
      <w:pPr>
        <w:rPr>
          <w:rFonts w:ascii="宋体" w:eastAsia="宋体" w:hAnsi="宋体"/>
        </w:rPr>
      </w:pPr>
      <w:r w:rsidRPr="00C81BAD">
        <w:rPr>
          <w:rFonts w:ascii="宋体" w:eastAsia="宋体" w:hAnsi="宋体"/>
        </w:rPr>
        <w:t>#define ASSERT(X) if(!(X)) while(true);</w:t>
      </w:r>
    </w:p>
    <w:p w:rsidR="00D822CA" w:rsidRPr="00C81BAD" w:rsidRDefault="00D822CA" w:rsidP="00D822CA">
      <w:pPr>
        <w:rPr>
          <w:rFonts w:ascii="宋体" w:eastAsia="宋体" w:hAnsi="宋体"/>
        </w:rPr>
      </w:pPr>
    </w:p>
    <w:p w:rsidR="00D822CA" w:rsidRPr="00C81BAD" w:rsidRDefault="00D822CA" w:rsidP="00D822CA">
      <w:pPr>
        <w:rPr>
          <w:rFonts w:ascii="宋体" w:eastAsia="宋体" w:hAnsi="宋体"/>
        </w:rPr>
      </w:pPr>
      <w:r w:rsidRPr="00C81BAD">
        <w:rPr>
          <w:rFonts w:ascii="宋体" w:eastAsia="宋体" w:hAnsi="宋体"/>
        </w:rPr>
        <w:t>using namespace std;</w:t>
      </w:r>
    </w:p>
    <w:p w:rsidR="00D822CA" w:rsidRPr="00C81BAD" w:rsidRDefault="00D822CA" w:rsidP="00D822CA">
      <w:pPr>
        <w:rPr>
          <w:rFonts w:ascii="宋体" w:eastAsia="宋体" w:hAnsi="宋体"/>
        </w:rPr>
      </w:pPr>
      <w:r w:rsidRPr="00C81BAD">
        <w:rPr>
          <w:rFonts w:ascii="宋体" w:eastAsia="宋体" w:hAnsi="宋体"/>
        </w:rPr>
        <w:t>bool cmp1(char x,char y){return x&lt;y;}</w:t>
      </w:r>
    </w:p>
    <w:p w:rsidR="00D822CA" w:rsidRPr="00C81BAD" w:rsidRDefault="00D822CA" w:rsidP="00D822CA">
      <w:pPr>
        <w:rPr>
          <w:rFonts w:ascii="宋体" w:eastAsia="宋体" w:hAnsi="宋体"/>
        </w:rPr>
      </w:pPr>
      <w:r w:rsidRPr="00C81BAD">
        <w:rPr>
          <w:rFonts w:ascii="宋体" w:eastAsia="宋体" w:hAnsi="宋体"/>
        </w:rPr>
        <w:t>bool cmp2(char x,char y){return x&gt;y;}</w:t>
      </w:r>
    </w:p>
    <w:p w:rsidR="00D822CA" w:rsidRPr="00C81BAD" w:rsidRDefault="00D822CA" w:rsidP="00D822CA">
      <w:pPr>
        <w:rPr>
          <w:rFonts w:ascii="宋体" w:eastAsia="宋体" w:hAnsi="宋体"/>
        </w:rPr>
      </w:pPr>
      <w:r w:rsidRPr="00C81BAD">
        <w:rPr>
          <w:rFonts w:ascii="宋体" w:eastAsia="宋体" w:hAnsi="宋体"/>
        </w:rPr>
        <w:t>bool find_max,find_min;</w:t>
      </w:r>
    </w:p>
    <w:p w:rsidR="00D822CA" w:rsidRPr="00C81BAD" w:rsidRDefault="00D822CA" w:rsidP="00D822CA">
      <w:pPr>
        <w:rPr>
          <w:rFonts w:ascii="宋体" w:eastAsia="宋体" w:hAnsi="宋体"/>
        </w:rPr>
      </w:pPr>
      <w:r w:rsidRPr="00C81BAD">
        <w:rPr>
          <w:rFonts w:ascii="宋体" w:eastAsia="宋体" w:hAnsi="宋体"/>
        </w:rPr>
        <w:t>int len;</w:t>
      </w:r>
    </w:p>
    <w:p w:rsidR="00D822CA" w:rsidRPr="00C81BAD" w:rsidRDefault="00D822CA" w:rsidP="00D822CA">
      <w:pPr>
        <w:rPr>
          <w:rFonts w:ascii="宋体" w:eastAsia="宋体" w:hAnsi="宋体"/>
        </w:rPr>
      </w:pPr>
      <w:r w:rsidRPr="00C81BAD">
        <w:rPr>
          <w:rFonts w:ascii="宋体" w:eastAsia="宋体" w:hAnsi="宋体"/>
        </w:rPr>
        <w:t>char ansmax[MAXLEN],ansmin[MAXLEN],smax[MAXLEN],smin[MAXLEN];</w:t>
      </w:r>
    </w:p>
    <w:p w:rsidR="00D822CA" w:rsidRPr="00C81BAD" w:rsidRDefault="00D822CA" w:rsidP="00D822CA">
      <w:pPr>
        <w:rPr>
          <w:rFonts w:ascii="宋体" w:eastAsia="宋体" w:hAnsi="宋体"/>
        </w:rPr>
      </w:pPr>
      <w:r w:rsidRPr="00C81BAD">
        <w:rPr>
          <w:rFonts w:ascii="宋体" w:eastAsia="宋体" w:hAnsi="宋体"/>
        </w:rPr>
        <w:t>//得到s的理论最大值,存入smax</w:t>
      </w:r>
    </w:p>
    <w:p w:rsidR="00D822CA" w:rsidRPr="00C81BAD" w:rsidRDefault="00D822CA" w:rsidP="00D822CA">
      <w:pPr>
        <w:rPr>
          <w:rFonts w:ascii="宋体" w:eastAsia="宋体" w:hAnsi="宋体"/>
        </w:rPr>
      </w:pPr>
      <w:r w:rsidRPr="00C81BAD">
        <w:rPr>
          <w:rFonts w:ascii="宋体" w:eastAsia="宋体" w:hAnsi="宋体"/>
        </w:rPr>
        <w:t>void get_max(const char s[]){</w:t>
      </w:r>
    </w:p>
    <w:p w:rsidR="00D822CA" w:rsidRPr="00C81BAD" w:rsidRDefault="00D822CA" w:rsidP="00D822CA">
      <w:pPr>
        <w:rPr>
          <w:rFonts w:ascii="宋体" w:eastAsia="宋体" w:hAnsi="宋体"/>
        </w:rPr>
      </w:pPr>
      <w:r w:rsidRPr="00C81BAD">
        <w:rPr>
          <w:rFonts w:ascii="宋体" w:eastAsia="宋体" w:hAnsi="宋体"/>
        </w:rPr>
        <w:lastRenderedPageBreak/>
        <w:t xml:space="preserve">    strncpy(smax,s,len+1);</w:t>
      </w:r>
    </w:p>
    <w:p w:rsidR="00D822CA" w:rsidRPr="00C81BAD" w:rsidRDefault="00D822CA" w:rsidP="00D822CA">
      <w:pPr>
        <w:rPr>
          <w:rFonts w:ascii="宋体" w:eastAsia="宋体" w:hAnsi="宋体"/>
        </w:rPr>
      </w:pPr>
      <w:r w:rsidRPr="00C81BAD">
        <w:rPr>
          <w:rFonts w:ascii="宋体" w:eastAsia="宋体" w:hAnsi="宋体"/>
        </w:rPr>
        <w:t xml:space="preserve">    sort(smax,smax+len,cmp2);</w:t>
      </w:r>
    </w:p>
    <w:p w:rsidR="00D822CA" w:rsidRPr="00C81BAD" w:rsidRDefault="00D822CA" w:rsidP="00D822CA">
      <w:pPr>
        <w:rPr>
          <w:rFonts w:ascii="宋体" w:eastAsia="宋体" w:hAnsi="宋体"/>
        </w:rPr>
      </w:pPr>
      <w:r w:rsidRPr="00C81BAD">
        <w:rPr>
          <w:rFonts w:ascii="宋体" w:eastAsia="宋体" w:hAnsi="宋体"/>
        </w:rPr>
        <w:t xml:space="preserve">    return;</w:t>
      </w:r>
    </w:p>
    <w:p w:rsidR="00D822CA" w:rsidRPr="00C81BAD" w:rsidRDefault="00D822CA" w:rsidP="00D822CA">
      <w:pPr>
        <w:rPr>
          <w:rFonts w:ascii="宋体" w:eastAsia="宋体" w:hAnsi="宋体"/>
        </w:rPr>
      </w:pPr>
      <w:r w:rsidRPr="00C81BAD">
        <w:rPr>
          <w:rFonts w:ascii="宋体" w:eastAsia="宋体" w:hAnsi="宋体"/>
        </w:rPr>
        <w:t>}</w:t>
      </w:r>
    </w:p>
    <w:p w:rsidR="00D822CA" w:rsidRPr="00C81BAD" w:rsidRDefault="00D822CA" w:rsidP="00D822CA">
      <w:pPr>
        <w:rPr>
          <w:rFonts w:ascii="宋体" w:eastAsia="宋体" w:hAnsi="宋体"/>
        </w:rPr>
      </w:pPr>
      <w:r w:rsidRPr="00C81BAD">
        <w:rPr>
          <w:rFonts w:ascii="宋体" w:eastAsia="宋体" w:hAnsi="宋体"/>
        </w:rPr>
        <w:t>//得到s的理论最小值,存入smin</w:t>
      </w:r>
    </w:p>
    <w:p w:rsidR="00D822CA" w:rsidRPr="00C81BAD" w:rsidRDefault="00D822CA" w:rsidP="00D822CA">
      <w:pPr>
        <w:rPr>
          <w:rFonts w:ascii="宋体" w:eastAsia="宋体" w:hAnsi="宋体"/>
        </w:rPr>
      </w:pPr>
      <w:r w:rsidRPr="00C81BAD">
        <w:rPr>
          <w:rFonts w:ascii="宋体" w:eastAsia="宋体" w:hAnsi="宋体"/>
        </w:rPr>
        <w:t>void get_min(const char s[]){</w:t>
      </w:r>
    </w:p>
    <w:p w:rsidR="00D822CA" w:rsidRPr="00C81BAD" w:rsidRDefault="00D822CA" w:rsidP="00D822CA">
      <w:pPr>
        <w:rPr>
          <w:rFonts w:ascii="宋体" w:eastAsia="宋体" w:hAnsi="宋体"/>
        </w:rPr>
      </w:pPr>
      <w:r w:rsidRPr="00C81BAD">
        <w:rPr>
          <w:rFonts w:ascii="宋体" w:eastAsia="宋体" w:hAnsi="宋体"/>
        </w:rPr>
        <w:t xml:space="preserve">    strncpy(smin,s,len+1);</w:t>
      </w:r>
    </w:p>
    <w:p w:rsidR="00D822CA" w:rsidRPr="00C81BAD" w:rsidRDefault="00D822CA" w:rsidP="00D822CA">
      <w:pPr>
        <w:rPr>
          <w:rFonts w:ascii="宋体" w:eastAsia="宋体" w:hAnsi="宋体"/>
        </w:rPr>
      </w:pPr>
      <w:r w:rsidRPr="00C81BAD">
        <w:rPr>
          <w:rFonts w:ascii="宋体" w:eastAsia="宋体" w:hAnsi="宋体"/>
        </w:rPr>
        <w:t xml:space="preserve">    sort(smin,smin+len,cmp1);</w:t>
      </w:r>
    </w:p>
    <w:p w:rsidR="00D822CA" w:rsidRPr="00C81BAD" w:rsidRDefault="00D822CA" w:rsidP="00D822CA">
      <w:pPr>
        <w:rPr>
          <w:rFonts w:ascii="宋体" w:eastAsia="宋体" w:hAnsi="宋体"/>
        </w:rPr>
      </w:pPr>
      <w:r w:rsidRPr="00C81BAD">
        <w:rPr>
          <w:rFonts w:ascii="宋体" w:eastAsia="宋体" w:hAnsi="宋体"/>
        </w:rPr>
        <w:t xml:space="preserve">    for(int i=0;i&lt;len;i++){</w:t>
      </w:r>
    </w:p>
    <w:p w:rsidR="00D822CA" w:rsidRPr="00C81BAD" w:rsidRDefault="00D822CA" w:rsidP="00D822CA">
      <w:pPr>
        <w:rPr>
          <w:rFonts w:ascii="宋体" w:eastAsia="宋体" w:hAnsi="宋体"/>
        </w:rPr>
      </w:pPr>
      <w:r w:rsidRPr="00C81BAD">
        <w:rPr>
          <w:rFonts w:ascii="宋体" w:eastAsia="宋体" w:hAnsi="宋体"/>
        </w:rPr>
        <w:t xml:space="preserve">        if(smin[i]!='0'){</w:t>
      </w:r>
    </w:p>
    <w:p w:rsidR="00D822CA" w:rsidRPr="00C81BAD" w:rsidRDefault="00D822CA" w:rsidP="00D822CA">
      <w:pPr>
        <w:rPr>
          <w:rFonts w:ascii="宋体" w:eastAsia="宋体" w:hAnsi="宋体"/>
        </w:rPr>
      </w:pPr>
      <w:r w:rsidRPr="00C81BAD">
        <w:rPr>
          <w:rFonts w:ascii="宋体" w:eastAsia="宋体" w:hAnsi="宋体"/>
        </w:rPr>
        <w:t xml:space="preserve">            swap(smin[0],smin[i]);</w:t>
      </w:r>
    </w:p>
    <w:p w:rsidR="00D822CA" w:rsidRPr="00C81BAD" w:rsidRDefault="00D822CA" w:rsidP="00D822CA">
      <w:pPr>
        <w:rPr>
          <w:rFonts w:ascii="宋体" w:eastAsia="宋体" w:hAnsi="宋体"/>
        </w:rPr>
      </w:pPr>
      <w:r w:rsidRPr="00C81BAD">
        <w:rPr>
          <w:rFonts w:ascii="宋体" w:eastAsia="宋体" w:hAnsi="宋体"/>
        </w:rPr>
        <w:t xml:space="preserve">            return;</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return;</w:t>
      </w:r>
    </w:p>
    <w:p w:rsidR="00D822CA" w:rsidRPr="00C81BAD" w:rsidRDefault="00D822CA" w:rsidP="00D822CA">
      <w:pPr>
        <w:rPr>
          <w:rFonts w:ascii="宋体" w:eastAsia="宋体" w:hAnsi="宋体"/>
        </w:rPr>
      </w:pPr>
      <w:r w:rsidRPr="00C81BAD">
        <w:rPr>
          <w:rFonts w:ascii="宋体" w:eastAsia="宋体" w:hAnsi="宋体"/>
        </w:rPr>
        <w:t>}</w:t>
      </w:r>
    </w:p>
    <w:p w:rsidR="00D822CA" w:rsidRPr="00C81BAD" w:rsidRDefault="00D822CA" w:rsidP="00D822CA">
      <w:pPr>
        <w:rPr>
          <w:rFonts w:ascii="宋体" w:eastAsia="宋体" w:hAnsi="宋体"/>
        </w:rPr>
      </w:pPr>
      <w:r w:rsidRPr="00C81BAD">
        <w:rPr>
          <w:rFonts w:ascii="宋体" w:eastAsia="宋体" w:hAnsi="宋体"/>
        </w:rPr>
        <w:t>//返回第1个不相同的位置</w:t>
      </w:r>
    </w:p>
    <w:p w:rsidR="00D822CA" w:rsidRPr="00C81BAD" w:rsidRDefault="00D822CA" w:rsidP="00D822CA">
      <w:pPr>
        <w:rPr>
          <w:rFonts w:ascii="宋体" w:eastAsia="宋体" w:hAnsi="宋体"/>
        </w:rPr>
      </w:pPr>
      <w:r w:rsidRPr="00C81BAD">
        <w:rPr>
          <w:rFonts w:ascii="宋体" w:eastAsia="宋体" w:hAnsi="宋体"/>
        </w:rPr>
        <w:t>int get_diff(const char s1[],const char s2[]){</w:t>
      </w:r>
    </w:p>
    <w:p w:rsidR="00D822CA" w:rsidRPr="00C81BAD" w:rsidRDefault="00D822CA" w:rsidP="00D822CA">
      <w:pPr>
        <w:rPr>
          <w:rFonts w:ascii="宋体" w:eastAsia="宋体" w:hAnsi="宋体"/>
        </w:rPr>
      </w:pPr>
      <w:r w:rsidRPr="00C81BAD">
        <w:rPr>
          <w:rFonts w:ascii="宋体" w:eastAsia="宋体" w:hAnsi="宋体"/>
        </w:rPr>
        <w:t xml:space="preserve">    if(debugassert) ASSERT(strlen(s1)==strlen(s2));</w:t>
      </w:r>
    </w:p>
    <w:p w:rsidR="00D822CA" w:rsidRPr="00C81BAD" w:rsidRDefault="00D822CA" w:rsidP="00D822CA">
      <w:pPr>
        <w:rPr>
          <w:rFonts w:ascii="宋体" w:eastAsia="宋体" w:hAnsi="宋体"/>
        </w:rPr>
      </w:pPr>
      <w:r w:rsidRPr="00C81BAD">
        <w:rPr>
          <w:rFonts w:ascii="宋体" w:eastAsia="宋体" w:hAnsi="宋体"/>
        </w:rPr>
        <w:t xml:space="preserve">    int i=0;</w:t>
      </w:r>
    </w:p>
    <w:p w:rsidR="00D822CA" w:rsidRPr="00C81BAD" w:rsidRDefault="00D822CA" w:rsidP="00D822CA">
      <w:pPr>
        <w:rPr>
          <w:rFonts w:ascii="宋体" w:eastAsia="宋体" w:hAnsi="宋体"/>
        </w:rPr>
      </w:pPr>
      <w:r w:rsidRPr="00C81BAD">
        <w:rPr>
          <w:rFonts w:ascii="宋体" w:eastAsia="宋体" w:hAnsi="宋体"/>
        </w:rPr>
        <w:t xml:space="preserve">    while(i&lt;len&amp;&amp;s1[i]==s2[i]) i++;</w:t>
      </w:r>
    </w:p>
    <w:p w:rsidR="00D822CA" w:rsidRPr="00C81BAD" w:rsidRDefault="00D822CA" w:rsidP="00D822CA">
      <w:pPr>
        <w:rPr>
          <w:rFonts w:ascii="宋体" w:eastAsia="宋体" w:hAnsi="宋体"/>
        </w:rPr>
      </w:pPr>
      <w:r w:rsidRPr="00C81BAD">
        <w:rPr>
          <w:rFonts w:ascii="宋体" w:eastAsia="宋体" w:hAnsi="宋体"/>
        </w:rPr>
        <w:t xml:space="preserve">    return i;</w:t>
      </w:r>
    </w:p>
    <w:p w:rsidR="00D822CA" w:rsidRPr="00C81BAD" w:rsidRDefault="00D822CA" w:rsidP="00D822CA">
      <w:pPr>
        <w:rPr>
          <w:rFonts w:ascii="宋体" w:eastAsia="宋体" w:hAnsi="宋体"/>
        </w:rPr>
      </w:pPr>
      <w:r w:rsidRPr="00C81BAD">
        <w:rPr>
          <w:rFonts w:ascii="宋体" w:eastAsia="宋体" w:hAnsi="宋体"/>
        </w:rPr>
        <w:t>}</w:t>
      </w:r>
    </w:p>
    <w:p w:rsidR="00D822CA" w:rsidRPr="00C81BAD" w:rsidRDefault="00D822CA" w:rsidP="00D822CA">
      <w:pPr>
        <w:rPr>
          <w:rFonts w:ascii="宋体" w:eastAsia="宋体" w:hAnsi="宋体"/>
        </w:rPr>
      </w:pPr>
      <w:r w:rsidRPr="00C81BAD">
        <w:rPr>
          <w:rFonts w:ascii="宋体" w:eastAsia="宋体" w:hAnsi="宋体"/>
        </w:rPr>
        <w:t>const int INCLUDE_ZERO=1,EXCLUDE_ZERO=2;</w:t>
      </w:r>
    </w:p>
    <w:p w:rsidR="00D822CA" w:rsidRPr="00C81BAD" w:rsidRDefault="00D822CA" w:rsidP="00D822CA">
      <w:pPr>
        <w:rPr>
          <w:rFonts w:ascii="宋体" w:eastAsia="宋体" w:hAnsi="宋体"/>
        </w:rPr>
      </w:pPr>
      <w:r w:rsidRPr="00C81BAD">
        <w:rPr>
          <w:rFonts w:ascii="宋体" w:eastAsia="宋体" w:hAnsi="宋体"/>
        </w:rPr>
        <w:t>//从start开始找到其最小的数字(含0/非0)</w:t>
      </w:r>
    </w:p>
    <w:p w:rsidR="00D822CA" w:rsidRPr="00C81BAD" w:rsidRDefault="00D822CA" w:rsidP="00D822CA">
      <w:pPr>
        <w:rPr>
          <w:rFonts w:ascii="宋体" w:eastAsia="宋体" w:hAnsi="宋体"/>
        </w:rPr>
      </w:pPr>
      <w:r w:rsidRPr="00C81BAD">
        <w:rPr>
          <w:rFonts w:ascii="宋体" w:eastAsia="宋体" w:hAnsi="宋体"/>
        </w:rPr>
        <w:t>char minch(const char s[],int start,int flag){</w:t>
      </w:r>
    </w:p>
    <w:p w:rsidR="00D822CA" w:rsidRPr="00C81BAD" w:rsidRDefault="00D822CA" w:rsidP="00D822CA">
      <w:pPr>
        <w:rPr>
          <w:rFonts w:ascii="宋体" w:eastAsia="宋体" w:hAnsi="宋体"/>
        </w:rPr>
      </w:pPr>
      <w:r w:rsidRPr="00C81BAD">
        <w:rPr>
          <w:rFonts w:ascii="宋体" w:eastAsia="宋体" w:hAnsi="宋体"/>
        </w:rPr>
        <w:t xml:space="preserve">    if(debugassert) ASSERT(start&lt;strlen(s));</w:t>
      </w:r>
    </w:p>
    <w:p w:rsidR="00D822CA" w:rsidRPr="00C81BAD" w:rsidRDefault="00D822CA" w:rsidP="00D822CA">
      <w:pPr>
        <w:rPr>
          <w:rFonts w:ascii="宋体" w:eastAsia="宋体" w:hAnsi="宋体"/>
        </w:rPr>
      </w:pPr>
      <w:r w:rsidRPr="00C81BAD">
        <w:rPr>
          <w:rFonts w:ascii="宋体" w:eastAsia="宋体" w:hAnsi="宋体"/>
        </w:rPr>
        <w:t xml:space="preserve">    char ch='9'+1;</w:t>
      </w:r>
    </w:p>
    <w:p w:rsidR="00D822CA" w:rsidRPr="00C81BAD" w:rsidRDefault="00D822CA" w:rsidP="00D822CA">
      <w:pPr>
        <w:rPr>
          <w:rFonts w:ascii="宋体" w:eastAsia="宋体" w:hAnsi="宋体"/>
        </w:rPr>
      </w:pPr>
      <w:r w:rsidRPr="00C81BAD">
        <w:rPr>
          <w:rFonts w:ascii="宋体" w:eastAsia="宋体" w:hAnsi="宋体"/>
        </w:rPr>
        <w:t xml:space="preserve">    for(int i=start;i&lt;len;i++){</w:t>
      </w:r>
    </w:p>
    <w:p w:rsidR="00D822CA" w:rsidRPr="00C81BAD" w:rsidRDefault="00D822CA" w:rsidP="00D822CA">
      <w:pPr>
        <w:rPr>
          <w:rFonts w:ascii="宋体" w:eastAsia="宋体" w:hAnsi="宋体"/>
        </w:rPr>
      </w:pPr>
      <w:r w:rsidRPr="00C81BAD">
        <w:rPr>
          <w:rFonts w:ascii="宋体" w:eastAsia="宋体" w:hAnsi="宋体"/>
        </w:rPr>
        <w:t xml:space="preserve">        if(flag==INCLUDE_ZERO){</w:t>
      </w:r>
    </w:p>
    <w:p w:rsidR="00D822CA" w:rsidRPr="00C81BAD" w:rsidRDefault="00D822CA" w:rsidP="00D822CA">
      <w:pPr>
        <w:rPr>
          <w:rFonts w:ascii="宋体" w:eastAsia="宋体" w:hAnsi="宋体"/>
        </w:rPr>
      </w:pPr>
      <w:r w:rsidRPr="00C81BAD">
        <w:rPr>
          <w:rFonts w:ascii="宋体" w:eastAsia="宋体" w:hAnsi="宋体"/>
        </w:rPr>
        <w:t xml:space="preserve">            ch=min(ch,s[i]);</w:t>
      </w:r>
    </w:p>
    <w:p w:rsidR="00D822CA" w:rsidRPr="00C81BAD" w:rsidRDefault="00D822CA" w:rsidP="00D822CA">
      <w:pPr>
        <w:rPr>
          <w:rFonts w:ascii="宋体" w:eastAsia="宋体" w:hAnsi="宋体"/>
        </w:rPr>
      </w:pPr>
      <w:r w:rsidRPr="00C81BAD">
        <w:rPr>
          <w:rFonts w:ascii="宋体" w:eastAsia="宋体" w:hAnsi="宋体"/>
        </w:rPr>
        <w:t xml:space="preserve">        }else{</w:t>
      </w:r>
    </w:p>
    <w:p w:rsidR="00D822CA" w:rsidRPr="00C81BAD" w:rsidRDefault="00D822CA" w:rsidP="00D822CA">
      <w:pPr>
        <w:rPr>
          <w:rFonts w:ascii="宋体" w:eastAsia="宋体" w:hAnsi="宋体"/>
        </w:rPr>
      </w:pPr>
      <w:r w:rsidRPr="00C81BAD">
        <w:rPr>
          <w:rFonts w:ascii="宋体" w:eastAsia="宋体" w:hAnsi="宋体"/>
        </w:rPr>
        <w:t xml:space="preserve">            if(s[i]=='0') continue;</w:t>
      </w:r>
    </w:p>
    <w:p w:rsidR="00D822CA" w:rsidRPr="00C81BAD" w:rsidRDefault="00D822CA" w:rsidP="00D822CA">
      <w:pPr>
        <w:rPr>
          <w:rFonts w:ascii="宋体" w:eastAsia="宋体" w:hAnsi="宋体"/>
        </w:rPr>
      </w:pPr>
      <w:r w:rsidRPr="00C81BAD">
        <w:rPr>
          <w:rFonts w:ascii="宋体" w:eastAsia="宋体" w:hAnsi="宋体"/>
        </w:rPr>
        <w:t xml:space="preserve">            ch=min(ch,s[i]);</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if(debugassert) ASSERT(ch&lt;='9');</w:t>
      </w:r>
    </w:p>
    <w:p w:rsidR="00D822CA" w:rsidRPr="00C81BAD" w:rsidRDefault="00D822CA" w:rsidP="00D822CA">
      <w:pPr>
        <w:rPr>
          <w:rFonts w:ascii="宋体" w:eastAsia="宋体" w:hAnsi="宋体"/>
        </w:rPr>
      </w:pPr>
      <w:r w:rsidRPr="00C81BAD">
        <w:rPr>
          <w:rFonts w:ascii="宋体" w:eastAsia="宋体" w:hAnsi="宋体"/>
        </w:rPr>
        <w:t xml:space="preserve">    return ch;</w:t>
      </w:r>
    </w:p>
    <w:p w:rsidR="00D822CA" w:rsidRPr="00C81BAD" w:rsidRDefault="00D822CA" w:rsidP="00D822CA">
      <w:pPr>
        <w:rPr>
          <w:rFonts w:ascii="宋体" w:eastAsia="宋体" w:hAnsi="宋体"/>
        </w:rPr>
      </w:pPr>
      <w:r w:rsidRPr="00C81BAD">
        <w:rPr>
          <w:rFonts w:ascii="宋体" w:eastAsia="宋体" w:hAnsi="宋体"/>
        </w:rPr>
        <w:t>}</w:t>
      </w:r>
    </w:p>
    <w:p w:rsidR="00D822CA" w:rsidRPr="00C81BAD" w:rsidRDefault="00D822CA" w:rsidP="00D822CA">
      <w:pPr>
        <w:rPr>
          <w:rFonts w:ascii="宋体" w:eastAsia="宋体" w:hAnsi="宋体"/>
        </w:rPr>
      </w:pPr>
      <w:r w:rsidRPr="00C81BAD">
        <w:rPr>
          <w:rFonts w:ascii="宋体" w:eastAsia="宋体" w:hAnsi="宋体"/>
        </w:rPr>
        <w:t>//从start开始找到其最大的数字</w:t>
      </w:r>
    </w:p>
    <w:p w:rsidR="00D822CA" w:rsidRPr="00C81BAD" w:rsidRDefault="00D822CA" w:rsidP="00D822CA">
      <w:pPr>
        <w:rPr>
          <w:rFonts w:ascii="宋体" w:eastAsia="宋体" w:hAnsi="宋体"/>
        </w:rPr>
      </w:pPr>
      <w:r w:rsidRPr="00C81BAD">
        <w:rPr>
          <w:rFonts w:ascii="宋体" w:eastAsia="宋体" w:hAnsi="宋体"/>
        </w:rPr>
        <w:t>char maxch(const char s[],int start){</w:t>
      </w:r>
    </w:p>
    <w:p w:rsidR="00D822CA" w:rsidRPr="00C81BAD" w:rsidRDefault="00D822CA" w:rsidP="00D822CA">
      <w:pPr>
        <w:rPr>
          <w:rFonts w:ascii="宋体" w:eastAsia="宋体" w:hAnsi="宋体"/>
        </w:rPr>
      </w:pPr>
      <w:r w:rsidRPr="00C81BAD">
        <w:rPr>
          <w:rFonts w:ascii="宋体" w:eastAsia="宋体" w:hAnsi="宋体"/>
        </w:rPr>
        <w:t xml:space="preserve">    if(debugassert) ASSERT(start&lt;strlen(s));</w:t>
      </w:r>
    </w:p>
    <w:p w:rsidR="00D822CA" w:rsidRPr="00C81BAD" w:rsidRDefault="00D822CA" w:rsidP="00D822CA">
      <w:pPr>
        <w:rPr>
          <w:rFonts w:ascii="宋体" w:eastAsia="宋体" w:hAnsi="宋体"/>
        </w:rPr>
      </w:pPr>
      <w:r w:rsidRPr="00C81BAD">
        <w:rPr>
          <w:rFonts w:ascii="宋体" w:eastAsia="宋体" w:hAnsi="宋体"/>
        </w:rPr>
        <w:t xml:space="preserve">    char ch='0'-1;</w:t>
      </w:r>
    </w:p>
    <w:p w:rsidR="00D822CA" w:rsidRPr="00C81BAD" w:rsidRDefault="00D822CA" w:rsidP="00D822CA">
      <w:pPr>
        <w:rPr>
          <w:rFonts w:ascii="宋体" w:eastAsia="宋体" w:hAnsi="宋体"/>
        </w:rPr>
      </w:pPr>
      <w:r w:rsidRPr="00C81BAD">
        <w:rPr>
          <w:rFonts w:ascii="宋体" w:eastAsia="宋体" w:hAnsi="宋体"/>
        </w:rPr>
        <w:t xml:space="preserve">    for(int i=start;i&lt;len;i++){</w:t>
      </w:r>
    </w:p>
    <w:p w:rsidR="00D822CA" w:rsidRPr="00C81BAD" w:rsidRDefault="00D822CA" w:rsidP="00D822CA">
      <w:pPr>
        <w:rPr>
          <w:rFonts w:ascii="宋体" w:eastAsia="宋体" w:hAnsi="宋体"/>
        </w:rPr>
      </w:pPr>
      <w:r w:rsidRPr="00C81BAD">
        <w:rPr>
          <w:rFonts w:ascii="宋体" w:eastAsia="宋体" w:hAnsi="宋体"/>
        </w:rPr>
        <w:lastRenderedPageBreak/>
        <w:t xml:space="preserve">        ch=max(ch,s[i]);</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if(debugassert) ASSERT(ch&gt;='0');</w:t>
      </w:r>
    </w:p>
    <w:p w:rsidR="00D822CA" w:rsidRPr="00C81BAD" w:rsidRDefault="00D822CA" w:rsidP="00D822CA">
      <w:pPr>
        <w:rPr>
          <w:rFonts w:ascii="宋体" w:eastAsia="宋体" w:hAnsi="宋体"/>
        </w:rPr>
      </w:pPr>
      <w:r w:rsidRPr="00C81BAD">
        <w:rPr>
          <w:rFonts w:ascii="宋体" w:eastAsia="宋体" w:hAnsi="宋体"/>
        </w:rPr>
        <w:t xml:space="preserve">    return ch;</w:t>
      </w:r>
    </w:p>
    <w:p w:rsidR="00D822CA" w:rsidRPr="00C81BAD" w:rsidRDefault="00D822CA" w:rsidP="00D822CA">
      <w:pPr>
        <w:rPr>
          <w:rFonts w:ascii="宋体" w:eastAsia="宋体" w:hAnsi="宋体"/>
        </w:rPr>
      </w:pPr>
      <w:r w:rsidRPr="00C81BAD">
        <w:rPr>
          <w:rFonts w:ascii="宋体" w:eastAsia="宋体" w:hAnsi="宋体"/>
        </w:rPr>
        <w:t>}</w:t>
      </w:r>
    </w:p>
    <w:p w:rsidR="00D822CA" w:rsidRPr="00C81BAD" w:rsidRDefault="00D822CA" w:rsidP="00D822CA">
      <w:pPr>
        <w:rPr>
          <w:rFonts w:ascii="宋体" w:eastAsia="宋体" w:hAnsi="宋体"/>
        </w:rPr>
      </w:pPr>
      <w:r w:rsidRPr="00C81BAD">
        <w:rPr>
          <w:rFonts w:ascii="宋体" w:eastAsia="宋体" w:hAnsi="宋体"/>
        </w:rPr>
        <w:t>void dfs_max(char s[],int start,int k,int deep){</w:t>
      </w:r>
    </w:p>
    <w:p w:rsidR="00D822CA" w:rsidRPr="00C81BAD" w:rsidRDefault="00D822CA" w:rsidP="00D822CA">
      <w:pPr>
        <w:rPr>
          <w:rFonts w:ascii="宋体" w:eastAsia="宋体" w:hAnsi="宋体"/>
        </w:rPr>
      </w:pPr>
      <w:r w:rsidRPr="00C81BAD">
        <w:rPr>
          <w:rFonts w:ascii="宋体" w:eastAsia="宋体" w:hAnsi="宋体"/>
        </w:rPr>
        <w:t xml:space="preserve">    if(debugassert) ASSERT(deep&lt;20);</w:t>
      </w:r>
    </w:p>
    <w:p w:rsidR="00D822CA" w:rsidRPr="00C81BAD" w:rsidRDefault="00D822CA" w:rsidP="00D822CA">
      <w:pPr>
        <w:rPr>
          <w:rFonts w:ascii="宋体" w:eastAsia="宋体" w:hAnsi="宋体"/>
        </w:rPr>
      </w:pPr>
      <w:r w:rsidRPr="00C81BAD">
        <w:rPr>
          <w:rFonts w:ascii="宋体" w:eastAsia="宋体" w:hAnsi="宋体"/>
        </w:rPr>
        <w:t xml:space="preserve">    if(find_max) return;//已经达到了理论最大值,直接返回</w:t>
      </w:r>
    </w:p>
    <w:p w:rsidR="00D822CA" w:rsidRPr="00C81BAD" w:rsidRDefault="00D822CA" w:rsidP="00D822CA">
      <w:pPr>
        <w:rPr>
          <w:rFonts w:ascii="宋体" w:eastAsia="宋体" w:hAnsi="宋体"/>
        </w:rPr>
      </w:pPr>
      <w:r w:rsidRPr="00C81BAD">
        <w:rPr>
          <w:rFonts w:ascii="宋体" w:eastAsia="宋体" w:hAnsi="宋体"/>
        </w:rPr>
        <w:t xml:space="preserve">    if(k==0){</w:t>
      </w:r>
    </w:p>
    <w:p w:rsidR="00D822CA" w:rsidRPr="00C81BAD" w:rsidRDefault="00D822CA" w:rsidP="00D822CA">
      <w:pPr>
        <w:rPr>
          <w:rFonts w:ascii="宋体" w:eastAsia="宋体" w:hAnsi="宋体"/>
        </w:rPr>
      </w:pPr>
      <w:r w:rsidRPr="00C81BAD">
        <w:rPr>
          <w:rFonts w:ascii="宋体" w:eastAsia="宋体" w:hAnsi="宋体"/>
        </w:rPr>
        <w:t xml:space="preserve">        //没有交换次数了,更新ans</w:t>
      </w:r>
    </w:p>
    <w:p w:rsidR="00D822CA" w:rsidRPr="00C81BAD" w:rsidRDefault="00D822CA" w:rsidP="00D822CA">
      <w:pPr>
        <w:rPr>
          <w:rFonts w:ascii="宋体" w:eastAsia="宋体" w:hAnsi="宋体"/>
        </w:rPr>
      </w:pPr>
      <w:r w:rsidRPr="00C81BAD">
        <w:rPr>
          <w:rFonts w:ascii="宋体" w:eastAsia="宋体" w:hAnsi="宋体"/>
        </w:rPr>
        <w:t xml:space="preserve">        if(strcmp(ansmax,s)&lt;0) strncpy(ansmax,s,len+1);</w:t>
      </w:r>
    </w:p>
    <w:p w:rsidR="00D822CA" w:rsidRPr="00C81BAD" w:rsidRDefault="00D822CA" w:rsidP="00D822CA">
      <w:pPr>
        <w:rPr>
          <w:rFonts w:ascii="宋体" w:eastAsia="宋体" w:hAnsi="宋体"/>
        </w:rPr>
      </w:pPr>
      <w:r w:rsidRPr="00C81BAD">
        <w:rPr>
          <w:rFonts w:ascii="宋体" w:eastAsia="宋体" w:hAnsi="宋体"/>
        </w:rPr>
        <w:t xml:space="preserve">        return;</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int diff=get_diff(s,smax);</w:t>
      </w:r>
    </w:p>
    <w:p w:rsidR="00D822CA" w:rsidRPr="00C81BAD" w:rsidRDefault="00D822CA" w:rsidP="00D822CA">
      <w:pPr>
        <w:rPr>
          <w:rFonts w:ascii="宋体" w:eastAsia="宋体" w:hAnsi="宋体"/>
        </w:rPr>
      </w:pPr>
      <w:r w:rsidRPr="00C81BAD">
        <w:rPr>
          <w:rFonts w:ascii="宋体" w:eastAsia="宋体" w:hAnsi="宋体"/>
        </w:rPr>
        <w:t xml:space="preserve">    if(diff==len){</w:t>
      </w:r>
    </w:p>
    <w:p w:rsidR="00D822CA" w:rsidRPr="00C81BAD" w:rsidRDefault="00D822CA" w:rsidP="00D822CA">
      <w:pPr>
        <w:rPr>
          <w:rFonts w:ascii="宋体" w:eastAsia="宋体" w:hAnsi="宋体"/>
        </w:rPr>
      </w:pPr>
      <w:r w:rsidRPr="00C81BAD">
        <w:rPr>
          <w:rFonts w:ascii="宋体" w:eastAsia="宋体" w:hAnsi="宋体"/>
        </w:rPr>
        <w:t xml:space="preserve">        //已经达到了理论最大值,将find_max设为true,结束搜素</w:t>
      </w:r>
    </w:p>
    <w:p w:rsidR="00D822CA" w:rsidRPr="00C81BAD" w:rsidRDefault="00D822CA" w:rsidP="00D822CA">
      <w:pPr>
        <w:rPr>
          <w:rFonts w:ascii="宋体" w:eastAsia="宋体" w:hAnsi="宋体"/>
        </w:rPr>
      </w:pPr>
      <w:r w:rsidRPr="00C81BAD">
        <w:rPr>
          <w:rFonts w:ascii="宋体" w:eastAsia="宋体" w:hAnsi="宋体"/>
        </w:rPr>
        <w:t xml:space="preserve">        strncpy(ansmax,s,len+1);</w:t>
      </w:r>
    </w:p>
    <w:p w:rsidR="00D822CA" w:rsidRPr="00C81BAD" w:rsidRDefault="00D822CA" w:rsidP="00D822CA">
      <w:pPr>
        <w:rPr>
          <w:rFonts w:ascii="宋体" w:eastAsia="宋体" w:hAnsi="宋体"/>
        </w:rPr>
      </w:pPr>
      <w:r w:rsidRPr="00C81BAD">
        <w:rPr>
          <w:rFonts w:ascii="宋体" w:eastAsia="宋体" w:hAnsi="宋体"/>
        </w:rPr>
        <w:t xml:space="preserve">        find_max=true;</w:t>
      </w:r>
    </w:p>
    <w:p w:rsidR="00D822CA" w:rsidRPr="00C81BAD" w:rsidRDefault="00D822CA" w:rsidP="00D822CA">
      <w:pPr>
        <w:rPr>
          <w:rFonts w:ascii="宋体" w:eastAsia="宋体" w:hAnsi="宋体"/>
        </w:rPr>
      </w:pPr>
      <w:r w:rsidRPr="00C81BAD">
        <w:rPr>
          <w:rFonts w:ascii="宋体" w:eastAsia="宋体" w:hAnsi="宋体"/>
        </w:rPr>
        <w:t xml:space="preserve">        return;</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//向下搜索swap那些剩余部分的最大值的位置</w:t>
      </w:r>
    </w:p>
    <w:p w:rsidR="00D822CA" w:rsidRPr="00C81BAD" w:rsidRDefault="00D822CA" w:rsidP="00D822CA">
      <w:pPr>
        <w:rPr>
          <w:rFonts w:ascii="宋体" w:eastAsia="宋体" w:hAnsi="宋体"/>
        </w:rPr>
      </w:pPr>
      <w:r w:rsidRPr="00C81BAD">
        <w:rPr>
          <w:rFonts w:ascii="宋体" w:eastAsia="宋体" w:hAnsi="宋体"/>
        </w:rPr>
        <w:t xml:space="preserve">    int newstart=diff;</w:t>
      </w:r>
    </w:p>
    <w:p w:rsidR="00D822CA" w:rsidRPr="00C81BAD" w:rsidRDefault="00D822CA" w:rsidP="00D822CA">
      <w:pPr>
        <w:rPr>
          <w:rFonts w:ascii="宋体" w:eastAsia="宋体" w:hAnsi="宋体"/>
        </w:rPr>
      </w:pPr>
      <w:r w:rsidRPr="00C81BAD">
        <w:rPr>
          <w:rFonts w:ascii="宋体" w:eastAsia="宋体" w:hAnsi="宋体"/>
        </w:rPr>
        <w:t xml:space="preserve">    if(debugassert) ASSERT(newstart&lt;len-1);</w:t>
      </w:r>
    </w:p>
    <w:p w:rsidR="00D822CA" w:rsidRPr="00C81BAD" w:rsidRDefault="00D822CA" w:rsidP="00D822CA">
      <w:pPr>
        <w:rPr>
          <w:rFonts w:ascii="宋体" w:eastAsia="宋体" w:hAnsi="宋体"/>
        </w:rPr>
      </w:pPr>
      <w:r w:rsidRPr="00C81BAD">
        <w:rPr>
          <w:rFonts w:ascii="宋体" w:eastAsia="宋体" w:hAnsi="宋体"/>
        </w:rPr>
        <w:t xml:space="preserve">    char ch=maxch(s,newstart);</w:t>
      </w:r>
    </w:p>
    <w:p w:rsidR="00D822CA" w:rsidRPr="00C81BAD" w:rsidRDefault="00D822CA" w:rsidP="00D822CA">
      <w:pPr>
        <w:rPr>
          <w:rFonts w:ascii="宋体" w:eastAsia="宋体" w:hAnsi="宋体"/>
        </w:rPr>
      </w:pPr>
      <w:r w:rsidRPr="00C81BAD">
        <w:rPr>
          <w:rFonts w:ascii="宋体" w:eastAsia="宋体" w:hAnsi="宋体"/>
        </w:rPr>
        <w:t xml:space="preserve">    for(int i=newstart;i&lt;len;i++){</w:t>
      </w:r>
    </w:p>
    <w:p w:rsidR="00D822CA" w:rsidRPr="00C81BAD" w:rsidRDefault="00D822CA" w:rsidP="00D822CA">
      <w:pPr>
        <w:rPr>
          <w:rFonts w:ascii="宋体" w:eastAsia="宋体" w:hAnsi="宋体"/>
        </w:rPr>
      </w:pPr>
      <w:r w:rsidRPr="00C81BAD">
        <w:rPr>
          <w:rFonts w:ascii="宋体" w:eastAsia="宋体" w:hAnsi="宋体"/>
        </w:rPr>
        <w:t xml:space="preserve">        if(s[i]==ch){</w:t>
      </w:r>
    </w:p>
    <w:p w:rsidR="00D822CA" w:rsidRPr="00C81BAD" w:rsidRDefault="00D822CA" w:rsidP="00D822CA">
      <w:pPr>
        <w:rPr>
          <w:rFonts w:ascii="宋体" w:eastAsia="宋体" w:hAnsi="宋体"/>
        </w:rPr>
      </w:pPr>
      <w:r w:rsidRPr="00C81BAD">
        <w:rPr>
          <w:rFonts w:ascii="宋体" w:eastAsia="宋体" w:hAnsi="宋体"/>
        </w:rPr>
        <w:t xml:space="preserve">            swap(s[newstart],s[i]);</w:t>
      </w:r>
    </w:p>
    <w:p w:rsidR="00D822CA" w:rsidRPr="00C81BAD" w:rsidRDefault="00D822CA" w:rsidP="00D822CA">
      <w:pPr>
        <w:rPr>
          <w:rFonts w:ascii="宋体" w:eastAsia="宋体" w:hAnsi="宋体"/>
        </w:rPr>
      </w:pPr>
      <w:r w:rsidRPr="00C81BAD">
        <w:rPr>
          <w:rFonts w:ascii="宋体" w:eastAsia="宋体" w:hAnsi="宋体"/>
        </w:rPr>
        <w:t xml:space="preserve">            dfs_max(s,newstart,k-1,deep+1);</w:t>
      </w:r>
    </w:p>
    <w:p w:rsidR="00D822CA" w:rsidRPr="00C81BAD" w:rsidRDefault="00D822CA" w:rsidP="00D822CA">
      <w:pPr>
        <w:rPr>
          <w:rFonts w:ascii="宋体" w:eastAsia="宋体" w:hAnsi="宋体"/>
        </w:rPr>
      </w:pPr>
      <w:r w:rsidRPr="00C81BAD">
        <w:rPr>
          <w:rFonts w:ascii="宋体" w:eastAsia="宋体" w:hAnsi="宋体"/>
        </w:rPr>
        <w:t xml:space="preserve">            if(find_max) return;</w:t>
      </w:r>
    </w:p>
    <w:p w:rsidR="00D822CA" w:rsidRPr="00C81BAD" w:rsidRDefault="00D822CA" w:rsidP="00D822CA">
      <w:pPr>
        <w:rPr>
          <w:rFonts w:ascii="宋体" w:eastAsia="宋体" w:hAnsi="宋体"/>
        </w:rPr>
      </w:pPr>
      <w:r w:rsidRPr="00C81BAD">
        <w:rPr>
          <w:rFonts w:ascii="宋体" w:eastAsia="宋体" w:hAnsi="宋体"/>
        </w:rPr>
        <w:t xml:space="preserve">            swap(s[newstart],s[i]);</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return;</w:t>
      </w:r>
    </w:p>
    <w:p w:rsidR="00D822CA" w:rsidRPr="00C81BAD" w:rsidRDefault="00D822CA" w:rsidP="00D822CA">
      <w:pPr>
        <w:rPr>
          <w:rFonts w:ascii="宋体" w:eastAsia="宋体" w:hAnsi="宋体"/>
        </w:rPr>
      </w:pPr>
      <w:r w:rsidRPr="00C81BAD">
        <w:rPr>
          <w:rFonts w:ascii="宋体" w:eastAsia="宋体" w:hAnsi="宋体"/>
        </w:rPr>
        <w:t>}</w:t>
      </w:r>
    </w:p>
    <w:p w:rsidR="00D822CA" w:rsidRPr="00C81BAD" w:rsidRDefault="00D822CA" w:rsidP="00D822CA">
      <w:pPr>
        <w:rPr>
          <w:rFonts w:ascii="宋体" w:eastAsia="宋体" w:hAnsi="宋体"/>
        </w:rPr>
      </w:pPr>
      <w:r w:rsidRPr="00C81BAD">
        <w:rPr>
          <w:rFonts w:ascii="宋体" w:eastAsia="宋体" w:hAnsi="宋体"/>
        </w:rPr>
        <w:t>void dfs_min(char s[],int start,int k,int deep){</w:t>
      </w:r>
    </w:p>
    <w:p w:rsidR="00D822CA" w:rsidRPr="00C81BAD" w:rsidRDefault="00D822CA" w:rsidP="00D822CA">
      <w:pPr>
        <w:rPr>
          <w:rFonts w:ascii="宋体" w:eastAsia="宋体" w:hAnsi="宋体"/>
        </w:rPr>
      </w:pPr>
      <w:r w:rsidRPr="00C81BAD">
        <w:rPr>
          <w:rFonts w:ascii="宋体" w:eastAsia="宋体" w:hAnsi="宋体"/>
        </w:rPr>
        <w:t xml:space="preserve">    //if(debugassert) ASSERT(deep&lt;20);</w:t>
      </w:r>
    </w:p>
    <w:p w:rsidR="00D822CA" w:rsidRPr="00C81BAD" w:rsidRDefault="00D822CA" w:rsidP="00D822CA">
      <w:pPr>
        <w:rPr>
          <w:rFonts w:ascii="宋体" w:eastAsia="宋体" w:hAnsi="宋体"/>
        </w:rPr>
      </w:pPr>
      <w:r w:rsidRPr="00C81BAD">
        <w:rPr>
          <w:rFonts w:ascii="宋体" w:eastAsia="宋体" w:hAnsi="宋体"/>
        </w:rPr>
        <w:t xml:space="preserve">    if(find_min) return;</w:t>
      </w:r>
    </w:p>
    <w:p w:rsidR="00D822CA" w:rsidRPr="00C81BAD" w:rsidRDefault="00D822CA" w:rsidP="00D822CA">
      <w:pPr>
        <w:rPr>
          <w:rFonts w:ascii="宋体" w:eastAsia="宋体" w:hAnsi="宋体"/>
        </w:rPr>
      </w:pPr>
      <w:r w:rsidRPr="00C81BAD">
        <w:rPr>
          <w:rFonts w:ascii="宋体" w:eastAsia="宋体" w:hAnsi="宋体"/>
        </w:rPr>
        <w:t xml:space="preserve">    if(k==0){</w:t>
      </w:r>
    </w:p>
    <w:p w:rsidR="00D822CA" w:rsidRPr="00C81BAD" w:rsidRDefault="00D822CA" w:rsidP="00D822CA">
      <w:pPr>
        <w:rPr>
          <w:rFonts w:ascii="宋体" w:eastAsia="宋体" w:hAnsi="宋体"/>
        </w:rPr>
      </w:pPr>
      <w:r w:rsidRPr="00C81BAD">
        <w:rPr>
          <w:rFonts w:ascii="宋体" w:eastAsia="宋体" w:hAnsi="宋体"/>
        </w:rPr>
        <w:t xml:space="preserve">         //没有交换次数了,更新ans</w:t>
      </w:r>
    </w:p>
    <w:p w:rsidR="00D822CA" w:rsidRPr="00C81BAD" w:rsidRDefault="00D822CA" w:rsidP="00D822CA">
      <w:pPr>
        <w:rPr>
          <w:rFonts w:ascii="宋体" w:eastAsia="宋体" w:hAnsi="宋体"/>
        </w:rPr>
      </w:pPr>
      <w:r w:rsidRPr="00C81BAD">
        <w:rPr>
          <w:rFonts w:ascii="宋体" w:eastAsia="宋体" w:hAnsi="宋体"/>
        </w:rPr>
        <w:t xml:space="preserve">        if(strcmp(ansmin,s)&gt;0) strncpy(ansmin,s,len+1);</w:t>
      </w:r>
    </w:p>
    <w:p w:rsidR="00D822CA" w:rsidRPr="00C81BAD" w:rsidRDefault="00D822CA" w:rsidP="00D822CA">
      <w:pPr>
        <w:rPr>
          <w:rFonts w:ascii="宋体" w:eastAsia="宋体" w:hAnsi="宋体"/>
        </w:rPr>
      </w:pPr>
      <w:r w:rsidRPr="00C81BAD">
        <w:rPr>
          <w:rFonts w:ascii="宋体" w:eastAsia="宋体" w:hAnsi="宋体"/>
        </w:rPr>
        <w:t xml:space="preserve">        return;</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int diff=get_diff(s,smin);</w:t>
      </w:r>
    </w:p>
    <w:p w:rsidR="00D822CA" w:rsidRPr="00C81BAD" w:rsidRDefault="00D822CA" w:rsidP="00D822CA">
      <w:pPr>
        <w:rPr>
          <w:rFonts w:ascii="宋体" w:eastAsia="宋体" w:hAnsi="宋体"/>
        </w:rPr>
      </w:pPr>
      <w:r w:rsidRPr="00C81BAD">
        <w:rPr>
          <w:rFonts w:ascii="宋体" w:eastAsia="宋体" w:hAnsi="宋体"/>
        </w:rPr>
        <w:t xml:space="preserve">    if(diff==len){</w:t>
      </w:r>
    </w:p>
    <w:p w:rsidR="00D822CA" w:rsidRPr="00C81BAD" w:rsidRDefault="00D822CA" w:rsidP="00D822CA">
      <w:pPr>
        <w:rPr>
          <w:rFonts w:ascii="宋体" w:eastAsia="宋体" w:hAnsi="宋体"/>
        </w:rPr>
      </w:pPr>
      <w:r w:rsidRPr="00C81BAD">
        <w:rPr>
          <w:rFonts w:ascii="宋体" w:eastAsia="宋体" w:hAnsi="宋体"/>
        </w:rPr>
        <w:lastRenderedPageBreak/>
        <w:t xml:space="preserve">        //已经达到了理论最小值,将find_min设为true,结束搜素</w:t>
      </w:r>
    </w:p>
    <w:p w:rsidR="00D822CA" w:rsidRPr="00C81BAD" w:rsidRDefault="00D822CA" w:rsidP="00D822CA">
      <w:pPr>
        <w:rPr>
          <w:rFonts w:ascii="宋体" w:eastAsia="宋体" w:hAnsi="宋体"/>
        </w:rPr>
      </w:pPr>
      <w:r w:rsidRPr="00C81BAD">
        <w:rPr>
          <w:rFonts w:ascii="宋体" w:eastAsia="宋体" w:hAnsi="宋体"/>
        </w:rPr>
        <w:t xml:space="preserve">        strncpy(ansmin,s,len+1);</w:t>
      </w:r>
    </w:p>
    <w:p w:rsidR="00D822CA" w:rsidRPr="00C81BAD" w:rsidRDefault="00D822CA" w:rsidP="00D822CA">
      <w:pPr>
        <w:rPr>
          <w:rFonts w:ascii="宋体" w:eastAsia="宋体" w:hAnsi="宋体"/>
        </w:rPr>
      </w:pPr>
      <w:r w:rsidRPr="00C81BAD">
        <w:rPr>
          <w:rFonts w:ascii="宋体" w:eastAsia="宋体" w:hAnsi="宋体"/>
        </w:rPr>
        <w:t xml:space="preserve">        find_min=true;</w:t>
      </w:r>
    </w:p>
    <w:p w:rsidR="00D822CA" w:rsidRPr="00C81BAD" w:rsidRDefault="00D822CA" w:rsidP="00D822CA">
      <w:pPr>
        <w:rPr>
          <w:rFonts w:ascii="宋体" w:eastAsia="宋体" w:hAnsi="宋体"/>
        </w:rPr>
      </w:pPr>
      <w:r w:rsidRPr="00C81BAD">
        <w:rPr>
          <w:rFonts w:ascii="宋体" w:eastAsia="宋体" w:hAnsi="宋体"/>
        </w:rPr>
        <w:t xml:space="preserve">        return;</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//向下搜索swap那些剩余部分的最大值的位置,处理一下前导0的情况</w:t>
      </w:r>
    </w:p>
    <w:p w:rsidR="00D822CA" w:rsidRPr="00C81BAD" w:rsidRDefault="00D822CA" w:rsidP="00D822CA">
      <w:pPr>
        <w:rPr>
          <w:rFonts w:ascii="宋体" w:eastAsia="宋体" w:hAnsi="宋体"/>
        </w:rPr>
      </w:pPr>
      <w:r w:rsidRPr="00C81BAD">
        <w:rPr>
          <w:rFonts w:ascii="宋体" w:eastAsia="宋体" w:hAnsi="宋体"/>
        </w:rPr>
        <w:t xml:space="preserve">    int newstart=diff;</w:t>
      </w:r>
    </w:p>
    <w:p w:rsidR="00D822CA" w:rsidRPr="00C81BAD" w:rsidRDefault="00D822CA" w:rsidP="00D822CA">
      <w:pPr>
        <w:rPr>
          <w:rFonts w:ascii="宋体" w:eastAsia="宋体" w:hAnsi="宋体"/>
        </w:rPr>
      </w:pPr>
      <w:r w:rsidRPr="00C81BAD">
        <w:rPr>
          <w:rFonts w:ascii="宋体" w:eastAsia="宋体" w:hAnsi="宋体"/>
        </w:rPr>
        <w:t xml:space="preserve">    if(debugassert) ASSERT(newstart&lt;len-1);</w:t>
      </w:r>
    </w:p>
    <w:p w:rsidR="00D822CA" w:rsidRPr="00C81BAD" w:rsidRDefault="00D822CA" w:rsidP="00D822CA">
      <w:pPr>
        <w:rPr>
          <w:rFonts w:ascii="宋体" w:eastAsia="宋体" w:hAnsi="宋体"/>
        </w:rPr>
      </w:pPr>
      <w:r w:rsidRPr="00C81BAD">
        <w:rPr>
          <w:rFonts w:ascii="宋体" w:eastAsia="宋体" w:hAnsi="宋体"/>
        </w:rPr>
        <w:t xml:space="preserve">    if(debugassert) ASSERT(deep==0||newstart&gt;start);</w:t>
      </w:r>
    </w:p>
    <w:p w:rsidR="00D822CA" w:rsidRPr="00C81BAD" w:rsidRDefault="00D822CA" w:rsidP="00D822CA">
      <w:pPr>
        <w:rPr>
          <w:rFonts w:ascii="宋体" w:eastAsia="宋体" w:hAnsi="宋体"/>
        </w:rPr>
      </w:pPr>
      <w:r w:rsidRPr="00C81BAD">
        <w:rPr>
          <w:rFonts w:ascii="宋体" w:eastAsia="宋体" w:hAnsi="宋体"/>
        </w:rPr>
        <w:t xml:space="preserve">    if(newstart==0){</w:t>
      </w:r>
    </w:p>
    <w:p w:rsidR="00D822CA" w:rsidRPr="00C81BAD" w:rsidRDefault="00D822CA" w:rsidP="00D822CA">
      <w:pPr>
        <w:rPr>
          <w:rFonts w:ascii="宋体" w:eastAsia="宋体" w:hAnsi="宋体"/>
        </w:rPr>
      </w:pPr>
      <w:r w:rsidRPr="00C81BAD">
        <w:rPr>
          <w:rFonts w:ascii="宋体" w:eastAsia="宋体" w:hAnsi="宋体"/>
        </w:rPr>
        <w:t xml:space="preserve">        char ch=minch(s,newstart,EXCLUDE_ZERO);</w:t>
      </w:r>
    </w:p>
    <w:p w:rsidR="00D822CA" w:rsidRPr="00C81BAD" w:rsidRDefault="00D822CA" w:rsidP="00D822CA">
      <w:pPr>
        <w:rPr>
          <w:rFonts w:ascii="宋体" w:eastAsia="宋体" w:hAnsi="宋体"/>
        </w:rPr>
      </w:pPr>
      <w:r w:rsidRPr="00C81BAD">
        <w:rPr>
          <w:rFonts w:ascii="宋体" w:eastAsia="宋体" w:hAnsi="宋体"/>
        </w:rPr>
        <w:t xml:space="preserve">        for(int i=newstart;i&lt;len;i++){</w:t>
      </w:r>
    </w:p>
    <w:p w:rsidR="00D822CA" w:rsidRPr="00C81BAD" w:rsidRDefault="00D822CA" w:rsidP="00D822CA">
      <w:pPr>
        <w:rPr>
          <w:rFonts w:ascii="宋体" w:eastAsia="宋体" w:hAnsi="宋体"/>
        </w:rPr>
      </w:pPr>
      <w:r w:rsidRPr="00C81BAD">
        <w:rPr>
          <w:rFonts w:ascii="宋体" w:eastAsia="宋体" w:hAnsi="宋体"/>
        </w:rPr>
        <w:t xml:space="preserve">            if(s[i]==ch){</w:t>
      </w:r>
    </w:p>
    <w:p w:rsidR="00D822CA" w:rsidRPr="00C81BAD" w:rsidRDefault="00D822CA" w:rsidP="00D822CA">
      <w:pPr>
        <w:rPr>
          <w:rFonts w:ascii="宋体" w:eastAsia="宋体" w:hAnsi="宋体"/>
        </w:rPr>
      </w:pPr>
      <w:r w:rsidRPr="00C81BAD">
        <w:rPr>
          <w:rFonts w:ascii="宋体" w:eastAsia="宋体" w:hAnsi="宋体"/>
        </w:rPr>
        <w:t xml:space="preserve">                swap(s[newstart],s[i]);</w:t>
      </w:r>
    </w:p>
    <w:p w:rsidR="00D822CA" w:rsidRPr="00C81BAD" w:rsidRDefault="00D822CA" w:rsidP="00D822CA">
      <w:pPr>
        <w:rPr>
          <w:rFonts w:ascii="宋体" w:eastAsia="宋体" w:hAnsi="宋体"/>
        </w:rPr>
      </w:pPr>
      <w:r w:rsidRPr="00C81BAD">
        <w:rPr>
          <w:rFonts w:ascii="宋体" w:eastAsia="宋体" w:hAnsi="宋体"/>
        </w:rPr>
        <w:t xml:space="preserve">                dfs_min(s,newstart,k-1,deep+1);</w:t>
      </w:r>
    </w:p>
    <w:p w:rsidR="00D822CA" w:rsidRPr="00C81BAD" w:rsidRDefault="00D822CA" w:rsidP="00D822CA">
      <w:pPr>
        <w:rPr>
          <w:rFonts w:ascii="宋体" w:eastAsia="宋体" w:hAnsi="宋体"/>
        </w:rPr>
      </w:pPr>
      <w:r w:rsidRPr="00C81BAD">
        <w:rPr>
          <w:rFonts w:ascii="宋体" w:eastAsia="宋体" w:hAnsi="宋体"/>
        </w:rPr>
        <w:t xml:space="preserve">                if(find_min) return;</w:t>
      </w:r>
    </w:p>
    <w:p w:rsidR="00D822CA" w:rsidRPr="00C81BAD" w:rsidRDefault="00D822CA" w:rsidP="00D822CA">
      <w:pPr>
        <w:rPr>
          <w:rFonts w:ascii="宋体" w:eastAsia="宋体" w:hAnsi="宋体"/>
        </w:rPr>
      </w:pPr>
      <w:r w:rsidRPr="00C81BAD">
        <w:rPr>
          <w:rFonts w:ascii="宋体" w:eastAsia="宋体" w:hAnsi="宋体"/>
        </w:rPr>
        <w:t xml:space="preserve">                swap(s[newstart],s[i]);</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}else{</w:t>
      </w:r>
    </w:p>
    <w:p w:rsidR="00D822CA" w:rsidRPr="00C81BAD" w:rsidRDefault="00D822CA" w:rsidP="00D822CA">
      <w:pPr>
        <w:rPr>
          <w:rFonts w:ascii="宋体" w:eastAsia="宋体" w:hAnsi="宋体"/>
        </w:rPr>
      </w:pPr>
      <w:r w:rsidRPr="00C81BAD">
        <w:rPr>
          <w:rFonts w:ascii="宋体" w:eastAsia="宋体" w:hAnsi="宋体"/>
        </w:rPr>
        <w:t xml:space="preserve">        char ch=minch(s,newstart,INCLUDE_ZERO);</w:t>
      </w:r>
    </w:p>
    <w:p w:rsidR="00D822CA" w:rsidRPr="00C81BAD" w:rsidRDefault="00D822CA" w:rsidP="00D822CA">
      <w:pPr>
        <w:rPr>
          <w:rFonts w:ascii="宋体" w:eastAsia="宋体" w:hAnsi="宋体"/>
        </w:rPr>
      </w:pPr>
      <w:r w:rsidRPr="00C81BAD">
        <w:rPr>
          <w:rFonts w:ascii="宋体" w:eastAsia="宋体" w:hAnsi="宋体"/>
        </w:rPr>
        <w:t xml:space="preserve">        for(int i=newstart;i&lt;len;i++){</w:t>
      </w:r>
    </w:p>
    <w:p w:rsidR="00D822CA" w:rsidRPr="00C81BAD" w:rsidRDefault="00D822CA" w:rsidP="00D822CA">
      <w:pPr>
        <w:rPr>
          <w:rFonts w:ascii="宋体" w:eastAsia="宋体" w:hAnsi="宋体"/>
        </w:rPr>
      </w:pPr>
      <w:r w:rsidRPr="00C81BAD">
        <w:rPr>
          <w:rFonts w:ascii="宋体" w:eastAsia="宋体" w:hAnsi="宋体"/>
        </w:rPr>
        <w:t xml:space="preserve">            if(s[i]==ch){</w:t>
      </w:r>
    </w:p>
    <w:p w:rsidR="00D822CA" w:rsidRPr="00C81BAD" w:rsidRDefault="00D822CA" w:rsidP="00D822CA">
      <w:pPr>
        <w:rPr>
          <w:rFonts w:ascii="宋体" w:eastAsia="宋体" w:hAnsi="宋体"/>
        </w:rPr>
      </w:pPr>
      <w:r w:rsidRPr="00C81BAD">
        <w:rPr>
          <w:rFonts w:ascii="宋体" w:eastAsia="宋体" w:hAnsi="宋体"/>
        </w:rPr>
        <w:t xml:space="preserve">                swap(s[newstart],s[i]);</w:t>
      </w:r>
    </w:p>
    <w:p w:rsidR="00D822CA" w:rsidRPr="00C81BAD" w:rsidRDefault="00D822CA" w:rsidP="00D822CA">
      <w:pPr>
        <w:rPr>
          <w:rFonts w:ascii="宋体" w:eastAsia="宋体" w:hAnsi="宋体"/>
        </w:rPr>
      </w:pPr>
      <w:r w:rsidRPr="00C81BAD">
        <w:rPr>
          <w:rFonts w:ascii="宋体" w:eastAsia="宋体" w:hAnsi="宋体"/>
        </w:rPr>
        <w:t xml:space="preserve">                dfs_min(s,newstart,k-1,deep+1);</w:t>
      </w:r>
    </w:p>
    <w:p w:rsidR="00D822CA" w:rsidRPr="00C81BAD" w:rsidRDefault="00D822CA" w:rsidP="00D822CA">
      <w:pPr>
        <w:rPr>
          <w:rFonts w:ascii="宋体" w:eastAsia="宋体" w:hAnsi="宋体"/>
        </w:rPr>
      </w:pPr>
      <w:r w:rsidRPr="00C81BAD">
        <w:rPr>
          <w:rFonts w:ascii="宋体" w:eastAsia="宋体" w:hAnsi="宋体"/>
        </w:rPr>
        <w:t xml:space="preserve">                if(find_min) return;</w:t>
      </w:r>
    </w:p>
    <w:p w:rsidR="00D822CA" w:rsidRPr="00C81BAD" w:rsidRDefault="00D822CA" w:rsidP="00D822CA">
      <w:pPr>
        <w:rPr>
          <w:rFonts w:ascii="宋体" w:eastAsia="宋体" w:hAnsi="宋体"/>
        </w:rPr>
      </w:pPr>
      <w:r w:rsidRPr="00C81BAD">
        <w:rPr>
          <w:rFonts w:ascii="宋体" w:eastAsia="宋体" w:hAnsi="宋体"/>
        </w:rPr>
        <w:t xml:space="preserve">                swap(s[newstart],s[i]);</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return;</w:t>
      </w:r>
    </w:p>
    <w:p w:rsidR="00D822CA" w:rsidRPr="00C81BAD" w:rsidRDefault="00D822CA" w:rsidP="00D822CA">
      <w:pPr>
        <w:rPr>
          <w:rFonts w:ascii="宋体" w:eastAsia="宋体" w:hAnsi="宋体"/>
        </w:rPr>
      </w:pPr>
      <w:r w:rsidRPr="00C81BAD">
        <w:rPr>
          <w:rFonts w:ascii="宋体" w:eastAsia="宋体" w:hAnsi="宋体"/>
        </w:rPr>
        <w:t>}</w:t>
      </w:r>
    </w:p>
    <w:p w:rsidR="00D822CA" w:rsidRPr="00C81BAD" w:rsidRDefault="00D822CA" w:rsidP="00D822CA">
      <w:pPr>
        <w:rPr>
          <w:rFonts w:ascii="宋体" w:eastAsia="宋体" w:hAnsi="宋体"/>
        </w:rPr>
      </w:pPr>
    </w:p>
    <w:p w:rsidR="00D822CA" w:rsidRPr="00C81BAD" w:rsidRDefault="00D822CA" w:rsidP="00D822CA">
      <w:pPr>
        <w:rPr>
          <w:rFonts w:ascii="宋体" w:eastAsia="宋体" w:hAnsi="宋体"/>
        </w:rPr>
      </w:pPr>
      <w:r w:rsidRPr="00C81BAD">
        <w:rPr>
          <w:rFonts w:ascii="宋体" w:eastAsia="宋体" w:hAnsi="宋体"/>
        </w:rPr>
        <w:t>int main()</w:t>
      </w:r>
    </w:p>
    <w:p w:rsidR="00D822CA" w:rsidRPr="00C81BAD" w:rsidRDefault="00D822CA" w:rsidP="00D822CA">
      <w:pPr>
        <w:rPr>
          <w:rFonts w:ascii="宋体" w:eastAsia="宋体" w:hAnsi="宋体"/>
        </w:rPr>
      </w:pPr>
      <w:r w:rsidRPr="00C81BAD">
        <w:rPr>
          <w:rFonts w:ascii="宋体" w:eastAsia="宋体" w:hAnsi="宋体"/>
        </w:rPr>
        <w:t>{</w:t>
      </w:r>
    </w:p>
    <w:p w:rsidR="00D822CA" w:rsidRPr="00C81BAD" w:rsidRDefault="00D822CA" w:rsidP="00D822CA">
      <w:pPr>
        <w:rPr>
          <w:rFonts w:ascii="宋体" w:eastAsia="宋体" w:hAnsi="宋体"/>
        </w:rPr>
      </w:pPr>
      <w:r w:rsidRPr="00C81BAD">
        <w:rPr>
          <w:rFonts w:ascii="宋体" w:eastAsia="宋体" w:hAnsi="宋体"/>
        </w:rPr>
        <w:t xml:space="preserve">    int t;</w:t>
      </w:r>
    </w:p>
    <w:p w:rsidR="00D822CA" w:rsidRPr="00C81BAD" w:rsidRDefault="00D822CA" w:rsidP="00D822CA">
      <w:pPr>
        <w:rPr>
          <w:rFonts w:ascii="宋体" w:eastAsia="宋体" w:hAnsi="宋体"/>
        </w:rPr>
      </w:pPr>
      <w:r w:rsidRPr="00C81BAD">
        <w:rPr>
          <w:rFonts w:ascii="宋体" w:eastAsia="宋体" w:hAnsi="宋体"/>
        </w:rPr>
        <w:t xml:space="preserve">    scanf("%d",&amp;t);</w:t>
      </w:r>
    </w:p>
    <w:p w:rsidR="00D822CA" w:rsidRPr="00C81BAD" w:rsidRDefault="00D822CA" w:rsidP="00D822CA">
      <w:pPr>
        <w:rPr>
          <w:rFonts w:ascii="宋体" w:eastAsia="宋体" w:hAnsi="宋体"/>
        </w:rPr>
      </w:pPr>
      <w:r w:rsidRPr="00C81BAD">
        <w:rPr>
          <w:rFonts w:ascii="宋体" w:eastAsia="宋体" w:hAnsi="宋体"/>
        </w:rPr>
        <w:t xml:space="preserve">    while(t--){</w:t>
      </w:r>
    </w:p>
    <w:p w:rsidR="00D822CA" w:rsidRPr="00C81BAD" w:rsidRDefault="00D822CA" w:rsidP="00D822CA">
      <w:pPr>
        <w:rPr>
          <w:rFonts w:ascii="宋体" w:eastAsia="宋体" w:hAnsi="宋体"/>
        </w:rPr>
      </w:pPr>
      <w:r w:rsidRPr="00C81BAD">
        <w:rPr>
          <w:rFonts w:ascii="宋体" w:eastAsia="宋体" w:hAnsi="宋体"/>
        </w:rPr>
        <w:t xml:space="preserve">        char oris[MAXLEN],orismin[MAXLEN],orismax[MAXLEN];</w:t>
      </w:r>
    </w:p>
    <w:p w:rsidR="00D822CA" w:rsidRPr="00C81BAD" w:rsidRDefault="00D822CA" w:rsidP="00D822CA">
      <w:pPr>
        <w:rPr>
          <w:rFonts w:ascii="宋体" w:eastAsia="宋体" w:hAnsi="宋体"/>
        </w:rPr>
      </w:pPr>
      <w:r w:rsidRPr="00C81BAD">
        <w:rPr>
          <w:rFonts w:ascii="宋体" w:eastAsia="宋体" w:hAnsi="宋体"/>
        </w:rPr>
        <w:t xml:space="preserve">        int k;</w:t>
      </w:r>
    </w:p>
    <w:p w:rsidR="00D822CA" w:rsidRPr="00C81BAD" w:rsidRDefault="00D822CA" w:rsidP="00D822CA">
      <w:pPr>
        <w:rPr>
          <w:rFonts w:ascii="宋体" w:eastAsia="宋体" w:hAnsi="宋体"/>
        </w:rPr>
      </w:pPr>
      <w:r w:rsidRPr="00C81BAD">
        <w:rPr>
          <w:rFonts w:ascii="宋体" w:eastAsia="宋体" w:hAnsi="宋体"/>
        </w:rPr>
        <w:t xml:space="preserve">        scanf("%s%d",oris,&amp;k);</w:t>
      </w:r>
    </w:p>
    <w:p w:rsidR="00D822CA" w:rsidRPr="00C81BAD" w:rsidRDefault="00D822CA" w:rsidP="00D822CA">
      <w:pPr>
        <w:rPr>
          <w:rFonts w:ascii="宋体" w:eastAsia="宋体" w:hAnsi="宋体"/>
        </w:rPr>
      </w:pPr>
      <w:r w:rsidRPr="00C81BAD">
        <w:rPr>
          <w:rFonts w:ascii="宋体" w:eastAsia="宋体" w:hAnsi="宋体"/>
        </w:rPr>
        <w:t xml:space="preserve">        len=strlen(oris);</w:t>
      </w:r>
    </w:p>
    <w:p w:rsidR="00D822CA" w:rsidRPr="00C81BAD" w:rsidRDefault="00D822CA" w:rsidP="00D822CA">
      <w:pPr>
        <w:rPr>
          <w:rFonts w:ascii="宋体" w:eastAsia="宋体" w:hAnsi="宋体"/>
        </w:rPr>
      </w:pPr>
      <w:r w:rsidRPr="00C81BAD">
        <w:rPr>
          <w:rFonts w:ascii="宋体" w:eastAsia="宋体" w:hAnsi="宋体"/>
        </w:rPr>
        <w:t xml:space="preserve">        get_max(oris),get_min(oris);</w:t>
      </w:r>
    </w:p>
    <w:p w:rsidR="00D822CA" w:rsidRPr="00C81BAD" w:rsidRDefault="00D822CA" w:rsidP="00D822CA">
      <w:pPr>
        <w:rPr>
          <w:rFonts w:ascii="宋体" w:eastAsia="宋体" w:hAnsi="宋体"/>
        </w:rPr>
      </w:pPr>
      <w:r w:rsidRPr="00C81BAD">
        <w:rPr>
          <w:rFonts w:ascii="宋体" w:eastAsia="宋体" w:hAnsi="宋体"/>
        </w:rPr>
        <w:t xml:space="preserve">        strncpy(ansmin,smax,len+1),strncpy(ansmax,smin,len+1);</w:t>
      </w:r>
    </w:p>
    <w:p w:rsidR="00D822CA" w:rsidRPr="00C81BAD" w:rsidRDefault="00D822CA" w:rsidP="00D822CA">
      <w:pPr>
        <w:rPr>
          <w:rFonts w:ascii="宋体" w:eastAsia="宋体" w:hAnsi="宋体"/>
        </w:rPr>
      </w:pPr>
      <w:r w:rsidRPr="00C81BAD">
        <w:rPr>
          <w:rFonts w:ascii="宋体" w:eastAsia="宋体" w:hAnsi="宋体"/>
        </w:rPr>
        <w:lastRenderedPageBreak/>
        <w:t xml:space="preserve">        find_max=find_min=false;</w:t>
      </w:r>
    </w:p>
    <w:p w:rsidR="00D822CA" w:rsidRPr="00C81BAD" w:rsidRDefault="00D822CA" w:rsidP="00D822CA">
      <w:pPr>
        <w:rPr>
          <w:rFonts w:ascii="宋体" w:eastAsia="宋体" w:hAnsi="宋体"/>
        </w:rPr>
      </w:pPr>
      <w:r w:rsidRPr="00C81BAD">
        <w:rPr>
          <w:rFonts w:ascii="宋体" w:eastAsia="宋体" w:hAnsi="宋体"/>
        </w:rPr>
        <w:t xml:space="preserve">        strncpy(orismin,oris,len+1);</w:t>
      </w:r>
    </w:p>
    <w:p w:rsidR="00D822CA" w:rsidRPr="00C81BAD" w:rsidRDefault="00D822CA" w:rsidP="00D822CA">
      <w:pPr>
        <w:rPr>
          <w:rFonts w:ascii="宋体" w:eastAsia="宋体" w:hAnsi="宋体"/>
        </w:rPr>
      </w:pPr>
      <w:r w:rsidRPr="00C81BAD">
        <w:rPr>
          <w:rFonts w:ascii="宋体" w:eastAsia="宋体" w:hAnsi="宋体"/>
        </w:rPr>
        <w:t xml:space="preserve">        dfs_min(orismin,0,k,0);</w:t>
      </w:r>
    </w:p>
    <w:p w:rsidR="00D822CA" w:rsidRPr="00C81BAD" w:rsidRDefault="00D822CA" w:rsidP="00D822CA">
      <w:pPr>
        <w:rPr>
          <w:rFonts w:ascii="宋体" w:eastAsia="宋体" w:hAnsi="宋体"/>
        </w:rPr>
      </w:pPr>
      <w:r w:rsidRPr="00C81BAD">
        <w:rPr>
          <w:rFonts w:ascii="宋体" w:eastAsia="宋体" w:hAnsi="宋体"/>
        </w:rPr>
        <w:t xml:space="preserve">        strncpy(orismax,oris,len+1);</w:t>
      </w:r>
    </w:p>
    <w:p w:rsidR="00D822CA" w:rsidRPr="00C81BAD" w:rsidRDefault="00D822CA" w:rsidP="00D822CA">
      <w:pPr>
        <w:rPr>
          <w:rFonts w:ascii="宋体" w:eastAsia="宋体" w:hAnsi="宋体"/>
        </w:rPr>
      </w:pPr>
      <w:r w:rsidRPr="00C81BAD">
        <w:rPr>
          <w:rFonts w:ascii="宋体" w:eastAsia="宋体" w:hAnsi="宋体"/>
        </w:rPr>
        <w:t xml:space="preserve">        dfs_max(orismax,0,k,0);</w:t>
      </w:r>
    </w:p>
    <w:p w:rsidR="00D822CA" w:rsidRPr="00C81BAD" w:rsidRDefault="00D822CA" w:rsidP="00D822CA">
      <w:pPr>
        <w:rPr>
          <w:rFonts w:ascii="宋体" w:eastAsia="宋体" w:hAnsi="宋体"/>
        </w:rPr>
      </w:pPr>
      <w:r w:rsidRPr="00C81BAD">
        <w:rPr>
          <w:rFonts w:ascii="宋体" w:eastAsia="宋体" w:hAnsi="宋体"/>
        </w:rPr>
        <w:t xml:space="preserve">        printf("%s %s\n",ansmin,ansmax);</w:t>
      </w:r>
    </w:p>
    <w:p w:rsidR="00D822CA" w:rsidRPr="00C81BAD" w:rsidRDefault="00D822CA" w:rsidP="00D822CA">
      <w:pPr>
        <w:rPr>
          <w:rFonts w:ascii="宋体" w:eastAsia="宋体" w:hAnsi="宋体"/>
        </w:rPr>
      </w:pPr>
      <w:r w:rsidRPr="00C81BAD">
        <w:rPr>
          <w:rFonts w:ascii="宋体" w:eastAsia="宋体" w:hAnsi="宋体"/>
        </w:rPr>
        <w:t xml:space="preserve">    }</w:t>
      </w:r>
    </w:p>
    <w:p w:rsidR="00D822CA" w:rsidRPr="00C81BAD" w:rsidRDefault="00D822CA" w:rsidP="00D822CA">
      <w:pPr>
        <w:rPr>
          <w:rFonts w:ascii="宋体" w:eastAsia="宋体" w:hAnsi="宋体"/>
        </w:rPr>
      </w:pPr>
      <w:r w:rsidRPr="00C81BAD">
        <w:rPr>
          <w:rFonts w:ascii="宋体" w:eastAsia="宋体" w:hAnsi="宋体"/>
        </w:rPr>
        <w:t xml:space="preserve">    return 0;</w:t>
      </w:r>
    </w:p>
    <w:p w:rsidR="00D822CA" w:rsidRPr="00C81BAD" w:rsidRDefault="00D822CA" w:rsidP="00D822CA">
      <w:pPr>
        <w:rPr>
          <w:rFonts w:ascii="宋体" w:eastAsia="宋体" w:hAnsi="宋体"/>
        </w:rPr>
      </w:pPr>
      <w:r w:rsidRPr="00C81BAD">
        <w:rPr>
          <w:rFonts w:ascii="宋体" w:eastAsia="宋体" w:hAnsi="宋体"/>
        </w:rPr>
        <w:t>}</w:t>
      </w:r>
    </w:p>
    <w:p w:rsidR="00B630DD" w:rsidRPr="00C81BAD" w:rsidRDefault="00B630DD" w:rsidP="00B630DD">
      <w:pPr>
        <w:pStyle w:val="3"/>
        <w:rPr>
          <w:rFonts w:ascii="宋体" w:eastAsia="宋体" w:hAnsi="宋体"/>
          <w:b w:val="0"/>
        </w:rPr>
      </w:pPr>
      <w:bookmarkStart w:id="66" w:name="_Toc523521149"/>
      <w:r w:rsidRPr="00C81BAD">
        <w:rPr>
          <w:rFonts w:ascii="宋体" w:eastAsia="宋体" w:hAnsi="宋体" w:hint="eastAsia"/>
          <w:b w:val="0"/>
        </w:rPr>
        <w:t>广度优先搜索（BFS）</w:t>
      </w:r>
      <w:bookmarkEnd w:id="66"/>
    </w:p>
    <w:p w:rsidR="008868F1" w:rsidRPr="00C81BAD" w:rsidRDefault="008868F1" w:rsidP="008868F1">
      <w:pPr>
        <w:pStyle w:val="2"/>
        <w:rPr>
          <w:rFonts w:ascii="宋体" w:eastAsia="宋体" w:hAnsi="宋体"/>
          <w:b w:val="0"/>
        </w:rPr>
      </w:pPr>
      <w:bookmarkStart w:id="67" w:name="_Toc523521150"/>
      <w:r w:rsidRPr="00C81BAD">
        <w:rPr>
          <w:rFonts w:ascii="宋体" w:eastAsia="宋体" w:hAnsi="宋体" w:hint="eastAsia"/>
          <w:b w:val="0"/>
        </w:rPr>
        <w:t>二分</w:t>
      </w:r>
      <w:bookmarkEnd w:id="67"/>
    </w:p>
    <w:p w:rsidR="008868F1" w:rsidRPr="00C81BAD" w:rsidRDefault="008868F1" w:rsidP="008868F1">
      <w:pPr>
        <w:pStyle w:val="3"/>
        <w:rPr>
          <w:rFonts w:ascii="宋体" w:eastAsia="宋体" w:hAnsi="宋体"/>
          <w:b w:val="0"/>
        </w:rPr>
      </w:pPr>
      <w:bookmarkStart w:id="68" w:name="_Toc523521151"/>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6383</w:t>
      </w:r>
      <w:r w:rsidRPr="00C81BAD">
        <w:rPr>
          <w:rFonts w:ascii="宋体" w:eastAsia="宋体" w:hAnsi="宋体" w:hint="eastAsia"/>
          <w:b w:val="0"/>
        </w:rPr>
        <w:t>-</w:t>
      </w:r>
      <w:r w:rsidRPr="00C81BAD">
        <w:rPr>
          <w:rFonts w:ascii="宋体" w:eastAsia="宋体" w:hAnsi="宋体"/>
          <w:b w:val="0"/>
        </w:rPr>
        <w:t>p1m2</w:t>
      </w:r>
      <w:bookmarkEnd w:id="68"/>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6383</w:instrText>
      </w:r>
      <w:r w:rsidRPr="00C81BAD">
        <w:rPr>
          <w:rFonts w:ascii="宋体" w:eastAsia="宋体" w:hAnsi="宋体" w:hint="eastAsia"/>
          <w:b w:val="0"/>
        </w:rPr>
        <w:instrText>-</w:instrText>
      </w:r>
      <w:r w:rsidRPr="00C81BAD">
        <w:rPr>
          <w:rFonts w:ascii="宋体" w:eastAsia="宋体" w:hAnsi="宋体"/>
          <w:b w:val="0"/>
        </w:rPr>
        <w:instrText>p1m2:</w:instrText>
      </w:r>
      <w:r w:rsidRPr="00C81BAD">
        <w:rPr>
          <w:rFonts w:ascii="宋体" w:eastAsia="宋体" w:hAnsi="宋体"/>
        </w:rPr>
        <w:instrText xml:space="preserve">6383" \y "HDU:6383" </w:instrText>
      </w:r>
      <w:r w:rsidRPr="00C81BAD">
        <w:rPr>
          <w:rFonts w:ascii="宋体" w:eastAsia="宋体" w:hAnsi="宋体"/>
          <w:b w:val="0"/>
        </w:rPr>
        <w:fldChar w:fldCharType="end"/>
      </w:r>
    </w:p>
    <w:p w:rsidR="008868F1" w:rsidRPr="00C81BAD" w:rsidRDefault="008868F1" w:rsidP="008868F1">
      <w:pPr>
        <w:rPr>
          <w:rFonts w:ascii="宋体" w:eastAsia="宋体" w:hAnsi="宋体"/>
        </w:rPr>
      </w:pPr>
      <w:r w:rsidRPr="00C81BAD">
        <w:rPr>
          <w:rFonts w:ascii="宋体" w:eastAsia="宋体" w:hAnsi="宋体" w:hint="eastAsia"/>
        </w:rPr>
        <w:t>【Source】2018百度之星初赛第2场1004</w:t>
      </w:r>
    </w:p>
    <w:p w:rsidR="008868F1" w:rsidRPr="00C81BAD" w:rsidRDefault="008868F1" w:rsidP="008868F1">
      <w:pPr>
        <w:rPr>
          <w:rFonts w:ascii="宋体" w:eastAsia="宋体" w:hAnsi="宋体"/>
        </w:rPr>
      </w:pPr>
      <w:r w:rsidRPr="00C81BAD">
        <w:rPr>
          <w:rFonts w:ascii="宋体" w:eastAsia="宋体" w:hAnsi="宋体" w:hint="eastAsia"/>
        </w:rPr>
        <w:t>【难度】签到题</w:t>
      </w:r>
    </w:p>
    <w:p w:rsidR="008868F1" w:rsidRPr="00C81BAD" w:rsidRDefault="008868F1" w:rsidP="008868F1">
      <w:pPr>
        <w:rPr>
          <w:rFonts w:ascii="宋体" w:eastAsia="宋体" w:hAnsi="宋体"/>
        </w:rPr>
      </w:pPr>
      <w:r w:rsidRPr="00C81BAD">
        <w:rPr>
          <w:rFonts w:ascii="宋体" w:eastAsia="宋体" w:hAnsi="宋体" w:hint="eastAsia"/>
        </w:rPr>
        <w:t>【TAG】二分</w:t>
      </w:r>
    </w:p>
    <w:p w:rsidR="008868F1" w:rsidRPr="00C81BAD" w:rsidRDefault="008868F1" w:rsidP="008868F1">
      <w:pPr>
        <w:rPr>
          <w:rFonts w:ascii="宋体" w:eastAsia="宋体" w:hAnsi="宋体"/>
        </w:rPr>
      </w:pPr>
      <w:r w:rsidRPr="00C81BAD">
        <w:rPr>
          <w:rFonts w:ascii="宋体" w:eastAsia="宋体" w:hAnsi="宋体" w:hint="eastAsia"/>
        </w:rPr>
        <w:t>【代码】</w:t>
      </w:r>
    </w:p>
    <w:p w:rsidR="008868F1" w:rsidRPr="00C81BAD" w:rsidRDefault="008868F1" w:rsidP="008868F1">
      <w:pPr>
        <w:rPr>
          <w:rFonts w:ascii="宋体" w:eastAsia="宋体" w:hAnsi="宋体"/>
        </w:rPr>
      </w:pPr>
      <w:r w:rsidRPr="00C81BAD">
        <w:rPr>
          <w:rFonts w:ascii="宋体" w:eastAsia="宋体" w:hAnsi="宋体"/>
        </w:rPr>
        <w:t>#include &lt;bits/stdc++.h&gt;</w:t>
      </w:r>
    </w:p>
    <w:p w:rsidR="008868F1" w:rsidRPr="00C81BAD" w:rsidRDefault="008868F1" w:rsidP="008868F1">
      <w:pPr>
        <w:rPr>
          <w:rFonts w:ascii="宋体" w:eastAsia="宋体" w:hAnsi="宋体"/>
        </w:rPr>
      </w:pPr>
      <w:r w:rsidRPr="00C81BAD">
        <w:rPr>
          <w:rFonts w:ascii="宋体" w:eastAsia="宋体" w:hAnsi="宋体"/>
        </w:rPr>
        <w:t>#define ll long long</w:t>
      </w:r>
    </w:p>
    <w:p w:rsidR="008868F1" w:rsidRPr="00C81BAD" w:rsidRDefault="008868F1" w:rsidP="008868F1">
      <w:pPr>
        <w:rPr>
          <w:rFonts w:ascii="宋体" w:eastAsia="宋体" w:hAnsi="宋体"/>
        </w:rPr>
      </w:pPr>
      <w:r w:rsidRPr="00C81BAD">
        <w:rPr>
          <w:rFonts w:ascii="宋体" w:eastAsia="宋体" w:hAnsi="宋体"/>
        </w:rPr>
        <w:t>#define MAXN 500010</w:t>
      </w:r>
    </w:p>
    <w:p w:rsidR="008868F1" w:rsidRPr="00C81BAD" w:rsidRDefault="008868F1" w:rsidP="008868F1">
      <w:pPr>
        <w:rPr>
          <w:rFonts w:ascii="宋体" w:eastAsia="宋体" w:hAnsi="宋体"/>
        </w:rPr>
      </w:pPr>
      <w:r w:rsidRPr="00C81BAD">
        <w:rPr>
          <w:rFonts w:ascii="宋体" w:eastAsia="宋体" w:hAnsi="宋体"/>
        </w:rPr>
        <w:t>using namespace std;</w:t>
      </w:r>
    </w:p>
    <w:p w:rsidR="008868F1" w:rsidRPr="00C81BAD" w:rsidRDefault="008868F1" w:rsidP="008868F1">
      <w:pPr>
        <w:rPr>
          <w:rFonts w:ascii="宋体" w:eastAsia="宋体" w:hAnsi="宋体"/>
        </w:rPr>
      </w:pPr>
      <w:r w:rsidRPr="00C81BAD">
        <w:rPr>
          <w:rFonts w:ascii="宋体" w:eastAsia="宋体" w:hAnsi="宋体"/>
        </w:rPr>
        <w:t>int n;</w:t>
      </w:r>
    </w:p>
    <w:p w:rsidR="008868F1" w:rsidRPr="00C81BAD" w:rsidRDefault="008868F1" w:rsidP="008868F1">
      <w:pPr>
        <w:rPr>
          <w:rFonts w:ascii="宋体" w:eastAsia="宋体" w:hAnsi="宋体"/>
        </w:rPr>
      </w:pPr>
      <w:r w:rsidRPr="00C81BAD">
        <w:rPr>
          <w:rFonts w:ascii="宋体" w:eastAsia="宋体" w:hAnsi="宋体"/>
        </w:rPr>
        <w:t>vector&lt;int&gt; a;</w:t>
      </w:r>
    </w:p>
    <w:p w:rsidR="008868F1" w:rsidRPr="00C81BAD" w:rsidRDefault="008868F1" w:rsidP="008868F1">
      <w:pPr>
        <w:rPr>
          <w:rFonts w:ascii="宋体" w:eastAsia="宋体" w:hAnsi="宋体"/>
        </w:rPr>
      </w:pPr>
      <w:r w:rsidRPr="00C81BAD">
        <w:rPr>
          <w:rFonts w:ascii="宋体" w:eastAsia="宋体" w:hAnsi="宋体"/>
        </w:rPr>
        <w:t>bool judge(int x);</w:t>
      </w:r>
    </w:p>
    <w:p w:rsidR="008868F1" w:rsidRPr="00C81BAD" w:rsidRDefault="008868F1" w:rsidP="008868F1">
      <w:pPr>
        <w:rPr>
          <w:rFonts w:ascii="宋体" w:eastAsia="宋体" w:hAnsi="宋体"/>
        </w:rPr>
      </w:pPr>
      <w:r w:rsidRPr="00C81BAD">
        <w:rPr>
          <w:rFonts w:ascii="宋体" w:eastAsia="宋体" w:hAnsi="宋体"/>
        </w:rPr>
        <w:t>int main()</w:t>
      </w:r>
    </w:p>
    <w:p w:rsidR="008868F1" w:rsidRPr="00C81BAD" w:rsidRDefault="008868F1" w:rsidP="008868F1">
      <w:pPr>
        <w:rPr>
          <w:rFonts w:ascii="宋体" w:eastAsia="宋体" w:hAnsi="宋体"/>
        </w:rPr>
      </w:pPr>
      <w:r w:rsidRPr="00C81BAD">
        <w:rPr>
          <w:rFonts w:ascii="宋体" w:eastAsia="宋体" w:hAnsi="宋体"/>
        </w:rPr>
        <w:t>{</w:t>
      </w:r>
    </w:p>
    <w:p w:rsidR="008868F1" w:rsidRPr="00C81BAD" w:rsidRDefault="008868F1" w:rsidP="008868F1">
      <w:pPr>
        <w:rPr>
          <w:rFonts w:ascii="宋体" w:eastAsia="宋体" w:hAnsi="宋体"/>
        </w:rPr>
      </w:pPr>
      <w:r w:rsidRPr="00C81BAD">
        <w:rPr>
          <w:rFonts w:ascii="宋体" w:eastAsia="宋体" w:hAnsi="宋体"/>
        </w:rPr>
        <w:tab/>
        <w:t>int t;</w:t>
      </w:r>
    </w:p>
    <w:p w:rsidR="008868F1" w:rsidRPr="00C81BAD" w:rsidRDefault="008868F1" w:rsidP="008868F1">
      <w:pPr>
        <w:rPr>
          <w:rFonts w:ascii="宋体" w:eastAsia="宋体" w:hAnsi="宋体"/>
        </w:rPr>
      </w:pPr>
      <w:r w:rsidRPr="00C81BAD">
        <w:rPr>
          <w:rFonts w:ascii="宋体" w:eastAsia="宋体" w:hAnsi="宋体"/>
        </w:rPr>
        <w:tab/>
        <w:t>cin&gt;&gt;t;</w:t>
      </w:r>
    </w:p>
    <w:p w:rsidR="008868F1" w:rsidRPr="00C81BAD" w:rsidRDefault="008868F1" w:rsidP="008868F1">
      <w:pPr>
        <w:rPr>
          <w:rFonts w:ascii="宋体" w:eastAsia="宋体" w:hAnsi="宋体"/>
        </w:rPr>
      </w:pPr>
      <w:r w:rsidRPr="00C81BAD">
        <w:rPr>
          <w:rFonts w:ascii="宋体" w:eastAsia="宋体" w:hAnsi="宋体"/>
        </w:rPr>
        <w:tab/>
        <w:t>while(t--)</w:t>
      </w:r>
    </w:p>
    <w:p w:rsidR="008868F1" w:rsidRPr="00C81BAD" w:rsidRDefault="008868F1" w:rsidP="008868F1">
      <w:pPr>
        <w:rPr>
          <w:rFonts w:ascii="宋体" w:eastAsia="宋体" w:hAnsi="宋体"/>
        </w:rPr>
      </w:pPr>
      <w:r w:rsidRPr="00C81BAD">
        <w:rPr>
          <w:rFonts w:ascii="宋体" w:eastAsia="宋体" w:hAnsi="宋体"/>
        </w:rPr>
        <w:tab/>
        <w:t>{</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cin&gt;&gt;n;</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a.clear();</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for (int i=0;i&lt;n;++i)</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int tmp;</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scanf("%d",&amp;tmp);</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a.push_back(tmp);</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int l=0,r=100000017;</w:t>
      </w:r>
    </w:p>
    <w:p w:rsidR="008868F1" w:rsidRPr="00C81BAD" w:rsidRDefault="008868F1" w:rsidP="008868F1">
      <w:pPr>
        <w:rPr>
          <w:rFonts w:ascii="宋体" w:eastAsia="宋体" w:hAnsi="宋体"/>
        </w:rPr>
      </w:pPr>
      <w:r w:rsidRPr="00C81BAD">
        <w:rPr>
          <w:rFonts w:ascii="宋体" w:eastAsia="宋体" w:hAnsi="宋体"/>
        </w:rPr>
        <w:lastRenderedPageBreak/>
        <w:tab/>
      </w:r>
      <w:r w:rsidRPr="00C81BAD">
        <w:rPr>
          <w:rFonts w:ascii="宋体" w:eastAsia="宋体" w:hAnsi="宋体"/>
        </w:rPr>
        <w:tab/>
        <w:t>while(r-l&gt;=2)</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int mid=(l+r)/2;</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if(judge(mid)) l=mid;</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else r=mid;</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cout&lt;&lt;l&lt;&lt;endl;</w:t>
      </w:r>
    </w:p>
    <w:p w:rsidR="008868F1" w:rsidRPr="00C81BAD" w:rsidRDefault="008868F1" w:rsidP="008868F1">
      <w:pPr>
        <w:rPr>
          <w:rFonts w:ascii="宋体" w:eastAsia="宋体" w:hAnsi="宋体"/>
        </w:rPr>
      </w:pPr>
      <w:r w:rsidRPr="00C81BAD">
        <w:rPr>
          <w:rFonts w:ascii="宋体" w:eastAsia="宋体" w:hAnsi="宋体"/>
        </w:rPr>
        <w:tab/>
        <w:t>}</w:t>
      </w:r>
    </w:p>
    <w:p w:rsidR="008868F1" w:rsidRPr="00C81BAD" w:rsidRDefault="008868F1" w:rsidP="008868F1">
      <w:pPr>
        <w:rPr>
          <w:rFonts w:ascii="宋体" w:eastAsia="宋体" w:hAnsi="宋体"/>
        </w:rPr>
      </w:pPr>
      <w:r w:rsidRPr="00C81BAD">
        <w:rPr>
          <w:rFonts w:ascii="宋体" w:eastAsia="宋体" w:hAnsi="宋体"/>
        </w:rPr>
        <w:tab/>
        <w:t>return 0;</w:t>
      </w:r>
    </w:p>
    <w:p w:rsidR="008868F1" w:rsidRPr="00C81BAD" w:rsidRDefault="008868F1" w:rsidP="008868F1">
      <w:pPr>
        <w:rPr>
          <w:rFonts w:ascii="宋体" w:eastAsia="宋体" w:hAnsi="宋体"/>
        </w:rPr>
      </w:pPr>
      <w:r w:rsidRPr="00C81BAD">
        <w:rPr>
          <w:rFonts w:ascii="宋体" w:eastAsia="宋体" w:hAnsi="宋体"/>
        </w:rPr>
        <w:t>}</w:t>
      </w:r>
    </w:p>
    <w:p w:rsidR="008868F1" w:rsidRPr="00C81BAD" w:rsidRDefault="008868F1" w:rsidP="008868F1">
      <w:pPr>
        <w:rPr>
          <w:rFonts w:ascii="宋体" w:eastAsia="宋体" w:hAnsi="宋体"/>
        </w:rPr>
      </w:pPr>
      <w:r w:rsidRPr="00C81BAD">
        <w:rPr>
          <w:rFonts w:ascii="宋体" w:eastAsia="宋体" w:hAnsi="宋体"/>
        </w:rPr>
        <w:t>bool judge(int x)</w:t>
      </w:r>
    </w:p>
    <w:p w:rsidR="008868F1" w:rsidRPr="00C81BAD" w:rsidRDefault="008868F1" w:rsidP="008868F1">
      <w:pPr>
        <w:rPr>
          <w:rFonts w:ascii="宋体" w:eastAsia="宋体" w:hAnsi="宋体"/>
        </w:rPr>
      </w:pPr>
      <w:r w:rsidRPr="00C81BAD">
        <w:rPr>
          <w:rFonts w:ascii="宋体" w:eastAsia="宋体" w:hAnsi="宋体"/>
        </w:rPr>
        <w:t>{</w:t>
      </w:r>
    </w:p>
    <w:p w:rsidR="008868F1" w:rsidRPr="00C81BAD" w:rsidRDefault="008868F1" w:rsidP="008868F1">
      <w:pPr>
        <w:rPr>
          <w:rFonts w:ascii="宋体" w:eastAsia="宋体" w:hAnsi="宋体"/>
        </w:rPr>
      </w:pPr>
      <w:r w:rsidRPr="00C81BAD">
        <w:rPr>
          <w:rFonts w:ascii="宋体" w:eastAsia="宋体" w:hAnsi="宋体"/>
        </w:rPr>
        <w:tab/>
        <w:t>ll ned=0,g=0;</w:t>
      </w:r>
    </w:p>
    <w:p w:rsidR="008868F1" w:rsidRPr="00C81BAD" w:rsidRDefault="008868F1" w:rsidP="008868F1">
      <w:pPr>
        <w:rPr>
          <w:rFonts w:ascii="宋体" w:eastAsia="宋体" w:hAnsi="宋体"/>
        </w:rPr>
      </w:pPr>
      <w:r w:rsidRPr="00C81BAD">
        <w:rPr>
          <w:rFonts w:ascii="宋体" w:eastAsia="宋体" w:hAnsi="宋体"/>
        </w:rPr>
        <w:tab/>
        <w:t>for (int i=0;i&lt;n;++i)</w:t>
      </w:r>
    </w:p>
    <w:p w:rsidR="008868F1" w:rsidRPr="00C81BAD" w:rsidRDefault="008868F1" w:rsidP="008868F1">
      <w:pPr>
        <w:rPr>
          <w:rFonts w:ascii="宋体" w:eastAsia="宋体" w:hAnsi="宋体"/>
        </w:rPr>
      </w:pPr>
      <w:r w:rsidRPr="00C81BAD">
        <w:rPr>
          <w:rFonts w:ascii="宋体" w:eastAsia="宋体" w:hAnsi="宋体"/>
        </w:rPr>
        <w:tab/>
      </w:r>
      <w:r w:rsidRPr="00C81BAD">
        <w:rPr>
          <w:rFonts w:ascii="宋体" w:eastAsia="宋体" w:hAnsi="宋体"/>
        </w:rPr>
        <w:tab/>
        <w:t>if(a[i]&lt;x) ned+=x-a[i];else g+=(a[i]-x)/2;</w:t>
      </w:r>
    </w:p>
    <w:p w:rsidR="008868F1" w:rsidRPr="00C81BAD" w:rsidRDefault="008868F1" w:rsidP="008868F1">
      <w:pPr>
        <w:rPr>
          <w:rFonts w:ascii="宋体" w:eastAsia="宋体" w:hAnsi="宋体"/>
        </w:rPr>
      </w:pPr>
      <w:r w:rsidRPr="00C81BAD">
        <w:rPr>
          <w:rFonts w:ascii="宋体" w:eastAsia="宋体" w:hAnsi="宋体"/>
        </w:rPr>
        <w:tab/>
        <w:t>if(g&gt;=ned) return true;</w:t>
      </w:r>
    </w:p>
    <w:p w:rsidR="008868F1" w:rsidRPr="00C81BAD" w:rsidRDefault="008868F1" w:rsidP="008868F1">
      <w:pPr>
        <w:rPr>
          <w:rFonts w:ascii="宋体" w:eastAsia="宋体" w:hAnsi="宋体"/>
        </w:rPr>
      </w:pPr>
      <w:r w:rsidRPr="00C81BAD">
        <w:rPr>
          <w:rFonts w:ascii="宋体" w:eastAsia="宋体" w:hAnsi="宋体"/>
        </w:rPr>
        <w:tab/>
        <w:t>return false;</w:t>
      </w:r>
    </w:p>
    <w:p w:rsidR="008868F1" w:rsidRPr="00C81BAD" w:rsidRDefault="008868F1" w:rsidP="008868F1">
      <w:pPr>
        <w:rPr>
          <w:rFonts w:ascii="宋体" w:eastAsia="宋体" w:hAnsi="宋体"/>
        </w:rPr>
      </w:pPr>
      <w:r w:rsidRPr="00C81BAD">
        <w:rPr>
          <w:rFonts w:ascii="宋体" w:eastAsia="宋体" w:hAnsi="宋体"/>
        </w:rPr>
        <w:t>}</w:t>
      </w:r>
    </w:p>
    <w:p w:rsidR="00BF5ABA" w:rsidRPr="00C81BAD" w:rsidRDefault="00BF5ABA" w:rsidP="00BF5ABA">
      <w:pPr>
        <w:pStyle w:val="2"/>
        <w:rPr>
          <w:rFonts w:ascii="宋体" w:eastAsia="宋体" w:hAnsi="宋体"/>
          <w:b w:val="0"/>
        </w:rPr>
      </w:pPr>
      <w:bookmarkStart w:id="69" w:name="_Toc523521152"/>
      <w:r w:rsidRPr="00C81BAD">
        <w:rPr>
          <w:rFonts w:ascii="宋体" w:eastAsia="宋体" w:hAnsi="宋体" w:hint="eastAsia"/>
          <w:b w:val="0"/>
        </w:rPr>
        <w:t>构造</w:t>
      </w:r>
      <w:bookmarkEnd w:id="69"/>
    </w:p>
    <w:p w:rsidR="00BF5ABA" w:rsidRPr="00C81BAD" w:rsidRDefault="00BF5ABA" w:rsidP="00BF5ABA">
      <w:pPr>
        <w:pStyle w:val="3"/>
        <w:rPr>
          <w:rFonts w:ascii="宋体" w:eastAsia="宋体" w:hAnsi="宋体"/>
          <w:b w:val="0"/>
        </w:rPr>
      </w:pPr>
      <w:bookmarkStart w:id="70" w:name="_Toc523521153"/>
      <w:r w:rsidRPr="00C81BAD">
        <w:rPr>
          <w:rFonts w:ascii="宋体" w:eastAsia="宋体" w:hAnsi="宋体" w:hint="eastAsia"/>
          <w:b w:val="0"/>
        </w:rPr>
        <w:t>√-</w:t>
      </w:r>
      <w:r w:rsidRPr="00C81BAD">
        <w:rPr>
          <w:rFonts w:ascii="宋体" w:eastAsia="宋体" w:hAnsi="宋体"/>
          <w:b w:val="0"/>
        </w:rPr>
        <w:t>EOJ</w:t>
      </w:r>
      <w:r w:rsidRPr="00C81BAD">
        <w:rPr>
          <w:rFonts w:ascii="宋体" w:eastAsia="宋体" w:hAnsi="宋体" w:hint="eastAsia"/>
          <w:b w:val="0"/>
        </w:rPr>
        <w:t>-</w:t>
      </w:r>
      <w:r w:rsidRPr="00C81BAD">
        <w:rPr>
          <w:rFonts w:ascii="宋体" w:eastAsia="宋体" w:hAnsi="宋体"/>
          <w:b w:val="0"/>
        </w:rPr>
        <w:t>3630</w:t>
      </w:r>
      <w:r w:rsidRPr="00C81BAD">
        <w:rPr>
          <w:rFonts w:ascii="宋体" w:eastAsia="宋体" w:hAnsi="宋体" w:hint="eastAsia"/>
          <w:b w:val="0"/>
        </w:rPr>
        <w:t>-</w:t>
      </w:r>
      <w:r w:rsidRPr="00C81BAD">
        <w:rPr>
          <w:rFonts w:ascii="宋体" w:eastAsia="宋体" w:hAnsi="宋体"/>
          <w:b w:val="0"/>
        </w:rPr>
        <w:t>Bad Queen</w:t>
      </w:r>
      <w:bookmarkEnd w:id="70"/>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EOJ</w:instrText>
      </w:r>
      <w:r w:rsidRPr="00C81BAD">
        <w:rPr>
          <w:rFonts w:ascii="宋体" w:eastAsia="宋体" w:hAnsi="宋体" w:hint="eastAsia"/>
          <w:b w:val="0"/>
        </w:rPr>
        <w:instrText>-</w:instrText>
      </w:r>
      <w:r w:rsidRPr="00C81BAD">
        <w:rPr>
          <w:rFonts w:ascii="宋体" w:eastAsia="宋体" w:hAnsi="宋体"/>
          <w:b w:val="0"/>
        </w:rPr>
        <w:instrText>3630</w:instrText>
      </w:r>
      <w:r w:rsidRPr="00C81BAD">
        <w:rPr>
          <w:rFonts w:ascii="宋体" w:eastAsia="宋体" w:hAnsi="宋体" w:hint="eastAsia"/>
          <w:b w:val="0"/>
        </w:rPr>
        <w:instrText>-</w:instrText>
      </w:r>
      <w:r w:rsidRPr="00C81BAD">
        <w:rPr>
          <w:rFonts w:ascii="宋体" w:eastAsia="宋体" w:hAnsi="宋体"/>
          <w:b w:val="0"/>
        </w:rPr>
        <w:instrText>Bad Queen:</w:instrText>
      </w:r>
      <w:r w:rsidRPr="00C81BAD">
        <w:rPr>
          <w:rFonts w:ascii="宋体" w:eastAsia="宋体" w:hAnsi="宋体"/>
        </w:rPr>
        <w:instrText xml:space="preserve">3630" \y "EOJ:3630" </w:instrText>
      </w:r>
      <w:r w:rsidRPr="00C81BAD">
        <w:rPr>
          <w:rFonts w:ascii="宋体" w:eastAsia="宋体" w:hAnsi="宋体"/>
          <w:b w:val="0"/>
        </w:rPr>
        <w:fldChar w:fldCharType="end"/>
      </w:r>
    </w:p>
    <w:p w:rsidR="00BF5ABA" w:rsidRPr="00C81BAD" w:rsidRDefault="00BF5ABA" w:rsidP="00BF5ABA">
      <w:pPr>
        <w:rPr>
          <w:rFonts w:ascii="宋体" w:eastAsia="宋体" w:hAnsi="宋体"/>
        </w:rPr>
      </w:pPr>
      <w:r w:rsidRPr="00C81BAD">
        <w:rPr>
          <w:rFonts w:ascii="宋体" w:eastAsia="宋体" w:hAnsi="宋体" w:hint="eastAsia"/>
        </w:rPr>
        <w:t>【Source】2018EOJ8月月赛B</w:t>
      </w:r>
    </w:p>
    <w:p w:rsidR="00BF5ABA" w:rsidRPr="00C81BAD" w:rsidRDefault="00BF5ABA" w:rsidP="00BF5ABA">
      <w:pPr>
        <w:rPr>
          <w:rFonts w:ascii="宋体" w:eastAsia="宋体" w:hAnsi="宋体"/>
        </w:rPr>
      </w:pPr>
      <w:r w:rsidRPr="00C81BAD">
        <w:rPr>
          <w:rFonts w:ascii="宋体" w:eastAsia="宋体" w:hAnsi="宋体" w:hint="eastAsia"/>
        </w:rPr>
        <w:t>【TAG】构造</w:t>
      </w:r>
    </w:p>
    <w:p w:rsidR="00BF5ABA" w:rsidRPr="00C81BAD" w:rsidRDefault="00BF5ABA" w:rsidP="00BF5ABA">
      <w:pPr>
        <w:rPr>
          <w:rFonts w:ascii="宋体" w:eastAsia="宋体" w:hAnsi="宋体"/>
        </w:rPr>
      </w:pPr>
      <w:r w:rsidRPr="00C81BAD">
        <w:rPr>
          <w:rFonts w:ascii="宋体" w:eastAsia="宋体" w:hAnsi="宋体" w:hint="eastAsia"/>
        </w:rPr>
        <w:t>【难度】签到题</w:t>
      </w:r>
    </w:p>
    <w:p w:rsidR="00BF5ABA" w:rsidRPr="00C81BAD" w:rsidRDefault="00BF5ABA" w:rsidP="00BF5ABA">
      <w:pPr>
        <w:rPr>
          <w:rFonts w:ascii="宋体" w:eastAsia="宋体" w:hAnsi="宋体"/>
        </w:rPr>
      </w:pPr>
      <w:r w:rsidRPr="00C81BAD">
        <w:rPr>
          <w:rFonts w:ascii="宋体" w:eastAsia="宋体" w:hAnsi="宋体" w:hint="eastAsia"/>
        </w:rPr>
        <w:t>【题解】</w:t>
      </w:r>
    </w:p>
    <w:p w:rsidR="00BF5ABA" w:rsidRPr="00C81BAD" w:rsidRDefault="00BF5ABA" w:rsidP="00BF5ABA">
      <w:pPr>
        <w:rPr>
          <w:rFonts w:ascii="宋体" w:eastAsia="宋体" w:hAnsi="宋体"/>
        </w:rPr>
      </w:pPr>
      <w:r w:rsidRPr="00C81BAD">
        <w:rPr>
          <w:rFonts w:ascii="宋体" w:eastAsia="宋体" w:hAnsi="宋体" w:hint="eastAsia"/>
        </w:rPr>
        <w:t>【代码】</w:t>
      </w:r>
    </w:p>
    <w:p w:rsidR="00BF5ABA" w:rsidRPr="00C81BAD" w:rsidRDefault="00BF5ABA" w:rsidP="00BF5ABA">
      <w:pPr>
        <w:rPr>
          <w:rFonts w:ascii="宋体" w:eastAsia="宋体" w:hAnsi="宋体"/>
        </w:rPr>
      </w:pPr>
      <w:r w:rsidRPr="00C81BAD">
        <w:rPr>
          <w:rFonts w:ascii="宋体" w:eastAsia="宋体" w:hAnsi="宋体"/>
        </w:rPr>
        <w:t>#include &lt;bits/stdc++.h&gt;</w:t>
      </w:r>
    </w:p>
    <w:p w:rsidR="00BF5ABA" w:rsidRPr="00C81BAD" w:rsidRDefault="00BF5ABA" w:rsidP="00BF5ABA">
      <w:pPr>
        <w:rPr>
          <w:rFonts w:ascii="宋体" w:eastAsia="宋体" w:hAnsi="宋体"/>
        </w:rPr>
      </w:pPr>
      <w:r w:rsidRPr="00C81BAD">
        <w:rPr>
          <w:rFonts w:ascii="宋体" w:eastAsia="宋体" w:hAnsi="宋体"/>
        </w:rPr>
        <w:t>#define ASSERT(X) if(!(X)) while(1);</w:t>
      </w:r>
    </w:p>
    <w:p w:rsidR="00BF5ABA" w:rsidRPr="00C81BAD" w:rsidRDefault="00BF5ABA" w:rsidP="00BF5ABA">
      <w:pPr>
        <w:rPr>
          <w:rFonts w:ascii="宋体" w:eastAsia="宋体" w:hAnsi="宋体"/>
        </w:rPr>
      </w:pPr>
      <w:r w:rsidRPr="00C81BAD">
        <w:rPr>
          <w:rFonts w:ascii="宋体" w:eastAsia="宋体" w:hAnsi="宋体"/>
        </w:rPr>
        <w:t>#define MAXN 110</w:t>
      </w:r>
    </w:p>
    <w:p w:rsidR="00BF5ABA" w:rsidRPr="00C81BAD" w:rsidRDefault="00BF5ABA" w:rsidP="00BF5ABA">
      <w:pPr>
        <w:rPr>
          <w:rFonts w:ascii="宋体" w:eastAsia="宋体" w:hAnsi="宋体"/>
        </w:rPr>
      </w:pPr>
      <w:r w:rsidRPr="00C81BAD">
        <w:rPr>
          <w:rFonts w:ascii="宋体" w:eastAsia="宋体" w:hAnsi="宋体"/>
        </w:rPr>
        <w:t>//#define DEBUG</w:t>
      </w:r>
    </w:p>
    <w:p w:rsidR="00BF5ABA" w:rsidRPr="00C81BAD" w:rsidRDefault="00BF5ABA" w:rsidP="00BF5ABA">
      <w:pPr>
        <w:rPr>
          <w:rFonts w:ascii="宋体" w:eastAsia="宋体" w:hAnsi="宋体"/>
        </w:rPr>
      </w:pPr>
    </w:p>
    <w:p w:rsidR="00BF5ABA" w:rsidRPr="00C81BAD" w:rsidRDefault="00BF5ABA" w:rsidP="00BF5ABA">
      <w:pPr>
        <w:rPr>
          <w:rFonts w:ascii="宋体" w:eastAsia="宋体" w:hAnsi="宋体"/>
        </w:rPr>
      </w:pPr>
      <w:r w:rsidRPr="00C81BAD">
        <w:rPr>
          <w:rFonts w:ascii="宋体" w:eastAsia="宋体" w:hAnsi="宋体"/>
        </w:rPr>
        <w:t>using namespace std;</w:t>
      </w:r>
    </w:p>
    <w:p w:rsidR="00BF5ABA" w:rsidRPr="00C81BAD" w:rsidRDefault="00BF5ABA" w:rsidP="00BF5ABA">
      <w:pPr>
        <w:rPr>
          <w:rFonts w:ascii="宋体" w:eastAsia="宋体" w:hAnsi="宋体"/>
        </w:rPr>
      </w:pPr>
    </w:p>
    <w:p w:rsidR="00BF5ABA" w:rsidRPr="00C81BAD" w:rsidRDefault="00BF5ABA" w:rsidP="00BF5ABA">
      <w:pPr>
        <w:rPr>
          <w:rFonts w:ascii="宋体" w:eastAsia="宋体" w:hAnsi="宋体"/>
        </w:rPr>
      </w:pPr>
      <w:r w:rsidRPr="00C81BAD">
        <w:rPr>
          <w:rFonts w:ascii="宋体" w:eastAsia="宋体" w:hAnsi="宋体"/>
        </w:rPr>
        <w:t>int main()</w:t>
      </w:r>
    </w:p>
    <w:p w:rsidR="00BF5ABA" w:rsidRPr="00C81BAD" w:rsidRDefault="00BF5ABA" w:rsidP="00BF5ABA">
      <w:pPr>
        <w:rPr>
          <w:rFonts w:ascii="宋体" w:eastAsia="宋体" w:hAnsi="宋体"/>
        </w:rPr>
      </w:pPr>
      <w:r w:rsidRPr="00C81BAD">
        <w:rPr>
          <w:rFonts w:ascii="宋体" w:eastAsia="宋体" w:hAnsi="宋体"/>
        </w:rPr>
        <w:t>{</w:t>
      </w:r>
    </w:p>
    <w:p w:rsidR="00BF5ABA" w:rsidRPr="00C81BAD" w:rsidRDefault="00BF5ABA" w:rsidP="00BF5ABA">
      <w:pPr>
        <w:rPr>
          <w:rFonts w:ascii="宋体" w:eastAsia="宋体" w:hAnsi="宋体"/>
        </w:rPr>
      </w:pPr>
      <w:r w:rsidRPr="00C81BAD">
        <w:rPr>
          <w:rFonts w:ascii="宋体" w:eastAsia="宋体" w:hAnsi="宋体"/>
        </w:rPr>
        <w:t xml:space="preserve">    int n,m,x,y,nowx,nowy,maxnum[MAXN],visitnum;</w:t>
      </w:r>
    </w:p>
    <w:p w:rsidR="00BF5ABA" w:rsidRPr="00C81BAD" w:rsidRDefault="00BF5ABA" w:rsidP="00BF5ABA">
      <w:pPr>
        <w:rPr>
          <w:rFonts w:ascii="宋体" w:eastAsia="宋体" w:hAnsi="宋体"/>
        </w:rPr>
      </w:pPr>
      <w:r w:rsidRPr="00C81BAD">
        <w:rPr>
          <w:rFonts w:ascii="宋体" w:eastAsia="宋体" w:hAnsi="宋体"/>
        </w:rPr>
        <w:t xml:space="preserve">    bool visited[MAXN][MAXN];</w:t>
      </w:r>
    </w:p>
    <w:p w:rsidR="00BF5ABA" w:rsidRPr="00C81BAD" w:rsidRDefault="00BF5ABA" w:rsidP="00BF5ABA">
      <w:pPr>
        <w:rPr>
          <w:rFonts w:ascii="宋体" w:eastAsia="宋体" w:hAnsi="宋体"/>
        </w:rPr>
      </w:pPr>
      <w:r w:rsidRPr="00C81BAD">
        <w:rPr>
          <w:rFonts w:ascii="宋体" w:eastAsia="宋体" w:hAnsi="宋体"/>
        </w:rPr>
        <w:t xml:space="preserve">    memset(visited,false,sizeof(visited));</w:t>
      </w:r>
    </w:p>
    <w:p w:rsidR="00BF5ABA" w:rsidRPr="00C81BAD" w:rsidRDefault="00BF5ABA" w:rsidP="00BF5ABA">
      <w:pPr>
        <w:rPr>
          <w:rFonts w:ascii="宋体" w:eastAsia="宋体" w:hAnsi="宋体"/>
        </w:rPr>
      </w:pPr>
      <w:r w:rsidRPr="00C81BAD">
        <w:rPr>
          <w:rFonts w:ascii="宋体" w:eastAsia="宋体" w:hAnsi="宋体"/>
        </w:rPr>
        <w:t xml:space="preserve">    #ifndef DEBUG</w:t>
      </w:r>
    </w:p>
    <w:p w:rsidR="00BF5ABA" w:rsidRPr="00C81BAD" w:rsidRDefault="00BF5ABA" w:rsidP="00BF5ABA">
      <w:pPr>
        <w:rPr>
          <w:rFonts w:ascii="宋体" w:eastAsia="宋体" w:hAnsi="宋体"/>
        </w:rPr>
      </w:pPr>
      <w:r w:rsidRPr="00C81BAD">
        <w:rPr>
          <w:rFonts w:ascii="宋体" w:eastAsia="宋体" w:hAnsi="宋体"/>
        </w:rPr>
        <w:t xml:space="preserve">    cin&gt;&gt;n&gt;&gt;m&gt;&gt;x&gt;&gt;y;</w:t>
      </w:r>
    </w:p>
    <w:p w:rsidR="00BF5ABA" w:rsidRPr="00C81BAD" w:rsidRDefault="00BF5ABA" w:rsidP="00BF5ABA">
      <w:pPr>
        <w:rPr>
          <w:rFonts w:ascii="宋体" w:eastAsia="宋体" w:hAnsi="宋体"/>
        </w:rPr>
      </w:pPr>
      <w:r w:rsidRPr="00C81BAD">
        <w:rPr>
          <w:rFonts w:ascii="宋体" w:eastAsia="宋体" w:hAnsi="宋体"/>
        </w:rPr>
        <w:t xml:space="preserve">    #else</w:t>
      </w:r>
    </w:p>
    <w:p w:rsidR="00BF5ABA" w:rsidRPr="00C81BAD" w:rsidRDefault="00BF5ABA" w:rsidP="00BF5ABA">
      <w:pPr>
        <w:rPr>
          <w:rFonts w:ascii="宋体" w:eastAsia="宋体" w:hAnsi="宋体"/>
        </w:rPr>
      </w:pPr>
      <w:r w:rsidRPr="00C81BAD">
        <w:rPr>
          <w:rFonts w:ascii="宋体" w:eastAsia="宋体" w:hAnsi="宋体"/>
        </w:rPr>
        <w:lastRenderedPageBreak/>
        <w:t xml:space="preserve">    srand((unsigned)time(NULL));</w:t>
      </w:r>
    </w:p>
    <w:p w:rsidR="00BF5ABA" w:rsidRPr="00C81BAD" w:rsidRDefault="00BF5ABA" w:rsidP="00BF5ABA">
      <w:pPr>
        <w:rPr>
          <w:rFonts w:ascii="宋体" w:eastAsia="宋体" w:hAnsi="宋体"/>
        </w:rPr>
      </w:pPr>
      <w:r w:rsidRPr="00C81BAD">
        <w:rPr>
          <w:rFonts w:ascii="宋体" w:eastAsia="宋体" w:hAnsi="宋体"/>
        </w:rPr>
        <w:t xml:space="preserve">    int nmin=1,nmax=10,mmin=1,mmax=10;</w:t>
      </w:r>
    </w:p>
    <w:p w:rsidR="00BF5ABA" w:rsidRPr="00C81BAD" w:rsidRDefault="00BF5ABA" w:rsidP="00BF5ABA">
      <w:pPr>
        <w:rPr>
          <w:rFonts w:ascii="宋体" w:eastAsia="宋体" w:hAnsi="宋体"/>
        </w:rPr>
      </w:pPr>
      <w:r w:rsidRPr="00C81BAD">
        <w:rPr>
          <w:rFonts w:ascii="宋体" w:eastAsia="宋体" w:hAnsi="宋体"/>
        </w:rPr>
        <w:t xml:space="preserve">    n=rand()%(nmax-nmin+1)+nmin;</w:t>
      </w:r>
    </w:p>
    <w:p w:rsidR="00BF5ABA" w:rsidRPr="00C81BAD" w:rsidRDefault="00BF5ABA" w:rsidP="00BF5ABA">
      <w:pPr>
        <w:rPr>
          <w:rFonts w:ascii="宋体" w:eastAsia="宋体" w:hAnsi="宋体"/>
        </w:rPr>
      </w:pPr>
      <w:r w:rsidRPr="00C81BAD">
        <w:rPr>
          <w:rFonts w:ascii="宋体" w:eastAsia="宋体" w:hAnsi="宋体"/>
        </w:rPr>
        <w:t xml:space="preserve">    m=rand()%(mmax-mmin+1)+mmin;</w:t>
      </w:r>
    </w:p>
    <w:p w:rsidR="00BF5ABA" w:rsidRPr="00C81BAD" w:rsidRDefault="00BF5ABA" w:rsidP="00BF5ABA">
      <w:pPr>
        <w:rPr>
          <w:rFonts w:ascii="宋体" w:eastAsia="宋体" w:hAnsi="宋体"/>
        </w:rPr>
      </w:pPr>
      <w:r w:rsidRPr="00C81BAD">
        <w:rPr>
          <w:rFonts w:ascii="宋体" w:eastAsia="宋体" w:hAnsi="宋体"/>
        </w:rPr>
        <w:t xml:space="preserve">    x=rand()%n+1;</w:t>
      </w:r>
    </w:p>
    <w:p w:rsidR="00BF5ABA" w:rsidRPr="00C81BAD" w:rsidRDefault="00BF5ABA" w:rsidP="00BF5ABA">
      <w:pPr>
        <w:rPr>
          <w:rFonts w:ascii="宋体" w:eastAsia="宋体" w:hAnsi="宋体"/>
        </w:rPr>
      </w:pPr>
      <w:r w:rsidRPr="00C81BAD">
        <w:rPr>
          <w:rFonts w:ascii="宋体" w:eastAsia="宋体" w:hAnsi="宋体"/>
        </w:rPr>
        <w:t xml:space="preserve">    y=rand()%m+1;</w:t>
      </w:r>
    </w:p>
    <w:p w:rsidR="00BF5ABA" w:rsidRPr="00C81BAD" w:rsidRDefault="00BF5ABA" w:rsidP="00BF5ABA">
      <w:pPr>
        <w:rPr>
          <w:rFonts w:ascii="宋体" w:eastAsia="宋体" w:hAnsi="宋体"/>
        </w:rPr>
      </w:pPr>
      <w:r w:rsidRPr="00C81BAD">
        <w:rPr>
          <w:rFonts w:ascii="宋体" w:eastAsia="宋体" w:hAnsi="宋体"/>
        </w:rPr>
        <w:t xml:space="preserve">    //y=1;</w:t>
      </w:r>
    </w:p>
    <w:p w:rsidR="00BF5ABA" w:rsidRPr="00C81BAD" w:rsidRDefault="00BF5ABA" w:rsidP="00BF5ABA">
      <w:pPr>
        <w:rPr>
          <w:rFonts w:ascii="宋体" w:eastAsia="宋体" w:hAnsi="宋体"/>
        </w:rPr>
      </w:pPr>
      <w:r w:rsidRPr="00C81BAD">
        <w:rPr>
          <w:rFonts w:ascii="宋体" w:eastAsia="宋体" w:hAnsi="宋体"/>
        </w:rPr>
        <w:t xml:space="preserve">    cout&lt;&lt;n&lt;&lt;" "&lt;&lt;m&lt;&lt;" "&lt;&lt;x&lt;&lt;" "&lt;&lt;y&lt;&lt;endl;</w:t>
      </w:r>
    </w:p>
    <w:p w:rsidR="00BF5ABA" w:rsidRPr="00C81BAD" w:rsidRDefault="00BF5ABA" w:rsidP="00BF5ABA">
      <w:pPr>
        <w:rPr>
          <w:rFonts w:ascii="宋体" w:eastAsia="宋体" w:hAnsi="宋体"/>
        </w:rPr>
      </w:pPr>
      <w:r w:rsidRPr="00C81BAD">
        <w:rPr>
          <w:rFonts w:ascii="宋体" w:eastAsia="宋体" w:hAnsi="宋体"/>
        </w:rPr>
        <w:t xml:space="preserve">    #endif // DEBUG</w:t>
      </w:r>
    </w:p>
    <w:p w:rsidR="00BF5ABA" w:rsidRPr="00C81BAD" w:rsidRDefault="00BF5ABA" w:rsidP="00BF5ABA">
      <w:pPr>
        <w:rPr>
          <w:rFonts w:ascii="宋体" w:eastAsia="宋体" w:hAnsi="宋体"/>
        </w:rPr>
      </w:pPr>
    </w:p>
    <w:p w:rsidR="00BF5ABA" w:rsidRPr="00C81BAD" w:rsidRDefault="00BF5ABA" w:rsidP="00BF5ABA">
      <w:pPr>
        <w:rPr>
          <w:rFonts w:ascii="宋体" w:eastAsia="宋体" w:hAnsi="宋体"/>
        </w:rPr>
      </w:pPr>
      <w:r w:rsidRPr="00C81BAD">
        <w:rPr>
          <w:rFonts w:ascii="宋体" w:eastAsia="宋体" w:hAnsi="宋体"/>
        </w:rPr>
        <w:t xml:space="preserve">    nowx=x,nowy=y,visitnum=1,visited[nowx][nowy]=true;</w:t>
      </w:r>
    </w:p>
    <w:p w:rsidR="00BF5ABA" w:rsidRPr="00C81BAD" w:rsidRDefault="00BF5ABA" w:rsidP="00BF5ABA">
      <w:pPr>
        <w:rPr>
          <w:rFonts w:ascii="宋体" w:eastAsia="宋体" w:hAnsi="宋体"/>
        </w:rPr>
      </w:pPr>
      <w:r w:rsidRPr="00C81BAD">
        <w:rPr>
          <w:rFonts w:ascii="宋体" w:eastAsia="宋体" w:hAnsi="宋体"/>
        </w:rPr>
        <w:t xml:space="preserve">    for(int i=1;i&lt;=n;i++) maxnum[i]=m;</w:t>
      </w:r>
    </w:p>
    <w:p w:rsidR="00BF5ABA" w:rsidRPr="00C81BAD" w:rsidRDefault="00BF5ABA" w:rsidP="00BF5ABA">
      <w:pPr>
        <w:rPr>
          <w:rFonts w:ascii="宋体" w:eastAsia="宋体" w:hAnsi="宋体"/>
        </w:rPr>
      </w:pPr>
      <w:r w:rsidRPr="00C81BAD">
        <w:rPr>
          <w:rFonts w:ascii="宋体" w:eastAsia="宋体" w:hAnsi="宋体"/>
        </w:rPr>
        <w:t xml:space="preserve">    if(n==1){</w:t>
      </w:r>
    </w:p>
    <w:p w:rsidR="00BF5ABA" w:rsidRPr="00C81BAD" w:rsidRDefault="00BF5ABA" w:rsidP="00BF5ABA">
      <w:pPr>
        <w:rPr>
          <w:rFonts w:ascii="宋体" w:eastAsia="宋体" w:hAnsi="宋体"/>
        </w:rPr>
      </w:pPr>
      <w:r w:rsidRPr="00C81BAD">
        <w:rPr>
          <w:rFonts w:ascii="宋体" w:eastAsia="宋体" w:hAnsi="宋体"/>
        </w:rPr>
        <w:t xml:space="preserve">        nowx=1,nowy=1;</w:t>
      </w:r>
    </w:p>
    <w:p w:rsidR="00BF5ABA" w:rsidRPr="00C81BAD" w:rsidRDefault="00BF5ABA" w:rsidP="00BF5ABA">
      <w:pPr>
        <w:rPr>
          <w:rFonts w:ascii="宋体" w:eastAsia="宋体" w:hAnsi="宋体"/>
        </w:rPr>
      </w:pPr>
      <w:r w:rsidRPr="00C81BAD">
        <w:rPr>
          <w:rFonts w:ascii="宋体" w:eastAsia="宋体" w:hAnsi="宋体"/>
        </w:rPr>
        <w:t xml:space="preserve">        if(nowy!=y&amp;&amp;!visited[nowx][nowy]) 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while(nowy+1&lt;=m){</w:t>
      </w:r>
    </w:p>
    <w:p w:rsidR="00BF5ABA" w:rsidRPr="00C81BAD" w:rsidRDefault="00BF5ABA" w:rsidP="00BF5ABA">
      <w:pPr>
        <w:rPr>
          <w:rFonts w:ascii="宋体" w:eastAsia="宋体" w:hAnsi="宋体"/>
        </w:rPr>
      </w:pPr>
      <w:r w:rsidRPr="00C81BAD">
        <w:rPr>
          <w:rFonts w:ascii="宋体" w:eastAsia="宋体" w:hAnsi="宋体"/>
        </w:rPr>
        <w:t xml:space="preserve">            nowy++;</w:t>
      </w:r>
    </w:p>
    <w:p w:rsidR="00BF5ABA" w:rsidRPr="00C81BAD" w:rsidRDefault="00BF5ABA" w:rsidP="00BF5ABA">
      <w:pPr>
        <w:rPr>
          <w:rFonts w:ascii="宋体" w:eastAsia="宋体" w:hAnsi="宋体"/>
        </w:rPr>
      </w:pPr>
      <w:r w:rsidRPr="00C81BAD">
        <w:rPr>
          <w:rFonts w:ascii="宋体" w:eastAsia="宋体" w:hAnsi="宋体"/>
        </w:rPr>
        <w:t xml:space="preserve">            if(nowy!=y&amp;&amp;!visited[nowx][nowy]) 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//ASSERT(visitnum==n*m);</w:t>
      </w:r>
    </w:p>
    <w:p w:rsidR="00BF5ABA" w:rsidRPr="00C81BAD" w:rsidRDefault="00BF5ABA" w:rsidP="00BF5ABA">
      <w:pPr>
        <w:rPr>
          <w:rFonts w:ascii="宋体" w:eastAsia="宋体" w:hAnsi="宋体"/>
        </w:rPr>
      </w:pPr>
      <w:r w:rsidRPr="00C81BAD">
        <w:rPr>
          <w:rFonts w:ascii="宋体" w:eastAsia="宋体" w:hAnsi="宋体"/>
        </w:rPr>
        <w:t xml:space="preserve">        return 0;</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if(y==1){</w:t>
      </w:r>
    </w:p>
    <w:p w:rsidR="00BF5ABA" w:rsidRPr="00C81BAD" w:rsidRDefault="00BF5ABA" w:rsidP="00BF5ABA">
      <w:pPr>
        <w:rPr>
          <w:rFonts w:ascii="宋体" w:eastAsia="宋体" w:hAnsi="宋体"/>
        </w:rPr>
      </w:pPr>
      <w:r w:rsidRPr="00C81BAD">
        <w:rPr>
          <w:rFonts w:ascii="宋体" w:eastAsia="宋体" w:hAnsi="宋体"/>
        </w:rPr>
        <w:t xml:space="preserve">        nowx=1;</w:t>
      </w:r>
    </w:p>
    <w:p w:rsidR="00BF5ABA" w:rsidRPr="00C81BAD" w:rsidRDefault="00BF5ABA" w:rsidP="00BF5ABA">
      <w:pPr>
        <w:rPr>
          <w:rFonts w:ascii="宋体" w:eastAsia="宋体" w:hAnsi="宋体"/>
        </w:rPr>
      </w:pPr>
      <w:r w:rsidRPr="00C81BAD">
        <w:rPr>
          <w:rFonts w:ascii="宋体" w:eastAsia="宋体" w:hAnsi="宋体"/>
        </w:rPr>
        <w:t xml:space="preserve">        if(nowx!=x&amp;&amp;!visited[nowx][nowy]) 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while(nowx+1&lt;=n){</w:t>
      </w:r>
    </w:p>
    <w:p w:rsidR="00BF5ABA" w:rsidRPr="00C81BAD" w:rsidRDefault="00BF5ABA" w:rsidP="00BF5ABA">
      <w:pPr>
        <w:rPr>
          <w:rFonts w:ascii="宋体" w:eastAsia="宋体" w:hAnsi="宋体"/>
        </w:rPr>
      </w:pPr>
      <w:r w:rsidRPr="00C81BAD">
        <w:rPr>
          <w:rFonts w:ascii="宋体" w:eastAsia="宋体" w:hAnsi="宋体"/>
        </w:rPr>
        <w:t xml:space="preserve">            nowx++;</w:t>
      </w:r>
    </w:p>
    <w:p w:rsidR="00BF5ABA" w:rsidRPr="00C81BAD" w:rsidRDefault="00BF5ABA" w:rsidP="00BF5ABA">
      <w:pPr>
        <w:rPr>
          <w:rFonts w:ascii="宋体" w:eastAsia="宋体" w:hAnsi="宋体"/>
        </w:rPr>
      </w:pPr>
      <w:r w:rsidRPr="00C81BAD">
        <w:rPr>
          <w:rFonts w:ascii="宋体" w:eastAsia="宋体" w:hAnsi="宋体"/>
        </w:rPr>
        <w:t xml:space="preserve">            if(nowx!=x&amp;&amp;!visited[nowx][nowy]) 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if (m==1) return 0;</w:t>
      </w:r>
    </w:p>
    <w:p w:rsidR="00BF5ABA" w:rsidRPr="00C81BAD" w:rsidRDefault="00BF5ABA" w:rsidP="00BF5ABA">
      <w:pPr>
        <w:rPr>
          <w:rFonts w:ascii="宋体" w:eastAsia="宋体" w:hAnsi="宋体"/>
        </w:rPr>
      </w:pPr>
      <w:r w:rsidRPr="00C81BAD">
        <w:rPr>
          <w:rFonts w:ascii="宋体" w:eastAsia="宋体" w:hAnsi="宋体"/>
        </w:rPr>
        <w:t xml:space="preserve">        nowx=n,nowy=2;</w:t>
      </w:r>
    </w:p>
    <w:p w:rsidR="00BF5ABA" w:rsidRPr="00C81BAD" w:rsidRDefault="00BF5ABA" w:rsidP="00BF5ABA">
      <w:pPr>
        <w:rPr>
          <w:rFonts w:ascii="宋体" w:eastAsia="宋体" w:hAnsi="宋体"/>
        </w:rPr>
      </w:pPr>
      <w:r w:rsidRPr="00C81BAD">
        <w:rPr>
          <w:rFonts w:ascii="宋体" w:eastAsia="宋体" w:hAnsi="宋体"/>
        </w:rPr>
        <w:t xml:space="preserve">        if(!visited[nowx][nowy])cout&lt;&lt;nowx&lt;&lt;" "&lt;&lt;nowy&lt;&lt;endl,visitnum++;</w:t>
      </w:r>
    </w:p>
    <w:p w:rsidR="00BF5ABA" w:rsidRPr="00C81BAD" w:rsidRDefault="00BF5ABA" w:rsidP="00BF5ABA">
      <w:pPr>
        <w:rPr>
          <w:rFonts w:ascii="宋体" w:eastAsia="宋体" w:hAnsi="宋体"/>
        </w:rPr>
      </w:pPr>
      <w:r w:rsidRPr="00C81BAD">
        <w:rPr>
          <w:rFonts w:ascii="宋体" w:eastAsia="宋体" w:hAnsi="宋体"/>
        </w:rPr>
        <w:lastRenderedPageBreak/>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do{</w:t>
      </w:r>
    </w:p>
    <w:p w:rsidR="00BF5ABA" w:rsidRPr="00C81BAD" w:rsidRDefault="00BF5ABA" w:rsidP="00BF5ABA">
      <w:pPr>
        <w:rPr>
          <w:rFonts w:ascii="宋体" w:eastAsia="宋体" w:hAnsi="宋体"/>
        </w:rPr>
      </w:pPr>
      <w:r w:rsidRPr="00C81BAD">
        <w:rPr>
          <w:rFonts w:ascii="宋体" w:eastAsia="宋体" w:hAnsi="宋体"/>
        </w:rPr>
        <w:t xml:space="preserve">            nowx=1;</w:t>
      </w:r>
    </w:p>
    <w:p w:rsidR="00BF5ABA" w:rsidRPr="00C81BAD" w:rsidRDefault="00BF5ABA" w:rsidP="00BF5ABA">
      <w:pPr>
        <w:rPr>
          <w:rFonts w:ascii="宋体" w:eastAsia="宋体" w:hAnsi="宋体"/>
        </w:rPr>
      </w:pPr>
      <w:r w:rsidRPr="00C81BAD">
        <w:rPr>
          <w:rFonts w:ascii="宋体" w:eastAsia="宋体" w:hAnsi="宋体"/>
        </w:rPr>
        <w:t xml:space="preserve">            if(!visited[nowx][nowy]) 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while(nowx+1&lt;n){</w:t>
      </w:r>
    </w:p>
    <w:p w:rsidR="00BF5ABA" w:rsidRPr="00C81BAD" w:rsidRDefault="00BF5ABA" w:rsidP="00BF5ABA">
      <w:pPr>
        <w:rPr>
          <w:rFonts w:ascii="宋体" w:eastAsia="宋体" w:hAnsi="宋体"/>
        </w:rPr>
      </w:pPr>
      <w:r w:rsidRPr="00C81BAD">
        <w:rPr>
          <w:rFonts w:ascii="宋体" w:eastAsia="宋体" w:hAnsi="宋体"/>
        </w:rPr>
        <w:t xml:space="preserve">                nowx++;</w:t>
      </w:r>
    </w:p>
    <w:p w:rsidR="00BF5ABA" w:rsidRPr="00C81BAD" w:rsidRDefault="00BF5ABA" w:rsidP="00BF5ABA">
      <w:pPr>
        <w:rPr>
          <w:rFonts w:ascii="宋体" w:eastAsia="宋体" w:hAnsi="宋体"/>
        </w:rPr>
      </w:pPr>
      <w:r w:rsidRPr="00C81BAD">
        <w:rPr>
          <w:rFonts w:ascii="宋体" w:eastAsia="宋体" w:hAnsi="宋体"/>
        </w:rPr>
        <w:t xml:space="preserve">                if(!visited[nowx][nowy]) 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nowx++,nowy++;</w:t>
      </w:r>
    </w:p>
    <w:p w:rsidR="00BF5ABA" w:rsidRPr="00C81BAD" w:rsidRDefault="00BF5ABA" w:rsidP="00BF5ABA">
      <w:pPr>
        <w:rPr>
          <w:rFonts w:ascii="宋体" w:eastAsia="宋体" w:hAnsi="宋体"/>
        </w:rPr>
      </w:pPr>
      <w:r w:rsidRPr="00C81BAD">
        <w:rPr>
          <w:rFonts w:ascii="宋体" w:eastAsia="宋体" w:hAnsi="宋体"/>
        </w:rPr>
        <w:t xml:space="preserve">            if(nowx&gt;n||nowy&gt;m) return 0;</w:t>
      </w:r>
    </w:p>
    <w:p w:rsidR="00BF5ABA" w:rsidRPr="00C81BAD" w:rsidRDefault="00BF5ABA" w:rsidP="00BF5ABA">
      <w:pPr>
        <w:rPr>
          <w:rFonts w:ascii="宋体" w:eastAsia="宋体" w:hAnsi="宋体"/>
        </w:rPr>
      </w:pPr>
      <w:r w:rsidRPr="00C81BAD">
        <w:rPr>
          <w:rFonts w:ascii="宋体" w:eastAsia="宋体" w:hAnsi="宋体"/>
        </w:rPr>
        <w:t xml:space="preserve">            if(!visited[nowx][nowy]) 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}while(1);</w:t>
      </w:r>
    </w:p>
    <w:p w:rsidR="00BF5ABA" w:rsidRPr="00C81BAD" w:rsidRDefault="00BF5ABA" w:rsidP="00BF5ABA">
      <w:pPr>
        <w:rPr>
          <w:rFonts w:ascii="宋体" w:eastAsia="宋体" w:hAnsi="宋体"/>
        </w:rPr>
      </w:pPr>
      <w:r w:rsidRPr="00C81BAD">
        <w:rPr>
          <w:rFonts w:ascii="宋体" w:eastAsia="宋体" w:hAnsi="宋体"/>
        </w:rPr>
        <w:t xml:space="preserve">        //ASSERT(visitnum==n*m);</w:t>
      </w:r>
    </w:p>
    <w:p w:rsidR="00BF5ABA" w:rsidRPr="00C81BAD" w:rsidRDefault="00BF5ABA" w:rsidP="00BF5ABA">
      <w:pPr>
        <w:rPr>
          <w:rFonts w:ascii="宋体" w:eastAsia="宋体" w:hAnsi="宋体"/>
        </w:rPr>
      </w:pPr>
      <w:r w:rsidRPr="00C81BAD">
        <w:rPr>
          <w:rFonts w:ascii="宋体" w:eastAsia="宋体" w:hAnsi="宋体"/>
        </w:rPr>
        <w:t xml:space="preserve">        return 0;</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maxnum[x]=y-1;</w:t>
      </w:r>
    </w:p>
    <w:p w:rsidR="00BF5ABA" w:rsidRPr="00C81BAD" w:rsidRDefault="00BF5ABA" w:rsidP="00BF5ABA">
      <w:pPr>
        <w:rPr>
          <w:rFonts w:ascii="宋体" w:eastAsia="宋体" w:hAnsi="宋体"/>
        </w:rPr>
      </w:pPr>
      <w:r w:rsidRPr="00C81BAD">
        <w:rPr>
          <w:rFonts w:ascii="宋体" w:eastAsia="宋体" w:hAnsi="宋体"/>
        </w:rPr>
        <w:t xml:space="preserve">    while(nowy+1&lt;=m){</w:t>
      </w:r>
    </w:p>
    <w:p w:rsidR="00BF5ABA" w:rsidRPr="00C81BAD" w:rsidRDefault="00BF5ABA" w:rsidP="00BF5ABA">
      <w:pPr>
        <w:rPr>
          <w:rFonts w:ascii="宋体" w:eastAsia="宋体" w:hAnsi="宋体"/>
        </w:rPr>
      </w:pPr>
      <w:r w:rsidRPr="00C81BAD">
        <w:rPr>
          <w:rFonts w:ascii="宋体" w:eastAsia="宋体" w:hAnsi="宋体"/>
        </w:rPr>
        <w:t xml:space="preserve">        nowy++;</w:t>
      </w:r>
    </w:p>
    <w:p w:rsidR="00BF5ABA" w:rsidRPr="00C81BAD" w:rsidRDefault="00BF5ABA" w:rsidP="00BF5ABA">
      <w:pPr>
        <w:rPr>
          <w:rFonts w:ascii="宋体" w:eastAsia="宋体" w:hAnsi="宋体"/>
        </w:rPr>
      </w:pPr>
      <w:r w:rsidRPr="00C81BAD">
        <w:rPr>
          <w:rFonts w:ascii="宋体" w:eastAsia="宋体" w:hAnsi="宋体"/>
        </w:rPr>
        <w:t xml:space="preserve">        if(!visited[nowx][nowy]) 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while(nowx+1&lt;=n){</w:t>
      </w:r>
    </w:p>
    <w:p w:rsidR="00BF5ABA" w:rsidRPr="00C81BAD" w:rsidRDefault="00BF5ABA" w:rsidP="00BF5ABA">
      <w:pPr>
        <w:rPr>
          <w:rFonts w:ascii="宋体" w:eastAsia="宋体" w:hAnsi="宋体"/>
        </w:rPr>
      </w:pPr>
      <w:r w:rsidRPr="00C81BAD">
        <w:rPr>
          <w:rFonts w:ascii="宋体" w:eastAsia="宋体" w:hAnsi="宋体"/>
        </w:rPr>
        <w:t xml:space="preserve">        nowx++;</w:t>
      </w:r>
    </w:p>
    <w:p w:rsidR="00BF5ABA" w:rsidRPr="00C81BAD" w:rsidRDefault="00BF5ABA" w:rsidP="00BF5ABA">
      <w:pPr>
        <w:rPr>
          <w:rFonts w:ascii="宋体" w:eastAsia="宋体" w:hAnsi="宋体"/>
        </w:rPr>
      </w:pPr>
      <w:r w:rsidRPr="00C81BAD">
        <w:rPr>
          <w:rFonts w:ascii="宋体" w:eastAsia="宋体" w:hAnsi="宋体"/>
        </w:rPr>
        <w:t xml:space="preserve">        if(!visited[nowx][nowy]) 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maxnum[nowx]=m-1;</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while(nowy-1&gt;=1){</w:t>
      </w:r>
    </w:p>
    <w:p w:rsidR="00BF5ABA" w:rsidRPr="00C81BAD" w:rsidRDefault="00BF5ABA" w:rsidP="00BF5ABA">
      <w:pPr>
        <w:rPr>
          <w:rFonts w:ascii="宋体" w:eastAsia="宋体" w:hAnsi="宋体"/>
        </w:rPr>
      </w:pPr>
      <w:r w:rsidRPr="00C81BAD">
        <w:rPr>
          <w:rFonts w:ascii="宋体" w:eastAsia="宋体" w:hAnsi="宋体"/>
        </w:rPr>
        <w:t xml:space="preserve">        nowy--;</w:t>
      </w:r>
    </w:p>
    <w:p w:rsidR="00BF5ABA" w:rsidRPr="00C81BAD" w:rsidRDefault="00BF5ABA" w:rsidP="00BF5ABA">
      <w:pPr>
        <w:rPr>
          <w:rFonts w:ascii="宋体" w:eastAsia="宋体" w:hAnsi="宋体"/>
        </w:rPr>
      </w:pPr>
      <w:r w:rsidRPr="00C81BAD">
        <w:rPr>
          <w:rFonts w:ascii="宋体" w:eastAsia="宋体" w:hAnsi="宋体"/>
        </w:rPr>
        <w:t xml:space="preserve">        if(!visited[nowx][nowy])cout&lt;&lt;nowx&lt;&lt;"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if(nowx-1&lt;1){</w:t>
      </w:r>
    </w:p>
    <w:p w:rsidR="00BF5ABA" w:rsidRPr="00C81BAD" w:rsidRDefault="00BF5ABA" w:rsidP="00BF5ABA">
      <w:pPr>
        <w:rPr>
          <w:rFonts w:ascii="宋体" w:eastAsia="宋体" w:hAnsi="宋体"/>
        </w:rPr>
      </w:pPr>
      <w:r w:rsidRPr="00C81BAD">
        <w:rPr>
          <w:rFonts w:ascii="宋体" w:eastAsia="宋体" w:hAnsi="宋体"/>
        </w:rPr>
        <w:t xml:space="preserve">        //ASSERT(visitnum==n*m);</w:t>
      </w:r>
    </w:p>
    <w:p w:rsidR="00BF5ABA" w:rsidRPr="00C81BAD" w:rsidRDefault="00BF5ABA" w:rsidP="00BF5ABA">
      <w:pPr>
        <w:rPr>
          <w:rFonts w:ascii="宋体" w:eastAsia="宋体" w:hAnsi="宋体"/>
        </w:rPr>
      </w:pPr>
      <w:r w:rsidRPr="00C81BAD">
        <w:rPr>
          <w:rFonts w:ascii="宋体" w:eastAsia="宋体" w:hAnsi="宋体"/>
        </w:rPr>
        <w:lastRenderedPageBreak/>
        <w:t xml:space="preserve">        return 0;</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nowx--;</w:t>
      </w:r>
    </w:p>
    <w:p w:rsidR="00BF5ABA" w:rsidRPr="00C81BAD" w:rsidRDefault="00BF5ABA" w:rsidP="00BF5ABA">
      <w:pPr>
        <w:rPr>
          <w:rFonts w:ascii="宋体" w:eastAsia="宋体" w:hAnsi="宋体"/>
        </w:rPr>
      </w:pPr>
      <w:r w:rsidRPr="00C81BAD">
        <w:rPr>
          <w:rFonts w:ascii="宋体" w:eastAsia="宋体" w:hAnsi="宋体"/>
        </w:rPr>
        <w:t xml:space="preserve">    if(!visited[nowx][nowy])cout&lt;&lt;nowx&lt;&lt;"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int minrow=1;</w:t>
      </w:r>
    </w:p>
    <w:p w:rsidR="00BF5ABA" w:rsidRPr="00C81BAD" w:rsidRDefault="00BF5ABA" w:rsidP="00BF5ABA">
      <w:pPr>
        <w:rPr>
          <w:rFonts w:ascii="宋体" w:eastAsia="宋体" w:hAnsi="宋体"/>
        </w:rPr>
      </w:pPr>
      <w:r w:rsidRPr="00C81BAD">
        <w:rPr>
          <w:rFonts w:ascii="宋体" w:eastAsia="宋体" w:hAnsi="宋体"/>
        </w:rPr>
        <w:t xml:space="preserve">    if(x==1&amp;&amp;y==1) minrow=2;</w:t>
      </w:r>
    </w:p>
    <w:p w:rsidR="00BF5ABA" w:rsidRPr="00C81BAD" w:rsidRDefault="00BF5ABA" w:rsidP="00BF5ABA">
      <w:pPr>
        <w:rPr>
          <w:rFonts w:ascii="宋体" w:eastAsia="宋体" w:hAnsi="宋体"/>
        </w:rPr>
      </w:pPr>
      <w:r w:rsidRPr="00C81BAD">
        <w:rPr>
          <w:rFonts w:ascii="宋体" w:eastAsia="宋体" w:hAnsi="宋体"/>
        </w:rPr>
        <w:t xml:space="preserve">    do{</w:t>
      </w:r>
    </w:p>
    <w:p w:rsidR="00BF5ABA" w:rsidRPr="00C81BAD" w:rsidRDefault="00BF5ABA" w:rsidP="00BF5ABA">
      <w:pPr>
        <w:rPr>
          <w:rFonts w:ascii="宋体" w:eastAsia="宋体" w:hAnsi="宋体"/>
        </w:rPr>
      </w:pPr>
      <w:r w:rsidRPr="00C81BAD">
        <w:rPr>
          <w:rFonts w:ascii="宋体" w:eastAsia="宋体" w:hAnsi="宋体"/>
        </w:rPr>
        <w:t xml:space="preserve">        nowy=maxnum[nowx];</w:t>
      </w:r>
    </w:p>
    <w:p w:rsidR="00BF5ABA" w:rsidRPr="00C81BAD" w:rsidRDefault="00BF5ABA" w:rsidP="00BF5ABA">
      <w:pPr>
        <w:rPr>
          <w:rFonts w:ascii="宋体" w:eastAsia="宋体" w:hAnsi="宋体"/>
        </w:rPr>
      </w:pPr>
      <w:r w:rsidRPr="00C81BAD">
        <w:rPr>
          <w:rFonts w:ascii="宋体" w:eastAsia="宋体" w:hAnsi="宋体"/>
        </w:rPr>
        <w:t xml:space="preserve">        if(!visited[nowx][nowy])cout&lt;&lt;nowx&lt;&lt;"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while(nowy-1&gt;=2){</w:t>
      </w:r>
    </w:p>
    <w:p w:rsidR="00BF5ABA" w:rsidRPr="00C81BAD" w:rsidRDefault="00BF5ABA" w:rsidP="00BF5ABA">
      <w:pPr>
        <w:rPr>
          <w:rFonts w:ascii="宋体" w:eastAsia="宋体" w:hAnsi="宋体"/>
        </w:rPr>
      </w:pPr>
      <w:r w:rsidRPr="00C81BAD">
        <w:rPr>
          <w:rFonts w:ascii="宋体" w:eastAsia="宋体" w:hAnsi="宋体"/>
        </w:rPr>
        <w:t xml:space="preserve">            nowy--;</w:t>
      </w:r>
    </w:p>
    <w:p w:rsidR="00BF5ABA" w:rsidRPr="00C81BAD" w:rsidRDefault="00BF5ABA" w:rsidP="00BF5ABA">
      <w:pPr>
        <w:rPr>
          <w:rFonts w:ascii="宋体" w:eastAsia="宋体" w:hAnsi="宋体"/>
        </w:rPr>
      </w:pPr>
      <w:r w:rsidRPr="00C81BAD">
        <w:rPr>
          <w:rFonts w:ascii="宋体" w:eastAsia="宋体" w:hAnsi="宋体"/>
        </w:rPr>
        <w:t xml:space="preserve">            if(!visited[nowx][nowy])cout&lt;&lt;nowx&lt;&lt;"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t>
      </w:r>
    </w:p>
    <w:p w:rsidR="00BF5ABA" w:rsidRPr="00C81BAD" w:rsidRDefault="00BF5ABA" w:rsidP="00BF5ABA">
      <w:pPr>
        <w:rPr>
          <w:rFonts w:ascii="宋体" w:eastAsia="宋体" w:hAnsi="宋体"/>
        </w:rPr>
      </w:pPr>
      <w:r w:rsidRPr="00C81BAD">
        <w:rPr>
          <w:rFonts w:ascii="宋体" w:eastAsia="宋体" w:hAnsi="宋体"/>
        </w:rPr>
        <w:t xml:space="preserve">        nowx--,nowy=1;</w:t>
      </w:r>
    </w:p>
    <w:p w:rsidR="00BF5ABA" w:rsidRPr="00C81BAD" w:rsidRDefault="00BF5ABA" w:rsidP="00BF5ABA">
      <w:pPr>
        <w:rPr>
          <w:rFonts w:ascii="宋体" w:eastAsia="宋体" w:hAnsi="宋体"/>
        </w:rPr>
      </w:pPr>
      <w:r w:rsidRPr="00C81BAD">
        <w:rPr>
          <w:rFonts w:ascii="宋体" w:eastAsia="宋体" w:hAnsi="宋体"/>
        </w:rPr>
        <w:t xml:space="preserve">        if(nowx&lt;minrow||nowy&lt;1) break;</w:t>
      </w:r>
    </w:p>
    <w:p w:rsidR="00BF5ABA" w:rsidRPr="00C81BAD" w:rsidRDefault="00BF5ABA" w:rsidP="00BF5ABA">
      <w:pPr>
        <w:rPr>
          <w:rFonts w:ascii="宋体" w:eastAsia="宋体" w:hAnsi="宋体"/>
        </w:rPr>
      </w:pPr>
      <w:r w:rsidRPr="00C81BAD">
        <w:rPr>
          <w:rFonts w:ascii="宋体" w:eastAsia="宋体" w:hAnsi="宋体"/>
        </w:rPr>
        <w:t xml:space="preserve">        if(!visited[nowx][nowy])cout&lt;&lt;nowx&lt;&lt;" "&lt;&lt;nowy&lt;&lt;endl,visitnum++;</w:t>
      </w:r>
    </w:p>
    <w:p w:rsidR="00BF5ABA" w:rsidRPr="00C81BAD" w:rsidRDefault="00BF5ABA" w:rsidP="00BF5ABA">
      <w:pPr>
        <w:rPr>
          <w:rFonts w:ascii="宋体" w:eastAsia="宋体" w:hAnsi="宋体"/>
        </w:rPr>
      </w:pPr>
      <w:r w:rsidRPr="00C81BAD">
        <w:rPr>
          <w:rFonts w:ascii="宋体" w:eastAsia="宋体" w:hAnsi="宋体"/>
        </w:rPr>
        <w:t xml:space="preserve">        ASSERT(nowx&gt;=1&amp;&amp;nowx&lt;=n&amp;&amp;nowy&gt;=1&amp;&amp;nowy&lt;=m);</w:t>
      </w:r>
    </w:p>
    <w:p w:rsidR="00BF5ABA" w:rsidRPr="00C81BAD" w:rsidRDefault="00BF5ABA" w:rsidP="00BF5ABA">
      <w:pPr>
        <w:rPr>
          <w:rFonts w:ascii="宋体" w:eastAsia="宋体" w:hAnsi="宋体"/>
        </w:rPr>
      </w:pPr>
      <w:r w:rsidRPr="00C81BAD">
        <w:rPr>
          <w:rFonts w:ascii="宋体" w:eastAsia="宋体" w:hAnsi="宋体"/>
        </w:rPr>
        <w:t xml:space="preserve">        visited[nowx][nowy]=true;</w:t>
      </w:r>
    </w:p>
    <w:p w:rsidR="00BF5ABA" w:rsidRPr="00C81BAD" w:rsidRDefault="00BF5ABA" w:rsidP="00BF5ABA">
      <w:pPr>
        <w:rPr>
          <w:rFonts w:ascii="宋体" w:eastAsia="宋体" w:hAnsi="宋体"/>
        </w:rPr>
      </w:pPr>
      <w:r w:rsidRPr="00C81BAD">
        <w:rPr>
          <w:rFonts w:ascii="宋体" w:eastAsia="宋体" w:hAnsi="宋体"/>
        </w:rPr>
        <w:t xml:space="preserve">    }while(true);</w:t>
      </w:r>
    </w:p>
    <w:p w:rsidR="00BF5ABA" w:rsidRPr="00C81BAD" w:rsidRDefault="00BF5ABA" w:rsidP="00BF5ABA">
      <w:pPr>
        <w:rPr>
          <w:rFonts w:ascii="宋体" w:eastAsia="宋体" w:hAnsi="宋体"/>
        </w:rPr>
      </w:pPr>
      <w:r w:rsidRPr="00C81BAD">
        <w:rPr>
          <w:rFonts w:ascii="宋体" w:eastAsia="宋体" w:hAnsi="宋体"/>
        </w:rPr>
        <w:t xml:space="preserve">    #ifdef DEBUG</w:t>
      </w:r>
    </w:p>
    <w:p w:rsidR="00BF5ABA" w:rsidRPr="00C81BAD" w:rsidRDefault="00BF5ABA" w:rsidP="00BF5ABA">
      <w:pPr>
        <w:rPr>
          <w:rFonts w:ascii="宋体" w:eastAsia="宋体" w:hAnsi="宋体"/>
        </w:rPr>
      </w:pPr>
      <w:r w:rsidRPr="00C81BAD">
        <w:rPr>
          <w:rFonts w:ascii="宋体" w:eastAsia="宋体" w:hAnsi="宋体"/>
        </w:rPr>
        <w:t xml:space="preserve">    cout&lt;&lt;n&lt;&lt;" "&lt;&lt;m&lt;&lt;" "&lt;&lt;x&lt;&lt;" "&lt;&lt;y&lt;&lt;endl;</w:t>
      </w:r>
    </w:p>
    <w:p w:rsidR="00BF5ABA" w:rsidRPr="00C81BAD" w:rsidRDefault="00BF5ABA" w:rsidP="00BF5ABA">
      <w:pPr>
        <w:rPr>
          <w:rFonts w:ascii="宋体" w:eastAsia="宋体" w:hAnsi="宋体"/>
        </w:rPr>
      </w:pPr>
      <w:r w:rsidRPr="00C81BAD">
        <w:rPr>
          <w:rFonts w:ascii="宋体" w:eastAsia="宋体" w:hAnsi="宋体"/>
        </w:rPr>
        <w:t xml:space="preserve">    #endif // DEBUG</w:t>
      </w:r>
    </w:p>
    <w:p w:rsidR="00BF5ABA" w:rsidRPr="00C81BAD" w:rsidRDefault="00BF5ABA" w:rsidP="00BF5ABA">
      <w:pPr>
        <w:rPr>
          <w:rFonts w:ascii="宋体" w:eastAsia="宋体" w:hAnsi="宋体"/>
        </w:rPr>
      </w:pPr>
      <w:r w:rsidRPr="00C81BAD">
        <w:rPr>
          <w:rFonts w:ascii="宋体" w:eastAsia="宋体" w:hAnsi="宋体"/>
        </w:rPr>
        <w:t xml:space="preserve">    ASSERT(visitnum==n*m);</w:t>
      </w:r>
    </w:p>
    <w:p w:rsidR="00BF5ABA" w:rsidRPr="00C81BAD" w:rsidRDefault="00BF5ABA" w:rsidP="00BF5ABA">
      <w:pPr>
        <w:rPr>
          <w:rFonts w:ascii="宋体" w:eastAsia="宋体" w:hAnsi="宋体"/>
        </w:rPr>
      </w:pPr>
      <w:r w:rsidRPr="00C81BAD">
        <w:rPr>
          <w:rFonts w:ascii="宋体" w:eastAsia="宋体" w:hAnsi="宋体"/>
        </w:rPr>
        <w:t xml:space="preserve">    return 0;</w:t>
      </w:r>
    </w:p>
    <w:p w:rsidR="00BF5ABA" w:rsidRPr="00C81BAD" w:rsidRDefault="00BF5ABA" w:rsidP="00BF5ABA">
      <w:pPr>
        <w:rPr>
          <w:rFonts w:ascii="宋体" w:eastAsia="宋体" w:hAnsi="宋体"/>
        </w:rPr>
      </w:pPr>
      <w:r w:rsidRPr="00C81BAD">
        <w:rPr>
          <w:rFonts w:ascii="宋体" w:eastAsia="宋体" w:hAnsi="宋体"/>
        </w:rPr>
        <w:t>}</w:t>
      </w:r>
    </w:p>
    <w:p w:rsidR="00BF5ABA" w:rsidRPr="00C81BAD" w:rsidRDefault="00BF5ABA" w:rsidP="00BF5ABA">
      <w:pPr>
        <w:pStyle w:val="3"/>
        <w:rPr>
          <w:rFonts w:ascii="宋体" w:eastAsia="宋体" w:hAnsi="宋体"/>
          <w:b w:val="0"/>
        </w:rPr>
      </w:pPr>
      <w:bookmarkStart w:id="71" w:name="_Toc523521154"/>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6300</w:t>
      </w:r>
      <w:r w:rsidRPr="00C81BAD">
        <w:rPr>
          <w:rFonts w:ascii="宋体" w:eastAsia="宋体" w:hAnsi="宋体" w:hint="eastAsia"/>
          <w:b w:val="0"/>
        </w:rPr>
        <w:t>-</w:t>
      </w:r>
      <w:r w:rsidRPr="00C81BAD">
        <w:rPr>
          <w:rFonts w:ascii="宋体" w:eastAsia="宋体" w:hAnsi="宋体"/>
          <w:b w:val="0"/>
        </w:rPr>
        <w:t>Triangle Partion</w:t>
      </w:r>
      <w:bookmarkEnd w:id="71"/>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6300</w:instrText>
      </w:r>
      <w:r w:rsidRPr="00C81BAD">
        <w:rPr>
          <w:rFonts w:ascii="宋体" w:eastAsia="宋体" w:hAnsi="宋体" w:hint="eastAsia"/>
          <w:b w:val="0"/>
        </w:rPr>
        <w:instrText>-</w:instrText>
      </w:r>
      <w:r w:rsidRPr="00C81BAD">
        <w:rPr>
          <w:rFonts w:ascii="宋体" w:eastAsia="宋体" w:hAnsi="宋体"/>
          <w:b w:val="0"/>
        </w:rPr>
        <w:instrText>Triangle Partion:</w:instrText>
      </w:r>
      <w:r w:rsidRPr="00C81BAD">
        <w:rPr>
          <w:rFonts w:ascii="宋体" w:eastAsia="宋体" w:hAnsi="宋体"/>
        </w:rPr>
        <w:instrText xml:space="preserve">6300" \y "HDU:6300" </w:instrText>
      </w:r>
      <w:r w:rsidRPr="00C81BAD">
        <w:rPr>
          <w:rFonts w:ascii="宋体" w:eastAsia="宋体" w:hAnsi="宋体"/>
          <w:b w:val="0"/>
        </w:rPr>
        <w:fldChar w:fldCharType="end"/>
      </w:r>
    </w:p>
    <w:p w:rsidR="00BF5ABA" w:rsidRPr="00C81BAD" w:rsidRDefault="00BF5ABA" w:rsidP="00BF5ABA">
      <w:pPr>
        <w:rPr>
          <w:rFonts w:ascii="宋体" w:eastAsia="宋体" w:hAnsi="宋体"/>
        </w:rPr>
      </w:pPr>
      <w:r w:rsidRPr="00C81BAD">
        <w:rPr>
          <w:rFonts w:ascii="宋体" w:eastAsia="宋体" w:hAnsi="宋体" w:hint="eastAsia"/>
        </w:rPr>
        <w:t>【Source】2018杭电暑期多校1</w:t>
      </w:r>
    </w:p>
    <w:p w:rsidR="00BF5ABA" w:rsidRPr="00C81BAD" w:rsidRDefault="00BF5ABA" w:rsidP="00BF5ABA">
      <w:pPr>
        <w:rPr>
          <w:rFonts w:ascii="宋体" w:eastAsia="宋体" w:hAnsi="宋体"/>
        </w:rPr>
      </w:pPr>
      <w:r w:rsidRPr="00C81BAD">
        <w:rPr>
          <w:rFonts w:ascii="宋体" w:eastAsia="宋体" w:hAnsi="宋体" w:hint="eastAsia"/>
        </w:rPr>
        <w:t>【题意】</w:t>
      </w:r>
    </w:p>
    <w:p w:rsidR="00BF5ABA" w:rsidRPr="00C81BAD" w:rsidRDefault="00BF5ABA" w:rsidP="00BF5ABA">
      <w:pPr>
        <w:rPr>
          <w:rFonts w:ascii="宋体" w:eastAsia="宋体" w:hAnsi="宋体"/>
        </w:rPr>
      </w:pPr>
      <w:r w:rsidRPr="00C81BAD">
        <w:rPr>
          <w:rFonts w:ascii="宋体" w:eastAsia="宋体" w:hAnsi="宋体" w:hint="eastAsia"/>
        </w:rPr>
        <w:t>【TAG】签到题</w:t>
      </w:r>
    </w:p>
    <w:p w:rsidR="00BF5ABA" w:rsidRPr="00C81BAD" w:rsidRDefault="00BF5ABA" w:rsidP="00BF5ABA">
      <w:pPr>
        <w:rPr>
          <w:rFonts w:ascii="宋体" w:eastAsia="宋体" w:hAnsi="宋体"/>
        </w:rPr>
      </w:pPr>
      <w:r w:rsidRPr="00C81BAD">
        <w:rPr>
          <w:rFonts w:ascii="宋体" w:eastAsia="宋体" w:hAnsi="宋体" w:hint="eastAsia"/>
        </w:rPr>
        <w:t>【题解】按照x坐标排个序，按顺序输出即可</w:t>
      </w:r>
    </w:p>
    <w:p w:rsidR="00BF5ABA" w:rsidRPr="00C81BAD" w:rsidRDefault="00BF5ABA" w:rsidP="00BF5ABA">
      <w:pPr>
        <w:rPr>
          <w:rFonts w:ascii="宋体" w:eastAsia="宋体" w:hAnsi="宋体"/>
        </w:rPr>
      </w:pPr>
      <w:r w:rsidRPr="00C81BAD">
        <w:rPr>
          <w:rFonts w:ascii="宋体" w:eastAsia="宋体" w:hAnsi="宋体" w:hint="eastAsia"/>
        </w:rPr>
        <w:t>【自测数据】</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1</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1</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1 2</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2 3</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lastRenderedPageBreak/>
        <w:t>3 5</w:t>
      </w:r>
    </w:p>
    <w:p w:rsidR="00BF5ABA" w:rsidRPr="00C81BAD" w:rsidRDefault="00BF5ABA" w:rsidP="00BF5ABA">
      <w:pPr>
        <w:pStyle w:val="HTML"/>
        <w:shd w:val="clear" w:color="auto" w:fill="F4FBFF"/>
        <w:rPr>
          <w:rFonts w:cstheme="minorBidi"/>
          <w:kern w:val="2"/>
          <w:sz w:val="21"/>
          <w:szCs w:val="22"/>
        </w:rPr>
      </w:pP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1</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2</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1 1</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2 2</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3 3</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3 1</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1 3</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4 -5</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w:t>
      </w:r>
    </w:p>
    <w:p w:rsidR="00BF5ABA" w:rsidRPr="00C81BAD" w:rsidRDefault="00BF5ABA" w:rsidP="00BF5ABA">
      <w:pPr>
        <w:rPr>
          <w:rFonts w:ascii="宋体" w:eastAsia="宋体" w:hAnsi="宋体"/>
        </w:rPr>
      </w:pPr>
      <w:r w:rsidRPr="00C81BAD">
        <w:rPr>
          <w:rFonts w:ascii="宋体" w:eastAsia="宋体" w:hAnsi="宋体" w:hint="eastAsia"/>
        </w:rPr>
        <w:t>【代码】</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#include &lt;bits/stdc++.h&gt;</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#define MAXN 1010</w:t>
      </w:r>
    </w:p>
    <w:p w:rsidR="00BF5ABA" w:rsidRPr="00C81BAD" w:rsidRDefault="00BF5ABA" w:rsidP="00BF5ABA">
      <w:pPr>
        <w:pStyle w:val="HTML"/>
        <w:shd w:val="clear" w:color="auto" w:fill="F4FBFF"/>
        <w:rPr>
          <w:rFonts w:cstheme="minorBidi"/>
          <w:kern w:val="2"/>
          <w:sz w:val="21"/>
          <w:szCs w:val="22"/>
        </w:rPr>
      </w:pP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using namespace std;</w:t>
      </w:r>
    </w:p>
    <w:p w:rsidR="00BF5ABA" w:rsidRPr="00C81BAD" w:rsidRDefault="00BF5ABA" w:rsidP="00BF5ABA">
      <w:pPr>
        <w:pStyle w:val="HTML"/>
        <w:shd w:val="clear" w:color="auto" w:fill="F4FBFF"/>
        <w:rPr>
          <w:rFonts w:cstheme="minorBidi"/>
          <w:kern w:val="2"/>
          <w:sz w:val="21"/>
          <w:szCs w:val="22"/>
        </w:rPr>
      </w:pP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struct node{</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int id,x,y;</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}point[MAXN&lt;&lt;2];</w:t>
      </w:r>
    </w:p>
    <w:p w:rsidR="00BF5ABA" w:rsidRPr="00C81BAD" w:rsidRDefault="00BF5ABA" w:rsidP="00BF5ABA">
      <w:pPr>
        <w:pStyle w:val="HTML"/>
        <w:shd w:val="clear" w:color="auto" w:fill="F4FBFF"/>
        <w:rPr>
          <w:rFonts w:cstheme="minorBidi"/>
          <w:kern w:val="2"/>
          <w:sz w:val="21"/>
          <w:szCs w:val="22"/>
        </w:rPr>
      </w:pP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bool cmp(node x,node y){</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return x.x&lt;y.x;</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w:t>
      </w:r>
    </w:p>
    <w:p w:rsidR="00BF5ABA" w:rsidRPr="00C81BAD" w:rsidRDefault="00BF5ABA" w:rsidP="00BF5ABA">
      <w:pPr>
        <w:pStyle w:val="HTML"/>
        <w:shd w:val="clear" w:color="auto" w:fill="F4FBFF"/>
        <w:rPr>
          <w:rFonts w:cstheme="minorBidi"/>
          <w:kern w:val="2"/>
          <w:sz w:val="21"/>
          <w:szCs w:val="22"/>
        </w:rPr>
      </w:pP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int main()</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int t;</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scanf("%d",&amp;t);</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while(t--){</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int n;</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scanf("%d",&amp;n);</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for (int i=1;i&lt;=3*n;i++){</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scanf("%d%d",&amp;point[i].x,&amp;point[i].y);</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point[i].id=i;</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sort(point+1,point+1+3*n,cmp);</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for (int i=1;i&lt;=n;i++){</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printf("%d %d %d\n",point[3*i-2].id,point[3*i-1].id,point[3*i].id);</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 xml:space="preserve">    return 0;</w:t>
      </w:r>
    </w:p>
    <w:p w:rsidR="00BF5ABA" w:rsidRPr="00C81BAD" w:rsidRDefault="00BF5ABA" w:rsidP="00BF5ABA">
      <w:pPr>
        <w:pStyle w:val="HTML"/>
        <w:shd w:val="clear" w:color="auto" w:fill="F4FBFF"/>
        <w:rPr>
          <w:rFonts w:cstheme="minorBidi"/>
          <w:kern w:val="2"/>
          <w:sz w:val="21"/>
          <w:szCs w:val="22"/>
        </w:rPr>
      </w:pPr>
      <w:r w:rsidRPr="00C81BAD">
        <w:rPr>
          <w:rFonts w:cstheme="minorBidi"/>
          <w:kern w:val="2"/>
          <w:sz w:val="21"/>
          <w:szCs w:val="22"/>
        </w:rPr>
        <w:t>}</w:t>
      </w:r>
    </w:p>
    <w:p w:rsidR="00217EAA" w:rsidRPr="00C81BAD" w:rsidRDefault="00217EAA" w:rsidP="00217EAA">
      <w:pPr>
        <w:pStyle w:val="2"/>
        <w:rPr>
          <w:rFonts w:ascii="宋体" w:eastAsia="宋体" w:hAnsi="宋体"/>
          <w:b w:val="0"/>
        </w:rPr>
      </w:pPr>
      <w:bookmarkStart w:id="72" w:name="_Toc523521155"/>
      <w:r w:rsidRPr="00C81BAD">
        <w:rPr>
          <w:rFonts w:ascii="宋体" w:eastAsia="宋体" w:hAnsi="宋体" w:hint="eastAsia"/>
          <w:b w:val="0"/>
        </w:rPr>
        <w:lastRenderedPageBreak/>
        <w:t>曼哈顿距离最小生成树</w:t>
      </w:r>
      <w:bookmarkEnd w:id="72"/>
    </w:p>
    <w:p w:rsidR="00217EAA" w:rsidRPr="00C81BAD" w:rsidRDefault="00C14360" w:rsidP="0033287D">
      <w:pPr>
        <w:rPr>
          <w:rFonts w:ascii="宋体" w:eastAsia="宋体" w:hAnsi="宋体"/>
        </w:rPr>
      </w:pPr>
      <w:hyperlink r:id="rId30" w:history="1">
        <w:r w:rsidR="00217EAA" w:rsidRPr="00C81BAD">
          <w:rPr>
            <w:rStyle w:val="a3"/>
            <w:rFonts w:ascii="宋体" w:eastAsia="宋体" w:hAnsi="宋体"/>
          </w:rPr>
          <w:t>https://blog.csdn.net/huzecong/article/details/8576908</w:t>
        </w:r>
      </w:hyperlink>
    </w:p>
    <w:p w:rsidR="00217EAA" w:rsidRPr="00C81BAD" w:rsidRDefault="00935951" w:rsidP="00935951">
      <w:pPr>
        <w:pStyle w:val="2"/>
        <w:rPr>
          <w:rFonts w:ascii="宋体" w:eastAsia="宋体" w:hAnsi="宋体"/>
          <w:b w:val="0"/>
        </w:rPr>
      </w:pPr>
      <w:bookmarkStart w:id="73" w:name="_Toc523521156"/>
      <w:r w:rsidRPr="00C81BAD">
        <w:rPr>
          <w:rFonts w:ascii="宋体" w:eastAsia="宋体" w:hAnsi="宋体" w:hint="eastAsia"/>
          <w:b w:val="0"/>
        </w:rPr>
        <w:t>输入输出外挂</w:t>
      </w:r>
      <w:bookmarkEnd w:id="73"/>
    </w:p>
    <w:p w:rsidR="00935951" w:rsidRPr="00C81BAD" w:rsidRDefault="00C14360" w:rsidP="0033287D">
      <w:pPr>
        <w:rPr>
          <w:rFonts w:ascii="宋体" w:eastAsia="宋体" w:hAnsi="宋体"/>
        </w:rPr>
      </w:pPr>
      <w:hyperlink r:id="rId31" w:history="1">
        <w:r w:rsidR="00935951" w:rsidRPr="00C81BAD">
          <w:rPr>
            <w:rStyle w:val="a3"/>
            <w:rFonts w:ascii="宋体" w:eastAsia="宋体" w:hAnsi="宋体"/>
          </w:rPr>
          <w:t>https://blog.csdn.net/acmore_xiong/article/details/52270748</w:t>
        </w:r>
      </w:hyperlink>
    </w:p>
    <w:p w:rsidR="00935951" w:rsidRPr="00C81BAD" w:rsidRDefault="00C14360" w:rsidP="0033287D">
      <w:pPr>
        <w:rPr>
          <w:rFonts w:ascii="宋体" w:eastAsia="宋体" w:hAnsi="宋体"/>
        </w:rPr>
      </w:pPr>
      <w:hyperlink r:id="rId32" w:history="1">
        <w:r w:rsidR="00935951" w:rsidRPr="00C81BAD">
          <w:rPr>
            <w:rStyle w:val="a3"/>
            <w:rFonts w:ascii="宋体" w:eastAsia="宋体" w:hAnsi="宋体"/>
          </w:rPr>
          <w:t>https://blog.csdn.net/f_zyj/article/details/51473493</w:t>
        </w:r>
      </w:hyperlink>
    </w:p>
    <w:p w:rsidR="00935951" w:rsidRPr="00C81BAD" w:rsidRDefault="00C14360" w:rsidP="0033287D">
      <w:pPr>
        <w:rPr>
          <w:rFonts w:ascii="宋体" w:eastAsia="宋体" w:hAnsi="宋体"/>
        </w:rPr>
      </w:pPr>
      <w:hyperlink r:id="rId33" w:history="1">
        <w:r w:rsidR="00935951" w:rsidRPr="00C81BAD">
          <w:rPr>
            <w:rStyle w:val="a3"/>
            <w:rFonts w:ascii="宋体" w:eastAsia="宋体" w:hAnsi="宋体"/>
          </w:rPr>
          <w:t>https://www.cnblogs.com/HarryGuo2012/p/4728243.html</w:t>
        </w:r>
      </w:hyperlink>
    </w:p>
    <w:p w:rsidR="00EE5D3F" w:rsidRPr="00C81BAD" w:rsidRDefault="004B1ACF" w:rsidP="009B11BF">
      <w:pPr>
        <w:pStyle w:val="1"/>
        <w:rPr>
          <w:rFonts w:ascii="宋体" w:eastAsia="宋体" w:hAnsi="宋体"/>
        </w:rPr>
      </w:pPr>
      <w:bookmarkStart w:id="74" w:name="_Toc523521157"/>
      <w:r w:rsidRPr="00C81BAD">
        <w:rPr>
          <w:rFonts w:ascii="宋体" w:eastAsia="宋体" w:hAnsi="宋体" w:hint="eastAsia"/>
        </w:rPr>
        <w:t>二、</w:t>
      </w:r>
      <w:r w:rsidR="00B630DD" w:rsidRPr="00C81BAD">
        <w:rPr>
          <w:rFonts w:ascii="宋体" w:eastAsia="宋体" w:hAnsi="宋体" w:hint="eastAsia"/>
        </w:rPr>
        <w:t>综合题</w:t>
      </w:r>
      <w:r w:rsidR="001B3264" w:rsidRPr="00C81BAD">
        <w:rPr>
          <w:rFonts w:ascii="宋体" w:eastAsia="宋体" w:hAnsi="宋体" w:hint="eastAsia"/>
        </w:rPr>
        <w:t>（现场题）</w:t>
      </w:r>
      <w:bookmarkEnd w:id="74"/>
    </w:p>
    <w:p w:rsidR="00B630DD" w:rsidRPr="00C81BAD" w:rsidRDefault="00B630DD" w:rsidP="00B630DD">
      <w:pPr>
        <w:pStyle w:val="2"/>
        <w:rPr>
          <w:rFonts w:ascii="宋体" w:eastAsia="宋体" w:hAnsi="宋体"/>
          <w:b w:val="0"/>
        </w:rPr>
      </w:pPr>
      <w:bookmarkStart w:id="75" w:name="_Toc523521158"/>
      <w:r w:rsidRPr="00C81BAD">
        <w:rPr>
          <w:rFonts w:ascii="宋体" w:eastAsia="宋体" w:hAnsi="宋体" w:hint="eastAsia"/>
          <w:b w:val="0"/>
        </w:rPr>
        <w:t>补题</w:t>
      </w:r>
      <w:bookmarkEnd w:id="75"/>
    </w:p>
    <w:p w:rsidR="00D443D8" w:rsidRPr="00C81BAD" w:rsidRDefault="00D443D8" w:rsidP="00D443D8">
      <w:pPr>
        <w:pStyle w:val="3"/>
        <w:rPr>
          <w:rFonts w:ascii="宋体" w:eastAsia="宋体" w:hAnsi="宋体"/>
          <w:b w:val="0"/>
        </w:rPr>
      </w:pPr>
      <w:bookmarkStart w:id="76" w:name="_Toc523521159"/>
      <w:r w:rsidRPr="00C81BAD">
        <w:rPr>
          <w:rFonts w:ascii="宋体" w:eastAsia="宋体" w:hAnsi="宋体" w:hint="eastAsia"/>
          <w:b w:val="0"/>
        </w:rPr>
        <w:t>（队友AC）签到题-前置：无</w:t>
      </w:r>
      <w:bookmarkEnd w:id="76"/>
    </w:p>
    <w:p w:rsidR="00D443D8" w:rsidRPr="00C81BAD" w:rsidRDefault="00D443D8" w:rsidP="00D443D8">
      <w:pPr>
        <w:rPr>
          <w:rFonts w:ascii="宋体" w:eastAsia="宋体" w:hAnsi="宋体"/>
        </w:rPr>
      </w:pPr>
      <w:r w:rsidRPr="00C81BAD">
        <w:rPr>
          <w:rFonts w:ascii="宋体" w:eastAsia="宋体" w:hAnsi="宋体" w:hint="eastAsia"/>
        </w:rPr>
        <w:t>牛客网20</w:t>
      </w:r>
      <w:r w:rsidRPr="00C81BAD">
        <w:rPr>
          <w:rFonts w:ascii="宋体" w:eastAsia="宋体" w:hAnsi="宋体"/>
        </w:rPr>
        <w:t>18</w:t>
      </w:r>
      <w:r w:rsidRPr="00C81BAD">
        <w:rPr>
          <w:rFonts w:ascii="宋体" w:eastAsia="宋体" w:hAnsi="宋体" w:hint="eastAsia"/>
        </w:rPr>
        <w:t>暑期多校5G-</w:t>
      </w:r>
      <w:r w:rsidRPr="00C81BAD">
        <w:rPr>
          <w:rFonts w:ascii="宋体" w:eastAsia="宋体" w:hAnsi="宋体"/>
        </w:rPr>
        <w:t>max</w:t>
      </w:r>
    </w:p>
    <w:p w:rsidR="00D443D8" w:rsidRPr="00C81BAD" w:rsidRDefault="00D443D8" w:rsidP="00D443D8">
      <w:pPr>
        <w:pStyle w:val="3"/>
        <w:rPr>
          <w:rFonts w:ascii="宋体" w:eastAsia="宋体" w:hAnsi="宋体"/>
          <w:b w:val="0"/>
        </w:rPr>
      </w:pPr>
      <w:bookmarkStart w:id="77" w:name="_Toc523521160"/>
      <w:r w:rsidRPr="00C81BAD">
        <w:rPr>
          <w:rFonts w:ascii="宋体" w:eastAsia="宋体" w:hAnsi="宋体" w:hint="eastAsia"/>
          <w:b w:val="0"/>
        </w:rPr>
        <w:t>（队友AC）签到题-前置：无</w:t>
      </w:r>
      <w:bookmarkEnd w:id="77"/>
    </w:p>
    <w:p w:rsidR="00D443D8" w:rsidRPr="00C81BAD" w:rsidRDefault="00D443D8" w:rsidP="00D443D8">
      <w:pPr>
        <w:rPr>
          <w:rFonts w:ascii="宋体" w:eastAsia="宋体" w:hAnsi="宋体"/>
        </w:rPr>
      </w:pPr>
      <w:r w:rsidRPr="00C81BAD">
        <w:rPr>
          <w:rFonts w:ascii="宋体" w:eastAsia="宋体" w:hAnsi="宋体" w:hint="eastAsia"/>
        </w:rPr>
        <w:t>牛客网2018暑期多校5J-</w:t>
      </w:r>
      <w:r w:rsidRPr="00C81BAD">
        <w:rPr>
          <w:rFonts w:ascii="宋体" w:eastAsia="宋体" w:hAnsi="宋体"/>
        </w:rPr>
        <w:t>plan</w:t>
      </w:r>
    </w:p>
    <w:p w:rsidR="001B3264" w:rsidRPr="00C81BAD" w:rsidRDefault="001B3264" w:rsidP="001B3264">
      <w:pPr>
        <w:pStyle w:val="3"/>
        <w:rPr>
          <w:rFonts w:ascii="宋体" w:eastAsia="宋体" w:hAnsi="宋体"/>
          <w:b w:val="0"/>
        </w:rPr>
      </w:pPr>
      <w:bookmarkStart w:id="78" w:name="_Toc523521161"/>
      <w:r w:rsidRPr="00C81BAD">
        <w:rPr>
          <w:rFonts w:ascii="宋体" w:eastAsia="宋体" w:hAnsi="宋体" w:hint="eastAsia"/>
          <w:b w:val="0"/>
        </w:rPr>
        <w:t>（队友AC）铜牌题-前置：无</w:t>
      </w:r>
      <w:bookmarkEnd w:id="78"/>
    </w:p>
    <w:p w:rsidR="001B3264" w:rsidRPr="00C81BAD" w:rsidRDefault="001B3264" w:rsidP="001B3264">
      <w:pPr>
        <w:rPr>
          <w:rFonts w:ascii="宋体" w:eastAsia="宋体" w:hAnsi="宋体"/>
        </w:rPr>
      </w:pPr>
      <w:r w:rsidRPr="00C81BAD">
        <w:rPr>
          <w:rFonts w:ascii="宋体" w:eastAsia="宋体" w:hAnsi="宋体" w:hint="eastAsia"/>
        </w:rPr>
        <w:t>2018杭电暑期多校2</w:t>
      </w:r>
      <w:r w:rsidRPr="00C81BAD">
        <w:rPr>
          <w:rFonts w:ascii="宋体" w:eastAsia="宋体" w:hAnsi="宋体"/>
        </w:rPr>
        <w:t>E</w:t>
      </w:r>
      <w:r w:rsidRPr="00C81BAD">
        <w:rPr>
          <w:rFonts w:ascii="宋体" w:eastAsia="宋体" w:hAnsi="宋体" w:hint="eastAsia"/>
        </w:rPr>
        <w:t>-</w:t>
      </w:r>
      <w:r w:rsidRPr="00C81BAD">
        <w:rPr>
          <w:rFonts w:ascii="宋体" w:eastAsia="宋体" w:hAnsi="宋体"/>
        </w:rPr>
        <w:t>HDU6313</w:t>
      </w:r>
      <w:r w:rsidRPr="00C81BAD">
        <w:rPr>
          <w:rFonts w:ascii="宋体" w:eastAsia="宋体" w:hAnsi="宋体" w:hint="eastAsia"/>
        </w:rPr>
        <w:t>-</w:t>
      </w:r>
      <w:r w:rsidRPr="00C81BAD">
        <w:rPr>
          <w:rFonts w:ascii="宋体" w:eastAsia="宋体" w:hAnsi="宋体"/>
        </w:rPr>
        <w:t>Hack it</w:t>
      </w:r>
    </w:p>
    <w:p w:rsidR="001B3264" w:rsidRPr="00C81BAD" w:rsidRDefault="001B3264" w:rsidP="001B3264">
      <w:pPr>
        <w:rPr>
          <w:rFonts w:ascii="宋体" w:eastAsia="宋体" w:hAnsi="宋体"/>
        </w:rPr>
      </w:pPr>
      <w:r w:rsidRPr="00C81BAD">
        <w:rPr>
          <w:rFonts w:ascii="宋体" w:eastAsia="宋体" w:hAnsi="宋体" w:hint="eastAsia"/>
        </w:rPr>
        <w:t>【题意】</w:t>
      </w:r>
    </w:p>
    <w:p w:rsidR="001B3264" w:rsidRPr="00C81BAD" w:rsidRDefault="001B3264" w:rsidP="001B3264">
      <w:pPr>
        <w:rPr>
          <w:rFonts w:ascii="宋体" w:eastAsia="宋体" w:hAnsi="宋体"/>
        </w:rPr>
      </w:pPr>
      <w:r w:rsidRPr="00C81BAD">
        <w:rPr>
          <w:rFonts w:ascii="宋体" w:eastAsia="宋体" w:hAnsi="宋体" w:hint="eastAsia"/>
        </w:rPr>
        <w:t>【TAG】构造 矩阵</w:t>
      </w:r>
    </w:p>
    <w:p w:rsidR="001B3264" w:rsidRPr="00C81BAD" w:rsidRDefault="001B3264" w:rsidP="001B3264">
      <w:pPr>
        <w:rPr>
          <w:rFonts w:ascii="宋体" w:eastAsia="宋体" w:hAnsi="宋体"/>
        </w:rPr>
      </w:pPr>
      <w:r w:rsidRPr="00C81BAD">
        <w:rPr>
          <w:rFonts w:ascii="宋体" w:eastAsia="宋体" w:hAnsi="宋体" w:hint="eastAsia"/>
        </w:rPr>
        <w:t>【题解】</w:t>
      </w:r>
    </w:p>
    <w:p w:rsidR="001B3264" w:rsidRPr="00C81BAD" w:rsidRDefault="001B3264" w:rsidP="002E35D1">
      <w:pPr>
        <w:rPr>
          <w:rFonts w:ascii="宋体" w:eastAsia="宋体" w:hAnsi="宋体"/>
        </w:rPr>
      </w:pPr>
      <w:r w:rsidRPr="00C81BAD">
        <w:rPr>
          <w:rFonts w:ascii="宋体" w:eastAsia="宋体" w:hAnsi="宋体" w:hint="eastAsia"/>
        </w:rPr>
        <w:t>【代码】</w:t>
      </w:r>
    </w:p>
    <w:p w:rsidR="00572776" w:rsidRPr="00C81BAD" w:rsidRDefault="002E35D1" w:rsidP="00572776">
      <w:pPr>
        <w:pStyle w:val="3"/>
        <w:rPr>
          <w:rFonts w:ascii="宋体" w:eastAsia="宋体" w:hAnsi="宋体"/>
          <w:b w:val="0"/>
        </w:rPr>
      </w:pPr>
      <w:bookmarkStart w:id="79" w:name="_Toc523521162"/>
      <w:r w:rsidRPr="00C81BAD">
        <w:rPr>
          <w:rFonts w:ascii="宋体" w:eastAsia="宋体" w:hAnsi="宋体" w:hint="eastAsia"/>
          <w:b w:val="0"/>
        </w:rPr>
        <w:t>(</w:t>
      </w:r>
      <w:r w:rsidR="00BD43E0" w:rsidRPr="00C81BAD">
        <w:rPr>
          <w:rFonts w:ascii="宋体" w:eastAsia="宋体" w:hAnsi="宋体" w:hint="eastAsia"/>
          <w:b w:val="0"/>
        </w:rPr>
        <w:t>尝试</w:t>
      </w:r>
      <w:r w:rsidRPr="00C81BAD">
        <w:rPr>
          <w:rFonts w:ascii="宋体" w:eastAsia="宋体" w:hAnsi="宋体" w:hint="eastAsia"/>
          <w:b w:val="0"/>
        </w:rPr>
        <w:t>*1)</w:t>
      </w:r>
      <w:r w:rsidR="00572776" w:rsidRPr="00C81BAD">
        <w:rPr>
          <w:rFonts w:ascii="宋体" w:eastAsia="宋体" w:hAnsi="宋体" w:hint="eastAsia"/>
          <w:b w:val="0"/>
        </w:rPr>
        <w:t>银牌题</w:t>
      </w:r>
      <w:r w:rsidR="00572776" w:rsidRPr="00C81BAD">
        <w:rPr>
          <w:rFonts w:ascii="宋体" w:eastAsia="宋体" w:hAnsi="宋体"/>
          <w:b w:val="0"/>
        </w:rPr>
        <w:t>-</w:t>
      </w:r>
      <w:r w:rsidR="00572776" w:rsidRPr="00C81BAD">
        <w:rPr>
          <w:rFonts w:ascii="宋体" w:eastAsia="宋体" w:hAnsi="宋体" w:hint="eastAsia"/>
          <w:b w:val="0"/>
        </w:rPr>
        <w:t>前置：无</w:t>
      </w:r>
      <w:bookmarkEnd w:id="79"/>
    </w:p>
    <w:p w:rsidR="00572776" w:rsidRPr="00C81BAD" w:rsidRDefault="00572776" w:rsidP="00572776">
      <w:pPr>
        <w:rPr>
          <w:rFonts w:ascii="宋体" w:eastAsia="宋体" w:hAnsi="宋体"/>
        </w:rPr>
      </w:pPr>
      <w:r w:rsidRPr="00C81BAD">
        <w:rPr>
          <w:rFonts w:ascii="宋体" w:eastAsia="宋体" w:hAnsi="宋体" w:hint="eastAsia"/>
        </w:rPr>
        <w:t>2</w:t>
      </w:r>
      <w:r w:rsidRPr="00C81BAD">
        <w:rPr>
          <w:rFonts w:ascii="宋体" w:eastAsia="宋体" w:hAnsi="宋体"/>
        </w:rPr>
        <w:t>018</w:t>
      </w:r>
      <w:r w:rsidR="006C474F" w:rsidRPr="00C81BAD">
        <w:rPr>
          <w:rFonts w:ascii="宋体" w:eastAsia="宋体" w:hAnsi="宋体" w:hint="eastAsia"/>
        </w:rPr>
        <w:t>杭电</w:t>
      </w:r>
      <w:r w:rsidRPr="00C81BAD">
        <w:rPr>
          <w:rFonts w:ascii="宋体" w:eastAsia="宋体" w:hAnsi="宋体" w:hint="eastAsia"/>
        </w:rPr>
        <w:t>暑期多校4</w:t>
      </w:r>
      <w:r w:rsidRPr="00C81BAD">
        <w:rPr>
          <w:rFonts w:ascii="宋体" w:eastAsia="宋体" w:hAnsi="宋体"/>
        </w:rPr>
        <w:t>G</w:t>
      </w:r>
      <w:r w:rsidRPr="00C81BAD">
        <w:rPr>
          <w:rFonts w:ascii="宋体" w:eastAsia="宋体" w:hAnsi="宋体" w:hint="eastAsia"/>
        </w:rPr>
        <w:t>-</w:t>
      </w:r>
      <w:r w:rsidRPr="00C81BAD">
        <w:rPr>
          <w:rFonts w:ascii="宋体" w:eastAsia="宋体" w:hAnsi="宋体"/>
        </w:rPr>
        <w:t>HDU6338</w:t>
      </w:r>
      <w:r w:rsidRPr="00C81BAD">
        <w:rPr>
          <w:rFonts w:ascii="宋体" w:eastAsia="宋体" w:hAnsi="宋体" w:hint="eastAsia"/>
        </w:rPr>
        <w:t>-</w:t>
      </w:r>
      <w:r w:rsidRPr="00C81BAD">
        <w:rPr>
          <w:rFonts w:ascii="宋体" w:eastAsia="宋体" w:hAnsi="宋体"/>
        </w:rPr>
        <w:t>Depth First Search</w:t>
      </w:r>
    </w:p>
    <w:p w:rsidR="00572776" w:rsidRPr="00C81BAD" w:rsidRDefault="00572776" w:rsidP="00572776">
      <w:pPr>
        <w:rPr>
          <w:rFonts w:ascii="宋体" w:eastAsia="宋体" w:hAnsi="宋体"/>
        </w:rPr>
      </w:pPr>
      <w:r w:rsidRPr="00C81BAD">
        <w:rPr>
          <w:rFonts w:ascii="宋体" w:eastAsia="宋体" w:hAnsi="宋体" w:hint="eastAsia"/>
        </w:rPr>
        <w:t>【题意】</w:t>
      </w:r>
    </w:p>
    <w:p w:rsidR="00572776" w:rsidRPr="00C81BAD" w:rsidRDefault="00572776" w:rsidP="00572776">
      <w:pPr>
        <w:rPr>
          <w:rFonts w:ascii="宋体" w:eastAsia="宋体" w:hAnsi="宋体"/>
        </w:rPr>
      </w:pPr>
      <w:r w:rsidRPr="00C81BAD">
        <w:rPr>
          <w:rFonts w:ascii="宋体" w:eastAsia="宋体" w:hAnsi="宋体" w:hint="eastAsia"/>
        </w:rPr>
        <w:t>【TAG】深度优先搜索 字典序</w:t>
      </w:r>
    </w:p>
    <w:p w:rsidR="00572776" w:rsidRPr="00C81BAD" w:rsidRDefault="00572776" w:rsidP="00572776">
      <w:pPr>
        <w:rPr>
          <w:rFonts w:ascii="宋体" w:eastAsia="宋体" w:hAnsi="宋体"/>
        </w:rPr>
      </w:pPr>
      <w:r w:rsidRPr="00C81BAD">
        <w:rPr>
          <w:rFonts w:ascii="宋体" w:eastAsia="宋体" w:hAnsi="宋体" w:hint="eastAsia"/>
        </w:rPr>
        <w:t>【题解】</w:t>
      </w:r>
    </w:p>
    <w:p w:rsidR="00E77A6C" w:rsidRPr="00C81BAD" w:rsidRDefault="00572776" w:rsidP="00572776">
      <w:pPr>
        <w:rPr>
          <w:rFonts w:ascii="宋体" w:eastAsia="宋体" w:hAnsi="宋体"/>
        </w:rPr>
      </w:pPr>
      <w:r w:rsidRPr="00C81BAD">
        <w:rPr>
          <w:rFonts w:ascii="宋体" w:eastAsia="宋体" w:hAnsi="宋体" w:hint="eastAsia"/>
        </w:rPr>
        <w:t>【代码】</w:t>
      </w:r>
    </w:p>
    <w:p w:rsidR="006C474F" w:rsidRPr="00C81BAD" w:rsidRDefault="006C474F" w:rsidP="006C474F">
      <w:pPr>
        <w:pStyle w:val="3"/>
        <w:rPr>
          <w:rFonts w:ascii="宋体" w:eastAsia="宋体" w:hAnsi="宋体"/>
          <w:b w:val="0"/>
        </w:rPr>
      </w:pPr>
      <w:bookmarkStart w:id="80" w:name="_Toc523521163"/>
      <w:r w:rsidRPr="00C81BAD">
        <w:rPr>
          <w:rFonts w:ascii="宋体" w:eastAsia="宋体" w:hAnsi="宋体" w:hint="eastAsia"/>
          <w:b w:val="0"/>
        </w:rPr>
        <w:lastRenderedPageBreak/>
        <w:t>银牌题-前置：无</w:t>
      </w:r>
      <w:bookmarkEnd w:id="80"/>
    </w:p>
    <w:p w:rsidR="006C474F" w:rsidRPr="00C81BAD" w:rsidRDefault="006C474F" w:rsidP="00572776">
      <w:pPr>
        <w:rPr>
          <w:rFonts w:ascii="宋体" w:eastAsia="宋体" w:hAnsi="宋体"/>
        </w:rPr>
      </w:pPr>
      <w:r w:rsidRPr="00C81BAD">
        <w:rPr>
          <w:rFonts w:ascii="宋体" w:eastAsia="宋体" w:hAnsi="宋体" w:hint="eastAsia"/>
        </w:rPr>
        <w:t>2018杭电暑期多校3M-</w:t>
      </w:r>
      <w:r w:rsidRPr="00C81BAD">
        <w:rPr>
          <w:rFonts w:ascii="宋体" w:eastAsia="宋体" w:hAnsi="宋体"/>
        </w:rPr>
        <w:t>HDU6331</w:t>
      </w:r>
      <w:r w:rsidRPr="00C81BAD">
        <w:rPr>
          <w:rFonts w:ascii="宋体" w:eastAsia="宋体" w:hAnsi="宋体" w:hint="eastAsia"/>
        </w:rPr>
        <w:t>-</w:t>
      </w:r>
      <w:r w:rsidRPr="00C81BAD">
        <w:rPr>
          <w:rFonts w:ascii="宋体" w:eastAsia="宋体" w:hAnsi="宋体"/>
        </w:rPr>
        <w:t>Walking Plan</w:t>
      </w:r>
    </w:p>
    <w:p w:rsidR="006C474F" w:rsidRPr="00C81BAD" w:rsidRDefault="006C474F" w:rsidP="00572776">
      <w:pPr>
        <w:rPr>
          <w:rFonts w:ascii="宋体" w:eastAsia="宋体" w:hAnsi="宋体"/>
        </w:rPr>
      </w:pPr>
      <w:r w:rsidRPr="00C81BAD">
        <w:rPr>
          <w:rFonts w:ascii="宋体" w:eastAsia="宋体" w:hAnsi="宋体" w:hint="eastAsia"/>
        </w:rPr>
        <w:t>【题意】</w:t>
      </w:r>
    </w:p>
    <w:p w:rsidR="006C474F" w:rsidRPr="00C81BAD" w:rsidRDefault="006C474F" w:rsidP="00572776">
      <w:pPr>
        <w:rPr>
          <w:rFonts w:ascii="宋体" w:eastAsia="宋体" w:hAnsi="宋体"/>
        </w:rPr>
      </w:pPr>
      <w:r w:rsidRPr="00C81BAD">
        <w:rPr>
          <w:rFonts w:ascii="宋体" w:eastAsia="宋体" w:hAnsi="宋体" w:hint="eastAsia"/>
        </w:rPr>
        <w:t>【TAG】最短路 动态规划</w:t>
      </w:r>
    </w:p>
    <w:p w:rsidR="006C474F" w:rsidRPr="00C81BAD" w:rsidRDefault="006C474F" w:rsidP="00572776">
      <w:pPr>
        <w:rPr>
          <w:rFonts w:ascii="宋体" w:eastAsia="宋体" w:hAnsi="宋体"/>
        </w:rPr>
      </w:pPr>
      <w:r w:rsidRPr="00C81BAD">
        <w:rPr>
          <w:rFonts w:ascii="宋体" w:eastAsia="宋体" w:hAnsi="宋体" w:hint="eastAsia"/>
        </w:rPr>
        <w:t>【题解】</w:t>
      </w:r>
    </w:p>
    <w:p w:rsidR="006C474F" w:rsidRPr="00C81BAD" w:rsidRDefault="006C474F" w:rsidP="00572776">
      <w:pPr>
        <w:rPr>
          <w:rFonts w:ascii="宋体" w:eastAsia="宋体" w:hAnsi="宋体"/>
        </w:rPr>
      </w:pPr>
      <w:r w:rsidRPr="00C81BAD">
        <w:rPr>
          <w:rFonts w:ascii="宋体" w:eastAsia="宋体" w:hAnsi="宋体" w:hint="eastAsia"/>
        </w:rPr>
        <w:t>【代码】</w:t>
      </w:r>
    </w:p>
    <w:p w:rsidR="00E77A6C" w:rsidRPr="00C81BAD" w:rsidRDefault="00E77A6C" w:rsidP="00E77A6C">
      <w:pPr>
        <w:pStyle w:val="3"/>
        <w:rPr>
          <w:rFonts w:ascii="宋体" w:eastAsia="宋体" w:hAnsi="宋体"/>
          <w:b w:val="0"/>
        </w:rPr>
      </w:pPr>
      <w:bookmarkStart w:id="81" w:name="_Toc523521164"/>
      <w:r w:rsidRPr="00C81BAD">
        <w:rPr>
          <w:rFonts w:ascii="宋体" w:eastAsia="宋体" w:hAnsi="宋体" w:hint="eastAsia"/>
          <w:b w:val="0"/>
        </w:rPr>
        <w:t>银牌题-前置：无</w:t>
      </w:r>
      <w:bookmarkEnd w:id="81"/>
    </w:p>
    <w:p w:rsidR="00E77A6C" w:rsidRPr="00C81BAD" w:rsidRDefault="00E77A6C" w:rsidP="00572776">
      <w:pPr>
        <w:rPr>
          <w:rFonts w:ascii="宋体" w:eastAsia="宋体" w:hAnsi="宋体"/>
        </w:rPr>
      </w:pPr>
      <w:r w:rsidRPr="00C81BAD">
        <w:rPr>
          <w:rFonts w:ascii="宋体" w:eastAsia="宋体" w:hAnsi="宋体" w:hint="eastAsia"/>
        </w:rPr>
        <w:t>牛客网2018暑期多校2J-</w:t>
      </w:r>
      <w:r w:rsidRPr="00C81BAD">
        <w:rPr>
          <w:rFonts w:ascii="宋体" w:eastAsia="宋体" w:hAnsi="宋体"/>
        </w:rPr>
        <w:t>farm</w:t>
      </w:r>
    </w:p>
    <w:p w:rsidR="00E77A6C" w:rsidRPr="00C81BAD" w:rsidRDefault="00E77A6C" w:rsidP="00572776">
      <w:pPr>
        <w:rPr>
          <w:rFonts w:ascii="宋体" w:eastAsia="宋体" w:hAnsi="宋体"/>
        </w:rPr>
      </w:pPr>
      <w:r w:rsidRPr="00C81BAD">
        <w:rPr>
          <w:rFonts w:ascii="宋体" w:eastAsia="宋体" w:hAnsi="宋体" w:hint="eastAsia"/>
        </w:rPr>
        <w:t>【题意】</w:t>
      </w:r>
    </w:p>
    <w:p w:rsidR="00E77A6C" w:rsidRPr="00C81BAD" w:rsidRDefault="00E77A6C" w:rsidP="00572776">
      <w:pPr>
        <w:rPr>
          <w:rFonts w:ascii="宋体" w:eastAsia="宋体" w:hAnsi="宋体"/>
        </w:rPr>
      </w:pPr>
      <w:r w:rsidRPr="00C81BAD">
        <w:rPr>
          <w:rFonts w:ascii="宋体" w:eastAsia="宋体" w:hAnsi="宋体" w:hint="eastAsia"/>
        </w:rPr>
        <w:t>【TAG】</w:t>
      </w:r>
    </w:p>
    <w:p w:rsidR="00E77A6C" w:rsidRPr="00C81BAD" w:rsidRDefault="00E77A6C" w:rsidP="00572776">
      <w:pPr>
        <w:rPr>
          <w:rFonts w:ascii="宋体" w:eastAsia="宋体" w:hAnsi="宋体"/>
        </w:rPr>
      </w:pPr>
      <w:r w:rsidRPr="00C81BAD">
        <w:rPr>
          <w:rFonts w:ascii="宋体" w:eastAsia="宋体" w:hAnsi="宋体" w:hint="eastAsia"/>
        </w:rPr>
        <w:t>【题解】</w:t>
      </w:r>
    </w:p>
    <w:p w:rsidR="00E77A6C" w:rsidRPr="00C81BAD" w:rsidRDefault="00E77A6C" w:rsidP="00572776">
      <w:pPr>
        <w:rPr>
          <w:rFonts w:ascii="宋体" w:eastAsia="宋体" w:hAnsi="宋体"/>
        </w:rPr>
      </w:pPr>
      <w:r w:rsidRPr="00C81BAD">
        <w:rPr>
          <w:rFonts w:ascii="宋体" w:eastAsia="宋体" w:hAnsi="宋体" w:hint="eastAsia"/>
        </w:rPr>
        <w:t>【代码】</w:t>
      </w:r>
    </w:p>
    <w:p w:rsidR="00FB28F9" w:rsidRPr="00C81BAD" w:rsidRDefault="00FB28F9" w:rsidP="00FB28F9">
      <w:pPr>
        <w:pStyle w:val="3"/>
        <w:rPr>
          <w:rFonts w:ascii="宋体" w:eastAsia="宋体" w:hAnsi="宋体"/>
          <w:b w:val="0"/>
        </w:rPr>
      </w:pPr>
      <w:bookmarkStart w:id="82" w:name="_Toc523521165"/>
      <w:r w:rsidRPr="00C81BAD">
        <w:rPr>
          <w:rFonts w:ascii="宋体" w:eastAsia="宋体" w:hAnsi="宋体" w:hint="eastAsia"/>
          <w:b w:val="0"/>
        </w:rPr>
        <w:t>金牌题-前置：无</w:t>
      </w:r>
      <w:bookmarkEnd w:id="82"/>
    </w:p>
    <w:p w:rsidR="00FB28F9" w:rsidRPr="00C81BAD" w:rsidRDefault="00FB28F9" w:rsidP="00572776">
      <w:pPr>
        <w:rPr>
          <w:rFonts w:ascii="宋体" w:eastAsia="宋体" w:hAnsi="宋体"/>
        </w:rPr>
      </w:pPr>
      <w:r w:rsidRPr="00C81BAD">
        <w:rPr>
          <w:rFonts w:ascii="宋体" w:eastAsia="宋体" w:hAnsi="宋体" w:hint="eastAsia"/>
        </w:rPr>
        <w:t>牛客网2018暑期多校4</w:t>
      </w:r>
      <w:r w:rsidRPr="00C81BAD">
        <w:rPr>
          <w:rFonts w:ascii="宋体" w:eastAsia="宋体" w:hAnsi="宋体"/>
        </w:rPr>
        <w:t>I</w:t>
      </w:r>
      <w:r w:rsidRPr="00C81BAD">
        <w:rPr>
          <w:rFonts w:ascii="宋体" w:eastAsia="宋体" w:hAnsi="宋体" w:hint="eastAsia"/>
        </w:rPr>
        <w:t>-</w:t>
      </w:r>
      <w:r w:rsidRPr="00C81BAD">
        <w:rPr>
          <w:rFonts w:ascii="宋体" w:eastAsia="宋体" w:hAnsi="宋体"/>
        </w:rPr>
        <w:t>Permutation</w:t>
      </w:r>
    </w:p>
    <w:p w:rsidR="00FB28F9" w:rsidRPr="00C81BAD" w:rsidRDefault="00FB28F9" w:rsidP="00572776">
      <w:pPr>
        <w:rPr>
          <w:rFonts w:ascii="宋体" w:eastAsia="宋体" w:hAnsi="宋体"/>
        </w:rPr>
      </w:pPr>
      <w:r w:rsidRPr="00C81BAD">
        <w:rPr>
          <w:rFonts w:ascii="宋体" w:eastAsia="宋体" w:hAnsi="宋体" w:hint="eastAsia"/>
        </w:rPr>
        <w:t>【题意】</w:t>
      </w:r>
    </w:p>
    <w:p w:rsidR="00FB28F9" w:rsidRPr="00C81BAD" w:rsidRDefault="00FB28F9" w:rsidP="00572776">
      <w:pPr>
        <w:rPr>
          <w:rFonts w:ascii="宋体" w:eastAsia="宋体" w:hAnsi="宋体"/>
        </w:rPr>
      </w:pPr>
      <w:r w:rsidRPr="00C81BAD">
        <w:rPr>
          <w:rFonts w:ascii="宋体" w:eastAsia="宋体" w:hAnsi="宋体" w:hint="eastAsia"/>
        </w:rPr>
        <w:t>【TAG】最短路 动态规划</w:t>
      </w:r>
    </w:p>
    <w:p w:rsidR="00FB28F9" w:rsidRPr="00C81BAD" w:rsidRDefault="00FB28F9" w:rsidP="00572776">
      <w:pPr>
        <w:rPr>
          <w:rFonts w:ascii="宋体" w:eastAsia="宋体" w:hAnsi="宋体"/>
        </w:rPr>
      </w:pPr>
      <w:r w:rsidRPr="00C81BAD">
        <w:rPr>
          <w:rFonts w:ascii="宋体" w:eastAsia="宋体" w:hAnsi="宋体" w:hint="eastAsia"/>
        </w:rPr>
        <w:t>【题解】</w:t>
      </w:r>
    </w:p>
    <w:p w:rsidR="00FB28F9" w:rsidRPr="00C81BAD" w:rsidRDefault="00FB28F9" w:rsidP="00572776">
      <w:pPr>
        <w:rPr>
          <w:rFonts w:ascii="宋体" w:eastAsia="宋体" w:hAnsi="宋体"/>
        </w:rPr>
      </w:pPr>
      <w:r w:rsidRPr="00C81BAD">
        <w:rPr>
          <w:rFonts w:ascii="宋体" w:eastAsia="宋体" w:hAnsi="宋体" w:hint="eastAsia"/>
        </w:rPr>
        <w:t>【代码】</w:t>
      </w:r>
    </w:p>
    <w:p w:rsidR="00EE5D3F" w:rsidRPr="00C81BAD" w:rsidRDefault="004B1ACF" w:rsidP="009B11BF">
      <w:pPr>
        <w:pStyle w:val="1"/>
        <w:rPr>
          <w:rFonts w:ascii="宋体" w:eastAsia="宋体" w:hAnsi="宋体"/>
        </w:rPr>
      </w:pPr>
      <w:bookmarkStart w:id="83" w:name="_Toc523521166"/>
      <w:r w:rsidRPr="00C81BAD">
        <w:rPr>
          <w:rFonts w:ascii="宋体" w:eastAsia="宋体" w:hAnsi="宋体" w:hint="eastAsia"/>
        </w:rPr>
        <w:t>三、动态规划</w:t>
      </w:r>
      <w:bookmarkEnd w:id="83"/>
    </w:p>
    <w:p w:rsidR="00DB54DA" w:rsidRPr="00C81BAD" w:rsidRDefault="00DB54DA" w:rsidP="00DB54DA">
      <w:pPr>
        <w:pStyle w:val="2"/>
        <w:rPr>
          <w:rFonts w:ascii="宋体" w:eastAsia="宋体" w:hAnsi="宋体"/>
          <w:b w:val="0"/>
        </w:rPr>
      </w:pPr>
      <w:bookmarkStart w:id="84" w:name="_Toc523521167"/>
      <w:r w:rsidRPr="00C81BAD">
        <w:rPr>
          <w:rFonts w:ascii="宋体" w:eastAsia="宋体" w:hAnsi="宋体" w:hint="eastAsia"/>
          <w:b w:val="0"/>
        </w:rPr>
        <w:t>补题</w:t>
      </w:r>
      <w:bookmarkEnd w:id="84"/>
    </w:p>
    <w:p w:rsidR="00245D51" w:rsidRPr="00C81BAD" w:rsidRDefault="00245D51" w:rsidP="00245D51">
      <w:pPr>
        <w:pStyle w:val="3"/>
        <w:rPr>
          <w:rFonts w:ascii="宋体" w:eastAsia="宋体" w:hAnsi="宋体"/>
          <w:b w:val="0"/>
        </w:rPr>
      </w:pPr>
      <w:bookmarkStart w:id="85" w:name="_Toc523521168"/>
      <w:r w:rsidRPr="00C81BAD">
        <w:rPr>
          <w:rFonts w:ascii="宋体" w:eastAsia="宋体" w:hAnsi="宋体" w:hint="eastAsia"/>
          <w:b w:val="0"/>
        </w:rPr>
        <w:t>（队友AC）签到题</w:t>
      </w:r>
      <w:r w:rsidRPr="00C81BAD">
        <w:rPr>
          <w:rFonts w:ascii="宋体" w:eastAsia="宋体" w:hAnsi="宋体"/>
          <w:b w:val="0"/>
        </w:rPr>
        <w:t>-前置：背包</w:t>
      </w:r>
      <w:r w:rsidRPr="00C81BAD">
        <w:rPr>
          <w:rFonts w:ascii="宋体" w:eastAsia="宋体" w:hAnsi="宋体" w:hint="eastAsia"/>
          <w:b w:val="0"/>
        </w:rPr>
        <w:t>DP</w:t>
      </w:r>
      <w:bookmarkEnd w:id="85"/>
    </w:p>
    <w:p w:rsidR="00245D51" w:rsidRPr="00C81BAD" w:rsidRDefault="00245D51" w:rsidP="00245D51">
      <w:pPr>
        <w:rPr>
          <w:rFonts w:ascii="宋体" w:eastAsia="宋体" w:hAnsi="宋体"/>
        </w:rPr>
      </w:pPr>
      <w:r w:rsidRPr="00C81BAD">
        <w:rPr>
          <w:rFonts w:ascii="宋体" w:eastAsia="宋体" w:hAnsi="宋体" w:hint="eastAsia"/>
        </w:rPr>
        <w:t>牛客网2018暑期多校3A</w:t>
      </w:r>
      <w:r w:rsidRPr="00C81BAD">
        <w:rPr>
          <w:rFonts w:ascii="宋体" w:eastAsia="宋体" w:hAnsi="宋体"/>
        </w:rPr>
        <w:t>-PACM Team</w:t>
      </w:r>
    </w:p>
    <w:p w:rsidR="00245D51" w:rsidRPr="00C81BAD" w:rsidRDefault="00245D51" w:rsidP="00245D51">
      <w:pPr>
        <w:rPr>
          <w:rFonts w:ascii="宋体" w:eastAsia="宋体" w:hAnsi="宋体"/>
        </w:rPr>
      </w:pPr>
      <w:r w:rsidRPr="00C81BAD">
        <w:rPr>
          <w:rFonts w:ascii="宋体" w:eastAsia="宋体" w:hAnsi="宋体" w:hint="eastAsia"/>
        </w:rPr>
        <w:t>【题意】</w:t>
      </w:r>
    </w:p>
    <w:p w:rsidR="00245D51" w:rsidRPr="00C81BAD" w:rsidRDefault="00245D51" w:rsidP="00245D51">
      <w:pPr>
        <w:rPr>
          <w:rFonts w:ascii="宋体" w:eastAsia="宋体" w:hAnsi="宋体"/>
        </w:rPr>
      </w:pPr>
      <w:r w:rsidRPr="00C81BAD">
        <w:rPr>
          <w:rFonts w:ascii="宋体" w:eastAsia="宋体" w:hAnsi="宋体" w:hint="eastAsia"/>
        </w:rPr>
        <w:t>【TAG】背包</w:t>
      </w:r>
    </w:p>
    <w:p w:rsidR="00245D51" w:rsidRPr="00C81BAD" w:rsidRDefault="00245D51" w:rsidP="00245D51">
      <w:pPr>
        <w:rPr>
          <w:rFonts w:ascii="宋体" w:eastAsia="宋体" w:hAnsi="宋体"/>
        </w:rPr>
      </w:pPr>
      <w:r w:rsidRPr="00C81BAD">
        <w:rPr>
          <w:rFonts w:ascii="宋体" w:eastAsia="宋体" w:hAnsi="宋体" w:hint="eastAsia"/>
        </w:rPr>
        <w:t>【题解】</w:t>
      </w:r>
    </w:p>
    <w:p w:rsidR="00245D51" w:rsidRPr="00C81BAD" w:rsidRDefault="00245D51" w:rsidP="00245D51">
      <w:pPr>
        <w:rPr>
          <w:rFonts w:ascii="宋体" w:eastAsia="宋体" w:hAnsi="宋体"/>
        </w:rPr>
      </w:pPr>
      <w:r w:rsidRPr="00C81BAD">
        <w:rPr>
          <w:rFonts w:ascii="宋体" w:eastAsia="宋体" w:hAnsi="宋体" w:hint="eastAsia"/>
        </w:rPr>
        <w:t>【代码】</w:t>
      </w:r>
    </w:p>
    <w:p w:rsidR="00DB54DA" w:rsidRPr="00C81BAD" w:rsidRDefault="00DB54DA" w:rsidP="00DB54DA">
      <w:pPr>
        <w:pStyle w:val="3"/>
        <w:rPr>
          <w:rFonts w:ascii="宋体" w:eastAsia="宋体" w:hAnsi="宋体"/>
          <w:b w:val="0"/>
        </w:rPr>
      </w:pPr>
      <w:bookmarkStart w:id="86" w:name="_Toc523521169"/>
      <w:r w:rsidRPr="00C81BAD">
        <w:rPr>
          <w:rFonts w:ascii="宋体" w:eastAsia="宋体" w:hAnsi="宋体" w:hint="eastAsia"/>
          <w:b w:val="0"/>
        </w:rPr>
        <w:lastRenderedPageBreak/>
        <w:t>铜牌题-前置：状压DP</w:t>
      </w:r>
      <w:bookmarkEnd w:id="86"/>
    </w:p>
    <w:p w:rsidR="00DB54DA" w:rsidRPr="00C81BAD" w:rsidRDefault="00DB54DA" w:rsidP="00DB54DA">
      <w:pPr>
        <w:rPr>
          <w:rFonts w:ascii="宋体" w:eastAsia="宋体" w:hAnsi="宋体"/>
        </w:rPr>
      </w:pPr>
      <w:r w:rsidRPr="00C81BAD">
        <w:rPr>
          <w:rFonts w:ascii="宋体" w:eastAsia="宋体" w:hAnsi="宋体"/>
        </w:rPr>
        <w:t>2018</w:t>
      </w:r>
      <w:r w:rsidRPr="00C81BAD">
        <w:rPr>
          <w:rFonts w:ascii="宋体" w:eastAsia="宋体" w:hAnsi="宋体" w:hint="eastAsia"/>
        </w:rPr>
        <w:t>杭电暑期多校3C-</w:t>
      </w:r>
      <w:r w:rsidRPr="00C81BAD">
        <w:rPr>
          <w:rFonts w:ascii="宋体" w:eastAsia="宋体" w:hAnsi="宋体"/>
        </w:rPr>
        <w:t>HDU6321</w:t>
      </w:r>
      <w:r w:rsidRPr="00C81BAD">
        <w:rPr>
          <w:rFonts w:ascii="宋体" w:eastAsia="宋体" w:hAnsi="宋体" w:hint="eastAsia"/>
        </w:rPr>
        <w:t>-</w:t>
      </w:r>
      <w:r w:rsidRPr="00C81BAD">
        <w:rPr>
          <w:rFonts w:ascii="宋体" w:eastAsia="宋体" w:hAnsi="宋体"/>
        </w:rPr>
        <w:t>Dynamic Graph Matching</w:t>
      </w:r>
    </w:p>
    <w:p w:rsidR="00DB54DA" w:rsidRPr="00C81BAD" w:rsidRDefault="00DB54DA" w:rsidP="00DB54DA">
      <w:pPr>
        <w:rPr>
          <w:rFonts w:ascii="宋体" w:eastAsia="宋体" w:hAnsi="宋体"/>
        </w:rPr>
      </w:pPr>
      <w:r w:rsidRPr="00C81BAD">
        <w:rPr>
          <w:rFonts w:ascii="宋体" w:eastAsia="宋体" w:hAnsi="宋体" w:hint="eastAsia"/>
        </w:rPr>
        <w:t>【题意】</w:t>
      </w:r>
    </w:p>
    <w:p w:rsidR="002E7142" w:rsidRPr="00C81BAD" w:rsidRDefault="002E7142" w:rsidP="00DB54DA">
      <w:pPr>
        <w:rPr>
          <w:rFonts w:ascii="宋体" w:eastAsia="宋体" w:hAnsi="宋体"/>
        </w:rPr>
      </w:pPr>
      <w:r w:rsidRPr="00C81BAD">
        <w:rPr>
          <w:rFonts w:ascii="宋体" w:eastAsia="宋体" w:hAnsi="宋体" w:hint="eastAsia"/>
        </w:rPr>
        <w:t>【TAG】状态压缩</w:t>
      </w:r>
    </w:p>
    <w:p w:rsidR="00DB54DA" w:rsidRPr="00C81BAD" w:rsidRDefault="00DB54DA" w:rsidP="00DB54DA">
      <w:pPr>
        <w:rPr>
          <w:rFonts w:ascii="宋体" w:eastAsia="宋体" w:hAnsi="宋体"/>
        </w:rPr>
      </w:pPr>
      <w:r w:rsidRPr="00C81BAD">
        <w:rPr>
          <w:rFonts w:ascii="宋体" w:eastAsia="宋体" w:hAnsi="宋体" w:hint="eastAsia"/>
        </w:rPr>
        <w:t>【题解】</w:t>
      </w:r>
    </w:p>
    <w:p w:rsidR="00DB54DA" w:rsidRPr="00C81BAD" w:rsidRDefault="00DB54DA" w:rsidP="00DB54DA">
      <w:pPr>
        <w:rPr>
          <w:rFonts w:ascii="宋体" w:eastAsia="宋体" w:hAnsi="宋体"/>
        </w:rPr>
      </w:pPr>
      <w:r w:rsidRPr="00C81BAD">
        <w:rPr>
          <w:rFonts w:ascii="宋体" w:eastAsia="宋体" w:hAnsi="宋体" w:hint="eastAsia"/>
        </w:rPr>
        <w:t>【代码】</w:t>
      </w:r>
    </w:p>
    <w:p w:rsidR="00FB28F9" w:rsidRPr="00C81BAD" w:rsidRDefault="00FB28F9" w:rsidP="00FB28F9">
      <w:pPr>
        <w:pStyle w:val="3"/>
        <w:rPr>
          <w:rFonts w:ascii="宋体" w:eastAsia="宋体" w:hAnsi="宋体"/>
          <w:b w:val="0"/>
        </w:rPr>
      </w:pPr>
      <w:bookmarkStart w:id="87" w:name="_Toc523521170"/>
      <w:r w:rsidRPr="00C81BAD">
        <w:rPr>
          <w:rFonts w:ascii="宋体" w:eastAsia="宋体" w:hAnsi="宋体" w:hint="eastAsia"/>
          <w:b w:val="0"/>
        </w:rPr>
        <w:t>银牌题-前置：数位DP</w:t>
      </w:r>
      <w:bookmarkEnd w:id="87"/>
    </w:p>
    <w:p w:rsidR="00FB28F9" w:rsidRPr="00C81BAD" w:rsidRDefault="00FB28F9" w:rsidP="00DB54DA">
      <w:pPr>
        <w:rPr>
          <w:rFonts w:ascii="宋体" w:eastAsia="宋体" w:hAnsi="宋体"/>
        </w:rPr>
      </w:pPr>
      <w:r w:rsidRPr="00C81BAD">
        <w:rPr>
          <w:rFonts w:ascii="宋体" w:eastAsia="宋体" w:hAnsi="宋体" w:hint="eastAsia"/>
        </w:rPr>
        <w:t>牛客网2018暑期多校4C-</w:t>
      </w:r>
      <w:r w:rsidRPr="00C81BAD">
        <w:rPr>
          <w:rFonts w:ascii="宋体" w:eastAsia="宋体" w:hAnsi="宋体"/>
        </w:rPr>
        <w:t>Chiaki Sequence Reloaded</w:t>
      </w:r>
    </w:p>
    <w:p w:rsidR="00FB28F9" w:rsidRPr="00C81BAD" w:rsidRDefault="00FB28F9" w:rsidP="00DB54DA">
      <w:pPr>
        <w:rPr>
          <w:rFonts w:ascii="宋体" w:eastAsia="宋体" w:hAnsi="宋体"/>
        </w:rPr>
      </w:pPr>
      <w:r w:rsidRPr="00C81BAD">
        <w:rPr>
          <w:rFonts w:ascii="宋体" w:eastAsia="宋体" w:hAnsi="宋体" w:hint="eastAsia"/>
        </w:rPr>
        <w:t>【题意】</w:t>
      </w:r>
    </w:p>
    <w:p w:rsidR="00FB28F9" w:rsidRPr="00C81BAD" w:rsidRDefault="00FB28F9" w:rsidP="00DB54DA">
      <w:pPr>
        <w:rPr>
          <w:rFonts w:ascii="宋体" w:eastAsia="宋体" w:hAnsi="宋体"/>
        </w:rPr>
      </w:pPr>
      <w:r w:rsidRPr="00C81BAD">
        <w:rPr>
          <w:rFonts w:ascii="宋体" w:eastAsia="宋体" w:hAnsi="宋体" w:hint="eastAsia"/>
        </w:rPr>
        <w:t>【TAG】数学 递推式 数位DP</w:t>
      </w:r>
      <w:r w:rsidRPr="00C81BAD">
        <w:rPr>
          <w:rFonts w:ascii="宋体" w:eastAsia="宋体" w:hAnsi="宋体"/>
        </w:rPr>
        <w:t xml:space="preserve"> </w:t>
      </w:r>
      <w:r w:rsidRPr="00C81BAD">
        <w:rPr>
          <w:rFonts w:ascii="宋体" w:eastAsia="宋体" w:hAnsi="宋体" w:hint="eastAsia"/>
        </w:rPr>
        <w:t>找规律</w:t>
      </w:r>
    </w:p>
    <w:p w:rsidR="00FB28F9" w:rsidRPr="00C81BAD" w:rsidRDefault="00FB28F9" w:rsidP="00DB54DA">
      <w:pPr>
        <w:rPr>
          <w:rFonts w:ascii="宋体" w:eastAsia="宋体" w:hAnsi="宋体"/>
        </w:rPr>
      </w:pPr>
      <w:r w:rsidRPr="00C81BAD">
        <w:rPr>
          <w:rFonts w:ascii="宋体" w:eastAsia="宋体" w:hAnsi="宋体" w:hint="eastAsia"/>
        </w:rPr>
        <w:t>【题解】</w:t>
      </w:r>
    </w:p>
    <w:p w:rsidR="00FB28F9" w:rsidRPr="00C81BAD" w:rsidRDefault="00FB28F9" w:rsidP="00DB54DA">
      <w:pPr>
        <w:rPr>
          <w:rFonts w:ascii="宋体" w:eastAsia="宋体" w:hAnsi="宋体"/>
        </w:rPr>
      </w:pPr>
      <w:r w:rsidRPr="00C81BAD">
        <w:rPr>
          <w:rFonts w:ascii="宋体" w:eastAsia="宋体" w:hAnsi="宋体" w:hint="eastAsia"/>
        </w:rPr>
        <w:t>【代码】</w:t>
      </w:r>
    </w:p>
    <w:p w:rsidR="00BA4CBC" w:rsidRPr="00C81BAD" w:rsidRDefault="00BA4CBC" w:rsidP="00E77A6C">
      <w:pPr>
        <w:pStyle w:val="3"/>
        <w:rPr>
          <w:rFonts w:ascii="宋体" w:eastAsia="宋体" w:hAnsi="宋体"/>
          <w:b w:val="0"/>
        </w:rPr>
      </w:pPr>
      <w:bookmarkStart w:id="88" w:name="_Toc523521171"/>
      <w:r w:rsidRPr="00C81BAD">
        <w:rPr>
          <w:rFonts w:ascii="宋体" w:eastAsia="宋体" w:hAnsi="宋体" w:hint="eastAsia"/>
          <w:b w:val="0"/>
        </w:rPr>
        <w:t>银牌题-前置：树型DP</w:t>
      </w:r>
      <w:bookmarkEnd w:id="88"/>
    </w:p>
    <w:p w:rsidR="00BA4CBC" w:rsidRPr="00C81BAD" w:rsidRDefault="00BA4CBC" w:rsidP="00DB54DA">
      <w:pPr>
        <w:rPr>
          <w:rFonts w:ascii="宋体" w:eastAsia="宋体" w:hAnsi="宋体"/>
        </w:rPr>
      </w:pPr>
      <w:r w:rsidRPr="00C81BAD">
        <w:rPr>
          <w:rFonts w:ascii="宋体" w:eastAsia="宋体" w:hAnsi="宋体" w:hint="eastAsia"/>
        </w:rPr>
        <w:t>牛客网2018暑期多校2</w:t>
      </w:r>
      <w:r w:rsidRPr="00C81BAD">
        <w:rPr>
          <w:rFonts w:ascii="宋体" w:eastAsia="宋体" w:hAnsi="宋体"/>
        </w:rPr>
        <w:t>H</w:t>
      </w:r>
    </w:p>
    <w:p w:rsidR="00E77A6C" w:rsidRPr="00C81BAD" w:rsidRDefault="00E77A6C" w:rsidP="00DB54DA">
      <w:pPr>
        <w:rPr>
          <w:rFonts w:ascii="宋体" w:eastAsia="宋体" w:hAnsi="宋体"/>
        </w:rPr>
      </w:pPr>
      <w:r w:rsidRPr="00C81BAD">
        <w:rPr>
          <w:rFonts w:ascii="宋体" w:eastAsia="宋体" w:hAnsi="宋体" w:hint="eastAsia"/>
        </w:rPr>
        <w:t>【题意】</w:t>
      </w:r>
    </w:p>
    <w:p w:rsidR="00E77A6C" w:rsidRPr="00C81BAD" w:rsidRDefault="00E77A6C" w:rsidP="00DB54DA">
      <w:pPr>
        <w:rPr>
          <w:rFonts w:ascii="宋体" w:eastAsia="宋体" w:hAnsi="宋体"/>
        </w:rPr>
      </w:pPr>
      <w:r w:rsidRPr="00C81BAD">
        <w:rPr>
          <w:rFonts w:ascii="宋体" w:eastAsia="宋体" w:hAnsi="宋体" w:hint="eastAsia"/>
        </w:rPr>
        <w:t>【TAG】树型DP 动态规划</w:t>
      </w:r>
    </w:p>
    <w:p w:rsidR="00E77A6C" w:rsidRPr="00C81BAD" w:rsidRDefault="00E77A6C" w:rsidP="00DB54DA">
      <w:pPr>
        <w:rPr>
          <w:rFonts w:ascii="宋体" w:eastAsia="宋体" w:hAnsi="宋体"/>
        </w:rPr>
      </w:pPr>
      <w:r w:rsidRPr="00C81BAD">
        <w:rPr>
          <w:rFonts w:ascii="宋体" w:eastAsia="宋体" w:hAnsi="宋体" w:hint="eastAsia"/>
        </w:rPr>
        <w:t>【题解】</w:t>
      </w:r>
    </w:p>
    <w:p w:rsidR="00E77A6C" w:rsidRPr="00C81BAD" w:rsidRDefault="00E77A6C" w:rsidP="00DB54DA">
      <w:pPr>
        <w:rPr>
          <w:rFonts w:ascii="宋体" w:eastAsia="宋体" w:hAnsi="宋体"/>
        </w:rPr>
      </w:pPr>
      <w:r w:rsidRPr="00C81BAD">
        <w:rPr>
          <w:rFonts w:ascii="宋体" w:eastAsia="宋体" w:hAnsi="宋体" w:hint="eastAsia"/>
        </w:rPr>
        <w:t>【代码】</w:t>
      </w:r>
    </w:p>
    <w:p w:rsidR="002E7142" w:rsidRPr="00C81BAD" w:rsidRDefault="002E7142" w:rsidP="002E7142">
      <w:pPr>
        <w:pStyle w:val="3"/>
        <w:rPr>
          <w:rFonts w:ascii="宋体" w:eastAsia="宋体" w:hAnsi="宋体"/>
          <w:b w:val="0"/>
        </w:rPr>
      </w:pPr>
      <w:bookmarkStart w:id="89" w:name="_Toc523521172"/>
      <w:r w:rsidRPr="00C81BAD">
        <w:rPr>
          <w:rFonts w:ascii="宋体" w:eastAsia="宋体" w:hAnsi="宋体" w:hint="eastAsia"/>
          <w:b w:val="0"/>
        </w:rPr>
        <w:t>银牌题-前置：无</w:t>
      </w:r>
      <w:bookmarkEnd w:id="89"/>
    </w:p>
    <w:p w:rsidR="002E7142" w:rsidRPr="00C81BAD" w:rsidRDefault="002E7142" w:rsidP="00DB54DA">
      <w:pPr>
        <w:rPr>
          <w:rFonts w:ascii="宋体" w:eastAsia="宋体" w:hAnsi="宋体"/>
        </w:rPr>
      </w:pPr>
      <w:r w:rsidRPr="00C81BAD">
        <w:rPr>
          <w:rFonts w:ascii="宋体" w:eastAsia="宋体" w:hAnsi="宋体" w:hint="eastAsia"/>
        </w:rPr>
        <w:t>2018杭电暑期多校3I-</w:t>
      </w:r>
      <w:r w:rsidRPr="00C81BAD">
        <w:rPr>
          <w:rFonts w:ascii="宋体" w:eastAsia="宋体" w:hAnsi="宋体"/>
        </w:rPr>
        <w:t>HDU6327</w:t>
      </w:r>
      <w:r w:rsidRPr="00C81BAD">
        <w:rPr>
          <w:rFonts w:ascii="宋体" w:eastAsia="宋体" w:hAnsi="宋体" w:hint="eastAsia"/>
        </w:rPr>
        <w:t>-</w:t>
      </w:r>
      <w:r w:rsidRPr="00C81BAD">
        <w:rPr>
          <w:rFonts w:ascii="宋体" w:eastAsia="宋体" w:hAnsi="宋体"/>
        </w:rPr>
        <w:t>Random Sequence</w:t>
      </w:r>
    </w:p>
    <w:p w:rsidR="002E7142" w:rsidRPr="00C81BAD" w:rsidRDefault="002E7142" w:rsidP="00DB54DA">
      <w:pPr>
        <w:rPr>
          <w:rFonts w:ascii="宋体" w:eastAsia="宋体" w:hAnsi="宋体"/>
        </w:rPr>
      </w:pPr>
      <w:r w:rsidRPr="00C81BAD">
        <w:rPr>
          <w:rFonts w:ascii="宋体" w:eastAsia="宋体" w:hAnsi="宋体" w:hint="eastAsia"/>
        </w:rPr>
        <w:t>【题意】</w:t>
      </w:r>
    </w:p>
    <w:p w:rsidR="002E7142" w:rsidRPr="00C81BAD" w:rsidRDefault="002E7142" w:rsidP="00DB54DA">
      <w:pPr>
        <w:rPr>
          <w:rFonts w:ascii="宋体" w:eastAsia="宋体" w:hAnsi="宋体"/>
        </w:rPr>
      </w:pPr>
      <w:r w:rsidRPr="00C81BAD">
        <w:rPr>
          <w:rFonts w:ascii="宋体" w:eastAsia="宋体" w:hAnsi="宋体" w:hint="eastAsia"/>
        </w:rPr>
        <w:t>【TAG】GCD 数论</w:t>
      </w:r>
    </w:p>
    <w:p w:rsidR="002E7142" w:rsidRPr="00C81BAD" w:rsidRDefault="002E7142" w:rsidP="00DB54DA">
      <w:pPr>
        <w:rPr>
          <w:rFonts w:ascii="宋体" w:eastAsia="宋体" w:hAnsi="宋体"/>
        </w:rPr>
      </w:pPr>
      <w:r w:rsidRPr="00C81BAD">
        <w:rPr>
          <w:rFonts w:ascii="宋体" w:eastAsia="宋体" w:hAnsi="宋体" w:hint="eastAsia"/>
        </w:rPr>
        <w:t>【题解】</w:t>
      </w:r>
    </w:p>
    <w:p w:rsidR="002E7142" w:rsidRPr="00C81BAD" w:rsidRDefault="002E7142" w:rsidP="00DB54DA">
      <w:pPr>
        <w:rPr>
          <w:rFonts w:ascii="宋体" w:eastAsia="宋体" w:hAnsi="宋体"/>
        </w:rPr>
      </w:pPr>
      <w:r w:rsidRPr="00C81BAD">
        <w:rPr>
          <w:rFonts w:ascii="宋体" w:eastAsia="宋体" w:hAnsi="宋体" w:hint="eastAsia"/>
        </w:rPr>
        <w:t>【代码】</w:t>
      </w:r>
    </w:p>
    <w:p w:rsidR="00BA4CBC" w:rsidRPr="00C81BAD" w:rsidRDefault="00BA4CBC" w:rsidP="00BA4CBC">
      <w:pPr>
        <w:pStyle w:val="3"/>
        <w:rPr>
          <w:rFonts w:ascii="宋体" w:eastAsia="宋体" w:hAnsi="宋体"/>
          <w:b w:val="0"/>
        </w:rPr>
      </w:pPr>
      <w:bookmarkStart w:id="90" w:name="_Toc523521173"/>
      <w:r w:rsidRPr="00C81BAD">
        <w:rPr>
          <w:rFonts w:ascii="宋体" w:eastAsia="宋体" w:hAnsi="宋体" w:hint="eastAsia"/>
          <w:b w:val="0"/>
        </w:rPr>
        <w:t>银牌题-前置：无</w:t>
      </w:r>
      <w:bookmarkEnd w:id="90"/>
    </w:p>
    <w:p w:rsidR="00BA4CBC" w:rsidRPr="00C81BAD" w:rsidRDefault="00BA4CBC" w:rsidP="00DB54DA">
      <w:pPr>
        <w:rPr>
          <w:rFonts w:ascii="宋体" w:eastAsia="宋体" w:hAnsi="宋体"/>
        </w:rPr>
      </w:pPr>
      <w:r w:rsidRPr="00C81BAD">
        <w:rPr>
          <w:rFonts w:ascii="宋体" w:eastAsia="宋体" w:hAnsi="宋体" w:hint="eastAsia"/>
        </w:rPr>
        <w:t>牛客网2018暑期多校2B-</w:t>
      </w:r>
      <w:r w:rsidRPr="00C81BAD">
        <w:rPr>
          <w:rFonts w:ascii="宋体" w:eastAsia="宋体" w:hAnsi="宋体"/>
        </w:rPr>
        <w:t>discount</w:t>
      </w:r>
    </w:p>
    <w:p w:rsidR="00BA4CBC" w:rsidRPr="00C81BAD" w:rsidRDefault="00BA4CBC" w:rsidP="00DB54DA">
      <w:pPr>
        <w:rPr>
          <w:rFonts w:ascii="宋体" w:eastAsia="宋体" w:hAnsi="宋体"/>
        </w:rPr>
      </w:pPr>
      <w:r w:rsidRPr="00C81BAD">
        <w:rPr>
          <w:rFonts w:ascii="宋体" w:eastAsia="宋体" w:hAnsi="宋体" w:hint="eastAsia"/>
        </w:rPr>
        <w:t>【题意】</w:t>
      </w:r>
    </w:p>
    <w:p w:rsidR="00BA4CBC" w:rsidRPr="00C81BAD" w:rsidRDefault="00BA4CBC" w:rsidP="00DB54DA">
      <w:pPr>
        <w:rPr>
          <w:rFonts w:ascii="宋体" w:eastAsia="宋体" w:hAnsi="宋体"/>
        </w:rPr>
      </w:pPr>
      <w:r w:rsidRPr="00C81BAD">
        <w:rPr>
          <w:rFonts w:ascii="宋体" w:eastAsia="宋体" w:hAnsi="宋体" w:hint="eastAsia"/>
        </w:rPr>
        <w:t>【TAG】</w:t>
      </w:r>
    </w:p>
    <w:p w:rsidR="00BA4CBC" w:rsidRPr="00C81BAD" w:rsidRDefault="00BA4CBC" w:rsidP="00DB54DA">
      <w:pPr>
        <w:rPr>
          <w:rFonts w:ascii="宋体" w:eastAsia="宋体" w:hAnsi="宋体"/>
        </w:rPr>
      </w:pPr>
      <w:r w:rsidRPr="00C81BAD">
        <w:rPr>
          <w:rFonts w:ascii="宋体" w:eastAsia="宋体" w:hAnsi="宋体" w:hint="eastAsia"/>
        </w:rPr>
        <w:t>【题解】</w:t>
      </w:r>
    </w:p>
    <w:p w:rsidR="00BA4CBC" w:rsidRPr="00C81BAD" w:rsidRDefault="00BA4CBC" w:rsidP="00DB54DA">
      <w:pPr>
        <w:rPr>
          <w:rFonts w:ascii="宋体" w:eastAsia="宋体" w:hAnsi="宋体"/>
        </w:rPr>
      </w:pPr>
      <w:r w:rsidRPr="00C81BAD">
        <w:rPr>
          <w:rFonts w:ascii="宋体" w:eastAsia="宋体" w:hAnsi="宋体" w:hint="eastAsia"/>
        </w:rPr>
        <w:t>【代码】</w:t>
      </w:r>
    </w:p>
    <w:p w:rsidR="00AF2A14" w:rsidRPr="00C81BAD" w:rsidRDefault="00AF2A14" w:rsidP="00AF2A14">
      <w:pPr>
        <w:pStyle w:val="3"/>
        <w:rPr>
          <w:rFonts w:ascii="宋体" w:eastAsia="宋体" w:hAnsi="宋体"/>
          <w:b w:val="0"/>
        </w:rPr>
      </w:pPr>
      <w:bookmarkStart w:id="91" w:name="_Toc523521174"/>
      <w:r w:rsidRPr="00C81BAD">
        <w:rPr>
          <w:rFonts w:ascii="宋体" w:eastAsia="宋体" w:hAnsi="宋体" w:hint="eastAsia"/>
          <w:b w:val="0"/>
        </w:rPr>
        <w:lastRenderedPageBreak/>
        <w:t>银牌题-前置：无</w:t>
      </w:r>
      <w:bookmarkEnd w:id="91"/>
    </w:p>
    <w:p w:rsidR="00AF2A14" w:rsidRPr="00C81BAD" w:rsidRDefault="00AF2A14" w:rsidP="00AF2A14">
      <w:pPr>
        <w:rPr>
          <w:rFonts w:ascii="宋体" w:eastAsia="宋体" w:hAnsi="宋体"/>
        </w:rPr>
      </w:pPr>
      <w:r w:rsidRPr="00C81BAD">
        <w:rPr>
          <w:rFonts w:ascii="宋体" w:eastAsia="宋体" w:hAnsi="宋体" w:hint="eastAsia"/>
        </w:rPr>
        <w:t>牛客网2018暑期多校1B-</w:t>
      </w:r>
      <w:r w:rsidRPr="00C81BAD">
        <w:rPr>
          <w:rFonts w:ascii="宋体" w:eastAsia="宋体" w:hAnsi="宋体"/>
        </w:rPr>
        <w:t>Symmetric Matrix</w:t>
      </w:r>
    </w:p>
    <w:p w:rsidR="00BA4CBC" w:rsidRPr="00C81BAD" w:rsidRDefault="00AF2A14" w:rsidP="00DB54DA">
      <w:pPr>
        <w:rPr>
          <w:rFonts w:ascii="宋体" w:eastAsia="宋体" w:hAnsi="宋体"/>
        </w:rPr>
      </w:pPr>
      <w:r w:rsidRPr="00C81BAD">
        <w:rPr>
          <w:rFonts w:ascii="宋体" w:eastAsia="宋体" w:hAnsi="宋体" w:hint="eastAsia"/>
        </w:rPr>
        <w:t>【TAG】动态规划 图论</w:t>
      </w:r>
    </w:p>
    <w:p w:rsidR="007732F6" w:rsidRPr="00C81BAD" w:rsidRDefault="007732F6" w:rsidP="00A40E77">
      <w:pPr>
        <w:pStyle w:val="2"/>
        <w:rPr>
          <w:rFonts w:ascii="宋体" w:eastAsia="宋体" w:hAnsi="宋体"/>
          <w:b w:val="0"/>
        </w:rPr>
      </w:pPr>
      <w:bookmarkStart w:id="92" w:name="_Toc523521175"/>
      <w:r w:rsidRPr="00C81BAD">
        <w:rPr>
          <w:rFonts w:ascii="宋体" w:eastAsia="宋体" w:hAnsi="宋体" w:hint="eastAsia"/>
          <w:b w:val="0"/>
        </w:rPr>
        <w:t>递推</w:t>
      </w:r>
      <w:bookmarkEnd w:id="92"/>
    </w:p>
    <w:p w:rsidR="007732F6" w:rsidRPr="00C81BAD" w:rsidRDefault="007732F6" w:rsidP="00A40E77">
      <w:pPr>
        <w:pStyle w:val="3"/>
        <w:rPr>
          <w:rFonts w:ascii="宋体" w:eastAsia="宋体" w:hAnsi="宋体"/>
          <w:b w:val="0"/>
        </w:rPr>
      </w:pPr>
      <w:bookmarkStart w:id="93" w:name="_Toc523521176"/>
      <w:r w:rsidRPr="00C81BAD">
        <w:rPr>
          <w:rFonts w:ascii="宋体" w:eastAsia="宋体" w:hAnsi="宋体" w:hint="eastAsia"/>
          <w:b w:val="0"/>
        </w:rPr>
        <w:t>√-HDU-2050</w:t>
      </w:r>
      <w:r w:rsidR="00A40E77" w:rsidRPr="00C81BAD">
        <w:rPr>
          <w:rFonts w:ascii="宋体" w:eastAsia="宋体" w:hAnsi="宋体" w:hint="eastAsia"/>
          <w:b w:val="0"/>
        </w:rPr>
        <w:t>-折线分割平面</w:t>
      </w:r>
      <w:bookmarkEnd w:id="93"/>
      <w:r w:rsidR="00CC0F69" w:rsidRPr="00C81BAD">
        <w:rPr>
          <w:rFonts w:ascii="宋体" w:eastAsia="宋体" w:hAnsi="宋体"/>
          <w:b w:val="0"/>
        </w:rPr>
        <w:fldChar w:fldCharType="begin"/>
      </w:r>
      <w:r w:rsidR="00CC0F69" w:rsidRPr="00C81BAD">
        <w:rPr>
          <w:rFonts w:ascii="宋体" w:eastAsia="宋体" w:hAnsi="宋体"/>
        </w:rPr>
        <w:instrText xml:space="preserve"> XE "</w:instrText>
      </w:r>
      <w:r w:rsidR="00CC0F69" w:rsidRPr="00C81BAD">
        <w:rPr>
          <w:rFonts w:ascii="宋体" w:eastAsia="宋体" w:hAnsi="宋体" w:hint="eastAsia"/>
          <w:b w:val="0"/>
        </w:rPr>
        <w:instrText>√-HDU-2050-折线分割平面</w:instrText>
      </w:r>
      <w:r w:rsidR="00CC0F69" w:rsidRPr="00C81BAD">
        <w:rPr>
          <w:rFonts w:ascii="宋体" w:eastAsia="宋体" w:hAnsi="宋体"/>
        </w:rPr>
        <w:instrText>:</w:instrText>
      </w:r>
      <w:r w:rsidR="00CC0F69" w:rsidRPr="00C81BAD">
        <w:rPr>
          <w:rFonts w:ascii="宋体" w:eastAsia="宋体" w:hAnsi="宋体" w:hint="eastAsia"/>
        </w:rPr>
        <w:instrText>2</w:instrText>
      </w:r>
      <w:r w:rsidR="00CC0F69" w:rsidRPr="00C81BAD">
        <w:rPr>
          <w:rFonts w:ascii="宋体" w:eastAsia="宋体" w:hAnsi="宋体"/>
        </w:rPr>
        <w:instrText xml:space="preserve">050" \y "HDU:2050" </w:instrText>
      </w:r>
      <w:r w:rsidR="00CC0F69" w:rsidRPr="00C81BAD">
        <w:rPr>
          <w:rFonts w:ascii="宋体" w:eastAsia="宋体" w:hAnsi="宋体"/>
          <w:b w:val="0"/>
        </w:rPr>
        <w:fldChar w:fldCharType="end"/>
      </w:r>
    </w:p>
    <w:p w:rsidR="007732F6" w:rsidRPr="00C81BAD" w:rsidRDefault="007732F6" w:rsidP="007732F6">
      <w:pPr>
        <w:rPr>
          <w:rFonts w:ascii="宋体" w:eastAsia="宋体" w:hAnsi="宋体"/>
        </w:rPr>
      </w:pPr>
      <w:r w:rsidRPr="00C81BAD">
        <w:rPr>
          <w:rFonts w:ascii="宋体" w:eastAsia="宋体" w:hAnsi="宋体" w:hint="eastAsia"/>
        </w:rPr>
        <w:t>【题意】求解n个折线能把平面分为几个区域</w:t>
      </w:r>
    </w:p>
    <w:p w:rsidR="007732F6" w:rsidRPr="00C81BAD" w:rsidRDefault="007732F6" w:rsidP="007732F6">
      <w:pPr>
        <w:rPr>
          <w:rFonts w:ascii="宋体" w:eastAsia="宋体" w:hAnsi="宋体"/>
        </w:rPr>
      </w:pPr>
      <w:r w:rsidRPr="00C81BAD">
        <w:rPr>
          <w:rFonts w:ascii="宋体" w:eastAsia="宋体" w:hAnsi="宋体" w:hint="eastAsia"/>
        </w:rPr>
        <w:t>【题解】递推式f(n)=f(n-1)+4(n-1)+1=f(n-1)+4n-3,f(1)=2</w:t>
      </w:r>
    </w:p>
    <w:p w:rsidR="007732F6" w:rsidRPr="00C81BAD" w:rsidRDefault="007732F6" w:rsidP="007732F6">
      <w:pPr>
        <w:rPr>
          <w:rFonts w:ascii="宋体" w:eastAsia="宋体" w:hAnsi="宋体"/>
        </w:rPr>
      </w:pPr>
      <w:r w:rsidRPr="00C81BAD">
        <w:rPr>
          <w:rFonts w:ascii="宋体" w:eastAsia="宋体" w:hAnsi="宋体" w:hint="eastAsia"/>
        </w:rPr>
        <w:t>具体的推导思路大概是考虑前面已经有n-</w:t>
      </w:r>
      <w:r w:rsidRPr="00C81BAD">
        <w:rPr>
          <w:rFonts w:ascii="宋体" w:eastAsia="宋体" w:hAnsi="宋体"/>
        </w:rPr>
        <w:t>1</w:t>
      </w:r>
      <w:r w:rsidRPr="00C81BAD">
        <w:rPr>
          <w:rFonts w:ascii="宋体" w:eastAsia="宋体" w:hAnsi="宋体" w:hint="eastAsia"/>
        </w:rPr>
        <w:t>个折线了，然后现在又来一个折线，看成一个起点的2条射线，这样一交（尽可能往密集了交），按照新的射线大概可以分为3个区域，左射线左增加的区域数，右射线右增加的区域数，两射线之间增加的区域数，左边是n-1，右边是n-1，中间是2(n-1)，再加1个自带的。反正是看着n=1,n=2,n=3的情况连蒙带猜的，n=4再网上画也不好画了，这题也没法打表，还没有想到比较严谨的思路。</w:t>
      </w:r>
    </w:p>
    <w:p w:rsidR="000E6D1D" w:rsidRPr="00C81BAD" w:rsidRDefault="000E6D1D" w:rsidP="00306D21">
      <w:pPr>
        <w:pStyle w:val="2"/>
        <w:rPr>
          <w:rFonts w:ascii="宋体" w:eastAsia="宋体" w:hAnsi="宋体"/>
          <w:b w:val="0"/>
        </w:rPr>
      </w:pPr>
      <w:bookmarkStart w:id="94" w:name="_Toc523521177"/>
      <w:r w:rsidRPr="00C81BAD">
        <w:rPr>
          <w:rFonts w:ascii="宋体" w:eastAsia="宋体" w:hAnsi="宋体" w:hint="eastAsia"/>
          <w:b w:val="0"/>
        </w:rPr>
        <w:t>基础动态规划</w:t>
      </w:r>
      <w:bookmarkEnd w:id="94"/>
    </w:p>
    <w:p w:rsidR="000E6D1D" w:rsidRPr="00C81BAD" w:rsidRDefault="000E6D1D" w:rsidP="00056D87">
      <w:pPr>
        <w:pStyle w:val="3"/>
        <w:rPr>
          <w:rFonts w:ascii="宋体" w:eastAsia="宋体" w:hAnsi="宋体"/>
          <w:b w:val="0"/>
        </w:rPr>
      </w:pPr>
      <w:bookmarkStart w:id="95" w:name="_Toc523521178"/>
      <w:r w:rsidRPr="00C81BAD">
        <w:rPr>
          <w:rFonts w:ascii="宋体" w:eastAsia="宋体" w:hAnsi="宋体" w:hint="eastAsia"/>
          <w:b w:val="0"/>
        </w:rPr>
        <w:t>最大连续子段和</w:t>
      </w:r>
      <w:bookmarkEnd w:id="95"/>
    </w:p>
    <w:p w:rsidR="000E6D1D" w:rsidRPr="00C81BAD" w:rsidRDefault="000E6D1D" w:rsidP="00056D87">
      <w:pPr>
        <w:pStyle w:val="4"/>
        <w:rPr>
          <w:rFonts w:ascii="宋体" w:eastAsia="宋体" w:hAnsi="宋体"/>
          <w:b w:val="0"/>
        </w:rPr>
      </w:pPr>
      <w:r w:rsidRPr="00C81BAD">
        <w:rPr>
          <w:rFonts w:ascii="宋体" w:eastAsia="宋体" w:hAnsi="宋体" w:hint="eastAsia"/>
          <w:b w:val="0"/>
        </w:rPr>
        <w:t>√-</w:t>
      </w:r>
      <w:r w:rsidR="00056D87" w:rsidRPr="00C81BAD">
        <w:rPr>
          <w:rFonts w:ascii="宋体" w:eastAsia="宋体" w:hAnsi="宋体"/>
          <w:b w:val="0"/>
        </w:rPr>
        <w:t>HDU</w:t>
      </w:r>
      <w:r w:rsidR="00056D87" w:rsidRPr="00C81BAD">
        <w:rPr>
          <w:rFonts w:ascii="宋体" w:eastAsia="宋体" w:hAnsi="宋体" w:hint="eastAsia"/>
          <w:b w:val="0"/>
        </w:rPr>
        <w:t>-</w:t>
      </w:r>
      <w:r w:rsidR="00056D87" w:rsidRPr="00C81BAD">
        <w:rPr>
          <w:rFonts w:ascii="宋体" w:eastAsia="宋体" w:hAnsi="宋体"/>
          <w:b w:val="0"/>
        </w:rPr>
        <w:t>1003</w:t>
      </w:r>
      <w:r w:rsidR="00CC0F69" w:rsidRPr="00C81BAD">
        <w:rPr>
          <w:rFonts w:ascii="宋体" w:eastAsia="宋体" w:hAnsi="宋体"/>
          <w:b w:val="0"/>
        </w:rPr>
        <w:fldChar w:fldCharType="begin"/>
      </w:r>
      <w:r w:rsidR="00CC0F69" w:rsidRPr="00C81BAD">
        <w:rPr>
          <w:rFonts w:ascii="宋体" w:eastAsia="宋体" w:hAnsi="宋体"/>
        </w:rPr>
        <w:instrText xml:space="preserve"> XE "</w:instrText>
      </w:r>
      <w:r w:rsidR="00CC0F69" w:rsidRPr="00C81BAD">
        <w:rPr>
          <w:rFonts w:ascii="宋体" w:eastAsia="宋体" w:hAnsi="宋体" w:hint="eastAsia"/>
          <w:b w:val="0"/>
        </w:rPr>
        <w:instrText>√-</w:instrText>
      </w:r>
      <w:r w:rsidR="00CC0F69" w:rsidRPr="00C81BAD">
        <w:rPr>
          <w:rFonts w:ascii="宋体" w:eastAsia="宋体" w:hAnsi="宋体"/>
          <w:b w:val="0"/>
        </w:rPr>
        <w:instrText>HDU</w:instrText>
      </w:r>
      <w:r w:rsidR="00CC0F69" w:rsidRPr="00C81BAD">
        <w:rPr>
          <w:rFonts w:ascii="宋体" w:eastAsia="宋体" w:hAnsi="宋体" w:hint="eastAsia"/>
          <w:b w:val="0"/>
        </w:rPr>
        <w:instrText>-</w:instrText>
      </w:r>
      <w:r w:rsidR="00CC0F69" w:rsidRPr="00C81BAD">
        <w:rPr>
          <w:rFonts w:ascii="宋体" w:eastAsia="宋体" w:hAnsi="宋体"/>
          <w:b w:val="0"/>
        </w:rPr>
        <w:instrText>1003</w:instrText>
      </w:r>
      <w:r w:rsidR="00CC0F69" w:rsidRPr="00C81BAD">
        <w:rPr>
          <w:rFonts w:ascii="宋体" w:eastAsia="宋体" w:hAnsi="宋体"/>
        </w:rPr>
        <w:instrText>:</w:instrText>
      </w:r>
      <w:r w:rsidR="00CC0F69" w:rsidRPr="00C81BAD">
        <w:rPr>
          <w:rFonts w:ascii="宋体" w:eastAsia="宋体" w:hAnsi="宋体" w:hint="eastAsia"/>
        </w:rPr>
        <w:instrText>1</w:instrText>
      </w:r>
      <w:r w:rsidR="00CC0F69" w:rsidRPr="00C81BAD">
        <w:rPr>
          <w:rFonts w:ascii="宋体" w:eastAsia="宋体" w:hAnsi="宋体"/>
        </w:rPr>
        <w:instrText xml:space="preserve">003" \y "HDU:1003" </w:instrText>
      </w:r>
      <w:r w:rsidR="00CC0F69" w:rsidRPr="00C81BAD">
        <w:rPr>
          <w:rFonts w:ascii="宋体" w:eastAsia="宋体" w:hAnsi="宋体"/>
          <w:b w:val="0"/>
        </w:rPr>
        <w:fldChar w:fldCharType="end"/>
      </w:r>
    </w:p>
    <w:p w:rsidR="000E6D1D" w:rsidRPr="00C81BAD" w:rsidRDefault="000E6D1D" w:rsidP="000E6D1D">
      <w:pPr>
        <w:rPr>
          <w:rFonts w:ascii="宋体" w:eastAsia="宋体" w:hAnsi="宋体"/>
        </w:rPr>
      </w:pPr>
      <w:r w:rsidRPr="00C81BAD">
        <w:rPr>
          <w:rFonts w:ascii="宋体" w:eastAsia="宋体" w:hAnsi="宋体" w:hint="eastAsia"/>
        </w:rPr>
        <w:t>【题意】n个数求最大连续子段和，同时输出子段的起始终止点（存在多个按照起始点顺序输出第1个，起始点相同的终止点尽可能小）</w:t>
      </w:r>
    </w:p>
    <w:p w:rsidR="000E6D1D" w:rsidRPr="00C81BAD" w:rsidRDefault="000E6D1D" w:rsidP="000E6D1D">
      <w:pPr>
        <w:rPr>
          <w:rFonts w:ascii="宋体" w:eastAsia="宋体" w:hAnsi="宋体"/>
        </w:rPr>
      </w:pPr>
      <w:r w:rsidRPr="00C81BAD">
        <w:rPr>
          <w:rFonts w:ascii="宋体" w:eastAsia="宋体" w:hAnsi="宋体" w:hint="eastAsia"/>
        </w:rPr>
        <w:t>【题解】最大连续子段和模板题</w:t>
      </w:r>
    </w:p>
    <w:p w:rsidR="000E6D1D" w:rsidRPr="00C81BAD" w:rsidRDefault="000E6D1D" w:rsidP="000E6D1D">
      <w:pPr>
        <w:rPr>
          <w:rFonts w:ascii="宋体" w:eastAsia="宋体" w:hAnsi="宋体"/>
        </w:rPr>
      </w:pPr>
      <w:r w:rsidRPr="00C81BAD">
        <w:rPr>
          <w:rFonts w:ascii="宋体" w:eastAsia="宋体" w:hAnsi="宋体" w:hint="eastAsia"/>
        </w:rPr>
        <w:t>【代码】</w:t>
      </w:r>
    </w:p>
    <w:p w:rsidR="000E6D1D" w:rsidRPr="00C81BAD" w:rsidRDefault="000E6D1D" w:rsidP="000E6D1D">
      <w:pPr>
        <w:rPr>
          <w:rFonts w:ascii="宋体" w:eastAsia="宋体" w:hAnsi="宋体"/>
        </w:rPr>
      </w:pPr>
      <w:r w:rsidRPr="00C81BAD">
        <w:rPr>
          <w:rFonts w:ascii="宋体" w:eastAsia="宋体" w:hAnsi="宋体"/>
        </w:rPr>
        <w:t>#include &lt;bits/stdc++.h&gt;</w:t>
      </w:r>
    </w:p>
    <w:p w:rsidR="000E6D1D" w:rsidRPr="00C81BAD" w:rsidRDefault="000E6D1D" w:rsidP="000E6D1D">
      <w:pPr>
        <w:rPr>
          <w:rFonts w:ascii="宋体" w:eastAsia="宋体" w:hAnsi="宋体"/>
        </w:rPr>
      </w:pPr>
      <w:r w:rsidRPr="00C81BAD">
        <w:rPr>
          <w:rFonts w:ascii="宋体" w:eastAsia="宋体" w:hAnsi="宋体"/>
        </w:rPr>
        <w:t>#define MAXN 100010</w:t>
      </w:r>
    </w:p>
    <w:p w:rsidR="000E6D1D" w:rsidRPr="00C81BAD" w:rsidRDefault="000E6D1D" w:rsidP="000E6D1D">
      <w:pPr>
        <w:rPr>
          <w:rFonts w:ascii="宋体" w:eastAsia="宋体" w:hAnsi="宋体"/>
        </w:rPr>
      </w:pPr>
    </w:p>
    <w:p w:rsidR="000E6D1D" w:rsidRPr="00C81BAD" w:rsidRDefault="000E6D1D" w:rsidP="000E6D1D">
      <w:pPr>
        <w:rPr>
          <w:rFonts w:ascii="宋体" w:eastAsia="宋体" w:hAnsi="宋体"/>
        </w:rPr>
      </w:pPr>
      <w:r w:rsidRPr="00C81BAD">
        <w:rPr>
          <w:rFonts w:ascii="宋体" w:eastAsia="宋体" w:hAnsi="宋体"/>
        </w:rPr>
        <w:t>using namespace std;</w:t>
      </w:r>
    </w:p>
    <w:p w:rsidR="000E6D1D" w:rsidRPr="00C81BAD" w:rsidRDefault="000E6D1D" w:rsidP="000E6D1D">
      <w:pPr>
        <w:rPr>
          <w:rFonts w:ascii="宋体" w:eastAsia="宋体" w:hAnsi="宋体"/>
        </w:rPr>
      </w:pPr>
    </w:p>
    <w:p w:rsidR="000E6D1D" w:rsidRPr="00C81BAD" w:rsidRDefault="000E6D1D" w:rsidP="000E6D1D">
      <w:pPr>
        <w:rPr>
          <w:rFonts w:ascii="宋体" w:eastAsia="宋体" w:hAnsi="宋体"/>
        </w:rPr>
      </w:pPr>
      <w:r w:rsidRPr="00C81BAD">
        <w:rPr>
          <w:rFonts w:ascii="宋体" w:eastAsia="宋体" w:hAnsi="宋体"/>
        </w:rPr>
        <w:t>int main()</w:t>
      </w:r>
    </w:p>
    <w:p w:rsidR="000E6D1D" w:rsidRPr="00C81BAD" w:rsidRDefault="000E6D1D" w:rsidP="000E6D1D">
      <w:pPr>
        <w:rPr>
          <w:rFonts w:ascii="宋体" w:eastAsia="宋体" w:hAnsi="宋体"/>
        </w:rPr>
      </w:pPr>
      <w:r w:rsidRPr="00C81BAD">
        <w:rPr>
          <w:rFonts w:ascii="宋体" w:eastAsia="宋体" w:hAnsi="宋体"/>
        </w:rPr>
        <w:t>{</w:t>
      </w:r>
    </w:p>
    <w:p w:rsidR="000E6D1D" w:rsidRPr="00C81BAD" w:rsidRDefault="000E6D1D" w:rsidP="000E6D1D">
      <w:pPr>
        <w:rPr>
          <w:rFonts w:ascii="宋体" w:eastAsia="宋体" w:hAnsi="宋体"/>
        </w:rPr>
      </w:pPr>
      <w:r w:rsidRPr="00C81BAD">
        <w:rPr>
          <w:rFonts w:ascii="宋体" w:eastAsia="宋体" w:hAnsi="宋体"/>
        </w:rPr>
        <w:t xml:space="preserve">    int t;</w:t>
      </w:r>
    </w:p>
    <w:p w:rsidR="000E6D1D" w:rsidRPr="00C81BAD" w:rsidRDefault="000E6D1D" w:rsidP="000E6D1D">
      <w:pPr>
        <w:rPr>
          <w:rFonts w:ascii="宋体" w:eastAsia="宋体" w:hAnsi="宋体"/>
        </w:rPr>
      </w:pPr>
      <w:r w:rsidRPr="00C81BAD">
        <w:rPr>
          <w:rFonts w:ascii="宋体" w:eastAsia="宋体" w:hAnsi="宋体"/>
        </w:rPr>
        <w:t xml:space="preserve">    scanf("%d",&amp;t);</w:t>
      </w:r>
    </w:p>
    <w:p w:rsidR="000E6D1D" w:rsidRPr="00C81BAD" w:rsidRDefault="000E6D1D" w:rsidP="000E6D1D">
      <w:pPr>
        <w:rPr>
          <w:rFonts w:ascii="宋体" w:eastAsia="宋体" w:hAnsi="宋体"/>
        </w:rPr>
      </w:pPr>
      <w:r w:rsidRPr="00C81BAD">
        <w:rPr>
          <w:rFonts w:ascii="宋体" w:eastAsia="宋体" w:hAnsi="宋体"/>
        </w:rPr>
        <w:t xml:space="preserve">    for(int casenum=1;casenum&lt;=t;casenum++){</w:t>
      </w:r>
    </w:p>
    <w:p w:rsidR="000E6D1D" w:rsidRPr="00C81BAD" w:rsidRDefault="000E6D1D" w:rsidP="000E6D1D">
      <w:pPr>
        <w:rPr>
          <w:rFonts w:ascii="宋体" w:eastAsia="宋体" w:hAnsi="宋体"/>
        </w:rPr>
      </w:pPr>
      <w:r w:rsidRPr="00C81BAD">
        <w:rPr>
          <w:rFonts w:ascii="宋体" w:eastAsia="宋体" w:hAnsi="宋体"/>
        </w:rPr>
        <w:t xml:space="preserve">        int n,maxsum=INT_MIN,nowsum=-1,maxfirst=0,maxlast=0,nowfirst=1,nownum;</w:t>
      </w:r>
    </w:p>
    <w:p w:rsidR="000E6D1D" w:rsidRPr="00C81BAD" w:rsidRDefault="000E6D1D" w:rsidP="000E6D1D">
      <w:pPr>
        <w:rPr>
          <w:rFonts w:ascii="宋体" w:eastAsia="宋体" w:hAnsi="宋体"/>
        </w:rPr>
      </w:pPr>
      <w:r w:rsidRPr="00C81BAD">
        <w:rPr>
          <w:rFonts w:ascii="宋体" w:eastAsia="宋体" w:hAnsi="宋体"/>
        </w:rPr>
        <w:t xml:space="preserve">        scanf("%d",&amp;n);</w:t>
      </w:r>
    </w:p>
    <w:p w:rsidR="000E6D1D" w:rsidRPr="00C81BAD" w:rsidRDefault="000E6D1D" w:rsidP="000E6D1D">
      <w:pPr>
        <w:rPr>
          <w:rFonts w:ascii="宋体" w:eastAsia="宋体" w:hAnsi="宋体"/>
        </w:rPr>
      </w:pPr>
      <w:r w:rsidRPr="00C81BAD">
        <w:rPr>
          <w:rFonts w:ascii="宋体" w:eastAsia="宋体" w:hAnsi="宋体"/>
        </w:rPr>
        <w:lastRenderedPageBreak/>
        <w:t xml:space="preserve">        for (int i=1;i&lt;=n;i++){</w:t>
      </w:r>
    </w:p>
    <w:p w:rsidR="000E6D1D" w:rsidRPr="00C81BAD" w:rsidRDefault="000E6D1D" w:rsidP="000E6D1D">
      <w:pPr>
        <w:rPr>
          <w:rFonts w:ascii="宋体" w:eastAsia="宋体" w:hAnsi="宋体"/>
        </w:rPr>
      </w:pPr>
      <w:r w:rsidRPr="00C81BAD">
        <w:rPr>
          <w:rFonts w:ascii="宋体" w:eastAsia="宋体" w:hAnsi="宋体"/>
        </w:rPr>
        <w:t xml:space="preserve">            scanf("%d",&amp;nownum);</w:t>
      </w:r>
    </w:p>
    <w:p w:rsidR="000E6D1D" w:rsidRPr="00C81BAD" w:rsidRDefault="000E6D1D" w:rsidP="000E6D1D">
      <w:pPr>
        <w:rPr>
          <w:rFonts w:ascii="宋体" w:eastAsia="宋体" w:hAnsi="宋体"/>
        </w:rPr>
      </w:pPr>
      <w:r w:rsidRPr="00C81BAD">
        <w:rPr>
          <w:rFonts w:ascii="宋体" w:eastAsia="宋体" w:hAnsi="宋体"/>
        </w:rPr>
        <w:t xml:space="preserve">            if(nowsum&lt;0) nowsum=nownum,nowfirst=i;else nowsum+=nownum;</w:t>
      </w:r>
    </w:p>
    <w:p w:rsidR="000E6D1D" w:rsidRPr="00C81BAD" w:rsidRDefault="000E6D1D" w:rsidP="000E6D1D">
      <w:pPr>
        <w:rPr>
          <w:rFonts w:ascii="宋体" w:eastAsia="宋体" w:hAnsi="宋体"/>
        </w:rPr>
      </w:pPr>
      <w:r w:rsidRPr="00C81BAD">
        <w:rPr>
          <w:rFonts w:ascii="宋体" w:eastAsia="宋体" w:hAnsi="宋体"/>
        </w:rPr>
        <w:t xml:space="preserve">            if(nowsum&gt;maxsum) maxsum=nowsum,maxfirst=nowfirst,maxlast=i;</w:t>
      </w:r>
    </w:p>
    <w:p w:rsidR="000E6D1D" w:rsidRPr="00C81BAD" w:rsidRDefault="000E6D1D" w:rsidP="000E6D1D">
      <w:pPr>
        <w:rPr>
          <w:rFonts w:ascii="宋体" w:eastAsia="宋体" w:hAnsi="宋体"/>
        </w:rPr>
      </w:pPr>
      <w:r w:rsidRPr="00C81BAD">
        <w:rPr>
          <w:rFonts w:ascii="宋体" w:eastAsia="宋体" w:hAnsi="宋体"/>
        </w:rPr>
        <w:t xml:space="preserve">        }</w:t>
      </w:r>
    </w:p>
    <w:p w:rsidR="000E6D1D" w:rsidRPr="00C81BAD" w:rsidRDefault="000E6D1D" w:rsidP="000E6D1D">
      <w:pPr>
        <w:rPr>
          <w:rFonts w:ascii="宋体" w:eastAsia="宋体" w:hAnsi="宋体"/>
        </w:rPr>
      </w:pPr>
      <w:r w:rsidRPr="00C81BAD">
        <w:rPr>
          <w:rFonts w:ascii="宋体" w:eastAsia="宋体" w:hAnsi="宋体"/>
        </w:rPr>
        <w:t xml:space="preserve">        printf("Case %d:\n%d %d %d\n",casenum,maxsum,maxfirst,maxlast);</w:t>
      </w:r>
    </w:p>
    <w:p w:rsidR="000E6D1D" w:rsidRPr="00C81BAD" w:rsidRDefault="000E6D1D" w:rsidP="000E6D1D">
      <w:pPr>
        <w:rPr>
          <w:rFonts w:ascii="宋体" w:eastAsia="宋体" w:hAnsi="宋体"/>
        </w:rPr>
      </w:pPr>
      <w:r w:rsidRPr="00C81BAD">
        <w:rPr>
          <w:rFonts w:ascii="宋体" w:eastAsia="宋体" w:hAnsi="宋体"/>
        </w:rPr>
        <w:t xml:space="preserve">        if(casenum!=t) printf("\n");</w:t>
      </w:r>
    </w:p>
    <w:p w:rsidR="000E6D1D" w:rsidRPr="00C81BAD" w:rsidRDefault="000E6D1D" w:rsidP="000E6D1D">
      <w:pPr>
        <w:rPr>
          <w:rFonts w:ascii="宋体" w:eastAsia="宋体" w:hAnsi="宋体"/>
        </w:rPr>
      </w:pPr>
      <w:r w:rsidRPr="00C81BAD">
        <w:rPr>
          <w:rFonts w:ascii="宋体" w:eastAsia="宋体" w:hAnsi="宋体"/>
        </w:rPr>
        <w:t xml:space="preserve">    }</w:t>
      </w:r>
    </w:p>
    <w:p w:rsidR="000E6D1D" w:rsidRPr="00C81BAD" w:rsidRDefault="000E6D1D" w:rsidP="000E6D1D">
      <w:pPr>
        <w:rPr>
          <w:rFonts w:ascii="宋体" w:eastAsia="宋体" w:hAnsi="宋体"/>
        </w:rPr>
      </w:pPr>
      <w:r w:rsidRPr="00C81BAD">
        <w:rPr>
          <w:rFonts w:ascii="宋体" w:eastAsia="宋体" w:hAnsi="宋体"/>
        </w:rPr>
        <w:t xml:space="preserve">    return 0;</w:t>
      </w:r>
    </w:p>
    <w:p w:rsidR="000E6D1D" w:rsidRPr="00C81BAD" w:rsidRDefault="000E6D1D" w:rsidP="000E6D1D">
      <w:pPr>
        <w:rPr>
          <w:rFonts w:ascii="宋体" w:eastAsia="宋体" w:hAnsi="宋体"/>
        </w:rPr>
      </w:pPr>
      <w:r w:rsidRPr="00C81BAD">
        <w:rPr>
          <w:rFonts w:ascii="宋体" w:eastAsia="宋体" w:hAnsi="宋体"/>
        </w:rPr>
        <w:t>}</w:t>
      </w:r>
    </w:p>
    <w:p w:rsidR="000747AE" w:rsidRPr="00C81BAD" w:rsidRDefault="000747AE" w:rsidP="000747AE">
      <w:pPr>
        <w:pStyle w:val="3"/>
        <w:rPr>
          <w:rFonts w:ascii="宋体" w:eastAsia="宋体" w:hAnsi="宋体"/>
          <w:b w:val="0"/>
        </w:rPr>
      </w:pPr>
      <w:bookmarkStart w:id="96" w:name="_Toc523521179"/>
      <w:r w:rsidRPr="00C81BAD">
        <w:rPr>
          <w:rFonts w:ascii="宋体" w:eastAsia="宋体" w:hAnsi="宋体"/>
          <w:b w:val="0"/>
        </w:rPr>
        <w:t>LIS</w:t>
      </w:r>
      <w:r w:rsidRPr="00C81BAD">
        <w:rPr>
          <w:rFonts w:ascii="宋体" w:eastAsia="宋体" w:hAnsi="宋体" w:hint="eastAsia"/>
          <w:b w:val="0"/>
        </w:rPr>
        <w:t>（最长上升子序列）</w:t>
      </w:r>
      <w:bookmarkEnd w:id="96"/>
    </w:p>
    <w:p w:rsidR="001903A7" w:rsidRPr="00C81BAD" w:rsidRDefault="001903A7" w:rsidP="001903A7">
      <w:pPr>
        <w:pStyle w:val="4"/>
        <w:rPr>
          <w:rFonts w:ascii="宋体" w:eastAsia="宋体" w:hAnsi="宋体"/>
          <w:b w:val="0"/>
        </w:rPr>
      </w:pPr>
      <w:r w:rsidRPr="00C81BAD">
        <w:rPr>
          <w:rFonts w:ascii="宋体" w:eastAsia="宋体" w:hAnsi="宋体" w:hint="eastAsia"/>
          <w:b w:val="0"/>
        </w:rPr>
        <w:t>单调栈优化</w:t>
      </w:r>
    </w:p>
    <w:p w:rsidR="000747AE" w:rsidRPr="00C81BAD" w:rsidRDefault="000747AE" w:rsidP="000747AE">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1087</w:t>
      </w:r>
      <w:r w:rsidR="00CC0F69" w:rsidRPr="00C81BAD">
        <w:rPr>
          <w:rFonts w:ascii="宋体" w:eastAsia="宋体" w:hAnsi="宋体"/>
          <w:b w:val="0"/>
        </w:rPr>
        <w:fldChar w:fldCharType="begin"/>
      </w:r>
      <w:r w:rsidR="00CC0F69" w:rsidRPr="00C81BAD">
        <w:rPr>
          <w:rFonts w:ascii="宋体" w:eastAsia="宋体" w:hAnsi="宋体"/>
        </w:rPr>
        <w:instrText xml:space="preserve"> XE "</w:instrText>
      </w:r>
      <w:r w:rsidR="00CC0F69" w:rsidRPr="00C81BAD">
        <w:rPr>
          <w:rFonts w:ascii="宋体" w:eastAsia="宋体" w:hAnsi="宋体" w:hint="eastAsia"/>
          <w:b w:val="0"/>
        </w:rPr>
        <w:instrText>√-</w:instrText>
      </w:r>
      <w:r w:rsidR="00CC0F69" w:rsidRPr="00C81BAD">
        <w:rPr>
          <w:rFonts w:ascii="宋体" w:eastAsia="宋体" w:hAnsi="宋体"/>
          <w:b w:val="0"/>
        </w:rPr>
        <w:instrText>HDU</w:instrText>
      </w:r>
      <w:r w:rsidR="00CC0F69" w:rsidRPr="00C81BAD">
        <w:rPr>
          <w:rFonts w:ascii="宋体" w:eastAsia="宋体" w:hAnsi="宋体" w:hint="eastAsia"/>
          <w:b w:val="0"/>
        </w:rPr>
        <w:instrText>-</w:instrText>
      </w:r>
      <w:r w:rsidR="00CC0F69" w:rsidRPr="00C81BAD">
        <w:rPr>
          <w:rFonts w:ascii="宋体" w:eastAsia="宋体" w:hAnsi="宋体"/>
          <w:b w:val="0"/>
        </w:rPr>
        <w:instrText>1087</w:instrText>
      </w:r>
      <w:r w:rsidR="00CC0F69" w:rsidRPr="00C81BAD">
        <w:rPr>
          <w:rFonts w:ascii="宋体" w:eastAsia="宋体" w:hAnsi="宋体"/>
        </w:rPr>
        <w:instrText>:</w:instrText>
      </w:r>
      <w:r w:rsidR="00CC0F69" w:rsidRPr="00C81BAD">
        <w:rPr>
          <w:rFonts w:ascii="宋体" w:eastAsia="宋体" w:hAnsi="宋体" w:hint="eastAsia"/>
        </w:rPr>
        <w:instrText>1</w:instrText>
      </w:r>
      <w:r w:rsidR="00CC0F69" w:rsidRPr="00C81BAD">
        <w:rPr>
          <w:rFonts w:ascii="宋体" w:eastAsia="宋体" w:hAnsi="宋体"/>
        </w:rPr>
        <w:instrText xml:space="preserve">087" \y "HDU:1087" </w:instrText>
      </w:r>
      <w:r w:rsidR="00CC0F69" w:rsidRPr="00C81BAD">
        <w:rPr>
          <w:rFonts w:ascii="宋体" w:eastAsia="宋体" w:hAnsi="宋体"/>
          <w:b w:val="0"/>
        </w:rPr>
        <w:fldChar w:fldCharType="end"/>
      </w:r>
    </w:p>
    <w:p w:rsidR="000747AE" w:rsidRPr="00C81BAD" w:rsidRDefault="000747AE" w:rsidP="000E6D1D">
      <w:pPr>
        <w:rPr>
          <w:rFonts w:ascii="宋体" w:eastAsia="宋体" w:hAnsi="宋体"/>
        </w:rPr>
      </w:pPr>
      <w:r w:rsidRPr="00C81BAD">
        <w:rPr>
          <w:rFonts w:ascii="宋体" w:eastAsia="宋体" w:hAnsi="宋体" w:hint="eastAsia"/>
        </w:rPr>
        <w:t>【题意】n个正数，找到一个上升子序列，使得和最大，输出这个最大值，n规模1000</w:t>
      </w:r>
    </w:p>
    <w:p w:rsidR="000747AE" w:rsidRPr="00C81BAD" w:rsidRDefault="000747AE" w:rsidP="000E6D1D">
      <w:pPr>
        <w:rPr>
          <w:rFonts w:ascii="宋体" w:eastAsia="宋体" w:hAnsi="宋体"/>
        </w:rPr>
      </w:pPr>
      <w:r w:rsidRPr="00C81BAD">
        <w:rPr>
          <w:rFonts w:ascii="宋体" w:eastAsia="宋体" w:hAnsi="宋体" w:hint="eastAsia"/>
        </w:rPr>
        <w:t>【题解】dp[i]=max(</w:t>
      </w:r>
      <w:r w:rsidRPr="00C81BAD">
        <w:rPr>
          <w:rFonts w:ascii="宋体" w:eastAsia="宋体" w:hAnsi="宋体"/>
        </w:rPr>
        <w:t>dp[j]</w:t>
      </w:r>
      <w:r w:rsidRPr="00C81BAD">
        <w:rPr>
          <w:rFonts w:ascii="宋体" w:eastAsia="宋体" w:hAnsi="宋体" w:hint="eastAsia"/>
        </w:rPr>
        <w:t>)</w:t>
      </w:r>
      <w:r w:rsidRPr="00C81BAD">
        <w:rPr>
          <w:rFonts w:ascii="宋体" w:eastAsia="宋体" w:hAnsi="宋体"/>
        </w:rPr>
        <w:t>+num[i](num[j]&lt;num[i]&amp;&amp;j&lt;i)</w:t>
      </w:r>
      <w:r w:rsidRPr="00C81BAD">
        <w:rPr>
          <w:rFonts w:ascii="宋体" w:eastAsia="宋体" w:hAnsi="宋体" w:hint="eastAsia"/>
        </w:rPr>
        <w:t>，复杂度</w:t>
      </w:r>
      <w:r w:rsidRPr="00C81BAD">
        <w:rPr>
          <w:rFonts w:ascii="宋体" w:eastAsia="宋体" w:hAnsi="宋体"/>
          <w:position w:val="-10"/>
        </w:rPr>
        <w:object w:dxaOrig="639" w:dyaOrig="360">
          <v:shape id="_x0000_i1026" type="#_x0000_t75" style="width:32.25pt;height:18pt" o:ole="">
            <v:imagedata r:id="rId34" o:title=""/>
          </v:shape>
          <o:OLEObject Type="Embed" ProgID="Equation.DSMT4" ShapeID="_x0000_i1026" DrawAspect="Content" ObjectID="_1597263037" r:id="rId35"/>
        </w:object>
      </w:r>
    </w:p>
    <w:p w:rsidR="000747AE" w:rsidRPr="00C81BAD" w:rsidRDefault="000747AE" w:rsidP="000E6D1D">
      <w:pPr>
        <w:rPr>
          <w:rFonts w:ascii="宋体" w:eastAsia="宋体" w:hAnsi="宋体"/>
        </w:rPr>
      </w:pPr>
      <w:r w:rsidRPr="00C81BAD">
        <w:rPr>
          <w:rFonts w:ascii="宋体" w:eastAsia="宋体" w:hAnsi="宋体" w:hint="eastAsia"/>
        </w:rPr>
        <w:t>【代码】</w:t>
      </w:r>
    </w:p>
    <w:p w:rsidR="000747AE" w:rsidRPr="00C81BAD" w:rsidRDefault="000747AE" w:rsidP="000747AE">
      <w:pPr>
        <w:rPr>
          <w:rFonts w:ascii="宋体" w:eastAsia="宋体" w:hAnsi="宋体"/>
        </w:rPr>
      </w:pPr>
      <w:r w:rsidRPr="00C81BAD">
        <w:rPr>
          <w:rFonts w:ascii="宋体" w:eastAsia="宋体" w:hAnsi="宋体"/>
        </w:rPr>
        <w:t>#include &lt;bits/stdc++.h&gt;</w:t>
      </w:r>
    </w:p>
    <w:p w:rsidR="000747AE" w:rsidRPr="00C81BAD" w:rsidRDefault="000747AE" w:rsidP="000747AE">
      <w:pPr>
        <w:rPr>
          <w:rFonts w:ascii="宋体" w:eastAsia="宋体" w:hAnsi="宋体"/>
        </w:rPr>
      </w:pPr>
      <w:r w:rsidRPr="00C81BAD">
        <w:rPr>
          <w:rFonts w:ascii="宋体" w:eastAsia="宋体" w:hAnsi="宋体"/>
        </w:rPr>
        <w:t>#define MAXN 1010</w:t>
      </w:r>
    </w:p>
    <w:p w:rsidR="000747AE" w:rsidRPr="00C81BAD" w:rsidRDefault="000747AE" w:rsidP="000747AE">
      <w:pPr>
        <w:rPr>
          <w:rFonts w:ascii="宋体" w:eastAsia="宋体" w:hAnsi="宋体"/>
        </w:rPr>
      </w:pPr>
    </w:p>
    <w:p w:rsidR="000747AE" w:rsidRPr="00C81BAD" w:rsidRDefault="000747AE" w:rsidP="000747AE">
      <w:pPr>
        <w:rPr>
          <w:rFonts w:ascii="宋体" w:eastAsia="宋体" w:hAnsi="宋体"/>
        </w:rPr>
      </w:pPr>
      <w:r w:rsidRPr="00C81BAD">
        <w:rPr>
          <w:rFonts w:ascii="宋体" w:eastAsia="宋体" w:hAnsi="宋体"/>
        </w:rPr>
        <w:t>using namespace std;</w:t>
      </w:r>
    </w:p>
    <w:p w:rsidR="000747AE" w:rsidRPr="00C81BAD" w:rsidRDefault="000747AE" w:rsidP="000747AE">
      <w:pPr>
        <w:rPr>
          <w:rFonts w:ascii="宋体" w:eastAsia="宋体" w:hAnsi="宋体"/>
        </w:rPr>
      </w:pPr>
    </w:p>
    <w:p w:rsidR="000747AE" w:rsidRPr="00C81BAD" w:rsidRDefault="000747AE" w:rsidP="000747AE">
      <w:pPr>
        <w:rPr>
          <w:rFonts w:ascii="宋体" w:eastAsia="宋体" w:hAnsi="宋体"/>
        </w:rPr>
      </w:pPr>
      <w:r w:rsidRPr="00C81BAD">
        <w:rPr>
          <w:rFonts w:ascii="宋体" w:eastAsia="宋体" w:hAnsi="宋体"/>
        </w:rPr>
        <w:t>int main()</w:t>
      </w:r>
    </w:p>
    <w:p w:rsidR="000747AE" w:rsidRPr="00C81BAD" w:rsidRDefault="000747AE" w:rsidP="000747AE">
      <w:pPr>
        <w:rPr>
          <w:rFonts w:ascii="宋体" w:eastAsia="宋体" w:hAnsi="宋体"/>
        </w:rPr>
      </w:pPr>
      <w:r w:rsidRPr="00C81BAD">
        <w:rPr>
          <w:rFonts w:ascii="宋体" w:eastAsia="宋体" w:hAnsi="宋体"/>
        </w:rPr>
        <w:t>{</w:t>
      </w:r>
    </w:p>
    <w:p w:rsidR="000747AE" w:rsidRPr="00C81BAD" w:rsidRDefault="000747AE" w:rsidP="000747AE">
      <w:pPr>
        <w:rPr>
          <w:rFonts w:ascii="宋体" w:eastAsia="宋体" w:hAnsi="宋体"/>
        </w:rPr>
      </w:pPr>
      <w:r w:rsidRPr="00C81BAD">
        <w:rPr>
          <w:rFonts w:ascii="宋体" w:eastAsia="宋体" w:hAnsi="宋体"/>
        </w:rPr>
        <w:t xml:space="preserve">    int n,num[MAXN],dp[MAXN],maxans;</w:t>
      </w:r>
    </w:p>
    <w:p w:rsidR="000747AE" w:rsidRPr="00C81BAD" w:rsidRDefault="000747AE" w:rsidP="000747AE">
      <w:pPr>
        <w:rPr>
          <w:rFonts w:ascii="宋体" w:eastAsia="宋体" w:hAnsi="宋体"/>
        </w:rPr>
      </w:pPr>
      <w:r w:rsidRPr="00C81BAD">
        <w:rPr>
          <w:rFonts w:ascii="宋体" w:eastAsia="宋体" w:hAnsi="宋体"/>
        </w:rPr>
        <w:t xml:space="preserve">    while(cin&gt;&gt;n&amp;&amp;n){</w:t>
      </w:r>
    </w:p>
    <w:p w:rsidR="000747AE" w:rsidRPr="00C81BAD" w:rsidRDefault="000747AE" w:rsidP="000747AE">
      <w:pPr>
        <w:rPr>
          <w:rFonts w:ascii="宋体" w:eastAsia="宋体" w:hAnsi="宋体"/>
        </w:rPr>
      </w:pPr>
      <w:r w:rsidRPr="00C81BAD">
        <w:rPr>
          <w:rFonts w:ascii="宋体" w:eastAsia="宋体" w:hAnsi="宋体"/>
        </w:rPr>
        <w:t xml:space="preserve">        memset(dp,0,sizeof(dp)),maxans=0;</w:t>
      </w:r>
    </w:p>
    <w:p w:rsidR="000747AE" w:rsidRPr="00C81BAD" w:rsidRDefault="000747AE" w:rsidP="000747AE">
      <w:pPr>
        <w:rPr>
          <w:rFonts w:ascii="宋体" w:eastAsia="宋体" w:hAnsi="宋体"/>
        </w:rPr>
      </w:pPr>
      <w:r w:rsidRPr="00C81BAD">
        <w:rPr>
          <w:rFonts w:ascii="宋体" w:eastAsia="宋体" w:hAnsi="宋体"/>
        </w:rPr>
        <w:t xml:space="preserve">        for (int i=0;i&lt;n;i++){</w:t>
      </w:r>
    </w:p>
    <w:p w:rsidR="000747AE" w:rsidRPr="00C81BAD" w:rsidRDefault="000747AE" w:rsidP="000747AE">
      <w:pPr>
        <w:rPr>
          <w:rFonts w:ascii="宋体" w:eastAsia="宋体" w:hAnsi="宋体"/>
        </w:rPr>
      </w:pPr>
      <w:r w:rsidRPr="00C81BAD">
        <w:rPr>
          <w:rFonts w:ascii="宋体" w:eastAsia="宋体" w:hAnsi="宋体"/>
        </w:rPr>
        <w:t xml:space="preserve">            cin&gt;&gt;num[i];</w:t>
      </w:r>
    </w:p>
    <w:p w:rsidR="000747AE" w:rsidRPr="00C81BAD" w:rsidRDefault="000747AE" w:rsidP="000747AE">
      <w:pPr>
        <w:rPr>
          <w:rFonts w:ascii="宋体" w:eastAsia="宋体" w:hAnsi="宋体"/>
        </w:rPr>
      </w:pPr>
      <w:r w:rsidRPr="00C81BAD">
        <w:rPr>
          <w:rFonts w:ascii="宋体" w:eastAsia="宋体" w:hAnsi="宋体"/>
        </w:rPr>
        <w:t xml:space="preserve">            for (int j=i-1;j&gt;=0;j--) if(num[j]&lt;num[i]&amp;&amp;dp[j]&gt;dp[i]) dp[i]=dp[j];</w:t>
      </w:r>
    </w:p>
    <w:p w:rsidR="000747AE" w:rsidRPr="00C81BAD" w:rsidRDefault="000747AE" w:rsidP="000747AE">
      <w:pPr>
        <w:rPr>
          <w:rFonts w:ascii="宋体" w:eastAsia="宋体" w:hAnsi="宋体"/>
        </w:rPr>
      </w:pPr>
      <w:r w:rsidRPr="00C81BAD">
        <w:rPr>
          <w:rFonts w:ascii="宋体" w:eastAsia="宋体" w:hAnsi="宋体"/>
        </w:rPr>
        <w:t xml:space="preserve">            dp[i]+=num[i],maxans=max(maxans,dp[i]);</w:t>
      </w:r>
    </w:p>
    <w:p w:rsidR="000747AE" w:rsidRPr="00C81BAD" w:rsidRDefault="000747AE" w:rsidP="000747AE">
      <w:pPr>
        <w:rPr>
          <w:rFonts w:ascii="宋体" w:eastAsia="宋体" w:hAnsi="宋体"/>
        </w:rPr>
      </w:pPr>
      <w:r w:rsidRPr="00C81BAD">
        <w:rPr>
          <w:rFonts w:ascii="宋体" w:eastAsia="宋体" w:hAnsi="宋体"/>
        </w:rPr>
        <w:t xml:space="preserve">        }</w:t>
      </w:r>
    </w:p>
    <w:p w:rsidR="000747AE" w:rsidRPr="00C81BAD" w:rsidRDefault="000747AE" w:rsidP="000747AE">
      <w:pPr>
        <w:rPr>
          <w:rFonts w:ascii="宋体" w:eastAsia="宋体" w:hAnsi="宋体"/>
        </w:rPr>
      </w:pPr>
      <w:r w:rsidRPr="00C81BAD">
        <w:rPr>
          <w:rFonts w:ascii="宋体" w:eastAsia="宋体" w:hAnsi="宋体"/>
        </w:rPr>
        <w:t xml:space="preserve">        cout&lt;&lt;maxans&lt;&lt;endl;</w:t>
      </w:r>
    </w:p>
    <w:p w:rsidR="000747AE" w:rsidRPr="00C81BAD" w:rsidRDefault="000747AE" w:rsidP="000747AE">
      <w:pPr>
        <w:rPr>
          <w:rFonts w:ascii="宋体" w:eastAsia="宋体" w:hAnsi="宋体"/>
        </w:rPr>
      </w:pPr>
      <w:r w:rsidRPr="00C81BAD">
        <w:rPr>
          <w:rFonts w:ascii="宋体" w:eastAsia="宋体" w:hAnsi="宋体"/>
        </w:rPr>
        <w:t xml:space="preserve">    }</w:t>
      </w:r>
    </w:p>
    <w:p w:rsidR="000747AE" w:rsidRPr="00C81BAD" w:rsidRDefault="000747AE" w:rsidP="000747AE">
      <w:pPr>
        <w:rPr>
          <w:rFonts w:ascii="宋体" w:eastAsia="宋体" w:hAnsi="宋体"/>
        </w:rPr>
      </w:pPr>
      <w:r w:rsidRPr="00C81BAD">
        <w:rPr>
          <w:rFonts w:ascii="宋体" w:eastAsia="宋体" w:hAnsi="宋体"/>
        </w:rPr>
        <w:t xml:space="preserve">    return 0;</w:t>
      </w:r>
    </w:p>
    <w:p w:rsidR="000747AE" w:rsidRPr="00C81BAD" w:rsidRDefault="000747AE" w:rsidP="000747AE">
      <w:pPr>
        <w:rPr>
          <w:rFonts w:ascii="宋体" w:eastAsia="宋体" w:hAnsi="宋体"/>
        </w:rPr>
      </w:pPr>
      <w:r w:rsidRPr="00C81BAD">
        <w:rPr>
          <w:rFonts w:ascii="宋体" w:eastAsia="宋体" w:hAnsi="宋体"/>
        </w:rPr>
        <w:t>}</w:t>
      </w:r>
    </w:p>
    <w:p w:rsidR="00B170F9" w:rsidRPr="00C81BAD" w:rsidRDefault="00B170F9" w:rsidP="00B170F9">
      <w:pPr>
        <w:pStyle w:val="3"/>
        <w:rPr>
          <w:rFonts w:ascii="宋体" w:eastAsia="宋体" w:hAnsi="宋体"/>
          <w:b w:val="0"/>
        </w:rPr>
      </w:pPr>
      <w:bookmarkStart w:id="97" w:name="_Toc523521180"/>
      <w:r w:rsidRPr="00C81BAD">
        <w:rPr>
          <w:rFonts w:ascii="宋体" w:eastAsia="宋体" w:hAnsi="宋体" w:hint="eastAsia"/>
          <w:b w:val="0"/>
        </w:rPr>
        <w:lastRenderedPageBreak/>
        <w:t>LCIS（最长上升公共子序列）</w:t>
      </w:r>
      <w:bookmarkEnd w:id="97"/>
    </w:p>
    <w:p w:rsidR="00B170F9" w:rsidRPr="00C81BAD" w:rsidRDefault="00B170F9" w:rsidP="00B170F9">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HDU-1503-Advanced Fruits</w:t>
      </w:r>
      <w:r w:rsidR="00CC0F69" w:rsidRPr="00C81BAD">
        <w:rPr>
          <w:rFonts w:ascii="宋体" w:eastAsia="宋体" w:hAnsi="宋体"/>
          <w:b w:val="0"/>
        </w:rPr>
        <w:fldChar w:fldCharType="begin"/>
      </w:r>
      <w:r w:rsidR="00CC0F69" w:rsidRPr="00C81BAD">
        <w:rPr>
          <w:rFonts w:ascii="宋体" w:eastAsia="宋体" w:hAnsi="宋体"/>
        </w:rPr>
        <w:instrText xml:space="preserve"> XE "</w:instrText>
      </w:r>
      <w:r w:rsidR="00CC0F69" w:rsidRPr="00C81BAD">
        <w:rPr>
          <w:rFonts w:ascii="宋体" w:eastAsia="宋体" w:hAnsi="宋体" w:hint="eastAsia"/>
          <w:b w:val="0"/>
        </w:rPr>
        <w:instrText>√-</w:instrText>
      </w:r>
      <w:r w:rsidR="00CC0F69" w:rsidRPr="00C81BAD">
        <w:rPr>
          <w:rFonts w:ascii="宋体" w:eastAsia="宋体" w:hAnsi="宋体"/>
          <w:b w:val="0"/>
        </w:rPr>
        <w:instrText>HDU-1503-Advanced Fruits</w:instrText>
      </w:r>
      <w:r w:rsidR="00CC0F69" w:rsidRPr="00C81BAD">
        <w:rPr>
          <w:rFonts w:ascii="宋体" w:eastAsia="宋体" w:hAnsi="宋体"/>
        </w:rPr>
        <w:instrText>:</w:instrText>
      </w:r>
      <w:r w:rsidR="00CC0F69" w:rsidRPr="00C81BAD">
        <w:rPr>
          <w:rFonts w:ascii="宋体" w:eastAsia="宋体" w:hAnsi="宋体" w:hint="eastAsia"/>
        </w:rPr>
        <w:instrText>1</w:instrText>
      </w:r>
      <w:r w:rsidR="00CC0F69" w:rsidRPr="00C81BAD">
        <w:rPr>
          <w:rFonts w:ascii="宋体" w:eastAsia="宋体" w:hAnsi="宋体"/>
        </w:rPr>
        <w:instrText xml:space="preserve">503" \y "HDU:1503" </w:instrText>
      </w:r>
      <w:r w:rsidR="00CC0F69" w:rsidRPr="00C81BAD">
        <w:rPr>
          <w:rFonts w:ascii="宋体" w:eastAsia="宋体" w:hAnsi="宋体"/>
          <w:b w:val="0"/>
        </w:rPr>
        <w:fldChar w:fldCharType="end"/>
      </w:r>
    </w:p>
    <w:p w:rsidR="00B170F9" w:rsidRPr="00C81BAD" w:rsidRDefault="00B170F9" w:rsidP="00B170F9">
      <w:pPr>
        <w:rPr>
          <w:rFonts w:ascii="宋体" w:eastAsia="宋体" w:hAnsi="宋体"/>
        </w:rPr>
      </w:pPr>
      <w:r w:rsidRPr="00C81BAD">
        <w:rPr>
          <w:rFonts w:ascii="宋体" w:eastAsia="宋体" w:hAnsi="宋体" w:hint="eastAsia"/>
        </w:rPr>
        <w:t>【题意】给定2个字符串；要求1个最短的字符串，使得给定的2个字符串都是所求字符串的子序列。S</w:t>
      </w:r>
      <w:r w:rsidRPr="00C81BAD">
        <w:rPr>
          <w:rFonts w:ascii="宋体" w:eastAsia="宋体" w:hAnsi="宋体"/>
        </w:rPr>
        <w:t>pecial Judge</w:t>
      </w:r>
      <w:r w:rsidRPr="00C81BAD">
        <w:rPr>
          <w:rFonts w:ascii="宋体" w:eastAsia="宋体" w:hAnsi="宋体" w:hint="eastAsia"/>
        </w:rPr>
        <w:t>。字符串长度范围1-100.</w:t>
      </w:r>
    </w:p>
    <w:p w:rsidR="00B170F9" w:rsidRPr="00C81BAD" w:rsidRDefault="00B170F9" w:rsidP="00B170F9">
      <w:pPr>
        <w:rPr>
          <w:rFonts w:ascii="宋体" w:eastAsia="宋体" w:hAnsi="宋体"/>
        </w:rPr>
      </w:pPr>
      <w:r w:rsidRPr="00C81BAD">
        <w:rPr>
          <w:rFonts w:ascii="宋体" w:eastAsia="宋体" w:hAnsi="宋体" w:hint="eastAsia"/>
        </w:rPr>
        <w:t>【题解】LCIS问题，对于非LCIS的部分，2个字符串的字母都要写。</w:t>
      </w:r>
    </w:p>
    <w:p w:rsidR="00B170F9" w:rsidRPr="00C81BAD" w:rsidRDefault="00B170F9" w:rsidP="00B170F9">
      <w:pPr>
        <w:rPr>
          <w:rFonts w:ascii="宋体" w:eastAsia="宋体" w:hAnsi="宋体"/>
        </w:rPr>
      </w:pPr>
      <w:r w:rsidRPr="00C81BAD">
        <w:rPr>
          <w:rFonts w:ascii="宋体" w:eastAsia="宋体" w:hAnsi="宋体" w:hint="eastAsia"/>
        </w:rPr>
        <w:t>dp[i][j]表示第1个字符串考虑前i个字符，第2个字符串考虑前j个字符时的最大上升公共子序列长度</w:t>
      </w:r>
    </w:p>
    <w:p w:rsidR="00B170F9" w:rsidRPr="00C81BAD" w:rsidRDefault="00B170F9" w:rsidP="00B170F9">
      <w:pPr>
        <w:rPr>
          <w:rFonts w:ascii="宋体" w:eastAsia="宋体" w:hAnsi="宋体"/>
        </w:rPr>
      </w:pPr>
      <w:r w:rsidRPr="00C81BAD">
        <w:rPr>
          <w:rFonts w:ascii="宋体" w:eastAsia="宋体" w:hAnsi="宋体" w:hint="eastAsia"/>
        </w:rPr>
        <w:t>s[i][j]表示考虑第1个字符串前i个字符和第2个字符串前j个字符时的题目所求字符串（也就是最大公共子串，还要加上非公共子串的部分）</w:t>
      </w:r>
    </w:p>
    <w:p w:rsidR="00B170F9" w:rsidRPr="00C81BAD" w:rsidRDefault="00B170F9" w:rsidP="00B170F9">
      <w:pPr>
        <w:rPr>
          <w:rFonts w:ascii="宋体" w:eastAsia="宋体" w:hAnsi="宋体"/>
        </w:rPr>
      </w:pPr>
      <w:r w:rsidRPr="00C81BAD">
        <w:rPr>
          <w:rFonts w:ascii="宋体" w:eastAsia="宋体" w:hAnsi="宋体" w:hint="eastAsia"/>
        </w:rPr>
        <w:t>当a</w:t>
      </w:r>
      <w:r w:rsidRPr="00C81BAD">
        <w:rPr>
          <w:rFonts w:ascii="宋体" w:eastAsia="宋体" w:hAnsi="宋体"/>
        </w:rPr>
        <w:t>[i]==b[j]</w:t>
      </w:r>
      <w:r w:rsidRPr="00C81BAD">
        <w:rPr>
          <w:rFonts w:ascii="宋体" w:eastAsia="宋体" w:hAnsi="宋体" w:hint="eastAsia"/>
        </w:rPr>
        <w:t>时</w:t>
      </w:r>
    </w:p>
    <w:p w:rsidR="00B170F9" w:rsidRPr="00C81BAD" w:rsidRDefault="00B170F9" w:rsidP="00B170F9">
      <w:pPr>
        <w:rPr>
          <w:rFonts w:ascii="宋体" w:eastAsia="宋体" w:hAnsi="宋体"/>
        </w:rPr>
      </w:pPr>
      <w:r w:rsidRPr="00C81BAD">
        <w:rPr>
          <w:rFonts w:ascii="宋体" w:eastAsia="宋体" w:hAnsi="宋体" w:hint="eastAsia"/>
        </w:rPr>
        <w:t>dp[i][j]=dp[i-1][j-1]+1,s[i][j]=s[i-1][j-1]+a[i]或b[j]</w:t>
      </w:r>
    </w:p>
    <w:p w:rsidR="00B170F9" w:rsidRPr="00C81BAD" w:rsidRDefault="00B170F9" w:rsidP="00B170F9">
      <w:pPr>
        <w:rPr>
          <w:rFonts w:ascii="宋体" w:eastAsia="宋体" w:hAnsi="宋体"/>
        </w:rPr>
      </w:pPr>
      <w:r w:rsidRPr="00C81BAD">
        <w:rPr>
          <w:rFonts w:ascii="宋体" w:eastAsia="宋体" w:hAnsi="宋体" w:hint="eastAsia"/>
        </w:rPr>
        <w:t>当a[i]!=b[j]时</w:t>
      </w:r>
    </w:p>
    <w:p w:rsidR="00B170F9" w:rsidRPr="00C81BAD" w:rsidRDefault="00B170F9" w:rsidP="00B170F9">
      <w:pPr>
        <w:rPr>
          <w:rFonts w:ascii="宋体" w:eastAsia="宋体" w:hAnsi="宋体"/>
        </w:rPr>
      </w:pPr>
      <w:r w:rsidRPr="00C81BAD">
        <w:rPr>
          <w:rFonts w:ascii="宋体" w:eastAsia="宋体" w:hAnsi="宋体" w:hint="eastAsia"/>
        </w:rPr>
        <w:t>dp[i][j]=max(dp[i-1][j],dp[i][j-1])</w:t>
      </w:r>
    </w:p>
    <w:p w:rsidR="00B170F9" w:rsidRPr="00C81BAD" w:rsidRDefault="00B170F9" w:rsidP="00B170F9">
      <w:pPr>
        <w:rPr>
          <w:rFonts w:ascii="宋体" w:eastAsia="宋体" w:hAnsi="宋体"/>
        </w:rPr>
      </w:pPr>
      <w:r w:rsidRPr="00C81BAD">
        <w:rPr>
          <w:rFonts w:ascii="宋体" w:eastAsia="宋体" w:hAnsi="宋体" w:hint="eastAsia"/>
        </w:rPr>
        <w:t>若选取dp[i-1][j]则s</w:t>
      </w:r>
      <w:r w:rsidRPr="00C81BAD">
        <w:rPr>
          <w:rFonts w:ascii="宋体" w:eastAsia="宋体" w:hAnsi="宋体"/>
        </w:rPr>
        <w:t>[i][j]=s[i-1][j]+a[i]</w:t>
      </w:r>
    </w:p>
    <w:p w:rsidR="00B170F9" w:rsidRPr="00C81BAD" w:rsidRDefault="00B170F9" w:rsidP="00B170F9">
      <w:pPr>
        <w:rPr>
          <w:rFonts w:ascii="宋体" w:eastAsia="宋体" w:hAnsi="宋体"/>
        </w:rPr>
      </w:pPr>
      <w:r w:rsidRPr="00C81BAD">
        <w:rPr>
          <w:rFonts w:ascii="宋体" w:eastAsia="宋体" w:hAnsi="宋体" w:hint="eastAsia"/>
        </w:rPr>
        <w:t>若选取dp[i][j-1]则s[i][j]=s[i][j-1]+b[j]</w:t>
      </w:r>
    </w:p>
    <w:p w:rsidR="00B170F9" w:rsidRPr="00C81BAD" w:rsidRDefault="00B170F9" w:rsidP="00B170F9">
      <w:pPr>
        <w:rPr>
          <w:rFonts w:ascii="宋体" w:eastAsia="宋体" w:hAnsi="宋体"/>
        </w:rPr>
      </w:pPr>
      <w:r w:rsidRPr="00C81BAD">
        <w:rPr>
          <w:rFonts w:ascii="宋体" w:eastAsia="宋体" w:hAnsi="宋体" w:hint="eastAsia"/>
        </w:rPr>
        <w:t>初始时dp[0][j]和dp[</w:t>
      </w:r>
      <w:r w:rsidRPr="00C81BAD">
        <w:rPr>
          <w:rFonts w:ascii="宋体" w:eastAsia="宋体" w:hAnsi="宋体"/>
        </w:rPr>
        <w:t>i][0]</w:t>
      </w:r>
      <w:r w:rsidRPr="00C81BAD">
        <w:rPr>
          <w:rFonts w:ascii="宋体" w:eastAsia="宋体" w:hAnsi="宋体" w:hint="eastAsia"/>
        </w:rPr>
        <w:t>均为0</w:t>
      </w:r>
    </w:p>
    <w:p w:rsidR="00B170F9" w:rsidRPr="00C81BAD" w:rsidRDefault="00B170F9" w:rsidP="00B170F9">
      <w:pPr>
        <w:rPr>
          <w:rFonts w:ascii="宋体" w:eastAsia="宋体" w:hAnsi="宋体"/>
        </w:rPr>
      </w:pPr>
      <w:r w:rsidRPr="00C81BAD">
        <w:rPr>
          <w:rFonts w:ascii="宋体" w:eastAsia="宋体" w:hAnsi="宋体" w:hint="eastAsia"/>
        </w:rPr>
        <w:t>s[0][0]=</w:t>
      </w:r>
      <w:r w:rsidRPr="00C81BAD">
        <w:rPr>
          <w:rFonts w:ascii="宋体" w:eastAsia="宋体" w:hAnsi="宋体"/>
        </w:rPr>
        <w:t>””,s[0][j]</w:t>
      </w:r>
      <w:r w:rsidRPr="00C81BAD">
        <w:rPr>
          <w:rFonts w:ascii="宋体" w:eastAsia="宋体" w:hAnsi="宋体" w:hint="eastAsia"/>
        </w:rPr>
        <w:t>为b串的前j个字符，a[i][0]为a串的前i个字符</w:t>
      </w:r>
    </w:p>
    <w:p w:rsidR="00B170F9" w:rsidRPr="00C81BAD" w:rsidRDefault="00B170F9" w:rsidP="00B170F9">
      <w:pPr>
        <w:rPr>
          <w:rFonts w:ascii="宋体" w:eastAsia="宋体" w:hAnsi="宋体"/>
        </w:rPr>
      </w:pPr>
      <w:r w:rsidRPr="00C81BAD">
        <w:rPr>
          <w:rFonts w:ascii="宋体" w:eastAsia="宋体" w:hAnsi="宋体" w:hint="eastAsia"/>
        </w:rPr>
        <w:t>【自测数据】</w:t>
      </w:r>
    </w:p>
    <w:p w:rsidR="0091072F" w:rsidRPr="00C81BAD" w:rsidRDefault="0091072F" w:rsidP="00B170F9">
      <w:pPr>
        <w:rPr>
          <w:rFonts w:ascii="宋体" w:eastAsia="宋体" w:hAnsi="宋体"/>
        </w:rPr>
      </w:pPr>
    </w:p>
    <w:p w:rsidR="00B170F9" w:rsidRPr="00C81BAD" w:rsidRDefault="00B170F9" w:rsidP="00B170F9">
      <w:pPr>
        <w:rPr>
          <w:rFonts w:ascii="宋体" w:eastAsia="宋体" w:hAnsi="宋体"/>
        </w:rPr>
      </w:pPr>
      <w:r w:rsidRPr="00C81BAD">
        <w:rPr>
          <w:rFonts w:ascii="宋体" w:eastAsia="宋体" w:hAnsi="宋体" w:hint="eastAsia"/>
        </w:rPr>
        <w:t>【代码】</w:t>
      </w:r>
    </w:p>
    <w:p w:rsidR="0091072F" w:rsidRPr="00C81BAD" w:rsidRDefault="0091072F" w:rsidP="0091072F">
      <w:pPr>
        <w:rPr>
          <w:rFonts w:ascii="宋体" w:eastAsia="宋体" w:hAnsi="宋体"/>
        </w:rPr>
      </w:pPr>
      <w:r w:rsidRPr="00C81BAD">
        <w:rPr>
          <w:rFonts w:ascii="宋体" w:eastAsia="宋体" w:hAnsi="宋体"/>
        </w:rPr>
        <w:t>#include &lt;bits/stdc++.h&gt;</w:t>
      </w:r>
    </w:p>
    <w:p w:rsidR="0091072F" w:rsidRPr="00C81BAD" w:rsidRDefault="0091072F" w:rsidP="0091072F">
      <w:pPr>
        <w:rPr>
          <w:rFonts w:ascii="宋体" w:eastAsia="宋体" w:hAnsi="宋体"/>
        </w:rPr>
      </w:pPr>
      <w:r w:rsidRPr="00C81BAD">
        <w:rPr>
          <w:rFonts w:ascii="宋体" w:eastAsia="宋体" w:hAnsi="宋体"/>
        </w:rPr>
        <w:t>#define MAXN 110</w:t>
      </w:r>
    </w:p>
    <w:p w:rsidR="0091072F" w:rsidRPr="00C81BAD" w:rsidRDefault="0091072F" w:rsidP="0091072F">
      <w:pPr>
        <w:rPr>
          <w:rFonts w:ascii="宋体" w:eastAsia="宋体" w:hAnsi="宋体"/>
        </w:rPr>
      </w:pPr>
    </w:p>
    <w:p w:rsidR="0091072F" w:rsidRPr="00C81BAD" w:rsidRDefault="0091072F" w:rsidP="0091072F">
      <w:pPr>
        <w:rPr>
          <w:rFonts w:ascii="宋体" w:eastAsia="宋体" w:hAnsi="宋体"/>
        </w:rPr>
      </w:pPr>
      <w:r w:rsidRPr="00C81BAD">
        <w:rPr>
          <w:rFonts w:ascii="宋体" w:eastAsia="宋体" w:hAnsi="宋体"/>
        </w:rPr>
        <w:t>using namespace std;</w:t>
      </w:r>
    </w:p>
    <w:p w:rsidR="0091072F" w:rsidRPr="00C81BAD" w:rsidRDefault="0091072F" w:rsidP="0091072F">
      <w:pPr>
        <w:rPr>
          <w:rFonts w:ascii="宋体" w:eastAsia="宋体" w:hAnsi="宋体"/>
        </w:rPr>
      </w:pPr>
    </w:p>
    <w:p w:rsidR="0091072F" w:rsidRPr="00C81BAD" w:rsidRDefault="0091072F" w:rsidP="0091072F">
      <w:pPr>
        <w:rPr>
          <w:rFonts w:ascii="宋体" w:eastAsia="宋体" w:hAnsi="宋体"/>
        </w:rPr>
      </w:pPr>
      <w:r w:rsidRPr="00C81BAD">
        <w:rPr>
          <w:rFonts w:ascii="宋体" w:eastAsia="宋体" w:hAnsi="宋体"/>
        </w:rPr>
        <w:t>int main()</w:t>
      </w:r>
    </w:p>
    <w:p w:rsidR="0091072F" w:rsidRPr="00C81BAD" w:rsidRDefault="0091072F" w:rsidP="0091072F">
      <w:pPr>
        <w:rPr>
          <w:rFonts w:ascii="宋体" w:eastAsia="宋体" w:hAnsi="宋体"/>
        </w:rPr>
      </w:pPr>
      <w:r w:rsidRPr="00C81BAD">
        <w:rPr>
          <w:rFonts w:ascii="宋体" w:eastAsia="宋体" w:hAnsi="宋体"/>
        </w:rPr>
        <w:t>{</w:t>
      </w:r>
    </w:p>
    <w:p w:rsidR="0091072F" w:rsidRPr="00C81BAD" w:rsidRDefault="0091072F" w:rsidP="0091072F">
      <w:pPr>
        <w:rPr>
          <w:rFonts w:ascii="宋体" w:eastAsia="宋体" w:hAnsi="宋体"/>
        </w:rPr>
      </w:pPr>
      <w:r w:rsidRPr="00C81BAD">
        <w:rPr>
          <w:rFonts w:ascii="宋体" w:eastAsia="宋体" w:hAnsi="宋体"/>
        </w:rPr>
        <w:t xml:space="preserve">    int dp[MAXN][MAXN],n,m;</w:t>
      </w:r>
    </w:p>
    <w:p w:rsidR="0091072F" w:rsidRPr="00C81BAD" w:rsidRDefault="0091072F" w:rsidP="0091072F">
      <w:pPr>
        <w:rPr>
          <w:rFonts w:ascii="宋体" w:eastAsia="宋体" w:hAnsi="宋体"/>
        </w:rPr>
      </w:pPr>
      <w:r w:rsidRPr="00C81BAD">
        <w:rPr>
          <w:rFonts w:ascii="宋体" w:eastAsia="宋体" w:hAnsi="宋体"/>
        </w:rPr>
        <w:t xml:space="preserve">    string s[MAXN][MAXN],a,b;</w:t>
      </w:r>
    </w:p>
    <w:p w:rsidR="0091072F" w:rsidRPr="00C81BAD" w:rsidRDefault="0091072F" w:rsidP="0091072F">
      <w:pPr>
        <w:rPr>
          <w:rFonts w:ascii="宋体" w:eastAsia="宋体" w:hAnsi="宋体"/>
        </w:rPr>
      </w:pPr>
      <w:r w:rsidRPr="00C81BAD">
        <w:rPr>
          <w:rFonts w:ascii="宋体" w:eastAsia="宋体" w:hAnsi="宋体"/>
        </w:rPr>
        <w:t xml:space="preserve">    while(cin&gt;&gt;a&gt;&gt;b){</w:t>
      </w:r>
    </w:p>
    <w:p w:rsidR="0091072F" w:rsidRPr="00C81BAD" w:rsidRDefault="0091072F" w:rsidP="0091072F">
      <w:pPr>
        <w:rPr>
          <w:rFonts w:ascii="宋体" w:eastAsia="宋体" w:hAnsi="宋体"/>
        </w:rPr>
      </w:pPr>
      <w:r w:rsidRPr="00C81BAD">
        <w:rPr>
          <w:rFonts w:ascii="宋体" w:eastAsia="宋体" w:hAnsi="宋体"/>
        </w:rPr>
        <w:t xml:space="preserve">        n=a.size(),m=b.size();</w:t>
      </w:r>
    </w:p>
    <w:p w:rsidR="0091072F" w:rsidRPr="00C81BAD" w:rsidRDefault="0091072F" w:rsidP="0091072F">
      <w:pPr>
        <w:rPr>
          <w:rFonts w:ascii="宋体" w:eastAsia="宋体" w:hAnsi="宋体"/>
        </w:rPr>
      </w:pPr>
      <w:r w:rsidRPr="00C81BAD">
        <w:rPr>
          <w:rFonts w:ascii="宋体" w:eastAsia="宋体" w:hAnsi="宋体"/>
        </w:rPr>
        <w:t xml:space="preserve">        memset(dp,0,sizeof(dp));</w:t>
      </w:r>
    </w:p>
    <w:p w:rsidR="0091072F" w:rsidRPr="00C81BAD" w:rsidRDefault="0091072F" w:rsidP="0091072F">
      <w:pPr>
        <w:rPr>
          <w:rFonts w:ascii="宋体" w:eastAsia="宋体" w:hAnsi="宋体"/>
        </w:rPr>
      </w:pPr>
      <w:r w:rsidRPr="00C81BAD">
        <w:rPr>
          <w:rFonts w:ascii="宋体" w:eastAsia="宋体" w:hAnsi="宋体"/>
        </w:rPr>
        <w:t xml:space="preserve">        s[0][0]="";</w:t>
      </w:r>
    </w:p>
    <w:p w:rsidR="0091072F" w:rsidRPr="00C81BAD" w:rsidRDefault="0091072F" w:rsidP="0091072F">
      <w:pPr>
        <w:rPr>
          <w:rFonts w:ascii="宋体" w:eastAsia="宋体" w:hAnsi="宋体"/>
        </w:rPr>
      </w:pPr>
      <w:r w:rsidRPr="00C81BAD">
        <w:rPr>
          <w:rFonts w:ascii="宋体" w:eastAsia="宋体" w:hAnsi="宋体"/>
        </w:rPr>
        <w:t xml:space="preserve">        for (int i=1;i&lt;=n;i++) s[i][0]=s[i-1][0]+a[i-1];</w:t>
      </w:r>
    </w:p>
    <w:p w:rsidR="0091072F" w:rsidRPr="00C81BAD" w:rsidRDefault="0091072F" w:rsidP="0091072F">
      <w:pPr>
        <w:rPr>
          <w:rFonts w:ascii="宋体" w:eastAsia="宋体" w:hAnsi="宋体"/>
        </w:rPr>
      </w:pPr>
      <w:r w:rsidRPr="00C81BAD">
        <w:rPr>
          <w:rFonts w:ascii="宋体" w:eastAsia="宋体" w:hAnsi="宋体"/>
        </w:rPr>
        <w:t xml:space="preserve">        for (int j=1;j&lt;=m;j++) s[0][j]=s[0][j-1]+b[j-1];</w:t>
      </w:r>
    </w:p>
    <w:p w:rsidR="0091072F" w:rsidRPr="00C81BAD" w:rsidRDefault="0091072F" w:rsidP="0091072F">
      <w:pPr>
        <w:rPr>
          <w:rFonts w:ascii="宋体" w:eastAsia="宋体" w:hAnsi="宋体"/>
        </w:rPr>
      </w:pPr>
      <w:r w:rsidRPr="00C81BAD">
        <w:rPr>
          <w:rFonts w:ascii="宋体" w:eastAsia="宋体" w:hAnsi="宋体"/>
        </w:rPr>
        <w:t xml:space="preserve">        for (int i=1;i&lt;=n;i++){</w:t>
      </w:r>
    </w:p>
    <w:p w:rsidR="0091072F" w:rsidRPr="00C81BAD" w:rsidRDefault="0091072F" w:rsidP="0091072F">
      <w:pPr>
        <w:rPr>
          <w:rFonts w:ascii="宋体" w:eastAsia="宋体" w:hAnsi="宋体"/>
        </w:rPr>
      </w:pPr>
      <w:r w:rsidRPr="00C81BAD">
        <w:rPr>
          <w:rFonts w:ascii="宋体" w:eastAsia="宋体" w:hAnsi="宋体"/>
        </w:rPr>
        <w:t xml:space="preserve">            for (int j=1;j&lt;=m;j++){</w:t>
      </w:r>
    </w:p>
    <w:p w:rsidR="0091072F" w:rsidRPr="00C81BAD" w:rsidRDefault="0091072F" w:rsidP="0091072F">
      <w:pPr>
        <w:rPr>
          <w:rFonts w:ascii="宋体" w:eastAsia="宋体" w:hAnsi="宋体"/>
        </w:rPr>
      </w:pPr>
      <w:r w:rsidRPr="00C81BAD">
        <w:rPr>
          <w:rFonts w:ascii="宋体" w:eastAsia="宋体" w:hAnsi="宋体"/>
        </w:rPr>
        <w:t xml:space="preserve">                char cha=a[i-1],chb=b[j-1];</w:t>
      </w:r>
    </w:p>
    <w:p w:rsidR="0091072F" w:rsidRPr="00C81BAD" w:rsidRDefault="0091072F" w:rsidP="0091072F">
      <w:pPr>
        <w:rPr>
          <w:rFonts w:ascii="宋体" w:eastAsia="宋体" w:hAnsi="宋体"/>
        </w:rPr>
      </w:pPr>
      <w:r w:rsidRPr="00C81BAD">
        <w:rPr>
          <w:rFonts w:ascii="宋体" w:eastAsia="宋体" w:hAnsi="宋体"/>
        </w:rPr>
        <w:t xml:space="preserve">                if(cha==chb){</w:t>
      </w:r>
    </w:p>
    <w:p w:rsidR="0091072F" w:rsidRPr="00C81BAD" w:rsidRDefault="0091072F" w:rsidP="0091072F">
      <w:pPr>
        <w:rPr>
          <w:rFonts w:ascii="宋体" w:eastAsia="宋体" w:hAnsi="宋体"/>
        </w:rPr>
      </w:pPr>
      <w:r w:rsidRPr="00C81BAD">
        <w:rPr>
          <w:rFonts w:ascii="宋体" w:eastAsia="宋体" w:hAnsi="宋体"/>
        </w:rPr>
        <w:t xml:space="preserve">                    dp[i][j]=dp[i-1][j-1]+1;</w:t>
      </w:r>
    </w:p>
    <w:p w:rsidR="0091072F" w:rsidRPr="00C81BAD" w:rsidRDefault="0091072F" w:rsidP="0091072F">
      <w:pPr>
        <w:rPr>
          <w:rFonts w:ascii="宋体" w:eastAsia="宋体" w:hAnsi="宋体"/>
        </w:rPr>
      </w:pPr>
      <w:r w:rsidRPr="00C81BAD">
        <w:rPr>
          <w:rFonts w:ascii="宋体" w:eastAsia="宋体" w:hAnsi="宋体"/>
        </w:rPr>
        <w:lastRenderedPageBreak/>
        <w:t xml:space="preserve">                    s[i][j]=s[i-1][j-1]+cha;</w:t>
      </w:r>
    </w:p>
    <w:p w:rsidR="0091072F" w:rsidRPr="00C81BAD" w:rsidRDefault="0091072F" w:rsidP="0091072F">
      <w:pPr>
        <w:rPr>
          <w:rFonts w:ascii="宋体" w:eastAsia="宋体" w:hAnsi="宋体"/>
        </w:rPr>
      </w:pPr>
      <w:r w:rsidRPr="00C81BAD">
        <w:rPr>
          <w:rFonts w:ascii="宋体" w:eastAsia="宋体" w:hAnsi="宋体"/>
        </w:rPr>
        <w:t xml:space="preserve">                }else{</w:t>
      </w:r>
    </w:p>
    <w:p w:rsidR="0091072F" w:rsidRPr="00C81BAD" w:rsidRDefault="0091072F" w:rsidP="0091072F">
      <w:pPr>
        <w:rPr>
          <w:rFonts w:ascii="宋体" w:eastAsia="宋体" w:hAnsi="宋体"/>
        </w:rPr>
      </w:pPr>
      <w:r w:rsidRPr="00C81BAD">
        <w:rPr>
          <w:rFonts w:ascii="宋体" w:eastAsia="宋体" w:hAnsi="宋体"/>
        </w:rPr>
        <w:t xml:space="preserve">                    if(dp[i-1][j]&gt;dp[i][j-1]){</w:t>
      </w:r>
    </w:p>
    <w:p w:rsidR="0091072F" w:rsidRPr="00C81BAD" w:rsidRDefault="0091072F" w:rsidP="0091072F">
      <w:pPr>
        <w:rPr>
          <w:rFonts w:ascii="宋体" w:eastAsia="宋体" w:hAnsi="宋体"/>
        </w:rPr>
      </w:pPr>
      <w:r w:rsidRPr="00C81BAD">
        <w:rPr>
          <w:rFonts w:ascii="宋体" w:eastAsia="宋体" w:hAnsi="宋体"/>
        </w:rPr>
        <w:t xml:space="preserve">                        dp[i][j]=dp[i-1][j];</w:t>
      </w:r>
    </w:p>
    <w:p w:rsidR="0091072F" w:rsidRPr="00C81BAD" w:rsidRDefault="0091072F" w:rsidP="0091072F">
      <w:pPr>
        <w:rPr>
          <w:rFonts w:ascii="宋体" w:eastAsia="宋体" w:hAnsi="宋体"/>
        </w:rPr>
      </w:pPr>
      <w:r w:rsidRPr="00C81BAD">
        <w:rPr>
          <w:rFonts w:ascii="宋体" w:eastAsia="宋体" w:hAnsi="宋体"/>
        </w:rPr>
        <w:t xml:space="preserve">                        s[i][j]=s[i-1][j]+cha;</w:t>
      </w:r>
    </w:p>
    <w:p w:rsidR="0091072F" w:rsidRPr="00C81BAD" w:rsidRDefault="0091072F" w:rsidP="0091072F">
      <w:pPr>
        <w:rPr>
          <w:rFonts w:ascii="宋体" w:eastAsia="宋体" w:hAnsi="宋体"/>
        </w:rPr>
      </w:pPr>
      <w:r w:rsidRPr="00C81BAD">
        <w:rPr>
          <w:rFonts w:ascii="宋体" w:eastAsia="宋体" w:hAnsi="宋体"/>
        </w:rPr>
        <w:t xml:space="preserve">                    }else{</w:t>
      </w:r>
    </w:p>
    <w:p w:rsidR="0091072F" w:rsidRPr="00C81BAD" w:rsidRDefault="0091072F" w:rsidP="0091072F">
      <w:pPr>
        <w:rPr>
          <w:rFonts w:ascii="宋体" w:eastAsia="宋体" w:hAnsi="宋体"/>
        </w:rPr>
      </w:pPr>
      <w:r w:rsidRPr="00C81BAD">
        <w:rPr>
          <w:rFonts w:ascii="宋体" w:eastAsia="宋体" w:hAnsi="宋体"/>
        </w:rPr>
        <w:t xml:space="preserve">                        dp[i][j]=dp[i][j-1];</w:t>
      </w:r>
    </w:p>
    <w:p w:rsidR="0091072F" w:rsidRPr="00C81BAD" w:rsidRDefault="0091072F" w:rsidP="0091072F">
      <w:pPr>
        <w:rPr>
          <w:rFonts w:ascii="宋体" w:eastAsia="宋体" w:hAnsi="宋体"/>
        </w:rPr>
      </w:pPr>
      <w:r w:rsidRPr="00C81BAD">
        <w:rPr>
          <w:rFonts w:ascii="宋体" w:eastAsia="宋体" w:hAnsi="宋体"/>
        </w:rPr>
        <w:t xml:space="preserve">                        s[i][j]=s[i][j-1]+chb;</w:t>
      </w:r>
    </w:p>
    <w:p w:rsidR="0091072F" w:rsidRPr="00C81BAD" w:rsidRDefault="0091072F" w:rsidP="0091072F">
      <w:pPr>
        <w:rPr>
          <w:rFonts w:ascii="宋体" w:eastAsia="宋体" w:hAnsi="宋体"/>
        </w:rPr>
      </w:pPr>
      <w:r w:rsidRPr="00C81BAD">
        <w:rPr>
          <w:rFonts w:ascii="宋体" w:eastAsia="宋体" w:hAnsi="宋体"/>
        </w:rPr>
        <w:t xml:space="preserve">                    }</w:t>
      </w:r>
    </w:p>
    <w:p w:rsidR="0091072F" w:rsidRPr="00C81BAD" w:rsidRDefault="0091072F" w:rsidP="0091072F">
      <w:pPr>
        <w:rPr>
          <w:rFonts w:ascii="宋体" w:eastAsia="宋体" w:hAnsi="宋体"/>
        </w:rPr>
      </w:pPr>
      <w:r w:rsidRPr="00C81BAD">
        <w:rPr>
          <w:rFonts w:ascii="宋体" w:eastAsia="宋体" w:hAnsi="宋体"/>
        </w:rPr>
        <w:t xml:space="preserve">                }</w:t>
      </w:r>
    </w:p>
    <w:p w:rsidR="0091072F" w:rsidRPr="00C81BAD" w:rsidRDefault="0091072F" w:rsidP="0091072F">
      <w:pPr>
        <w:rPr>
          <w:rFonts w:ascii="宋体" w:eastAsia="宋体" w:hAnsi="宋体"/>
        </w:rPr>
      </w:pPr>
      <w:r w:rsidRPr="00C81BAD">
        <w:rPr>
          <w:rFonts w:ascii="宋体" w:eastAsia="宋体" w:hAnsi="宋体"/>
        </w:rPr>
        <w:t xml:space="preserve">            }</w:t>
      </w:r>
    </w:p>
    <w:p w:rsidR="0091072F" w:rsidRPr="00C81BAD" w:rsidRDefault="0091072F" w:rsidP="0091072F">
      <w:pPr>
        <w:rPr>
          <w:rFonts w:ascii="宋体" w:eastAsia="宋体" w:hAnsi="宋体"/>
        </w:rPr>
      </w:pPr>
      <w:r w:rsidRPr="00C81BAD">
        <w:rPr>
          <w:rFonts w:ascii="宋体" w:eastAsia="宋体" w:hAnsi="宋体"/>
        </w:rPr>
        <w:t xml:space="preserve">        }</w:t>
      </w:r>
    </w:p>
    <w:p w:rsidR="0091072F" w:rsidRPr="00C81BAD" w:rsidRDefault="0091072F" w:rsidP="0091072F">
      <w:pPr>
        <w:rPr>
          <w:rFonts w:ascii="宋体" w:eastAsia="宋体" w:hAnsi="宋体"/>
        </w:rPr>
      </w:pPr>
      <w:r w:rsidRPr="00C81BAD">
        <w:rPr>
          <w:rFonts w:ascii="宋体" w:eastAsia="宋体" w:hAnsi="宋体"/>
        </w:rPr>
        <w:t xml:space="preserve">        cout&lt;&lt;s[n][m]&lt;&lt;endl;</w:t>
      </w:r>
    </w:p>
    <w:p w:rsidR="0091072F" w:rsidRPr="00C81BAD" w:rsidRDefault="0091072F" w:rsidP="0091072F">
      <w:pPr>
        <w:rPr>
          <w:rFonts w:ascii="宋体" w:eastAsia="宋体" w:hAnsi="宋体"/>
        </w:rPr>
      </w:pPr>
      <w:r w:rsidRPr="00C81BAD">
        <w:rPr>
          <w:rFonts w:ascii="宋体" w:eastAsia="宋体" w:hAnsi="宋体"/>
        </w:rPr>
        <w:t xml:space="preserve">    }</w:t>
      </w:r>
    </w:p>
    <w:p w:rsidR="0091072F" w:rsidRPr="00C81BAD" w:rsidRDefault="0091072F" w:rsidP="0091072F">
      <w:pPr>
        <w:rPr>
          <w:rFonts w:ascii="宋体" w:eastAsia="宋体" w:hAnsi="宋体"/>
        </w:rPr>
      </w:pPr>
      <w:r w:rsidRPr="00C81BAD">
        <w:rPr>
          <w:rFonts w:ascii="宋体" w:eastAsia="宋体" w:hAnsi="宋体"/>
        </w:rPr>
        <w:t xml:space="preserve">    return 0;</w:t>
      </w:r>
    </w:p>
    <w:p w:rsidR="0091072F" w:rsidRPr="00C81BAD" w:rsidRDefault="0091072F" w:rsidP="0091072F">
      <w:pPr>
        <w:rPr>
          <w:rFonts w:ascii="宋体" w:eastAsia="宋体" w:hAnsi="宋体"/>
        </w:rPr>
      </w:pPr>
      <w:r w:rsidRPr="00C81BAD">
        <w:rPr>
          <w:rFonts w:ascii="宋体" w:eastAsia="宋体" w:hAnsi="宋体"/>
        </w:rPr>
        <w:t>}</w:t>
      </w:r>
    </w:p>
    <w:p w:rsidR="00B170F9" w:rsidRPr="00C81BAD" w:rsidRDefault="001260F1" w:rsidP="001260F1">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1159</w:t>
      </w:r>
      <w:r w:rsidR="00B21167" w:rsidRPr="00C81BAD">
        <w:rPr>
          <w:rFonts w:ascii="宋体" w:eastAsia="宋体" w:hAnsi="宋体" w:hint="eastAsia"/>
          <w:b w:val="0"/>
        </w:rPr>
        <w:t>-</w:t>
      </w:r>
      <w:r w:rsidR="00B21167" w:rsidRPr="00C81BAD">
        <w:rPr>
          <w:rFonts w:ascii="宋体" w:eastAsia="宋体" w:hAnsi="宋体"/>
          <w:b w:val="0"/>
        </w:rPr>
        <w:t>LCIS</w:t>
      </w:r>
      <w:r w:rsidR="00B21167" w:rsidRPr="00C81BAD">
        <w:rPr>
          <w:rFonts w:ascii="宋体" w:eastAsia="宋体" w:hAnsi="宋体" w:hint="eastAsia"/>
          <w:b w:val="0"/>
        </w:rPr>
        <w:t>模板题</w:t>
      </w:r>
      <w:r w:rsidR="00B21167" w:rsidRPr="00C81BAD">
        <w:rPr>
          <w:rFonts w:ascii="宋体" w:eastAsia="宋体" w:hAnsi="宋体"/>
          <w:b w:val="0"/>
        </w:rPr>
        <w:fldChar w:fldCharType="begin"/>
      </w:r>
      <w:r w:rsidR="00B21167" w:rsidRPr="00C81BAD">
        <w:rPr>
          <w:rFonts w:ascii="宋体" w:eastAsia="宋体" w:hAnsi="宋体"/>
        </w:rPr>
        <w:instrText xml:space="preserve"> XE "</w:instrText>
      </w:r>
      <w:r w:rsidR="00B21167" w:rsidRPr="00C81BAD">
        <w:rPr>
          <w:rFonts w:ascii="宋体" w:eastAsia="宋体" w:hAnsi="宋体" w:hint="eastAsia"/>
          <w:b w:val="0"/>
        </w:rPr>
        <w:instrText>√-</w:instrText>
      </w:r>
      <w:r w:rsidR="00B21167" w:rsidRPr="00C81BAD">
        <w:rPr>
          <w:rFonts w:ascii="宋体" w:eastAsia="宋体" w:hAnsi="宋体"/>
          <w:b w:val="0"/>
        </w:rPr>
        <w:instrText>HDU</w:instrText>
      </w:r>
      <w:r w:rsidR="00B21167" w:rsidRPr="00C81BAD">
        <w:rPr>
          <w:rFonts w:ascii="宋体" w:eastAsia="宋体" w:hAnsi="宋体" w:hint="eastAsia"/>
          <w:b w:val="0"/>
        </w:rPr>
        <w:instrText>-</w:instrText>
      </w:r>
      <w:r w:rsidR="00B21167" w:rsidRPr="00C81BAD">
        <w:rPr>
          <w:rFonts w:ascii="宋体" w:eastAsia="宋体" w:hAnsi="宋体"/>
          <w:b w:val="0"/>
        </w:rPr>
        <w:instrText>1159</w:instrText>
      </w:r>
      <w:r w:rsidR="00B21167" w:rsidRPr="00C81BAD">
        <w:rPr>
          <w:rFonts w:ascii="宋体" w:eastAsia="宋体" w:hAnsi="宋体" w:hint="eastAsia"/>
          <w:b w:val="0"/>
        </w:rPr>
        <w:instrText>-</w:instrText>
      </w:r>
      <w:r w:rsidR="00B21167" w:rsidRPr="00C81BAD">
        <w:rPr>
          <w:rFonts w:ascii="宋体" w:eastAsia="宋体" w:hAnsi="宋体"/>
          <w:b w:val="0"/>
        </w:rPr>
        <w:instrText>LCIS</w:instrText>
      </w:r>
      <w:r w:rsidR="00B21167" w:rsidRPr="00C81BAD">
        <w:rPr>
          <w:rFonts w:ascii="宋体" w:eastAsia="宋体" w:hAnsi="宋体" w:hint="eastAsia"/>
          <w:b w:val="0"/>
        </w:rPr>
        <w:instrText>模板题</w:instrText>
      </w:r>
      <w:r w:rsidR="00B21167" w:rsidRPr="00C81BAD">
        <w:rPr>
          <w:rFonts w:ascii="宋体" w:eastAsia="宋体" w:hAnsi="宋体"/>
          <w:b w:val="0"/>
        </w:rPr>
        <w:instrText>:</w:instrText>
      </w:r>
      <w:r w:rsidR="00B21167" w:rsidRPr="00C81BAD">
        <w:rPr>
          <w:rFonts w:ascii="宋体" w:eastAsia="宋体" w:hAnsi="宋体" w:hint="eastAsia"/>
        </w:rPr>
        <w:instrText>1</w:instrText>
      </w:r>
      <w:r w:rsidR="00B21167" w:rsidRPr="00C81BAD">
        <w:rPr>
          <w:rFonts w:ascii="宋体" w:eastAsia="宋体" w:hAnsi="宋体"/>
        </w:rPr>
        <w:instrText xml:space="preserve">159" \y "HDU:1159" </w:instrText>
      </w:r>
      <w:r w:rsidR="00B21167" w:rsidRPr="00C81BAD">
        <w:rPr>
          <w:rFonts w:ascii="宋体" w:eastAsia="宋体" w:hAnsi="宋体"/>
          <w:b w:val="0"/>
        </w:rPr>
        <w:fldChar w:fldCharType="end"/>
      </w:r>
    </w:p>
    <w:p w:rsidR="001260F1" w:rsidRPr="00C81BAD" w:rsidRDefault="001260F1" w:rsidP="000747AE">
      <w:pPr>
        <w:rPr>
          <w:rFonts w:ascii="宋体" w:eastAsia="宋体" w:hAnsi="宋体"/>
        </w:rPr>
      </w:pPr>
      <w:r w:rsidRPr="00C81BAD">
        <w:rPr>
          <w:rFonts w:ascii="宋体" w:eastAsia="宋体" w:hAnsi="宋体" w:hint="eastAsia"/>
        </w:rPr>
        <w:t>【题意】求最长上升公共子序列</w:t>
      </w:r>
    </w:p>
    <w:p w:rsidR="001260F1" w:rsidRPr="00C81BAD" w:rsidRDefault="001260F1" w:rsidP="000747AE">
      <w:pPr>
        <w:rPr>
          <w:rFonts w:ascii="宋体" w:eastAsia="宋体" w:hAnsi="宋体"/>
        </w:rPr>
      </w:pPr>
      <w:r w:rsidRPr="00C81BAD">
        <w:rPr>
          <w:rFonts w:ascii="宋体" w:eastAsia="宋体" w:hAnsi="宋体" w:hint="eastAsia"/>
        </w:rPr>
        <w:t>【题解】模板题</w:t>
      </w:r>
    </w:p>
    <w:p w:rsidR="001260F1" w:rsidRPr="00C81BAD" w:rsidRDefault="001260F1" w:rsidP="000747AE">
      <w:pPr>
        <w:rPr>
          <w:rFonts w:ascii="宋体" w:eastAsia="宋体" w:hAnsi="宋体"/>
        </w:rPr>
      </w:pPr>
      <w:r w:rsidRPr="00C81BAD">
        <w:rPr>
          <w:rFonts w:ascii="宋体" w:eastAsia="宋体" w:hAnsi="宋体" w:hint="eastAsia"/>
        </w:rPr>
        <w:t>【代码】</w:t>
      </w:r>
    </w:p>
    <w:p w:rsidR="001260F1" w:rsidRPr="00C81BAD" w:rsidRDefault="001260F1" w:rsidP="001260F1">
      <w:pPr>
        <w:rPr>
          <w:rFonts w:ascii="宋体" w:eastAsia="宋体" w:hAnsi="宋体"/>
        </w:rPr>
      </w:pPr>
      <w:r w:rsidRPr="00C81BAD">
        <w:rPr>
          <w:rFonts w:ascii="宋体" w:eastAsia="宋体" w:hAnsi="宋体"/>
        </w:rPr>
        <w:t>#include &lt;bits/stdc++.h&gt;</w:t>
      </w:r>
    </w:p>
    <w:p w:rsidR="001260F1" w:rsidRPr="00C81BAD" w:rsidRDefault="001260F1" w:rsidP="001260F1">
      <w:pPr>
        <w:rPr>
          <w:rFonts w:ascii="宋体" w:eastAsia="宋体" w:hAnsi="宋体"/>
        </w:rPr>
      </w:pPr>
      <w:r w:rsidRPr="00C81BAD">
        <w:rPr>
          <w:rFonts w:ascii="宋体" w:eastAsia="宋体" w:hAnsi="宋体"/>
        </w:rPr>
        <w:t>#define MAXN 1010</w:t>
      </w:r>
    </w:p>
    <w:p w:rsidR="001260F1" w:rsidRPr="00C81BAD" w:rsidRDefault="001260F1" w:rsidP="001260F1">
      <w:pPr>
        <w:rPr>
          <w:rFonts w:ascii="宋体" w:eastAsia="宋体" w:hAnsi="宋体"/>
        </w:rPr>
      </w:pPr>
    </w:p>
    <w:p w:rsidR="001260F1" w:rsidRPr="00C81BAD" w:rsidRDefault="001260F1" w:rsidP="001260F1">
      <w:pPr>
        <w:rPr>
          <w:rFonts w:ascii="宋体" w:eastAsia="宋体" w:hAnsi="宋体"/>
        </w:rPr>
      </w:pPr>
      <w:r w:rsidRPr="00C81BAD">
        <w:rPr>
          <w:rFonts w:ascii="宋体" w:eastAsia="宋体" w:hAnsi="宋体"/>
        </w:rPr>
        <w:t>using namespace std;</w:t>
      </w:r>
    </w:p>
    <w:p w:rsidR="001260F1" w:rsidRPr="00C81BAD" w:rsidRDefault="001260F1" w:rsidP="001260F1">
      <w:pPr>
        <w:rPr>
          <w:rFonts w:ascii="宋体" w:eastAsia="宋体" w:hAnsi="宋体"/>
        </w:rPr>
      </w:pPr>
    </w:p>
    <w:p w:rsidR="001260F1" w:rsidRPr="00C81BAD" w:rsidRDefault="001260F1" w:rsidP="001260F1">
      <w:pPr>
        <w:rPr>
          <w:rFonts w:ascii="宋体" w:eastAsia="宋体" w:hAnsi="宋体"/>
        </w:rPr>
      </w:pPr>
      <w:r w:rsidRPr="00C81BAD">
        <w:rPr>
          <w:rFonts w:ascii="宋体" w:eastAsia="宋体" w:hAnsi="宋体"/>
        </w:rPr>
        <w:t>int main()</w:t>
      </w:r>
    </w:p>
    <w:p w:rsidR="001260F1" w:rsidRPr="00C81BAD" w:rsidRDefault="001260F1" w:rsidP="001260F1">
      <w:pPr>
        <w:rPr>
          <w:rFonts w:ascii="宋体" w:eastAsia="宋体" w:hAnsi="宋体"/>
        </w:rPr>
      </w:pPr>
      <w:r w:rsidRPr="00C81BAD">
        <w:rPr>
          <w:rFonts w:ascii="宋体" w:eastAsia="宋体" w:hAnsi="宋体"/>
        </w:rPr>
        <w:t>{</w:t>
      </w:r>
    </w:p>
    <w:p w:rsidR="001260F1" w:rsidRPr="00C81BAD" w:rsidRDefault="001260F1" w:rsidP="001260F1">
      <w:pPr>
        <w:rPr>
          <w:rFonts w:ascii="宋体" w:eastAsia="宋体" w:hAnsi="宋体"/>
        </w:rPr>
      </w:pPr>
      <w:r w:rsidRPr="00C81BAD">
        <w:rPr>
          <w:rFonts w:ascii="宋体" w:eastAsia="宋体" w:hAnsi="宋体"/>
        </w:rPr>
        <w:t xml:space="preserve">    string sa,sb;</w:t>
      </w:r>
    </w:p>
    <w:p w:rsidR="001260F1" w:rsidRPr="00C81BAD" w:rsidRDefault="001260F1" w:rsidP="001260F1">
      <w:pPr>
        <w:rPr>
          <w:rFonts w:ascii="宋体" w:eastAsia="宋体" w:hAnsi="宋体"/>
        </w:rPr>
      </w:pPr>
      <w:r w:rsidRPr="00C81BAD">
        <w:rPr>
          <w:rFonts w:ascii="宋体" w:eastAsia="宋体" w:hAnsi="宋体"/>
        </w:rPr>
        <w:t xml:space="preserve">    int n,m,dp[MAXN][MAXN];</w:t>
      </w:r>
    </w:p>
    <w:p w:rsidR="001260F1" w:rsidRPr="00C81BAD" w:rsidRDefault="001260F1" w:rsidP="001260F1">
      <w:pPr>
        <w:rPr>
          <w:rFonts w:ascii="宋体" w:eastAsia="宋体" w:hAnsi="宋体"/>
        </w:rPr>
      </w:pPr>
      <w:r w:rsidRPr="00C81BAD">
        <w:rPr>
          <w:rFonts w:ascii="宋体" w:eastAsia="宋体" w:hAnsi="宋体"/>
        </w:rPr>
        <w:t xml:space="preserve">    while(cin&gt;&gt;sa&gt;&gt;sb){</w:t>
      </w:r>
    </w:p>
    <w:p w:rsidR="001260F1" w:rsidRPr="00C81BAD" w:rsidRDefault="001260F1" w:rsidP="001260F1">
      <w:pPr>
        <w:rPr>
          <w:rFonts w:ascii="宋体" w:eastAsia="宋体" w:hAnsi="宋体"/>
        </w:rPr>
      </w:pPr>
      <w:r w:rsidRPr="00C81BAD">
        <w:rPr>
          <w:rFonts w:ascii="宋体" w:eastAsia="宋体" w:hAnsi="宋体"/>
        </w:rPr>
        <w:t xml:space="preserve">        n=sa.size(),m=sb.size(),memset(dp,0,sizeof(dp));</w:t>
      </w:r>
    </w:p>
    <w:p w:rsidR="001260F1" w:rsidRPr="00C81BAD" w:rsidRDefault="001260F1" w:rsidP="001260F1">
      <w:pPr>
        <w:rPr>
          <w:rFonts w:ascii="宋体" w:eastAsia="宋体" w:hAnsi="宋体"/>
        </w:rPr>
      </w:pPr>
      <w:r w:rsidRPr="00C81BAD">
        <w:rPr>
          <w:rFonts w:ascii="宋体" w:eastAsia="宋体" w:hAnsi="宋体"/>
        </w:rPr>
        <w:t xml:space="preserve">        for(int i=1;i&lt;=n;i++){</w:t>
      </w:r>
    </w:p>
    <w:p w:rsidR="001260F1" w:rsidRPr="00C81BAD" w:rsidRDefault="001260F1" w:rsidP="001260F1">
      <w:pPr>
        <w:rPr>
          <w:rFonts w:ascii="宋体" w:eastAsia="宋体" w:hAnsi="宋体"/>
        </w:rPr>
      </w:pPr>
      <w:r w:rsidRPr="00C81BAD">
        <w:rPr>
          <w:rFonts w:ascii="宋体" w:eastAsia="宋体" w:hAnsi="宋体"/>
        </w:rPr>
        <w:t xml:space="preserve">            for (int j=1;j&lt;=m;j++){</w:t>
      </w:r>
    </w:p>
    <w:p w:rsidR="001260F1" w:rsidRPr="00C81BAD" w:rsidRDefault="001260F1" w:rsidP="001260F1">
      <w:pPr>
        <w:rPr>
          <w:rFonts w:ascii="宋体" w:eastAsia="宋体" w:hAnsi="宋体"/>
        </w:rPr>
      </w:pPr>
      <w:r w:rsidRPr="00C81BAD">
        <w:rPr>
          <w:rFonts w:ascii="宋体" w:eastAsia="宋体" w:hAnsi="宋体"/>
        </w:rPr>
        <w:t xml:space="preserve">                char a=sa[i-1],b=sb[j-1];</w:t>
      </w:r>
    </w:p>
    <w:p w:rsidR="001260F1" w:rsidRPr="00C81BAD" w:rsidRDefault="001260F1" w:rsidP="001260F1">
      <w:pPr>
        <w:rPr>
          <w:rFonts w:ascii="宋体" w:eastAsia="宋体" w:hAnsi="宋体"/>
        </w:rPr>
      </w:pPr>
      <w:r w:rsidRPr="00C81BAD">
        <w:rPr>
          <w:rFonts w:ascii="宋体" w:eastAsia="宋体" w:hAnsi="宋体"/>
        </w:rPr>
        <w:t xml:space="preserve">                if(a==b) dp[i][j]=dp[i-1][j-1]+1;</w:t>
      </w:r>
    </w:p>
    <w:p w:rsidR="001260F1" w:rsidRPr="00C81BAD" w:rsidRDefault="001260F1" w:rsidP="001260F1">
      <w:pPr>
        <w:ind w:left="1260" w:firstLine="420"/>
        <w:rPr>
          <w:rFonts w:ascii="宋体" w:eastAsia="宋体" w:hAnsi="宋体"/>
        </w:rPr>
      </w:pPr>
      <w:r w:rsidRPr="00C81BAD">
        <w:rPr>
          <w:rFonts w:ascii="宋体" w:eastAsia="宋体" w:hAnsi="宋体"/>
        </w:rPr>
        <w:t>else dp[i][j]=max(dp[i-1][j],dp[i][j-1]);</w:t>
      </w:r>
    </w:p>
    <w:p w:rsidR="001260F1" w:rsidRPr="00C81BAD" w:rsidRDefault="001260F1" w:rsidP="001260F1">
      <w:pPr>
        <w:rPr>
          <w:rFonts w:ascii="宋体" w:eastAsia="宋体" w:hAnsi="宋体"/>
        </w:rPr>
      </w:pPr>
      <w:r w:rsidRPr="00C81BAD">
        <w:rPr>
          <w:rFonts w:ascii="宋体" w:eastAsia="宋体" w:hAnsi="宋体"/>
        </w:rPr>
        <w:t xml:space="preserve">            }</w:t>
      </w:r>
    </w:p>
    <w:p w:rsidR="001260F1" w:rsidRPr="00C81BAD" w:rsidRDefault="001260F1" w:rsidP="001260F1">
      <w:pPr>
        <w:rPr>
          <w:rFonts w:ascii="宋体" w:eastAsia="宋体" w:hAnsi="宋体"/>
        </w:rPr>
      </w:pPr>
      <w:r w:rsidRPr="00C81BAD">
        <w:rPr>
          <w:rFonts w:ascii="宋体" w:eastAsia="宋体" w:hAnsi="宋体"/>
        </w:rPr>
        <w:t xml:space="preserve">        }</w:t>
      </w:r>
    </w:p>
    <w:p w:rsidR="001260F1" w:rsidRPr="00C81BAD" w:rsidRDefault="001260F1" w:rsidP="001260F1">
      <w:pPr>
        <w:rPr>
          <w:rFonts w:ascii="宋体" w:eastAsia="宋体" w:hAnsi="宋体"/>
        </w:rPr>
      </w:pPr>
      <w:r w:rsidRPr="00C81BAD">
        <w:rPr>
          <w:rFonts w:ascii="宋体" w:eastAsia="宋体" w:hAnsi="宋体"/>
        </w:rPr>
        <w:t xml:space="preserve">        printf("%d\n",dp[n][m]);</w:t>
      </w:r>
    </w:p>
    <w:p w:rsidR="001260F1" w:rsidRPr="00C81BAD" w:rsidRDefault="001260F1" w:rsidP="001260F1">
      <w:pPr>
        <w:rPr>
          <w:rFonts w:ascii="宋体" w:eastAsia="宋体" w:hAnsi="宋体"/>
        </w:rPr>
      </w:pPr>
      <w:r w:rsidRPr="00C81BAD">
        <w:rPr>
          <w:rFonts w:ascii="宋体" w:eastAsia="宋体" w:hAnsi="宋体"/>
        </w:rPr>
        <w:t xml:space="preserve">    }</w:t>
      </w:r>
    </w:p>
    <w:p w:rsidR="001260F1" w:rsidRPr="00C81BAD" w:rsidRDefault="001260F1" w:rsidP="001260F1">
      <w:pPr>
        <w:rPr>
          <w:rFonts w:ascii="宋体" w:eastAsia="宋体" w:hAnsi="宋体"/>
        </w:rPr>
      </w:pPr>
      <w:r w:rsidRPr="00C81BAD">
        <w:rPr>
          <w:rFonts w:ascii="宋体" w:eastAsia="宋体" w:hAnsi="宋体"/>
        </w:rPr>
        <w:t xml:space="preserve">    return 0;</w:t>
      </w:r>
    </w:p>
    <w:p w:rsidR="001260F1" w:rsidRPr="00C81BAD" w:rsidRDefault="001260F1" w:rsidP="001260F1">
      <w:pPr>
        <w:rPr>
          <w:rFonts w:ascii="宋体" w:eastAsia="宋体" w:hAnsi="宋体"/>
        </w:rPr>
      </w:pPr>
      <w:r w:rsidRPr="00C81BAD">
        <w:rPr>
          <w:rFonts w:ascii="宋体" w:eastAsia="宋体" w:hAnsi="宋体"/>
        </w:rPr>
        <w:lastRenderedPageBreak/>
        <w:t>}</w:t>
      </w:r>
    </w:p>
    <w:p w:rsidR="00306D21" w:rsidRPr="00C81BAD" w:rsidRDefault="007732F6" w:rsidP="00306D21">
      <w:pPr>
        <w:pStyle w:val="2"/>
        <w:rPr>
          <w:rFonts w:ascii="宋体" w:eastAsia="宋体" w:hAnsi="宋体"/>
          <w:b w:val="0"/>
        </w:rPr>
      </w:pPr>
      <w:bookmarkStart w:id="98" w:name="_Toc523521181"/>
      <w:r w:rsidRPr="00C81BAD">
        <w:rPr>
          <w:rFonts w:ascii="宋体" w:eastAsia="宋体" w:hAnsi="宋体" w:hint="eastAsia"/>
          <w:b w:val="0"/>
        </w:rPr>
        <w:t>背包问题</w:t>
      </w:r>
      <w:bookmarkEnd w:id="98"/>
    </w:p>
    <w:p w:rsidR="001667F1" w:rsidRPr="00C81BAD" w:rsidRDefault="00C14360" w:rsidP="001667F1">
      <w:pPr>
        <w:rPr>
          <w:rFonts w:ascii="宋体" w:eastAsia="宋体" w:hAnsi="宋体"/>
        </w:rPr>
      </w:pPr>
      <w:hyperlink r:id="rId36" w:history="1">
        <w:r w:rsidR="001667F1" w:rsidRPr="00C81BAD">
          <w:rPr>
            <w:rStyle w:val="a3"/>
            <w:rFonts w:ascii="宋体" w:eastAsia="宋体" w:hAnsi="宋体"/>
          </w:rPr>
          <w:t>https://blog.csdn.net/yoer77/article/details/70943462</w:t>
        </w:r>
      </w:hyperlink>
    </w:p>
    <w:p w:rsidR="001667F1" w:rsidRPr="00C81BAD" w:rsidRDefault="000B4922" w:rsidP="001E1512">
      <w:pPr>
        <w:pStyle w:val="3"/>
        <w:rPr>
          <w:rFonts w:ascii="宋体" w:eastAsia="宋体" w:hAnsi="宋体"/>
          <w:b w:val="0"/>
        </w:rPr>
      </w:pPr>
      <w:bookmarkStart w:id="99" w:name="_Toc523521182"/>
      <w:r w:rsidRPr="00C81BAD">
        <w:rPr>
          <w:rFonts w:ascii="宋体" w:eastAsia="宋体" w:hAnsi="宋体"/>
          <w:b w:val="0"/>
        </w:rPr>
        <w:t>0</w:t>
      </w:r>
      <w:r w:rsidRPr="00C81BAD">
        <w:rPr>
          <w:rFonts w:ascii="宋体" w:eastAsia="宋体" w:hAnsi="宋体" w:hint="eastAsia"/>
          <w:b w:val="0"/>
        </w:rPr>
        <w:t>-</w:t>
      </w:r>
      <w:r w:rsidRPr="00C81BAD">
        <w:rPr>
          <w:rFonts w:ascii="宋体" w:eastAsia="宋体" w:hAnsi="宋体"/>
          <w:b w:val="0"/>
        </w:rPr>
        <w:t>1</w:t>
      </w:r>
      <w:r w:rsidRPr="00C81BAD">
        <w:rPr>
          <w:rFonts w:ascii="宋体" w:eastAsia="宋体" w:hAnsi="宋体" w:hint="eastAsia"/>
          <w:b w:val="0"/>
        </w:rPr>
        <w:t>背包</w:t>
      </w:r>
      <w:bookmarkEnd w:id="99"/>
    </w:p>
    <w:p w:rsidR="00A211A0" w:rsidRPr="00C81BAD" w:rsidRDefault="00A211A0" w:rsidP="00A211A0">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2602</w:t>
      </w:r>
      <w:r w:rsidRPr="00C81BAD">
        <w:rPr>
          <w:rFonts w:ascii="宋体" w:eastAsia="宋体" w:hAnsi="宋体" w:hint="eastAsia"/>
          <w:b w:val="0"/>
        </w:rPr>
        <w:t>-</w:t>
      </w:r>
      <w:r w:rsidRPr="00C81BAD">
        <w:rPr>
          <w:rFonts w:ascii="宋体" w:eastAsia="宋体" w:hAnsi="宋体"/>
          <w:b w:val="0"/>
        </w:rPr>
        <w:t>Bone Collector</w:t>
      </w:r>
      <w:r w:rsidR="00CC0F69" w:rsidRPr="00C81BAD">
        <w:rPr>
          <w:rFonts w:ascii="宋体" w:eastAsia="宋体" w:hAnsi="宋体"/>
          <w:b w:val="0"/>
        </w:rPr>
        <w:fldChar w:fldCharType="begin"/>
      </w:r>
      <w:r w:rsidR="00CC0F69" w:rsidRPr="00C81BAD">
        <w:rPr>
          <w:rFonts w:ascii="宋体" w:eastAsia="宋体" w:hAnsi="宋体"/>
        </w:rPr>
        <w:instrText xml:space="preserve"> XE "</w:instrText>
      </w:r>
      <w:r w:rsidR="00CC0F69" w:rsidRPr="00C81BAD">
        <w:rPr>
          <w:rFonts w:ascii="宋体" w:eastAsia="宋体" w:hAnsi="宋体" w:hint="eastAsia"/>
          <w:b w:val="0"/>
        </w:rPr>
        <w:instrText>√-</w:instrText>
      </w:r>
      <w:r w:rsidR="00CC0F69" w:rsidRPr="00C81BAD">
        <w:rPr>
          <w:rFonts w:ascii="宋体" w:eastAsia="宋体" w:hAnsi="宋体"/>
          <w:b w:val="0"/>
        </w:rPr>
        <w:instrText>HDU</w:instrText>
      </w:r>
      <w:r w:rsidR="00CC0F69" w:rsidRPr="00C81BAD">
        <w:rPr>
          <w:rFonts w:ascii="宋体" w:eastAsia="宋体" w:hAnsi="宋体" w:hint="eastAsia"/>
          <w:b w:val="0"/>
        </w:rPr>
        <w:instrText>-</w:instrText>
      </w:r>
      <w:r w:rsidR="00CC0F69" w:rsidRPr="00C81BAD">
        <w:rPr>
          <w:rFonts w:ascii="宋体" w:eastAsia="宋体" w:hAnsi="宋体"/>
          <w:b w:val="0"/>
        </w:rPr>
        <w:instrText>2602</w:instrText>
      </w:r>
      <w:r w:rsidR="00CC0F69" w:rsidRPr="00C81BAD">
        <w:rPr>
          <w:rFonts w:ascii="宋体" w:eastAsia="宋体" w:hAnsi="宋体" w:hint="eastAsia"/>
          <w:b w:val="0"/>
        </w:rPr>
        <w:instrText>-</w:instrText>
      </w:r>
      <w:r w:rsidR="00CC0F69" w:rsidRPr="00C81BAD">
        <w:rPr>
          <w:rFonts w:ascii="宋体" w:eastAsia="宋体" w:hAnsi="宋体"/>
          <w:b w:val="0"/>
        </w:rPr>
        <w:instrText>Bone Collector</w:instrText>
      </w:r>
      <w:r w:rsidR="00CC0F69" w:rsidRPr="00C81BAD">
        <w:rPr>
          <w:rFonts w:ascii="宋体" w:eastAsia="宋体" w:hAnsi="宋体"/>
        </w:rPr>
        <w:instrText>:</w:instrText>
      </w:r>
      <w:r w:rsidR="00CC0F69" w:rsidRPr="00C81BAD">
        <w:rPr>
          <w:rFonts w:ascii="宋体" w:eastAsia="宋体" w:hAnsi="宋体" w:hint="eastAsia"/>
        </w:rPr>
        <w:instrText>2</w:instrText>
      </w:r>
      <w:r w:rsidR="00CC0F69" w:rsidRPr="00C81BAD">
        <w:rPr>
          <w:rFonts w:ascii="宋体" w:eastAsia="宋体" w:hAnsi="宋体"/>
        </w:rPr>
        <w:instrText xml:space="preserve">602" \y "HDU:2602" </w:instrText>
      </w:r>
      <w:r w:rsidR="00CC0F69" w:rsidRPr="00C81BAD">
        <w:rPr>
          <w:rFonts w:ascii="宋体" w:eastAsia="宋体" w:hAnsi="宋体"/>
          <w:b w:val="0"/>
        </w:rPr>
        <w:fldChar w:fldCharType="end"/>
      </w:r>
    </w:p>
    <w:p w:rsidR="00A211A0" w:rsidRPr="00C81BAD" w:rsidRDefault="00A211A0" w:rsidP="00A211A0">
      <w:pPr>
        <w:rPr>
          <w:rFonts w:ascii="宋体" w:eastAsia="宋体" w:hAnsi="宋体"/>
        </w:rPr>
      </w:pPr>
      <w:r w:rsidRPr="00C81BAD">
        <w:rPr>
          <w:rFonts w:ascii="宋体" w:eastAsia="宋体" w:hAnsi="宋体" w:hint="eastAsia"/>
        </w:rPr>
        <w:t>【题意】n个物品，告知n个物品价值、体积，给定背包容量，求解最大存放价值</w:t>
      </w:r>
    </w:p>
    <w:p w:rsidR="00A211A0" w:rsidRPr="00C81BAD" w:rsidRDefault="00A211A0" w:rsidP="00A211A0">
      <w:pPr>
        <w:rPr>
          <w:rFonts w:ascii="宋体" w:eastAsia="宋体" w:hAnsi="宋体"/>
        </w:rPr>
      </w:pPr>
      <w:r w:rsidRPr="00C81BAD">
        <w:rPr>
          <w:rFonts w:ascii="宋体" w:eastAsia="宋体" w:hAnsi="宋体" w:hint="eastAsia"/>
        </w:rPr>
        <w:t>【题解】0-</w:t>
      </w:r>
      <w:r w:rsidRPr="00C81BAD">
        <w:rPr>
          <w:rFonts w:ascii="宋体" w:eastAsia="宋体" w:hAnsi="宋体"/>
        </w:rPr>
        <w:t>1</w:t>
      </w:r>
      <w:r w:rsidRPr="00C81BAD">
        <w:rPr>
          <w:rFonts w:ascii="宋体" w:eastAsia="宋体" w:hAnsi="宋体" w:hint="eastAsia"/>
        </w:rPr>
        <w:t>背包裸题，题目要求背包不必放满（初始化全0）</w:t>
      </w:r>
    </w:p>
    <w:p w:rsidR="00A211A0" w:rsidRPr="00C81BAD" w:rsidRDefault="00A211A0" w:rsidP="00A211A0">
      <w:pPr>
        <w:rPr>
          <w:rFonts w:ascii="宋体" w:eastAsia="宋体" w:hAnsi="宋体"/>
        </w:rPr>
      </w:pPr>
      <w:r w:rsidRPr="00C81BAD">
        <w:rPr>
          <w:rFonts w:ascii="宋体" w:eastAsia="宋体" w:hAnsi="宋体" w:hint="eastAsia"/>
        </w:rPr>
        <w:t>【代码】</w:t>
      </w:r>
    </w:p>
    <w:p w:rsidR="00A211A0" w:rsidRPr="00C81BAD" w:rsidRDefault="00A211A0" w:rsidP="00A211A0">
      <w:pPr>
        <w:rPr>
          <w:rFonts w:ascii="宋体" w:eastAsia="宋体" w:hAnsi="宋体"/>
        </w:rPr>
      </w:pPr>
      <w:r w:rsidRPr="00C81BAD">
        <w:rPr>
          <w:rFonts w:ascii="宋体" w:eastAsia="宋体" w:hAnsi="宋体"/>
        </w:rPr>
        <w:t>#include &lt;cstdio&gt;</w:t>
      </w:r>
    </w:p>
    <w:p w:rsidR="00A211A0" w:rsidRPr="00C81BAD" w:rsidRDefault="00A211A0" w:rsidP="00A211A0">
      <w:pPr>
        <w:rPr>
          <w:rFonts w:ascii="宋体" w:eastAsia="宋体" w:hAnsi="宋体"/>
        </w:rPr>
      </w:pPr>
      <w:r w:rsidRPr="00C81BAD">
        <w:rPr>
          <w:rFonts w:ascii="宋体" w:eastAsia="宋体" w:hAnsi="宋体"/>
        </w:rPr>
        <w:t>#include &lt;cstring&gt;</w:t>
      </w:r>
    </w:p>
    <w:p w:rsidR="00A211A0" w:rsidRPr="00C81BAD" w:rsidRDefault="00A211A0" w:rsidP="00A211A0">
      <w:pPr>
        <w:rPr>
          <w:rFonts w:ascii="宋体" w:eastAsia="宋体" w:hAnsi="宋体"/>
        </w:rPr>
      </w:pPr>
      <w:r w:rsidRPr="00C81BAD">
        <w:rPr>
          <w:rFonts w:ascii="宋体" w:eastAsia="宋体" w:hAnsi="宋体"/>
        </w:rPr>
        <w:t>#include &lt;algorithm&gt;</w:t>
      </w:r>
    </w:p>
    <w:p w:rsidR="00A211A0" w:rsidRPr="00C81BAD" w:rsidRDefault="00A211A0" w:rsidP="00A211A0">
      <w:pPr>
        <w:rPr>
          <w:rFonts w:ascii="宋体" w:eastAsia="宋体" w:hAnsi="宋体"/>
        </w:rPr>
      </w:pPr>
      <w:r w:rsidRPr="00C81BAD">
        <w:rPr>
          <w:rFonts w:ascii="宋体" w:eastAsia="宋体" w:hAnsi="宋体"/>
        </w:rPr>
        <w:t>#define MAXN 1010</w:t>
      </w:r>
    </w:p>
    <w:p w:rsidR="00A211A0" w:rsidRPr="00C81BAD" w:rsidRDefault="00A211A0" w:rsidP="00A211A0">
      <w:pPr>
        <w:rPr>
          <w:rFonts w:ascii="宋体" w:eastAsia="宋体" w:hAnsi="宋体"/>
        </w:rPr>
      </w:pPr>
      <w:r w:rsidRPr="00C81BAD">
        <w:rPr>
          <w:rFonts w:ascii="宋体" w:eastAsia="宋体" w:hAnsi="宋体"/>
        </w:rPr>
        <w:t>#define MAXV 1010</w:t>
      </w:r>
    </w:p>
    <w:p w:rsidR="00A211A0" w:rsidRPr="00C81BAD" w:rsidRDefault="00A211A0" w:rsidP="00A211A0">
      <w:pPr>
        <w:rPr>
          <w:rFonts w:ascii="宋体" w:eastAsia="宋体" w:hAnsi="宋体"/>
        </w:rPr>
      </w:pPr>
    </w:p>
    <w:p w:rsidR="00A211A0" w:rsidRPr="00C81BAD" w:rsidRDefault="00A211A0" w:rsidP="00A211A0">
      <w:pPr>
        <w:rPr>
          <w:rFonts w:ascii="宋体" w:eastAsia="宋体" w:hAnsi="宋体"/>
        </w:rPr>
      </w:pPr>
      <w:r w:rsidRPr="00C81BAD">
        <w:rPr>
          <w:rFonts w:ascii="宋体" w:eastAsia="宋体" w:hAnsi="宋体"/>
        </w:rPr>
        <w:t>using namespace std;</w:t>
      </w:r>
    </w:p>
    <w:p w:rsidR="00A211A0" w:rsidRPr="00C81BAD" w:rsidRDefault="00A211A0" w:rsidP="00A211A0">
      <w:pPr>
        <w:rPr>
          <w:rFonts w:ascii="宋体" w:eastAsia="宋体" w:hAnsi="宋体"/>
        </w:rPr>
      </w:pPr>
    </w:p>
    <w:p w:rsidR="00A211A0" w:rsidRPr="00C81BAD" w:rsidRDefault="00A211A0" w:rsidP="00A211A0">
      <w:pPr>
        <w:rPr>
          <w:rFonts w:ascii="宋体" w:eastAsia="宋体" w:hAnsi="宋体"/>
        </w:rPr>
      </w:pPr>
      <w:r w:rsidRPr="00C81BAD">
        <w:rPr>
          <w:rFonts w:ascii="宋体" w:eastAsia="宋体" w:hAnsi="宋体"/>
        </w:rPr>
        <w:t>int main()</w:t>
      </w:r>
    </w:p>
    <w:p w:rsidR="00A211A0" w:rsidRPr="00C81BAD" w:rsidRDefault="00A211A0" w:rsidP="00A211A0">
      <w:pPr>
        <w:rPr>
          <w:rFonts w:ascii="宋体" w:eastAsia="宋体" w:hAnsi="宋体"/>
        </w:rPr>
      </w:pPr>
      <w:r w:rsidRPr="00C81BAD">
        <w:rPr>
          <w:rFonts w:ascii="宋体" w:eastAsia="宋体" w:hAnsi="宋体"/>
        </w:rPr>
        <w:t>{</w:t>
      </w:r>
    </w:p>
    <w:p w:rsidR="00A211A0" w:rsidRPr="00C81BAD" w:rsidRDefault="00A211A0" w:rsidP="00A211A0">
      <w:pPr>
        <w:rPr>
          <w:rFonts w:ascii="宋体" w:eastAsia="宋体" w:hAnsi="宋体"/>
        </w:rPr>
      </w:pPr>
      <w:r w:rsidRPr="00C81BAD">
        <w:rPr>
          <w:rFonts w:ascii="宋体" w:eastAsia="宋体" w:hAnsi="宋体"/>
        </w:rPr>
        <w:t xml:space="preserve">    int t,N,V,dp[MAXV],w[MAXN],v[MAXN];</w:t>
      </w:r>
    </w:p>
    <w:p w:rsidR="00A211A0" w:rsidRPr="00C81BAD" w:rsidRDefault="00A211A0" w:rsidP="00A211A0">
      <w:pPr>
        <w:rPr>
          <w:rFonts w:ascii="宋体" w:eastAsia="宋体" w:hAnsi="宋体"/>
        </w:rPr>
      </w:pPr>
      <w:r w:rsidRPr="00C81BAD">
        <w:rPr>
          <w:rFonts w:ascii="宋体" w:eastAsia="宋体" w:hAnsi="宋体"/>
        </w:rPr>
        <w:t xml:space="preserve">    scanf("%d",&amp;t);</w:t>
      </w:r>
    </w:p>
    <w:p w:rsidR="00A211A0" w:rsidRPr="00C81BAD" w:rsidRDefault="00A211A0" w:rsidP="00A211A0">
      <w:pPr>
        <w:rPr>
          <w:rFonts w:ascii="宋体" w:eastAsia="宋体" w:hAnsi="宋体"/>
        </w:rPr>
      </w:pPr>
      <w:r w:rsidRPr="00C81BAD">
        <w:rPr>
          <w:rFonts w:ascii="宋体" w:eastAsia="宋体" w:hAnsi="宋体"/>
        </w:rPr>
        <w:t xml:space="preserve">    while(t--){</w:t>
      </w:r>
    </w:p>
    <w:p w:rsidR="00A211A0" w:rsidRPr="00C81BAD" w:rsidRDefault="00A211A0" w:rsidP="00A211A0">
      <w:pPr>
        <w:rPr>
          <w:rFonts w:ascii="宋体" w:eastAsia="宋体" w:hAnsi="宋体"/>
        </w:rPr>
      </w:pPr>
      <w:r w:rsidRPr="00C81BAD">
        <w:rPr>
          <w:rFonts w:ascii="宋体" w:eastAsia="宋体" w:hAnsi="宋体"/>
        </w:rPr>
        <w:t xml:space="preserve">        scanf("%d%d",&amp;N,&amp;V);</w:t>
      </w:r>
    </w:p>
    <w:p w:rsidR="00A211A0" w:rsidRPr="00C81BAD" w:rsidRDefault="00A211A0" w:rsidP="00A211A0">
      <w:pPr>
        <w:rPr>
          <w:rFonts w:ascii="宋体" w:eastAsia="宋体" w:hAnsi="宋体"/>
        </w:rPr>
      </w:pPr>
      <w:r w:rsidRPr="00C81BAD">
        <w:rPr>
          <w:rFonts w:ascii="宋体" w:eastAsia="宋体" w:hAnsi="宋体"/>
        </w:rPr>
        <w:t xml:space="preserve">        memset(dp,0,sizeof(dp));</w:t>
      </w:r>
    </w:p>
    <w:p w:rsidR="00A211A0" w:rsidRPr="00C81BAD" w:rsidRDefault="00A211A0" w:rsidP="00A211A0">
      <w:pPr>
        <w:rPr>
          <w:rFonts w:ascii="宋体" w:eastAsia="宋体" w:hAnsi="宋体"/>
        </w:rPr>
      </w:pPr>
      <w:r w:rsidRPr="00C81BAD">
        <w:rPr>
          <w:rFonts w:ascii="宋体" w:eastAsia="宋体" w:hAnsi="宋体"/>
        </w:rPr>
        <w:t xml:space="preserve">        for (int i=0;i&lt;N;i++) scanf("%d",&amp;w[i]);</w:t>
      </w:r>
    </w:p>
    <w:p w:rsidR="00A211A0" w:rsidRPr="00C81BAD" w:rsidRDefault="00A211A0" w:rsidP="00A211A0">
      <w:pPr>
        <w:rPr>
          <w:rFonts w:ascii="宋体" w:eastAsia="宋体" w:hAnsi="宋体"/>
        </w:rPr>
      </w:pPr>
      <w:r w:rsidRPr="00C81BAD">
        <w:rPr>
          <w:rFonts w:ascii="宋体" w:eastAsia="宋体" w:hAnsi="宋体"/>
        </w:rPr>
        <w:t xml:space="preserve">        for (int i=0;i&lt;N;i++) scanf("%d",&amp;v[i]);</w:t>
      </w:r>
    </w:p>
    <w:p w:rsidR="00A211A0" w:rsidRPr="00C81BAD" w:rsidRDefault="00A211A0" w:rsidP="00A211A0">
      <w:pPr>
        <w:rPr>
          <w:rFonts w:ascii="宋体" w:eastAsia="宋体" w:hAnsi="宋体"/>
        </w:rPr>
      </w:pPr>
      <w:r w:rsidRPr="00C81BAD">
        <w:rPr>
          <w:rFonts w:ascii="宋体" w:eastAsia="宋体" w:hAnsi="宋体"/>
        </w:rPr>
        <w:t xml:space="preserve">        for (int i=0;i&lt;N;i++){</w:t>
      </w:r>
    </w:p>
    <w:p w:rsidR="00A211A0" w:rsidRPr="00C81BAD" w:rsidRDefault="00A211A0" w:rsidP="00A211A0">
      <w:pPr>
        <w:rPr>
          <w:rFonts w:ascii="宋体" w:eastAsia="宋体" w:hAnsi="宋体"/>
        </w:rPr>
      </w:pPr>
      <w:r w:rsidRPr="00C81BAD">
        <w:rPr>
          <w:rFonts w:ascii="宋体" w:eastAsia="宋体" w:hAnsi="宋体"/>
        </w:rPr>
        <w:t xml:space="preserve">            for (int j=V;j&gt;=0;j--){</w:t>
      </w:r>
    </w:p>
    <w:p w:rsidR="00A211A0" w:rsidRPr="00C81BAD" w:rsidRDefault="00A211A0" w:rsidP="00A211A0">
      <w:pPr>
        <w:rPr>
          <w:rFonts w:ascii="宋体" w:eastAsia="宋体" w:hAnsi="宋体"/>
        </w:rPr>
      </w:pPr>
      <w:r w:rsidRPr="00C81BAD">
        <w:rPr>
          <w:rFonts w:ascii="宋体" w:eastAsia="宋体" w:hAnsi="宋体"/>
        </w:rPr>
        <w:t xml:space="preserve">                if (j&lt;v[i]) continue;</w:t>
      </w:r>
    </w:p>
    <w:p w:rsidR="00A211A0" w:rsidRPr="00C81BAD" w:rsidRDefault="00A211A0" w:rsidP="00A211A0">
      <w:pPr>
        <w:rPr>
          <w:rFonts w:ascii="宋体" w:eastAsia="宋体" w:hAnsi="宋体"/>
        </w:rPr>
      </w:pPr>
      <w:r w:rsidRPr="00C81BAD">
        <w:rPr>
          <w:rFonts w:ascii="宋体" w:eastAsia="宋体" w:hAnsi="宋体"/>
        </w:rPr>
        <w:t xml:space="preserve">                dp[j]=max(dp[j],dp[j-v[i]]+w[i]);</w:t>
      </w:r>
    </w:p>
    <w:p w:rsidR="00A211A0" w:rsidRPr="00C81BAD" w:rsidRDefault="00A211A0" w:rsidP="00A211A0">
      <w:pPr>
        <w:rPr>
          <w:rFonts w:ascii="宋体" w:eastAsia="宋体" w:hAnsi="宋体"/>
        </w:rPr>
      </w:pPr>
      <w:r w:rsidRPr="00C81BAD">
        <w:rPr>
          <w:rFonts w:ascii="宋体" w:eastAsia="宋体" w:hAnsi="宋体"/>
        </w:rPr>
        <w:t xml:space="preserve">            }</w:t>
      </w:r>
    </w:p>
    <w:p w:rsidR="00A211A0" w:rsidRPr="00C81BAD" w:rsidRDefault="00A211A0" w:rsidP="00A211A0">
      <w:pPr>
        <w:rPr>
          <w:rFonts w:ascii="宋体" w:eastAsia="宋体" w:hAnsi="宋体"/>
        </w:rPr>
      </w:pPr>
      <w:r w:rsidRPr="00C81BAD">
        <w:rPr>
          <w:rFonts w:ascii="宋体" w:eastAsia="宋体" w:hAnsi="宋体"/>
        </w:rPr>
        <w:t xml:space="preserve">        }</w:t>
      </w:r>
    </w:p>
    <w:p w:rsidR="00A211A0" w:rsidRPr="00C81BAD" w:rsidRDefault="00A211A0" w:rsidP="00A211A0">
      <w:pPr>
        <w:rPr>
          <w:rFonts w:ascii="宋体" w:eastAsia="宋体" w:hAnsi="宋体"/>
        </w:rPr>
      </w:pPr>
      <w:r w:rsidRPr="00C81BAD">
        <w:rPr>
          <w:rFonts w:ascii="宋体" w:eastAsia="宋体" w:hAnsi="宋体"/>
        </w:rPr>
        <w:t xml:space="preserve">        printf("%d\n",dp[V]);</w:t>
      </w:r>
    </w:p>
    <w:p w:rsidR="00A211A0" w:rsidRPr="00C81BAD" w:rsidRDefault="00A211A0" w:rsidP="00A211A0">
      <w:pPr>
        <w:rPr>
          <w:rFonts w:ascii="宋体" w:eastAsia="宋体" w:hAnsi="宋体"/>
        </w:rPr>
      </w:pPr>
      <w:r w:rsidRPr="00C81BAD">
        <w:rPr>
          <w:rFonts w:ascii="宋体" w:eastAsia="宋体" w:hAnsi="宋体"/>
        </w:rPr>
        <w:t xml:space="preserve">    }</w:t>
      </w:r>
    </w:p>
    <w:p w:rsidR="00A211A0" w:rsidRPr="00C81BAD" w:rsidRDefault="00A211A0" w:rsidP="00A211A0">
      <w:pPr>
        <w:rPr>
          <w:rFonts w:ascii="宋体" w:eastAsia="宋体" w:hAnsi="宋体"/>
        </w:rPr>
      </w:pPr>
      <w:r w:rsidRPr="00C81BAD">
        <w:rPr>
          <w:rFonts w:ascii="宋体" w:eastAsia="宋体" w:hAnsi="宋体"/>
        </w:rPr>
        <w:t xml:space="preserve">    return 0;</w:t>
      </w:r>
    </w:p>
    <w:p w:rsidR="00A211A0" w:rsidRPr="00C81BAD" w:rsidRDefault="00A211A0" w:rsidP="00A211A0">
      <w:pPr>
        <w:rPr>
          <w:rFonts w:ascii="宋体" w:eastAsia="宋体" w:hAnsi="宋体"/>
        </w:rPr>
      </w:pPr>
      <w:r w:rsidRPr="00C81BAD">
        <w:rPr>
          <w:rFonts w:ascii="宋体" w:eastAsia="宋体" w:hAnsi="宋体"/>
        </w:rPr>
        <w:t>}</w:t>
      </w:r>
    </w:p>
    <w:p w:rsidR="000B4922" w:rsidRPr="00C81BAD" w:rsidRDefault="000B4922" w:rsidP="001E1512">
      <w:pPr>
        <w:pStyle w:val="3"/>
        <w:rPr>
          <w:rFonts w:ascii="宋体" w:eastAsia="宋体" w:hAnsi="宋体"/>
          <w:b w:val="0"/>
        </w:rPr>
      </w:pPr>
      <w:bookmarkStart w:id="100" w:name="_Toc523521183"/>
      <w:r w:rsidRPr="00C81BAD">
        <w:rPr>
          <w:rFonts w:ascii="宋体" w:eastAsia="宋体" w:hAnsi="宋体" w:hint="eastAsia"/>
          <w:b w:val="0"/>
        </w:rPr>
        <w:lastRenderedPageBreak/>
        <w:t>完全背包</w:t>
      </w:r>
      <w:bookmarkEnd w:id="100"/>
    </w:p>
    <w:p w:rsidR="002F1F8C" w:rsidRPr="00C81BAD" w:rsidRDefault="002F1F8C" w:rsidP="002F1F8C">
      <w:pPr>
        <w:pStyle w:val="4"/>
        <w:rPr>
          <w:rFonts w:ascii="宋体" w:eastAsia="宋体" w:hAnsi="宋体"/>
          <w:b w:val="0"/>
        </w:rPr>
      </w:pPr>
      <w:r w:rsidRPr="00C81BAD">
        <w:rPr>
          <w:rFonts w:ascii="宋体" w:eastAsia="宋体" w:hAnsi="宋体" w:hint="eastAsia"/>
          <w:b w:val="0"/>
        </w:rPr>
        <w:t>HDU-</w:t>
      </w:r>
      <w:r w:rsidRPr="00C81BAD">
        <w:rPr>
          <w:rFonts w:ascii="宋体" w:eastAsia="宋体" w:hAnsi="宋体"/>
          <w:b w:val="0"/>
        </w:rPr>
        <w:t>1114</w:t>
      </w:r>
      <w:r w:rsidRPr="00C81BAD">
        <w:rPr>
          <w:rFonts w:ascii="宋体" w:eastAsia="宋体" w:hAnsi="宋体" w:hint="eastAsia"/>
          <w:b w:val="0"/>
        </w:rPr>
        <w:t>-</w:t>
      </w:r>
      <w:r w:rsidRPr="00C81BAD">
        <w:rPr>
          <w:rFonts w:ascii="宋体" w:eastAsia="宋体" w:hAnsi="宋体"/>
          <w:b w:val="0"/>
        </w:rPr>
        <w:t>Piggy Bank</w:t>
      </w:r>
    </w:p>
    <w:p w:rsidR="002F1F8C" w:rsidRPr="00C81BAD" w:rsidRDefault="002F1F8C" w:rsidP="002F1F8C">
      <w:pPr>
        <w:rPr>
          <w:rFonts w:ascii="宋体" w:eastAsia="宋体" w:hAnsi="宋体"/>
        </w:rPr>
      </w:pPr>
      <w:r w:rsidRPr="00C81BAD">
        <w:rPr>
          <w:rFonts w:ascii="宋体" w:eastAsia="宋体" w:hAnsi="宋体" w:hint="eastAsia"/>
        </w:rPr>
        <w:t>【题意】</w:t>
      </w:r>
      <w:r w:rsidR="00C92A24" w:rsidRPr="00C81BAD">
        <w:rPr>
          <w:rFonts w:ascii="宋体" w:eastAsia="宋体" w:hAnsi="宋体" w:hint="eastAsia"/>
        </w:rPr>
        <w:t>给定背包容量，n个物品的体积和价值，要求背包刚好装满的最小价值</w:t>
      </w:r>
    </w:p>
    <w:p w:rsidR="002F1F8C" w:rsidRPr="00C81BAD" w:rsidRDefault="002F1F8C" w:rsidP="002F1F8C">
      <w:pPr>
        <w:rPr>
          <w:rFonts w:ascii="宋体" w:eastAsia="宋体" w:hAnsi="宋体"/>
        </w:rPr>
      </w:pPr>
      <w:r w:rsidRPr="00C81BAD">
        <w:rPr>
          <w:rFonts w:ascii="宋体" w:eastAsia="宋体" w:hAnsi="宋体" w:hint="eastAsia"/>
        </w:rPr>
        <w:t>【题解】</w:t>
      </w:r>
      <w:r w:rsidR="00C92A24" w:rsidRPr="00C81BAD">
        <w:rPr>
          <w:rFonts w:ascii="宋体" w:eastAsia="宋体" w:hAnsi="宋体" w:hint="eastAsia"/>
        </w:rPr>
        <w:t>完全背包</w:t>
      </w:r>
      <w:r w:rsidR="00584FEA" w:rsidRPr="00C81BAD">
        <w:rPr>
          <w:rFonts w:ascii="宋体" w:eastAsia="宋体" w:hAnsi="宋体" w:hint="eastAsia"/>
        </w:rPr>
        <w:t>，</w:t>
      </w:r>
      <w:r w:rsidR="00C92A24" w:rsidRPr="00C81BAD">
        <w:rPr>
          <w:rFonts w:ascii="宋体" w:eastAsia="宋体" w:hAnsi="宋体" w:hint="eastAsia"/>
        </w:rPr>
        <w:t>修改状态转移方程为min，恰好装满，初始化</w:t>
      </w:r>
      <w:r w:rsidR="00584FEA" w:rsidRPr="00C81BAD">
        <w:rPr>
          <w:rFonts w:ascii="宋体" w:eastAsia="宋体" w:hAnsi="宋体" w:hint="eastAsia"/>
        </w:rPr>
        <w:t>除</w:t>
      </w:r>
      <w:r w:rsidR="00C92A24" w:rsidRPr="00C81BAD">
        <w:rPr>
          <w:rFonts w:ascii="宋体" w:eastAsia="宋体" w:hAnsi="宋体" w:hint="eastAsia"/>
        </w:rPr>
        <w:t>容量为0之外为非法</w:t>
      </w:r>
    </w:p>
    <w:p w:rsidR="002F1F8C" w:rsidRPr="00C81BAD" w:rsidRDefault="002F1F8C" w:rsidP="002F1F8C">
      <w:pPr>
        <w:rPr>
          <w:rFonts w:ascii="宋体" w:eastAsia="宋体" w:hAnsi="宋体"/>
        </w:rPr>
      </w:pPr>
      <w:r w:rsidRPr="00C81BAD">
        <w:rPr>
          <w:rFonts w:ascii="宋体" w:eastAsia="宋体" w:hAnsi="宋体" w:hint="eastAsia"/>
        </w:rPr>
        <w:t>【代码】</w:t>
      </w:r>
    </w:p>
    <w:p w:rsidR="00C92A24" w:rsidRPr="00C81BAD" w:rsidRDefault="00C92A24" w:rsidP="00C92A24">
      <w:pPr>
        <w:rPr>
          <w:rFonts w:ascii="宋体" w:eastAsia="宋体" w:hAnsi="宋体"/>
        </w:rPr>
      </w:pPr>
      <w:r w:rsidRPr="00C81BAD">
        <w:rPr>
          <w:rFonts w:ascii="宋体" w:eastAsia="宋体" w:hAnsi="宋体"/>
        </w:rPr>
        <w:t>#include &lt;bits/stdc++.h&gt;</w:t>
      </w:r>
    </w:p>
    <w:p w:rsidR="00C92A24" w:rsidRPr="00C81BAD" w:rsidRDefault="00C92A24" w:rsidP="00C92A24">
      <w:pPr>
        <w:rPr>
          <w:rFonts w:ascii="宋体" w:eastAsia="宋体" w:hAnsi="宋体"/>
        </w:rPr>
      </w:pPr>
      <w:r w:rsidRPr="00C81BAD">
        <w:rPr>
          <w:rFonts w:ascii="宋体" w:eastAsia="宋体" w:hAnsi="宋体"/>
        </w:rPr>
        <w:t>#define MAXV 10010</w:t>
      </w:r>
    </w:p>
    <w:p w:rsidR="00C92A24" w:rsidRPr="00C81BAD" w:rsidRDefault="00C92A24" w:rsidP="00C92A24">
      <w:pPr>
        <w:rPr>
          <w:rFonts w:ascii="宋体" w:eastAsia="宋体" w:hAnsi="宋体"/>
        </w:rPr>
      </w:pPr>
    </w:p>
    <w:p w:rsidR="00C92A24" w:rsidRPr="00C81BAD" w:rsidRDefault="00C92A24" w:rsidP="00C92A24">
      <w:pPr>
        <w:rPr>
          <w:rFonts w:ascii="宋体" w:eastAsia="宋体" w:hAnsi="宋体"/>
        </w:rPr>
      </w:pPr>
      <w:r w:rsidRPr="00C81BAD">
        <w:rPr>
          <w:rFonts w:ascii="宋体" w:eastAsia="宋体" w:hAnsi="宋体"/>
        </w:rPr>
        <w:t>using namespace std;</w:t>
      </w:r>
    </w:p>
    <w:p w:rsidR="00C92A24" w:rsidRPr="00C81BAD" w:rsidRDefault="00C92A24" w:rsidP="00C92A24">
      <w:pPr>
        <w:rPr>
          <w:rFonts w:ascii="宋体" w:eastAsia="宋体" w:hAnsi="宋体"/>
        </w:rPr>
      </w:pPr>
    </w:p>
    <w:p w:rsidR="00C92A24" w:rsidRPr="00C81BAD" w:rsidRDefault="00C92A24" w:rsidP="00C92A24">
      <w:pPr>
        <w:rPr>
          <w:rFonts w:ascii="宋体" w:eastAsia="宋体" w:hAnsi="宋体"/>
        </w:rPr>
      </w:pPr>
      <w:r w:rsidRPr="00C81BAD">
        <w:rPr>
          <w:rFonts w:ascii="宋体" w:eastAsia="宋体" w:hAnsi="宋体"/>
        </w:rPr>
        <w:t>int main(){</w:t>
      </w:r>
    </w:p>
    <w:p w:rsidR="00C92A24" w:rsidRPr="00C81BAD" w:rsidRDefault="00C92A24" w:rsidP="00C92A24">
      <w:pPr>
        <w:rPr>
          <w:rFonts w:ascii="宋体" w:eastAsia="宋体" w:hAnsi="宋体"/>
        </w:rPr>
      </w:pPr>
      <w:r w:rsidRPr="00C81BAD">
        <w:rPr>
          <w:rFonts w:ascii="宋体" w:eastAsia="宋体" w:hAnsi="宋体"/>
        </w:rPr>
        <w:t xml:space="preserve">    int t,dp[MAXV],empty_v,full_v,N,V,w,v;</w:t>
      </w:r>
    </w:p>
    <w:p w:rsidR="00C92A24" w:rsidRPr="00C81BAD" w:rsidRDefault="00C92A24" w:rsidP="00C92A24">
      <w:pPr>
        <w:rPr>
          <w:rFonts w:ascii="宋体" w:eastAsia="宋体" w:hAnsi="宋体"/>
        </w:rPr>
      </w:pPr>
      <w:r w:rsidRPr="00C81BAD">
        <w:rPr>
          <w:rFonts w:ascii="宋体" w:eastAsia="宋体" w:hAnsi="宋体"/>
        </w:rPr>
        <w:t xml:space="preserve">    scanf("%d",&amp;t);</w:t>
      </w:r>
    </w:p>
    <w:p w:rsidR="00C92A24" w:rsidRPr="00C81BAD" w:rsidRDefault="00C92A24" w:rsidP="00C92A24">
      <w:pPr>
        <w:rPr>
          <w:rFonts w:ascii="宋体" w:eastAsia="宋体" w:hAnsi="宋体"/>
        </w:rPr>
      </w:pPr>
      <w:r w:rsidRPr="00C81BAD">
        <w:rPr>
          <w:rFonts w:ascii="宋体" w:eastAsia="宋体" w:hAnsi="宋体"/>
        </w:rPr>
        <w:t xml:space="preserve">    while(t--){</w:t>
      </w:r>
    </w:p>
    <w:p w:rsidR="00C92A24" w:rsidRPr="00C81BAD" w:rsidRDefault="00C92A24" w:rsidP="00C92A24">
      <w:pPr>
        <w:rPr>
          <w:rFonts w:ascii="宋体" w:eastAsia="宋体" w:hAnsi="宋体"/>
        </w:rPr>
      </w:pPr>
      <w:r w:rsidRPr="00C81BAD">
        <w:rPr>
          <w:rFonts w:ascii="宋体" w:eastAsia="宋体" w:hAnsi="宋体"/>
        </w:rPr>
        <w:t xml:space="preserve">        scanf("%d%d%d",&amp;empty_v,&amp;full_v,&amp;N);</w:t>
      </w:r>
    </w:p>
    <w:p w:rsidR="00C92A24" w:rsidRPr="00C81BAD" w:rsidRDefault="00C92A24" w:rsidP="00C92A24">
      <w:pPr>
        <w:rPr>
          <w:rFonts w:ascii="宋体" w:eastAsia="宋体" w:hAnsi="宋体"/>
        </w:rPr>
      </w:pPr>
      <w:r w:rsidRPr="00C81BAD">
        <w:rPr>
          <w:rFonts w:ascii="宋体" w:eastAsia="宋体" w:hAnsi="宋体"/>
        </w:rPr>
        <w:t xml:space="preserve">        V=full_v-empty_v,memset(dp,-1,sizeof(dp)),dp[0]=0;</w:t>
      </w:r>
    </w:p>
    <w:p w:rsidR="00C92A24" w:rsidRPr="00C81BAD" w:rsidRDefault="00C92A24" w:rsidP="00C92A24">
      <w:pPr>
        <w:rPr>
          <w:rFonts w:ascii="宋体" w:eastAsia="宋体" w:hAnsi="宋体"/>
        </w:rPr>
      </w:pPr>
      <w:r w:rsidRPr="00C81BAD">
        <w:rPr>
          <w:rFonts w:ascii="宋体" w:eastAsia="宋体" w:hAnsi="宋体"/>
        </w:rPr>
        <w:t xml:space="preserve">        for (int i=1;i&lt;=N;i++){</w:t>
      </w:r>
    </w:p>
    <w:p w:rsidR="00C92A24" w:rsidRPr="00C81BAD" w:rsidRDefault="00C92A24" w:rsidP="00C92A24">
      <w:pPr>
        <w:rPr>
          <w:rFonts w:ascii="宋体" w:eastAsia="宋体" w:hAnsi="宋体"/>
        </w:rPr>
      </w:pPr>
      <w:r w:rsidRPr="00C81BAD">
        <w:rPr>
          <w:rFonts w:ascii="宋体" w:eastAsia="宋体" w:hAnsi="宋体"/>
        </w:rPr>
        <w:t xml:space="preserve">            scanf("%d%d",&amp;w,&amp;v);</w:t>
      </w:r>
    </w:p>
    <w:p w:rsidR="00C92A24" w:rsidRPr="00C81BAD" w:rsidRDefault="00C92A24" w:rsidP="00C92A24">
      <w:pPr>
        <w:rPr>
          <w:rFonts w:ascii="宋体" w:eastAsia="宋体" w:hAnsi="宋体"/>
        </w:rPr>
      </w:pPr>
      <w:r w:rsidRPr="00C81BAD">
        <w:rPr>
          <w:rFonts w:ascii="宋体" w:eastAsia="宋体" w:hAnsi="宋体"/>
        </w:rPr>
        <w:t xml:space="preserve">            for (int j=0;j&lt;=V;j++){</w:t>
      </w:r>
    </w:p>
    <w:p w:rsidR="00C92A24" w:rsidRPr="00C81BAD" w:rsidRDefault="00C92A24" w:rsidP="00C92A24">
      <w:pPr>
        <w:rPr>
          <w:rFonts w:ascii="宋体" w:eastAsia="宋体" w:hAnsi="宋体"/>
        </w:rPr>
      </w:pPr>
      <w:r w:rsidRPr="00C81BAD">
        <w:rPr>
          <w:rFonts w:ascii="宋体" w:eastAsia="宋体" w:hAnsi="宋体"/>
        </w:rPr>
        <w:t xml:space="preserve">                if(j&lt;v||dp[j-v]&lt;0) continue;</w:t>
      </w:r>
    </w:p>
    <w:p w:rsidR="00C92A24" w:rsidRPr="00C81BAD" w:rsidRDefault="00C92A24" w:rsidP="00C92A24">
      <w:pPr>
        <w:rPr>
          <w:rFonts w:ascii="宋体" w:eastAsia="宋体" w:hAnsi="宋体"/>
        </w:rPr>
      </w:pPr>
      <w:r w:rsidRPr="00C81BAD">
        <w:rPr>
          <w:rFonts w:ascii="宋体" w:eastAsia="宋体" w:hAnsi="宋体"/>
        </w:rPr>
        <w:t xml:space="preserve">                if(dp[j]&gt;=0) dp[j]=min(dp[j],dp[j-v]+w);else dp[j]=dp[j-v]+w;</w:t>
      </w:r>
    </w:p>
    <w:p w:rsidR="00C92A24" w:rsidRPr="00C81BAD" w:rsidRDefault="00C92A24" w:rsidP="00C92A24">
      <w:pPr>
        <w:rPr>
          <w:rFonts w:ascii="宋体" w:eastAsia="宋体" w:hAnsi="宋体"/>
        </w:rPr>
      </w:pPr>
      <w:r w:rsidRPr="00C81BAD">
        <w:rPr>
          <w:rFonts w:ascii="宋体" w:eastAsia="宋体" w:hAnsi="宋体"/>
        </w:rPr>
        <w:t xml:space="preserve">            }</w:t>
      </w:r>
    </w:p>
    <w:p w:rsidR="00C92A24" w:rsidRPr="00C81BAD" w:rsidRDefault="00C92A24" w:rsidP="00C92A24">
      <w:pPr>
        <w:rPr>
          <w:rFonts w:ascii="宋体" w:eastAsia="宋体" w:hAnsi="宋体"/>
        </w:rPr>
      </w:pPr>
      <w:r w:rsidRPr="00C81BAD">
        <w:rPr>
          <w:rFonts w:ascii="宋体" w:eastAsia="宋体" w:hAnsi="宋体"/>
        </w:rPr>
        <w:t xml:space="preserve">        }</w:t>
      </w:r>
    </w:p>
    <w:p w:rsidR="00C92A24" w:rsidRPr="00C81BAD" w:rsidRDefault="00C92A24" w:rsidP="00C92A24">
      <w:pPr>
        <w:rPr>
          <w:rFonts w:ascii="宋体" w:eastAsia="宋体" w:hAnsi="宋体"/>
        </w:rPr>
      </w:pPr>
      <w:r w:rsidRPr="00C81BAD">
        <w:rPr>
          <w:rFonts w:ascii="宋体" w:eastAsia="宋体" w:hAnsi="宋体"/>
        </w:rPr>
        <w:t xml:space="preserve">        if(dp[V]==-1) printf("This is impossible.\n");</w:t>
      </w:r>
    </w:p>
    <w:p w:rsidR="00C92A24" w:rsidRPr="00C81BAD" w:rsidRDefault="00C92A24" w:rsidP="00C92A24">
      <w:pPr>
        <w:rPr>
          <w:rFonts w:ascii="宋体" w:eastAsia="宋体" w:hAnsi="宋体"/>
        </w:rPr>
      </w:pPr>
      <w:r w:rsidRPr="00C81BAD">
        <w:rPr>
          <w:rFonts w:ascii="宋体" w:eastAsia="宋体" w:hAnsi="宋体"/>
        </w:rPr>
        <w:t xml:space="preserve">        else printf("The minimum amount of money in the piggy-bank is %d.\n",dp[V]);</w:t>
      </w:r>
    </w:p>
    <w:p w:rsidR="00C92A24" w:rsidRPr="00C81BAD" w:rsidRDefault="00C92A24" w:rsidP="00C92A24">
      <w:pPr>
        <w:rPr>
          <w:rFonts w:ascii="宋体" w:eastAsia="宋体" w:hAnsi="宋体"/>
        </w:rPr>
      </w:pPr>
      <w:r w:rsidRPr="00C81BAD">
        <w:rPr>
          <w:rFonts w:ascii="宋体" w:eastAsia="宋体" w:hAnsi="宋体"/>
        </w:rPr>
        <w:t xml:space="preserve">    }</w:t>
      </w:r>
    </w:p>
    <w:p w:rsidR="00C92A24" w:rsidRPr="00C81BAD" w:rsidRDefault="00C92A24" w:rsidP="00C92A24">
      <w:pPr>
        <w:rPr>
          <w:rFonts w:ascii="宋体" w:eastAsia="宋体" w:hAnsi="宋体"/>
        </w:rPr>
      </w:pPr>
      <w:r w:rsidRPr="00C81BAD">
        <w:rPr>
          <w:rFonts w:ascii="宋体" w:eastAsia="宋体" w:hAnsi="宋体"/>
        </w:rPr>
        <w:t xml:space="preserve">    return 0;</w:t>
      </w:r>
    </w:p>
    <w:p w:rsidR="00C92A24" w:rsidRPr="00C81BAD" w:rsidRDefault="00C92A24" w:rsidP="00C92A24">
      <w:pPr>
        <w:rPr>
          <w:rFonts w:ascii="宋体" w:eastAsia="宋体" w:hAnsi="宋体"/>
        </w:rPr>
      </w:pPr>
      <w:r w:rsidRPr="00C81BAD">
        <w:rPr>
          <w:rFonts w:ascii="宋体" w:eastAsia="宋体" w:hAnsi="宋体"/>
        </w:rPr>
        <w:t>}</w:t>
      </w:r>
    </w:p>
    <w:p w:rsidR="000B4922" w:rsidRPr="00C81BAD" w:rsidRDefault="000B4922" w:rsidP="001E1512">
      <w:pPr>
        <w:pStyle w:val="3"/>
        <w:rPr>
          <w:rFonts w:ascii="宋体" w:eastAsia="宋体" w:hAnsi="宋体"/>
          <w:b w:val="0"/>
        </w:rPr>
      </w:pPr>
      <w:bookmarkStart w:id="101" w:name="_Toc523521184"/>
      <w:r w:rsidRPr="00C81BAD">
        <w:rPr>
          <w:rFonts w:ascii="宋体" w:eastAsia="宋体" w:hAnsi="宋体" w:hint="eastAsia"/>
          <w:b w:val="0"/>
        </w:rPr>
        <w:t>多重背包</w:t>
      </w:r>
      <w:bookmarkEnd w:id="101"/>
    </w:p>
    <w:p w:rsidR="0039139D" w:rsidRPr="00C81BAD" w:rsidRDefault="0039139D" w:rsidP="0039139D">
      <w:pPr>
        <w:pStyle w:val="2"/>
        <w:rPr>
          <w:rFonts w:ascii="宋体" w:eastAsia="宋体" w:hAnsi="宋体"/>
          <w:b w:val="0"/>
        </w:rPr>
      </w:pPr>
      <w:bookmarkStart w:id="102" w:name="_Toc523521185"/>
      <w:r w:rsidRPr="00C81BAD">
        <w:rPr>
          <w:rFonts w:ascii="宋体" w:eastAsia="宋体" w:hAnsi="宋体" w:hint="eastAsia"/>
          <w:b w:val="0"/>
        </w:rPr>
        <w:t>数位DP</w:t>
      </w:r>
      <w:bookmarkEnd w:id="102"/>
    </w:p>
    <w:p w:rsidR="0039139D" w:rsidRPr="00C81BAD" w:rsidRDefault="009452E3" w:rsidP="00735798">
      <w:pPr>
        <w:pStyle w:val="3"/>
        <w:rPr>
          <w:rFonts w:ascii="宋体" w:eastAsia="宋体" w:hAnsi="宋体"/>
        </w:rPr>
      </w:pPr>
      <w:bookmarkStart w:id="103" w:name="_Toc523521186"/>
      <w:r w:rsidRPr="00C81BAD">
        <w:rPr>
          <w:rFonts w:ascii="宋体" w:eastAsia="宋体" w:hAnsi="宋体" w:hint="eastAsia"/>
        </w:rPr>
        <w:t>√</w:t>
      </w:r>
      <w:r w:rsidRPr="00C81BAD">
        <w:rPr>
          <w:rFonts w:ascii="宋体" w:eastAsia="宋体" w:hAnsi="宋体" w:hint="eastAsia"/>
          <w:b w:val="0"/>
        </w:rPr>
        <w:t>-HDU-</w:t>
      </w:r>
      <w:r w:rsidRPr="00C81BAD">
        <w:rPr>
          <w:rFonts w:ascii="宋体" w:eastAsia="宋体" w:hAnsi="宋体"/>
          <w:b w:val="0"/>
        </w:rPr>
        <w:t>2089</w:t>
      </w:r>
      <w:r w:rsidRPr="00C81BAD">
        <w:rPr>
          <w:rFonts w:ascii="宋体" w:eastAsia="宋体" w:hAnsi="宋体" w:hint="eastAsia"/>
          <w:b w:val="0"/>
        </w:rPr>
        <w:t>-不要</w:t>
      </w:r>
      <w:r w:rsidR="00735798" w:rsidRPr="00C81BAD">
        <w:rPr>
          <w:rFonts w:ascii="宋体" w:eastAsia="宋体" w:hAnsi="宋体" w:hint="eastAsia"/>
          <w:b w:val="0"/>
        </w:rPr>
        <w:t>62</w:t>
      </w:r>
      <w:bookmarkEnd w:id="103"/>
      <w:r w:rsidR="00735798" w:rsidRPr="00C81BAD">
        <w:rPr>
          <w:rFonts w:ascii="宋体" w:eastAsia="宋体" w:hAnsi="宋体"/>
          <w:b w:val="0"/>
        </w:rPr>
        <w:fldChar w:fldCharType="begin"/>
      </w:r>
      <w:r w:rsidR="00735798" w:rsidRPr="00C81BAD">
        <w:rPr>
          <w:rFonts w:ascii="宋体" w:eastAsia="宋体" w:hAnsi="宋体"/>
        </w:rPr>
        <w:instrText xml:space="preserve"> XE "</w:instrText>
      </w:r>
      <w:r w:rsidR="00735798" w:rsidRPr="00C81BAD">
        <w:rPr>
          <w:rFonts w:ascii="宋体" w:eastAsia="宋体" w:hAnsi="宋体" w:hint="eastAsia"/>
        </w:rPr>
        <w:instrText>√</w:instrText>
      </w:r>
      <w:r w:rsidR="00735798" w:rsidRPr="00C81BAD">
        <w:rPr>
          <w:rFonts w:ascii="宋体" w:eastAsia="宋体" w:hAnsi="宋体" w:hint="eastAsia"/>
          <w:b w:val="0"/>
        </w:rPr>
        <w:instrText>-HDU-</w:instrText>
      </w:r>
      <w:r w:rsidR="00735798" w:rsidRPr="00C81BAD">
        <w:rPr>
          <w:rFonts w:ascii="宋体" w:eastAsia="宋体" w:hAnsi="宋体"/>
          <w:b w:val="0"/>
        </w:rPr>
        <w:instrText>2089</w:instrText>
      </w:r>
      <w:r w:rsidR="00735798" w:rsidRPr="00C81BAD">
        <w:rPr>
          <w:rFonts w:ascii="宋体" w:eastAsia="宋体" w:hAnsi="宋体" w:hint="eastAsia"/>
          <w:b w:val="0"/>
        </w:rPr>
        <w:instrText>-不要62</w:instrText>
      </w:r>
      <w:r w:rsidR="00735798" w:rsidRPr="00C81BAD">
        <w:rPr>
          <w:rFonts w:ascii="宋体" w:eastAsia="宋体" w:hAnsi="宋体"/>
          <w:b w:val="0"/>
        </w:rPr>
        <w:instrText>:</w:instrText>
      </w:r>
      <w:r w:rsidR="00735798" w:rsidRPr="00C81BAD">
        <w:rPr>
          <w:rFonts w:ascii="宋体" w:eastAsia="宋体" w:hAnsi="宋体"/>
        </w:rPr>
        <w:instrText xml:space="preserve">2089" \y "HDU:2089" </w:instrText>
      </w:r>
      <w:r w:rsidR="00735798" w:rsidRPr="00C81BAD">
        <w:rPr>
          <w:rFonts w:ascii="宋体" w:eastAsia="宋体" w:hAnsi="宋体"/>
          <w:b w:val="0"/>
        </w:rPr>
        <w:fldChar w:fldCharType="end"/>
      </w:r>
    </w:p>
    <w:p w:rsidR="009452E3" w:rsidRPr="00C81BAD" w:rsidRDefault="009452E3" w:rsidP="0039139D">
      <w:pPr>
        <w:rPr>
          <w:rFonts w:ascii="宋体" w:eastAsia="宋体" w:hAnsi="宋体"/>
        </w:rPr>
      </w:pPr>
      <w:r w:rsidRPr="00C81BAD">
        <w:rPr>
          <w:rFonts w:ascii="宋体" w:eastAsia="宋体" w:hAnsi="宋体" w:hint="eastAsia"/>
        </w:rPr>
        <w:t>【题意】求[n,m]区间中不含‘4’和‘62’的数字</w:t>
      </w:r>
    </w:p>
    <w:p w:rsidR="009452E3" w:rsidRPr="00C81BAD" w:rsidRDefault="009452E3" w:rsidP="0039139D">
      <w:pPr>
        <w:rPr>
          <w:rFonts w:ascii="宋体" w:eastAsia="宋体" w:hAnsi="宋体"/>
        </w:rPr>
      </w:pPr>
      <w:r w:rsidRPr="00C81BAD">
        <w:rPr>
          <w:rFonts w:ascii="宋体" w:eastAsia="宋体" w:hAnsi="宋体" w:hint="eastAsia"/>
        </w:rPr>
        <w:t>【题解】数位DP经典入门题，dp[i][j]表示长度为i开头填j这个数字的方案数</w:t>
      </w:r>
    </w:p>
    <w:p w:rsidR="009452E3" w:rsidRPr="00C81BAD" w:rsidRDefault="009452E3" w:rsidP="0039139D">
      <w:pPr>
        <w:rPr>
          <w:rFonts w:ascii="宋体" w:eastAsia="宋体" w:hAnsi="宋体"/>
        </w:rPr>
      </w:pPr>
      <w:r w:rsidRPr="00C81BAD">
        <w:rPr>
          <w:rFonts w:ascii="宋体" w:eastAsia="宋体" w:hAnsi="宋体"/>
          <w:position w:val="-102"/>
        </w:rPr>
        <w:object w:dxaOrig="3760" w:dyaOrig="2160">
          <v:shape id="_x0000_i1027" type="#_x0000_t75" style="width:246.75pt;height:141.75pt" o:ole="">
            <v:imagedata r:id="rId37" o:title=""/>
          </v:shape>
          <o:OLEObject Type="Embed" ProgID="Equation.DSMT4" ShapeID="_x0000_i1027" DrawAspect="Content" ObjectID="_1597263038" r:id="rId38"/>
        </w:object>
      </w:r>
    </w:p>
    <w:p w:rsidR="009452E3" w:rsidRPr="00C81BAD" w:rsidRDefault="009452E3" w:rsidP="0039139D">
      <w:pPr>
        <w:rPr>
          <w:rFonts w:ascii="宋体" w:eastAsia="宋体" w:hAnsi="宋体"/>
        </w:rPr>
      </w:pPr>
      <w:r w:rsidRPr="00C81BAD">
        <w:rPr>
          <w:rFonts w:ascii="宋体" w:eastAsia="宋体" w:hAnsi="宋体" w:hint="eastAsia"/>
        </w:rPr>
        <w:t>初始化dp[0][j]为1(dp[0][4]为0)</w:t>
      </w:r>
    </w:p>
    <w:p w:rsidR="009452E3" w:rsidRPr="00C81BAD" w:rsidRDefault="009452E3" w:rsidP="0039139D">
      <w:pPr>
        <w:rPr>
          <w:rFonts w:ascii="宋体" w:eastAsia="宋体" w:hAnsi="宋体"/>
        </w:rPr>
      </w:pPr>
      <w:r w:rsidRPr="00C81BAD">
        <w:rPr>
          <w:rFonts w:ascii="宋体" w:eastAsia="宋体" w:hAnsi="宋体"/>
        </w:rPr>
        <w:t>WA</w:t>
      </w:r>
      <w:r w:rsidRPr="00C81BAD">
        <w:rPr>
          <w:rFonts w:ascii="宋体" w:eastAsia="宋体" w:hAnsi="宋体" w:hint="eastAsia"/>
        </w:rPr>
        <w:t>了1发之后写了个测试函数，暴力答案对照，随机试了很多组数据都对之后又交了WA了一发，</w:t>
      </w:r>
      <w:r w:rsidR="00D71711" w:rsidRPr="00C81BAD">
        <w:rPr>
          <w:rFonts w:ascii="宋体" w:eastAsia="宋体" w:hAnsi="宋体" w:hint="eastAsia"/>
        </w:rPr>
        <w:t>于是写了个遍历n以内所有的对照debug程序，只要有错就跳出来，果然又找到了一些隐藏的错误。</w:t>
      </w:r>
    </w:p>
    <w:p w:rsidR="009452E3" w:rsidRPr="00C81BAD" w:rsidRDefault="009452E3" w:rsidP="0039139D">
      <w:pPr>
        <w:rPr>
          <w:rFonts w:ascii="宋体" w:eastAsia="宋体" w:hAnsi="宋体"/>
        </w:rPr>
      </w:pPr>
      <w:r w:rsidRPr="00C81BAD">
        <w:rPr>
          <w:rFonts w:ascii="宋体" w:eastAsia="宋体" w:hAnsi="宋体" w:hint="eastAsia"/>
        </w:rPr>
        <w:t>【代码】</w:t>
      </w:r>
    </w:p>
    <w:p w:rsidR="009452E3" w:rsidRPr="00C81BAD" w:rsidRDefault="009452E3" w:rsidP="009452E3">
      <w:pPr>
        <w:rPr>
          <w:rFonts w:ascii="宋体" w:eastAsia="宋体" w:hAnsi="宋体"/>
        </w:rPr>
      </w:pPr>
      <w:r w:rsidRPr="00C81BAD">
        <w:rPr>
          <w:rFonts w:ascii="宋体" w:eastAsia="宋体" w:hAnsi="宋体"/>
        </w:rPr>
        <w:t>#include &lt;bits/stdc++.h&gt;</w:t>
      </w:r>
    </w:p>
    <w:p w:rsidR="009452E3" w:rsidRPr="00C81BAD" w:rsidRDefault="009452E3" w:rsidP="009452E3">
      <w:pPr>
        <w:rPr>
          <w:rFonts w:ascii="宋体" w:eastAsia="宋体" w:hAnsi="宋体"/>
        </w:rPr>
      </w:pPr>
      <w:r w:rsidRPr="00C81BAD">
        <w:rPr>
          <w:rFonts w:ascii="宋体" w:eastAsia="宋体" w:hAnsi="宋体"/>
        </w:rPr>
        <w:t>#define MAXN 20</w:t>
      </w:r>
    </w:p>
    <w:p w:rsidR="009452E3" w:rsidRPr="00C81BAD" w:rsidRDefault="009452E3" w:rsidP="009452E3">
      <w:pPr>
        <w:rPr>
          <w:rFonts w:ascii="宋体" w:eastAsia="宋体" w:hAnsi="宋体"/>
        </w:rPr>
      </w:pPr>
      <w:r w:rsidRPr="00C81BAD">
        <w:rPr>
          <w:rFonts w:ascii="宋体" w:eastAsia="宋体" w:hAnsi="宋体"/>
        </w:rPr>
        <w:t>#define debug false</w:t>
      </w:r>
    </w:p>
    <w:p w:rsidR="009452E3" w:rsidRPr="00C81BAD" w:rsidRDefault="009452E3" w:rsidP="009452E3">
      <w:pPr>
        <w:rPr>
          <w:rFonts w:ascii="宋体" w:eastAsia="宋体" w:hAnsi="宋体"/>
        </w:rPr>
      </w:pPr>
      <w:r w:rsidRPr="00C81BAD">
        <w:rPr>
          <w:rFonts w:ascii="宋体" w:eastAsia="宋体" w:hAnsi="宋体"/>
        </w:rPr>
        <w:t>#define hugedebug false</w:t>
      </w:r>
    </w:p>
    <w:p w:rsidR="009452E3" w:rsidRPr="00C81BAD" w:rsidRDefault="009452E3" w:rsidP="009452E3">
      <w:pPr>
        <w:rPr>
          <w:rFonts w:ascii="宋体" w:eastAsia="宋体" w:hAnsi="宋体"/>
        </w:rPr>
      </w:pPr>
    </w:p>
    <w:p w:rsidR="009452E3" w:rsidRPr="00C81BAD" w:rsidRDefault="009452E3" w:rsidP="009452E3">
      <w:pPr>
        <w:rPr>
          <w:rFonts w:ascii="宋体" w:eastAsia="宋体" w:hAnsi="宋体"/>
        </w:rPr>
      </w:pPr>
      <w:r w:rsidRPr="00C81BAD">
        <w:rPr>
          <w:rFonts w:ascii="宋体" w:eastAsia="宋体" w:hAnsi="宋体"/>
        </w:rPr>
        <w:t>using namespace std;</w:t>
      </w:r>
    </w:p>
    <w:p w:rsidR="009452E3" w:rsidRPr="00C81BAD" w:rsidRDefault="009452E3" w:rsidP="009452E3">
      <w:pPr>
        <w:rPr>
          <w:rFonts w:ascii="宋体" w:eastAsia="宋体" w:hAnsi="宋体"/>
        </w:rPr>
      </w:pPr>
    </w:p>
    <w:p w:rsidR="009452E3" w:rsidRPr="00C81BAD" w:rsidRDefault="009452E3" w:rsidP="009452E3">
      <w:pPr>
        <w:rPr>
          <w:rFonts w:ascii="宋体" w:eastAsia="宋体" w:hAnsi="宋体"/>
        </w:rPr>
      </w:pPr>
      <w:r w:rsidRPr="00C81BAD">
        <w:rPr>
          <w:rFonts w:ascii="宋体" w:eastAsia="宋体" w:hAnsi="宋体"/>
        </w:rPr>
        <w:t>int dp[MAXN][10],digit[MAXN];</w:t>
      </w:r>
    </w:p>
    <w:p w:rsidR="009452E3" w:rsidRPr="00C81BAD" w:rsidRDefault="009452E3" w:rsidP="009452E3">
      <w:pPr>
        <w:rPr>
          <w:rFonts w:ascii="宋体" w:eastAsia="宋体" w:hAnsi="宋体"/>
        </w:rPr>
      </w:pPr>
      <w:r w:rsidRPr="00C81BAD">
        <w:rPr>
          <w:rFonts w:ascii="宋体" w:eastAsia="宋体" w:hAnsi="宋体"/>
        </w:rPr>
        <w:t>int solve(int x){</w:t>
      </w:r>
    </w:p>
    <w:p w:rsidR="009452E3" w:rsidRPr="00C81BAD" w:rsidRDefault="009452E3" w:rsidP="009452E3">
      <w:pPr>
        <w:rPr>
          <w:rFonts w:ascii="宋体" w:eastAsia="宋体" w:hAnsi="宋体"/>
        </w:rPr>
      </w:pPr>
      <w:r w:rsidRPr="00C81BAD">
        <w:rPr>
          <w:rFonts w:ascii="宋体" w:eastAsia="宋体" w:hAnsi="宋体"/>
        </w:rPr>
        <w:t xml:space="preserve">    memset(digit,0,sizeof(digit));</w:t>
      </w:r>
    </w:p>
    <w:p w:rsidR="009452E3" w:rsidRPr="00C81BAD" w:rsidRDefault="009452E3" w:rsidP="009452E3">
      <w:pPr>
        <w:rPr>
          <w:rFonts w:ascii="宋体" w:eastAsia="宋体" w:hAnsi="宋体"/>
        </w:rPr>
      </w:pPr>
      <w:r w:rsidRPr="00C81BAD">
        <w:rPr>
          <w:rFonts w:ascii="宋体" w:eastAsia="宋体" w:hAnsi="宋体"/>
        </w:rPr>
        <w:t xml:space="preserve">    int len=0,ans=0;</w:t>
      </w:r>
    </w:p>
    <w:p w:rsidR="009452E3" w:rsidRPr="00C81BAD" w:rsidRDefault="009452E3" w:rsidP="009452E3">
      <w:pPr>
        <w:rPr>
          <w:rFonts w:ascii="宋体" w:eastAsia="宋体" w:hAnsi="宋体"/>
        </w:rPr>
      </w:pPr>
      <w:r w:rsidRPr="00C81BAD">
        <w:rPr>
          <w:rFonts w:ascii="宋体" w:eastAsia="宋体" w:hAnsi="宋体"/>
        </w:rPr>
        <w:t xml:space="preserve">    while(x){</w:t>
      </w:r>
    </w:p>
    <w:p w:rsidR="009452E3" w:rsidRPr="00C81BAD" w:rsidRDefault="009452E3" w:rsidP="009452E3">
      <w:pPr>
        <w:rPr>
          <w:rFonts w:ascii="宋体" w:eastAsia="宋体" w:hAnsi="宋体"/>
        </w:rPr>
      </w:pPr>
      <w:r w:rsidRPr="00C81BAD">
        <w:rPr>
          <w:rFonts w:ascii="宋体" w:eastAsia="宋体" w:hAnsi="宋体"/>
        </w:rPr>
        <w:t xml:space="preserve">        digit[len++]=x%10;</w:t>
      </w:r>
    </w:p>
    <w:p w:rsidR="009452E3" w:rsidRPr="00C81BAD" w:rsidRDefault="009452E3" w:rsidP="009452E3">
      <w:pPr>
        <w:rPr>
          <w:rFonts w:ascii="宋体" w:eastAsia="宋体" w:hAnsi="宋体"/>
        </w:rPr>
      </w:pPr>
      <w:r w:rsidRPr="00C81BAD">
        <w:rPr>
          <w:rFonts w:ascii="宋体" w:eastAsia="宋体" w:hAnsi="宋体"/>
        </w:rPr>
        <w:t xml:space="preserve">        x/=10;</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for(int i=len-1;i&gt;=0;i--){</w:t>
      </w:r>
    </w:p>
    <w:p w:rsidR="009452E3" w:rsidRPr="00C81BAD" w:rsidRDefault="009452E3" w:rsidP="009452E3">
      <w:pPr>
        <w:rPr>
          <w:rFonts w:ascii="宋体" w:eastAsia="宋体" w:hAnsi="宋体"/>
        </w:rPr>
      </w:pPr>
      <w:r w:rsidRPr="00C81BAD">
        <w:rPr>
          <w:rFonts w:ascii="宋体" w:eastAsia="宋体" w:hAnsi="宋体"/>
        </w:rPr>
        <w:t xml:space="preserve">        for (int j=0;j&lt;digit[i];j++){</w:t>
      </w:r>
    </w:p>
    <w:p w:rsidR="009452E3" w:rsidRPr="00C81BAD" w:rsidRDefault="009452E3" w:rsidP="009452E3">
      <w:pPr>
        <w:rPr>
          <w:rFonts w:ascii="宋体" w:eastAsia="宋体" w:hAnsi="宋体"/>
        </w:rPr>
      </w:pPr>
      <w:r w:rsidRPr="00C81BAD">
        <w:rPr>
          <w:rFonts w:ascii="宋体" w:eastAsia="宋体" w:hAnsi="宋体"/>
        </w:rPr>
        <w:t xml:space="preserve">            if(!(digit[i+1]==6&amp;&amp;j==2)) ans+=dp[i][j];</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if(digit[i]==4) break;</w:t>
      </w:r>
    </w:p>
    <w:p w:rsidR="009452E3" w:rsidRPr="00C81BAD" w:rsidRDefault="009452E3" w:rsidP="009452E3">
      <w:pPr>
        <w:rPr>
          <w:rFonts w:ascii="宋体" w:eastAsia="宋体" w:hAnsi="宋体"/>
        </w:rPr>
      </w:pPr>
      <w:r w:rsidRPr="00C81BAD">
        <w:rPr>
          <w:rFonts w:ascii="宋体" w:eastAsia="宋体" w:hAnsi="宋体"/>
        </w:rPr>
        <w:t xml:space="preserve">        if(digit[i+1]==6&amp;&amp;digit[i]==2) break;</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return ans;</w:t>
      </w:r>
    </w:p>
    <w:p w:rsidR="009452E3" w:rsidRPr="00C81BAD" w:rsidRDefault="009452E3" w:rsidP="009452E3">
      <w:pPr>
        <w:rPr>
          <w:rFonts w:ascii="宋体" w:eastAsia="宋体" w:hAnsi="宋体"/>
        </w:rPr>
      </w:pPr>
      <w:r w:rsidRPr="00C81BAD">
        <w:rPr>
          <w:rFonts w:ascii="宋体" w:eastAsia="宋体" w:hAnsi="宋体"/>
        </w:rPr>
        <w:t>}</w:t>
      </w:r>
    </w:p>
    <w:p w:rsidR="009452E3" w:rsidRPr="00C81BAD" w:rsidRDefault="009452E3" w:rsidP="009452E3">
      <w:pPr>
        <w:rPr>
          <w:rFonts w:ascii="宋体" w:eastAsia="宋体" w:hAnsi="宋体"/>
        </w:rPr>
      </w:pPr>
    </w:p>
    <w:p w:rsidR="009452E3" w:rsidRPr="00C81BAD" w:rsidRDefault="009452E3" w:rsidP="009452E3">
      <w:pPr>
        <w:rPr>
          <w:rFonts w:ascii="宋体" w:eastAsia="宋体" w:hAnsi="宋体"/>
        </w:rPr>
      </w:pPr>
      <w:r w:rsidRPr="00C81BAD">
        <w:rPr>
          <w:rFonts w:ascii="宋体" w:eastAsia="宋体" w:hAnsi="宋体"/>
        </w:rPr>
        <w:t>int debug_print(int n,int m){</w:t>
      </w:r>
    </w:p>
    <w:p w:rsidR="009452E3" w:rsidRPr="00C81BAD" w:rsidRDefault="009452E3" w:rsidP="009452E3">
      <w:pPr>
        <w:rPr>
          <w:rFonts w:ascii="宋体" w:eastAsia="宋体" w:hAnsi="宋体"/>
        </w:rPr>
      </w:pPr>
      <w:r w:rsidRPr="00C81BAD">
        <w:rPr>
          <w:rFonts w:ascii="宋体" w:eastAsia="宋体" w:hAnsi="宋体"/>
        </w:rPr>
        <w:t xml:space="preserve">    int cnt=0;</w:t>
      </w:r>
    </w:p>
    <w:p w:rsidR="009452E3" w:rsidRPr="00C81BAD" w:rsidRDefault="009452E3" w:rsidP="009452E3">
      <w:pPr>
        <w:rPr>
          <w:rFonts w:ascii="宋体" w:eastAsia="宋体" w:hAnsi="宋体"/>
        </w:rPr>
      </w:pPr>
      <w:r w:rsidRPr="00C81BAD">
        <w:rPr>
          <w:rFonts w:ascii="宋体" w:eastAsia="宋体" w:hAnsi="宋体"/>
        </w:rPr>
        <w:t xml:space="preserve">    for (int i=n;i&lt;=m;i++){</w:t>
      </w:r>
    </w:p>
    <w:p w:rsidR="009452E3" w:rsidRPr="00C81BAD" w:rsidRDefault="009452E3" w:rsidP="009452E3">
      <w:pPr>
        <w:rPr>
          <w:rFonts w:ascii="宋体" w:eastAsia="宋体" w:hAnsi="宋体"/>
        </w:rPr>
      </w:pPr>
      <w:r w:rsidRPr="00C81BAD">
        <w:rPr>
          <w:rFonts w:ascii="宋体" w:eastAsia="宋体" w:hAnsi="宋体"/>
        </w:rPr>
        <w:t xml:space="preserve">        char temp[20];</w:t>
      </w:r>
    </w:p>
    <w:p w:rsidR="009452E3" w:rsidRPr="00C81BAD" w:rsidRDefault="009452E3" w:rsidP="009452E3">
      <w:pPr>
        <w:rPr>
          <w:rFonts w:ascii="宋体" w:eastAsia="宋体" w:hAnsi="宋体"/>
        </w:rPr>
      </w:pPr>
      <w:r w:rsidRPr="00C81BAD">
        <w:rPr>
          <w:rFonts w:ascii="宋体" w:eastAsia="宋体" w:hAnsi="宋体"/>
        </w:rPr>
        <w:lastRenderedPageBreak/>
        <w:t xml:space="preserve">        sprintf(temp,"%d",i);</w:t>
      </w:r>
    </w:p>
    <w:p w:rsidR="009452E3" w:rsidRPr="00C81BAD" w:rsidRDefault="009452E3" w:rsidP="009452E3">
      <w:pPr>
        <w:rPr>
          <w:rFonts w:ascii="宋体" w:eastAsia="宋体" w:hAnsi="宋体"/>
        </w:rPr>
      </w:pPr>
      <w:r w:rsidRPr="00C81BAD">
        <w:rPr>
          <w:rFonts w:ascii="宋体" w:eastAsia="宋体" w:hAnsi="宋体"/>
        </w:rPr>
        <w:t xml:space="preserve">        bool check=true;</w:t>
      </w:r>
    </w:p>
    <w:p w:rsidR="009452E3" w:rsidRPr="00C81BAD" w:rsidRDefault="009452E3" w:rsidP="009452E3">
      <w:pPr>
        <w:rPr>
          <w:rFonts w:ascii="宋体" w:eastAsia="宋体" w:hAnsi="宋体"/>
        </w:rPr>
      </w:pPr>
      <w:r w:rsidRPr="00C81BAD">
        <w:rPr>
          <w:rFonts w:ascii="宋体" w:eastAsia="宋体" w:hAnsi="宋体"/>
        </w:rPr>
        <w:t xml:space="preserve">        for (int j=0;j&lt;(int)strlen(temp);j++){</w:t>
      </w:r>
    </w:p>
    <w:p w:rsidR="009452E3" w:rsidRPr="00C81BAD" w:rsidRDefault="009452E3" w:rsidP="009452E3">
      <w:pPr>
        <w:rPr>
          <w:rFonts w:ascii="宋体" w:eastAsia="宋体" w:hAnsi="宋体"/>
        </w:rPr>
      </w:pPr>
      <w:r w:rsidRPr="00C81BAD">
        <w:rPr>
          <w:rFonts w:ascii="宋体" w:eastAsia="宋体" w:hAnsi="宋体"/>
        </w:rPr>
        <w:t xml:space="preserve">            if(temp[j]=='4'||((j+1&lt;(int)strlen(temp))&amp;&amp;(temp[j]=='6'&amp;&amp;temp[j+1]=='2'))){</w:t>
      </w:r>
    </w:p>
    <w:p w:rsidR="009452E3" w:rsidRPr="00C81BAD" w:rsidRDefault="009452E3" w:rsidP="009452E3">
      <w:pPr>
        <w:rPr>
          <w:rFonts w:ascii="宋体" w:eastAsia="宋体" w:hAnsi="宋体"/>
        </w:rPr>
      </w:pPr>
      <w:r w:rsidRPr="00C81BAD">
        <w:rPr>
          <w:rFonts w:ascii="宋体" w:eastAsia="宋体" w:hAnsi="宋体"/>
        </w:rPr>
        <w:t xml:space="preserve">                check=false;</w:t>
      </w:r>
    </w:p>
    <w:p w:rsidR="009452E3" w:rsidRPr="00C81BAD" w:rsidRDefault="009452E3" w:rsidP="009452E3">
      <w:pPr>
        <w:rPr>
          <w:rFonts w:ascii="宋体" w:eastAsia="宋体" w:hAnsi="宋体"/>
        </w:rPr>
      </w:pPr>
      <w:r w:rsidRPr="00C81BAD">
        <w:rPr>
          <w:rFonts w:ascii="宋体" w:eastAsia="宋体" w:hAnsi="宋体"/>
        </w:rPr>
        <w:t xml:space="preserve">                break;</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if(check) cnt++;</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if(!hugedebug) cout&lt;&lt;"ans="&lt;&lt;cnt&lt;&lt;endl;</w:t>
      </w:r>
    </w:p>
    <w:p w:rsidR="009452E3" w:rsidRPr="00C81BAD" w:rsidRDefault="009452E3" w:rsidP="009452E3">
      <w:pPr>
        <w:rPr>
          <w:rFonts w:ascii="宋体" w:eastAsia="宋体" w:hAnsi="宋体"/>
        </w:rPr>
      </w:pPr>
      <w:r w:rsidRPr="00C81BAD">
        <w:rPr>
          <w:rFonts w:ascii="宋体" w:eastAsia="宋体" w:hAnsi="宋体"/>
        </w:rPr>
        <w:t xml:space="preserve">    return cnt;</w:t>
      </w:r>
    </w:p>
    <w:p w:rsidR="009452E3" w:rsidRPr="00C81BAD" w:rsidRDefault="009452E3" w:rsidP="009452E3">
      <w:pPr>
        <w:rPr>
          <w:rFonts w:ascii="宋体" w:eastAsia="宋体" w:hAnsi="宋体"/>
        </w:rPr>
      </w:pPr>
      <w:r w:rsidRPr="00C81BAD">
        <w:rPr>
          <w:rFonts w:ascii="宋体" w:eastAsia="宋体" w:hAnsi="宋体"/>
        </w:rPr>
        <w:t>}</w:t>
      </w:r>
    </w:p>
    <w:p w:rsidR="009452E3" w:rsidRPr="00C81BAD" w:rsidRDefault="009452E3" w:rsidP="009452E3">
      <w:pPr>
        <w:rPr>
          <w:rFonts w:ascii="宋体" w:eastAsia="宋体" w:hAnsi="宋体"/>
        </w:rPr>
      </w:pPr>
    </w:p>
    <w:p w:rsidR="009452E3" w:rsidRPr="00C81BAD" w:rsidRDefault="009452E3" w:rsidP="009452E3">
      <w:pPr>
        <w:rPr>
          <w:rFonts w:ascii="宋体" w:eastAsia="宋体" w:hAnsi="宋体"/>
        </w:rPr>
      </w:pPr>
      <w:r w:rsidRPr="00C81BAD">
        <w:rPr>
          <w:rFonts w:ascii="宋体" w:eastAsia="宋体" w:hAnsi="宋体"/>
        </w:rPr>
        <w:t>int main(){</w:t>
      </w:r>
    </w:p>
    <w:p w:rsidR="009452E3" w:rsidRPr="00C81BAD" w:rsidRDefault="009452E3" w:rsidP="009452E3">
      <w:pPr>
        <w:rPr>
          <w:rFonts w:ascii="宋体" w:eastAsia="宋体" w:hAnsi="宋体"/>
        </w:rPr>
      </w:pPr>
      <w:r w:rsidRPr="00C81BAD">
        <w:rPr>
          <w:rFonts w:ascii="宋体" w:eastAsia="宋体" w:hAnsi="宋体"/>
        </w:rPr>
        <w:t xml:space="preserve">    memset(dp,0,sizeof(dp));</w:t>
      </w:r>
    </w:p>
    <w:p w:rsidR="009452E3" w:rsidRPr="00C81BAD" w:rsidRDefault="009452E3" w:rsidP="009452E3">
      <w:pPr>
        <w:rPr>
          <w:rFonts w:ascii="宋体" w:eastAsia="宋体" w:hAnsi="宋体"/>
        </w:rPr>
      </w:pPr>
      <w:r w:rsidRPr="00C81BAD">
        <w:rPr>
          <w:rFonts w:ascii="宋体" w:eastAsia="宋体" w:hAnsi="宋体"/>
        </w:rPr>
        <w:t xml:space="preserve">    int lastsum,sum;</w:t>
      </w:r>
    </w:p>
    <w:p w:rsidR="009452E3" w:rsidRPr="00C81BAD" w:rsidRDefault="009452E3" w:rsidP="009452E3">
      <w:pPr>
        <w:rPr>
          <w:rFonts w:ascii="宋体" w:eastAsia="宋体" w:hAnsi="宋体"/>
        </w:rPr>
      </w:pPr>
      <w:r w:rsidRPr="00C81BAD">
        <w:rPr>
          <w:rFonts w:ascii="宋体" w:eastAsia="宋体" w:hAnsi="宋体"/>
        </w:rPr>
        <w:t xml:space="preserve">    for(int i=0;i&lt;MAXN;i++){</w:t>
      </w:r>
    </w:p>
    <w:p w:rsidR="009452E3" w:rsidRPr="00C81BAD" w:rsidRDefault="009452E3" w:rsidP="009452E3">
      <w:pPr>
        <w:rPr>
          <w:rFonts w:ascii="宋体" w:eastAsia="宋体" w:hAnsi="宋体"/>
        </w:rPr>
      </w:pPr>
      <w:r w:rsidRPr="00C81BAD">
        <w:rPr>
          <w:rFonts w:ascii="宋体" w:eastAsia="宋体" w:hAnsi="宋体"/>
        </w:rPr>
        <w:t xml:space="preserve">        sum=0;</w:t>
      </w:r>
    </w:p>
    <w:p w:rsidR="009452E3" w:rsidRPr="00C81BAD" w:rsidRDefault="009452E3" w:rsidP="009452E3">
      <w:pPr>
        <w:rPr>
          <w:rFonts w:ascii="宋体" w:eastAsia="宋体" w:hAnsi="宋体"/>
        </w:rPr>
      </w:pPr>
      <w:r w:rsidRPr="00C81BAD">
        <w:rPr>
          <w:rFonts w:ascii="宋体" w:eastAsia="宋体" w:hAnsi="宋体"/>
        </w:rPr>
        <w:t xml:space="preserve">        for (int j=0;j&lt;10;j++){</w:t>
      </w:r>
    </w:p>
    <w:p w:rsidR="009452E3" w:rsidRPr="00C81BAD" w:rsidRDefault="009452E3" w:rsidP="009452E3">
      <w:pPr>
        <w:rPr>
          <w:rFonts w:ascii="宋体" w:eastAsia="宋体" w:hAnsi="宋体"/>
        </w:rPr>
      </w:pPr>
      <w:r w:rsidRPr="00C81BAD">
        <w:rPr>
          <w:rFonts w:ascii="宋体" w:eastAsia="宋体" w:hAnsi="宋体"/>
        </w:rPr>
        <w:t xml:space="preserve">            if(i==0){</w:t>
      </w:r>
    </w:p>
    <w:p w:rsidR="009452E3" w:rsidRPr="00C81BAD" w:rsidRDefault="009452E3" w:rsidP="009452E3">
      <w:pPr>
        <w:rPr>
          <w:rFonts w:ascii="宋体" w:eastAsia="宋体" w:hAnsi="宋体"/>
        </w:rPr>
      </w:pPr>
      <w:r w:rsidRPr="00C81BAD">
        <w:rPr>
          <w:rFonts w:ascii="宋体" w:eastAsia="宋体" w:hAnsi="宋体"/>
        </w:rPr>
        <w:t xml:space="preserve">                if(j!=4) dp[i][j]=1;</w:t>
      </w:r>
    </w:p>
    <w:p w:rsidR="009452E3" w:rsidRPr="00C81BAD" w:rsidRDefault="009452E3" w:rsidP="009452E3">
      <w:pPr>
        <w:rPr>
          <w:rFonts w:ascii="宋体" w:eastAsia="宋体" w:hAnsi="宋体"/>
        </w:rPr>
      </w:pPr>
      <w:r w:rsidRPr="00C81BAD">
        <w:rPr>
          <w:rFonts w:ascii="宋体" w:eastAsia="宋体" w:hAnsi="宋体"/>
        </w:rPr>
        <w:t xml:space="preserve">            }else{</w:t>
      </w:r>
    </w:p>
    <w:p w:rsidR="009452E3" w:rsidRPr="00C81BAD" w:rsidRDefault="009452E3" w:rsidP="009452E3">
      <w:pPr>
        <w:rPr>
          <w:rFonts w:ascii="宋体" w:eastAsia="宋体" w:hAnsi="宋体"/>
        </w:rPr>
      </w:pPr>
      <w:r w:rsidRPr="00C81BAD">
        <w:rPr>
          <w:rFonts w:ascii="宋体" w:eastAsia="宋体" w:hAnsi="宋体"/>
        </w:rPr>
        <w:t xml:space="preserve">                if(j==4) continue;</w:t>
      </w:r>
    </w:p>
    <w:p w:rsidR="009452E3" w:rsidRPr="00C81BAD" w:rsidRDefault="009452E3" w:rsidP="009452E3">
      <w:pPr>
        <w:rPr>
          <w:rFonts w:ascii="宋体" w:eastAsia="宋体" w:hAnsi="宋体"/>
        </w:rPr>
      </w:pPr>
      <w:r w:rsidRPr="00C81BAD">
        <w:rPr>
          <w:rFonts w:ascii="宋体" w:eastAsia="宋体" w:hAnsi="宋体"/>
        </w:rPr>
        <w:t xml:space="preserve">                if(j!=6) dp[i][j]=lastsum;else dp[i][j]=lastsum-dp[i-1][2];</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sum+=dp[i][j];</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lastsum=sum;</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if(hugedebug){</w:t>
      </w:r>
    </w:p>
    <w:p w:rsidR="009452E3" w:rsidRPr="00C81BAD" w:rsidRDefault="009452E3" w:rsidP="009452E3">
      <w:pPr>
        <w:rPr>
          <w:rFonts w:ascii="宋体" w:eastAsia="宋体" w:hAnsi="宋体"/>
        </w:rPr>
      </w:pPr>
      <w:r w:rsidRPr="00C81BAD">
        <w:rPr>
          <w:rFonts w:ascii="宋体" w:eastAsia="宋体" w:hAnsi="宋体"/>
        </w:rPr>
        <w:t xml:space="preserve">        int hugenum=1000;</w:t>
      </w:r>
    </w:p>
    <w:p w:rsidR="009452E3" w:rsidRPr="00C81BAD" w:rsidRDefault="009452E3" w:rsidP="009452E3">
      <w:pPr>
        <w:rPr>
          <w:rFonts w:ascii="宋体" w:eastAsia="宋体" w:hAnsi="宋体"/>
        </w:rPr>
      </w:pPr>
      <w:r w:rsidRPr="00C81BAD">
        <w:rPr>
          <w:rFonts w:ascii="宋体" w:eastAsia="宋体" w:hAnsi="宋体"/>
        </w:rPr>
        <w:t xml:space="preserve">        for (int n=1;n&lt;=hugenum;n++){</w:t>
      </w:r>
    </w:p>
    <w:p w:rsidR="009452E3" w:rsidRPr="00C81BAD" w:rsidRDefault="009452E3" w:rsidP="009452E3">
      <w:pPr>
        <w:rPr>
          <w:rFonts w:ascii="宋体" w:eastAsia="宋体" w:hAnsi="宋体"/>
        </w:rPr>
      </w:pPr>
      <w:r w:rsidRPr="00C81BAD">
        <w:rPr>
          <w:rFonts w:ascii="宋体" w:eastAsia="宋体" w:hAnsi="宋体"/>
        </w:rPr>
        <w:t xml:space="preserve">            for (int m=n;m&lt;=hugenum;m++){</w:t>
      </w:r>
    </w:p>
    <w:p w:rsidR="009452E3" w:rsidRPr="00C81BAD" w:rsidRDefault="009452E3" w:rsidP="009452E3">
      <w:pPr>
        <w:rPr>
          <w:rFonts w:ascii="宋体" w:eastAsia="宋体" w:hAnsi="宋体"/>
        </w:rPr>
      </w:pPr>
      <w:r w:rsidRPr="00C81BAD">
        <w:rPr>
          <w:rFonts w:ascii="宋体" w:eastAsia="宋体" w:hAnsi="宋体"/>
        </w:rPr>
        <w:t xml:space="preserve">                int ans1=debug_print(n,m),ans2=solve(m+1)-solve(n);</w:t>
      </w:r>
    </w:p>
    <w:p w:rsidR="009452E3" w:rsidRPr="00C81BAD" w:rsidRDefault="009452E3" w:rsidP="009452E3">
      <w:pPr>
        <w:rPr>
          <w:rFonts w:ascii="宋体" w:eastAsia="宋体" w:hAnsi="宋体"/>
        </w:rPr>
      </w:pPr>
      <w:r w:rsidRPr="00C81BAD">
        <w:rPr>
          <w:rFonts w:ascii="宋体" w:eastAsia="宋体" w:hAnsi="宋体"/>
        </w:rPr>
        <w:t xml:space="preserve">                if(ans1!=ans2){</w:t>
      </w:r>
    </w:p>
    <w:p w:rsidR="009452E3" w:rsidRPr="00C81BAD" w:rsidRDefault="009452E3" w:rsidP="009452E3">
      <w:pPr>
        <w:rPr>
          <w:rFonts w:ascii="宋体" w:eastAsia="宋体" w:hAnsi="宋体"/>
        </w:rPr>
      </w:pPr>
      <w:r w:rsidRPr="00C81BAD">
        <w:rPr>
          <w:rFonts w:ascii="宋体" w:eastAsia="宋体" w:hAnsi="宋体"/>
        </w:rPr>
        <w:t xml:space="preserve">                    cout&lt;&lt;n&lt;&lt;" "&lt;&lt;m&lt;&lt;endl;</w:t>
      </w:r>
    </w:p>
    <w:p w:rsidR="009452E3" w:rsidRPr="00C81BAD" w:rsidRDefault="009452E3" w:rsidP="009452E3">
      <w:pPr>
        <w:rPr>
          <w:rFonts w:ascii="宋体" w:eastAsia="宋体" w:hAnsi="宋体"/>
        </w:rPr>
      </w:pPr>
      <w:r w:rsidRPr="00C81BAD">
        <w:rPr>
          <w:rFonts w:ascii="宋体" w:eastAsia="宋体" w:hAnsi="宋体"/>
        </w:rPr>
        <w:t xml:space="preserve">                    cout&lt;&lt;"ans1:"&lt;&lt;ans1&lt;&lt;endl;</w:t>
      </w:r>
    </w:p>
    <w:p w:rsidR="009452E3" w:rsidRPr="00C81BAD" w:rsidRDefault="009452E3" w:rsidP="009452E3">
      <w:pPr>
        <w:rPr>
          <w:rFonts w:ascii="宋体" w:eastAsia="宋体" w:hAnsi="宋体"/>
        </w:rPr>
      </w:pPr>
      <w:r w:rsidRPr="00C81BAD">
        <w:rPr>
          <w:rFonts w:ascii="宋体" w:eastAsia="宋体" w:hAnsi="宋体"/>
        </w:rPr>
        <w:t xml:space="preserve">                    cout&lt;&lt;"ans2:"&lt;&lt;ans2&lt;&lt;endl;</w:t>
      </w:r>
    </w:p>
    <w:p w:rsidR="009452E3" w:rsidRPr="00C81BAD" w:rsidRDefault="009452E3" w:rsidP="009452E3">
      <w:pPr>
        <w:rPr>
          <w:rFonts w:ascii="宋体" w:eastAsia="宋体" w:hAnsi="宋体"/>
        </w:rPr>
      </w:pPr>
      <w:r w:rsidRPr="00C81BAD">
        <w:rPr>
          <w:rFonts w:ascii="宋体" w:eastAsia="宋体" w:hAnsi="宋体"/>
        </w:rPr>
        <w:t xml:space="preserve">                    return 0;</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lastRenderedPageBreak/>
        <w:t xml:space="preserve">        cout&lt;&lt;"correct"&lt;&lt;endl;</w:t>
      </w:r>
    </w:p>
    <w:p w:rsidR="009452E3" w:rsidRPr="00C81BAD" w:rsidRDefault="009452E3" w:rsidP="009452E3">
      <w:pPr>
        <w:rPr>
          <w:rFonts w:ascii="宋体" w:eastAsia="宋体" w:hAnsi="宋体"/>
        </w:rPr>
      </w:pPr>
      <w:r w:rsidRPr="00C81BAD">
        <w:rPr>
          <w:rFonts w:ascii="宋体" w:eastAsia="宋体" w:hAnsi="宋体"/>
        </w:rPr>
        <w:t xml:space="preserve">        return 0;</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int n,m;</w:t>
      </w:r>
    </w:p>
    <w:p w:rsidR="009452E3" w:rsidRPr="00C81BAD" w:rsidRDefault="009452E3" w:rsidP="009452E3">
      <w:pPr>
        <w:rPr>
          <w:rFonts w:ascii="宋体" w:eastAsia="宋体" w:hAnsi="宋体"/>
        </w:rPr>
      </w:pPr>
      <w:r w:rsidRPr="00C81BAD">
        <w:rPr>
          <w:rFonts w:ascii="宋体" w:eastAsia="宋体" w:hAnsi="宋体"/>
        </w:rPr>
        <w:t xml:space="preserve">    while(~scanf("%d%d",&amp;n,&amp;m)){</w:t>
      </w:r>
    </w:p>
    <w:p w:rsidR="009452E3" w:rsidRPr="00C81BAD" w:rsidRDefault="009452E3" w:rsidP="009452E3">
      <w:pPr>
        <w:rPr>
          <w:rFonts w:ascii="宋体" w:eastAsia="宋体" w:hAnsi="宋体"/>
        </w:rPr>
      </w:pPr>
      <w:r w:rsidRPr="00C81BAD">
        <w:rPr>
          <w:rFonts w:ascii="宋体" w:eastAsia="宋体" w:hAnsi="宋体"/>
        </w:rPr>
        <w:t xml:space="preserve">        if (n==0&amp;&amp;m==0) break;</w:t>
      </w:r>
    </w:p>
    <w:p w:rsidR="009452E3" w:rsidRPr="00C81BAD" w:rsidRDefault="009452E3" w:rsidP="009452E3">
      <w:pPr>
        <w:rPr>
          <w:rFonts w:ascii="宋体" w:eastAsia="宋体" w:hAnsi="宋体"/>
        </w:rPr>
      </w:pPr>
      <w:r w:rsidRPr="00C81BAD">
        <w:rPr>
          <w:rFonts w:ascii="宋体" w:eastAsia="宋体" w:hAnsi="宋体"/>
        </w:rPr>
        <w:t xml:space="preserve">        if(debug) debug_print(n,m);</w:t>
      </w:r>
    </w:p>
    <w:p w:rsidR="009452E3" w:rsidRPr="00C81BAD" w:rsidRDefault="009452E3" w:rsidP="009452E3">
      <w:pPr>
        <w:rPr>
          <w:rFonts w:ascii="宋体" w:eastAsia="宋体" w:hAnsi="宋体"/>
        </w:rPr>
      </w:pPr>
      <w:r w:rsidRPr="00C81BAD">
        <w:rPr>
          <w:rFonts w:ascii="宋体" w:eastAsia="宋体" w:hAnsi="宋体"/>
        </w:rPr>
        <w:t xml:space="preserve">        printf("%d\n",solve(m+1)-solve(n));</w:t>
      </w:r>
    </w:p>
    <w:p w:rsidR="009452E3" w:rsidRPr="00C81BAD" w:rsidRDefault="009452E3" w:rsidP="009452E3">
      <w:pPr>
        <w:rPr>
          <w:rFonts w:ascii="宋体" w:eastAsia="宋体" w:hAnsi="宋体"/>
        </w:rPr>
      </w:pPr>
      <w:r w:rsidRPr="00C81BAD">
        <w:rPr>
          <w:rFonts w:ascii="宋体" w:eastAsia="宋体" w:hAnsi="宋体"/>
        </w:rPr>
        <w:t xml:space="preserve">    }</w:t>
      </w:r>
    </w:p>
    <w:p w:rsidR="009452E3" w:rsidRPr="00C81BAD" w:rsidRDefault="009452E3" w:rsidP="009452E3">
      <w:pPr>
        <w:rPr>
          <w:rFonts w:ascii="宋体" w:eastAsia="宋体" w:hAnsi="宋体"/>
        </w:rPr>
      </w:pPr>
      <w:r w:rsidRPr="00C81BAD">
        <w:rPr>
          <w:rFonts w:ascii="宋体" w:eastAsia="宋体" w:hAnsi="宋体"/>
        </w:rPr>
        <w:t xml:space="preserve">    return 0;</w:t>
      </w:r>
    </w:p>
    <w:p w:rsidR="009452E3" w:rsidRPr="00C81BAD" w:rsidRDefault="009452E3" w:rsidP="009452E3">
      <w:pPr>
        <w:rPr>
          <w:rFonts w:ascii="宋体" w:eastAsia="宋体" w:hAnsi="宋体"/>
        </w:rPr>
      </w:pPr>
      <w:r w:rsidRPr="00C81BAD">
        <w:rPr>
          <w:rFonts w:ascii="宋体" w:eastAsia="宋体" w:hAnsi="宋体"/>
        </w:rPr>
        <w:t>}</w:t>
      </w:r>
    </w:p>
    <w:p w:rsidR="0039139D" w:rsidRPr="00C81BAD" w:rsidRDefault="0039139D" w:rsidP="0039139D">
      <w:pPr>
        <w:pStyle w:val="2"/>
        <w:rPr>
          <w:rFonts w:ascii="宋体" w:eastAsia="宋体" w:hAnsi="宋体"/>
          <w:b w:val="0"/>
        </w:rPr>
      </w:pPr>
      <w:bookmarkStart w:id="104" w:name="_Toc523521187"/>
      <w:r w:rsidRPr="00C81BAD">
        <w:rPr>
          <w:rFonts w:ascii="宋体" w:eastAsia="宋体" w:hAnsi="宋体" w:hint="eastAsia"/>
          <w:b w:val="0"/>
        </w:rPr>
        <w:t>概率D</w:t>
      </w:r>
      <w:r w:rsidRPr="00C81BAD">
        <w:rPr>
          <w:rFonts w:ascii="宋体" w:eastAsia="宋体" w:hAnsi="宋体"/>
          <w:b w:val="0"/>
        </w:rPr>
        <w:t>P</w:t>
      </w:r>
      <w:bookmarkEnd w:id="104"/>
    </w:p>
    <w:p w:rsidR="0039139D" w:rsidRPr="00C81BAD" w:rsidRDefault="0039139D" w:rsidP="0039139D">
      <w:pPr>
        <w:rPr>
          <w:rFonts w:ascii="宋体" w:eastAsia="宋体" w:hAnsi="宋体"/>
        </w:rPr>
      </w:pPr>
    </w:p>
    <w:p w:rsidR="00C75142" w:rsidRPr="00C81BAD" w:rsidRDefault="00C75142" w:rsidP="00C75142">
      <w:pPr>
        <w:pStyle w:val="2"/>
        <w:rPr>
          <w:rFonts w:ascii="宋体" w:eastAsia="宋体" w:hAnsi="宋体"/>
          <w:b w:val="0"/>
        </w:rPr>
      </w:pPr>
      <w:bookmarkStart w:id="105" w:name="_Toc523521188"/>
      <w:r w:rsidRPr="00C81BAD">
        <w:rPr>
          <w:rFonts w:ascii="宋体" w:eastAsia="宋体" w:hAnsi="宋体" w:hint="eastAsia"/>
          <w:b w:val="0"/>
        </w:rPr>
        <w:t>HDU-</w:t>
      </w:r>
      <w:r w:rsidRPr="00C81BAD">
        <w:rPr>
          <w:rFonts w:ascii="宋体" w:eastAsia="宋体" w:hAnsi="宋体"/>
          <w:b w:val="0"/>
        </w:rPr>
        <w:t>5863-2016</w:t>
      </w:r>
      <w:r w:rsidRPr="00C81BAD">
        <w:rPr>
          <w:rFonts w:ascii="宋体" w:eastAsia="宋体" w:hAnsi="宋体" w:hint="eastAsia"/>
          <w:b w:val="0"/>
        </w:rPr>
        <w:t>多校10-铜牌</w:t>
      </w:r>
      <w:bookmarkEnd w:id="105"/>
    </w:p>
    <w:p w:rsidR="00C134AF" w:rsidRPr="00C81BAD" w:rsidRDefault="00C134AF" w:rsidP="00C134AF">
      <w:pPr>
        <w:rPr>
          <w:rFonts w:ascii="宋体" w:eastAsia="宋体" w:hAnsi="宋体"/>
        </w:rPr>
      </w:pPr>
      <w:r w:rsidRPr="00C81BAD">
        <w:rPr>
          <w:rFonts w:ascii="宋体" w:eastAsia="宋体" w:hAnsi="宋体" w:hint="eastAsia"/>
        </w:rPr>
        <w:t>【题意】</w:t>
      </w:r>
    </w:p>
    <w:p w:rsidR="00C134AF" w:rsidRPr="00C81BAD" w:rsidRDefault="00C134AF" w:rsidP="00C134AF">
      <w:pPr>
        <w:rPr>
          <w:rFonts w:ascii="宋体" w:eastAsia="宋体" w:hAnsi="宋体"/>
        </w:rPr>
      </w:pPr>
      <w:r w:rsidRPr="00C81BAD">
        <w:rPr>
          <w:rFonts w:ascii="宋体" w:eastAsia="宋体" w:hAnsi="宋体" w:hint="eastAsia"/>
        </w:rPr>
        <w:t>【题解】</w:t>
      </w:r>
    </w:p>
    <w:p w:rsidR="00C134AF" w:rsidRPr="00C81BAD" w:rsidRDefault="00C134AF" w:rsidP="00C134AF">
      <w:pPr>
        <w:rPr>
          <w:rFonts w:ascii="宋体" w:eastAsia="宋体" w:hAnsi="宋体"/>
        </w:rPr>
      </w:pPr>
      <w:r w:rsidRPr="00C81BAD">
        <w:rPr>
          <w:rFonts w:ascii="宋体" w:eastAsia="宋体" w:hAnsi="宋体" w:hint="eastAsia"/>
        </w:rPr>
        <w:t>【代码】</w:t>
      </w:r>
    </w:p>
    <w:p w:rsidR="00B22E6D" w:rsidRPr="00C81BAD" w:rsidRDefault="00D6584D" w:rsidP="00D6584D">
      <w:pPr>
        <w:pStyle w:val="2"/>
        <w:rPr>
          <w:rFonts w:ascii="宋体" w:eastAsia="宋体" w:hAnsi="宋体"/>
          <w:b w:val="0"/>
        </w:rPr>
      </w:pPr>
      <w:bookmarkStart w:id="106" w:name="_Toc523521189"/>
      <w:r w:rsidRPr="00C81BAD">
        <w:rPr>
          <w:rFonts w:ascii="宋体" w:eastAsia="宋体" w:hAnsi="宋体" w:hint="eastAsia"/>
          <w:b w:val="0"/>
        </w:rPr>
        <w:t>√-</w:t>
      </w:r>
      <w:r w:rsidR="00B22E6D" w:rsidRPr="00C81BAD">
        <w:rPr>
          <w:rFonts w:ascii="宋体" w:eastAsia="宋体" w:hAnsi="宋体" w:hint="eastAsia"/>
          <w:b w:val="0"/>
        </w:rPr>
        <w:t>牛客网-第1场-</w:t>
      </w:r>
      <w:r w:rsidR="00B22E6D" w:rsidRPr="00C81BAD">
        <w:rPr>
          <w:rFonts w:ascii="宋体" w:eastAsia="宋体" w:hAnsi="宋体"/>
          <w:b w:val="0"/>
        </w:rPr>
        <w:t>E</w:t>
      </w:r>
      <w:r w:rsidR="00B22E6D" w:rsidRPr="00C81BAD">
        <w:rPr>
          <w:rFonts w:ascii="宋体" w:eastAsia="宋体" w:hAnsi="宋体" w:hint="eastAsia"/>
          <w:b w:val="0"/>
        </w:rPr>
        <w:t>-</w:t>
      </w:r>
      <w:r w:rsidR="00B22E6D" w:rsidRPr="00C81BAD">
        <w:rPr>
          <w:rFonts w:ascii="宋体" w:eastAsia="宋体" w:hAnsi="宋体"/>
          <w:b w:val="0"/>
        </w:rPr>
        <w:t>Removal</w:t>
      </w:r>
      <w:r w:rsidR="00AB279C" w:rsidRPr="00C81BAD">
        <w:rPr>
          <w:rFonts w:ascii="宋体" w:eastAsia="宋体" w:hAnsi="宋体" w:hint="eastAsia"/>
          <w:b w:val="0"/>
        </w:rPr>
        <w:t>-铜牌</w:t>
      </w:r>
      <w:bookmarkEnd w:id="106"/>
    </w:p>
    <w:p w:rsidR="00B22E6D" w:rsidRPr="00C81BAD" w:rsidRDefault="00B22E6D" w:rsidP="00C134AF">
      <w:pPr>
        <w:rPr>
          <w:rFonts w:ascii="宋体" w:eastAsia="宋体" w:hAnsi="宋体"/>
        </w:rPr>
      </w:pPr>
      <w:r w:rsidRPr="00C81BAD">
        <w:rPr>
          <w:rFonts w:ascii="宋体" w:eastAsia="宋体" w:hAnsi="宋体" w:hint="eastAsia"/>
        </w:rPr>
        <w:t>【题意】</w:t>
      </w:r>
      <w:r w:rsidR="001063DC" w:rsidRPr="00C81BAD">
        <w:rPr>
          <w:rFonts w:ascii="宋体" w:eastAsia="宋体" w:hAnsi="宋体" w:hint="eastAsia"/>
        </w:rPr>
        <w:t>n个数字组成的序列，最多有k种数字（1-k），要求删掉m个数字后，不同的序列个数。数据规模n为</w:t>
      </w:r>
      <w:r w:rsidR="001063DC" w:rsidRPr="00C81BAD">
        <w:rPr>
          <w:rFonts w:ascii="宋体" w:eastAsia="宋体" w:hAnsi="宋体"/>
          <w:position w:val="-6"/>
        </w:rPr>
        <w:object w:dxaOrig="360" w:dyaOrig="320">
          <v:shape id="_x0000_i1028" type="#_x0000_t75" style="width:18pt;height:15.75pt" o:ole="">
            <v:imagedata r:id="rId39" o:title=""/>
          </v:shape>
          <o:OLEObject Type="Embed" ProgID="Equation.DSMT4" ShapeID="_x0000_i1028" DrawAspect="Content" ObjectID="_1597263039" r:id="rId40"/>
        </w:object>
      </w:r>
      <w:r w:rsidR="001063DC" w:rsidRPr="00C81BAD">
        <w:rPr>
          <w:rFonts w:ascii="宋体" w:eastAsia="宋体" w:hAnsi="宋体" w:hint="eastAsia"/>
        </w:rPr>
        <w:t>，k为10，m为10</w:t>
      </w:r>
    </w:p>
    <w:p w:rsidR="00534AB0" w:rsidRPr="00C81BAD" w:rsidRDefault="00B22E6D" w:rsidP="00C134AF">
      <w:pPr>
        <w:rPr>
          <w:rFonts w:ascii="宋体" w:eastAsia="宋体" w:hAnsi="宋体"/>
        </w:rPr>
      </w:pPr>
      <w:r w:rsidRPr="00C81BAD">
        <w:rPr>
          <w:rFonts w:ascii="宋体" w:eastAsia="宋体" w:hAnsi="宋体" w:hint="eastAsia"/>
        </w:rPr>
        <w:t>【题解】</w:t>
      </w:r>
    </w:p>
    <w:p w:rsidR="00534AB0" w:rsidRPr="00C81BAD" w:rsidRDefault="00534AB0" w:rsidP="00C134AF">
      <w:pPr>
        <w:rPr>
          <w:rFonts w:ascii="宋体" w:eastAsia="宋体" w:hAnsi="宋体"/>
        </w:rPr>
      </w:pPr>
      <w:r w:rsidRPr="00C81BAD">
        <w:rPr>
          <w:rFonts w:ascii="宋体" w:eastAsia="宋体" w:hAnsi="宋体" w:hint="eastAsia"/>
        </w:rPr>
        <w:t>铜牌题</w:t>
      </w:r>
    </w:p>
    <w:p w:rsidR="00B22E6D" w:rsidRPr="00C81BAD" w:rsidRDefault="001063DC" w:rsidP="00C134AF">
      <w:pPr>
        <w:rPr>
          <w:rFonts w:ascii="宋体" w:eastAsia="宋体" w:hAnsi="宋体"/>
        </w:rPr>
      </w:pPr>
      <w:r w:rsidRPr="00C81BAD">
        <w:rPr>
          <w:rFonts w:ascii="宋体" w:eastAsia="宋体" w:hAnsi="宋体" w:hint="eastAsia"/>
        </w:rPr>
        <w:t>动态规划dp[i][j]表示长度为i结尾为数字j的方案数，sum[i]表示长度为i的方案数。</w:t>
      </w:r>
    </w:p>
    <w:p w:rsidR="00534AB0" w:rsidRPr="00C81BAD" w:rsidRDefault="00534AB0" w:rsidP="00C134AF">
      <w:pPr>
        <w:rPr>
          <w:rFonts w:ascii="宋体" w:eastAsia="宋体" w:hAnsi="宋体"/>
        </w:rPr>
      </w:pPr>
      <w:r w:rsidRPr="00C81BAD">
        <w:rPr>
          <w:rFonts w:ascii="宋体" w:eastAsia="宋体" w:hAnsi="宋体" w:hint="eastAsia"/>
        </w:rPr>
        <w:t>那么sum[i]=dp[i][1]</w:t>
      </w:r>
      <w:r w:rsidRPr="00C81BAD">
        <w:rPr>
          <w:rFonts w:ascii="宋体" w:eastAsia="宋体" w:hAnsi="宋体"/>
        </w:rPr>
        <w:t>+……+dp[i][k]</w:t>
      </w:r>
    </w:p>
    <w:p w:rsidR="00534AB0" w:rsidRPr="00C81BAD" w:rsidRDefault="00534AB0" w:rsidP="00C134AF">
      <w:pPr>
        <w:rPr>
          <w:rFonts w:ascii="宋体" w:eastAsia="宋体" w:hAnsi="宋体"/>
        </w:rPr>
      </w:pPr>
      <w:r w:rsidRPr="00C81BAD">
        <w:rPr>
          <w:rFonts w:ascii="宋体" w:eastAsia="宋体" w:hAnsi="宋体"/>
        </w:rPr>
        <w:t>dp[i][j]=sum[i-1]</w:t>
      </w:r>
    </w:p>
    <w:p w:rsidR="00534AB0" w:rsidRPr="00C81BAD" w:rsidRDefault="00534AB0" w:rsidP="00C134AF">
      <w:pPr>
        <w:rPr>
          <w:rFonts w:ascii="宋体" w:eastAsia="宋体" w:hAnsi="宋体"/>
        </w:rPr>
      </w:pPr>
      <w:r w:rsidRPr="00C81BAD">
        <w:rPr>
          <w:rFonts w:ascii="宋体" w:eastAsia="宋体" w:hAnsi="宋体" w:hint="eastAsia"/>
        </w:rPr>
        <w:t>答案就是sum[n-m]</w:t>
      </w:r>
    </w:p>
    <w:p w:rsidR="00534AB0" w:rsidRPr="00C81BAD" w:rsidRDefault="00534AB0" w:rsidP="00C134AF">
      <w:pPr>
        <w:rPr>
          <w:rFonts w:ascii="宋体" w:eastAsia="宋体" w:hAnsi="宋体"/>
        </w:rPr>
      </w:pPr>
      <w:r w:rsidRPr="00C81BAD">
        <w:rPr>
          <w:rFonts w:ascii="宋体" w:eastAsia="宋体" w:hAnsi="宋体" w:hint="eastAsia"/>
        </w:rPr>
        <w:t>伪代码：</w:t>
      </w:r>
    </w:p>
    <w:p w:rsidR="00534AB0" w:rsidRPr="00C81BAD" w:rsidRDefault="00534AB0" w:rsidP="00C134AF">
      <w:pPr>
        <w:rPr>
          <w:rFonts w:ascii="宋体" w:eastAsia="宋体" w:hAnsi="宋体"/>
        </w:rPr>
      </w:pPr>
      <w:r w:rsidRPr="00C81BAD">
        <w:rPr>
          <w:rFonts w:ascii="宋体" w:eastAsia="宋体" w:hAnsi="宋体" w:hint="eastAsia"/>
        </w:rPr>
        <w:t>从第1给定序列的第1个数字开始</w:t>
      </w:r>
      <w:r w:rsidRPr="00C81BAD">
        <w:rPr>
          <w:rFonts w:ascii="宋体" w:eastAsia="宋体" w:hAnsi="宋体"/>
          <w:position w:val="-12"/>
        </w:rPr>
        <w:object w:dxaOrig="279" w:dyaOrig="360">
          <v:shape id="_x0000_i1029" type="#_x0000_t75" style="width:14.25pt;height:18pt" o:ole="">
            <v:imagedata r:id="rId41" o:title=""/>
          </v:shape>
          <o:OLEObject Type="Embed" ProgID="Equation.DSMT4" ShapeID="_x0000_i1029" DrawAspect="Content" ObjectID="_1597263040" r:id="rId42"/>
        </w:object>
      </w:r>
      <w:r w:rsidRPr="00C81BAD">
        <w:rPr>
          <w:rFonts w:ascii="宋体" w:eastAsia="宋体" w:hAnsi="宋体"/>
        </w:rPr>
        <w:t>…</w:t>
      </w:r>
      <w:r w:rsidRPr="00C81BAD">
        <w:rPr>
          <w:rFonts w:ascii="宋体" w:eastAsia="宋体" w:hAnsi="宋体"/>
          <w:position w:val="-12"/>
        </w:rPr>
        <w:object w:dxaOrig="300" w:dyaOrig="360">
          <v:shape id="_x0000_i1030" type="#_x0000_t75" style="width:15pt;height:18pt" o:ole="">
            <v:imagedata r:id="rId43" o:title=""/>
          </v:shape>
          <o:OLEObject Type="Embed" ProgID="Equation.DSMT4" ShapeID="_x0000_i1030" DrawAspect="Content" ObjectID="_1597263041" r:id="rId44"/>
        </w:object>
      </w:r>
      <w:r w:rsidRPr="00C81BAD">
        <w:rPr>
          <w:rFonts w:ascii="宋体" w:eastAsia="宋体" w:hAnsi="宋体" w:hint="eastAsia"/>
        </w:rPr>
        <w:t>，每次多取1个</w:t>
      </w:r>
      <w:r w:rsidRPr="00C81BAD">
        <w:rPr>
          <w:rFonts w:ascii="宋体" w:eastAsia="宋体" w:hAnsi="宋体"/>
          <w:position w:val="-12"/>
        </w:rPr>
        <w:object w:dxaOrig="279" w:dyaOrig="360">
          <v:shape id="_x0000_i1031" type="#_x0000_t75" style="width:14.25pt;height:18pt" o:ole="">
            <v:imagedata r:id="rId45" o:title=""/>
          </v:shape>
          <o:OLEObject Type="Embed" ProgID="Equation.DSMT4" ShapeID="_x0000_i1031" DrawAspect="Content" ObjectID="_1597263042" r:id="rId46"/>
        </w:object>
      </w:r>
      <w:r w:rsidRPr="00C81BAD">
        <w:rPr>
          <w:rFonts w:ascii="宋体" w:eastAsia="宋体" w:hAnsi="宋体" w:hint="eastAsia"/>
        </w:rPr>
        <w:t>{</w:t>
      </w:r>
    </w:p>
    <w:p w:rsidR="00534AB0" w:rsidRPr="00C81BAD" w:rsidRDefault="00534AB0" w:rsidP="00C134AF">
      <w:pPr>
        <w:rPr>
          <w:rFonts w:ascii="宋体" w:eastAsia="宋体" w:hAnsi="宋体"/>
        </w:rPr>
      </w:pPr>
      <w:r w:rsidRPr="00C81BAD">
        <w:rPr>
          <w:rFonts w:ascii="宋体" w:eastAsia="宋体" w:hAnsi="宋体"/>
        </w:rPr>
        <w:tab/>
      </w:r>
      <w:r w:rsidRPr="00C81BAD">
        <w:rPr>
          <w:rFonts w:ascii="宋体" w:eastAsia="宋体" w:hAnsi="宋体" w:hint="eastAsia"/>
        </w:rPr>
        <w:t>（考虑前i-1个数字的序列的答案都已经最新）</w:t>
      </w:r>
    </w:p>
    <w:p w:rsidR="00534AB0" w:rsidRPr="00C81BAD" w:rsidRDefault="00534AB0" w:rsidP="00C134AF">
      <w:pPr>
        <w:rPr>
          <w:rFonts w:ascii="宋体" w:eastAsia="宋体" w:hAnsi="宋体"/>
        </w:rPr>
      </w:pPr>
      <w:r w:rsidRPr="00C81BAD">
        <w:rPr>
          <w:rFonts w:ascii="宋体" w:eastAsia="宋体" w:hAnsi="宋体"/>
        </w:rPr>
        <w:tab/>
      </w:r>
      <w:r w:rsidRPr="00C81BAD">
        <w:rPr>
          <w:rFonts w:ascii="宋体" w:eastAsia="宋体" w:hAnsi="宋体" w:hint="eastAsia"/>
        </w:rPr>
        <w:t>则</w:t>
      </w:r>
      <w:r w:rsidRPr="00C81BAD">
        <w:rPr>
          <w:rFonts w:ascii="宋体" w:eastAsia="宋体" w:hAnsi="宋体"/>
          <w:position w:val="-12"/>
        </w:rPr>
        <w:object w:dxaOrig="2040" w:dyaOrig="360">
          <v:shape id="_x0000_i1032" type="#_x0000_t75" style="width:102pt;height:18pt" o:ole="">
            <v:imagedata r:id="rId47" o:title=""/>
          </v:shape>
          <o:OLEObject Type="Embed" ProgID="Equation.DSMT4" ShapeID="_x0000_i1032" DrawAspect="Content" ObjectID="_1597263043" r:id="rId48"/>
        </w:object>
      </w:r>
      <w:r w:rsidRPr="00C81BAD">
        <w:rPr>
          <w:rFonts w:ascii="宋体" w:eastAsia="宋体" w:hAnsi="宋体" w:hint="eastAsia"/>
        </w:rPr>
        <w:t>（同时要首先更新</w:t>
      </w:r>
      <w:r w:rsidR="00F9165A" w:rsidRPr="00C81BAD">
        <w:rPr>
          <w:rFonts w:ascii="宋体" w:eastAsia="宋体" w:hAnsi="宋体"/>
          <w:position w:val="-10"/>
        </w:rPr>
        <w:object w:dxaOrig="680" w:dyaOrig="320">
          <v:shape id="_x0000_i1033" type="#_x0000_t75" style="width:33.75pt;height:15.75pt" o:ole="">
            <v:imagedata r:id="rId49" o:title=""/>
          </v:shape>
          <o:OLEObject Type="Embed" ProgID="Equation.DSMT4" ShapeID="_x0000_i1033" DrawAspect="Content" ObjectID="_1597263044" r:id="rId50"/>
        </w:object>
      </w:r>
      <w:r w:rsidRPr="00C81BAD">
        <w:rPr>
          <w:rFonts w:ascii="宋体" w:eastAsia="宋体" w:hAnsi="宋体" w:hint="eastAsia"/>
        </w:rPr>
        <w:t>）</w:t>
      </w:r>
    </w:p>
    <w:p w:rsidR="00534AB0" w:rsidRPr="00C81BAD" w:rsidRDefault="00534AB0" w:rsidP="00C134AF">
      <w:pPr>
        <w:rPr>
          <w:rFonts w:ascii="宋体" w:eastAsia="宋体" w:hAnsi="宋体"/>
        </w:rPr>
      </w:pPr>
      <w:r w:rsidRPr="00C81BAD">
        <w:rPr>
          <w:rFonts w:ascii="宋体" w:eastAsia="宋体" w:hAnsi="宋体"/>
        </w:rPr>
        <w:tab/>
      </w:r>
      <w:r w:rsidR="00F9165A" w:rsidRPr="00C81BAD">
        <w:rPr>
          <w:rFonts w:ascii="宋体" w:eastAsia="宋体" w:hAnsi="宋体" w:hint="eastAsia"/>
        </w:rPr>
        <w:t>依次求得</w:t>
      </w:r>
      <w:r w:rsidR="00F9165A" w:rsidRPr="00C81BAD">
        <w:rPr>
          <w:rFonts w:ascii="宋体" w:eastAsia="宋体" w:hAnsi="宋体"/>
          <w:position w:val="-12"/>
        </w:rPr>
        <w:object w:dxaOrig="2380" w:dyaOrig="360">
          <v:shape id="_x0000_i1034" type="#_x0000_t75" style="width:119.25pt;height:18pt" o:ole="">
            <v:imagedata r:id="rId51" o:title=""/>
          </v:shape>
          <o:OLEObject Type="Embed" ProgID="Equation.DSMT4" ShapeID="_x0000_i1034" DrawAspect="Content" ObjectID="_1597263045" r:id="rId52"/>
        </w:object>
      </w:r>
      <w:r w:rsidR="00F9165A" w:rsidRPr="00C81BAD">
        <w:rPr>
          <w:rFonts w:ascii="宋体" w:eastAsia="宋体" w:hAnsi="宋体"/>
        </w:rPr>
        <w:t>……</w:t>
      </w:r>
      <w:r w:rsidR="00F9165A" w:rsidRPr="00C81BAD">
        <w:rPr>
          <w:rFonts w:ascii="宋体" w:eastAsia="宋体" w:hAnsi="宋体"/>
          <w:position w:val="-12"/>
        </w:rPr>
        <w:object w:dxaOrig="1820" w:dyaOrig="360">
          <v:shape id="_x0000_i1035" type="#_x0000_t75" style="width:90.75pt;height:18pt" o:ole="">
            <v:imagedata r:id="rId53" o:title=""/>
          </v:shape>
          <o:OLEObject Type="Embed" ProgID="Equation.DSMT4" ShapeID="_x0000_i1035" DrawAspect="Content" ObjectID="_1597263046" r:id="rId54"/>
        </w:object>
      </w:r>
      <w:r w:rsidR="00F9165A" w:rsidRPr="00C81BAD">
        <w:rPr>
          <w:rFonts w:ascii="宋体" w:eastAsia="宋体" w:hAnsi="宋体" w:hint="eastAsia"/>
        </w:rPr>
        <w:t>（同时更新sum数组）</w:t>
      </w:r>
    </w:p>
    <w:p w:rsidR="00534AB0" w:rsidRPr="00C81BAD" w:rsidRDefault="00534AB0" w:rsidP="00C134AF">
      <w:pPr>
        <w:rPr>
          <w:rFonts w:ascii="宋体" w:eastAsia="宋体" w:hAnsi="宋体"/>
        </w:rPr>
      </w:pPr>
      <w:r w:rsidRPr="00C81BAD">
        <w:rPr>
          <w:rFonts w:ascii="宋体" w:eastAsia="宋体" w:hAnsi="宋体"/>
        </w:rPr>
        <w:t>}</w:t>
      </w:r>
    </w:p>
    <w:p w:rsidR="00406DB2" w:rsidRPr="00C81BAD" w:rsidRDefault="00406DB2" w:rsidP="00C134AF">
      <w:pPr>
        <w:rPr>
          <w:rFonts w:ascii="宋体" w:eastAsia="宋体" w:hAnsi="宋体"/>
        </w:rPr>
      </w:pPr>
      <w:r w:rsidRPr="00C81BAD">
        <w:rPr>
          <w:rFonts w:ascii="宋体" w:eastAsia="宋体" w:hAnsi="宋体" w:hint="eastAsia"/>
        </w:rPr>
        <w:lastRenderedPageBreak/>
        <w:t>考虑到我们需要的是取到第n个数字时的sum[n-m]，也就是在最后一轮，我们在求dp时，求dp[n][c]</w:t>
      </w:r>
      <w:r w:rsidRPr="00C81BAD">
        <w:rPr>
          <w:rFonts w:ascii="宋体" w:eastAsia="宋体" w:hAnsi="宋体"/>
        </w:rPr>
        <w:t>……</w:t>
      </w:r>
      <w:r w:rsidRPr="00C81BAD">
        <w:rPr>
          <w:rFonts w:ascii="宋体" w:eastAsia="宋体" w:hAnsi="宋体" w:hint="eastAsia"/>
        </w:rPr>
        <w:t>到dp[n-m][c]的时候就可以停止了，因为再更新下去也不会改变sum[n-m]的值，这个时候会用到的值就是取第n-1个数字时的sum[n-1]</w:t>
      </w:r>
      <w:r w:rsidRPr="00C81BAD">
        <w:rPr>
          <w:rFonts w:ascii="宋体" w:eastAsia="宋体" w:hAnsi="宋体"/>
        </w:rPr>
        <w:t>……sum[n-m-1]</w:t>
      </w:r>
      <w:r w:rsidRPr="00C81BAD">
        <w:rPr>
          <w:rFonts w:ascii="宋体" w:eastAsia="宋体" w:hAnsi="宋体" w:hint="eastAsia"/>
        </w:rPr>
        <w:t>，那么也就是说在取第n-1个数字时，求dp[n-1][c]</w:t>
      </w:r>
      <w:r w:rsidRPr="00C81BAD">
        <w:rPr>
          <w:rFonts w:ascii="宋体" w:eastAsia="宋体" w:hAnsi="宋体"/>
        </w:rPr>
        <w:t>……</w:t>
      </w:r>
      <w:r w:rsidRPr="00C81BAD">
        <w:rPr>
          <w:rFonts w:ascii="宋体" w:eastAsia="宋体" w:hAnsi="宋体" w:hint="eastAsia"/>
        </w:rPr>
        <w:t>到dp[n-m-1][c]就可以停止了，因为再更新下去也不会影响到我们之后要用的值，以此类推，求第i个数字的时候，最多只需要求dp</w:t>
      </w:r>
      <w:r w:rsidRPr="00C81BAD">
        <w:rPr>
          <w:rFonts w:ascii="宋体" w:eastAsia="宋体" w:hAnsi="宋体"/>
        </w:rPr>
        <w:t>[i][c]……</w:t>
      </w:r>
      <w:r w:rsidRPr="00C81BAD">
        <w:rPr>
          <w:rFonts w:ascii="宋体" w:eastAsia="宋体" w:hAnsi="宋体" w:hint="eastAsia"/>
        </w:rPr>
        <w:t>到dp[i-m][c]。这样总的时间复杂度就是</w:t>
      </w:r>
      <w:r w:rsidRPr="00C81BAD">
        <w:rPr>
          <w:rFonts w:ascii="宋体" w:eastAsia="宋体" w:hAnsi="宋体"/>
          <w:position w:val="-10"/>
        </w:rPr>
        <w:object w:dxaOrig="720" w:dyaOrig="320">
          <v:shape id="_x0000_i1036" type="#_x0000_t75" style="width:36pt;height:15.75pt" o:ole="">
            <v:imagedata r:id="rId55" o:title=""/>
          </v:shape>
          <o:OLEObject Type="Embed" ProgID="Equation.DSMT4" ShapeID="_x0000_i1036" DrawAspect="Content" ObjectID="_1597263047" r:id="rId56"/>
        </w:object>
      </w:r>
      <w:r w:rsidRPr="00C81BAD">
        <w:rPr>
          <w:rFonts w:ascii="宋体" w:eastAsia="宋体" w:hAnsi="宋体"/>
        </w:rPr>
        <w:t>,</w:t>
      </w:r>
      <w:r w:rsidRPr="00C81BAD">
        <w:rPr>
          <w:rFonts w:ascii="宋体" w:eastAsia="宋体" w:hAnsi="宋体" w:hint="eastAsia"/>
        </w:rPr>
        <w:t>如果内层循环不是只求m个就停止的话，那么这样的时间复杂度就是</w:t>
      </w:r>
      <w:r w:rsidRPr="00C81BAD">
        <w:rPr>
          <w:rFonts w:ascii="宋体" w:eastAsia="宋体" w:hAnsi="宋体"/>
          <w:position w:val="-10"/>
        </w:rPr>
        <w:object w:dxaOrig="639" w:dyaOrig="360">
          <v:shape id="_x0000_i1037" type="#_x0000_t75" style="width:32.25pt;height:18pt" o:ole="">
            <v:imagedata r:id="rId57" o:title=""/>
          </v:shape>
          <o:OLEObject Type="Embed" ProgID="Equation.DSMT4" ShapeID="_x0000_i1037" DrawAspect="Content" ObjectID="_1597263048" r:id="rId58"/>
        </w:object>
      </w:r>
    </w:p>
    <w:p w:rsidR="00B22E6D" w:rsidRPr="00C81BAD" w:rsidRDefault="00B22E6D" w:rsidP="00C134AF">
      <w:pPr>
        <w:rPr>
          <w:rFonts w:ascii="宋体" w:eastAsia="宋体" w:hAnsi="宋体"/>
        </w:rPr>
      </w:pPr>
      <w:r w:rsidRPr="00C81BAD">
        <w:rPr>
          <w:rFonts w:ascii="宋体" w:eastAsia="宋体" w:hAnsi="宋体" w:hint="eastAsia"/>
        </w:rPr>
        <w:t>【代码】</w:t>
      </w:r>
    </w:p>
    <w:p w:rsidR="00D6584D" w:rsidRPr="00C81BAD" w:rsidRDefault="00D6584D" w:rsidP="00D6584D">
      <w:pPr>
        <w:rPr>
          <w:rFonts w:ascii="宋体" w:eastAsia="宋体" w:hAnsi="宋体"/>
        </w:rPr>
      </w:pPr>
      <w:r w:rsidRPr="00C81BAD">
        <w:rPr>
          <w:rFonts w:ascii="宋体" w:eastAsia="宋体" w:hAnsi="宋体"/>
        </w:rPr>
        <w:t>#include &lt;bits/stdc++.h&gt;</w:t>
      </w:r>
    </w:p>
    <w:p w:rsidR="00D6584D" w:rsidRPr="00C81BAD" w:rsidRDefault="00D6584D" w:rsidP="00D6584D">
      <w:pPr>
        <w:rPr>
          <w:rFonts w:ascii="宋体" w:eastAsia="宋体" w:hAnsi="宋体"/>
        </w:rPr>
      </w:pPr>
      <w:r w:rsidRPr="00C81BAD">
        <w:rPr>
          <w:rFonts w:ascii="宋体" w:eastAsia="宋体" w:hAnsi="宋体"/>
        </w:rPr>
        <w:t>#define MAXN 10010</w:t>
      </w:r>
    </w:p>
    <w:p w:rsidR="00D6584D" w:rsidRPr="00C81BAD" w:rsidRDefault="00D6584D" w:rsidP="00D6584D">
      <w:pPr>
        <w:rPr>
          <w:rFonts w:ascii="宋体" w:eastAsia="宋体" w:hAnsi="宋体"/>
        </w:rPr>
      </w:pPr>
      <w:r w:rsidRPr="00C81BAD">
        <w:rPr>
          <w:rFonts w:ascii="宋体" w:eastAsia="宋体" w:hAnsi="宋体"/>
        </w:rPr>
        <w:t>#define N 1000000007</w:t>
      </w:r>
    </w:p>
    <w:p w:rsidR="00D6584D" w:rsidRPr="00C81BAD" w:rsidRDefault="00D6584D" w:rsidP="00D6584D">
      <w:pPr>
        <w:rPr>
          <w:rFonts w:ascii="宋体" w:eastAsia="宋体" w:hAnsi="宋体"/>
        </w:rPr>
      </w:pPr>
      <w:r w:rsidRPr="00C81BAD">
        <w:rPr>
          <w:rFonts w:ascii="宋体" w:eastAsia="宋体" w:hAnsi="宋体"/>
        </w:rPr>
        <w:t>#define MAXK 15</w:t>
      </w:r>
    </w:p>
    <w:p w:rsidR="00D6584D" w:rsidRPr="00C81BAD" w:rsidRDefault="00D6584D" w:rsidP="00D6584D">
      <w:pPr>
        <w:rPr>
          <w:rFonts w:ascii="宋体" w:eastAsia="宋体" w:hAnsi="宋体"/>
        </w:rPr>
      </w:pPr>
      <w:r w:rsidRPr="00C81BAD">
        <w:rPr>
          <w:rFonts w:ascii="宋体" w:eastAsia="宋体" w:hAnsi="宋体"/>
        </w:rPr>
        <w:t>#define ll long long</w:t>
      </w:r>
    </w:p>
    <w:p w:rsidR="00D6584D" w:rsidRPr="00C81BAD" w:rsidRDefault="00D6584D" w:rsidP="00D6584D">
      <w:pPr>
        <w:rPr>
          <w:rFonts w:ascii="宋体" w:eastAsia="宋体" w:hAnsi="宋体"/>
        </w:rPr>
      </w:pPr>
    </w:p>
    <w:p w:rsidR="00D6584D" w:rsidRPr="00C81BAD" w:rsidRDefault="00D6584D" w:rsidP="00D6584D">
      <w:pPr>
        <w:rPr>
          <w:rFonts w:ascii="宋体" w:eastAsia="宋体" w:hAnsi="宋体"/>
        </w:rPr>
      </w:pPr>
      <w:r w:rsidRPr="00C81BAD">
        <w:rPr>
          <w:rFonts w:ascii="宋体" w:eastAsia="宋体" w:hAnsi="宋体"/>
        </w:rPr>
        <w:t>using namespace std;</w:t>
      </w:r>
    </w:p>
    <w:p w:rsidR="00D6584D" w:rsidRPr="00C81BAD" w:rsidRDefault="00D6584D" w:rsidP="00D6584D">
      <w:pPr>
        <w:rPr>
          <w:rFonts w:ascii="宋体" w:eastAsia="宋体" w:hAnsi="宋体"/>
        </w:rPr>
      </w:pPr>
    </w:p>
    <w:p w:rsidR="00D6584D" w:rsidRPr="00C81BAD" w:rsidRDefault="00D6584D" w:rsidP="00D6584D">
      <w:pPr>
        <w:rPr>
          <w:rFonts w:ascii="宋体" w:eastAsia="宋体" w:hAnsi="宋体"/>
        </w:rPr>
      </w:pPr>
      <w:r w:rsidRPr="00C81BAD">
        <w:rPr>
          <w:rFonts w:ascii="宋体" w:eastAsia="宋体" w:hAnsi="宋体"/>
        </w:rPr>
        <w:t>int main()</w:t>
      </w:r>
    </w:p>
    <w:p w:rsidR="00D6584D" w:rsidRPr="00C81BAD" w:rsidRDefault="00D6584D" w:rsidP="00D6584D">
      <w:pPr>
        <w:rPr>
          <w:rFonts w:ascii="宋体" w:eastAsia="宋体" w:hAnsi="宋体"/>
        </w:rPr>
      </w:pPr>
      <w:r w:rsidRPr="00C81BAD">
        <w:rPr>
          <w:rFonts w:ascii="宋体" w:eastAsia="宋体" w:hAnsi="宋体"/>
        </w:rPr>
        <w:t>{</w:t>
      </w:r>
    </w:p>
    <w:p w:rsidR="00D6584D" w:rsidRPr="00C81BAD" w:rsidRDefault="00D6584D" w:rsidP="00D6584D">
      <w:pPr>
        <w:rPr>
          <w:rFonts w:ascii="宋体" w:eastAsia="宋体" w:hAnsi="宋体"/>
        </w:rPr>
      </w:pPr>
      <w:r w:rsidRPr="00C81BAD">
        <w:rPr>
          <w:rFonts w:ascii="宋体" w:eastAsia="宋体" w:hAnsi="宋体"/>
        </w:rPr>
        <w:t xml:space="preserve">    int n,m,k,dp[MAXN][MAXK],sum[MAXN],num[MAXN];</w:t>
      </w:r>
    </w:p>
    <w:p w:rsidR="00D6584D" w:rsidRPr="00C81BAD" w:rsidRDefault="00D6584D" w:rsidP="00D6584D">
      <w:pPr>
        <w:rPr>
          <w:rFonts w:ascii="宋体" w:eastAsia="宋体" w:hAnsi="宋体"/>
        </w:rPr>
      </w:pPr>
      <w:r w:rsidRPr="00C81BAD">
        <w:rPr>
          <w:rFonts w:ascii="宋体" w:eastAsia="宋体" w:hAnsi="宋体"/>
        </w:rPr>
        <w:t xml:space="preserve">    while(~scanf("%d%d%d",&amp;n,&amp;m,&amp;k)){</w:t>
      </w:r>
    </w:p>
    <w:p w:rsidR="00D6584D" w:rsidRPr="00C81BAD" w:rsidRDefault="00D6584D" w:rsidP="00D6584D">
      <w:pPr>
        <w:rPr>
          <w:rFonts w:ascii="宋体" w:eastAsia="宋体" w:hAnsi="宋体"/>
        </w:rPr>
      </w:pPr>
      <w:r w:rsidRPr="00C81BAD">
        <w:rPr>
          <w:rFonts w:ascii="宋体" w:eastAsia="宋体" w:hAnsi="宋体"/>
        </w:rPr>
        <w:t xml:space="preserve">        for (int i=1;i&lt;=n;i++) scanf("%d",&amp;num[i]);</w:t>
      </w:r>
    </w:p>
    <w:p w:rsidR="00D6584D" w:rsidRPr="00C81BAD" w:rsidRDefault="00D6584D" w:rsidP="00D6584D">
      <w:pPr>
        <w:rPr>
          <w:rFonts w:ascii="宋体" w:eastAsia="宋体" w:hAnsi="宋体"/>
        </w:rPr>
      </w:pPr>
      <w:r w:rsidRPr="00C81BAD">
        <w:rPr>
          <w:rFonts w:ascii="宋体" w:eastAsia="宋体" w:hAnsi="宋体"/>
        </w:rPr>
        <w:t xml:space="preserve">        memset(dp,0,sizeof(dp)),memset(sum,0,sizeof(sum)),sum[0]=1;</w:t>
      </w:r>
    </w:p>
    <w:p w:rsidR="00D6584D" w:rsidRPr="00C81BAD" w:rsidRDefault="00D6584D" w:rsidP="00D6584D">
      <w:pPr>
        <w:rPr>
          <w:rFonts w:ascii="宋体" w:eastAsia="宋体" w:hAnsi="宋体"/>
        </w:rPr>
      </w:pPr>
      <w:r w:rsidRPr="00C81BAD">
        <w:rPr>
          <w:rFonts w:ascii="宋体" w:eastAsia="宋体" w:hAnsi="宋体"/>
        </w:rPr>
        <w:t xml:space="preserve">        for (int i=1;i&lt;=n;i++){</w:t>
      </w:r>
    </w:p>
    <w:p w:rsidR="00D6584D" w:rsidRPr="00C81BAD" w:rsidRDefault="00D6584D" w:rsidP="00D6584D">
      <w:pPr>
        <w:rPr>
          <w:rFonts w:ascii="宋体" w:eastAsia="宋体" w:hAnsi="宋体"/>
        </w:rPr>
      </w:pPr>
      <w:r w:rsidRPr="00C81BAD">
        <w:rPr>
          <w:rFonts w:ascii="宋体" w:eastAsia="宋体" w:hAnsi="宋体"/>
        </w:rPr>
        <w:t xml:space="preserve">            for (int j=i;j&gt;=max(1,i-m);j--){</w:t>
      </w:r>
    </w:p>
    <w:p w:rsidR="00D6584D" w:rsidRPr="00C81BAD" w:rsidRDefault="00D6584D" w:rsidP="00D6584D">
      <w:pPr>
        <w:rPr>
          <w:rFonts w:ascii="宋体" w:eastAsia="宋体" w:hAnsi="宋体"/>
        </w:rPr>
      </w:pPr>
      <w:r w:rsidRPr="00C81BAD">
        <w:rPr>
          <w:rFonts w:ascii="宋体" w:eastAsia="宋体" w:hAnsi="宋体"/>
        </w:rPr>
        <w:t xml:space="preserve">                int change=(sum[j-1]-dp[j][num[i]]+N)%N;</w:t>
      </w:r>
    </w:p>
    <w:p w:rsidR="00D6584D" w:rsidRPr="00C81BAD" w:rsidRDefault="00D6584D" w:rsidP="00D6584D">
      <w:pPr>
        <w:rPr>
          <w:rFonts w:ascii="宋体" w:eastAsia="宋体" w:hAnsi="宋体"/>
        </w:rPr>
      </w:pPr>
      <w:r w:rsidRPr="00C81BAD">
        <w:rPr>
          <w:rFonts w:ascii="宋体" w:eastAsia="宋体" w:hAnsi="宋体"/>
        </w:rPr>
        <w:t xml:space="preserve">                dp[j][num[i]]=sum[j-1];</w:t>
      </w:r>
    </w:p>
    <w:p w:rsidR="00D6584D" w:rsidRPr="00C81BAD" w:rsidRDefault="00D6584D" w:rsidP="00D6584D">
      <w:pPr>
        <w:rPr>
          <w:rFonts w:ascii="宋体" w:eastAsia="宋体" w:hAnsi="宋体"/>
        </w:rPr>
      </w:pPr>
      <w:r w:rsidRPr="00C81BAD">
        <w:rPr>
          <w:rFonts w:ascii="宋体" w:eastAsia="宋体" w:hAnsi="宋体"/>
        </w:rPr>
        <w:t xml:space="preserve">                sum[j]=(sum[j]+change)%N;</w:t>
      </w:r>
    </w:p>
    <w:p w:rsidR="00D6584D" w:rsidRPr="00C81BAD" w:rsidRDefault="00D6584D" w:rsidP="00D6584D">
      <w:pPr>
        <w:rPr>
          <w:rFonts w:ascii="宋体" w:eastAsia="宋体" w:hAnsi="宋体"/>
        </w:rPr>
      </w:pPr>
      <w:r w:rsidRPr="00C81BAD">
        <w:rPr>
          <w:rFonts w:ascii="宋体" w:eastAsia="宋体" w:hAnsi="宋体"/>
        </w:rPr>
        <w:t xml:space="preserve">            }</w:t>
      </w:r>
    </w:p>
    <w:p w:rsidR="00D6584D" w:rsidRPr="00C81BAD" w:rsidRDefault="00D6584D" w:rsidP="00D6584D">
      <w:pPr>
        <w:rPr>
          <w:rFonts w:ascii="宋体" w:eastAsia="宋体" w:hAnsi="宋体"/>
        </w:rPr>
      </w:pPr>
      <w:r w:rsidRPr="00C81BAD">
        <w:rPr>
          <w:rFonts w:ascii="宋体" w:eastAsia="宋体" w:hAnsi="宋体"/>
        </w:rPr>
        <w:t xml:space="preserve">        }</w:t>
      </w:r>
    </w:p>
    <w:p w:rsidR="00D6584D" w:rsidRPr="00C81BAD" w:rsidRDefault="00D6584D" w:rsidP="00D6584D">
      <w:pPr>
        <w:rPr>
          <w:rFonts w:ascii="宋体" w:eastAsia="宋体" w:hAnsi="宋体"/>
        </w:rPr>
      </w:pPr>
      <w:r w:rsidRPr="00C81BAD">
        <w:rPr>
          <w:rFonts w:ascii="宋体" w:eastAsia="宋体" w:hAnsi="宋体"/>
        </w:rPr>
        <w:t xml:space="preserve">        printf("%d\n",sum[n-m]);</w:t>
      </w:r>
    </w:p>
    <w:p w:rsidR="00D6584D" w:rsidRPr="00C81BAD" w:rsidRDefault="00D6584D" w:rsidP="00D6584D">
      <w:pPr>
        <w:rPr>
          <w:rFonts w:ascii="宋体" w:eastAsia="宋体" w:hAnsi="宋体"/>
        </w:rPr>
      </w:pPr>
      <w:r w:rsidRPr="00C81BAD">
        <w:rPr>
          <w:rFonts w:ascii="宋体" w:eastAsia="宋体" w:hAnsi="宋体"/>
        </w:rPr>
        <w:t xml:space="preserve">    }</w:t>
      </w:r>
    </w:p>
    <w:p w:rsidR="00D6584D" w:rsidRPr="00C81BAD" w:rsidRDefault="00D6584D" w:rsidP="00D6584D">
      <w:pPr>
        <w:rPr>
          <w:rFonts w:ascii="宋体" w:eastAsia="宋体" w:hAnsi="宋体"/>
        </w:rPr>
      </w:pPr>
      <w:r w:rsidRPr="00C81BAD">
        <w:rPr>
          <w:rFonts w:ascii="宋体" w:eastAsia="宋体" w:hAnsi="宋体"/>
        </w:rPr>
        <w:t xml:space="preserve">    return 0;</w:t>
      </w:r>
    </w:p>
    <w:p w:rsidR="00D6584D" w:rsidRPr="00C81BAD" w:rsidRDefault="00D6584D" w:rsidP="00D6584D">
      <w:pPr>
        <w:rPr>
          <w:rFonts w:ascii="宋体" w:eastAsia="宋体" w:hAnsi="宋体"/>
        </w:rPr>
      </w:pPr>
      <w:r w:rsidRPr="00C81BAD">
        <w:rPr>
          <w:rFonts w:ascii="宋体" w:eastAsia="宋体" w:hAnsi="宋体"/>
        </w:rPr>
        <w:t>}</w:t>
      </w:r>
    </w:p>
    <w:p w:rsidR="00D579BA" w:rsidRPr="00C81BAD" w:rsidRDefault="00D579BA" w:rsidP="00BC7CBD">
      <w:pPr>
        <w:pStyle w:val="2"/>
        <w:rPr>
          <w:rFonts w:ascii="宋体" w:eastAsia="宋体" w:hAnsi="宋体"/>
          <w:b w:val="0"/>
        </w:rPr>
      </w:pPr>
      <w:bookmarkStart w:id="107" w:name="_Toc523521190"/>
      <w:r w:rsidRPr="00C81BAD">
        <w:rPr>
          <w:rFonts w:ascii="宋体" w:eastAsia="宋体" w:hAnsi="宋体" w:hint="eastAsia"/>
          <w:b w:val="0"/>
        </w:rPr>
        <w:t>√-牛客网-第2场-</w:t>
      </w:r>
      <w:r w:rsidRPr="00C81BAD">
        <w:rPr>
          <w:rFonts w:ascii="宋体" w:eastAsia="宋体" w:hAnsi="宋体"/>
          <w:b w:val="0"/>
        </w:rPr>
        <w:t>D</w:t>
      </w:r>
      <w:r w:rsidRPr="00C81BAD">
        <w:rPr>
          <w:rFonts w:ascii="宋体" w:eastAsia="宋体" w:hAnsi="宋体" w:hint="eastAsia"/>
          <w:b w:val="0"/>
        </w:rPr>
        <w:t>-</w:t>
      </w:r>
      <w:r w:rsidRPr="00C81BAD">
        <w:rPr>
          <w:rFonts w:ascii="宋体" w:eastAsia="宋体" w:hAnsi="宋体"/>
          <w:b w:val="0"/>
        </w:rPr>
        <w:t>Money</w:t>
      </w:r>
      <w:r w:rsidRPr="00C81BAD">
        <w:rPr>
          <w:rFonts w:ascii="宋体" w:eastAsia="宋体" w:hAnsi="宋体" w:hint="eastAsia"/>
          <w:b w:val="0"/>
        </w:rPr>
        <w:t>-签到题</w:t>
      </w:r>
      <w:bookmarkEnd w:id="107"/>
    </w:p>
    <w:p w:rsidR="00D579BA" w:rsidRPr="00C81BAD" w:rsidRDefault="00D579BA" w:rsidP="00D6584D">
      <w:pPr>
        <w:rPr>
          <w:rFonts w:ascii="宋体" w:eastAsia="宋体" w:hAnsi="宋体"/>
        </w:rPr>
      </w:pPr>
      <w:r w:rsidRPr="00C81BAD">
        <w:rPr>
          <w:rFonts w:ascii="宋体" w:eastAsia="宋体" w:hAnsi="宋体" w:hint="eastAsia"/>
        </w:rPr>
        <w:t>【题意】</w:t>
      </w:r>
      <w:r w:rsidR="00BC7CBD" w:rsidRPr="00C81BAD">
        <w:rPr>
          <w:rFonts w:ascii="宋体" w:eastAsia="宋体" w:hAnsi="宋体" w:hint="eastAsia"/>
        </w:rPr>
        <w:t>n家店，每个店给一个price[i]，可以在一家店以price[i]买入，在另一家店以price[i]卖出，必须按照1-</w:t>
      </w:r>
      <w:r w:rsidR="00BC7CBD" w:rsidRPr="00C81BAD">
        <w:rPr>
          <w:rFonts w:ascii="宋体" w:eastAsia="宋体" w:hAnsi="宋体"/>
        </w:rPr>
        <w:t>n</w:t>
      </w:r>
      <w:r w:rsidR="00BC7CBD" w:rsidRPr="00C81BAD">
        <w:rPr>
          <w:rFonts w:ascii="宋体" w:eastAsia="宋体" w:hAnsi="宋体" w:hint="eastAsia"/>
        </w:rPr>
        <w:t>的顺序访问各家店，起始资金无穷大，同一时刻只能携带1个物品，求最大利润和最大利润时的最小交易次数</w:t>
      </w:r>
    </w:p>
    <w:p w:rsidR="00D579BA" w:rsidRPr="00C81BAD" w:rsidRDefault="00D579BA" w:rsidP="00D6584D">
      <w:pPr>
        <w:rPr>
          <w:rFonts w:ascii="宋体" w:eastAsia="宋体" w:hAnsi="宋体"/>
        </w:rPr>
      </w:pPr>
      <w:r w:rsidRPr="00C81BAD">
        <w:rPr>
          <w:rFonts w:ascii="宋体" w:eastAsia="宋体" w:hAnsi="宋体" w:hint="eastAsia"/>
        </w:rPr>
        <w:t>【题解】</w:t>
      </w:r>
      <w:r w:rsidR="00E519C1" w:rsidRPr="00C81BAD">
        <w:rPr>
          <w:rFonts w:ascii="宋体" w:eastAsia="宋体" w:hAnsi="宋体" w:hint="eastAsia"/>
        </w:rPr>
        <w:t>buy</w:t>
      </w:r>
      <w:r w:rsidR="00E519C1" w:rsidRPr="00C81BAD">
        <w:rPr>
          <w:rFonts w:ascii="宋体" w:eastAsia="宋体" w:hAnsi="宋体"/>
        </w:rPr>
        <w:t>[i]</w:t>
      </w:r>
      <w:r w:rsidR="00E519C1" w:rsidRPr="00C81BAD">
        <w:rPr>
          <w:rFonts w:ascii="宋体" w:eastAsia="宋体" w:hAnsi="宋体" w:hint="eastAsia"/>
        </w:rPr>
        <w:t>表示在第</w:t>
      </w:r>
      <w:r w:rsidR="00E519C1" w:rsidRPr="00C81BAD">
        <w:rPr>
          <w:rFonts w:ascii="宋体" w:eastAsia="宋体" w:hAnsi="宋体"/>
        </w:rPr>
        <w:t>I</w:t>
      </w:r>
      <w:r w:rsidR="00E519C1" w:rsidRPr="00C81BAD">
        <w:rPr>
          <w:rFonts w:ascii="宋体" w:eastAsia="宋体" w:hAnsi="宋体" w:hint="eastAsia"/>
        </w:rPr>
        <w:t>家店进行买入时的最大利润</w:t>
      </w:r>
    </w:p>
    <w:p w:rsidR="00E519C1" w:rsidRPr="00C81BAD" w:rsidRDefault="00E519C1" w:rsidP="00D6584D">
      <w:pPr>
        <w:rPr>
          <w:rFonts w:ascii="宋体" w:eastAsia="宋体" w:hAnsi="宋体"/>
        </w:rPr>
      </w:pPr>
      <w:r w:rsidRPr="00C81BAD">
        <w:rPr>
          <w:rFonts w:ascii="宋体" w:eastAsia="宋体" w:hAnsi="宋体"/>
        </w:rPr>
        <w:tab/>
      </w:r>
      <w:r w:rsidRPr="00C81BAD">
        <w:rPr>
          <w:rFonts w:ascii="宋体" w:eastAsia="宋体" w:hAnsi="宋体"/>
        </w:rPr>
        <w:tab/>
        <w:t>buy_op[i]</w:t>
      </w:r>
      <w:r w:rsidRPr="00C81BAD">
        <w:rPr>
          <w:rFonts w:ascii="宋体" w:eastAsia="宋体" w:hAnsi="宋体" w:hint="eastAsia"/>
        </w:rPr>
        <w:t>表示在第</w:t>
      </w:r>
      <w:r w:rsidRPr="00C81BAD">
        <w:rPr>
          <w:rFonts w:ascii="宋体" w:eastAsia="宋体" w:hAnsi="宋体"/>
        </w:rPr>
        <w:t>I</w:t>
      </w:r>
      <w:r w:rsidRPr="00C81BAD">
        <w:rPr>
          <w:rFonts w:ascii="宋体" w:eastAsia="宋体" w:hAnsi="宋体" w:hint="eastAsia"/>
        </w:rPr>
        <w:t>家店买入且获得最大利润时的最小交易册数</w:t>
      </w:r>
    </w:p>
    <w:p w:rsidR="00E519C1" w:rsidRPr="00C81BAD" w:rsidRDefault="00E519C1" w:rsidP="00D6584D">
      <w:pPr>
        <w:rPr>
          <w:rFonts w:ascii="宋体" w:eastAsia="宋体" w:hAnsi="宋体"/>
        </w:rPr>
      </w:pPr>
      <w:r w:rsidRPr="00C81BAD">
        <w:rPr>
          <w:rFonts w:ascii="宋体" w:eastAsia="宋体" w:hAnsi="宋体"/>
        </w:rPr>
        <w:tab/>
      </w:r>
      <w:r w:rsidRPr="00C81BAD">
        <w:rPr>
          <w:rFonts w:ascii="宋体" w:eastAsia="宋体" w:hAnsi="宋体"/>
        </w:rPr>
        <w:tab/>
        <w:t>sell[i]</w:t>
      </w:r>
      <w:r w:rsidRPr="00C81BAD">
        <w:rPr>
          <w:rFonts w:ascii="宋体" w:eastAsia="宋体" w:hAnsi="宋体" w:hint="eastAsia"/>
        </w:rPr>
        <w:t>表示在第</w:t>
      </w:r>
      <w:r w:rsidRPr="00C81BAD">
        <w:rPr>
          <w:rFonts w:ascii="宋体" w:eastAsia="宋体" w:hAnsi="宋体"/>
        </w:rPr>
        <w:t>I</w:t>
      </w:r>
      <w:r w:rsidRPr="00C81BAD">
        <w:rPr>
          <w:rFonts w:ascii="宋体" w:eastAsia="宋体" w:hAnsi="宋体" w:hint="eastAsia"/>
        </w:rPr>
        <w:t>家店卖出时的最大利润</w:t>
      </w:r>
    </w:p>
    <w:p w:rsidR="00E519C1" w:rsidRPr="00C81BAD" w:rsidRDefault="00E519C1" w:rsidP="00D6584D">
      <w:pPr>
        <w:rPr>
          <w:rFonts w:ascii="宋体" w:eastAsia="宋体" w:hAnsi="宋体"/>
        </w:rPr>
      </w:pPr>
      <w:r w:rsidRPr="00C81BAD">
        <w:rPr>
          <w:rFonts w:ascii="宋体" w:eastAsia="宋体" w:hAnsi="宋体"/>
        </w:rPr>
        <w:lastRenderedPageBreak/>
        <w:tab/>
      </w:r>
      <w:r w:rsidRPr="00C81BAD">
        <w:rPr>
          <w:rFonts w:ascii="宋体" w:eastAsia="宋体" w:hAnsi="宋体"/>
        </w:rPr>
        <w:tab/>
        <w:t>sell_op[i]</w:t>
      </w:r>
      <w:r w:rsidRPr="00C81BAD">
        <w:rPr>
          <w:rFonts w:ascii="宋体" w:eastAsia="宋体" w:hAnsi="宋体" w:hint="eastAsia"/>
        </w:rPr>
        <w:t>表示在第</w:t>
      </w:r>
      <w:r w:rsidRPr="00C81BAD">
        <w:rPr>
          <w:rFonts w:ascii="宋体" w:eastAsia="宋体" w:hAnsi="宋体"/>
        </w:rPr>
        <w:t>I</w:t>
      </w:r>
      <w:r w:rsidRPr="00C81BAD">
        <w:rPr>
          <w:rFonts w:ascii="宋体" w:eastAsia="宋体" w:hAnsi="宋体" w:hint="eastAsia"/>
        </w:rPr>
        <w:t>家店卖出且获得最大利润时的最小交易次数</w:t>
      </w:r>
    </w:p>
    <w:p w:rsidR="00E519C1" w:rsidRPr="00C81BAD" w:rsidRDefault="00E519C1" w:rsidP="00D6584D">
      <w:pPr>
        <w:rPr>
          <w:rFonts w:ascii="宋体" w:eastAsia="宋体" w:hAnsi="宋体"/>
        </w:rPr>
      </w:pPr>
      <w:r w:rsidRPr="00C81BAD">
        <w:rPr>
          <w:rFonts w:ascii="宋体" w:eastAsia="宋体" w:hAnsi="宋体"/>
        </w:rPr>
        <w:tab/>
      </w:r>
      <w:r w:rsidRPr="00C81BAD">
        <w:rPr>
          <w:rFonts w:ascii="宋体" w:eastAsia="宋体" w:hAnsi="宋体"/>
        </w:rPr>
        <w:tab/>
        <w:t>buy[i]=max(sell[0]…sell[i-1])-price[i]</w:t>
      </w:r>
    </w:p>
    <w:p w:rsidR="00E519C1" w:rsidRPr="00C81BAD" w:rsidRDefault="00E519C1" w:rsidP="00D6584D">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hint="eastAsia"/>
        </w:rPr>
        <w:t>当选定某个sell[k]得到的buy[i]超过原本值时，更新操作数，如果与原来持平，则选取较小的操作数。</w:t>
      </w:r>
    </w:p>
    <w:p w:rsidR="00E519C1" w:rsidRPr="00C81BAD" w:rsidRDefault="00E519C1" w:rsidP="00D6584D">
      <w:pPr>
        <w:rPr>
          <w:rFonts w:ascii="宋体" w:eastAsia="宋体" w:hAnsi="宋体"/>
        </w:rPr>
      </w:pPr>
      <w:r w:rsidRPr="00C81BAD">
        <w:rPr>
          <w:rFonts w:ascii="宋体" w:eastAsia="宋体" w:hAnsi="宋体"/>
        </w:rPr>
        <w:tab/>
      </w:r>
      <w:r w:rsidRPr="00C81BAD">
        <w:rPr>
          <w:rFonts w:ascii="宋体" w:eastAsia="宋体" w:hAnsi="宋体"/>
        </w:rPr>
        <w:tab/>
        <w:t>sell[i]=max(buy[0]…buy[i-1])+price[i]</w:t>
      </w:r>
    </w:p>
    <w:p w:rsidR="00E519C1" w:rsidRPr="00C81BAD" w:rsidRDefault="00E519C1" w:rsidP="00D6584D">
      <w:pPr>
        <w:rPr>
          <w:rFonts w:ascii="宋体" w:eastAsia="宋体" w:hAnsi="宋体"/>
        </w:rPr>
      </w:pPr>
      <w:r w:rsidRPr="00C81BAD">
        <w:rPr>
          <w:rFonts w:ascii="宋体" w:eastAsia="宋体" w:hAnsi="宋体"/>
        </w:rPr>
        <w:tab/>
      </w:r>
      <w:r w:rsidRPr="00C81BAD">
        <w:rPr>
          <w:rFonts w:ascii="宋体" w:eastAsia="宋体" w:hAnsi="宋体"/>
        </w:rPr>
        <w:tab/>
        <w:t>sell_op</w:t>
      </w:r>
      <w:r w:rsidRPr="00C81BAD">
        <w:rPr>
          <w:rFonts w:ascii="宋体" w:eastAsia="宋体" w:hAnsi="宋体" w:hint="eastAsia"/>
        </w:rPr>
        <w:t>与buy_op类似</w:t>
      </w:r>
    </w:p>
    <w:p w:rsidR="00E519C1" w:rsidRPr="00C81BAD" w:rsidRDefault="00E519C1" w:rsidP="00D6584D">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hint="eastAsia"/>
        </w:rPr>
        <w:t>可以发现维护4个最值（买入卖出时的最大利润和最小操作数）即可，因为之后的更新只会使用到这些值。</w:t>
      </w:r>
    </w:p>
    <w:p w:rsidR="00D579BA" w:rsidRPr="00C81BAD" w:rsidRDefault="00D579BA" w:rsidP="00D6584D">
      <w:pPr>
        <w:rPr>
          <w:rFonts w:ascii="宋体" w:eastAsia="宋体" w:hAnsi="宋体"/>
        </w:rPr>
      </w:pPr>
      <w:r w:rsidRPr="00C81BAD">
        <w:rPr>
          <w:rFonts w:ascii="宋体" w:eastAsia="宋体" w:hAnsi="宋体" w:hint="eastAsia"/>
        </w:rPr>
        <w:t>【自测数据】</w:t>
      </w:r>
    </w:p>
    <w:p w:rsidR="00D579BA" w:rsidRPr="00C81BAD" w:rsidRDefault="00D579BA" w:rsidP="00D579BA">
      <w:pPr>
        <w:rPr>
          <w:rFonts w:ascii="宋体" w:eastAsia="宋体" w:hAnsi="宋体"/>
        </w:rPr>
      </w:pPr>
      <w:r w:rsidRPr="00C81BAD">
        <w:rPr>
          <w:rFonts w:ascii="宋体" w:eastAsia="宋体" w:hAnsi="宋体"/>
        </w:rPr>
        <w:t>/*</w:t>
      </w:r>
    </w:p>
    <w:p w:rsidR="00D579BA" w:rsidRPr="00C81BAD" w:rsidRDefault="00D579BA" w:rsidP="00D579BA">
      <w:pPr>
        <w:rPr>
          <w:rFonts w:ascii="宋体" w:eastAsia="宋体" w:hAnsi="宋体"/>
        </w:rPr>
      </w:pPr>
      <w:r w:rsidRPr="00C81BAD">
        <w:rPr>
          <w:rFonts w:ascii="宋体" w:eastAsia="宋体" w:hAnsi="宋体"/>
        </w:rPr>
        <w:t>input</w:t>
      </w:r>
    </w:p>
    <w:p w:rsidR="00D579BA" w:rsidRPr="00C81BAD" w:rsidRDefault="00D579BA" w:rsidP="00D579BA">
      <w:pPr>
        <w:rPr>
          <w:rFonts w:ascii="宋体" w:eastAsia="宋体" w:hAnsi="宋体"/>
        </w:rPr>
      </w:pPr>
      <w:r w:rsidRPr="00C81BAD">
        <w:rPr>
          <w:rFonts w:ascii="宋体" w:eastAsia="宋体" w:hAnsi="宋体"/>
        </w:rPr>
        <w:t>7</w:t>
      </w:r>
    </w:p>
    <w:p w:rsidR="00D579BA" w:rsidRPr="00C81BAD" w:rsidRDefault="00D579BA" w:rsidP="00D579BA">
      <w:pPr>
        <w:rPr>
          <w:rFonts w:ascii="宋体" w:eastAsia="宋体" w:hAnsi="宋体"/>
        </w:rPr>
      </w:pPr>
      <w:r w:rsidRPr="00C81BAD">
        <w:rPr>
          <w:rFonts w:ascii="宋体" w:eastAsia="宋体" w:hAnsi="宋体"/>
        </w:rPr>
        <w:t>5</w:t>
      </w:r>
    </w:p>
    <w:p w:rsidR="00D579BA" w:rsidRPr="00C81BAD" w:rsidRDefault="00D579BA" w:rsidP="00D579BA">
      <w:pPr>
        <w:rPr>
          <w:rFonts w:ascii="宋体" w:eastAsia="宋体" w:hAnsi="宋体"/>
        </w:rPr>
      </w:pPr>
      <w:r w:rsidRPr="00C81BAD">
        <w:rPr>
          <w:rFonts w:ascii="宋体" w:eastAsia="宋体" w:hAnsi="宋体"/>
        </w:rPr>
        <w:t>9 10 7 6 8</w:t>
      </w:r>
    </w:p>
    <w:p w:rsidR="00D579BA" w:rsidRPr="00C81BAD" w:rsidRDefault="00D579BA" w:rsidP="00D579BA">
      <w:pPr>
        <w:rPr>
          <w:rFonts w:ascii="宋体" w:eastAsia="宋体" w:hAnsi="宋体"/>
        </w:rPr>
      </w:pPr>
      <w:r w:rsidRPr="00C81BAD">
        <w:rPr>
          <w:rFonts w:ascii="宋体" w:eastAsia="宋体" w:hAnsi="宋体"/>
        </w:rPr>
        <w:t>6</w:t>
      </w:r>
    </w:p>
    <w:p w:rsidR="00D579BA" w:rsidRPr="00C81BAD" w:rsidRDefault="00D579BA" w:rsidP="00D579BA">
      <w:pPr>
        <w:rPr>
          <w:rFonts w:ascii="宋体" w:eastAsia="宋体" w:hAnsi="宋体"/>
        </w:rPr>
      </w:pPr>
      <w:r w:rsidRPr="00C81BAD">
        <w:rPr>
          <w:rFonts w:ascii="宋体" w:eastAsia="宋体" w:hAnsi="宋体"/>
        </w:rPr>
        <w:t>9 10 9 10 9 11</w:t>
      </w:r>
    </w:p>
    <w:p w:rsidR="00D579BA" w:rsidRPr="00C81BAD" w:rsidRDefault="00D579BA" w:rsidP="00D579BA">
      <w:pPr>
        <w:rPr>
          <w:rFonts w:ascii="宋体" w:eastAsia="宋体" w:hAnsi="宋体"/>
        </w:rPr>
      </w:pPr>
      <w:r w:rsidRPr="00C81BAD">
        <w:rPr>
          <w:rFonts w:ascii="宋体" w:eastAsia="宋体" w:hAnsi="宋体"/>
        </w:rPr>
        <w:t>6</w:t>
      </w:r>
    </w:p>
    <w:p w:rsidR="00D579BA" w:rsidRPr="00C81BAD" w:rsidRDefault="00D579BA" w:rsidP="00D579BA">
      <w:pPr>
        <w:rPr>
          <w:rFonts w:ascii="宋体" w:eastAsia="宋体" w:hAnsi="宋体"/>
        </w:rPr>
      </w:pPr>
      <w:r w:rsidRPr="00C81BAD">
        <w:rPr>
          <w:rFonts w:ascii="宋体" w:eastAsia="宋体" w:hAnsi="宋体"/>
        </w:rPr>
        <w:t>9 9 9 10 10 10</w:t>
      </w:r>
    </w:p>
    <w:p w:rsidR="00D579BA" w:rsidRPr="00C81BAD" w:rsidRDefault="00D579BA" w:rsidP="00D579BA">
      <w:pPr>
        <w:rPr>
          <w:rFonts w:ascii="宋体" w:eastAsia="宋体" w:hAnsi="宋体"/>
        </w:rPr>
      </w:pPr>
      <w:r w:rsidRPr="00C81BAD">
        <w:rPr>
          <w:rFonts w:ascii="宋体" w:eastAsia="宋体" w:hAnsi="宋体"/>
        </w:rPr>
        <w:t>6</w:t>
      </w:r>
    </w:p>
    <w:p w:rsidR="00D579BA" w:rsidRPr="00C81BAD" w:rsidRDefault="00D579BA" w:rsidP="00D579BA">
      <w:pPr>
        <w:rPr>
          <w:rFonts w:ascii="宋体" w:eastAsia="宋体" w:hAnsi="宋体"/>
        </w:rPr>
      </w:pPr>
      <w:r w:rsidRPr="00C81BAD">
        <w:rPr>
          <w:rFonts w:ascii="宋体" w:eastAsia="宋体" w:hAnsi="宋体"/>
        </w:rPr>
        <w:t>9 9 9 11 10 10</w:t>
      </w:r>
    </w:p>
    <w:p w:rsidR="00D579BA" w:rsidRPr="00C81BAD" w:rsidRDefault="00D579BA" w:rsidP="00D579BA">
      <w:pPr>
        <w:rPr>
          <w:rFonts w:ascii="宋体" w:eastAsia="宋体" w:hAnsi="宋体"/>
        </w:rPr>
      </w:pPr>
      <w:r w:rsidRPr="00C81BAD">
        <w:rPr>
          <w:rFonts w:ascii="宋体" w:eastAsia="宋体" w:hAnsi="宋体"/>
        </w:rPr>
        <w:t>6</w:t>
      </w:r>
    </w:p>
    <w:p w:rsidR="00D579BA" w:rsidRPr="00C81BAD" w:rsidRDefault="00D579BA" w:rsidP="00D579BA">
      <w:pPr>
        <w:rPr>
          <w:rFonts w:ascii="宋体" w:eastAsia="宋体" w:hAnsi="宋体"/>
        </w:rPr>
      </w:pPr>
      <w:r w:rsidRPr="00C81BAD">
        <w:rPr>
          <w:rFonts w:ascii="宋体" w:eastAsia="宋体" w:hAnsi="宋体"/>
        </w:rPr>
        <w:t>9 9 9 10 11 10</w:t>
      </w:r>
    </w:p>
    <w:p w:rsidR="00D579BA" w:rsidRPr="00C81BAD" w:rsidRDefault="00D579BA" w:rsidP="00D579BA">
      <w:pPr>
        <w:rPr>
          <w:rFonts w:ascii="宋体" w:eastAsia="宋体" w:hAnsi="宋体"/>
        </w:rPr>
      </w:pPr>
      <w:r w:rsidRPr="00C81BAD">
        <w:rPr>
          <w:rFonts w:ascii="宋体" w:eastAsia="宋体" w:hAnsi="宋体"/>
        </w:rPr>
        <w:t>2</w:t>
      </w:r>
    </w:p>
    <w:p w:rsidR="00D579BA" w:rsidRPr="00C81BAD" w:rsidRDefault="00D579BA" w:rsidP="00D579BA">
      <w:pPr>
        <w:rPr>
          <w:rFonts w:ascii="宋体" w:eastAsia="宋体" w:hAnsi="宋体"/>
        </w:rPr>
      </w:pPr>
      <w:r w:rsidRPr="00C81BAD">
        <w:rPr>
          <w:rFonts w:ascii="宋体" w:eastAsia="宋体" w:hAnsi="宋体"/>
        </w:rPr>
        <w:t>0 2147483647</w:t>
      </w:r>
    </w:p>
    <w:p w:rsidR="00D579BA" w:rsidRPr="00C81BAD" w:rsidRDefault="00D579BA" w:rsidP="00D579BA">
      <w:pPr>
        <w:rPr>
          <w:rFonts w:ascii="宋体" w:eastAsia="宋体" w:hAnsi="宋体"/>
        </w:rPr>
      </w:pPr>
      <w:r w:rsidRPr="00C81BAD">
        <w:rPr>
          <w:rFonts w:ascii="宋体" w:eastAsia="宋体" w:hAnsi="宋体"/>
        </w:rPr>
        <w:t>2</w:t>
      </w:r>
    </w:p>
    <w:p w:rsidR="00D579BA" w:rsidRPr="00C81BAD" w:rsidRDefault="00D579BA" w:rsidP="00D579BA">
      <w:pPr>
        <w:rPr>
          <w:rFonts w:ascii="宋体" w:eastAsia="宋体" w:hAnsi="宋体"/>
        </w:rPr>
      </w:pPr>
      <w:r w:rsidRPr="00C81BAD">
        <w:rPr>
          <w:rFonts w:ascii="宋体" w:eastAsia="宋体" w:hAnsi="宋体"/>
        </w:rPr>
        <w:t>0 0</w:t>
      </w:r>
    </w:p>
    <w:p w:rsidR="00D579BA" w:rsidRPr="00C81BAD" w:rsidRDefault="00D579BA" w:rsidP="00D579BA">
      <w:pPr>
        <w:rPr>
          <w:rFonts w:ascii="宋体" w:eastAsia="宋体" w:hAnsi="宋体"/>
        </w:rPr>
      </w:pPr>
      <w:r w:rsidRPr="00C81BAD">
        <w:rPr>
          <w:rFonts w:ascii="宋体" w:eastAsia="宋体" w:hAnsi="宋体"/>
        </w:rPr>
        <w:t>output</w:t>
      </w:r>
    </w:p>
    <w:p w:rsidR="00D579BA" w:rsidRPr="00C81BAD" w:rsidRDefault="00D579BA" w:rsidP="00D579BA">
      <w:pPr>
        <w:rPr>
          <w:rFonts w:ascii="宋体" w:eastAsia="宋体" w:hAnsi="宋体"/>
        </w:rPr>
      </w:pPr>
      <w:r w:rsidRPr="00C81BAD">
        <w:rPr>
          <w:rFonts w:ascii="宋体" w:eastAsia="宋体" w:hAnsi="宋体"/>
        </w:rPr>
        <w:t>3 4</w:t>
      </w:r>
    </w:p>
    <w:p w:rsidR="00D579BA" w:rsidRPr="00C81BAD" w:rsidRDefault="00D579BA" w:rsidP="00D579BA">
      <w:pPr>
        <w:rPr>
          <w:rFonts w:ascii="宋体" w:eastAsia="宋体" w:hAnsi="宋体"/>
        </w:rPr>
      </w:pPr>
      <w:r w:rsidRPr="00C81BAD">
        <w:rPr>
          <w:rFonts w:ascii="宋体" w:eastAsia="宋体" w:hAnsi="宋体"/>
        </w:rPr>
        <w:t>4 6</w:t>
      </w:r>
    </w:p>
    <w:p w:rsidR="00D579BA" w:rsidRPr="00C81BAD" w:rsidRDefault="00D579BA" w:rsidP="00D579BA">
      <w:pPr>
        <w:rPr>
          <w:rFonts w:ascii="宋体" w:eastAsia="宋体" w:hAnsi="宋体"/>
        </w:rPr>
      </w:pPr>
      <w:r w:rsidRPr="00C81BAD">
        <w:rPr>
          <w:rFonts w:ascii="宋体" w:eastAsia="宋体" w:hAnsi="宋体"/>
        </w:rPr>
        <w:t>1 2</w:t>
      </w:r>
    </w:p>
    <w:p w:rsidR="00D579BA" w:rsidRPr="00C81BAD" w:rsidRDefault="00D579BA" w:rsidP="00D579BA">
      <w:pPr>
        <w:rPr>
          <w:rFonts w:ascii="宋体" w:eastAsia="宋体" w:hAnsi="宋体"/>
        </w:rPr>
      </w:pPr>
      <w:r w:rsidRPr="00C81BAD">
        <w:rPr>
          <w:rFonts w:ascii="宋体" w:eastAsia="宋体" w:hAnsi="宋体"/>
        </w:rPr>
        <w:t>2 2</w:t>
      </w:r>
    </w:p>
    <w:p w:rsidR="00D579BA" w:rsidRPr="00C81BAD" w:rsidRDefault="00D579BA" w:rsidP="00D579BA">
      <w:pPr>
        <w:rPr>
          <w:rFonts w:ascii="宋体" w:eastAsia="宋体" w:hAnsi="宋体"/>
        </w:rPr>
      </w:pPr>
      <w:r w:rsidRPr="00C81BAD">
        <w:rPr>
          <w:rFonts w:ascii="宋体" w:eastAsia="宋体" w:hAnsi="宋体"/>
        </w:rPr>
        <w:t>2 2</w:t>
      </w:r>
    </w:p>
    <w:p w:rsidR="00D579BA" w:rsidRPr="00C81BAD" w:rsidRDefault="00D579BA" w:rsidP="00D579BA">
      <w:pPr>
        <w:rPr>
          <w:rFonts w:ascii="宋体" w:eastAsia="宋体" w:hAnsi="宋体"/>
        </w:rPr>
      </w:pPr>
      <w:r w:rsidRPr="00C81BAD">
        <w:rPr>
          <w:rFonts w:ascii="宋体" w:eastAsia="宋体" w:hAnsi="宋体"/>
        </w:rPr>
        <w:t>2147483647 2</w:t>
      </w:r>
    </w:p>
    <w:p w:rsidR="00D579BA" w:rsidRPr="00C81BAD" w:rsidRDefault="00D579BA" w:rsidP="00D579BA">
      <w:pPr>
        <w:rPr>
          <w:rFonts w:ascii="宋体" w:eastAsia="宋体" w:hAnsi="宋体"/>
        </w:rPr>
      </w:pPr>
      <w:r w:rsidRPr="00C81BAD">
        <w:rPr>
          <w:rFonts w:ascii="宋体" w:eastAsia="宋体" w:hAnsi="宋体"/>
        </w:rPr>
        <w:t>0 0</w:t>
      </w:r>
    </w:p>
    <w:p w:rsidR="00D579BA" w:rsidRPr="00C81BAD" w:rsidRDefault="00D579BA" w:rsidP="00D6584D">
      <w:pPr>
        <w:rPr>
          <w:rFonts w:ascii="宋体" w:eastAsia="宋体" w:hAnsi="宋体"/>
        </w:rPr>
      </w:pPr>
      <w:r w:rsidRPr="00C81BAD">
        <w:rPr>
          <w:rFonts w:ascii="宋体" w:eastAsia="宋体" w:hAnsi="宋体"/>
        </w:rPr>
        <w:t>*/</w:t>
      </w:r>
    </w:p>
    <w:p w:rsidR="00D579BA" w:rsidRPr="00C81BAD" w:rsidRDefault="00D579BA" w:rsidP="00D6584D">
      <w:pPr>
        <w:rPr>
          <w:rFonts w:ascii="宋体" w:eastAsia="宋体" w:hAnsi="宋体"/>
        </w:rPr>
      </w:pPr>
      <w:r w:rsidRPr="00C81BAD">
        <w:rPr>
          <w:rFonts w:ascii="宋体" w:eastAsia="宋体" w:hAnsi="宋体" w:hint="eastAsia"/>
        </w:rPr>
        <w:t>【代码】</w:t>
      </w:r>
    </w:p>
    <w:p w:rsidR="00D579BA" w:rsidRPr="00C81BAD" w:rsidRDefault="00D579BA" w:rsidP="00D579BA">
      <w:pPr>
        <w:rPr>
          <w:rFonts w:ascii="宋体" w:eastAsia="宋体" w:hAnsi="宋体"/>
        </w:rPr>
      </w:pPr>
      <w:r w:rsidRPr="00C81BAD">
        <w:rPr>
          <w:rFonts w:ascii="宋体" w:eastAsia="宋体" w:hAnsi="宋体"/>
        </w:rPr>
        <w:t>#include &lt;bits/stdc++.h&gt;</w:t>
      </w:r>
    </w:p>
    <w:p w:rsidR="00D579BA" w:rsidRPr="00C81BAD" w:rsidRDefault="00D579BA" w:rsidP="00D579BA">
      <w:pPr>
        <w:rPr>
          <w:rFonts w:ascii="宋体" w:eastAsia="宋体" w:hAnsi="宋体"/>
        </w:rPr>
      </w:pPr>
      <w:r w:rsidRPr="00C81BAD">
        <w:rPr>
          <w:rFonts w:ascii="宋体" w:eastAsia="宋体" w:hAnsi="宋体"/>
        </w:rPr>
        <w:t>#define MAXN 100010</w:t>
      </w:r>
    </w:p>
    <w:p w:rsidR="00D579BA" w:rsidRPr="00C81BAD" w:rsidRDefault="00D579BA" w:rsidP="00D579BA">
      <w:pPr>
        <w:rPr>
          <w:rFonts w:ascii="宋体" w:eastAsia="宋体" w:hAnsi="宋体"/>
        </w:rPr>
      </w:pPr>
      <w:r w:rsidRPr="00C81BAD">
        <w:rPr>
          <w:rFonts w:ascii="宋体" w:eastAsia="宋体" w:hAnsi="宋体"/>
        </w:rPr>
        <w:t>#define ll long long</w:t>
      </w:r>
    </w:p>
    <w:p w:rsidR="00D579BA" w:rsidRPr="00C81BAD" w:rsidRDefault="00D579BA" w:rsidP="00D579BA">
      <w:pPr>
        <w:rPr>
          <w:rFonts w:ascii="宋体" w:eastAsia="宋体" w:hAnsi="宋体"/>
        </w:rPr>
      </w:pPr>
    </w:p>
    <w:p w:rsidR="00D579BA" w:rsidRPr="00C81BAD" w:rsidRDefault="00D579BA" w:rsidP="00D579BA">
      <w:pPr>
        <w:rPr>
          <w:rFonts w:ascii="宋体" w:eastAsia="宋体" w:hAnsi="宋体"/>
        </w:rPr>
      </w:pPr>
      <w:r w:rsidRPr="00C81BAD">
        <w:rPr>
          <w:rFonts w:ascii="宋体" w:eastAsia="宋体" w:hAnsi="宋体"/>
        </w:rPr>
        <w:t>using namespace std;</w:t>
      </w:r>
    </w:p>
    <w:p w:rsidR="00D579BA" w:rsidRPr="00C81BAD" w:rsidRDefault="00D579BA" w:rsidP="00D579BA">
      <w:pPr>
        <w:rPr>
          <w:rFonts w:ascii="宋体" w:eastAsia="宋体" w:hAnsi="宋体"/>
        </w:rPr>
      </w:pPr>
    </w:p>
    <w:p w:rsidR="00D579BA" w:rsidRPr="00C81BAD" w:rsidRDefault="00D579BA" w:rsidP="00D579BA">
      <w:pPr>
        <w:rPr>
          <w:rFonts w:ascii="宋体" w:eastAsia="宋体" w:hAnsi="宋体"/>
        </w:rPr>
      </w:pPr>
      <w:r w:rsidRPr="00C81BAD">
        <w:rPr>
          <w:rFonts w:ascii="宋体" w:eastAsia="宋体" w:hAnsi="宋体"/>
        </w:rPr>
        <w:t>int main()</w:t>
      </w:r>
    </w:p>
    <w:p w:rsidR="00D579BA" w:rsidRPr="00C81BAD" w:rsidRDefault="00D579BA" w:rsidP="00D579BA">
      <w:pPr>
        <w:rPr>
          <w:rFonts w:ascii="宋体" w:eastAsia="宋体" w:hAnsi="宋体"/>
        </w:rPr>
      </w:pPr>
      <w:r w:rsidRPr="00C81BAD">
        <w:rPr>
          <w:rFonts w:ascii="宋体" w:eastAsia="宋体" w:hAnsi="宋体"/>
        </w:rPr>
        <w:t>{</w:t>
      </w:r>
    </w:p>
    <w:p w:rsidR="00D579BA" w:rsidRPr="00C81BAD" w:rsidRDefault="00D579BA" w:rsidP="00D579BA">
      <w:pPr>
        <w:rPr>
          <w:rFonts w:ascii="宋体" w:eastAsia="宋体" w:hAnsi="宋体"/>
        </w:rPr>
      </w:pPr>
      <w:r w:rsidRPr="00C81BAD">
        <w:rPr>
          <w:rFonts w:ascii="宋体" w:eastAsia="宋体" w:hAnsi="宋体"/>
        </w:rPr>
        <w:lastRenderedPageBreak/>
        <w:t xml:space="preserve">    int t;</w:t>
      </w:r>
    </w:p>
    <w:p w:rsidR="00D579BA" w:rsidRPr="00C81BAD" w:rsidRDefault="00D579BA" w:rsidP="00D579BA">
      <w:pPr>
        <w:rPr>
          <w:rFonts w:ascii="宋体" w:eastAsia="宋体" w:hAnsi="宋体"/>
        </w:rPr>
      </w:pPr>
      <w:r w:rsidRPr="00C81BAD">
        <w:rPr>
          <w:rFonts w:ascii="宋体" w:eastAsia="宋体" w:hAnsi="宋体"/>
        </w:rPr>
        <w:t xml:space="preserve">    cin&gt;&gt;t;</w:t>
      </w:r>
    </w:p>
    <w:p w:rsidR="00D579BA" w:rsidRPr="00C81BAD" w:rsidRDefault="00D579BA" w:rsidP="00D579BA">
      <w:pPr>
        <w:rPr>
          <w:rFonts w:ascii="宋体" w:eastAsia="宋体" w:hAnsi="宋体"/>
        </w:rPr>
      </w:pPr>
      <w:r w:rsidRPr="00C81BAD">
        <w:rPr>
          <w:rFonts w:ascii="宋体" w:eastAsia="宋体" w:hAnsi="宋体"/>
        </w:rPr>
        <w:t xml:space="preserve">    while(t--){</w:t>
      </w:r>
    </w:p>
    <w:p w:rsidR="00D579BA" w:rsidRPr="00C81BAD" w:rsidRDefault="00D579BA" w:rsidP="00D579BA">
      <w:pPr>
        <w:rPr>
          <w:rFonts w:ascii="宋体" w:eastAsia="宋体" w:hAnsi="宋体"/>
        </w:rPr>
      </w:pPr>
      <w:r w:rsidRPr="00C81BAD">
        <w:rPr>
          <w:rFonts w:ascii="宋体" w:eastAsia="宋体" w:hAnsi="宋体"/>
        </w:rPr>
        <w:t xml:space="preserve">        ll n,max_sell=0,min_sell_op=0,max_buy=INT_MIN,min_buy_op=0;</w:t>
      </w:r>
    </w:p>
    <w:p w:rsidR="00D579BA" w:rsidRPr="00C81BAD" w:rsidRDefault="00D579BA" w:rsidP="00D579BA">
      <w:pPr>
        <w:rPr>
          <w:rFonts w:ascii="宋体" w:eastAsia="宋体" w:hAnsi="宋体"/>
        </w:rPr>
      </w:pPr>
      <w:r w:rsidRPr="00C81BAD">
        <w:rPr>
          <w:rFonts w:ascii="宋体" w:eastAsia="宋体" w:hAnsi="宋体"/>
        </w:rPr>
        <w:t xml:space="preserve">        cin&gt;&gt;n;</w:t>
      </w:r>
    </w:p>
    <w:p w:rsidR="00D579BA" w:rsidRPr="00C81BAD" w:rsidRDefault="00D579BA" w:rsidP="00D579BA">
      <w:pPr>
        <w:rPr>
          <w:rFonts w:ascii="宋体" w:eastAsia="宋体" w:hAnsi="宋体"/>
        </w:rPr>
      </w:pPr>
      <w:r w:rsidRPr="00C81BAD">
        <w:rPr>
          <w:rFonts w:ascii="宋体" w:eastAsia="宋体" w:hAnsi="宋体"/>
        </w:rPr>
        <w:t xml:space="preserve">        for (int i=0;i&lt;n;i++){</w:t>
      </w:r>
    </w:p>
    <w:p w:rsidR="00D579BA" w:rsidRPr="00C81BAD" w:rsidRDefault="00D579BA" w:rsidP="00D579BA">
      <w:pPr>
        <w:rPr>
          <w:rFonts w:ascii="宋体" w:eastAsia="宋体" w:hAnsi="宋体"/>
        </w:rPr>
      </w:pPr>
      <w:r w:rsidRPr="00C81BAD">
        <w:rPr>
          <w:rFonts w:ascii="宋体" w:eastAsia="宋体" w:hAnsi="宋体"/>
        </w:rPr>
        <w:t xml:space="preserve">            ll p;</w:t>
      </w:r>
    </w:p>
    <w:p w:rsidR="00D579BA" w:rsidRPr="00C81BAD" w:rsidRDefault="00D579BA" w:rsidP="00D579BA">
      <w:pPr>
        <w:rPr>
          <w:rFonts w:ascii="宋体" w:eastAsia="宋体" w:hAnsi="宋体"/>
        </w:rPr>
      </w:pPr>
      <w:r w:rsidRPr="00C81BAD">
        <w:rPr>
          <w:rFonts w:ascii="宋体" w:eastAsia="宋体" w:hAnsi="宋体"/>
        </w:rPr>
        <w:t xml:space="preserve">            cin&gt;&gt;p;</w:t>
      </w:r>
    </w:p>
    <w:p w:rsidR="00D579BA" w:rsidRPr="00C81BAD" w:rsidRDefault="00D579BA" w:rsidP="00D579BA">
      <w:pPr>
        <w:rPr>
          <w:rFonts w:ascii="宋体" w:eastAsia="宋体" w:hAnsi="宋体"/>
        </w:rPr>
      </w:pPr>
      <w:r w:rsidRPr="00C81BAD">
        <w:rPr>
          <w:rFonts w:ascii="宋体" w:eastAsia="宋体" w:hAnsi="宋体"/>
        </w:rPr>
        <w:t xml:space="preserve">            ll new_max_sell=max_sell,new_min_sell_op=min_sell_op,new_max_buy=max_buy,new_min_buy_op=min_buy_op;</w:t>
      </w:r>
    </w:p>
    <w:p w:rsidR="00D579BA" w:rsidRPr="00C81BAD" w:rsidRDefault="00D579BA" w:rsidP="00D579BA">
      <w:pPr>
        <w:rPr>
          <w:rFonts w:ascii="宋体" w:eastAsia="宋体" w:hAnsi="宋体"/>
        </w:rPr>
      </w:pPr>
      <w:r w:rsidRPr="00C81BAD">
        <w:rPr>
          <w:rFonts w:ascii="宋体" w:eastAsia="宋体" w:hAnsi="宋体"/>
        </w:rPr>
        <w:t xml:space="preserve">            if(max_sell&lt;=max_buy+p){</w:t>
      </w:r>
    </w:p>
    <w:p w:rsidR="00D579BA" w:rsidRPr="00C81BAD" w:rsidRDefault="00D579BA" w:rsidP="00D579BA">
      <w:pPr>
        <w:rPr>
          <w:rFonts w:ascii="宋体" w:eastAsia="宋体" w:hAnsi="宋体"/>
        </w:rPr>
      </w:pPr>
      <w:r w:rsidRPr="00C81BAD">
        <w:rPr>
          <w:rFonts w:ascii="宋体" w:eastAsia="宋体" w:hAnsi="宋体"/>
        </w:rPr>
        <w:t xml:space="preserve">                new_max_sell=max_buy+p;</w:t>
      </w:r>
    </w:p>
    <w:p w:rsidR="00D579BA" w:rsidRPr="00C81BAD" w:rsidRDefault="00D579BA" w:rsidP="00D579BA">
      <w:pPr>
        <w:rPr>
          <w:rFonts w:ascii="宋体" w:eastAsia="宋体" w:hAnsi="宋体"/>
        </w:rPr>
      </w:pPr>
      <w:r w:rsidRPr="00C81BAD">
        <w:rPr>
          <w:rFonts w:ascii="宋体" w:eastAsia="宋体" w:hAnsi="宋体"/>
        </w:rPr>
        <w:t xml:space="preserve">                if(max_sell==max_buy+p) new_min_sell_op=min(min_sell_op,min_buy_op+1);else new_min_sell_op=min_buy_op+1;</w:t>
      </w:r>
    </w:p>
    <w:p w:rsidR="00D579BA" w:rsidRPr="00C81BAD" w:rsidRDefault="00D579BA" w:rsidP="00D579BA">
      <w:pPr>
        <w:rPr>
          <w:rFonts w:ascii="宋体" w:eastAsia="宋体" w:hAnsi="宋体"/>
        </w:rPr>
      </w:pPr>
    </w:p>
    <w:p w:rsidR="00D579BA" w:rsidRPr="00C81BAD" w:rsidRDefault="00D579BA" w:rsidP="00D579BA">
      <w:pPr>
        <w:rPr>
          <w:rFonts w:ascii="宋体" w:eastAsia="宋体" w:hAnsi="宋体"/>
        </w:rPr>
      </w:pPr>
      <w:r w:rsidRPr="00C81BAD">
        <w:rPr>
          <w:rFonts w:ascii="宋体" w:eastAsia="宋体" w:hAnsi="宋体"/>
        </w:rPr>
        <w:t xml:space="preserve">            }</w:t>
      </w:r>
    </w:p>
    <w:p w:rsidR="00D579BA" w:rsidRPr="00C81BAD" w:rsidRDefault="00D579BA" w:rsidP="00D579BA">
      <w:pPr>
        <w:rPr>
          <w:rFonts w:ascii="宋体" w:eastAsia="宋体" w:hAnsi="宋体"/>
        </w:rPr>
      </w:pPr>
      <w:r w:rsidRPr="00C81BAD">
        <w:rPr>
          <w:rFonts w:ascii="宋体" w:eastAsia="宋体" w:hAnsi="宋体"/>
        </w:rPr>
        <w:t xml:space="preserve">            if(max_buy&lt;=max_sell-p){</w:t>
      </w:r>
    </w:p>
    <w:p w:rsidR="00D579BA" w:rsidRPr="00C81BAD" w:rsidRDefault="00D579BA" w:rsidP="00D579BA">
      <w:pPr>
        <w:rPr>
          <w:rFonts w:ascii="宋体" w:eastAsia="宋体" w:hAnsi="宋体"/>
        </w:rPr>
      </w:pPr>
      <w:r w:rsidRPr="00C81BAD">
        <w:rPr>
          <w:rFonts w:ascii="宋体" w:eastAsia="宋体" w:hAnsi="宋体"/>
        </w:rPr>
        <w:t xml:space="preserve">                new_max_buy=max_sell-p;</w:t>
      </w:r>
    </w:p>
    <w:p w:rsidR="00D579BA" w:rsidRPr="00C81BAD" w:rsidRDefault="00D579BA" w:rsidP="00D579BA">
      <w:pPr>
        <w:rPr>
          <w:rFonts w:ascii="宋体" w:eastAsia="宋体" w:hAnsi="宋体"/>
        </w:rPr>
      </w:pPr>
      <w:r w:rsidRPr="00C81BAD">
        <w:rPr>
          <w:rFonts w:ascii="宋体" w:eastAsia="宋体" w:hAnsi="宋体"/>
        </w:rPr>
        <w:t xml:space="preserve">                if(max_buy==max_sell-p) new_min_buy_op=min(min_sell_op+1,min_buy_op);else new_min_buy_op=min_sell_op+1;</w:t>
      </w:r>
    </w:p>
    <w:p w:rsidR="00D579BA" w:rsidRPr="00C81BAD" w:rsidRDefault="00D579BA" w:rsidP="00D579BA">
      <w:pPr>
        <w:rPr>
          <w:rFonts w:ascii="宋体" w:eastAsia="宋体" w:hAnsi="宋体"/>
        </w:rPr>
      </w:pPr>
      <w:r w:rsidRPr="00C81BAD">
        <w:rPr>
          <w:rFonts w:ascii="宋体" w:eastAsia="宋体" w:hAnsi="宋体"/>
        </w:rPr>
        <w:t xml:space="preserve">            }</w:t>
      </w:r>
    </w:p>
    <w:p w:rsidR="00D579BA" w:rsidRPr="00C81BAD" w:rsidRDefault="00D579BA" w:rsidP="00D579BA">
      <w:pPr>
        <w:rPr>
          <w:rFonts w:ascii="宋体" w:eastAsia="宋体" w:hAnsi="宋体"/>
        </w:rPr>
      </w:pPr>
      <w:r w:rsidRPr="00C81BAD">
        <w:rPr>
          <w:rFonts w:ascii="宋体" w:eastAsia="宋体" w:hAnsi="宋体"/>
        </w:rPr>
        <w:t xml:space="preserve">            max_sell=new_max_sell,min_sell_op=new_min_sell_op,max_buy=new_max_buy,min_buy_op=new_min_buy_op;</w:t>
      </w:r>
    </w:p>
    <w:p w:rsidR="00D579BA" w:rsidRPr="00C81BAD" w:rsidRDefault="00D579BA" w:rsidP="00D579BA">
      <w:pPr>
        <w:rPr>
          <w:rFonts w:ascii="宋体" w:eastAsia="宋体" w:hAnsi="宋体"/>
        </w:rPr>
      </w:pPr>
      <w:r w:rsidRPr="00C81BAD">
        <w:rPr>
          <w:rFonts w:ascii="宋体" w:eastAsia="宋体" w:hAnsi="宋体"/>
        </w:rPr>
        <w:t xml:space="preserve">        }</w:t>
      </w:r>
    </w:p>
    <w:p w:rsidR="00D579BA" w:rsidRPr="00C81BAD" w:rsidRDefault="00D579BA" w:rsidP="00D579BA">
      <w:pPr>
        <w:rPr>
          <w:rFonts w:ascii="宋体" w:eastAsia="宋体" w:hAnsi="宋体"/>
        </w:rPr>
      </w:pPr>
      <w:r w:rsidRPr="00C81BAD">
        <w:rPr>
          <w:rFonts w:ascii="宋体" w:eastAsia="宋体" w:hAnsi="宋体"/>
        </w:rPr>
        <w:t xml:space="preserve">        cout&lt;&lt;max_sell&lt;&lt;" "&lt;&lt;min_sell_op&lt;&lt;endl;</w:t>
      </w:r>
    </w:p>
    <w:p w:rsidR="00D579BA" w:rsidRPr="00C81BAD" w:rsidRDefault="00D579BA" w:rsidP="00D579BA">
      <w:pPr>
        <w:rPr>
          <w:rFonts w:ascii="宋体" w:eastAsia="宋体" w:hAnsi="宋体"/>
        </w:rPr>
      </w:pPr>
      <w:r w:rsidRPr="00C81BAD">
        <w:rPr>
          <w:rFonts w:ascii="宋体" w:eastAsia="宋体" w:hAnsi="宋体"/>
        </w:rPr>
        <w:t xml:space="preserve">    }</w:t>
      </w:r>
    </w:p>
    <w:p w:rsidR="00D579BA" w:rsidRPr="00C81BAD" w:rsidRDefault="00D579BA" w:rsidP="00D579BA">
      <w:pPr>
        <w:rPr>
          <w:rFonts w:ascii="宋体" w:eastAsia="宋体" w:hAnsi="宋体"/>
        </w:rPr>
      </w:pPr>
      <w:r w:rsidRPr="00C81BAD">
        <w:rPr>
          <w:rFonts w:ascii="宋体" w:eastAsia="宋体" w:hAnsi="宋体"/>
        </w:rPr>
        <w:t xml:space="preserve">    return 0;</w:t>
      </w:r>
    </w:p>
    <w:p w:rsidR="00D579BA" w:rsidRPr="00C81BAD" w:rsidRDefault="00D579BA" w:rsidP="00D579BA">
      <w:pPr>
        <w:rPr>
          <w:rFonts w:ascii="宋体" w:eastAsia="宋体" w:hAnsi="宋体"/>
        </w:rPr>
      </w:pPr>
      <w:r w:rsidRPr="00C81BAD">
        <w:rPr>
          <w:rFonts w:ascii="宋体" w:eastAsia="宋体" w:hAnsi="宋体"/>
        </w:rPr>
        <w:t>}</w:t>
      </w:r>
    </w:p>
    <w:p w:rsidR="00A5105D" w:rsidRPr="00C81BAD" w:rsidRDefault="004B1ACF" w:rsidP="00A5105D">
      <w:pPr>
        <w:pStyle w:val="1"/>
        <w:rPr>
          <w:rFonts w:ascii="宋体" w:eastAsia="宋体" w:hAnsi="宋体"/>
        </w:rPr>
      </w:pPr>
      <w:bookmarkStart w:id="108" w:name="_Toc523521191"/>
      <w:r w:rsidRPr="00C81BAD">
        <w:rPr>
          <w:rFonts w:ascii="宋体" w:eastAsia="宋体" w:hAnsi="宋体" w:hint="eastAsia"/>
        </w:rPr>
        <w:t>四、图论</w:t>
      </w:r>
      <w:bookmarkEnd w:id="108"/>
    </w:p>
    <w:p w:rsidR="007C3CBA" w:rsidRPr="00C81BAD" w:rsidRDefault="007C3CBA" w:rsidP="007C3CBA">
      <w:pPr>
        <w:pStyle w:val="2"/>
        <w:rPr>
          <w:rFonts w:ascii="宋体" w:eastAsia="宋体" w:hAnsi="宋体"/>
          <w:b w:val="0"/>
        </w:rPr>
      </w:pPr>
      <w:bookmarkStart w:id="109" w:name="_Toc523521192"/>
      <w:r w:rsidRPr="00C81BAD">
        <w:rPr>
          <w:rFonts w:ascii="宋体" w:eastAsia="宋体" w:hAnsi="宋体" w:hint="eastAsia"/>
          <w:b w:val="0"/>
        </w:rPr>
        <w:t>补题</w:t>
      </w:r>
      <w:bookmarkEnd w:id="109"/>
    </w:p>
    <w:p w:rsidR="00FB28F9" w:rsidRPr="00C81BAD" w:rsidRDefault="00FB28F9" w:rsidP="00245D51">
      <w:pPr>
        <w:pStyle w:val="3"/>
        <w:rPr>
          <w:rFonts w:ascii="宋体" w:eastAsia="宋体" w:hAnsi="宋体"/>
          <w:b w:val="0"/>
        </w:rPr>
      </w:pPr>
      <w:bookmarkStart w:id="110" w:name="_Toc523521193"/>
      <w:r w:rsidRPr="00C81BAD">
        <w:rPr>
          <w:rFonts w:ascii="宋体" w:eastAsia="宋体" w:hAnsi="宋体" w:hint="eastAsia"/>
          <w:b w:val="0"/>
        </w:rPr>
        <w:t>铜牌题-前置：拓补排序/线段树优化建图</w:t>
      </w:r>
      <w:bookmarkEnd w:id="110"/>
    </w:p>
    <w:p w:rsidR="00FB28F9" w:rsidRPr="00C81BAD" w:rsidRDefault="00FB28F9" w:rsidP="00FB28F9">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暑期多校4J-</w:t>
      </w:r>
      <w:r w:rsidRPr="00C81BAD">
        <w:rPr>
          <w:rFonts w:ascii="宋体" w:eastAsia="宋体" w:hAnsi="宋体"/>
        </w:rPr>
        <w:t>Hash Function</w:t>
      </w:r>
    </w:p>
    <w:p w:rsidR="00FB28F9" w:rsidRPr="00C81BAD" w:rsidRDefault="00FB28F9" w:rsidP="00FB28F9">
      <w:pPr>
        <w:rPr>
          <w:rFonts w:ascii="宋体" w:eastAsia="宋体" w:hAnsi="宋体"/>
        </w:rPr>
      </w:pPr>
      <w:r w:rsidRPr="00C81BAD">
        <w:rPr>
          <w:rFonts w:ascii="宋体" w:eastAsia="宋体" w:hAnsi="宋体" w:hint="eastAsia"/>
        </w:rPr>
        <w:t>【题意】给定哈希函数和最后的</w:t>
      </w:r>
      <w:r w:rsidR="00245D51" w:rsidRPr="00C81BAD">
        <w:rPr>
          <w:rFonts w:ascii="宋体" w:eastAsia="宋体" w:hAnsi="宋体" w:hint="eastAsia"/>
        </w:rPr>
        <w:t>结果，逆推出加入数字的过程（优先字典序小的）</w:t>
      </w:r>
    </w:p>
    <w:p w:rsidR="00FB28F9" w:rsidRPr="00C81BAD" w:rsidRDefault="00FB28F9" w:rsidP="00FB28F9">
      <w:pPr>
        <w:rPr>
          <w:rFonts w:ascii="宋体" w:eastAsia="宋体" w:hAnsi="宋体"/>
        </w:rPr>
      </w:pPr>
      <w:r w:rsidRPr="00C81BAD">
        <w:rPr>
          <w:rFonts w:ascii="宋体" w:eastAsia="宋体" w:hAnsi="宋体" w:hint="eastAsia"/>
        </w:rPr>
        <w:t>【TAG】拓补排序 哈希函数</w:t>
      </w:r>
    </w:p>
    <w:p w:rsidR="00FB28F9" w:rsidRPr="00C81BAD" w:rsidRDefault="00FB28F9" w:rsidP="00FB28F9">
      <w:pPr>
        <w:rPr>
          <w:rFonts w:ascii="宋体" w:eastAsia="宋体" w:hAnsi="宋体"/>
        </w:rPr>
      </w:pPr>
      <w:r w:rsidRPr="00C81BAD">
        <w:rPr>
          <w:rFonts w:ascii="宋体" w:eastAsia="宋体" w:hAnsi="宋体" w:hint="eastAsia"/>
        </w:rPr>
        <w:t>【题解】</w:t>
      </w:r>
    </w:p>
    <w:p w:rsidR="00FB28F9" w:rsidRPr="00C81BAD" w:rsidRDefault="00FB28F9" w:rsidP="00FB28F9">
      <w:pPr>
        <w:rPr>
          <w:rFonts w:ascii="宋体" w:eastAsia="宋体" w:hAnsi="宋体"/>
        </w:rPr>
      </w:pPr>
      <w:r w:rsidRPr="00C81BAD">
        <w:rPr>
          <w:rFonts w:ascii="宋体" w:eastAsia="宋体" w:hAnsi="宋体" w:hint="eastAsia"/>
        </w:rPr>
        <w:lastRenderedPageBreak/>
        <w:t>【代码】</w:t>
      </w:r>
    </w:p>
    <w:p w:rsidR="001B3264" w:rsidRPr="00C81BAD" w:rsidRDefault="001B3264" w:rsidP="001B3264">
      <w:pPr>
        <w:pStyle w:val="3"/>
        <w:rPr>
          <w:rFonts w:ascii="宋体" w:eastAsia="宋体" w:hAnsi="宋体"/>
          <w:b w:val="0"/>
        </w:rPr>
      </w:pPr>
      <w:bookmarkStart w:id="111" w:name="_Toc523521194"/>
      <w:r w:rsidRPr="00C81BAD">
        <w:rPr>
          <w:rFonts w:ascii="宋体" w:eastAsia="宋体" w:hAnsi="宋体" w:hint="eastAsia"/>
          <w:b w:val="0"/>
        </w:rPr>
        <w:t>银牌题-前置：欧拉回路</w:t>
      </w:r>
      <w:bookmarkEnd w:id="111"/>
    </w:p>
    <w:p w:rsidR="001B3264" w:rsidRPr="00C81BAD" w:rsidRDefault="001B3264" w:rsidP="001B3264">
      <w:pPr>
        <w:rPr>
          <w:rFonts w:ascii="宋体" w:eastAsia="宋体" w:hAnsi="宋体"/>
        </w:rPr>
      </w:pPr>
      <w:r w:rsidRPr="00C81BAD">
        <w:rPr>
          <w:rFonts w:ascii="宋体" w:eastAsia="宋体" w:hAnsi="宋体" w:hint="eastAsia"/>
        </w:rPr>
        <w:t>2018杭电暑期多校2C-</w:t>
      </w:r>
      <w:r w:rsidRPr="00C81BAD">
        <w:rPr>
          <w:rFonts w:ascii="宋体" w:eastAsia="宋体" w:hAnsi="宋体"/>
        </w:rPr>
        <w:t>HDU6311</w:t>
      </w:r>
      <w:r w:rsidRPr="00C81BAD">
        <w:rPr>
          <w:rFonts w:ascii="宋体" w:eastAsia="宋体" w:hAnsi="宋体" w:hint="eastAsia"/>
        </w:rPr>
        <w:t>-</w:t>
      </w:r>
      <w:r w:rsidRPr="00C81BAD">
        <w:rPr>
          <w:rFonts w:ascii="宋体" w:eastAsia="宋体" w:hAnsi="宋体"/>
        </w:rPr>
        <w:t>Cover</w:t>
      </w:r>
    </w:p>
    <w:p w:rsidR="001B3264" w:rsidRPr="00C81BAD" w:rsidRDefault="001B3264" w:rsidP="001B3264">
      <w:pPr>
        <w:rPr>
          <w:rFonts w:ascii="宋体" w:eastAsia="宋体" w:hAnsi="宋体"/>
        </w:rPr>
      </w:pPr>
      <w:r w:rsidRPr="00C81BAD">
        <w:rPr>
          <w:rFonts w:ascii="宋体" w:eastAsia="宋体" w:hAnsi="宋体" w:hint="eastAsia"/>
        </w:rPr>
        <w:t>【题意】</w:t>
      </w:r>
    </w:p>
    <w:p w:rsidR="001B3264" w:rsidRPr="00C81BAD" w:rsidRDefault="001B3264" w:rsidP="001B3264">
      <w:pPr>
        <w:rPr>
          <w:rFonts w:ascii="宋体" w:eastAsia="宋体" w:hAnsi="宋体"/>
        </w:rPr>
      </w:pPr>
      <w:r w:rsidRPr="00C81BAD">
        <w:rPr>
          <w:rFonts w:ascii="宋体" w:eastAsia="宋体" w:hAnsi="宋体" w:hint="eastAsia"/>
        </w:rPr>
        <w:t>【TAG】欧拉回路</w:t>
      </w:r>
    </w:p>
    <w:p w:rsidR="001B3264" w:rsidRPr="00C81BAD" w:rsidRDefault="001B3264" w:rsidP="001B3264">
      <w:pPr>
        <w:rPr>
          <w:rFonts w:ascii="宋体" w:eastAsia="宋体" w:hAnsi="宋体"/>
        </w:rPr>
      </w:pPr>
      <w:r w:rsidRPr="00C81BAD">
        <w:rPr>
          <w:rFonts w:ascii="宋体" w:eastAsia="宋体" w:hAnsi="宋体" w:hint="eastAsia"/>
        </w:rPr>
        <w:t>【题解】</w:t>
      </w:r>
    </w:p>
    <w:p w:rsidR="001B3264" w:rsidRPr="00C81BAD" w:rsidRDefault="001B3264" w:rsidP="001B3264">
      <w:pPr>
        <w:rPr>
          <w:rFonts w:ascii="宋体" w:eastAsia="宋体" w:hAnsi="宋体"/>
        </w:rPr>
      </w:pPr>
      <w:r w:rsidRPr="00C81BAD">
        <w:rPr>
          <w:rFonts w:ascii="宋体" w:eastAsia="宋体" w:hAnsi="宋体" w:hint="eastAsia"/>
        </w:rPr>
        <w:t>【代码】</w:t>
      </w:r>
    </w:p>
    <w:p w:rsidR="00EB1D91" w:rsidRPr="00C81BAD" w:rsidRDefault="00EB1D91" w:rsidP="006C474F">
      <w:pPr>
        <w:pStyle w:val="3"/>
        <w:rPr>
          <w:rFonts w:ascii="宋体" w:eastAsia="宋体" w:hAnsi="宋体"/>
          <w:b w:val="0"/>
        </w:rPr>
      </w:pPr>
      <w:bookmarkStart w:id="112" w:name="_Toc523521195"/>
      <w:r w:rsidRPr="00C81BAD">
        <w:rPr>
          <w:rFonts w:ascii="宋体" w:eastAsia="宋体" w:hAnsi="宋体" w:hint="eastAsia"/>
          <w:b w:val="0"/>
        </w:rPr>
        <w:t>金牌题-前置：最小生成树/</w:t>
      </w:r>
      <w:r w:rsidRPr="00C81BAD">
        <w:rPr>
          <w:rFonts w:ascii="宋体" w:eastAsia="宋体" w:hAnsi="宋体"/>
          <w:b w:val="0"/>
        </w:rPr>
        <w:t>Boruvka算法</w:t>
      </w:r>
      <w:bookmarkEnd w:id="112"/>
    </w:p>
    <w:p w:rsidR="00EB1D91" w:rsidRPr="00C81BAD" w:rsidRDefault="00EB1D91" w:rsidP="007C3CBA">
      <w:pPr>
        <w:rPr>
          <w:rFonts w:ascii="宋体" w:eastAsia="宋体" w:hAnsi="宋体"/>
        </w:rPr>
      </w:pPr>
      <w:r w:rsidRPr="00C81BAD">
        <w:rPr>
          <w:rFonts w:ascii="宋体" w:eastAsia="宋体" w:hAnsi="宋体" w:hint="eastAsia"/>
        </w:rPr>
        <w:t>2018杭电暑期多校3</w:t>
      </w:r>
      <w:r w:rsidRPr="00C81BAD">
        <w:rPr>
          <w:rFonts w:ascii="宋体" w:eastAsia="宋体" w:hAnsi="宋体"/>
        </w:rPr>
        <w:t>K</w:t>
      </w:r>
      <w:r w:rsidRPr="00C81BAD">
        <w:rPr>
          <w:rFonts w:ascii="宋体" w:eastAsia="宋体" w:hAnsi="宋体" w:hint="eastAsia"/>
        </w:rPr>
        <w:t>-</w:t>
      </w:r>
      <w:r w:rsidRPr="00C81BAD">
        <w:rPr>
          <w:rFonts w:ascii="宋体" w:eastAsia="宋体" w:hAnsi="宋体"/>
        </w:rPr>
        <w:t>HDU6329</w:t>
      </w:r>
      <w:r w:rsidRPr="00C81BAD">
        <w:rPr>
          <w:rFonts w:ascii="宋体" w:eastAsia="宋体" w:hAnsi="宋体" w:hint="eastAsia"/>
        </w:rPr>
        <w:t>-</w:t>
      </w:r>
      <w:r w:rsidRPr="00C81BAD">
        <w:rPr>
          <w:rFonts w:ascii="宋体" w:eastAsia="宋体" w:hAnsi="宋体"/>
        </w:rPr>
        <w:t>Transport Construction</w:t>
      </w:r>
    </w:p>
    <w:p w:rsidR="00EB1D91" w:rsidRPr="00C81BAD" w:rsidRDefault="00EB1D91" w:rsidP="007C3CBA">
      <w:pPr>
        <w:rPr>
          <w:rFonts w:ascii="宋体" w:eastAsia="宋体" w:hAnsi="宋体"/>
        </w:rPr>
      </w:pPr>
      <w:r w:rsidRPr="00C81BAD">
        <w:rPr>
          <w:rFonts w:ascii="宋体" w:eastAsia="宋体" w:hAnsi="宋体" w:hint="eastAsia"/>
        </w:rPr>
        <w:t>【题意】</w:t>
      </w:r>
    </w:p>
    <w:p w:rsidR="00EB1D91" w:rsidRPr="00C81BAD" w:rsidRDefault="00EB1D91" w:rsidP="007C3CBA">
      <w:pPr>
        <w:rPr>
          <w:rFonts w:ascii="宋体" w:eastAsia="宋体" w:hAnsi="宋体"/>
        </w:rPr>
      </w:pPr>
      <w:r w:rsidRPr="00C81BAD">
        <w:rPr>
          <w:rFonts w:ascii="宋体" w:eastAsia="宋体" w:hAnsi="宋体" w:hint="eastAsia"/>
        </w:rPr>
        <w:t>【TAG】</w:t>
      </w:r>
    </w:p>
    <w:p w:rsidR="00EB1D91" w:rsidRPr="00C81BAD" w:rsidRDefault="00EB1D91" w:rsidP="007C3CBA">
      <w:pPr>
        <w:rPr>
          <w:rFonts w:ascii="宋体" w:eastAsia="宋体" w:hAnsi="宋体"/>
        </w:rPr>
      </w:pPr>
      <w:r w:rsidRPr="00C81BAD">
        <w:rPr>
          <w:rFonts w:ascii="宋体" w:eastAsia="宋体" w:hAnsi="宋体" w:hint="eastAsia"/>
        </w:rPr>
        <w:t>【题解】</w:t>
      </w:r>
    </w:p>
    <w:p w:rsidR="00EB1D91" w:rsidRPr="00C81BAD" w:rsidRDefault="00EB1D91" w:rsidP="007C3CBA">
      <w:pPr>
        <w:rPr>
          <w:rFonts w:ascii="宋体" w:eastAsia="宋体" w:hAnsi="宋体"/>
        </w:rPr>
      </w:pPr>
      <w:r w:rsidRPr="00C81BAD">
        <w:rPr>
          <w:rFonts w:ascii="宋体" w:eastAsia="宋体" w:hAnsi="宋体" w:hint="eastAsia"/>
        </w:rPr>
        <w:t>【代码】</w:t>
      </w:r>
    </w:p>
    <w:p w:rsidR="007C3CBA" w:rsidRPr="00C81BAD" w:rsidRDefault="007C3CBA" w:rsidP="007C3CBA">
      <w:pPr>
        <w:pStyle w:val="2"/>
        <w:rPr>
          <w:rFonts w:ascii="宋体" w:eastAsia="宋体" w:hAnsi="宋体"/>
          <w:b w:val="0"/>
        </w:rPr>
      </w:pPr>
      <w:bookmarkStart w:id="113" w:name="_Toc523521196"/>
      <w:r w:rsidRPr="00C81BAD">
        <w:rPr>
          <w:rFonts w:ascii="宋体" w:eastAsia="宋体" w:hAnsi="宋体" w:hint="eastAsia"/>
          <w:b w:val="0"/>
        </w:rPr>
        <w:t>并查集</w:t>
      </w:r>
      <w:bookmarkEnd w:id="113"/>
    </w:p>
    <w:p w:rsidR="005F0772" w:rsidRPr="00C81BAD" w:rsidRDefault="005F0772" w:rsidP="005F0772">
      <w:pPr>
        <w:pStyle w:val="2"/>
        <w:rPr>
          <w:rFonts w:ascii="宋体" w:eastAsia="宋体" w:hAnsi="宋体"/>
          <w:b w:val="0"/>
        </w:rPr>
      </w:pPr>
      <w:bookmarkStart w:id="114" w:name="_Toc523521197"/>
      <w:r w:rsidRPr="00C81BAD">
        <w:rPr>
          <w:rFonts w:ascii="宋体" w:eastAsia="宋体" w:hAnsi="宋体" w:hint="eastAsia"/>
          <w:b w:val="0"/>
        </w:rPr>
        <w:t>图的表示</w:t>
      </w:r>
      <w:bookmarkEnd w:id="114"/>
    </w:p>
    <w:p w:rsidR="005F0772" w:rsidRPr="00C81BAD" w:rsidRDefault="005F0772" w:rsidP="005F0772">
      <w:pPr>
        <w:pStyle w:val="3"/>
        <w:rPr>
          <w:rFonts w:ascii="宋体" w:eastAsia="宋体" w:hAnsi="宋体"/>
          <w:b w:val="0"/>
        </w:rPr>
      </w:pPr>
      <w:bookmarkStart w:id="115" w:name="_Toc523521198"/>
      <w:r w:rsidRPr="00C81BAD">
        <w:rPr>
          <w:rFonts w:ascii="宋体" w:eastAsia="宋体" w:hAnsi="宋体" w:hint="eastAsia"/>
          <w:b w:val="0"/>
        </w:rPr>
        <w:t>正向表</w:t>
      </w:r>
      <w:r w:rsidR="00906D58" w:rsidRPr="00C81BAD">
        <w:rPr>
          <w:rFonts w:ascii="宋体" w:eastAsia="宋体" w:hAnsi="宋体" w:hint="eastAsia"/>
          <w:b w:val="0"/>
        </w:rPr>
        <w:t>/前向星</w:t>
      </w:r>
      <w:bookmarkEnd w:id="115"/>
    </w:p>
    <w:p w:rsidR="005F0772" w:rsidRPr="00C81BAD" w:rsidRDefault="00C14360" w:rsidP="005F0772">
      <w:pPr>
        <w:rPr>
          <w:rFonts w:ascii="宋体" w:eastAsia="宋体" w:hAnsi="宋体"/>
        </w:rPr>
      </w:pPr>
      <w:hyperlink r:id="rId59" w:history="1">
        <w:r w:rsidR="005F0772" w:rsidRPr="00C81BAD">
          <w:rPr>
            <w:rStyle w:val="a3"/>
            <w:rFonts w:ascii="宋体" w:eastAsia="宋体" w:hAnsi="宋体"/>
          </w:rPr>
          <w:t>https://blog.csdn.net/qq_35392050/article/details/60779183</w:t>
        </w:r>
      </w:hyperlink>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880000"/>
          <w:kern w:val="0"/>
          <w:szCs w:val="21"/>
        </w:rPr>
        <w:t>/*_________________________正向表_______________________________*/</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880000"/>
          <w:kern w:val="0"/>
          <w:szCs w:val="21"/>
        </w:rPr>
        <w:t>// !!!!!!!!!M=2*M;</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880000"/>
          <w:kern w:val="0"/>
          <w:szCs w:val="21"/>
        </w:rPr>
        <w:t>//NO.one</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tot,h[M];</w:t>
      </w:r>
      <w:r w:rsidRPr="00C81BAD">
        <w:rPr>
          <w:rFonts w:ascii="宋体" w:eastAsia="宋体" w:hAnsi="宋体" w:cs="Consolas"/>
          <w:color w:val="880000"/>
          <w:kern w:val="0"/>
          <w:szCs w:val="21"/>
        </w:rPr>
        <w:t>//标号</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88"/>
          <w:kern w:val="0"/>
          <w:szCs w:val="21"/>
        </w:rPr>
        <w:t>struct</w:t>
      </w:r>
      <w:r w:rsidRPr="00C81BAD">
        <w:rPr>
          <w:rFonts w:ascii="宋体" w:eastAsia="宋体" w:hAnsi="宋体" w:cs="Consolas"/>
          <w:color w:val="000000"/>
          <w:kern w:val="0"/>
          <w:szCs w:val="21"/>
          <w:shd w:val="clear" w:color="auto" w:fill="F6F8FA"/>
        </w:rPr>
        <w:t xml:space="preserve"> node{</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to;</w:t>
      </w:r>
      <w:r w:rsidRPr="00C81BAD">
        <w:rPr>
          <w:rFonts w:ascii="宋体" w:eastAsia="宋体" w:hAnsi="宋体" w:cs="Consolas"/>
          <w:color w:val="880000"/>
          <w:kern w:val="0"/>
          <w:szCs w:val="21"/>
        </w:rPr>
        <w:t>//val</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nx;</w:t>
      </w:r>
      <w:r w:rsidRPr="00C81BAD">
        <w:rPr>
          <w:rFonts w:ascii="宋体" w:eastAsia="宋体" w:hAnsi="宋体" w:cs="Consolas"/>
          <w:color w:val="880000"/>
          <w:kern w:val="0"/>
          <w:szCs w:val="21"/>
        </w:rPr>
        <w:t>//must have it pointed the next one</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}G[M&lt;&lt;</w:t>
      </w:r>
      <w:r w:rsidRPr="00C81BAD">
        <w:rPr>
          <w:rFonts w:ascii="宋体" w:eastAsia="宋体" w:hAnsi="宋体" w:cs="Consolas"/>
          <w:color w:val="006666"/>
          <w:kern w:val="0"/>
          <w:szCs w:val="21"/>
        </w:rPr>
        <w:t>1</w:t>
      </w:r>
      <w:r w:rsidRPr="00C81BAD">
        <w:rPr>
          <w:rFonts w:ascii="宋体" w:eastAsia="宋体" w:hAnsi="宋体" w:cs="Consolas"/>
          <w:color w:val="000000"/>
          <w:kern w:val="0"/>
          <w:szCs w:val="21"/>
          <w:shd w:val="clear" w:color="auto" w:fill="F6F8FA"/>
        </w:rPr>
        <w:t>];</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88"/>
          <w:kern w:val="0"/>
          <w:szCs w:val="21"/>
        </w:rPr>
        <w:t>void</w:t>
      </w:r>
      <w:r w:rsidRPr="00C81BAD">
        <w:rPr>
          <w:rFonts w:ascii="宋体" w:eastAsia="宋体" w:hAnsi="宋体" w:cs="Consolas"/>
          <w:color w:val="000000"/>
          <w:kern w:val="0"/>
          <w:szCs w:val="21"/>
          <w:shd w:val="clear" w:color="auto" w:fill="F6F8FA"/>
        </w:rPr>
        <w:t xml:space="preserve"> Add(</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a,</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b){</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G[++tot]</w:t>
      </w:r>
      <w:r w:rsidRPr="00C81BAD">
        <w:rPr>
          <w:rFonts w:ascii="宋体" w:eastAsia="宋体" w:hAnsi="宋体" w:cs="Consolas"/>
          <w:color w:val="4F4F4F"/>
          <w:kern w:val="0"/>
          <w:szCs w:val="21"/>
        </w:rPr>
        <w:t>.to</w:t>
      </w:r>
      <w:r w:rsidRPr="00C81BAD">
        <w:rPr>
          <w:rFonts w:ascii="宋体" w:eastAsia="宋体" w:hAnsi="宋体" w:cs="Consolas"/>
          <w:color w:val="000000"/>
          <w:kern w:val="0"/>
          <w:szCs w:val="21"/>
          <w:shd w:val="clear" w:color="auto" w:fill="F6F8FA"/>
        </w:rPr>
        <w:t>=b;</w:t>
      </w:r>
      <w:r w:rsidRPr="00C81BAD">
        <w:rPr>
          <w:rFonts w:ascii="宋体" w:eastAsia="宋体" w:hAnsi="宋体" w:cs="Consolas"/>
          <w:color w:val="880000"/>
          <w:kern w:val="0"/>
          <w:szCs w:val="21"/>
        </w:rPr>
        <w:t>//val</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G[tot]</w:t>
      </w:r>
      <w:r w:rsidRPr="00C81BAD">
        <w:rPr>
          <w:rFonts w:ascii="宋体" w:eastAsia="宋体" w:hAnsi="宋体" w:cs="Consolas"/>
          <w:color w:val="4F4F4F"/>
          <w:kern w:val="0"/>
          <w:szCs w:val="21"/>
        </w:rPr>
        <w:t>.nx</w:t>
      </w:r>
      <w:r w:rsidRPr="00C81BAD">
        <w:rPr>
          <w:rFonts w:ascii="宋体" w:eastAsia="宋体" w:hAnsi="宋体" w:cs="Consolas"/>
          <w:color w:val="000000"/>
          <w:kern w:val="0"/>
          <w:szCs w:val="21"/>
          <w:shd w:val="clear" w:color="auto" w:fill="F6F8FA"/>
        </w:rPr>
        <w:t>=h[a];</w:t>
      </w:r>
      <w:r w:rsidRPr="00C81BAD">
        <w:rPr>
          <w:rFonts w:ascii="宋体" w:eastAsia="宋体" w:hAnsi="宋体" w:cs="Consolas"/>
          <w:color w:val="880000"/>
          <w:kern w:val="0"/>
          <w:szCs w:val="21"/>
        </w:rPr>
        <w:t>//h[]初值为0</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h[a]=tot;</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88"/>
          <w:kern w:val="0"/>
          <w:szCs w:val="21"/>
        </w:rPr>
        <w:t>for</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000088"/>
          <w:kern w:val="0"/>
          <w:szCs w:val="21"/>
        </w:rPr>
        <w:t>register</w:t>
      </w: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i=h[x];i;i=G[i]</w:t>
      </w:r>
      <w:r w:rsidRPr="00C81BAD">
        <w:rPr>
          <w:rFonts w:ascii="宋体" w:eastAsia="宋体" w:hAnsi="宋体" w:cs="Consolas"/>
          <w:color w:val="4F4F4F"/>
          <w:kern w:val="0"/>
          <w:szCs w:val="21"/>
        </w:rPr>
        <w:t>.nx</w:t>
      </w: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880000"/>
          <w:kern w:val="0"/>
          <w:szCs w:val="21"/>
        </w:rPr>
        <w:t>//如果为0终止</w:t>
      </w:r>
    </w:p>
    <w:p w:rsidR="005F0772" w:rsidRPr="00C81BAD" w:rsidRDefault="005F0772" w:rsidP="005F0772">
      <w:pPr>
        <w:widowControl/>
        <w:jc w:val="left"/>
        <w:rPr>
          <w:rFonts w:ascii="宋体" w:eastAsia="宋体" w:hAnsi="宋体" w:cs="Consolas"/>
          <w:color w:val="000000"/>
          <w:kern w:val="0"/>
          <w:szCs w:val="21"/>
          <w:shd w:val="clear" w:color="auto" w:fill="F6F8FA"/>
        </w:rPr>
      </w:pPr>
    </w:p>
    <w:p w:rsidR="005F0772" w:rsidRPr="00C81BAD" w:rsidRDefault="005F0772" w:rsidP="005F0772">
      <w:pPr>
        <w:widowControl/>
        <w:jc w:val="left"/>
        <w:rPr>
          <w:rFonts w:ascii="宋体" w:eastAsia="宋体" w:hAnsi="宋体" w:cs="Consolas"/>
          <w:color w:val="000000"/>
          <w:kern w:val="0"/>
          <w:szCs w:val="21"/>
          <w:shd w:val="clear" w:color="auto" w:fill="F6F8FA"/>
        </w:rPr>
      </w:pP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880000"/>
          <w:kern w:val="0"/>
          <w:szCs w:val="21"/>
        </w:rPr>
        <w:lastRenderedPageBreak/>
        <w:t>//NO.two</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A[M],B[M],C[M];</w:t>
      </w:r>
      <w:r w:rsidRPr="00C81BAD">
        <w:rPr>
          <w:rFonts w:ascii="宋体" w:eastAsia="宋体" w:hAnsi="宋体" w:cs="Consolas"/>
          <w:color w:val="880000"/>
          <w:kern w:val="0"/>
          <w:szCs w:val="21"/>
        </w:rPr>
        <w:t>//信息</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tot,h[M],nx[M];</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88"/>
          <w:kern w:val="0"/>
          <w:szCs w:val="21"/>
        </w:rPr>
        <w:t>void</w:t>
      </w:r>
      <w:r w:rsidRPr="00C81BAD">
        <w:rPr>
          <w:rFonts w:ascii="宋体" w:eastAsia="宋体" w:hAnsi="宋体" w:cs="Consolas"/>
          <w:color w:val="000000"/>
          <w:kern w:val="0"/>
          <w:szCs w:val="21"/>
          <w:shd w:val="clear" w:color="auto" w:fill="F6F8FA"/>
        </w:rPr>
        <w:t xml:space="preserve"> Add(</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x,</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a,</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b,</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c){</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880000"/>
          <w:kern w:val="0"/>
          <w:szCs w:val="21"/>
        </w:rPr>
        <w:t xml:space="preserve">//信息 </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A[++tot]=a;</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B[tot]=b;</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C[tot]=c;</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880000"/>
          <w:kern w:val="0"/>
          <w:szCs w:val="21"/>
        </w:rPr>
        <w:t xml:space="preserve">//连接 </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nx[tot]=h[x];</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h[x]=tot;</w:t>
      </w:r>
    </w:p>
    <w:p w:rsidR="005F0772" w:rsidRPr="00C81BAD" w:rsidRDefault="005F0772" w:rsidP="005F0772">
      <w:pPr>
        <w:widowControl/>
        <w:jc w:val="left"/>
        <w:rPr>
          <w:rFonts w:ascii="宋体" w:eastAsia="宋体" w:hAnsi="宋体" w:cs="Consolas"/>
          <w:color w:val="000000"/>
          <w:kern w:val="0"/>
          <w:szCs w:val="21"/>
          <w:shd w:val="clear" w:color="auto" w:fill="F6F8FA"/>
        </w:rPr>
      </w:pP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88"/>
          <w:kern w:val="0"/>
          <w:szCs w:val="21"/>
        </w:rPr>
        <w:t>for</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000088"/>
          <w:kern w:val="0"/>
          <w:szCs w:val="21"/>
        </w:rPr>
        <w:t>register</w:t>
      </w: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i=h[x];i;i=nx[i])</w:t>
      </w:r>
    </w:p>
    <w:p w:rsidR="005F0772" w:rsidRPr="00C81BAD" w:rsidRDefault="005F0772" w:rsidP="005F077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a=A[i],b=B[i],c=C[i];</w:t>
      </w:r>
    </w:p>
    <w:p w:rsidR="005F0772" w:rsidRPr="00C81BAD" w:rsidRDefault="005F0772" w:rsidP="005F0772">
      <w:pPr>
        <w:rPr>
          <w:rFonts w:ascii="宋体" w:eastAsia="宋体" w:hAnsi="宋体"/>
        </w:rPr>
      </w:pPr>
      <w:r w:rsidRPr="00C81BAD">
        <w:rPr>
          <w:rFonts w:ascii="宋体" w:eastAsia="宋体" w:hAnsi="宋体" w:cs="Consolas"/>
          <w:color w:val="880000"/>
          <w:kern w:val="0"/>
          <w:szCs w:val="21"/>
        </w:rPr>
        <w:t>/*______________________________________________________________*/</w:t>
      </w:r>
    </w:p>
    <w:p w:rsidR="006377F9" w:rsidRPr="00C81BAD" w:rsidRDefault="006377F9" w:rsidP="00A23931">
      <w:pPr>
        <w:pStyle w:val="2"/>
        <w:rPr>
          <w:rFonts w:ascii="宋体" w:eastAsia="宋体" w:hAnsi="宋体"/>
          <w:b w:val="0"/>
        </w:rPr>
      </w:pPr>
      <w:bookmarkStart w:id="116" w:name="_Toc523521199"/>
      <w:r w:rsidRPr="00C81BAD">
        <w:rPr>
          <w:rFonts w:ascii="宋体" w:eastAsia="宋体" w:hAnsi="宋体" w:hint="eastAsia"/>
          <w:b w:val="0"/>
        </w:rPr>
        <w:t>最短路</w:t>
      </w:r>
      <w:bookmarkEnd w:id="116"/>
    </w:p>
    <w:p w:rsidR="006377F9" w:rsidRPr="00C81BAD" w:rsidRDefault="006377F9" w:rsidP="00A23931">
      <w:pPr>
        <w:pStyle w:val="3"/>
        <w:rPr>
          <w:rFonts w:ascii="宋体" w:eastAsia="宋体" w:hAnsi="宋体"/>
          <w:b w:val="0"/>
        </w:rPr>
      </w:pPr>
      <w:bookmarkStart w:id="117" w:name="_Toc523521200"/>
      <w:r w:rsidRPr="00C81BAD">
        <w:rPr>
          <w:rFonts w:ascii="宋体" w:eastAsia="宋体" w:hAnsi="宋体" w:hint="eastAsia"/>
          <w:b w:val="0"/>
        </w:rPr>
        <w:t>S</w:t>
      </w:r>
      <w:r w:rsidRPr="00C81BAD">
        <w:rPr>
          <w:rFonts w:ascii="宋体" w:eastAsia="宋体" w:hAnsi="宋体"/>
          <w:b w:val="0"/>
        </w:rPr>
        <w:t>PFA</w:t>
      </w:r>
      <w:bookmarkEnd w:id="117"/>
    </w:p>
    <w:p w:rsidR="00201F68" w:rsidRPr="00C81BAD" w:rsidRDefault="00201F68" w:rsidP="00906D58">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6386</w:t>
      </w:r>
      <w:r w:rsidRPr="00C81BAD">
        <w:rPr>
          <w:rFonts w:ascii="宋体" w:eastAsia="宋体" w:hAnsi="宋体" w:hint="eastAsia"/>
          <w:b w:val="0"/>
        </w:rPr>
        <w:t>-</w:t>
      </w:r>
      <w:r w:rsidRPr="00C81BAD">
        <w:rPr>
          <w:rFonts w:ascii="宋体" w:eastAsia="宋体" w:hAnsi="宋体"/>
          <w:b w:val="0"/>
        </w:rPr>
        <w:t>Age of Moyu</w:t>
      </w:r>
      <w:r w:rsidR="00906D58" w:rsidRPr="00C81BAD">
        <w:rPr>
          <w:rFonts w:ascii="宋体" w:eastAsia="宋体" w:hAnsi="宋体"/>
          <w:b w:val="0"/>
        </w:rPr>
        <w:fldChar w:fldCharType="begin"/>
      </w:r>
      <w:r w:rsidR="00906D58" w:rsidRPr="00C81BAD">
        <w:rPr>
          <w:rFonts w:ascii="宋体" w:eastAsia="宋体" w:hAnsi="宋体"/>
        </w:rPr>
        <w:instrText xml:space="preserve"> XE "</w:instrText>
      </w:r>
      <w:r w:rsidR="00906D58" w:rsidRPr="00C81BAD">
        <w:rPr>
          <w:rFonts w:ascii="宋体" w:eastAsia="宋体" w:hAnsi="宋体" w:hint="eastAsia"/>
          <w:b w:val="0"/>
        </w:rPr>
        <w:instrText>√-</w:instrText>
      </w:r>
      <w:r w:rsidR="00906D58" w:rsidRPr="00C81BAD">
        <w:rPr>
          <w:rFonts w:ascii="宋体" w:eastAsia="宋体" w:hAnsi="宋体"/>
          <w:b w:val="0"/>
        </w:rPr>
        <w:instrText>HDU</w:instrText>
      </w:r>
      <w:r w:rsidR="00906D58" w:rsidRPr="00C81BAD">
        <w:rPr>
          <w:rFonts w:ascii="宋体" w:eastAsia="宋体" w:hAnsi="宋体" w:hint="eastAsia"/>
          <w:b w:val="0"/>
        </w:rPr>
        <w:instrText>-</w:instrText>
      </w:r>
      <w:r w:rsidR="00906D58" w:rsidRPr="00C81BAD">
        <w:rPr>
          <w:rFonts w:ascii="宋体" w:eastAsia="宋体" w:hAnsi="宋体"/>
          <w:b w:val="0"/>
        </w:rPr>
        <w:instrText>6386</w:instrText>
      </w:r>
      <w:r w:rsidR="00906D58" w:rsidRPr="00C81BAD">
        <w:rPr>
          <w:rFonts w:ascii="宋体" w:eastAsia="宋体" w:hAnsi="宋体" w:hint="eastAsia"/>
          <w:b w:val="0"/>
        </w:rPr>
        <w:instrText>-</w:instrText>
      </w:r>
      <w:r w:rsidR="00906D58" w:rsidRPr="00C81BAD">
        <w:rPr>
          <w:rFonts w:ascii="宋体" w:eastAsia="宋体" w:hAnsi="宋体"/>
          <w:b w:val="0"/>
        </w:rPr>
        <w:instrText>Age of Moyu:</w:instrText>
      </w:r>
      <w:r w:rsidR="00906D58" w:rsidRPr="00C81BAD">
        <w:rPr>
          <w:rFonts w:ascii="宋体" w:eastAsia="宋体" w:hAnsi="宋体"/>
        </w:rPr>
        <w:instrText xml:space="preserve">6386" \y "HDU:6386" </w:instrText>
      </w:r>
      <w:r w:rsidR="00906D58" w:rsidRPr="00C81BAD">
        <w:rPr>
          <w:rFonts w:ascii="宋体" w:eastAsia="宋体" w:hAnsi="宋体"/>
          <w:b w:val="0"/>
        </w:rPr>
        <w:fldChar w:fldCharType="end"/>
      </w:r>
    </w:p>
    <w:p w:rsidR="00201F68" w:rsidRPr="00C81BAD" w:rsidRDefault="00201F68" w:rsidP="00201F68">
      <w:pPr>
        <w:rPr>
          <w:rFonts w:ascii="宋体" w:eastAsia="宋体" w:hAnsi="宋体"/>
        </w:rPr>
      </w:pPr>
      <w:r w:rsidRPr="00C81BAD">
        <w:rPr>
          <w:rFonts w:ascii="宋体" w:eastAsia="宋体" w:hAnsi="宋体" w:hint="eastAsia"/>
        </w:rPr>
        <w:t>【source】2018杭电暑期多校</w:t>
      </w:r>
      <w:r w:rsidR="00906D58" w:rsidRPr="00C81BAD">
        <w:rPr>
          <w:rFonts w:ascii="宋体" w:eastAsia="宋体" w:hAnsi="宋体" w:hint="eastAsia"/>
        </w:rPr>
        <w:t>7-</w:t>
      </w:r>
      <w:r w:rsidR="00906D58" w:rsidRPr="00C81BAD">
        <w:rPr>
          <w:rFonts w:ascii="宋体" w:eastAsia="宋体" w:hAnsi="宋体"/>
        </w:rPr>
        <w:t>1001</w:t>
      </w:r>
    </w:p>
    <w:p w:rsidR="00906D58" w:rsidRPr="00C81BAD" w:rsidRDefault="00906D58" w:rsidP="00201F68">
      <w:pPr>
        <w:rPr>
          <w:rFonts w:ascii="宋体" w:eastAsia="宋体" w:hAnsi="宋体"/>
        </w:rPr>
      </w:pPr>
      <w:r w:rsidRPr="00C81BAD">
        <w:rPr>
          <w:rFonts w:ascii="宋体" w:eastAsia="宋体" w:hAnsi="宋体" w:hint="eastAsia"/>
        </w:rPr>
        <w:t>【难度】铜牌题</w:t>
      </w:r>
    </w:p>
    <w:p w:rsidR="00201F68" w:rsidRPr="00C81BAD" w:rsidRDefault="00201F68" w:rsidP="00201F68">
      <w:pPr>
        <w:rPr>
          <w:rFonts w:ascii="宋体" w:eastAsia="宋体" w:hAnsi="宋体"/>
        </w:rPr>
      </w:pPr>
      <w:r w:rsidRPr="00C81BAD">
        <w:rPr>
          <w:rFonts w:ascii="宋体" w:eastAsia="宋体" w:hAnsi="宋体" w:hint="eastAsia"/>
        </w:rPr>
        <w:t>【题意】</w:t>
      </w:r>
    </w:p>
    <w:p w:rsidR="00201F68" w:rsidRPr="00C81BAD" w:rsidRDefault="00201F68" w:rsidP="00201F68">
      <w:pPr>
        <w:rPr>
          <w:rFonts w:ascii="宋体" w:eastAsia="宋体" w:hAnsi="宋体"/>
        </w:rPr>
      </w:pPr>
      <w:r w:rsidRPr="00C81BAD">
        <w:rPr>
          <w:rFonts w:ascii="宋体" w:eastAsia="宋体" w:hAnsi="宋体" w:hint="eastAsia"/>
        </w:rPr>
        <w:t>【TAG】</w:t>
      </w:r>
      <w:r w:rsidR="00906D58" w:rsidRPr="00C81BAD">
        <w:rPr>
          <w:rFonts w:ascii="宋体" w:eastAsia="宋体" w:hAnsi="宋体" w:hint="eastAsia"/>
        </w:rPr>
        <w:t>最短路 SPFA</w:t>
      </w:r>
      <w:r w:rsidR="00906D58" w:rsidRPr="00C81BAD">
        <w:rPr>
          <w:rFonts w:ascii="宋体" w:eastAsia="宋体" w:hAnsi="宋体"/>
        </w:rPr>
        <w:t xml:space="preserve"> </w:t>
      </w:r>
      <w:r w:rsidR="00906D58" w:rsidRPr="00C81BAD">
        <w:rPr>
          <w:rFonts w:ascii="宋体" w:eastAsia="宋体" w:hAnsi="宋体" w:hint="eastAsia"/>
        </w:rPr>
        <w:t>前向星</w:t>
      </w:r>
    </w:p>
    <w:p w:rsidR="00201F68" w:rsidRPr="00C81BAD" w:rsidRDefault="00201F68" w:rsidP="00201F68">
      <w:pPr>
        <w:rPr>
          <w:rFonts w:ascii="宋体" w:eastAsia="宋体" w:hAnsi="宋体"/>
        </w:rPr>
      </w:pPr>
      <w:r w:rsidRPr="00C81BAD">
        <w:rPr>
          <w:rFonts w:ascii="宋体" w:eastAsia="宋体" w:hAnsi="宋体" w:hint="eastAsia"/>
        </w:rPr>
        <w:t>【题解】</w:t>
      </w:r>
    </w:p>
    <w:p w:rsidR="00201F68" w:rsidRPr="00C81BAD" w:rsidRDefault="00201F68" w:rsidP="00201F68">
      <w:pPr>
        <w:rPr>
          <w:rFonts w:ascii="宋体" w:eastAsia="宋体" w:hAnsi="宋体"/>
        </w:rPr>
      </w:pPr>
      <w:r w:rsidRPr="00C81BAD">
        <w:rPr>
          <w:rFonts w:ascii="宋体" w:eastAsia="宋体" w:hAnsi="宋体" w:hint="eastAsia"/>
        </w:rPr>
        <w:t>【代码】</w:t>
      </w:r>
    </w:p>
    <w:p w:rsidR="00906D58" w:rsidRPr="00C81BAD" w:rsidRDefault="00906D58" w:rsidP="00906D58">
      <w:pPr>
        <w:rPr>
          <w:rFonts w:ascii="宋体" w:eastAsia="宋体" w:hAnsi="宋体"/>
        </w:rPr>
      </w:pPr>
      <w:r w:rsidRPr="00C81BAD">
        <w:rPr>
          <w:rFonts w:ascii="宋体" w:eastAsia="宋体" w:hAnsi="宋体"/>
        </w:rPr>
        <w:t>#include &lt;bits/stdc++.h&gt;</w:t>
      </w:r>
    </w:p>
    <w:p w:rsidR="00906D58" w:rsidRPr="00C81BAD" w:rsidRDefault="00906D58" w:rsidP="00906D58">
      <w:pPr>
        <w:rPr>
          <w:rFonts w:ascii="宋体" w:eastAsia="宋体" w:hAnsi="宋体"/>
        </w:rPr>
      </w:pPr>
      <w:r w:rsidRPr="00C81BAD">
        <w:rPr>
          <w:rFonts w:ascii="宋体" w:eastAsia="宋体" w:hAnsi="宋体"/>
        </w:rPr>
        <w:t>#define inf 1000000000</w:t>
      </w:r>
    </w:p>
    <w:p w:rsidR="00906D58" w:rsidRPr="00C81BAD" w:rsidRDefault="00906D58" w:rsidP="00906D58">
      <w:pPr>
        <w:rPr>
          <w:rFonts w:ascii="宋体" w:eastAsia="宋体" w:hAnsi="宋体"/>
        </w:rPr>
      </w:pPr>
      <w:r w:rsidRPr="00C81BAD">
        <w:rPr>
          <w:rFonts w:ascii="宋体" w:eastAsia="宋体" w:hAnsi="宋体"/>
        </w:rPr>
        <w:t>#define MAXN 100010</w:t>
      </w:r>
    </w:p>
    <w:p w:rsidR="00906D58" w:rsidRPr="00C81BAD" w:rsidRDefault="00906D58" w:rsidP="00906D58">
      <w:pPr>
        <w:rPr>
          <w:rFonts w:ascii="宋体" w:eastAsia="宋体" w:hAnsi="宋体"/>
        </w:rPr>
      </w:pPr>
      <w:r w:rsidRPr="00C81BAD">
        <w:rPr>
          <w:rFonts w:ascii="宋体" w:eastAsia="宋体" w:hAnsi="宋体"/>
        </w:rPr>
        <w:t>#define MAXM 200010</w:t>
      </w:r>
    </w:p>
    <w:p w:rsidR="00906D58" w:rsidRPr="00C81BAD" w:rsidRDefault="00906D58" w:rsidP="00906D58">
      <w:pPr>
        <w:rPr>
          <w:rFonts w:ascii="宋体" w:eastAsia="宋体" w:hAnsi="宋体"/>
        </w:rPr>
      </w:pPr>
    </w:p>
    <w:p w:rsidR="00906D58" w:rsidRPr="00C81BAD" w:rsidRDefault="00906D58" w:rsidP="00906D58">
      <w:pPr>
        <w:rPr>
          <w:rFonts w:ascii="宋体" w:eastAsia="宋体" w:hAnsi="宋体"/>
        </w:rPr>
      </w:pPr>
      <w:r w:rsidRPr="00C81BAD">
        <w:rPr>
          <w:rFonts w:ascii="宋体" w:eastAsia="宋体" w:hAnsi="宋体"/>
        </w:rPr>
        <w:t>using namespace std;</w:t>
      </w:r>
    </w:p>
    <w:p w:rsidR="00906D58" w:rsidRPr="00C81BAD" w:rsidRDefault="00906D58" w:rsidP="00906D58">
      <w:pPr>
        <w:rPr>
          <w:rFonts w:ascii="宋体" w:eastAsia="宋体" w:hAnsi="宋体"/>
        </w:rPr>
      </w:pPr>
    </w:p>
    <w:p w:rsidR="00906D58" w:rsidRPr="00C81BAD" w:rsidRDefault="00906D58" w:rsidP="00906D58">
      <w:pPr>
        <w:rPr>
          <w:rFonts w:ascii="宋体" w:eastAsia="宋体" w:hAnsi="宋体"/>
        </w:rPr>
      </w:pPr>
      <w:r w:rsidRPr="00C81BAD">
        <w:rPr>
          <w:rFonts w:ascii="宋体" w:eastAsia="宋体" w:hAnsi="宋体"/>
        </w:rPr>
        <w:t>int pre[MAXN],d[MAXN];</w:t>
      </w:r>
    </w:p>
    <w:p w:rsidR="00906D58" w:rsidRPr="00C81BAD" w:rsidRDefault="00906D58" w:rsidP="00906D58">
      <w:pPr>
        <w:rPr>
          <w:rFonts w:ascii="宋体" w:eastAsia="宋体" w:hAnsi="宋体"/>
        </w:rPr>
      </w:pPr>
      <w:r w:rsidRPr="00C81BAD">
        <w:rPr>
          <w:rFonts w:ascii="宋体" w:eastAsia="宋体" w:hAnsi="宋体"/>
        </w:rPr>
        <w:t>set&lt;int&gt; from[MAXN];</w:t>
      </w:r>
    </w:p>
    <w:p w:rsidR="00906D58" w:rsidRPr="00C81BAD" w:rsidRDefault="00906D58" w:rsidP="00906D58">
      <w:pPr>
        <w:rPr>
          <w:rFonts w:ascii="宋体" w:eastAsia="宋体" w:hAnsi="宋体"/>
        </w:rPr>
      </w:pPr>
      <w:r w:rsidRPr="00C81BAD">
        <w:rPr>
          <w:rFonts w:ascii="宋体" w:eastAsia="宋体" w:hAnsi="宋体"/>
        </w:rPr>
        <w:t>bool inq[MAXN];</w:t>
      </w:r>
    </w:p>
    <w:p w:rsidR="00906D58" w:rsidRPr="00C81BAD" w:rsidRDefault="00906D58" w:rsidP="00906D58">
      <w:pPr>
        <w:rPr>
          <w:rFonts w:ascii="宋体" w:eastAsia="宋体" w:hAnsi="宋体"/>
        </w:rPr>
      </w:pPr>
      <w:r w:rsidRPr="00C81BAD">
        <w:rPr>
          <w:rFonts w:ascii="宋体" w:eastAsia="宋体" w:hAnsi="宋体"/>
        </w:rPr>
        <w:t>queue&lt;int&gt; q;</w:t>
      </w:r>
    </w:p>
    <w:p w:rsidR="00906D58" w:rsidRPr="00C81BAD" w:rsidRDefault="00906D58" w:rsidP="00906D58">
      <w:pPr>
        <w:rPr>
          <w:rFonts w:ascii="宋体" w:eastAsia="宋体" w:hAnsi="宋体"/>
        </w:rPr>
      </w:pPr>
    </w:p>
    <w:p w:rsidR="00906D58" w:rsidRPr="00C81BAD" w:rsidRDefault="00906D58" w:rsidP="00906D58">
      <w:pPr>
        <w:rPr>
          <w:rFonts w:ascii="宋体" w:eastAsia="宋体" w:hAnsi="宋体"/>
        </w:rPr>
      </w:pPr>
      <w:r w:rsidRPr="00C81BAD">
        <w:rPr>
          <w:rFonts w:ascii="宋体" w:eastAsia="宋体" w:hAnsi="宋体"/>
        </w:rPr>
        <w:t>struct EDGE{</w:t>
      </w:r>
    </w:p>
    <w:p w:rsidR="00906D58" w:rsidRPr="00C81BAD" w:rsidRDefault="00906D58" w:rsidP="00906D58">
      <w:pPr>
        <w:rPr>
          <w:rFonts w:ascii="宋体" w:eastAsia="宋体" w:hAnsi="宋体"/>
        </w:rPr>
      </w:pPr>
      <w:r w:rsidRPr="00C81BAD">
        <w:rPr>
          <w:rFonts w:ascii="宋体" w:eastAsia="宋体" w:hAnsi="宋体"/>
        </w:rPr>
        <w:lastRenderedPageBreak/>
        <w:tab/>
        <w:t>int next;   //下一条边的存储下标</w:t>
      </w:r>
    </w:p>
    <w:p w:rsidR="00906D58" w:rsidRPr="00C81BAD" w:rsidRDefault="00906D58" w:rsidP="00906D58">
      <w:pPr>
        <w:rPr>
          <w:rFonts w:ascii="宋体" w:eastAsia="宋体" w:hAnsi="宋体"/>
        </w:rPr>
      </w:pPr>
      <w:r w:rsidRPr="00C81BAD">
        <w:rPr>
          <w:rFonts w:ascii="宋体" w:eastAsia="宋体" w:hAnsi="宋体"/>
        </w:rPr>
        <w:tab/>
        <w:t>int to;     //这条边的终点</w:t>
      </w:r>
    </w:p>
    <w:p w:rsidR="00906D58" w:rsidRPr="00C81BAD" w:rsidRDefault="00906D58" w:rsidP="00906D58">
      <w:pPr>
        <w:rPr>
          <w:rFonts w:ascii="宋体" w:eastAsia="宋体" w:hAnsi="宋体"/>
        </w:rPr>
      </w:pPr>
      <w:r w:rsidRPr="00C81BAD">
        <w:rPr>
          <w:rFonts w:ascii="宋体" w:eastAsia="宋体" w:hAnsi="宋体"/>
        </w:rPr>
        <w:tab/>
        <w:t>int w;      //权值</w:t>
      </w:r>
    </w:p>
    <w:p w:rsidR="00906D58" w:rsidRPr="00C81BAD" w:rsidRDefault="00906D58" w:rsidP="00906D58">
      <w:pPr>
        <w:rPr>
          <w:rFonts w:ascii="宋体" w:eastAsia="宋体" w:hAnsi="宋体"/>
        </w:rPr>
      </w:pPr>
      <w:r w:rsidRPr="00C81BAD">
        <w:rPr>
          <w:rFonts w:ascii="宋体" w:eastAsia="宋体" w:hAnsi="宋体"/>
        </w:rPr>
        <w:t>}edge[MAXM*2];</w:t>
      </w:r>
    </w:p>
    <w:p w:rsidR="00906D58" w:rsidRPr="00C81BAD" w:rsidRDefault="00906D58" w:rsidP="00906D58">
      <w:pPr>
        <w:rPr>
          <w:rFonts w:ascii="宋体" w:eastAsia="宋体" w:hAnsi="宋体"/>
        </w:rPr>
      </w:pPr>
      <w:r w:rsidRPr="00C81BAD">
        <w:rPr>
          <w:rFonts w:ascii="宋体" w:eastAsia="宋体" w:hAnsi="宋体"/>
        </w:rPr>
        <w:t>int n,m,cnt,head[MAXN];  //head[i]表示以i为起点的第一条边</w:t>
      </w:r>
    </w:p>
    <w:p w:rsidR="00906D58" w:rsidRPr="00C81BAD" w:rsidRDefault="00906D58" w:rsidP="00906D58">
      <w:pPr>
        <w:rPr>
          <w:rFonts w:ascii="宋体" w:eastAsia="宋体" w:hAnsi="宋体"/>
        </w:rPr>
      </w:pPr>
      <w:r w:rsidRPr="00C81BAD">
        <w:rPr>
          <w:rFonts w:ascii="宋体" w:eastAsia="宋体" w:hAnsi="宋体"/>
        </w:rPr>
        <w:t>void Add(int u, int v, int w) {  //起点u, 终点v, 权值w</w:t>
      </w:r>
    </w:p>
    <w:p w:rsidR="00906D58" w:rsidRPr="00C81BAD" w:rsidRDefault="00906D58" w:rsidP="00906D58">
      <w:pPr>
        <w:rPr>
          <w:rFonts w:ascii="宋体" w:eastAsia="宋体" w:hAnsi="宋体"/>
        </w:rPr>
      </w:pPr>
      <w:r w:rsidRPr="00C81BAD">
        <w:rPr>
          <w:rFonts w:ascii="宋体" w:eastAsia="宋体" w:hAnsi="宋体"/>
        </w:rPr>
        <w:tab/>
        <w:t>edge[++cnt].next = head[u];</w:t>
      </w:r>
    </w:p>
    <w:p w:rsidR="00906D58" w:rsidRPr="00C81BAD" w:rsidRDefault="00906D58" w:rsidP="00906D58">
      <w:pPr>
        <w:rPr>
          <w:rFonts w:ascii="宋体" w:eastAsia="宋体" w:hAnsi="宋体"/>
        </w:rPr>
      </w:pPr>
      <w:r w:rsidRPr="00C81BAD">
        <w:rPr>
          <w:rFonts w:ascii="宋体" w:eastAsia="宋体" w:hAnsi="宋体"/>
        </w:rPr>
        <w:tab/>
        <w:t>edge[cnt].w = w;</w:t>
      </w:r>
    </w:p>
    <w:p w:rsidR="00906D58" w:rsidRPr="00C81BAD" w:rsidRDefault="00906D58" w:rsidP="00906D58">
      <w:pPr>
        <w:rPr>
          <w:rFonts w:ascii="宋体" w:eastAsia="宋体" w:hAnsi="宋体"/>
        </w:rPr>
      </w:pPr>
      <w:r w:rsidRPr="00C81BAD">
        <w:rPr>
          <w:rFonts w:ascii="宋体" w:eastAsia="宋体" w:hAnsi="宋体"/>
        </w:rPr>
        <w:tab/>
        <w:t>edge[cnt].to = v;</w:t>
      </w:r>
    </w:p>
    <w:p w:rsidR="00906D58" w:rsidRPr="00C81BAD" w:rsidRDefault="00906D58" w:rsidP="00906D58">
      <w:pPr>
        <w:rPr>
          <w:rFonts w:ascii="宋体" w:eastAsia="宋体" w:hAnsi="宋体"/>
        </w:rPr>
      </w:pPr>
      <w:r w:rsidRPr="00C81BAD">
        <w:rPr>
          <w:rFonts w:ascii="宋体" w:eastAsia="宋体" w:hAnsi="宋体"/>
        </w:rPr>
        <w:tab/>
        <w:t>head[u] = cnt;    //第一条边为当前边</w:t>
      </w:r>
    </w:p>
    <w:p w:rsidR="00906D58" w:rsidRPr="00C81BAD" w:rsidRDefault="00906D58" w:rsidP="00906D58">
      <w:pPr>
        <w:rPr>
          <w:rFonts w:ascii="宋体" w:eastAsia="宋体" w:hAnsi="宋体"/>
        </w:rPr>
      </w:pPr>
      <w:r w:rsidRPr="00C81BAD">
        <w:rPr>
          <w:rFonts w:ascii="宋体" w:eastAsia="宋体" w:hAnsi="宋体"/>
        </w:rPr>
        <w:t>}</w:t>
      </w:r>
    </w:p>
    <w:p w:rsidR="00906D58" w:rsidRPr="00C81BAD" w:rsidRDefault="00906D58" w:rsidP="00906D58">
      <w:pPr>
        <w:rPr>
          <w:rFonts w:ascii="宋体" w:eastAsia="宋体" w:hAnsi="宋体"/>
        </w:rPr>
      </w:pPr>
    </w:p>
    <w:p w:rsidR="00906D58" w:rsidRPr="00C81BAD" w:rsidRDefault="00906D58" w:rsidP="00906D58">
      <w:pPr>
        <w:rPr>
          <w:rFonts w:ascii="宋体" w:eastAsia="宋体" w:hAnsi="宋体"/>
        </w:rPr>
      </w:pPr>
      <w:r w:rsidRPr="00C81BAD">
        <w:rPr>
          <w:rFonts w:ascii="宋体" w:eastAsia="宋体" w:hAnsi="宋体"/>
        </w:rPr>
        <w:t>void init(){</w:t>
      </w:r>
    </w:p>
    <w:p w:rsidR="00906D58" w:rsidRPr="00C81BAD" w:rsidRDefault="00906D58" w:rsidP="00906D58">
      <w:pPr>
        <w:rPr>
          <w:rFonts w:ascii="宋体" w:eastAsia="宋体" w:hAnsi="宋体"/>
        </w:rPr>
      </w:pPr>
      <w:r w:rsidRPr="00C81BAD">
        <w:rPr>
          <w:rFonts w:ascii="宋体" w:eastAsia="宋体" w:hAnsi="宋体"/>
        </w:rPr>
        <w:t xml:space="preserve">    memset(head,-1,sizeof(head));</w:t>
      </w:r>
    </w:p>
    <w:p w:rsidR="00906D58" w:rsidRPr="00C81BAD" w:rsidRDefault="00906D58" w:rsidP="00906D58">
      <w:pPr>
        <w:rPr>
          <w:rFonts w:ascii="宋体" w:eastAsia="宋体" w:hAnsi="宋体"/>
        </w:rPr>
      </w:pPr>
      <w:r w:rsidRPr="00C81BAD">
        <w:rPr>
          <w:rFonts w:ascii="宋体" w:eastAsia="宋体" w:hAnsi="宋体"/>
        </w:rPr>
        <w:t xml:space="preserve">    memset(edge,0,sizeof(edge));</w:t>
      </w:r>
    </w:p>
    <w:p w:rsidR="00906D58" w:rsidRPr="00C81BAD" w:rsidRDefault="00906D58" w:rsidP="00906D58">
      <w:pPr>
        <w:rPr>
          <w:rFonts w:ascii="宋体" w:eastAsia="宋体" w:hAnsi="宋体"/>
        </w:rPr>
      </w:pPr>
      <w:r w:rsidRPr="00C81BAD">
        <w:rPr>
          <w:rFonts w:ascii="宋体" w:eastAsia="宋体" w:hAnsi="宋体"/>
        </w:rPr>
        <w:t xml:space="preserve">    for(int i=1;i&lt;=n;i++){</w:t>
      </w:r>
    </w:p>
    <w:p w:rsidR="00906D58" w:rsidRPr="00C81BAD" w:rsidRDefault="00906D58" w:rsidP="00906D58">
      <w:pPr>
        <w:rPr>
          <w:rFonts w:ascii="宋体" w:eastAsia="宋体" w:hAnsi="宋体"/>
        </w:rPr>
      </w:pPr>
      <w:r w:rsidRPr="00C81BAD">
        <w:rPr>
          <w:rFonts w:ascii="宋体" w:eastAsia="宋体" w:hAnsi="宋体"/>
        </w:rPr>
        <w:t xml:space="preserve">        d[i]=inf;</w:t>
      </w:r>
    </w:p>
    <w:p w:rsidR="00906D58" w:rsidRPr="00C81BAD" w:rsidRDefault="00906D58" w:rsidP="00906D58">
      <w:pPr>
        <w:rPr>
          <w:rFonts w:ascii="宋体" w:eastAsia="宋体" w:hAnsi="宋体"/>
        </w:rPr>
      </w:pPr>
      <w:r w:rsidRPr="00C81BAD">
        <w:rPr>
          <w:rFonts w:ascii="宋体" w:eastAsia="宋体" w:hAnsi="宋体"/>
        </w:rPr>
        <w:t xml:space="preserve">        pre[i]=i;</w:t>
      </w:r>
    </w:p>
    <w:p w:rsidR="00906D58" w:rsidRPr="00C81BAD" w:rsidRDefault="00906D58" w:rsidP="00906D58">
      <w:pPr>
        <w:rPr>
          <w:rFonts w:ascii="宋体" w:eastAsia="宋体" w:hAnsi="宋体"/>
        </w:rPr>
      </w:pPr>
      <w:r w:rsidRPr="00C81BAD">
        <w:rPr>
          <w:rFonts w:ascii="宋体" w:eastAsia="宋体" w:hAnsi="宋体"/>
        </w:rPr>
        <w:t xml:space="preserve">        from[i].clear();</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d[0]=0;</w:t>
      </w:r>
    </w:p>
    <w:p w:rsidR="00906D58" w:rsidRPr="00C81BAD" w:rsidRDefault="00906D58" w:rsidP="00906D58">
      <w:pPr>
        <w:rPr>
          <w:rFonts w:ascii="宋体" w:eastAsia="宋体" w:hAnsi="宋体"/>
        </w:rPr>
      </w:pPr>
      <w:r w:rsidRPr="00C81BAD">
        <w:rPr>
          <w:rFonts w:ascii="宋体" w:eastAsia="宋体" w:hAnsi="宋体"/>
        </w:rPr>
        <w:t xml:space="preserve">    cnt=0;</w:t>
      </w:r>
    </w:p>
    <w:p w:rsidR="00906D58" w:rsidRPr="00C81BAD" w:rsidRDefault="00906D58" w:rsidP="00906D58">
      <w:pPr>
        <w:rPr>
          <w:rFonts w:ascii="宋体" w:eastAsia="宋体" w:hAnsi="宋体"/>
        </w:rPr>
      </w:pPr>
      <w:r w:rsidRPr="00C81BAD">
        <w:rPr>
          <w:rFonts w:ascii="宋体" w:eastAsia="宋体" w:hAnsi="宋体"/>
        </w:rPr>
        <w:t xml:space="preserve">    while(!q.empty()) q.pop();</w:t>
      </w:r>
    </w:p>
    <w:p w:rsidR="00906D58" w:rsidRPr="00C81BAD" w:rsidRDefault="00906D58" w:rsidP="00906D58">
      <w:pPr>
        <w:rPr>
          <w:rFonts w:ascii="宋体" w:eastAsia="宋体" w:hAnsi="宋体"/>
        </w:rPr>
      </w:pPr>
      <w:r w:rsidRPr="00C81BAD">
        <w:rPr>
          <w:rFonts w:ascii="宋体" w:eastAsia="宋体" w:hAnsi="宋体"/>
        </w:rPr>
        <w:t xml:space="preserve">    memset(inq,false,sizeof(inq));</w:t>
      </w:r>
    </w:p>
    <w:p w:rsidR="00906D58" w:rsidRPr="00C81BAD" w:rsidRDefault="00906D58" w:rsidP="00906D58">
      <w:pPr>
        <w:rPr>
          <w:rFonts w:ascii="宋体" w:eastAsia="宋体" w:hAnsi="宋体"/>
        </w:rPr>
      </w:pPr>
      <w:r w:rsidRPr="00C81BAD">
        <w:rPr>
          <w:rFonts w:ascii="宋体" w:eastAsia="宋体" w:hAnsi="宋体"/>
        </w:rPr>
        <w:t xml:space="preserve">    return;</w:t>
      </w:r>
    </w:p>
    <w:p w:rsidR="00906D58" w:rsidRPr="00C81BAD" w:rsidRDefault="00906D58" w:rsidP="00906D58">
      <w:pPr>
        <w:rPr>
          <w:rFonts w:ascii="宋体" w:eastAsia="宋体" w:hAnsi="宋体"/>
        </w:rPr>
      </w:pPr>
      <w:r w:rsidRPr="00C81BAD">
        <w:rPr>
          <w:rFonts w:ascii="宋体" w:eastAsia="宋体" w:hAnsi="宋体"/>
        </w:rPr>
        <w:t>}</w:t>
      </w:r>
    </w:p>
    <w:p w:rsidR="00906D58" w:rsidRPr="00C81BAD" w:rsidRDefault="00906D58" w:rsidP="00906D58">
      <w:pPr>
        <w:rPr>
          <w:rFonts w:ascii="宋体" w:eastAsia="宋体" w:hAnsi="宋体"/>
        </w:rPr>
      </w:pPr>
      <w:r w:rsidRPr="00C81BAD">
        <w:rPr>
          <w:rFonts w:ascii="宋体" w:eastAsia="宋体" w:hAnsi="宋体"/>
        </w:rPr>
        <w:t>//int find_root(int x){</w:t>
      </w:r>
    </w:p>
    <w:p w:rsidR="00906D58" w:rsidRPr="00C81BAD" w:rsidRDefault="00906D58" w:rsidP="00906D58">
      <w:pPr>
        <w:rPr>
          <w:rFonts w:ascii="宋体" w:eastAsia="宋体" w:hAnsi="宋体"/>
        </w:rPr>
      </w:pPr>
      <w:r w:rsidRPr="00C81BAD">
        <w:rPr>
          <w:rFonts w:ascii="宋体" w:eastAsia="宋体" w:hAnsi="宋体"/>
        </w:rPr>
        <w:t>//    return (pre[pre[x]]==pre[x])?pre[x]:(pre[x]=find_root(pre[x]));</w:t>
      </w:r>
    </w:p>
    <w:p w:rsidR="00906D58" w:rsidRPr="00C81BAD" w:rsidRDefault="00906D58" w:rsidP="00906D58">
      <w:pPr>
        <w:rPr>
          <w:rFonts w:ascii="宋体" w:eastAsia="宋体" w:hAnsi="宋体"/>
        </w:rPr>
      </w:pPr>
      <w:r w:rsidRPr="00C81BAD">
        <w:rPr>
          <w:rFonts w:ascii="宋体" w:eastAsia="宋体" w:hAnsi="宋体"/>
        </w:rPr>
        <w:t>//}</w:t>
      </w:r>
    </w:p>
    <w:p w:rsidR="00906D58" w:rsidRPr="00C81BAD" w:rsidRDefault="00906D58" w:rsidP="00906D58">
      <w:pPr>
        <w:rPr>
          <w:rFonts w:ascii="宋体" w:eastAsia="宋体" w:hAnsi="宋体"/>
        </w:rPr>
      </w:pPr>
      <w:r w:rsidRPr="00C81BAD">
        <w:rPr>
          <w:rFonts w:ascii="宋体" w:eastAsia="宋体" w:hAnsi="宋体"/>
        </w:rPr>
        <w:t>int find_root(int x){</w:t>
      </w:r>
    </w:p>
    <w:p w:rsidR="00906D58" w:rsidRPr="00C81BAD" w:rsidRDefault="00906D58" w:rsidP="00906D58">
      <w:pPr>
        <w:rPr>
          <w:rFonts w:ascii="宋体" w:eastAsia="宋体" w:hAnsi="宋体"/>
        </w:rPr>
      </w:pPr>
      <w:r w:rsidRPr="00C81BAD">
        <w:rPr>
          <w:rFonts w:ascii="宋体" w:eastAsia="宋体" w:hAnsi="宋体"/>
        </w:rPr>
        <w:t xml:space="preserve">    return (x==pre[x])?pre[x]:(pre[x]=find_root(pre[x]));</w:t>
      </w:r>
    </w:p>
    <w:p w:rsidR="00906D58" w:rsidRPr="00C81BAD" w:rsidRDefault="00906D58" w:rsidP="00906D58">
      <w:pPr>
        <w:rPr>
          <w:rFonts w:ascii="宋体" w:eastAsia="宋体" w:hAnsi="宋体"/>
        </w:rPr>
      </w:pPr>
      <w:r w:rsidRPr="00C81BAD">
        <w:rPr>
          <w:rFonts w:ascii="宋体" w:eastAsia="宋体" w:hAnsi="宋体"/>
        </w:rPr>
        <w:t>}</w:t>
      </w:r>
    </w:p>
    <w:p w:rsidR="00906D58" w:rsidRPr="00C81BAD" w:rsidRDefault="00906D58" w:rsidP="00906D58">
      <w:pPr>
        <w:rPr>
          <w:rFonts w:ascii="宋体" w:eastAsia="宋体" w:hAnsi="宋体"/>
        </w:rPr>
      </w:pPr>
      <w:r w:rsidRPr="00C81BAD">
        <w:rPr>
          <w:rFonts w:ascii="宋体" w:eastAsia="宋体" w:hAnsi="宋体"/>
        </w:rPr>
        <w:t>bool same_root(int x,int y){</w:t>
      </w:r>
    </w:p>
    <w:p w:rsidR="00906D58" w:rsidRPr="00C81BAD" w:rsidRDefault="00906D58" w:rsidP="00906D58">
      <w:pPr>
        <w:rPr>
          <w:rFonts w:ascii="宋体" w:eastAsia="宋体" w:hAnsi="宋体"/>
        </w:rPr>
      </w:pPr>
      <w:r w:rsidRPr="00C81BAD">
        <w:rPr>
          <w:rFonts w:ascii="宋体" w:eastAsia="宋体" w:hAnsi="宋体"/>
        </w:rPr>
        <w:t xml:space="preserve">    return find_root(x)==find_root(y);</w:t>
      </w:r>
    </w:p>
    <w:p w:rsidR="00906D58" w:rsidRPr="00C81BAD" w:rsidRDefault="00906D58" w:rsidP="00906D58">
      <w:pPr>
        <w:rPr>
          <w:rFonts w:ascii="宋体" w:eastAsia="宋体" w:hAnsi="宋体"/>
        </w:rPr>
      </w:pPr>
      <w:r w:rsidRPr="00C81BAD">
        <w:rPr>
          <w:rFonts w:ascii="宋体" w:eastAsia="宋体" w:hAnsi="宋体"/>
        </w:rPr>
        <w:t>}</w:t>
      </w:r>
    </w:p>
    <w:p w:rsidR="00906D58" w:rsidRPr="00C81BAD" w:rsidRDefault="00906D58" w:rsidP="00906D58">
      <w:pPr>
        <w:rPr>
          <w:rFonts w:ascii="宋体" w:eastAsia="宋体" w:hAnsi="宋体"/>
        </w:rPr>
      </w:pPr>
      <w:r w:rsidRPr="00C81BAD">
        <w:rPr>
          <w:rFonts w:ascii="宋体" w:eastAsia="宋体" w:hAnsi="宋体"/>
        </w:rPr>
        <w:t>void merge_root(int x,int y){</w:t>
      </w:r>
    </w:p>
    <w:p w:rsidR="00906D58" w:rsidRPr="00C81BAD" w:rsidRDefault="00906D58" w:rsidP="00906D58">
      <w:pPr>
        <w:rPr>
          <w:rFonts w:ascii="宋体" w:eastAsia="宋体" w:hAnsi="宋体"/>
        </w:rPr>
      </w:pPr>
      <w:r w:rsidRPr="00C81BAD">
        <w:rPr>
          <w:rFonts w:ascii="宋体" w:eastAsia="宋体" w:hAnsi="宋体"/>
        </w:rPr>
        <w:t xml:space="preserve">    pre[find_root(x)]=find_root(y);</w:t>
      </w:r>
    </w:p>
    <w:p w:rsidR="00906D58" w:rsidRPr="00C81BAD" w:rsidRDefault="00906D58" w:rsidP="00906D58">
      <w:pPr>
        <w:rPr>
          <w:rFonts w:ascii="宋体" w:eastAsia="宋体" w:hAnsi="宋体"/>
        </w:rPr>
      </w:pPr>
      <w:r w:rsidRPr="00C81BAD">
        <w:rPr>
          <w:rFonts w:ascii="宋体" w:eastAsia="宋体" w:hAnsi="宋体"/>
        </w:rPr>
        <w:t xml:space="preserve">    return;</w:t>
      </w:r>
    </w:p>
    <w:p w:rsidR="00906D58" w:rsidRPr="00C81BAD" w:rsidRDefault="00906D58" w:rsidP="00906D58">
      <w:pPr>
        <w:rPr>
          <w:rFonts w:ascii="宋体" w:eastAsia="宋体" w:hAnsi="宋体"/>
        </w:rPr>
      </w:pPr>
      <w:r w:rsidRPr="00C81BAD">
        <w:rPr>
          <w:rFonts w:ascii="宋体" w:eastAsia="宋体" w:hAnsi="宋体"/>
        </w:rPr>
        <w:t>}</w:t>
      </w:r>
    </w:p>
    <w:p w:rsidR="00906D58" w:rsidRPr="00C81BAD" w:rsidRDefault="00906D58" w:rsidP="00906D58">
      <w:pPr>
        <w:rPr>
          <w:rFonts w:ascii="宋体" w:eastAsia="宋体" w:hAnsi="宋体"/>
        </w:rPr>
      </w:pPr>
    </w:p>
    <w:p w:rsidR="00906D58" w:rsidRPr="00C81BAD" w:rsidRDefault="00906D58" w:rsidP="00906D58">
      <w:pPr>
        <w:rPr>
          <w:rFonts w:ascii="宋体" w:eastAsia="宋体" w:hAnsi="宋体"/>
        </w:rPr>
      </w:pPr>
      <w:r w:rsidRPr="00C81BAD">
        <w:rPr>
          <w:rFonts w:ascii="宋体" w:eastAsia="宋体" w:hAnsi="宋体"/>
        </w:rPr>
        <w:t>int main()</w:t>
      </w:r>
    </w:p>
    <w:p w:rsidR="00906D58" w:rsidRPr="00C81BAD" w:rsidRDefault="00906D58" w:rsidP="00906D58">
      <w:pPr>
        <w:rPr>
          <w:rFonts w:ascii="宋体" w:eastAsia="宋体" w:hAnsi="宋体"/>
        </w:rPr>
      </w:pPr>
      <w:r w:rsidRPr="00C81BAD">
        <w:rPr>
          <w:rFonts w:ascii="宋体" w:eastAsia="宋体" w:hAnsi="宋体"/>
        </w:rPr>
        <w:t>{</w:t>
      </w:r>
    </w:p>
    <w:p w:rsidR="00906D58" w:rsidRPr="00C81BAD" w:rsidRDefault="00906D58" w:rsidP="00906D58">
      <w:pPr>
        <w:rPr>
          <w:rFonts w:ascii="宋体" w:eastAsia="宋体" w:hAnsi="宋体"/>
        </w:rPr>
      </w:pPr>
      <w:r w:rsidRPr="00C81BAD">
        <w:rPr>
          <w:rFonts w:ascii="宋体" w:eastAsia="宋体" w:hAnsi="宋体"/>
        </w:rPr>
        <w:t xml:space="preserve">    while(~scanf("%d%d",&amp;n,&amp;m)){</w:t>
      </w:r>
    </w:p>
    <w:p w:rsidR="00906D58" w:rsidRPr="00C81BAD" w:rsidRDefault="00906D58" w:rsidP="00906D58">
      <w:pPr>
        <w:rPr>
          <w:rFonts w:ascii="宋体" w:eastAsia="宋体" w:hAnsi="宋体"/>
        </w:rPr>
      </w:pPr>
      <w:r w:rsidRPr="00C81BAD">
        <w:rPr>
          <w:rFonts w:ascii="宋体" w:eastAsia="宋体" w:hAnsi="宋体"/>
        </w:rPr>
        <w:t xml:space="preserve">        init();</w:t>
      </w:r>
    </w:p>
    <w:p w:rsidR="00906D58" w:rsidRPr="00C81BAD" w:rsidRDefault="00906D58" w:rsidP="00906D58">
      <w:pPr>
        <w:rPr>
          <w:rFonts w:ascii="宋体" w:eastAsia="宋体" w:hAnsi="宋体"/>
        </w:rPr>
      </w:pPr>
      <w:r w:rsidRPr="00C81BAD">
        <w:rPr>
          <w:rFonts w:ascii="宋体" w:eastAsia="宋体" w:hAnsi="宋体"/>
        </w:rPr>
        <w:lastRenderedPageBreak/>
        <w:t xml:space="preserve">        for(int i=0;i&lt;m;i++){</w:t>
      </w:r>
    </w:p>
    <w:p w:rsidR="00906D58" w:rsidRPr="00C81BAD" w:rsidRDefault="00906D58" w:rsidP="00906D58">
      <w:pPr>
        <w:rPr>
          <w:rFonts w:ascii="宋体" w:eastAsia="宋体" w:hAnsi="宋体"/>
        </w:rPr>
      </w:pPr>
      <w:r w:rsidRPr="00C81BAD">
        <w:rPr>
          <w:rFonts w:ascii="宋体" w:eastAsia="宋体" w:hAnsi="宋体"/>
        </w:rPr>
        <w:t xml:space="preserve">            int x,y,z;</w:t>
      </w:r>
    </w:p>
    <w:p w:rsidR="00906D58" w:rsidRPr="00C81BAD" w:rsidRDefault="00906D58" w:rsidP="00906D58">
      <w:pPr>
        <w:rPr>
          <w:rFonts w:ascii="宋体" w:eastAsia="宋体" w:hAnsi="宋体"/>
        </w:rPr>
      </w:pPr>
      <w:r w:rsidRPr="00C81BAD">
        <w:rPr>
          <w:rFonts w:ascii="宋体" w:eastAsia="宋体" w:hAnsi="宋体"/>
        </w:rPr>
        <w:t xml:space="preserve">            scanf("%d%d%d",&amp;x,&amp;y,&amp;z);</w:t>
      </w:r>
    </w:p>
    <w:p w:rsidR="00906D58" w:rsidRPr="00C81BAD" w:rsidRDefault="00906D58" w:rsidP="00906D58">
      <w:pPr>
        <w:rPr>
          <w:rFonts w:ascii="宋体" w:eastAsia="宋体" w:hAnsi="宋体"/>
        </w:rPr>
      </w:pPr>
      <w:r w:rsidRPr="00C81BAD">
        <w:rPr>
          <w:rFonts w:ascii="宋体" w:eastAsia="宋体" w:hAnsi="宋体"/>
        </w:rPr>
        <w:t xml:space="preserve">            Add(x,y,z);</w:t>
      </w:r>
    </w:p>
    <w:p w:rsidR="00906D58" w:rsidRPr="00C81BAD" w:rsidRDefault="00906D58" w:rsidP="00906D58">
      <w:pPr>
        <w:rPr>
          <w:rFonts w:ascii="宋体" w:eastAsia="宋体" w:hAnsi="宋体"/>
        </w:rPr>
      </w:pPr>
      <w:r w:rsidRPr="00C81BAD">
        <w:rPr>
          <w:rFonts w:ascii="宋体" w:eastAsia="宋体" w:hAnsi="宋体"/>
        </w:rPr>
        <w:t xml:space="preserve">            Add(y,x,z);</w:t>
      </w:r>
    </w:p>
    <w:p w:rsidR="00906D58" w:rsidRPr="00C81BAD" w:rsidRDefault="00906D58" w:rsidP="00906D58">
      <w:pPr>
        <w:rPr>
          <w:rFonts w:ascii="宋体" w:eastAsia="宋体" w:hAnsi="宋体"/>
        </w:rPr>
      </w:pPr>
      <w:r w:rsidRPr="00C81BAD">
        <w:rPr>
          <w:rFonts w:ascii="宋体" w:eastAsia="宋体" w:hAnsi="宋体"/>
        </w:rPr>
        <w:t xml:space="preserve">            merge_root(x,y);</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if(!same_root(1,n)){</w:t>
      </w:r>
    </w:p>
    <w:p w:rsidR="00906D58" w:rsidRPr="00C81BAD" w:rsidRDefault="00906D58" w:rsidP="00906D58">
      <w:pPr>
        <w:rPr>
          <w:rFonts w:ascii="宋体" w:eastAsia="宋体" w:hAnsi="宋体"/>
        </w:rPr>
      </w:pPr>
      <w:r w:rsidRPr="00C81BAD">
        <w:rPr>
          <w:rFonts w:ascii="宋体" w:eastAsia="宋体" w:hAnsi="宋体"/>
        </w:rPr>
        <w:t xml:space="preserve">            printf("-1\n");</w:t>
      </w:r>
    </w:p>
    <w:p w:rsidR="00906D58" w:rsidRPr="00C81BAD" w:rsidRDefault="00906D58" w:rsidP="00906D58">
      <w:pPr>
        <w:rPr>
          <w:rFonts w:ascii="宋体" w:eastAsia="宋体" w:hAnsi="宋体"/>
        </w:rPr>
      </w:pPr>
      <w:r w:rsidRPr="00C81BAD">
        <w:rPr>
          <w:rFonts w:ascii="宋体" w:eastAsia="宋体" w:hAnsi="宋体"/>
        </w:rPr>
        <w:t xml:space="preserve">            continue;</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for(int i=head[1];i!=0;i=edge[i].next){</w:t>
      </w:r>
    </w:p>
    <w:p w:rsidR="00906D58" w:rsidRPr="00C81BAD" w:rsidRDefault="00906D58" w:rsidP="00906D58">
      <w:pPr>
        <w:rPr>
          <w:rFonts w:ascii="宋体" w:eastAsia="宋体" w:hAnsi="宋体"/>
        </w:rPr>
      </w:pPr>
      <w:r w:rsidRPr="00C81BAD">
        <w:rPr>
          <w:rFonts w:ascii="宋体" w:eastAsia="宋体" w:hAnsi="宋体"/>
        </w:rPr>
        <w:t xml:space="preserve">            int to=edge[i].to;</w:t>
      </w:r>
    </w:p>
    <w:p w:rsidR="00906D58" w:rsidRPr="00C81BAD" w:rsidRDefault="00906D58" w:rsidP="00906D58">
      <w:pPr>
        <w:rPr>
          <w:rFonts w:ascii="宋体" w:eastAsia="宋体" w:hAnsi="宋体"/>
        </w:rPr>
      </w:pPr>
      <w:r w:rsidRPr="00C81BAD">
        <w:rPr>
          <w:rFonts w:ascii="宋体" w:eastAsia="宋体" w:hAnsi="宋体"/>
        </w:rPr>
        <w:t xml:space="preserve">            d[to]=1;</w:t>
      </w:r>
    </w:p>
    <w:p w:rsidR="00906D58" w:rsidRPr="00C81BAD" w:rsidRDefault="00906D58" w:rsidP="00906D58">
      <w:pPr>
        <w:rPr>
          <w:rFonts w:ascii="宋体" w:eastAsia="宋体" w:hAnsi="宋体"/>
        </w:rPr>
      </w:pPr>
      <w:r w:rsidRPr="00C81BAD">
        <w:rPr>
          <w:rFonts w:ascii="宋体" w:eastAsia="宋体" w:hAnsi="宋体"/>
        </w:rPr>
        <w:t xml:space="preserve">            from[to].insert(edge[i].w);</w:t>
      </w:r>
    </w:p>
    <w:p w:rsidR="00906D58" w:rsidRPr="00C81BAD" w:rsidRDefault="00906D58" w:rsidP="00906D58">
      <w:pPr>
        <w:rPr>
          <w:rFonts w:ascii="宋体" w:eastAsia="宋体" w:hAnsi="宋体"/>
        </w:rPr>
      </w:pPr>
      <w:r w:rsidRPr="00C81BAD">
        <w:rPr>
          <w:rFonts w:ascii="宋体" w:eastAsia="宋体" w:hAnsi="宋体"/>
        </w:rPr>
        <w:t xml:space="preserve">            q.push(to);</w:t>
      </w:r>
    </w:p>
    <w:p w:rsidR="00906D58" w:rsidRPr="00C81BAD" w:rsidRDefault="00906D58" w:rsidP="00906D58">
      <w:pPr>
        <w:rPr>
          <w:rFonts w:ascii="宋体" w:eastAsia="宋体" w:hAnsi="宋体"/>
        </w:rPr>
      </w:pPr>
      <w:r w:rsidRPr="00C81BAD">
        <w:rPr>
          <w:rFonts w:ascii="宋体" w:eastAsia="宋体" w:hAnsi="宋体"/>
        </w:rPr>
        <w:t xml:space="preserve">            inq[to]=true;</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while(!q.empty()){</w:t>
      </w:r>
    </w:p>
    <w:p w:rsidR="00906D58" w:rsidRPr="00C81BAD" w:rsidRDefault="00906D58" w:rsidP="00906D58">
      <w:pPr>
        <w:rPr>
          <w:rFonts w:ascii="宋体" w:eastAsia="宋体" w:hAnsi="宋体"/>
        </w:rPr>
      </w:pPr>
      <w:r w:rsidRPr="00C81BAD">
        <w:rPr>
          <w:rFonts w:ascii="宋体" w:eastAsia="宋体" w:hAnsi="宋体"/>
        </w:rPr>
        <w:t xml:space="preserve">            int now=q.front();</w:t>
      </w:r>
    </w:p>
    <w:p w:rsidR="00906D58" w:rsidRPr="00C81BAD" w:rsidRDefault="00906D58" w:rsidP="00906D58">
      <w:pPr>
        <w:rPr>
          <w:rFonts w:ascii="宋体" w:eastAsia="宋体" w:hAnsi="宋体"/>
        </w:rPr>
      </w:pPr>
      <w:r w:rsidRPr="00C81BAD">
        <w:rPr>
          <w:rFonts w:ascii="宋体" w:eastAsia="宋体" w:hAnsi="宋体"/>
        </w:rPr>
        <w:t xml:space="preserve">            q.pop();</w:t>
      </w:r>
    </w:p>
    <w:p w:rsidR="00906D58" w:rsidRPr="00C81BAD" w:rsidRDefault="00906D58" w:rsidP="00906D58">
      <w:pPr>
        <w:rPr>
          <w:rFonts w:ascii="宋体" w:eastAsia="宋体" w:hAnsi="宋体"/>
        </w:rPr>
      </w:pPr>
      <w:r w:rsidRPr="00C81BAD">
        <w:rPr>
          <w:rFonts w:ascii="宋体" w:eastAsia="宋体" w:hAnsi="宋体"/>
        </w:rPr>
        <w:t xml:space="preserve">            inq[now]=false;</w:t>
      </w:r>
    </w:p>
    <w:p w:rsidR="00906D58" w:rsidRPr="00C81BAD" w:rsidRDefault="00906D58" w:rsidP="00906D58">
      <w:pPr>
        <w:rPr>
          <w:rFonts w:ascii="宋体" w:eastAsia="宋体" w:hAnsi="宋体"/>
        </w:rPr>
      </w:pPr>
      <w:r w:rsidRPr="00C81BAD">
        <w:rPr>
          <w:rFonts w:ascii="宋体" w:eastAsia="宋体" w:hAnsi="宋体"/>
        </w:rPr>
        <w:t xml:space="preserve">            for(int i=head[now];i!=0;i=edge[i].next){</w:t>
      </w:r>
    </w:p>
    <w:p w:rsidR="00906D58" w:rsidRPr="00C81BAD" w:rsidRDefault="00906D58" w:rsidP="00906D58">
      <w:pPr>
        <w:rPr>
          <w:rFonts w:ascii="宋体" w:eastAsia="宋体" w:hAnsi="宋体"/>
        </w:rPr>
      </w:pPr>
      <w:r w:rsidRPr="00C81BAD">
        <w:rPr>
          <w:rFonts w:ascii="宋体" w:eastAsia="宋体" w:hAnsi="宋体"/>
        </w:rPr>
        <w:t xml:space="preserve">                int to=edge[i].to;</w:t>
      </w:r>
    </w:p>
    <w:p w:rsidR="00906D58" w:rsidRPr="00C81BAD" w:rsidRDefault="00906D58" w:rsidP="00906D58">
      <w:pPr>
        <w:rPr>
          <w:rFonts w:ascii="宋体" w:eastAsia="宋体" w:hAnsi="宋体"/>
        </w:rPr>
      </w:pPr>
      <w:r w:rsidRPr="00C81BAD">
        <w:rPr>
          <w:rFonts w:ascii="宋体" w:eastAsia="宋体" w:hAnsi="宋体"/>
        </w:rPr>
        <w:t xml:space="preserve">                bool join=false,havesame=false;</w:t>
      </w:r>
    </w:p>
    <w:p w:rsidR="00906D58" w:rsidRPr="00C81BAD" w:rsidRDefault="00906D58" w:rsidP="00906D58">
      <w:pPr>
        <w:rPr>
          <w:rFonts w:ascii="宋体" w:eastAsia="宋体" w:hAnsi="宋体"/>
        </w:rPr>
      </w:pPr>
      <w:r w:rsidRPr="00C81BAD">
        <w:rPr>
          <w:rFonts w:ascii="宋体" w:eastAsia="宋体" w:hAnsi="宋体"/>
        </w:rPr>
        <w:t xml:space="preserve">                for(set&lt;int&gt;::iterator it=from[now].begin();it!=from[now].end();it++){</w:t>
      </w:r>
    </w:p>
    <w:p w:rsidR="00906D58" w:rsidRPr="00C81BAD" w:rsidRDefault="00906D58" w:rsidP="00906D58">
      <w:pPr>
        <w:rPr>
          <w:rFonts w:ascii="宋体" w:eastAsia="宋体" w:hAnsi="宋体"/>
        </w:rPr>
      </w:pPr>
      <w:r w:rsidRPr="00C81BAD">
        <w:rPr>
          <w:rFonts w:ascii="宋体" w:eastAsia="宋体" w:hAnsi="宋体"/>
        </w:rPr>
        <w:t xml:space="preserve">                    if((*it)==edge[i].w){</w:t>
      </w:r>
    </w:p>
    <w:p w:rsidR="00906D58" w:rsidRPr="00C81BAD" w:rsidRDefault="00906D58" w:rsidP="00906D58">
      <w:pPr>
        <w:rPr>
          <w:rFonts w:ascii="宋体" w:eastAsia="宋体" w:hAnsi="宋体"/>
        </w:rPr>
      </w:pPr>
      <w:r w:rsidRPr="00C81BAD">
        <w:rPr>
          <w:rFonts w:ascii="宋体" w:eastAsia="宋体" w:hAnsi="宋体"/>
        </w:rPr>
        <w:t xml:space="preserve">                        havesame=true;</w:t>
      </w:r>
    </w:p>
    <w:p w:rsidR="00906D58" w:rsidRPr="00C81BAD" w:rsidRDefault="00906D58" w:rsidP="00906D58">
      <w:pPr>
        <w:rPr>
          <w:rFonts w:ascii="宋体" w:eastAsia="宋体" w:hAnsi="宋体"/>
        </w:rPr>
      </w:pPr>
      <w:r w:rsidRPr="00C81BAD">
        <w:rPr>
          <w:rFonts w:ascii="宋体" w:eastAsia="宋体" w:hAnsi="宋体"/>
        </w:rPr>
        <w:t xml:space="preserve">                        break;</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if(havesame){</w:t>
      </w:r>
    </w:p>
    <w:p w:rsidR="00906D58" w:rsidRPr="00C81BAD" w:rsidRDefault="00906D58" w:rsidP="00906D58">
      <w:pPr>
        <w:rPr>
          <w:rFonts w:ascii="宋体" w:eastAsia="宋体" w:hAnsi="宋体"/>
        </w:rPr>
      </w:pPr>
      <w:r w:rsidRPr="00C81BAD">
        <w:rPr>
          <w:rFonts w:ascii="宋体" w:eastAsia="宋体" w:hAnsi="宋体"/>
        </w:rPr>
        <w:t xml:space="preserve">                    if(d[now]&lt;d[to]){</w:t>
      </w:r>
    </w:p>
    <w:p w:rsidR="00906D58" w:rsidRPr="00C81BAD" w:rsidRDefault="00906D58" w:rsidP="00906D58">
      <w:pPr>
        <w:rPr>
          <w:rFonts w:ascii="宋体" w:eastAsia="宋体" w:hAnsi="宋体"/>
        </w:rPr>
      </w:pPr>
      <w:r w:rsidRPr="00C81BAD">
        <w:rPr>
          <w:rFonts w:ascii="宋体" w:eastAsia="宋体" w:hAnsi="宋体"/>
        </w:rPr>
        <w:t xml:space="preserve">                        d[to]=d[now];</w:t>
      </w:r>
    </w:p>
    <w:p w:rsidR="00906D58" w:rsidRPr="00C81BAD" w:rsidRDefault="00906D58" w:rsidP="00906D58">
      <w:pPr>
        <w:rPr>
          <w:rFonts w:ascii="宋体" w:eastAsia="宋体" w:hAnsi="宋体"/>
        </w:rPr>
      </w:pPr>
      <w:r w:rsidRPr="00C81BAD">
        <w:rPr>
          <w:rFonts w:ascii="宋体" w:eastAsia="宋体" w:hAnsi="宋体"/>
        </w:rPr>
        <w:t xml:space="preserve">                        from[to].clear();</w:t>
      </w:r>
    </w:p>
    <w:p w:rsidR="00906D58" w:rsidRPr="00C81BAD" w:rsidRDefault="00906D58" w:rsidP="00906D58">
      <w:pPr>
        <w:rPr>
          <w:rFonts w:ascii="宋体" w:eastAsia="宋体" w:hAnsi="宋体"/>
        </w:rPr>
      </w:pPr>
      <w:r w:rsidRPr="00C81BAD">
        <w:rPr>
          <w:rFonts w:ascii="宋体" w:eastAsia="宋体" w:hAnsi="宋体"/>
        </w:rPr>
        <w:t xml:space="preserve">                        from[to].insert(edge[i].w);</w:t>
      </w:r>
    </w:p>
    <w:p w:rsidR="00906D58" w:rsidRPr="00C81BAD" w:rsidRDefault="00906D58" w:rsidP="00906D58">
      <w:pPr>
        <w:rPr>
          <w:rFonts w:ascii="宋体" w:eastAsia="宋体" w:hAnsi="宋体"/>
        </w:rPr>
      </w:pPr>
      <w:r w:rsidRPr="00C81BAD">
        <w:rPr>
          <w:rFonts w:ascii="宋体" w:eastAsia="宋体" w:hAnsi="宋体"/>
        </w:rPr>
        <w:t xml:space="preserve">                        join=true;</w:t>
      </w:r>
    </w:p>
    <w:p w:rsidR="00906D58" w:rsidRPr="00C81BAD" w:rsidRDefault="00906D58" w:rsidP="00906D58">
      <w:pPr>
        <w:rPr>
          <w:rFonts w:ascii="宋体" w:eastAsia="宋体" w:hAnsi="宋体"/>
        </w:rPr>
      </w:pPr>
      <w:r w:rsidRPr="00C81BAD">
        <w:rPr>
          <w:rFonts w:ascii="宋体" w:eastAsia="宋体" w:hAnsi="宋体"/>
        </w:rPr>
        <w:t xml:space="preserve">                    }else if(d[now]==d[to]){</w:t>
      </w:r>
    </w:p>
    <w:p w:rsidR="00906D58" w:rsidRPr="00C81BAD" w:rsidRDefault="00906D58" w:rsidP="00906D58">
      <w:pPr>
        <w:rPr>
          <w:rFonts w:ascii="宋体" w:eastAsia="宋体" w:hAnsi="宋体"/>
        </w:rPr>
      </w:pPr>
      <w:r w:rsidRPr="00C81BAD">
        <w:rPr>
          <w:rFonts w:ascii="宋体" w:eastAsia="宋体" w:hAnsi="宋体"/>
        </w:rPr>
        <w:t xml:space="preserve">                        if(from[to].find(edge[i].w)==from[to].end()){</w:t>
      </w:r>
    </w:p>
    <w:p w:rsidR="00906D58" w:rsidRPr="00C81BAD" w:rsidRDefault="00906D58" w:rsidP="00906D58">
      <w:pPr>
        <w:rPr>
          <w:rFonts w:ascii="宋体" w:eastAsia="宋体" w:hAnsi="宋体"/>
        </w:rPr>
      </w:pPr>
      <w:r w:rsidRPr="00C81BAD">
        <w:rPr>
          <w:rFonts w:ascii="宋体" w:eastAsia="宋体" w:hAnsi="宋体"/>
        </w:rPr>
        <w:t xml:space="preserve">                            from[to].insert(edge[i].w);</w:t>
      </w:r>
    </w:p>
    <w:p w:rsidR="00906D58" w:rsidRPr="00C81BAD" w:rsidRDefault="00906D58" w:rsidP="00906D58">
      <w:pPr>
        <w:rPr>
          <w:rFonts w:ascii="宋体" w:eastAsia="宋体" w:hAnsi="宋体"/>
        </w:rPr>
      </w:pPr>
      <w:r w:rsidRPr="00C81BAD">
        <w:rPr>
          <w:rFonts w:ascii="宋体" w:eastAsia="宋体" w:hAnsi="宋体"/>
        </w:rPr>
        <w:t xml:space="preserve">                            join=true;</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lastRenderedPageBreak/>
        <w:t xml:space="preserve">                }else{</w:t>
      </w:r>
    </w:p>
    <w:p w:rsidR="00906D58" w:rsidRPr="00C81BAD" w:rsidRDefault="00906D58" w:rsidP="00906D58">
      <w:pPr>
        <w:rPr>
          <w:rFonts w:ascii="宋体" w:eastAsia="宋体" w:hAnsi="宋体"/>
        </w:rPr>
      </w:pPr>
      <w:r w:rsidRPr="00C81BAD">
        <w:rPr>
          <w:rFonts w:ascii="宋体" w:eastAsia="宋体" w:hAnsi="宋体"/>
        </w:rPr>
        <w:t xml:space="preserve">                    if(d[now]+1&lt;d[to]){</w:t>
      </w:r>
    </w:p>
    <w:p w:rsidR="00906D58" w:rsidRPr="00C81BAD" w:rsidRDefault="00906D58" w:rsidP="00906D58">
      <w:pPr>
        <w:rPr>
          <w:rFonts w:ascii="宋体" w:eastAsia="宋体" w:hAnsi="宋体"/>
        </w:rPr>
      </w:pPr>
      <w:r w:rsidRPr="00C81BAD">
        <w:rPr>
          <w:rFonts w:ascii="宋体" w:eastAsia="宋体" w:hAnsi="宋体"/>
        </w:rPr>
        <w:t xml:space="preserve">                        d[to]=d[now]+1;</w:t>
      </w:r>
    </w:p>
    <w:p w:rsidR="00906D58" w:rsidRPr="00C81BAD" w:rsidRDefault="00906D58" w:rsidP="00906D58">
      <w:pPr>
        <w:rPr>
          <w:rFonts w:ascii="宋体" w:eastAsia="宋体" w:hAnsi="宋体"/>
        </w:rPr>
      </w:pPr>
      <w:r w:rsidRPr="00C81BAD">
        <w:rPr>
          <w:rFonts w:ascii="宋体" w:eastAsia="宋体" w:hAnsi="宋体"/>
        </w:rPr>
        <w:t xml:space="preserve">                        from[to].clear();</w:t>
      </w:r>
    </w:p>
    <w:p w:rsidR="00906D58" w:rsidRPr="00C81BAD" w:rsidRDefault="00906D58" w:rsidP="00906D58">
      <w:pPr>
        <w:rPr>
          <w:rFonts w:ascii="宋体" w:eastAsia="宋体" w:hAnsi="宋体"/>
        </w:rPr>
      </w:pPr>
      <w:r w:rsidRPr="00C81BAD">
        <w:rPr>
          <w:rFonts w:ascii="宋体" w:eastAsia="宋体" w:hAnsi="宋体"/>
        </w:rPr>
        <w:t xml:space="preserve">                        from[to].insert(edge[i].w);</w:t>
      </w:r>
    </w:p>
    <w:p w:rsidR="00906D58" w:rsidRPr="00C81BAD" w:rsidRDefault="00906D58" w:rsidP="00906D58">
      <w:pPr>
        <w:rPr>
          <w:rFonts w:ascii="宋体" w:eastAsia="宋体" w:hAnsi="宋体"/>
        </w:rPr>
      </w:pPr>
      <w:r w:rsidRPr="00C81BAD">
        <w:rPr>
          <w:rFonts w:ascii="宋体" w:eastAsia="宋体" w:hAnsi="宋体"/>
        </w:rPr>
        <w:t xml:space="preserve">                        join=true;</w:t>
      </w:r>
    </w:p>
    <w:p w:rsidR="00906D58" w:rsidRPr="00C81BAD" w:rsidRDefault="00906D58" w:rsidP="00906D58">
      <w:pPr>
        <w:rPr>
          <w:rFonts w:ascii="宋体" w:eastAsia="宋体" w:hAnsi="宋体"/>
        </w:rPr>
      </w:pPr>
      <w:r w:rsidRPr="00C81BAD">
        <w:rPr>
          <w:rFonts w:ascii="宋体" w:eastAsia="宋体" w:hAnsi="宋体"/>
        </w:rPr>
        <w:t xml:space="preserve">                    }else if(d[now]+1==d[to]){</w:t>
      </w:r>
    </w:p>
    <w:p w:rsidR="00906D58" w:rsidRPr="00C81BAD" w:rsidRDefault="00906D58" w:rsidP="00906D58">
      <w:pPr>
        <w:rPr>
          <w:rFonts w:ascii="宋体" w:eastAsia="宋体" w:hAnsi="宋体"/>
        </w:rPr>
      </w:pPr>
      <w:r w:rsidRPr="00C81BAD">
        <w:rPr>
          <w:rFonts w:ascii="宋体" w:eastAsia="宋体" w:hAnsi="宋体"/>
        </w:rPr>
        <w:t xml:space="preserve">                        if(from[to].find(edge[i].w)==from[to].end()){</w:t>
      </w:r>
    </w:p>
    <w:p w:rsidR="00906D58" w:rsidRPr="00C81BAD" w:rsidRDefault="00906D58" w:rsidP="00906D58">
      <w:pPr>
        <w:rPr>
          <w:rFonts w:ascii="宋体" w:eastAsia="宋体" w:hAnsi="宋体"/>
        </w:rPr>
      </w:pPr>
      <w:r w:rsidRPr="00C81BAD">
        <w:rPr>
          <w:rFonts w:ascii="宋体" w:eastAsia="宋体" w:hAnsi="宋体"/>
        </w:rPr>
        <w:t xml:space="preserve">                            from[to].insert(edge[i].w);</w:t>
      </w:r>
    </w:p>
    <w:p w:rsidR="00906D58" w:rsidRPr="00C81BAD" w:rsidRDefault="00906D58" w:rsidP="00906D58">
      <w:pPr>
        <w:rPr>
          <w:rFonts w:ascii="宋体" w:eastAsia="宋体" w:hAnsi="宋体"/>
        </w:rPr>
      </w:pPr>
      <w:r w:rsidRPr="00C81BAD">
        <w:rPr>
          <w:rFonts w:ascii="宋体" w:eastAsia="宋体" w:hAnsi="宋体"/>
        </w:rPr>
        <w:t xml:space="preserve">                            join=true;</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if(join&amp;&amp;!inq[to]){</w:t>
      </w:r>
    </w:p>
    <w:p w:rsidR="00906D58" w:rsidRPr="00C81BAD" w:rsidRDefault="00906D58" w:rsidP="00906D58">
      <w:pPr>
        <w:rPr>
          <w:rFonts w:ascii="宋体" w:eastAsia="宋体" w:hAnsi="宋体"/>
        </w:rPr>
      </w:pPr>
      <w:r w:rsidRPr="00C81BAD">
        <w:rPr>
          <w:rFonts w:ascii="宋体" w:eastAsia="宋体" w:hAnsi="宋体"/>
        </w:rPr>
        <w:t xml:space="preserve">                    inq[to]=true;</w:t>
      </w:r>
    </w:p>
    <w:p w:rsidR="00906D58" w:rsidRPr="00C81BAD" w:rsidRDefault="00906D58" w:rsidP="00906D58">
      <w:pPr>
        <w:rPr>
          <w:rFonts w:ascii="宋体" w:eastAsia="宋体" w:hAnsi="宋体"/>
        </w:rPr>
      </w:pPr>
      <w:r w:rsidRPr="00C81BAD">
        <w:rPr>
          <w:rFonts w:ascii="宋体" w:eastAsia="宋体" w:hAnsi="宋体"/>
        </w:rPr>
        <w:t xml:space="preserve">                    q.push(to);</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printf("%d\n",d[n]);</w:t>
      </w:r>
    </w:p>
    <w:p w:rsidR="00906D58" w:rsidRPr="00C81BAD" w:rsidRDefault="00906D58" w:rsidP="00906D58">
      <w:pPr>
        <w:rPr>
          <w:rFonts w:ascii="宋体" w:eastAsia="宋体" w:hAnsi="宋体"/>
        </w:rPr>
      </w:pPr>
      <w:r w:rsidRPr="00C81BAD">
        <w:rPr>
          <w:rFonts w:ascii="宋体" w:eastAsia="宋体" w:hAnsi="宋体"/>
        </w:rPr>
        <w:t xml:space="preserve">    }</w:t>
      </w:r>
    </w:p>
    <w:p w:rsidR="00906D58" w:rsidRPr="00C81BAD" w:rsidRDefault="00906D58" w:rsidP="00906D58">
      <w:pPr>
        <w:rPr>
          <w:rFonts w:ascii="宋体" w:eastAsia="宋体" w:hAnsi="宋体"/>
        </w:rPr>
      </w:pPr>
      <w:r w:rsidRPr="00C81BAD">
        <w:rPr>
          <w:rFonts w:ascii="宋体" w:eastAsia="宋体" w:hAnsi="宋体"/>
        </w:rPr>
        <w:t xml:space="preserve">    return 0;</w:t>
      </w:r>
    </w:p>
    <w:p w:rsidR="00906D58" w:rsidRPr="00C81BAD" w:rsidRDefault="00906D58" w:rsidP="00906D58">
      <w:pPr>
        <w:rPr>
          <w:rFonts w:ascii="宋体" w:eastAsia="宋体" w:hAnsi="宋体"/>
        </w:rPr>
      </w:pPr>
      <w:r w:rsidRPr="00C81BAD">
        <w:rPr>
          <w:rFonts w:ascii="宋体" w:eastAsia="宋体" w:hAnsi="宋体"/>
        </w:rPr>
        <w:t>}</w:t>
      </w:r>
    </w:p>
    <w:p w:rsidR="00BA11BC" w:rsidRPr="00C81BAD" w:rsidRDefault="00BA11BC" w:rsidP="00F43B19">
      <w:pPr>
        <w:pStyle w:val="4"/>
        <w:rPr>
          <w:rFonts w:ascii="宋体" w:eastAsia="宋体" w:hAnsi="宋体"/>
          <w:b w:val="0"/>
        </w:rPr>
      </w:pPr>
      <w:r w:rsidRPr="00C81BAD">
        <w:rPr>
          <w:rFonts w:ascii="宋体" w:eastAsia="宋体" w:hAnsi="宋体" w:hint="eastAsia"/>
          <w:b w:val="0"/>
        </w:rPr>
        <w:t>√-51nod-</w:t>
      </w:r>
      <w:r w:rsidRPr="00C81BAD">
        <w:rPr>
          <w:rFonts w:ascii="宋体" w:eastAsia="宋体" w:hAnsi="宋体"/>
          <w:b w:val="0"/>
        </w:rPr>
        <w:t>1459</w:t>
      </w:r>
      <w:r w:rsidRPr="00C81BAD">
        <w:rPr>
          <w:rFonts w:ascii="宋体" w:eastAsia="宋体" w:hAnsi="宋体" w:hint="eastAsia"/>
          <w:b w:val="0"/>
        </w:rPr>
        <w:t>-迷宫游戏</w:t>
      </w:r>
    </w:p>
    <w:p w:rsidR="00BA11BC" w:rsidRPr="00C81BAD" w:rsidRDefault="00BA11BC" w:rsidP="00BA11BC">
      <w:pPr>
        <w:rPr>
          <w:rFonts w:ascii="宋体" w:eastAsia="宋体" w:hAnsi="宋体"/>
        </w:rPr>
      </w:pPr>
      <w:r w:rsidRPr="00C81BAD">
        <w:rPr>
          <w:rFonts w:ascii="宋体" w:eastAsia="宋体" w:hAnsi="宋体" w:hint="eastAsia"/>
        </w:rPr>
        <w:t>【题意】给定n个房间，m条路（2个房间之间只有1条路），到达每个房间有一个正的得分，每条路有一个时间消耗，给定起点、终点，求最短的时间和最短时间下的最大得分</w:t>
      </w:r>
    </w:p>
    <w:p w:rsidR="00BA11BC" w:rsidRPr="00C81BAD" w:rsidRDefault="00BA11BC" w:rsidP="00BA11BC">
      <w:pPr>
        <w:rPr>
          <w:rFonts w:ascii="宋体" w:eastAsia="宋体" w:hAnsi="宋体"/>
        </w:rPr>
      </w:pPr>
      <w:r w:rsidRPr="00C81BAD">
        <w:rPr>
          <w:rFonts w:ascii="宋体" w:eastAsia="宋体" w:hAnsi="宋体" w:hint="eastAsia"/>
        </w:rPr>
        <w:t>【题解】使用SPFA求解最短路，但是这里最短路的定义（也就是在做松弛操作的时候），以时间消耗越短越好为第一判断，分数得分越大越好为第二判断。</w:t>
      </w:r>
    </w:p>
    <w:p w:rsidR="00BA11BC" w:rsidRPr="00C81BAD" w:rsidRDefault="00BA11BC" w:rsidP="00BA11BC">
      <w:pPr>
        <w:rPr>
          <w:rFonts w:ascii="宋体" w:eastAsia="宋体" w:hAnsi="宋体"/>
        </w:rPr>
      </w:pPr>
      <w:r w:rsidRPr="00C81BAD">
        <w:rPr>
          <w:rFonts w:ascii="宋体" w:eastAsia="宋体" w:hAnsi="宋体" w:hint="eastAsia"/>
        </w:rPr>
        <w:t>【代码】</w:t>
      </w:r>
    </w:p>
    <w:p w:rsidR="00BA11BC" w:rsidRPr="00C81BAD" w:rsidRDefault="00BA11BC" w:rsidP="00BA11BC">
      <w:pPr>
        <w:rPr>
          <w:rFonts w:ascii="宋体" w:eastAsia="宋体" w:hAnsi="宋体"/>
        </w:rPr>
      </w:pPr>
      <w:r w:rsidRPr="00C81BAD">
        <w:rPr>
          <w:rFonts w:ascii="宋体" w:eastAsia="宋体" w:hAnsi="宋体"/>
        </w:rPr>
        <w:t>#include &lt;bits/stdc++.h&gt;</w:t>
      </w:r>
    </w:p>
    <w:p w:rsidR="00BA11BC" w:rsidRPr="00C81BAD" w:rsidRDefault="00BA11BC" w:rsidP="00BA11BC">
      <w:pPr>
        <w:rPr>
          <w:rFonts w:ascii="宋体" w:eastAsia="宋体" w:hAnsi="宋体"/>
        </w:rPr>
      </w:pPr>
      <w:r w:rsidRPr="00C81BAD">
        <w:rPr>
          <w:rFonts w:ascii="宋体" w:eastAsia="宋体" w:hAnsi="宋体"/>
        </w:rPr>
        <w:t>#define MAXROOM 510</w:t>
      </w:r>
    </w:p>
    <w:p w:rsidR="00BA11BC" w:rsidRPr="00C81BAD" w:rsidRDefault="00BA11BC" w:rsidP="00BA11BC">
      <w:pPr>
        <w:rPr>
          <w:rFonts w:ascii="宋体" w:eastAsia="宋体" w:hAnsi="宋体"/>
        </w:rPr>
      </w:pPr>
      <w:r w:rsidRPr="00C81BAD">
        <w:rPr>
          <w:rFonts w:ascii="宋体" w:eastAsia="宋体" w:hAnsi="宋体"/>
        </w:rPr>
        <w:t>#define MAXROAD 610</w:t>
      </w:r>
    </w:p>
    <w:p w:rsidR="00BA11BC" w:rsidRPr="00C81BAD" w:rsidRDefault="00BA11BC" w:rsidP="00BA11BC">
      <w:pPr>
        <w:rPr>
          <w:rFonts w:ascii="宋体" w:eastAsia="宋体" w:hAnsi="宋体"/>
        </w:rPr>
      </w:pPr>
    </w:p>
    <w:p w:rsidR="00BA11BC" w:rsidRPr="00C81BAD" w:rsidRDefault="00BA11BC" w:rsidP="00BA11BC">
      <w:pPr>
        <w:rPr>
          <w:rFonts w:ascii="宋体" w:eastAsia="宋体" w:hAnsi="宋体"/>
        </w:rPr>
      </w:pPr>
      <w:r w:rsidRPr="00C81BAD">
        <w:rPr>
          <w:rFonts w:ascii="宋体" w:eastAsia="宋体" w:hAnsi="宋体"/>
        </w:rPr>
        <w:t>using namespace std;</w:t>
      </w:r>
    </w:p>
    <w:p w:rsidR="00BA11BC" w:rsidRPr="00C81BAD" w:rsidRDefault="00BA11BC" w:rsidP="00BA11BC">
      <w:pPr>
        <w:rPr>
          <w:rFonts w:ascii="宋体" w:eastAsia="宋体" w:hAnsi="宋体"/>
        </w:rPr>
      </w:pPr>
    </w:p>
    <w:p w:rsidR="00BA11BC" w:rsidRPr="00C81BAD" w:rsidRDefault="00BA11BC" w:rsidP="00BA11BC">
      <w:pPr>
        <w:rPr>
          <w:rFonts w:ascii="宋体" w:eastAsia="宋体" w:hAnsi="宋体"/>
        </w:rPr>
      </w:pPr>
      <w:r w:rsidRPr="00C81BAD">
        <w:rPr>
          <w:rFonts w:ascii="宋体" w:eastAsia="宋体" w:hAnsi="宋体"/>
        </w:rPr>
        <w:t>int main()</w:t>
      </w:r>
    </w:p>
    <w:p w:rsidR="00BA11BC" w:rsidRPr="00C81BAD" w:rsidRDefault="00BA11BC" w:rsidP="00BA11BC">
      <w:pPr>
        <w:rPr>
          <w:rFonts w:ascii="宋体" w:eastAsia="宋体" w:hAnsi="宋体"/>
        </w:rPr>
      </w:pPr>
      <w:r w:rsidRPr="00C81BAD">
        <w:rPr>
          <w:rFonts w:ascii="宋体" w:eastAsia="宋体" w:hAnsi="宋体"/>
        </w:rPr>
        <w:t>{</w:t>
      </w:r>
    </w:p>
    <w:p w:rsidR="00BA11BC" w:rsidRPr="00C81BAD" w:rsidRDefault="00BA11BC" w:rsidP="00BA11BC">
      <w:pPr>
        <w:rPr>
          <w:rFonts w:ascii="宋体" w:eastAsia="宋体" w:hAnsi="宋体"/>
        </w:rPr>
      </w:pPr>
      <w:r w:rsidRPr="00C81BAD">
        <w:rPr>
          <w:rFonts w:ascii="宋体" w:eastAsia="宋体" w:hAnsi="宋体"/>
        </w:rPr>
        <w:t xml:space="preserve">    int roomnum,roadnum,from,to,score[MAXROOM],cost[MAXROOM][MAXROOM],spath[MAXROOM],mscore[MAXROOM];</w:t>
      </w:r>
    </w:p>
    <w:p w:rsidR="00BA11BC" w:rsidRPr="00C81BAD" w:rsidRDefault="00BA11BC" w:rsidP="00BA11BC">
      <w:pPr>
        <w:rPr>
          <w:rFonts w:ascii="宋体" w:eastAsia="宋体" w:hAnsi="宋体"/>
        </w:rPr>
      </w:pPr>
      <w:r w:rsidRPr="00C81BAD">
        <w:rPr>
          <w:rFonts w:ascii="宋体" w:eastAsia="宋体" w:hAnsi="宋体"/>
        </w:rPr>
        <w:t xml:space="preserve">    memset(cost,-1,sizeof(cost)),memset(mscore,0,sizeof(mscore));</w:t>
      </w:r>
    </w:p>
    <w:p w:rsidR="00BA11BC" w:rsidRPr="00C81BAD" w:rsidRDefault="00BA11BC" w:rsidP="00BA11BC">
      <w:pPr>
        <w:rPr>
          <w:rFonts w:ascii="宋体" w:eastAsia="宋体" w:hAnsi="宋体"/>
        </w:rPr>
      </w:pPr>
      <w:r w:rsidRPr="00C81BAD">
        <w:rPr>
          <w:rFonts w:ascii="宋体" w:eastAsia="宋体" w:hAnsi="宋体"/>
        </w:rPr>
        <w:lastRenderedPageBreak/>
        <w:t xml:space="preserve">    for (int i=0;i&lt;MAXROOM;i++) spath[i]=INT_MAX;</w:t>
      </w:r>
    </w:p>
    <w:p w:rsidR="00BA11BC" w:rsidRPr="00C81BAD" w:rsidRDefault="00BA11BC" w:rsidP="00BA11BC">
      <w:pPr>
        <w:rPr>
          <w:rFonts w:ascii="宋体" w:eastAsia="宋体" w:hAnsi="宋体"/>
        </w:rPr>
      </w:pPr>
      <w:r w:rsidRPr="00C81BAD">
        <w:rPr>
          <w:rFonts w:ascii="宋体" w:eastAsia="宋体" w:hAnsi="宋体"/>
        </w:rPr>
        <w:t xml:space="preserve">    cin&gt;&gt;roomnum&gt;&gt;roadnum&gt;&gt;from&gt;&gt;to;</w:t>
      </w:r>
    </w:p>
    <w:p w:rsidR="00BA11BC" w:rsidRPr="00C81BAD" w:rsidRDefault="00BA11BC" w:rsidP="00BA11BC">
      <w:pPr>
        <w:rPr>
          <w:rFonts w:ascii="宋体" w:eastAsia="宋体" w:hAnsi="宋体"/>
        </w:rPr>
      </w:pPr>
      <w:r w:rsidRPr="00C81BAD">
        <w:rPr>
          <w:rFonts w:ascii="宋体" w:eastAsia="宋体" w:hAnsi="宋体"/>
        </w:rPr>
        <w:t xml:space="preserve">    for (int i=0;i&lt;roomnum;i++) cin&gt;&gt;score[i];</w:t>
      </w:r>
    </w:p>
    <w:p w:rsidR="00BA11BC" w:rsidRPr="00C81BAD" w:rsidRDefault="00BA11BC" w:rsidP="00BA11BC">
      <w:pPr>
        <w:rPr>
          <w:rFonts w:ascii="宋体" w:eastAsia="宋体" w:hAnsi="宋体"/>
        </w:rPr>
      </w:pPr>
      <w:r w:rsidRPr="00C81BAD">
        <w:rPr>
          <w:rFonts w:ascii="宋体" w:eastAsia="宋体" w:hAnsi="宋体"/>
        </w:rPr>
        <w:t xml:space="preserve">    while(roadnum--){</w:t>
      </w:r>
    </w:p>
    <w:p w:rsidR="00BA11BC" w:rsidRPr="00C81BAD" w:rsidRDefault="00BA11BC" w:rsidP="00BA11BC">
      <w:pPr>
        <w:rPr>
          <w:rFonts w:ascii="宋体" w:eastAsia="宋体" w:hAnsi="宋体"/>
        </w:rPr>
      </w:pPr>
      <w:r w:rsidRPr="00C81BAD">
        <w:rPr>
          <w:rFonts w:ascii="宋体" w:eastAsia="宋体" w:hAnsi="宋体"/>
        </w:rPr>
        <w:t xml:space="preserve">        int x,y,z;</w:t>
      </w:r>
    </w:p>
    <w:p w:rsidR="00BA11BC" w:rsidRPr="00C81BAD" w:rsidRDefault="00BA11BC" w:rsidP="00BA11BC">
      <w:pPr>
        <w:rPr>
          <w:rFonts w:ascii="宋体" w:eastAsia="宋体" w:hAnsi="宋体"/>
        </w:rPr>
      </w:pPr>
      <w:r w:rsidRPr="00C81BAD">
        <w:rPr>
          <w:rFonts w:ascii="宋体" w:eastAsia="宋体" w:hAnsi="宋体"/>
        </w:rPr>
        <w:t xml:space="preserve">        cin&gt;&gt;x&gt;&gt;y&gt;&gt;z;</w:t>
      </w:r>
    </w:p>
    <w:p w:rsidR="00BA11BC" w:rsidRPr="00C81BAD" w:rsidRDefault="00BA11BC" w:rsidP="00BA11BC">
      <w:pPr>
        <w:rPr>
          <w:rFonts w:ascii="宋体" w:eastAsia="宋体" w:hAnsi="宋体"/>
        </w:rPr>
      </w:pPr>
      <w:r w:rsidRPr="00C81BAD">
        <w:rPr>
          <w:rFonts w:ascii="宋体" w:eastAsia="宋体" w:hAnsi="宋体"/>
        </w:rPr>
        <w:t xml:space="preserve">        cost[x][y]=cost[y][x]=z;</w:t>
      </w:r>
    </w:p>
    <w:p w:rsidR="00BA11BC" w:rsidRPr="00C81BAD" w:rsidRDefault="00BA11BC" w:rsidP="00BA11BC">
      <w:pPr>
        <w:rPr>
          <w:rFonts w:ascii="宋体" w:eastAsia="宋体" w:hAnsi="宋体"/>
        </w:rPr>
      </w:pPr>
      <w:r w:rsidRPr="00C81BAD">
        <w:rPr>
          <w:rFonts w:ascii="宋体" w:eastAsia="宋体" w:hAnsi="宋体"/>
        </w:rPr>
        <w:t xml:space="preserve">    }</w:t>
      </w:r>
    </w:p>
    <w:p w:rsidR="00BA11BC" w:rsidRPr="00C81BAD" w:rsidRDefault="00BA11BC" w:rsidP="00BA11BC">
      <w:pPr>
        <w:rPr>
          <w:rFonts w:ascii="宋体" w:eastAsia="宋体" w:hAnsi="宋体"/>
        </w:rPr>
      </w:pPr>
      <w:r w:rsidRPr="00C81BAD">
        <w:rPr>
          <w:rFonts w:ascii="宋体" w:eastAsia="宋体" w:hAnsi="宋体"/>
        </w:rPr>
        <w:t xml:space="preserve">    spath[from]=0,mscore[from]=score[from];</w:t>
      </w:r>
    </w:p>
    <w:p w:rsidR="00BA11BC" w:rsidRPr="00C81BAD" w:rsidRDefault="00BA11BC" w:rsidP="00BA11BC">
      <w:pPr>
        <w:rPr>
          <w:rFonts w:ascii="宋体" w:eastAsia="宋体" w:hAnsi="宋体"/>
        </w:rPr>
      </w:pPr>
      <w:r w:rsidRPr="00C81BAD">
        <w:rPr>
          <w:rFonts w:ascii="宋体" w:eastAsia="宋体" w:hAnsi="宋体"/>
        </w:rPr>
        <w:t xml:space="preserve">    queue&lt;int&gt; q;</w:t>
      </w:r>
    </w:p>
    <w:p w:rsidR="00BA11BC" w:rsidRPr="00C81BAD" w:rsidRDefault="00BA11BC" w:rsidP="00BA11BC">
      <w:pPr>
        <w:rPr>
          <w:rFonts w:ascii="宋体" w:eastAsia="宋体" w:hAnsi="宋体"/>
        </w:rPr>
      </w:pPr>
      <w:r w:rsidRPr="00C81BAD">
        <w:rPr>
          <w:rFonts w:ascii="宋体" w:eastAsia="宋体" w:hAnsi="宋体"/>
        </w:rPr>
        <w:t xml:space="preserve">    bool exist[MAXROOM];</w:t>
      </w:r>
    </w:p>
    <w:p w:rsidR="00BA11BC" w:rsidRPr="00C81BAD" w:rsidRDefault="00BA11BC" w:rsidP="00BA11BC">
      <w:pPr>
        <w:rPr>
          <w:rFonts w:ascii="宋体" w:eastAsia="宋体" w:hAnsi="宋体"/>
        </w:rPr>
      </w:pPr>
      <w:r w:rsidRPr="00C81BAD">
        <w:rPr>
          <w:rFonts w:ascii="宋体" w:eastAsia="宋体" w:hAnsi="宋体"/>
        </w:rPr>
        <w:t xml:space="preserve">    memset(exist,false,sizeof(exist));</w:t>
      </w:r>
    </w:p>
    <w:p w:rsidR="00BA11BC" w:rsidRPr="00C81BAD" w:rsidRDefault="00BA11BC" w:rsidP="00BA11BC">
      <w:pPr>
        <w:rPr>
          <w:rFonts w:ascii="宋体" w:eastAsia="宋体" w:hAnsi="宋体"/>
        </w:rPr>
      </w:pPr>
      <w:r w:rsidRPr="00C81BAD">
        <w:rPr>
          <w:rFonts w:ascii="宋体" w:eastAsia="宋体" w:hAnsi="宋体"/>
        </w:rPr>
        <w:t xml:space="preserve">    while(!q.empty()) q.pop();</w:t>
      </w:r>
    </w:p>
    <w:p w:rsidR="00BA11BC" w:rsidRPr="00C81BAD" w:rsidRDefault="00BA11BC" w:rsidP="00BA11BC">
      <w:pPr>
        <w:rPr>
          <w:rFonts w:ascii="宋体" w:eastAsia="宋体" w:hAnsi="宋体"/>
        </w:rPr>
      </w:pPr>
      <w:r w:rsidRPr="00C81BAD">
        <w:rPr>
          <w:rFonts w:ascii="宋体" w:eastAsia="宋体" w:hAnsi="宋体"/>
        </w:rPr>
        <w:t xml:space="preserve">    q.push(from);</w:t>
      </w:r>
    </w:p>
    <w:p w:rsidR="00BA11BC" w:rsidRPr="00C81BAD" w:rsidRDefault="00BA11BC" w:rsidP="00BA11BC">
      <w:pPr>
        <w:rPr>
          <w:rFonts w:ascii="宋体" w:eastAsia="宋体" w:hAnsi="宋体"/>
        </w:rPr>
      </w:pPr>
      <w:r w:rsidRPr="00C81BAD">
        <w:rPr>
          <w:rFonts w:ascii="宋体" w:eastAsia="宋体" w:hAnsi="宋体"/>
        </w:rPr>
        <w:t xml:space="preserve">    exist[from]=true;</w:t>
      </w:r>
    </w:p>
    <w:p w:rsidR="00BA11BC" w:rsidRPr="00C81BAD" w:rsidRDefault="00BA11BC" w:rsidP="00BA11BC">
      <w:pPr>
        <w:rPr>
          <w:rFonts w:ascii="宋体" w:eastAsia="宋体" w:hAnsi="宋体"/>
        </w:rPr>
      </w:pPr>
      <w:r w:rsidRPr="00C81BAD">
        <w:rPr>
          <w:rFonts w:ascii="宋体" w:eastAsia="宋体" w:hAnsi="宋体"/>
        </w:rPr>
        <w:t xml:space="preserve">    while(!q.empty()){</w:t>
      </w:r>
    </w:p>
    <w:p w:rsidR="00BA11BC" w:rsidRPr="00C81BAD" w:rsidRDefault="00BA11BC" w:rsidP="00BA11BC">
      <w:pPr>
        <w:rPr>
          <w:rFonts w:ascii="宋体" w:eastAsia="宋体" w:hAnsi="宋体"/>
        </w:rPr>
      </w:pPr>
      <w:r w:rsidRPr="00C81BAD">
        <w:rPr>
          <w:rFonts w:ascii="宋体" w:eastAsia="宋体" w:hAnsi="宋体"/>
        </w:rPr>
        <w:t xml:space="preserve">        int nowroom=q.front();</w:t>
      </w:r>
    </w:p>
    <w:p w:rsidR="00BA11BC" w:rsidRPr="00C81BAD" w:rsidRDefault="00BA11BC" w:rsidP="00BA11BC">
      <w:pPr>
        <w:rPr>
          <w:rFonts w:ascii="宋体" w:eastAsia="宋体" w:hAnsi="宋体"/>
        </w:rPr>
      </w:pPr>
      <w:r w:rsidRPr="00C81BAD">
        <w:rPr>
          <w:rFonts w:ascii="宋体" w:eastAsia="宋体" w:hAnsi="宋体"/>
        </w:rPr>
        <w:t xml:space="preserve">        q.pop();</w:t>
      </w:r>
    </w:p>
    <w:p w:rsidR="00BA11BC" w:rsidRPr="00C81BAD" w:rsidRDefault="00BA11BC" w:rsidP="00BA11BC">
      <w:pPr>
        <w:rPr>
          <w:rFonts w:ascii="宋体" w:eastAsia="宋体" w:hAnsi="宋体"/>
        </w:rPr>
      </w:pPr>
      <w:r w:rsidRPr="00C81BAD">
        <w:rPr>
          <w:rFonts w:ascii="宋体" w:eastAsia="宋体" w:hAnsi="宋体"/>
        </w:rPr>
        <w:t xml:space="preserve">        exist[nowroom]=false;</w:t>
      </w:r>
    </w:p>
    <w:p w:rsidR="00BA11BC" w:rsidRPr="00C81BAD" w:rsidRDefault="00BA11BC" w:rsidP="00BA11BC">
      <w:pPr>
        <w:rPr>
          <w:rFonts w:ascii="宋体" w:eastAsia="宋体" w:hAnsi="宋体"/>
        </w:rPr>
      </w:pPr>
      <w:r w:rsidRPr="00C81BAD">
        <w:rPr>
          <w:rFonts w:ascii="宋体" w:eastAsia="宋体" w:hAnsi="宋体"/>
        </w:rPr>
        <w:t xml:space="preserve">        for (int i=0;i&lt;roomnum;i++){</w:t>
      </w:r>
    </w:p>
    <w:p w:rsidR="00BA11BC" w:rsidRPr="00C81BAD" w:rsidRDefault="00BA11BC" w:rsidP="00BA11BC">
      <w:pPr>
        <w:rPr>
          <w:rFonts w:ascii="宋体" w:eastAsia="宋体" w:hAnsi="宋体"/>
        </w:rPr>
      </w:pPr>
      <w:r w:rsidRPr="00C81BAD">
        <w:rPr>
          <w:rFonts w:ascii="宋体" w:eastAsia="宋体" w:hAnsi="宋体"/>
        </w:rPr>
        <w:t xml:space="preserve">            if (cost[nowroom][i]&gt;=0&amp;&amp;((spath[nowroom]+cost[nowroom][i]&lt;spath[i])||((spath[nowroom]+cost[nowroom][i]==spath[i])&amp;&amp;(mscore[nowroom]+score[i]&gt;mscore[i])))){</w:t>
      </w:r>
    </w:p>
    <w:p w:rsidR="00BA11BC" w:rsidRPr="00C81BAD" w:rsidRDefault="00BA11BC" w:rsidP="00BA11BC">
      <w:pPr>
        <w:rPr>
          <w:rFonts w:ascii="宋体" w:eastAsia="宋体" w:hAnsi="宋体"/>
        </w:rPr>
      </w:pPr>
      <w:r w:rsidRPr="00C81BAD">
        <w:rPr>
          <w:rFonts w:ascii="宋体" w:eastAsia="宋体" w:hAnsi="宋体"/>
        </w:rPr>
        <w:t xml:space="preserve">                spath[i]=spath[nowroom]+cost[nowroom][i],mscore[i]=mscore[nowroom]+score[i];</w:t>
      </w:r>
    </w:p>
    <w:p w:rsidR="00BA11BC" w:rsidRPr="00C81BAD" w:rsidRDefault="00BA11BC" w:rsidP="00BA11BC">
      <w:pPr>
        <w:rPr>
          <w:rFonts w:ascii="宋体" w:eastAsia="宋体" w:hAnsi="宋体"/>
        </w:rPr>
      </w:pPr>
      <w:r w:rsidRPr="00C81BAD">
        <w:rPr>
          <w:rFonts w:ascii="宋体" w:eastAsia="宋体" w:hAnsi="宋体"/>
        </w:rPr>
        <w:t xml:space="preserve">                if (!exist[i]) q.push(i),exist[i]=true;</w:t>
      </w:r>
    </w:p>
    <w:p w:rsidR="00BA11BC" w:rsidRPr="00C81BAD" w:rsidRDefault="00BA11BC" w:rsidP="00BA11BC">
      <w:pPr>
        <w:rPr>
          <w:rFonts w:ascii="宋体" w:eastAsia="宋体" w:hAnsi="宋体"/>
        </w:rPr>
      </w:pPr>
      <w:r w:rsidRPr="00C81BAD">
        <w:rPr>
          <w:rFonts w:ascii="宋体" w:eastAsia="宋体" w:hAnsi="宋体"/>
        </w:rPr>
        <w:t xml:space="preserve">            }</w:t>
      </w:r>
    </w:p>
    <w:p w:rsidR="00BA11BC" w:rsidRPr="00C81BAD" w:rsidRDefault="00BA11BC" w:rsidP="00BA11BC">
      <w:pPr>
        <w:rPr>
          <w:rFonts w:ascii="宋体" w:eastAsia="宋体" w:hAnsi="宋体"/>
        </w:rPr>
      </w:pPr>
      <w:r w:rsidRPr="00C81BAD">
        <w:rPr>
          <w:rFonts w:ascii="宋体" w:eastAsia="宋体" w:hAnsi="宋体"/>
        </w:rPr>
        <w:t xml:space="preserve">        }</w:t>
      </w:r>
    </w:p>
    <w:p w:rsidR="00BA11BC" w:rsidRPr="00C81BAD" w:rsidRDefault="00BA11BC" w:rsidP="00BA11BC">
      <w:pPr>
        <w:rPr>
          <w:rFonts w:ascii="宋体" w:eastAsia="宋体" w:hAnsi="宋体"/>
        </w:rPr>
      </w:pPr>
      <w:r w:rsidRPr="00C81BAD">
        <w:rPr>
          <w:rFonts w:ascii="宋体" w:eastAsia="宋体" w:hAnsi="宋体"/>
        </w:rPr>
        <w:t xml:space="preserve">    }</w:t>
      </w:r>
    </w:p>
    <w:p w:rsidR="00BA11BC" w:rsidRPr="00C81BAD" w:rsidRDefault="00BA11BC" w:rsidP="00BA11BC">
      <w:pPr>
        <w:rPr>
          <w:rFonts w:ascii="宋体" w:eastAsia="宋体" w:hAnsi="宋体"/>
        </w:rPr>
      </w:pPr>
      <w:r w:rsidRPr="00C81BAD">
        <w:rPr>
          <w:rFonts w:ascii="宋体" w:eastAsia="宋体" w:hAnsi="宋体"/>
        </w:rPr>
        <w:t xml:space="preserve">    cout&lt;&lt;spath[to]&lt;&lt;" "&lt;&lt;mscore[to]&lt;&lt;endl;</w:t>
      </w:r>
    </w:p>
    <w:p w:rsidR="00BA11BC" w:rsidRPr="00C81BAD" w:rsidRDefault="00BA11BC" w:rsidP="00BA11BC">
      <w:pPr>
        <w:rPr>
          <w:rFonts w:ascii="宋体" w:eastAsia="宋体" w:hAnsi="宋体"/>
        </w:rPr>
      </w:pPr>
      <w:r w:rsidRPr="00C81BAD">
        <w:rPr>
          <w:rFonts w:ascii="宋体" w:eastAsia="宋体" w:hAnsi="宋体"/>
        </w:rPr>
        <w:t xml:space="preserve">    return 0;</w:t>
      </w:r>
    </w:p>
    <w:p w:rsidR="00BA11BC" w:rsidRPr="00C81BAD" w:rsidRDefault="00BA11BC" w:rsidP="00BA11BC">
      <w:pPr>
        <w:rPr>
          <w:rFonts w:ascii="宋体" w:eastAsia="宋体" w:hAnsi="宋体"/>
        </w:rPr>
      </w:pPr>
      <w:r w:rsidRPr="00C81BAD">
        <w:rPr>
          <w:rFonts w:ascii="宋体" w:eastAsia="宋体" w:hAnsi="宋体"/>
        </w:rPr>
        <w:t>}</w:t>
      </w:r>
    </w:p>
    <w:p w:rsidR="00933E88" w:rsidRPr="00C81BAD" w:rsidRDefault="00933E88" w:rsidP="001A38B9">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UVA</w:t>
      </w:r>
      <w:r w:rsidRPr="00C81BAD">
        <w:rPr>
          <w:rFonts w:ascii="宋体" w:eastAsia="宋体" w:hAnsi="宋体" w:hint="eastAsia"/>
          <w:b w:val="0"/>
        </w:rPr>
        <w:t>-</w:t>
      </w:r>
      <w:r w:rsidRPr="00C81BAD">
        <w:rPr>
          <w:rFonts w:ascii="宋体" w:eastAsia="宋体" w:hAnsi="宋体"/>
          <w:b w:val="0"/>
        </w:rPr>
        <w:t>762</w:t>
      </w:r>
      <w:r w:rsidRPr="00C81BAD">
        <w:rPr>
          <w:rFonts w:ascii="宋体" w:eastAsia="宋体" w:hAnsi="宋体" w:hint="eastAsia"/>
          <w:b w:val="0"/>
        </w:rPr>
        <w:t>-</w:t>
      </w:r>
      <w:r w:rsidRPr="00C81BAD">
        <w:rPr>
          <w:rFonts w:ascii="宋体" w:eastAsia="宋体" w:hAnsi="宋体"/>
          <w:b w:val="0"/>
        </w:rPr>
        <w:t>We Ship Cheap</w:t>
      </w:r>
    </w:p>
    <w:p w:rsidR="00933E88" w:rsidRPr="00C81BAD" w:rsidRDefault="00933E88" w:rsidP="00BA11BC">
      <w:pPr>
        <w:rPr>
          <w:rFonts w:ascii="宋体" w:eastAsia="宋体" w:hAnsi="宋体"/>
        </w:rPr>
      </w:pPr>
      <w:r w:rsidRPr="00C81BAD">
        <w:rPr>
          <w:rFonts w:ascii="宋体" w:eastAsia="宋体" w:hAnsi="宋体" w:hint="eastAsia"/>
        </w:rPr>
        <w:t>【题意】</w:t>
      </w:r>
      <w:r w:rsidR="005D3358" w:rsidRPr="00C81BAD">
        <w:rPr>
          <w:rFonts w:ascii="宋体" w:eastAsia="宋体" w:hAnsi="宋体" w:hint="eastAsia"/>
        </w:rPr>
        <w:t>告知若干个点之间连通，求指定起终点之间的最短路径（存在与否、输出路径），连通距离为1</w:t>
      </w:r>
    </w:p>
    <w:p w:rsidR="00933E88" w:rsidRPr="00C81BAD" w:rsidRDefault="00933E88" w:rsidP="00BA11BC">
      <w:pPr>
        <w:rPr>
          <w:rFonts w:ascii="宋体" w:eastAsia="宋体" w:hAnsi="宋体"/>
        </w:rPr>
      </w:pPr>
      <w:r w:rsidRPr="00C81BAD">
        <w:rPr>
          <w:rFonts w:ascii="宋体" w:eastAsia="宋体" w:hAnsi="宋体" w:hint="eastAsia"/>
        </w:rPr>
        <w:t>【题解】SPFA模板题</w:t>
      </w:r>
      <w:r w:rsidR="005D3358" w:rsidRPr="00C81BAD">
        <w:rPr>
          <w:rFonts w:ascii="宋体" w:eastAsia="宋体" w:hAnsi="宋体" w:hint="eastAsia"/>
        </w:rPr>
        <w:t>（要输出路径，从to逆着找到from，这样可以直接用pre的记录顺着输出）</w:t>
      </w:r>
      <w:r w:rsidRPr="00C81BAD">
        <w:rPr>
          <w:rFonts w:ascii="宋体" w:eastAsia="宋体" w:hAnsi="宋体" w:hint="eastAsia"/>
        </w:rPr>
        <w:t>，输入没有指定V的个数，但是规定了一定是2个大写字母，所以使用使用哈希思想将其看作是26进制的数表示，直接使用邻接矩阵即可，没有超时</w:t>
      </w:r>
    </w:p>
    <w:p w:rsidR="00933E88" w:rsidRPr="00C81BAD" w:rsidRDefault="00933E88" w:rsidP="00BA11BC">
      <w:pPr>
        <w:rPr>
          <w:rFonts w:ascii="宋体" w:eastAsia="宋体" w:hAnsi="宋体"/>
        </w:rPr>
      </w:pPr>
      <w:r w:rsidRPr="00C81BAD">
        <w:rPr>
          <w:rFonts w:ascii="宋体" w:eastAsia="宋体" w:hAnsi="宋体" w:hint="eastAsia"/>
        </w:rPr>
        <w:t>【代码】</w:t>
      </w:r>
    </w:p>
    <w:p w:rsidR="00CE2D5F" w:rsidRPr="00C81BAD" w:rsidRDefault="00CE2D5F" w:rsidP="00CE2D5F">
      <w:pPr>
        <w:rPr>
          <w:rFonts w:ascii="宋体" w:eastAsia="宋体" w:hAnsi="宋体"/>
        </w:rPr>
      </w:pPr>
      <w:r w:rsidRPr="00C81BAD">
        <w:rPr>
          <w:rFonts w:ascii="宋体" w:eastAsia="宋体" w:hAnsi="宋体"/>
        </w:rPr>
        <w:t>#include &lt;bits/stdc++.h&gt;</w:t>
      </w:r>
    </w:p>
    <w:p w:rsidR="00CE2D5F" w:rsidRPr="00C81BAD" w:rsidRDefault="00CE2D5F" w:rsidP="00CE2D5F">
      <w:pPr>
        <w:rPr>
          <w:rFonts w:ascii="宋体" w:eastAsia="宋体" w:hAnsi="宋体"/>
        </w:rPr>
      </w:pPr>
      <w:r w:rsidRPr="00C81BAD">
        <w:rPr>
          <w:rFonts w:ascii="宋体" w:eastAsia="宋体" w:hAnsi="宋体"/>
        </w:rPr>
        <w:t>#define MAXN 26*26</w:t>
      </w:r>
    </w:p>
    <w:p w:rsidR="00CE2D5F" w:rsidRPr="00C81BAD" w:rsidRDefault="00CE2D5F" w:rsidP="00CE2D5F">
      <w:pPr>
        <w:rPr>
          <w:rFonts w:ascii="宋体" w:eastAsia="宋体" w:hAnsi="宋体"/>
        </w:rPr>
      </w:pPr>
      <w:r w:rsidRPr="00C81BAD">
        <w:rPr>
          <w:rFonts w:ascii="宋体" w:eastAsia="宋体" w:hAnsi="宋体"/>
        </w:rPr>
        <w:lastRenderedPageBreak/>
        <w:t>#define FARDIS 10000</w:t>
      </w:r>
    </w:p>
    <w:p w:rsidR="00CE2D5F" w:rsidRPr="00C81BAD" w:rsidRDefault="00CE2D5F" w:rsidP="00CE2D5F">
      <w:pPr>
        <w:rPr>
          <w:rFonts w:ascii="宋体" w:eastAsia="宋体" w:hAnsi="宋体"/>
        </w:rPr>
      </w:pPr>
    </w:p>
    <w:p w:rsidR="00CE2D5F" w:rsidRPr="00C81BAD" w:rsidRDefault="00CE2D5F" w:rsidP="00CE2D5F">
      <w:pPr>
        <w:rPr>
          <w:rFonts w:ascii="宋体" w:eastAsia="宋体" w:hAnsi="宋体"/>
        </w:rPr>
      </w:pPr>
      <w:r w:rsidRPr="00C81BAD">
        <w:rPr>
          <w:rFonts w:ascii="宋体" w:eastAsia="宋体" w:hAnsi="宋体"/>
        </w:rPr>
        <w:t>using namespace std;</w:t>
      </w:r>
    </w:p>
    <w:p w:rsidR="00CE2D5F" w:rsidRPr="00C81BAD" w:rsidRDefault="00CE2D5F" w:rsidP="00CE2D5F">
      <w:pPr>
        <w:rPr>
          <w:rFonts w:ascii="宋体" w:eastAsia="宋体" w:hAnsi="宋体"/>
        </w:rPr>
      </w:pPr>
    </w:p>
    <w:p w:rsidR="00CE2D5F" w:rsidRPr="00C81BAD" w:rsidRDefault="00CE2D5F" w:rsidP="00CE2D5F">
      <w:pPr>
        <w:rPr>
          <w:rFonts w:ascii="宋体" w:eastAsia="宋体" w:hAnsi="宋体"/>
        </w:rPr>
      </w:pPr>
      <w:r w:rsidRPr="00C81BAD">
        <w:rPr>
          <w:rFonts w:ascii="宋体" w:eastAsia="宋体" w:hAnsi="宋体"/>
        </w:rPr>
        <w:t>int string_2_num(string s){</w:t>
      </w:r>
    </w:p>
    <w:p w:rsidR="00CE2D5F" w:rsidRPr="00C81BAD" w:rsidRDefault="00CE2D5F" w:rsidP="00CE2D5F">
      <w:pPr>
        <w:rPr>
          <w:rFonts w:ascii="宋体" w:eastAsia="宋体" w:hAnsi="宋体"/>
        </w:rPr>
      </w:pPr>
      <w:r w:rsidRPr="00C81BAD">
        <w:rPr>
          <w:rFonts w:ascii="宋体" w:eastAsia="宋体" w:hAnsi="宋体"/>
        </w:rPr>
        <w:t xml:space="preserve">    return (s[0]-'A')*26+s[1]-'A';</w:t>
      </w:r>
    </w:p>
    <w:p w:rsidR="00CE2D5F" w:rsidRPr="00C81BAD" w:rsidRDefault="00CE2D5F" w:rsidP="00CE2D5F">
      <w:pPr>
        <w:rPr>
          <w:rFonts w:ascii="宋体" w:eastAsia="宋体" w:hAnsi="宋体"/>
        </w:rPr>
      </w:pPr>
      <w:r w:rsidRPr="00C81BAD">
        <w:rPr>
          <w:rFonts w:ascii="宋体" w:eastAsia="宋体" w:hAnsi="宋体"/>
        </w:rPr>
        <w:t>}</w:t>
      </w:r>
    </w:p>
    <w:p w:rsidR="00CE2D5F" w:rsidRPr="00C81BAD" w:rsidRDefault="00CE2D5F" w:rsidP="00CE2D5F">
      <w:pPr>
        <w:rPr>
          <w:rFonts w:ascii="宋体" w:eastAsia="宋体" w:hAnsi="宋体"/>
        </w:rPr>
      </w:pPr>
    </w:p>
    <w:p w:rsidR="00CE2D5F" w:rsidRPr="00C81BAD" w:rsidRDefault="00CE2D5F" w:rsidP="00CE2D5F">
      <w:pPr>
        <w:rPr>
          <w:rFonts w:ascii="宋体" w:eastAsia="宋体" w:hAnsi="宋体"/>
        </w:rPr>
      </w:pPr>
      <w:r w:rsidRPr="00C81BAD">
        <w:rPr>
          <w:rFonts w:ascii="宋体" w:eastAsia="宋体" w:hAnsi="宋体"/>
        </w:rPr>
        <w:t>string num_2_string(int x){</w:t>
      </w:r>
    </w:p>
    <w:p w:rsidR="00CE2D5F" w:rsidRPr="00C81BAD" w:rsidRDefault="00CE2D5F" w:rsidP="00CE2D5F">
      <w:pPr>
        <w:rPr>
          <w:rFonts w:ascii="宋体" w:eastAsia="宋体" w:hAnsi="宋体"/>
        </w:rPr>
      </w:pPr>
      <w:r w:rsidRPr="00C81BAD">
        <w:rPr>
          <w:rFonts w:ascii="宋体" w:eastAsia="宋体" w:hAnsi="宋体"/>
        </w:rPr>
        <w:t xml:space="preserve">    string s="";</w:t>
      </w:r>
    </w:p>
    <w:p w:rsidR="00CE2D5F" w:rsidRPr="00C81BAD" w:rsidRDefault="00CE2D5F" w:rsidP="00CE2D5F">
      <w:pPr>
        <w:rPr>
          <w:rFonts w:ascii="宋体" w:eastAsia="宋体" w:hAnsi="宋体"/>
        </w:rPr>
      </w:pPr>
      <w:r w:rsidRPr="00C81BAD">
        <w:rPr>
          <w:rFonts w:ascii="宋体" w:eastAsia="宋体" w:hAnsi="宋体"/>
        </w:rPr>
        <w:t xml:space="preserve">    s+='A'+x/26,s+='A'+x%26;</w:t>
      </w:r>
    </w:p>
    <w:p w:rsidR="00CE2D5F" w:rsidRPr="00C81BAD" w:rsidRDefault="00CE2D5F" w:rsidP="00CE2D5F">
      <w:pPr>
        <w:rPr>
          <w:rFonts w:ascii="宋体" w:eastAsia="宋体" w:hAnsi="宋体"/>
        </w:rPr>
      </w:pPr>
      <w:r w:rsidRPr="00C81BAD">
        <w:rPr>
          <w:rFonts w:ascii="宋体" w:eastAsia="宋体" w:hAnsi="宋体"/>
        </w:rPr>
        <w:t xml:space="preserve">    return s;</w:t>
      </w:r>
    </w:p>
    <w:p w:rsidR="00CE2D5F" w:rsidRPr="00C81BAD" w:rsidRDefault="00CE2D5F" w:rsidP="00CE2D5F">
      <w:pPr>
        <w:rPr>
          <w:rFonts w:ascii="宋体" w:eastAsia="宋体" w:hAnsi="宋体"/>
        </w:rPr>
      </w:pPr>
      <w:r w:rsidRPr="00C81BAD">
        <w:rPr>
          <w:rFonts w:ascii="宋体" w:eastAsia="宋体" w:hAnsi="宋体"/>
        </w:rPr>
        <w:t>}</w:t>
      </w:r>
    </w:p>
    <w:p w:rsidR="00CE2D5F" w:rsidRPr="00C81BAD" w:rsidRDefault="00CE2D5F" w:rsidP="00CE2D5F">
      <w:pPr>
        <w:rPr>
          <w:rFonts w:ascii="宋体" w:eastAsia="宋体" w:hAnsi="宋体"/>
        </w:rPr>
      </w:pPr>
    </w:p>
    <w:p w:rsidR="00CE2D5F" w:rsidRPr="00C81BAD" w:rsidRDefault="00CE2D5F" w:rsidP="00CE2D5F">
      <w:pPr>
        <w:rPr>
          <w:rFonts w:ascii="宋体" w:eastAsia="宋体" w:hAnsi="宋体"/>
        </w:rPr>
      </w:pPr>
      <w:r w:rsidRPr="00C81BAD">
        <w:rPr>
          <w:rFonts w:ascii="宋体" w:eastAsia="宋体" w:hAnsi="宋体"/>
        </w:rPr>
        <w:t>int main()</w:t>
      </w:r>
    </w:p>
    <w:p w:rsidR="00CE2D5F" w:rsidRPr="00C81BAD" w:rsidRDefault="00CE2D5F" w:rsidP="00CE2D5F">
      <w:pPr>
        <w:rPr>
          <w:rFonts w:ascii="宋体" w:eastAsia="宋体" w:hAnsi="宋体"/>
        </w:rPr>
      </w:pPr>
      <w:r w:rsidRPr="00C81BAD">
        <w:rPr>
          <w:rFonts w:ascii="宋体" w:eastAsia="宋体" w:hAnsi="宋体"/>
        </w:rPr>
        <w:t>{</w:t>
      </w:r>
    </w:p>
    <w:p w:rsidR="00CE2D5F" w:rsidRPr="00C81BAD" w:rsidRDefault="00CE2D5F" w:rsidP="00CE2D5F">
      <w:pPr>
        <w:rPr>
          <w:rFonts w:ascii="宋体" w:eastAsia="宋体" w:hAnsi="宋体"/>
        </w:rPr>
      </w:pPr>
      <w:r w:rsidRPr="00C81BAD">
        <w:rPr>
          <w:rFonts w:ascii="宋体" w:eastAsia="宋体" w:hAnsi="宋体"/>
        </w:rPr>
        <w:t xml:space="preserve">    int n,cost[MAXN][MAXN],spath[MAXN],pre[MAXN],from,to;</w:t>
      </w:r>
    </w:p>
    <w:p w:rsidR="00CE2D5F" w:rsidRPr="00C81BAD" w:rsidRDefault="00CE2D5F" w:rsidP="00CE2D5F">
      <w:pPr>
        <w:rPr>
          <w:rFonts w:ascii="宋体" w:eastAsia="宋体" w:hAnsi="宋体"/>
        </w:rPr>
      </w:pPr>
      <w:r w:rsidRPr="00C81BAD">
        <w:rPr>
          <w:rFonts w:ascii="宋体" w:eastAsia="宋体" w:hAnsi="宋体"/>
        </w:rPr>
        <w:t xml:space="preserve">    bool first=true;</w:t>
      </w:r>
    </w:p>
    <w:p w:rsidR="00CE2D5F" w:rsidRPr="00C81BAD" w:rsidRDefault="00CE2D5F" w:rsidP="00CE2D5F">
      <w:pPr>
        <w:rPr>
          <w:rFonts w:ascii="宋体" w:eastAsia="宋体" w:hAnsi="宋体"/>
        </w:rPr>
      </w:pPr>
      <w:r w:rsidRPr="00C81BAD">
        <w:rPr>
          <w:rFonts w:ascii="宋体" w:eastAsia="宋体" w:hAnsi="宋体"/>
        </w:rPr>
        <w:t xml:space="preserve">    while(cin&gt;&gt;n){</w:t>
      </w:r>
    </w:p>
    <w:p w:rsidR="00CE2D5F" w:rsidRPr="00C81BAD" w:rsidRDefault="00CE2D5F" w:rsidP="00CE2D5F">
      <w:pPr>
        <w:rPr>
          <w:rFonts w:ascii="宋体" w:eastAsia="宋体" w:hAnsi="宋体"/>
        </w:rPr>
      </w:pPr>
      <w:r w:rsidRPr="00C81BAD">
        <w:rPr>
          <w:rFonts w:ascii="宋体" w:eastAsia="宋体" w:hAnsi="宋体"/>
        </w:rPr>
        <w:t xml:space="preserve">        memset(cost,-1,sizeof(cost));</w:t>
      </w:r>
    </w:p>
    <w:p w:rsidR="00CE2D5F" w:rsidRPr="00C81BAD" w:rsidRDefault="00CE2D5F" w:rsidP="00CE2D5F">
      <w:pPr>
        <w:rPr>
          <w:rFonts w:ascii="宋体" w:eastAsia="宋体" w:hAnsi="宋体"/>
        </w:rPr>
      </w:pPr>
      <w:r w:rsidRPr="00C81BAD">
        <w:rPr>
          <w:rFonts w:ascii="宋体" w:eastAsia="宋体" w:hAnsi="宋体"/>
        </w:rPr>
        <w:t xml:space="preserve">        for (int i=0;i&lt;MAXN;i++) spath[i]=FARDIS;</w:t>
      </w:r>
    </w:p>
    <w:p w:rsidR="00CE2D5F" w:rsidRPr="00C81BAD" w:rsidRDefault="00CE2D5F" w:rsidP="00CE2D5F">
      <w:pPr>
        <w:rPr>
          <w:rFonts w:ascii="宋体" w:eastAsia="宋体" w:hAnsi="宋体"/>
        </w:rPr>
      </w:pPr>
      <w:r w:rsidRPr="00C81BAD">
        <w:rPr>
          <w:rFonts w:ascii="宋体" w:eastAsia="宋体" w:hAnsi="宋体"/>
        </w:rPr>
        <w:t xml:space="preserve">        while(n--){</w:t>
      </w:r>
    </w:p>
    <w:p w:rsidR="00CE2D5F" w:rsidRPr="00C81BAD" w:rsidRDefault="00CE2D5F" w:rsidP="00CE2D5F">
      <w:pPr>
        <w:rPr>
          <w:rFonts w:ascii="宋体" w:eastAsia="宋体" w:hAnsi="宋体"/>
        </w:rPr>
      </w:pPr>
      <w:r w:rsidRPr="00C81BAD">
        <w:rPr>
          <w:rFonts w:ascii="宋体" w:eastAsia="宋体" w:hAnsi="宋体"/>
        </w:rPr>
        <w:t xml:space="preserve">            string a,b;</w:t>
      </w:r>
    </w:p>
    <w:p w:rsidR="00CE2D5F" w:rsidRPr="00C81BAD" w:rsidRDefault="00CE2D5F" w:rsidP="00CE2D5F">
      <w:pPr>
        <w:rPr>
          <w:rFonts w:ascii="宋体" w:eastAsia="宋体" w:hAnsi="宋体"/>
        </w:rPr>
      </w:pPr>
      <w:r w:rsidRPr="00C81BAD">
        <w:rPr>
          <w:rFonts w:ascii="宋体" w:eastAsia="宋体" w:hAnsi="宋体"/>
        </w:rPr>
        <w:t xml:space="preserve">            cin&gt;&gt;a&gt;&gt;b;</w:t>
      </w:r>
    </w:p>
    <w:p w:rsidR="00CE2D5F" w:rsidRPr="00C81BAD" w:rsidRDefault="00CE2D5F" w:rsidP="00CE2D5F">
      <w:pPr>
        <w:rPr>
          <w:rFonts w:ascii="宋体" w:eastAsia="宋体" w:hAnsi="宋体"/>
        </w:rPr>
      </w:pPr>
      <w:r w:rsidRPr="00C81BAD">
        <w:rPr>
          <w:rFonts w:ascii="宋体" w:eastAsia="宋体" w:hAnsi="宋体"/>
        </w:rPr>
        <w:t xml:space="preserve">            int numa=string_2_num(a),numb=string_2_num(b);</w:t>
      </w:r>
    </w:p>
    <w:p w:rsidR="00CE2D5F" w:rsidRPr="00C81BAD" w:rsidRDefault="00CE2D5F" w:rsidP="00CE2D5F">
      <w:pPr>
        <w:rPr>
          <w:rFonts w:ascii="宋体" w:eastAsia="宋体" w:hAnsi="宋体"/>
        </w:rPr>
      </w:pPr>
      <w:r w:rsidRPr="00C81BAD">
        <w:rPr>
          <w:rFonts w:ascii="宋体" w:eastAsia="宋体" w:hAnsi="宋体"/>
        </w:rPr>
        <w:t xml:space="preserve">            cost[numa][numb]=cost[numb][numa]=1;</w:t>
      </w:r>
    </w:p>
    <w:p w:rsidR="00CE2D5F" w:rsidRPr="00C81BAD" w:rsidRDefault="00CE2D5F" w:rsidP="00CE2D5F">
      <w:pPr>
        <w:rPr>
          <w:rFonts w:ascii="宋体" w:eastAsia="宋体" w:hAnsi="宋体"/>
        </w:rPr>
      </w:pPr>
      <w:r w:rsidRPr="00C81BAD">
        <w:rPr>
          <w:rFonts w:ascii="宋体" w:eastAsia="宋体" w:hAnsi="宋体"/>
        </w:rPr>
        <w:t xml:space="preserve">        }</w:t>
      </w:r>
    </w:p>
    <w:p w:rsidR="00CE2D5F" w:rsidRPr="00C81BAD" w:rsidRDefault="00CE2D5F" w:rsidP="00CE2D5F">
      <w:pPr>
        <w:rPr>
          <w:rFonts w:ascii="宋体" w:eastAsia="宋体" w:hAnsi="宋体"/>
        </w:rPr>
      </w:pPr>
      <w:r w:rsidRPr="00C81BAD">
        <w:rPr>
          <w:rFonts w:ascii="宋体" w:eastAsia="宋体" w:hAnsi="宋体"/>
        </w:rPr>
        <w:t xml:space="preserve">        string sfrom,sto;</w:t>
      </w:r>
    </w:p>
    <w:p w:rsidR="00CE2D5F" w:rsidRPr="00C81BAD" w:rsidRDefault="00CE2D5F" w:rsidP="00CE2D5F">
      <w:pPr>
        <w:rPr>
          <w:rFonts w:ascii="宋体" w:eastAsia="宋体" w:hAnsi="宋体"/>
        </w:rPr>
      </w:pPr>
      <w:r w:rsidRPr="00C81BAD">
        <w:rPr>
          <w:rFonts w:ascii="宋体" w:eastAsia="宋体" w:hAnsi="宋体"/>
        </w:rPr>
        <w:t xml:space="preserve">        cin&gt;&gt;sfrom&gt;&gt;sto;</w:t>
      </w:r>
    </w:p>
    <w:p w:rsidR="00CE2D5F" w:rsidRPr="00C81BAD" w:rsidRDefault="00CE2D5F" w:rsidP="00CE2D5F">
      <w:pPr>
        <w:rPr>
          <w:rFonts w:ascii="宋体" w:eastAsia="宋体" w:hAnsi="宋体"/>
        </w:rPr>
      </w:pPr>
      <w:r w:rsidRPr="00C81BAD">
        <w:rPr>
          <w:rFonts w:ascii="宋体" w:eastAsia="宋体" w:hAnsi="宋体"/>
        </w:rPr>
        <w:t xml:space="preserve">        from=string_2_num(sfrom),to=string_2_num(sto);</w:t>
      </w:r>
    </w:p>
    <w:p w:rsidR="00CE2D5F" w:rsidRPr="00C81BAD" w:rsidRDefault="00CE2D5F" w:rsidP="00CE2D5F">
      <w:pPr>
        <w:rPr>
          <w:rFonts w:ascii="宋体" w:eastAsia="宋体" w:hAnsi="宋体"/>
        </w:rPr>
      </w:pPr>
      <w:r w:rsidRPr="00C81BAD">
        <w:rPr>
          <w:rFonts w:ascii="宋体" w:eastAsia="宋体" w:hAnsi="宋体"/>
        </w:rPr>
        <w:t xml:space="preserve">        queue&lt;int&gt; q;</w:t>
      </w:r>
    </w:p>
    <w:p w:rsidR="00CE2D5F" w:rsidRPr="00C81BAD" w:rsidRDefault="00CE2D5F" w:rsidP="00CE2D5F">
      <w:pPr>
        <w:rPr>
          <w:rFonts w:ascii="宋体" w:eastAsia="宋体" w:hAnsi="宋体"/>
        </w:rPr>
      </w:pPr>
      <w:r w:rsidRPr="00C81BAD">
        <w:rPr>
          <w:rFonts w:ascii="宋体" w:eastAsia="宋体" w:hAnsi="宋体"/>
        </w:rPr>
        <w:t xml:space="preserve">        while (!q.empty()) q.pop();</w:t>
      </w:r>
    </w:p>
    <w:p w:rsidR="00CE2D5F" w:rsidRPr="00C81BAD" w:rsidRDefault="00CE2D5F" w:rsidP="00CE2D5F">
      <w:pPr>
        <w:rPr>
          <w:rFonts w:ascii="宋体" w:eastAsia="宋体" w:hAnsi="宋体"/>
        </w:rPr>
      </w:pPr>
      <w:r w:rsidRPr="00C81BAD">
        <w:rPr>
          <w:rFonts w:ascii="宋体" w:eastAsia="宋体" w:hAnsi="宋体"/>
        </w:rPr>
        <w:t xml:space="preserve">        bool exist[MAXN],have_path=false;</w:t>
      </w:r>
    </w:p>
    <w:p w:rsidR="00CE2D5F" w:rsidRPr="00C81BAD" w:rsidRDefault="00CE2D5F" w:rsidP="00CE2D5F">
      <w:pPr>
        <w:rPr>
          <w:rFonts w:ascii="宋体" w:eastAsia="宋体" w:hAnsi="宋体"/>
        </w:rPr>
      </w:pPr>
      <w:r w:rsidRPr="00C81BAD">
        <w:rPr>
          <w:rFonts w:ascii="宋体" w:eastAsia="宋体" w:hAnsi="宋体"/>
        </w:rPr>
        <w:t xml:space="preserve">        memset(exist,false,sizeof(exist));</w:t>
      </w:r>
    </w:p>
    <w:p w:rsidR="00CE2D5F" w:rsidRPr="00C81BAD" w:rsidRDefault="00CE2D5F" w:rsidP="00CE2D5F">
      <w:pPr>
        <w:rPr>
          <w:rFonts w:ascii="宋体" w:eastAsia="宋体" w:hAnsi="宋体"/>
        </w:rPr>
      </w:pPr>
      <w:r w:rsidRPr="00C81BAD">
        <w:rPr>
          <w:rFonts w:ascii="宋体" w:eastAsia="宋体" w:hAnsi="宋体"/>
        </w:rPr>
        <w:t xml:space="preserve">        exist[to]=true;</w:t>
      </w:r>
    </w:p>
    <w:p w:rsidR="00CE2D5F" w:rsidRPr="00C81BAD" w:rsidRDefault="00CE2D5F" w:rsidP="00CE2D5F">
      <w:pPr>
        <w:rPr>
          <w:rFonts w:ascii="宋体" w:eastAsia="宋体" w:hAnsi="宋体"/>
        </w:rPr>
      </w:pPr>
      <w:r w:rsidRPr="00C81BAD">
        <w:rPr>
          <w:rFonts w:ascii="宋体" w:eastAsia="宋体" w:hAnsi="宋体"/>
        </w:rPr>
        <w:t xml:space="preserve">        q.push(to);</w:t>
      </w:r>
    </w:p>
    <w:p w:rsidR="00CE2D5F" w:rsidRPr="00C81BAD" w:rsidRDefault="00CE2D5F" w:rsidP="00CE2D5F">
      <w:pPr>
        <w:rPr>
          <w:rFonts w:ascii="宋体" w:eastAsia="宋体" w:hAnsi="宋体"/>
        </w:rPr>
      </w:pPr>
      <w:r w:rsidRPr="00C81BAD">
        <w:rPr>
          <w:rFonts w:ascii="宋体" w:eastAsia="宋体" w:hAnsi="宋体"/>
        </w:rPr>
        <w:t xml:space="preserve">        spath[to]=0;</w:t>
      </w:r>
    </w:p>
    <w:p w:rsidR="00CE2D5F" w:rsidRPr="00C81BAD" w:rsidRDefault="00CE2D5F" w:rsidP="00CE2D5F">
      <w:pPr>
        <w:rPr>
          <w:rFonts w:ascii="宋体" w:eastAsia="宋体" w:hAnsi="宋体"/>
        </w:rPr>
      </w:pPr>
      <w:r w:rsidRPr="00C81BAD">
        <w:rPr>
          <w:rFonts w:ascii="宋体" w:eastAsia="宋体" w:hAnsi="宋体"/>
        </w:rPr>
        <w:t xml:space="preserve">        while(!q.empty()){</w:t>
      </w:r>
    </w:p>
    <w:p w:rsidR="00CE2D5F" w:rsidRPr="00C81BAD" w:rsidRDefault="00CE2D5F" w:rsidP="00CE2D5F">
      <w:pPr>
        <w:rPr>
          <w:rFonts w:ascii="宋体" w:eastAsia="宋体" w:hAnsi="宋体"/>
        </w:rPr>
      </w:pPr>
      <w:r w:rsidRPr="00C81BAD">
        <w:rPr>
          <w:rFonts w:ascii="宋体" w:eastAsia="宋体" w:hAnsi="宋体"/>
        </w:rPr>
        <w:t xml:space="preserve">            int now=q.front();</w:t>
      </w:r>
    </w:p>
    <w:p w:rsidR="00CE2D5F" w:rsidRPr="00C81BAD" w:rsidRDefault="00CE2D5F" w:rsidP="00CE2D5F">
      <w:pPr>
        <w:rPr>
          <w:rFonts w:ascii="宋体" w:eastAsia="宋体" w:hAnsi="宋体"/>
        </w:rPr>
      </w:pPr>
      <w:r w:rsidRPr="00C81BAD">
        <w:rPr>
          <w:rFonts w:ascii="宋体" w:eastAsia="宋体" w:hAnsi="宋体"/>
        </w:rPr>
        <w:t xml:space="preserve">            q.pop();</w:t>
      </w:r>
    </w:p>
    <w:p w:rsidR="00CE2D5F" w:rsidRPr="00C81BAD" w:rsidRDefault="00CE2D5F" w:rsidP="00CE2D5F">
      <w:pPr>
        <w:rPr>
          <w:rFonts w:ascii="宋体" w:eastAsia="宋体" w:hAnsi="宋体"/>
        </w:rPr>
      </w:pPr>
      <w:r w:rsidRPr="00C81BAD">
        <w:rPr>
          <w:rFonts w:ascii="宋体" w:eastAsia="宋体" w:hAnsi="宋体"/>
        </w:rPr>
        <w:t xml:space="preserve">            exist[now]=false;</w:t>
      </w:r>
    </w:p>
    <w:p w:rsidR="00CE2D5F" w:rsidRPr="00C81BAD" w:rsidRDefault="00CE2D5F" w:rsidP="00CE2D5F">
      <w:pPr>
        <w:rPr>
          <w:rFonts w:ascii="宋体" w:eastAsia="宋体" w:hAnsi="宋体"/>
        </w:rPr>
      </w:pPr>
      <w:r w:rsidRPr="00C81BAD">
        <w:rPr>
          <w:rFonts w:ascii="宋体" w:eastAsia="宋体" w:hAnsi="宋体"/>
        </w:rPr>
        <w:t xml:space="preserve">            for (int i=0;i&lt;26*26;i++){</w:t>
      </w:r>
    </w:p>
    <w:p w:rsidR="00CE2D5F" w:rsidRPr="00C81BAD" w:rsidRDefault="00CE2D5F" w:rsidP="00CE2D5F">
      <w:pPr>
        <w:rPr>
          <w:rFonts w:ascii="宋体" w:eastAsia="宋体" w:hAnsi="宋体"/>
        </w:rPr>
      </w:pPr>
      <w:r w:rsidRPr="00C81BAD">
        <w:rPr>
          <w:rFonts w:ascii="宋体" w:eastAsia="宋体" w:hAnsi="宋体"/>
        </w:rPr>
        <w:t xml:space="preserve">                if(cost[now][i]&gt;=0&amp;&amp;(spath[now]+cost[now][i]&lt;spath[i])){</w:t>
      </w:r>
    </w:p>
    <w:p w:rsidR="00CE2D5F" w:rsidRPr="00C81BAD" w:rsidRDefault="00CE2D5F" w:rsidP="00CE2D5F">
      <w:pPr>
        <w:rPr>
          <w:rFonts w:ascii="宋体" w:eastAsia="宋体" w:hAnsi="宋体"/>
        </w:rPr>
      </w:pPr>
      <w:r w:rsidRPr="00C81BAD">
        <w:rPr>
          <w:rFonts w:ascii="宋体" w:eastAsia="宋体" w:hAnsi="宋体"/>
        </w:rPr>
        <w:t xml:space="preserve">                    spath[i]=spath[now]+cost[now][i];</w:t>
      </w:r>
    </w:p>
    <w:p w:rsidR="00CE2D5F" w:rsidRPr="00C81BAD" w:rsidRDefault="00CE2D5F" w:rsidP="00CE2D5F">
      <w:pPr>
        <w:rPr>
          <w:rFonts w:ascii="宋体" w:eastAsia="宋体" w:hAnsi="宋体"/>
        </w:rPr>
      </w:pPr>
      <w:r w:rsidRPr="00C81BAD">
        <w:rPr>
          <w:rFonts w:ascii="宋体" w:eastAsia="宋体" w:hAnsi="宋体"/>
        </w:rPr>
        <w:lastRenderedPageBreak/>
        <w:t xml:space="preserve">                    pre[i]=now;</w:t>
      </w:r>
    </w:p>
    <w:p w:rsidR="00CE2D5F" w:rsidRPr="00C81BAD" w:rsidRDefault="00CE2D5F" w:rsidP="00CE2D5F">
      <w:pPr>
        <w:rPr>
          <w:rFonts w:ascii="宋体" w:eastAsia="宋体" w:hAnsi="宋体"/>
        </w:rPr>
      </w:pPr>
      <w:r w:rsidRPr="00C81BAD">
        <w:rPr>
          <w:rFonts w:ascii="宋体" w:eastAsia="宋体" w:hAnsi="宋体"/>
        </w:rPr>
        <w:t xml:space="preserve">                    if (!exist[i]) q.push(i),exist[i]=true;</w:t>
      </w:r>
    </w:p>
    <w:p w:rsidR="00CE2D5F" w:rsidRPr="00C81BAD" w:rsidRDefault="00CE2D5F" w:rsidP="00CE2D5F">
      <w:pPr>
        <w:rPr>
          <w:rFonts w:ascii="宋体" w:eastAsia="宋体" w:hAnsi="宋体"/>
        </w:rPr>
      </w:pPr>
      <w:r w:rsidRPr="00C81BAD">
        <w:rPr>
          <w:rFonts w:ascii="宋体" w:eastAsia="宋体" w:hAnsi="宋体"/>
        </w:rPr>
        <w:t xml:space="preserve">                    if(i==from) have_path=true;</w:t>
      </w:r>
    </w:p>
    <w:p w:rsidR="00CE2D5F" w:rsidRPr="00C81BAD" w:rsidRDefault="00CE2D5F" w:rsidP="00CE2D5F">
      <w:pPr>
        <w:rPr>
          <w:rFonts w:ascii="宋体" w:eastAsia="宋体" w:hAnsi="宋体"/>
        </w:rPr>
      </w:pPr>
      <w:r w:rsidRPr="00C81BAD">
        <w:rPr>
          <w:rFonts w:ascii="宋体" w:eastAsia="宋体" w:hAnsi="宋体"/>
        </w:rPr>
        <w:t xml:space="preserve">                }</w:t>
      </w:r>
    </w:p>
    <w:p w:rsidR="00CE2D5F" w:rsidRPr="00C81BAD" w:rsidRDefault="00CE2D5F" w:rsidP="00CE2D5F">
      <w:pPr>
        <w:rPr>
          <w:rFonts w:ascii="宋体" w:eastAsia="宋体" w:hAnsi="宋体"/>
        </w:rPr>
      </w:pPr>
      <w:r w:rsidRPr="00C81BAD">
        <w:rPr>
          <w:rFonts w:ascii="宋体" w:eastAsia="宋体" w:hAnsi="宋体"/>
        </w:rPr>
        <w:t xml:space="preserve">            }</w:t>
      </w:r>
    </w:p>
    <w:p w:rsidR="00CE2D5F" w:rsidRPr="00C81BAD" w:rsidRDefault="00CE2D5F" w:rsidP="00CE2D5F">
      <w:pPr>
        <w:rPr>
          <w:rFonts w:ascii="宋体" w:eastAsia="宋体" w:hAnsi="宋体"/>
        </w:rPr>
      </w:pPr>
      <w:r w:rsidRPr="00C81BAD">
        <w:rPr>
          <w:rFonts w:ascii="宋体" w:eastAsia="宋体" w:hAnsi="宋体"/>
        </w:rPr>
        <w:t xml:space="preserve">        }</w:t>
      </w:r>
    </w:p>
    <w:p w:rsidR="00CE2D5F" w:rsidRPr="00C81BAD" w:rsidRDefault="00CE2D5F" w:rsidP="00CE2D5F">
      <w:pPr>
        <w:rPr>
          <w:rFonts w:ascii="宋体" w:eastAsia="宋体" w:hAnsi="宋体"/>
        </w:rPr>
      </w:pPr>
      <w:r w:rsidRPr="00C81BAD">
        <w:rPr>
          <w:rFonts w:ascii="宋体" w:eastAsia="宋体" w:hAnsi="宋体"/>
        </w:rPr>
        <w:t xml:space="preserve">        int numa=from,numb=pre[numa];</w:t>
      </w:r>
    </w:p>
    <w:p w:rsidR="00CE2D5F" w:rsidRPr="00C81BAD" w:rsidRDefault="00CE2D5F" w:rsidP="00CE2D5F">
      <w:pPr>
        <w:rPr>
          <w:rFonts w:ascii="宋体" w:eastAsia="宋体" w:hAnsi="宋体"/>
        </w:rPr>
      </w:pPr>
      <w:r w:rsidRPr="00C81BAD">
        <w:rPr>
          <w:rFonts w:ascii="宋体" w:eastAsia="宋体" w:hAnsi="宋体"/>
        </w:rPr>
        <w:t xml:space="preserve">        if(first) first=false;else cout&lt;&lt;endl;</w:t>
      </w:r>
    </w:p>
    <w:p w:rsidR="00CE2D5F" w:rsidRPr="00C81BAD" w:rsidRDefault="00CE2D5F" w:rsidP="00CE2D5F">
      <w:pPr>
        <w:rPr>
          <w:rFonts w:ascii="宋体" w:eastAsia="宋体" w:hAnsi="宋体"/>
        </w:rPr>
      </w:pPr>
      <w:r w:rsidRPr="00C81BAD">
        <w:rPr>
          <w:rFonts w:ascii="宋体" w:eastAsia="宋体" w:hAnsi="宋体"/>
        </w:rPr>
        <w:t xml:space="preserve">        if (have_path){</w:t>
      </w:r>
    </w:p>
    <w:p w:rsidR="00CE2D5F" w:rsidRPr="00C81BAD" w:rsidRDefault="00CE2D5F" w:rsidP="00CE2D5F">
      <w:pPr>
        <w:rPr>
          <w:rFonts w:ascii="宋体" w:eastAsia="宋体" w:hAnsi="宋体"/>
        </w:rPr>
      </w:pPr>
      <w:r w:rsidRPr="00C81BAD">
        <w:rPr>
          <w:rFonts w:ascii="宋体" w:eastAsia="宋体" w:hAnsi="宋体"/>
        </w:rPr>
        <w:t xml:space="preserve">            while(true){</w:t>
      </w:r>
    </w:p>
    <w:p w:rsidR="00CE2D5F" w:rsidRPr="00C81BAD" w:rsidRDefault="00CE2D5F" w:rsidP="00CE2D5F">
      <w:pPr>
        <w:rPr>
          <w:rFonts w:ascii="宋体" w:eastAsia="宋体" w:hAnsi="宋体"/>
        </w:rPr>
      </w:pPr>
      <w:r w:rsidRPr="00C81BAD">
        <w:rPr>
          <w:rFonts w:ascii="宋体" w:eastAsia="宋体" w:hAnsi="宋体"/>
        </w:rPr>
        <w:t xml:space="preserve">                string sa=num_2_string(numa),sb=num_2_string(numb);</w:t>
      </w:r>
    </w:p>
    <w:p w:rsidR="00CE2D5F" w:rsidRPr="00C81BAD" w:rsidRDefault="00CE2D5F" w:rsidP="00CE2D5F">
      <w:pPr>
        <w:rPr>
          <w:rFonts w:ascii="宋体" w:eastAsia="宋体" w:hAnsi="宋体"/>
        </w:rPr>
      </w:pPr>
      <w:r w:rsidRPr="00C81BAD">
        <w:rPr>
          <w:rFonts w:ascii="宋体" w:eastAsia="宋体" w:hAnsi="宋体"/>
        </w:rPr>
        <w:t xml:space="preserve">                cout&lt;&lt;sa&lt;&lt;" "&lt;&lt;sb&lt;&lt;endl;</w:t>
      </w:r>
    </w:p>
    <w:p w:rsidR="00CE2D5F" w:rsidRPr="00C81BAD" w:rsidRDefault="00CE2D5F" w:rsidP="00CE2D5F">
      <w:pPr>
        <w:rPr>
          <w:rFonts w:ascii="宋体" w:eastAsia="宋体" w:hAnsi="宋体"/>
        </w:rPr>
      </w:pPr>
      <w:r w:rsidRPr="00C81BAD">
        <w:rPr>
          <w:rFonts w:ascii="宋体" w:eastAsia="宋体" w:hAnsi="宋体"/>
        </w:rPr>
        <w:t xml:space="preserve">                if(numb==to) break;</w:t>
      </w:r>
    </w:p>
    <w:p w:rsidR="00CE2D5F" w:rsidRPr="00C81BAD" w:rsidRDefault="00CE2D5F" w:rsidP="00CE2D5F">
      <w:pPr>
        <w:rPr>
          <w:rFonts w:ascii="宋体" w:eastAsia="宋体" w:hAnsi="宋体"/>
        </w:rPr>
      </w:pPr>
      <w:r w:rsidRPr="00C81BAD">
        <w:rPr>
          <w:rFonts w:ascii="宋体" w:eastAsia="宋体" w:hAnsi="宋体"/>
        </w:rPr>
        <w:t xml:space="preserve">                numa=numb,numb=pre[numa];</w:t>
      </w:r>
    </w:p>
    <w:p w:rsidR="00CE2D5F" w:rsidRPr="00C81BAD" w:rsidRDefault="00CE2D5F" w:rsidP="00CE2D5F">
      <w:pPr>
        <w:rPr>
          <w:rFonts w:ascii="宋体" w:eastAsia="宋体" w:hAnsi="宋体"/>
        </w:rPr>
      </w:pPr>
      <w:r w:rsidRPr="00C81BAD">
        <w:rPr>
          <w:rFonts w:ascii="宋体" w:eastAsia="宋体" w:hAnsi="宋体"/>
        </w:rPr>
        <w:t xml:space="preserve">            }</w:t>
      </w:r>
    </w:p>
    <w:p w:rsidR="00CE2D5F" w:rsidRPr="00C81BAD" w:rsidRDefault="00CE2D5F" w:rsidP="00CE2D5F">
      <w:pPr>
        <w:rPr>
          <w:rFonts w:ascii="宋体" w:eastAsia="宋体" w:hAnsi="宋体"/>
        </w:rPr>
      </w:pPr>
      <w:r w:rsidRPr="00C81BAD">
        <w:rPr>
          <w:rFonts w:ascii="宋体" w:eastAsia="宋体" w:hAnsi="宋体"/>
        </w:rPr>
        <w:t xml:space="preserve">        }else cout&lt;&lt;"No route"&lt;&lt;endl;</w:t>
      </w:r>
    </w:p>
    <w:p w:rsidR="00CE2D5F" w:rsidRPr="00C81BAD" w:rsidRDefault="00CE2D5F" w:rsidP="00CE2D5F">
      <w:pPr>
        <w:rPr>
          <w:rFonts w:ascii="宋体" w:eastAsia="宋体" w:hAnsi="宋体"/>
        </w:rPr>
      </w:pPr>
      <w:r w:rsidRPr="00C81BAD">
        <w:rPr>
          <w:rFonts w:ascii="宋体" w:eastAsia="宋体" w:hAnsi="宋体"/>
        </w:rPr>
        <w:t xml:space="preserve">    }</w:t>
      </w:r>
    </w:p>
    <w:p w:rsidR="00CE2D5F" w:rsidRPr="00C81BAD" w:rsidRDefault="00CE2D5F" w:rsidP="00CE2D5F">
      <w:pPr>
        <w:rPr>
          <w:rFonts w:ascii="宋体" w:eastAsia="宋体" w:hAnsi="宋体"/>
        </w:rPr>
      </w:pPr>
      <w:r w:rsidRPr="00C81BAD">
        <w:rPr>
          <w:rFonts w:ascii="宋体" w:eastAsia="宋体" w:hAnsi="宋体"/>
        </w:rPr>
        <w:t xml:space="preserve">    return 0;</w:t>
      </w:r>
    </w:p>
    <w:p w:rsidR="00CE2D5F" w:rsidRPr="00C81BAD" w:rsidRDefault="00CE2D5F" w:rsidP="00CE2D5F">
      <w:pPr>
        <w:rPr>
          <w:rFonts w:ascii="宋体" w:eastAsia="宋体" w:hAnsi="宋体"/>
        </w:rPr>
      </w:pPr>
      <w:r w:rsidRPr="00C81BAD">
        <w:rPr>
          <w:rFonts w:ascii="宋体" w:eastAsia="宋体" w:hAnsi="宋体"/>
        </w:rPr>
        <w:t>}</w:t>
      </w:r>
    </w:p>
    <w:p w:rsidR="005242B9" w:rsidRPr="00C81BAD" w:rsidRDefault="005242B9" w:rsidP="005242B9">
      <w:pPr>
        <w:pStyle w:val="3"/>
        <w:rPr>
          <w:rFonts w:ascii="宋体" w:eastAsia="宋体" w:hAnsi="宋体"/>
          <w:b w:val="0"/>
        </w:rPr>
      </w:pPr>
      <w:bookmarkStart w:id="118" w:name="_Toc523521201"/>
      <w:r w:rsidRPr="00C81BAD">
        <w:rPr>
          <w:rFonts w:ascii="宋体" w:eastAsia="宋体" w:hAnsi="宋体"/>
          <w:b w:val="0"/>
        </w:rPr>
        <w:t>Floyd</w:t>
      </w:r>
      <w:bookmarkEnd w:id="118"/>
    </w:p>
    <w:p w:rsidR="0039208E" w:rsidRPr="00C81BAD" w:rsidRDefault="0039208E" w:rsidP="0039208E">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UVA</w:t>
      </w:r>
      <w:r w:rsidRPr="00C81BAD">
        <w:rPr>
          <w:rFonts w:ascii="宋体" w:eastAsia="宋体" w:hAnsi="宋体" w:hint="eastAsia"/>
          <w:b w:val="0"/>
        </w:rPr>
        <w:t>-</w:t>
      </w:r>
      <w:r w:rsidRPr="00C81BAD">
        <w:rPr>
          <w:rFonts w:ascii="宋体" w:eastAsia="宋体" w:hAnsi="宋体"/>
          <w:b w:val="0"/>
        </w:rPr>
        <w:t>567</w:t>
      </w:r>
      <w:r w:rsidRPr="00C81BAD">
        <w:rPr>
          <w:rFonts w:ascii="宋体" w:eastAsia="宋体" w:hAnsi="宋体" w:hint="eastAsia"/>
          <w:b w:val="0"/>
        </w:rPr>
        <w:t>-</w:t>
      </w:r>
      <w:r w:rsidRPr="00C81BAD">
        <w:rPr>
          <w:rFonts w:ascii="宋体" w:eastAsia="宋体" w:hAnsi="宋体"/>
          <w:b w:val="0"/>
        </w:rPr>
        <w:t>Risk</w:t>
      </w:r>
    </w:p>
    <w:p w:rsidR="0039208E" w:rsidRPr="00C81BAD" w:rsidRDefault="0039208E" w:rsidP="0039208E">
      <w:pPr>
        <w:rPr>
          <w:rFonts w:ascii="宋体" w:eastAsia="宋体" w:hAnsi="宋体"/>
        </w:rPr>
      </w:pPr>
      <w:r w:rsidRPr="00C81BAD">
        <w:rPr>
          <w:rFonts w:ascii="宋体" w:eastAsia="宋体" w:hAnsi="宋体" w:hint="eastAsia"/>
        </w:rPr>
        <w:t>【题意】给定20个城市之间的连通情况，就给定起终点间的最短距离（连通距离为1）</w:t>
      </w:r>
    </w:p>
    <w:p w:rsidR="0039208E" w:rsidRPr="00C81BAD" w:rsidRDefault="0039208E" w:rsidP="0039208E">
      <w:pPr>
        <w:rPr>
          <w:rFonts w:ascii="宋体" w:eastAsia="宋体" w:hAnsi="宋体"/>
        </w:rPr>
      </w:pPr>
      <w:r w:rsidRPr="00C81BAD">
        <w:rPr>
          <w:rFonts w:ascii="宋体" w:eastAsia="宋体" w:hAnsi="宋体" w:hint="eastAsia"/>
        </w:rPr>
        <w:t>【题解】floyd模板题目，设置100为任意两城市之间的不连通距离，1为直接连通距离</w:t>
      </w:r>
    </w:p>
    <w:p w:rsidR="0039208E" w:rsidRPr="00C81BAD" w:rsidRDefault="0039208E" w:rsidP="0039208E">
      <w:pPr>
        <w:rPr>
          <w:rFonts w:ascii="宋体" w:eastAsia="宋体" w:hAnsi="宋体"/>
        </w:rPr>
      </w:pPr>
      <w:r w:rsidRPr="00C81BAD">
        <w:rPr>
          <w:rFonts w:ascii="宋体" w:eastAsia="宋体" w:hAnsi="宋体" w:hint="eastAsia"/>
        </w:rPr>
        <w:t>【代码】</w:t>
      </w:r>
    </w:p>
    <w:p w:rsidR="0039208E" w:rsidRPr="00C81BAD" w:rsidRDefault="0039208E" w:rsidP="0039208E">
      <w:pPr>
        <w:rPr>
          <w:rFonts w:ascii="宋体" w:eastAsia="宋体" w:hAnsi="宋体"/>
        </w:rPr>
      </w:pPr>
      <w:r w:rsidRPr="00C81BAD">
        <w:rPr>
          <w:rFonts w:ascii="宋体" w:eastAsia="宋体" w:hAnsi="宋体"/>
        </w:rPr>
        <w:t>#include &lt;bits/stdc++.h&gt;</w:t>
      </w:r>
    </w:p>
    <w:p w:rsidR="0039208E" w:rsidRPr="00C81BAD" w:rsidRDefault="0039208E" w:rsidP="0039208E">
      <w:pPr>
        <w:rPr>
          <w:rFonts w:ascii="宋体" w:eastAsia="宋体" w:hAnsi="宋体"/>
        </w:rPr>
      </w:pPr>
      <w:r w:rsidRPr="00C81BAD">
        <w:rPr>
          <w:rFonts w:ascii="宋体" w:eastAsia="宋体" w:hAnsi="宋体"/>
        </w:rPr>
        <w:t>#define FARDIS 100</w:t>
      </w:r>
    </w:p>
    <w:p w:rsidR="0039208E" w:rsidRPr="00C81BAD" w:rsidRDefault="0039208E" w:rsidP="0039208E">
      <w:pPr>
        <w:rPr>
          <w:rFonts w:ascii="宋体" w:eastAsia="宋体" w:hAnsi="宋体"/>
        </w:rPr>
      </w:pPr>
      <w:r w:rsidRPr="00C81BAD">
        <w:rPr>
          <w:rFonts w:ascii="宋体" w:eastAsia="宋体" w:hAnsi="宋体"/>
        </w:rPr>
        <w:t>#define MAXN 30</w:t>
      </w:r>
    </w:p>
    <w:p w:rsidR="0039208E" w:rsidRPr="00C81BAD" w:rsidRDefault="0039208E" w:rsidP="0039208E">
      <w:pPr>
        <w:rPr>
          <w:rFonts w:ascii="宋体" w:eastAsia="宋体" w:hAnsi="宋体"/>
        </w:rPr>
      </w:pPr>
    </w:p>
    <w:p w:rsidR="0039208E" w:rsidRPr="00C81BAD" w:rsidRDefault="0039208E" w:rsidP="0039208E">
      <w:pPr>
        <w:rPr>
          <w:rFonts w:ascii="宋体" w:eastAsia="宋体" w:hAnsi="宋体"/>
        </w:rPr>
      </w:pPr>
      <w:r w:rsidRPr="00C81BAD">
        <w:rPr>
          <w:rFonts w:ascii="宋体" w:eastAsia="宋体" w:hAnsi="宋体"/>
        </w:rPr>
        <w:t>using namespace std;</w:t>
      </w:r>
    </w:p>
    <w:p w:rsidR="0039208E" w:rsidRPr="00C81BAD" w:rsidRDefault="0039208E" w:rsidP="0039208E">
      <w:pPr>
        <w:rPr>
          <w:rFonts w:ascii="宋体" w:eastAsia="宋体" w:hAnsi="宋体"/>
        </w:rPr>
      </w:pPr>
    </w:p>
    <w:p w:rsidR="0039208E" w:rsidRPr="00C81BAD" w:rsidRDefault="0039208E" w:rsidP="0039208E">
      <w:pPr>
        <w:rPr>
          <w:rFonts w:ascii="宋体" w:eastAsia="宋体" w:hAnsi="宋体"/>
        </w:rPr>
      </w:pPr>
      <w:r w:rsidRPr="00C81BAD">
        <w:rPr>
          <w:rFonts w:ascii="宋体" w:eastAsia="宋体" w:hAnsi="宋体"/>
        </w:rPr>
        <w:t>int main()</w:t>
      </w:r>
    </w:p>
    <w:p w:rsidR="0039208E" w:rsidRPr="00C81BAD" w:rsidRDefault="0039208E" w:rsidP="0039208E">
      <w:pPr>
        <w:rPr>
          <w:rFonts w:ascii="宋体" w:eastAsia="宋体" w:hAnsi="宋体"/>
        </w:rPr>
      </w:pPr>
      <w:r w:rsidRPr="00C81BAD">
        <w:rPr>
          <w:rFonts w:ascii="宋体" w:eastAsia="宋体" w:hAnsi="宋体"/>
        </w:rPr>
        <w:t>{</w:t>
      </w:r>
    </w:p>
    <w:p w:rsidR="0039208E" w:rsidRPr="00C81BAD" w:rsidRDefault="0039208E" w:rsidP="0039208E">
      <w:pPr>
        <w:rPr>
          <w:rFonts w:ascii="宋体" w:eastAsia="宋体" w:hAnsi="宋体"/>
        </w:rPr>
      </w:pPr>
      <w:r w:rsidRPr="00C81BAD">
        <w:rPr>
          <w:rFonts w:ascii="宋体" w:eastAsia="宋体" w:hAnsi="宋体"/>
        </w:rPr>
        <w:t xml:space="preserve">    int f[MAXN][MAXN],num,casenum=1,qnum;</w:t>
      </w:r>
    </w:p>
    <w:p w:rsidR="0039208E" w:rsidRPr="00C81BAD" w:rsidRDefault="0039208E" w:rsidP="0039208E">
      <w:pPr>
        <w:rPr>
          <w:rFonts w:ascii="宋体" w:eastAsia="宋体" w:hAnsi="宋体"/>
        </w:rPr>
      </w:pPr>
      <w:r w:rsidRPr="00C81BAD">
        <w:rPr>
          <w:rFonts w:ascii="宋体" w:eastAsia="宋体" w:hAnsi="宋体"/>
        </w:rPr>
        <w:t xml:space="preserve">    while(~scanf("%d",&amp;num)){</w:t>
      </w:r>
    </w:p>
    <w:p w:rsidR="0039208E" w:rsidRPr="00C81BAD" w:rsidRDefault="0039208E" w:rsidP="0039208E">
      <w:pPr>
        <w:rPr>
          <w:rFonts w:ascii="宋体" w:eastAsia="宋体" w:hAnsi="宋体"/>
        </w:rPr>
      </w:pPr>
      <w:r w:rsidRPr="00C81BAD">
        <w:rPr>
          <w:rFonts w:ascii="宋体" w:eastAsia="宋体" w:hAnsi="宋体"/>
        </w:rPr>
        <w:t xml:space="preserve">        for (int i=0;i&lt;MAXN;i++){</w:t>
      </w:r>
    </w:p>
    <w:p w:rsidR="0039208E" w:rsidRPr="00C81BAD" w:rsidRDefault="0039208E" w:rsidP="0039208E">
      <w:pPr>
        <w:rPr>
          <w:rFonts w:ascii="宋体" w:eastAsia="宋体" w:hAnsi="宋体"/>
        </w:rPr>
      </w:pPr>
      <w:r w:rsidRPr="00C81BAD">
        <w:rPr>
          <w:rFonts w:ascii="宋体" w:eastAsia="宋体" w:hAnsi="宋体"/>
        </w:rPr>
        <w:t xml:space="preserve">            for (int j=0;j&lt;MAXN;j++) f[i][j]=FARDIS;</w:t>
      </w:r>
    </w:p>
    <w:p w:rsidR="0039208E" w:rsidRPr="00C81BAD" w:rsidRDefault="0039208E" w:rsidP="0039208E">
      <w:pPr>
        <w:rPr>
          <w:rFonts w:ascii="宋体" w:eastAsia="宋体" w:hAnsi="宋体"/>
        </w:rPr>
      </w:pPr>
      <w:r w:rsidRPr="00C81BAD">
        <w:rPr>
          <w:rFonts w:ascii="宋体" w:eastAsia="宋体" w:hAnsi="宋体"/>
        </w:rPr>
        <w:t xml:space="preserve">            f[i][i]=0;</w:t>
      </w:r>
    </w:p>
    <w:p w:rsidR="0039208E" w:rsidRPr="00C81BAD" w:rsidRDefault="0039208E" w:rsidP="0039208E">
      <w:pPr>
        <w:rPr>
          <w:rFonts w:ascii="宋体" w:eastAsia="宋体" w:hAnsi="宋体"/>
        </w:rPr>
      </w:pPr>
      <w:r w:rsidRPr="00C81BAD">
        <w:rPr>
          <w:rFonts w:ascii="宋体" w:eastAsia="宋体" w:hAnsi="宋体"/>
        </w:rPr>
        <w:t xml:space="preserve">        }</w:t>
      </w:r>
    </w:p>
    <w:p w:rsidR="0039208E" w:rsidRPr="00C81BAD" w:rsidRDefault="0039208E" w:rsidP="0039208E">
      <w:pPr>
        <w:rPr>
          <w:rFonts w:ascii="宋体" w:eastAsia="宋体" w:hAnsi="宋体"/>
        </w:rPr>
      </w:pPr>
      <w:r w:rsidRPr="00C81BAD">
        <w:rPr>
          <w:rFonts w:ascii="宋体" w:eastAsia="宋体" w:hAnsi="宋体"/>
        </w:rPr>
        <w:t xml:space="preserve">        for (int i=1;i&lt;=19;i++){</w:t>
      </w:r>
    </w:p>
    <w:p w:rsidR="0039208E" w:rsidRPr="00C81BAD" w:rsidRDefault="0039208E" w:rsidP="0039208E">
      <w:pPr>
        <w:rPr>
          <w:rFonts w:ascii="宋体" w:eastAsia="宋体" w:hAnsi="宋体"/>
        </w:rPr>
      </w:pPr>
      <w:r w:rsidRPr="00C81BAD">
        <w:rPr>
          <w:rFonts w:ascii="宋体" w:eastAsia="宋体" w:hAnsi="宋体"/>
        </w:rPr>
        <w:t xml:space="preserve">            if(i&gt;1) scanf("%d",&amp;num);</w:t>
      </w:r>
    </w:p>
    <w:p w:rsidR="0039208E" w:rsidRPr="00C81BAD" w:rsidRDefault="0039208E" w:rsidP="0039208E">
      <w:pPr>
        <w:rPr>
          <w:rFonts w:ascii="宋体" w:eastAsia="宋体" w:hAnsi="宋体"/>
        </w:rPr>
      </w:pPr>
      <w:r w:rsidRPr="00C81BAD">
        <w:rPr>
          <w:rFonts w:ascii="宋体" w:eastAsia="宋体" w:hAnsi="宋体"/>
        </w:rPr>
        <w:lastRenderedPageBreak/>
        <w:t xml:space="preserve">            for (int j=0;j&lt;num;j++){</w:t>
      </w:r>
    </w:p>
    <w:p w:rsidR="0039208E" w:rsidRPr="00C81BAD" w:rsidRDefault="0039208E" w:rsidP="0039208E">
      <w:pPr>
        <w:rPr>
          <w:rFonts w:ascii="宋体" w:eastAsia="宋体" w:hAnsi="宋体"/>
        </w:rPr>
      </w:pPr>
      <w:r w:rsidRPr="00C81BAD">
        <w:rPr>
          <w:rFonts w:ascii="宋体" w:eastAsia="宋体" w:hAnsi="宋体"/>
        </w:rPr>
        <w:t xml:space="preserve">                int temp;</w:t>
      </w:r>
    </w:p>
    <w:p w:rsidR="0039208E" w:rsidRPr="00C81BAD" w:rsidRDefault="0039208E" w:rsidP="0039208E">
      <w:pPr>
        <w:rPr>
          <w:rFonts w:ascii="宋体" w:eastAsia="宋体" w:hAnsi="宋体"/>
        </w:rPr>
      </w:pPr>
      <w:r w:rsidRPr="00C81BAD">
        <w:rPr>
          <w:rFonts w:ascii="宋体" w:eastAsia="宋体" w:hAnsi="宋体"/>
        </w:rPr>
        <w:t xml:space="preserve">                scanf("%d",&amp;temp);</w:t>
      </w:r>
    </w:p>
    <w:p w:rsidR="0039208E" w:rsidRPr="00C81BAD" w:rsidRDefault="0039208E" w:rsidP="0039208E">
      <w:pPr>
        <w:rPr>
          <w:rFonts w:ascii="宋体" w:eastAsia="宋体" w:hAnsi="宋体"/>
        </w:rPr>
      </w:pPr>
      <w:r w:rsidRPr="00C81BAD">
        <w:rPr>
          <w:rFonts w:ascii="宋体" w:eastAsia="宋体" w:hAnsi="宋体"/>
        </w:rPr>
        <w:t xml:space="preserve">                f[i][temp]=f[temp][i]=1;</w:t>
      </w:r>
    </w:p>
    <w:p w:rsidR="0039208E" w:rsidRPr="00C81BAD" w:rsidRDefault="0039208E" w:rsidP="0039208E">
      <w:pPr>
        <w:rPr>
          <w:rFonts w:ascii="宋体" w:eastAsia="宋体" w:hAnsi="宋体"/>
        </w:rPr>
      </w:pPr>
      <w:r w:rsidRPr="00C81BAD">
        <w:rPr>
          <w:rFonts w:ascii="宋体" w:eastAsia="宋体" w:hAnsi="宋体"/>
        </w:rPr>
        <w:t xml:space="preserve">            }</w:t>
      </w:r>
    </w:p>
    <w:p w:rsidR="0039208E" w:rsidRPr="00C81BAD" w:rsidRDefault="0039208E" w:rsidP="0039208E">
      <w:pPr>
        <w:rPr>
          <w:rFonts w:ascii="宋体" w:eastAsia="宋体" w:hAnsi="宋体"/>
        </w:rPr>
      </w:pPr>
      <w:r w:rsidRPr="00C81BAD">
        <w:rPr>
          <w:rFonts w:ascii="宋体" w:eastAsia="宋体" w:hAnsi="宋体"/>
        </w:rPr>
        <w:t xml:space="preserve">        }</w:t>
      </w:r>
    </w:p>
    <w:p w:rsidR="0039208E" w:rsidRPr="00C81BAD" w:rsidRDefault="0039208E" w:rsidP="0039208E">
      <w:pPr>
        <w:rPr>
          <w:rFonts w:ascii="宋体" w:eastAsia="宋体" w:hAnsi="宋体"/>
        </w:rPr>
      </w:pPr>
      <w:r w:rsidRPr="00C81BAD">
        <w:rPr>
          <w:rFonts w:ascii="宋体" w:eastAsia="宋体" w:hAnsi="宋体"/>
        </w:rPr>
        <w:t xml:space="preserve">        //floyd</w:t>
      </w:r>
    </w:p>
    <w:p w:rsidR="0039208E" w:rsidRPr="00C81BAD" w:rsidRDefault="0039208E" w:rsidP="0039208E">
      <w:pPr>
        <w:rPr>
          <w:rFonts w:ascii="宋体" w:eastAsia="宋体" w:hAnsi="宋体"/>
        </w:rPr>
      </w:pPr>
      <w:r w:rsidRPr="00C81BAD">
        <w:rPr>
          <w:rFonts w:ascii="宋体" w:eastAsia="宋体" w:hAnsi="宋体"/>
        </w:rPr>
        <w:t xml:space="preserve">        for (int k=1;k&lt;=20;k++) for (int i=1;i&lt;=20;i++) for (int j=1;j&lt;=20;j++) f[i][j]=min(f[i][j],f[i][k]+f[k][j]);</w:t>
      </w:r>
    </w:p>
    <w:p w:rsidR="0039208E" w:rsidRPr="00C81BAD" w:rsidRDefault="0039208E" w:rsidP="0039208E">
      <w:pPr>
        <w:rPr>
          <w:rFonts w:ascii="宋体" w:eastAsia="宋体" w:hAnsi="宋体"/>
        </w:rPr>
      </w:pPr>
      <w:r w:rsidRPr="00C81BAD">
        <w:rPr>
          <w:rFonts w:ascii="宋体" w:eastAsia="宋体" w:hAnsi="宋体"/>
        </w:rPr>
        <w:t xml:space="preserve">        scanf("%d",&amp;qnum);</w:t>
      </w:r>
    </w:p>
    <w:p w:rsidR="0039208E" w:rsidRPr="00C81BAD" w:rsidRDefault="0039208E" w:rsidP="0039208E">
      <w:pPr>
        <w:rPr>
          <w:rFonts w:ascii="宋体" w:eastAsia="宋体" w:hAnsi="宋体"/>
        </w:rPr>
      </w:pPr>
      <w:r w:rsidRPr="00C81BAD">
        <w:rPr>
          <w:rFonts w:ascii="宋体" w:eastAsia="宋体" w:hAnsi="宋体"/>
        </w:rPr>
        <w:t xml:space="preserve">        printf("Test Set #%d\n",casenum++);</w:t>
      </w:r>
    </w:p>
    <w:p w:rsidR="0039208E" w:rsidRPr="00C81BAD" w:rsidRDefault="0039208E" w:rsidP="0039208E">
      <w:pPr>
        <w:rPr>
          <w:rFonts w:ascii="宋体" w:eastAsia="宋体" w:hAnsi="宋体"/>
        </w:rPr>
      </w:pPr>
      <w:r w:rsidRPr="00C81BAD">
        <w:rPr>
          <w:rFonts w:ascii="宋体" w:eastAsia="宋体" w:hAnsi="宋体"/>
        </w:rPr>
        <w:t xml:space="preserve">        while(qnum--){</w:t>
      </w:r>
    </w:p>
    <w:p w:rsidR="0039208E" w:rsidRPr="00C81BAD" w:rsidRDefault="0039208E" w:rsidP="0039208E">
      <w:pPr>
        <w:rPr>
          <w:rFonts w:ascii="宋体" w:eastAsia="宋体" w:hAnsi="宋体"/>
        </w:rPr>
      </w:pPr>
      <w:r w:rsidRPr="00C81BAD">
        <w:rPr>
          <w:rFonts w:ascii="宋体" w:eastAsia="宋体" w:hAnsi="宋体"/>
        </w:rPr>
        <w:t xml:space="preserve">            int s,t;</w:t>
      </w:r>
    </w:p>
    <w:p w:rsidR="0039208E" w:rsidRPr="00C81BAD" w:rsidRDefault="0039208E" w:rsidP="0039208E">
      <w:pPr>
        <w:rPr>
          <w:rFonts w:ascii="宋体" w:eastAsia="宋体" w:hAnsi="宋体"/>
        </w:rPr>
      </w:pPr>
      <w:r w:rsidRPr="00C81BAD">
        <w:rPr>
          <w:rFonts w:ascii="宋体" w:eastAsia="宋体" w:hAnsi="宋体"/>
        </w:rPr>
        <w:t xml:space="preserve">            scanf("%d%d",&amp;s,&amp;t);</w:t>
      </w:r>
    </w:p>
    <w:p w:rsidR="0039208E" w:rsidRPr="00C81BAD" w:rsidRDefault="0039208E" w:rsidP="0039208E">
      <w:pPr>
        <w:rPr>
          <w:rFonts w:ascii="宋体" w:eastAsia="宋体" w:hAnsi="宋体"/>
        </w:rPr>
      </w:pPr>
      <w:r w:rsidRPr="00C81BAD">
        <w:rPr>
          <w:rFonts w:ascii="宋体" w:eastAsia="宋体" w:hAnsi="宋体"/>
        </w:rPr>
        <w:t xml:space="preserve">            printf("%2d to %2d: %d\n",s,t,f[s][t]);</w:t>
      </w:r>
    </w:p>
    <w:p w:rsidR="0039208E" w:rsidRPr="00C81BAD" w:rsidRDefault="0039208E" w:rsidP="0039208E">
      <w:pPr>
        <w:rPr>
          <w:rFonts w:ascii="宋体" w:eastAsia="宋体" w:hAnsi="宋体"/>
        </w:rPr>
      </w:pPr>
      <w:r w:rsidRPr="00C81BAD">
        <w:rPr>
          <w:rFonts w:ascii="宋体" w:eastAsia="宋体" w:hAnsi="宋体"/>
        </w:rPr>
        <w:t xml:space="preserve">        }</w:t>
      </w:r>
    </w:p>
    <w:p w:rsidR="0039208E" w:rsidRPr="00C81BAD" w:rsidRDefault="0039208E" w:rsidP="0039208E">
      <w:pPr>
        <w:rPr>
          <w:rFonts w:ascii="宋体" w:eastAsia="宋体" w:hAnsi="宋体"/>
        </w:rPr>
      </w:pPr>
      <w:r w:rsidRPr="00C81BAD">
        <w:rPr>
          <w:rFonts w:ascii="宋体" w:eastAsia="宋体" w:hAnsi="宋体"/>
        </w:rPr>
        <w:t xml:space="preserve">        printf("\n");</w:t>
      </w:r>
    </w:p>
    <w:p w:rsidR="0039208E" w:rsidRPr="00C81BAD" w:rsidRDefault="0039208E" w:rsidP="0039208E">
      <w:pPr>
        <w:rPr>
          <w:rFonts w:ascii="宋体" w:eastAsia="宋体" w:hAnsi="宋体"/>
        </w:rPr>
      </w:pPr>
      <w:r w:rsidRPr="00C81BAD">
        <w:rPr>
          <w:rFonts w:ascii="宋体" w:eastAsia="宋体" w:hAnsi="宋体"/>
        </w:rPr>
        <w:t xml:space="preserve">    }</w:t>
      </w:r>
    </w:p>
    <w:p w:rsidR="0039208E" w:rsidRPr="00C81BAD" w:rsidRDefault="0039208E" w:rsidP="0039208E">
      <w:pPr>
        <w:rPr>
          <w:rFonts w:ascii="宋体" w:eastAsia="宋体" w:hAnsi="宋体"/>
        </w:rPr>
      </w:pPr>
      <w:r w:rsidRPr="00C81BAD">
        <w:rPr>
          <w:rFonts w:ascii="宋体" w:eastAsia="宋体" w:hAnsi="宋体"/>
        </w:rPr>
        <w:t xml:space="preserve">    return 0;</w:t>
      </w:r>
    </w:p>
    <w:p w:rsidR="0039208E" w:rsidRPr="00C81BAD" w:rsidRDefault="0039208E" w:rsidP="0039208E">
      <w:pPr>
        <w:rPr>
          <w:rFonts w:ascii="宋体" w:eastAsia="宋体" w:hAnsi="宋体"/>
        </w:rPr>
      </w:pPr>
      <w:r w:rsidRPr="00C81BAD">
        <w:rPr>
          <w:rFonts w:ascii="宋体" w:eastAsia="宋体" w:hAnsi="宋体"/>
        </w:rPr>
        <w:t>}</w:t>
      </w:r>
    </w:p>
    <w:p w:rsidR="00867262" w:rsidRPr="00C81BAD" w:rsidRDefault="00867262" w:rsidP="00867262">
      <w:pPr>
        <w:pStyle w:val="3"/>
        <w:rPr>
          <w:rFonts w:ascii="宋体" w:eastAsia="宋体" w:hAnsi="宋体"/>
          <w:b w:val="0"/>
        </w:rPr>
      </w:pPr>
      <w:bookmarkStart w:id="119" w:name="_Toc523521202"/>
      <w:r w:rsidRPr="00C81BAD">
        <w:rPr>
          <w:rFonts w:ascii="宋体" w:eastAsia="宋体" w:hAnsi="宋体" w:hint="eastAsia"/>
          <w:b w:val="0"/>
        </w:rPr>
        <w:t>差分约束系统</w:t>
      </w:r>
      <w:bookmarkEnd w:id="119"/>
    </w:p>
    <w:p w:rsidR="00A5105D" w:rsidRPr="00C81BAD" w:rsidRDefault="00A5105D" w:rsidP="00411DD2">
      <w:pPr>
        <w:pStyle w:val="2"/>
        <w:rPr>
          <w:rFonts w:ascii="宋体" w:eastAsia="宋体" w:hAnsi="宋体"/>
          <w:b w:val="0"/>
        </w:rPr>
      </w:pPr>
      <w:bookmarkStart w:id="120" w:name="_Toc523521203"/>
      <w:r w:rsidRPr="00C81BAD">
        <w:rPr>
          <w:rFonts w:ascii="宋体" w:eastAsia="宋体" w:hAnsi="宋体" w:hint="eastAsia"/>
          <w:b w:val="0"/>
        </w:rPr>
        <w:t>负环</w:t>
      </w:r>
      <w:r w:rsidR="00F80605" w:rsidRPr="00C81BAD">
        <w:rPr>
          <w:rFonts w:ascii="宋体" w:eastAsia="宋体" w:hAnsi="宋体" w:hint="eastAsia"/>
          <w:b w:val="0"/>
        </w:rPr>
        <w:t>判定</w:t>
      </w:r>
      <w:bookmarkEnd w:id="120"/>
    </w:p>
    <w:p w:rsidR="00A5105D" w:rsidRPr="00C81BAD" w:rsidRDefault="00A5105D" w:rsidP="00A5105D">
      <w:pPr>
        <w:rPr>
          <w:rFonts w:ascii="宋体" w:eastAsia="宋体" w:hAnsi="宋体"/>
        </w:rPr>
      </w:pPr>
      <w:r w:rsidRPr="00C81BAD">
        <w:rPr>
          <w:rFonts w:ascii="宋体" w:eastAsia="宋体" w:hAnsi="宋体" w:hint="eastAsia"/>
        </w:rPr>
        <w:t>使用SPFA判负环（BFS形式），进入队列超过n次即有负环</w:t>
      </w:r>
    </w:p>
    <w:p w:rsidR="00A5105D" w:rsidRPr="00C81BAD" w:rsidRDefault="00A5105D" w:rsidP="00A5105D">
      <w:pPr>
        <w:pStyle w:val="3"/>
        <w:rPr>
          <w:rFonts w:ascii="宋体" w:eastAsia="宋体" w:hAnsi="宋体"/>
          <w:b w:val="0"/>
        </w:rPr>
      </w:pPr>
      <w:bookmarkStart w:id="121" w:name="_Toc523521204"/>
      <w:r w:rsidRPr="00C81BAD">
        <w:rPr>
          <w:rFonts w:ascii="宋体" w:eastAsia="宋体" w:hAnsi="宋体" w:hint="eastAsia"/>
          <w:b w:val="0"/>
        </w:rPr>
        <w:t>√-</w:t>
      </w:r>
      <w:r w:rsidRPr="00C81BAD">
        <w:rPr>
          <w:rFonts w:ascii="宋体" w:eastAsia="宋体" w:hAnsi="宋体"/>
          <w:b w:val="0"/>
        </w:rPr>
        <w:t>POJ</w:t>
      </w:r>
      <w:r w:rsidRPr="00C81BAD">
        <w:rPr>
          <w:rFonts w:ascii="宋体" w:eastAsia="宋体" w:hAnsi="宋体" w:hint="eastAsia"/>
          <w:b w:val="0"/>
        </w:rPr>
        <w:t>-</w:t>
      </w:r>
      <w:r w:rsidRPr="00C81BAD">
        <w:rPr>
          <w:rFonts w:ascii="宋体" w:eastAsia="宋体" w:hAnsi="宋体"/>
          <w:b w:val="0"/>
        </w:rPr>
        <w:t>3259</w:t>
      </w:r>
      <w:r w:rsidRPr="00C81BAD">
        <w:rPr>
          <w:rFonts w:ascii="宋体" w:eastAsia="宋体" w:hAnsi="宋体" w:hint="eastAsia"/>
          <w:b w:val="0"/>
        </w:rPr>
        <w:t>-</w:t>
      </w:r>
      <w:r w:rsidRPr="00C81BAD">
        <w:rPr>
          <w:rFonts w:ascii="宋体" w:eastAsia="宋体" w:hAnsi="宋体"/>
          <w:b w:val="0"/>
        </w:rPr>
        <w:t>Wormholes</w:t>
      </w:r>
      <w:bookmarkEnd w:id="121"/>
      <w:r w:rsidR="00CC0F69" w:rsidRPr="00C81BAD">
        <w:rPr>
          <w:rFonts w:ascii="宋体" w:eastAsia="宋体" w:hAnsi="宋体"/>
          <w:b w:val="0"/>
        </w:rPr>
        <w:fldChar w:fldCharType="begin"/>
      </w:r>
      <w:r w:rsidR="00CC0F69" w:rsidRPr="00C81BAD">
        <w:rPr>
          <w:rFonts w:ascii="宋体" w:eastAsia="宋体" w:hAnsi="宋体"/>
        </w:rPr>
        <w:instrText xml:space="preserve"> XE "</w:instrText>
      </w:r>
      <w:r w:rsidR="00CC0F69" w:rsidRPr="00C81BAD">
        <w:rPr>
          <w:rFonts w:ascii="宋体" w:eastAsia="宋体" w:hAnsi="宋体" w:hint="eastAsia"/>
          <w:b w:val="0"/>
        </w:rPr>
        <w:instrText>√-</w:instrText>
      </w:r>
      <w:r w:rsidR="00CC0F69" w:rsidRPr="00C81BAD">
        <w:rPr>
          <w:rFonts w:ascii="宋体" w:eastAsia="宋体" w:hAnsi="宋体"/>
          <w:b w:val="0"/>
        </w:rPr>
        <w:instrText>POJ</w:instrText>
      </w:r>
      <w:r w:rsidR="00CC0F69" w:rsidRPr="00C81BAD">
        <w:rPr>
          <w:rFonts w:ascii="宋体" w:eastAsia="宋体" w:hAnsi="宋体" w:hint="eastAsia"/>
          <w:b w:val="0"/>
        </w:rPr>
        <w:instrText>-</w:instrText>
      </w:r>
      <w:r w:rsidR="00CC0F69" w:rsidRPr="00C81BAD">
        <w:rPr>
          <w:rFonts w:ascii="宋体" w:eastAsia="宋体" w:hAnsi="宋体"/>
          <w:b w:val="0"/>
        </w:rPr>
        <w:instrText>3259</w:instrText>
      </w:r>
      <w:r w:rsidR="00CC0F69" w:rsidRPr="00C81BAD">
        <w:rPr>
          <w:rFonts w:ascii="宋体" w:eastAsia="宋体" w:hAnsi="宋体" w:hint="eastAsia"/>
          <w:b w:val="0"/>
        </w:rPr>
        <w:instrText>-</w:instrText>
      </w:r>
      <w:r w:rsidR="00CC0F69" w:rsidRPr="00C81BAD">
        <w:rPr>
          <w:rFonts w:ascii="宋体" w:eastAsia="宋体" w:hAnsi="宋体"/>
          <w:b w:val="0"/>
        </w:rPr>
        <w:instrText>Wormholes</w:instrText>
      </w:r>
      <w:r w:rsidR="00CC0F69" w:rsidRPr="00C81BAD">
        <w:rPr>
          <w:rFonts w:ascii="宋体" w:eastAsia="宋体" w:hAnsi="宋体"/>
        </w:rPr>
        <w:instrText>:</w:instrText>
      </w:r>
      <w:r w:rsidR="00CC0F69" w:rsidRPr="00C81BAD">
        <w:rPr>
          <w:rFonts w:ascii="宋体" w:eastAsia="宋体" w:hAnsi="宋体" w:hint="eastAsia"/>
        </w:rPr>
        <w:instrText>3</w:instrText>
      </w:r>
      <w:r w:rsidR="00CC0F69" w:rsidRPr="00C81BAD">
        <w:rPr>
          <w:rFonts w:ascii="宋体" w:eastAsia="宋体" w:hAnsi="宋体"/>
        </w:rPr>
        <w:instrText xml:space="preserve">259" \y "POJ:3259" </w:instrText>
      </w:r>
      <w:r w:rsidR="00CC0F69" w:rsidRPr="00C81BAD">
        <w:rPr>
          <w:rFonts w:ascii="宋体" w:eastAsia="宋体" w:hAnsi="宋体"/>
          <w:b w:val="0"/>
        </w:rPr>
        <w:fldChar w:fldCharType="end"/>
      </w:r>
    </w:p>
    <w:p w:rsidR="00A5105D" w:rsidRPr="00C81BAD" w:rsidRDefault="00A5105D" w:rsidP="00A5105D">
      <w:pPr>
        <w:rPr>
          <w:rFonts w:ascii="宋体" w:eastAsia="宋体" w:hAnsi="宋体"/>
        </w:rPr>
      </w:pPr>
      <w:r w:rsidRPr="00C81BAD">
        <w:rPr>
          <w:rFonts w:ascii="宋体" w:eastAsia="宋体" w:hAnsi="宋体" w:hint="eastAsia"/>
        </w:rPr>
        <w:t>【题意】一张有向图，给定每条边的权值，判断是否有负环</w:t>
      </w:r>
    </w:p>
    <w:p w:rsidR="00A5105D" w:rsidRPr="00C81BAD" w:rsidRDefault="00A5105D" w:rsidP="00A5105D">
      <w:pPr>
        <w:rPr>
          <w:rFonts w:ascii="宋体" w:eastAsia="宋体" w:hAnsi="宋体"/>
        </w:rPr>
      </w:pPr>
      <w:r w:rsidRPr="00C81BAD">
        <w:rPr>
          <w:rFonts w:ascii="宋体" w:eastAsia="宋体" w:hAnsi="宋体" w:hint="eastAsia"/>
        </w:rPr>
        <w:t>【题解】使用spfa的负环判定，用邻接表可以减少时间复杂度，本题的数据给定的每张图都是连通图 ，故判定时只要将1作为起始点放入即可，不必再将其他点作为起始点放入，因为但凡是进入过队列的点，都可以认为以其起始过了，所以如果给定的数据不是连通图，则要确保每个点至少进入队列一次</w:t>
      </w:r>
    </w:p>
    <w:p w:rsidR="00A5105D" w:rsidRPr="00C81BAD" w:rsidRDefault="00A5105D" w:rsidP="00A5105D">
      <w:pPr>
        <w:rPr>
          <w:rFonts w:ascii="宋体" w:eastAsia="宋体" w:hAnsi="宋体"/>
        </w:rPr>
      </w:pPr>
      <w:r w:rsidRPr="00C81BAD">
        <w:rPr>
          <w:rFonts w:ascii="宋体" w:eastAsia="宋体" w:hAnsi="宋体" w:hint="eastAsia"/>
        </w:rPr>
        <w:t>【代码】</w:t>
      </w:r>
    </w:p>
    <w:p w:rsidR="00A5105D" w:rsidRPr="00C81BAD" w:rsidRDefault="00A5105D" w:rsidP="00A5105D">
      <w:pPr>
        <w:rPr>
          <w:rFonts w:ascii="宋体" w:eastAsia="宋体" w:hAnsi="宋体"/>
        </w:rPr>
      </w:pPr>
      <w:r w:rsidRPr="00C81BAD">
        <w:rPr>
          <w:rFonts w:ascii="宋体" w:eastAsia="宋体" w:hAnsi="宋体"/>
        </w:rPr>
        <w:t>#include &lt;iostream&gt;</w:t>
      </w:r>
    </w:p>
    <w:p w:rsidR="00A5105D" w:rsidRPr="00C81BAD" w:rsidRDefault="00A5105D" w:rsidP="00A5105D">
      <w:pPr>
        <w:rPr>
          <w:rFonts w:ascii="宋体" w:eastAsia="宋体" w:hAnsi="宋体"/>
        </w:rPr>
      </w:pPr>
      <w:r w:rsidRPr="00C81BAD">
        <w:rPr>
          <w:rFonts w:ascii="宋体" w:eastAsia="宋体" w:hAnsi="宋体"/>
        </w:rPr>
        <w:t>#include &lt;cstdio&gt;</w:t>
      </w:r>
    </w:p>
    <w:p w:rsidR="00A5105D" w:rsidRPr="00C81BAD" w:rsidRDefault="00A5105D" w:rsidP="00A5105D">
      <w:pPr>
        <w:rPr>
          <w:rFonts w:ascii="宋体" w:eastAsia="宋体" w:hAnsi="宋体"/>
        </w:rPr>
      </w:pPr>
      <w:r w:rsidRPr="00C81BAD">
        <w:rPr>
          <w:rFonts w:ascii="宋体" w:eastAsia="宋体" w:hAnsi="宋体"/>
        </w:rPr>
        <w:t>#include &lt;algorithm&gt;</w:t>
      </w:r>
    </w:p>
    <w:p w:rsidR="00A5105D" w:rsidRPr="00C81BAD" w:rsidRDefault="00A5105D" w:rsidP="00A5105D">
      <w:pPr>
        <w:rPr>
          <w:rFonts w:ascii="宋体" w:eastAsia="宋体" w:hAnsi="宋体"/>
        </w:rPr>
      </w:pPr>
      <w:r w:rsidRPr="00C81BAD">
        <w:rPr>
          <w:rFonts w:ascii="宋体" w:eastAsia="宋体" w:hAnsi="宋体"/>
        </w:rPr>
        <w:t>#include &lt;queue&gt;</w:t>
      </w:r>
    </w:p>
    <w:p w:rsidR="00A5105D" w:rsidRPr="00C81BAD" w:rsidRDefault="00A5105D" w:rsidP="00A5105D">
      <w:pPr>
        <w:rPr>
          <w:rFonts w:ascii="宋体" w:eastAsia="宋体" w:hAnsi="宋体"/>
        </w:rPr>
      </w:pPr>
      <w:r w:rsidRPr="00C81BAD">
        <w:rPr>
          <w:rFonts w:ascii="宋体" w:eastAsia="宋体" w:hAnsi="宋体"/>
        </w:rPr>
        <w:t>#include &lt;cstring&gt;</w:t>
      </w:r>
    </w:p>
    <w:p w:rsidR="00A5105D" w:rsidRPr="00C81BAD" w:rsidRDefault="00A5105D" w:rsidP="00A5105D">
      <w:pPr>
        <w:rPr>
          <w:rFonts w:ascii="宋体" w:eastAsia="宋体" w:hAnsi="宋体"/>
        </w:rPr>
      </w:pPr>
      <w:r w:rsidRPr="00C81BAD">
        <w:rPr>
          <w:rFonts w:ascii="宋体" w:eastAsia="宋体" w:hAnsi="宋体"/>
        </w:rPr>
        <w:t>#include &lt;vector&gt;</w:t>
      </w:r>
    </w:p>
    <w:p w:rsidR="00A5105D" w:rsidRPr="00C81BAD" w:rsidRDefault="00A5105D" w:rsidP="00A5105D">
      <w:pPr>
        <w:rPr>
          <w:rFonts w:ascii="宋体" w:eastAsia="宋体" w:hAnsi="宋体"/>
        </w:rPr>
      </w:pPr>
      <w:r w:rsidRPr="00C81BAD">
        <w:rPr>
          <w:rFonts w:ascii="宋体" w:eastAsia="宋体" w:hAnsi="宋体"/>
        </w:rPr>
        <w:t>#define MAXN 510</w:t>
      </w:r>
    </w:p>
    <w:p w:rsidR="00A5105D" w:rsidRPr="00C81BAD" w:rsidRDefault="00A5105D" w:rsidP="00A5105D">
      <w:pPr>
        <w:rPr>
          <w:rFonts w:ascii="宋体" w:eastAsia="宋体" w:hAnsi="宋体"/>
        </w:rPr>
      </w:pPr>
      <w:r w:rsidRPr="00C81BAD">
        <w:rPr>
          <w:rFonts w:ascii="宋体" w:eastAsia="宋体" w:hAnsi="宋体"/>
        </w:rPr>
        <w:lastRenderedPageBreak/>
        <w:t>#define FARDIS 50000</w:t>
      </w:r>
    </w:p>
    <w:p w:rsidR="00A5105D" w:rsidRPr="00C81BAD" w:rsidRDefault="00A5105D" w:rsidP="00A5105D">
      <w:pPr>
        <w:rPr>
          <w:rFonts w:ascii="宋体" w:eastAsia="宋体" w:hAnsi="宋体"/>
        </w:rPr>
      </w:pPr>
    </w:p>
    <w:p w:rsidR="00A5105D" w:rsidRPr="00C81BAD" w:rsidRDefault="00A5105D" w:rsidP="00A5105D">
      <w:pPr>
        <w:rPr>
          <w:rFonts w:ascii="宋体" w:eastAsia="宋体" w:hAnsi="宋体"/>
        </w:rPr>
      </w:pPr>
      <w:r w:rsidRPr="00C81BAD">
        <w:rPr>
          <w:rFonts w:ascii="宋体" w:eastAsia="宋体" w:hAnsi="宋体"/>
        </w:rPr>
        <w:t>using namespace std;</w:t>
      </w:r>
    </w:p>
    <w:p w:rsidR="00A5105D" w:rsidRPr="00C81BAD" w:rsidRDefault="00A5105D" w:rsidP="00A5105D">
      <w:pPr>
        <w:rPr>
          <w:rFonts w:ascii="宋体" w:eastAsia="宋体" w:hAnsi="宋体"/>
        </w:rPr>
      </w:pPr>
    </w:p>
    <w:p w:rsidR="00A5105D" w:rsidRPr="00C81BAD" w:rsidRDefault="00A5105D" w:rsidP="00A5105D">
      <w:pPr>
        <w:rPr>
          <w:rFonts w:ascii="宋体" w:eastAsia="宋体" w:hAnsi="宋体"/>
        </w:rPr>
      </w:pPr>
      <w:r w:rsidRPr="00C81BAD">
        <w:rPr>
          <w:rFonts w:ascii="宋体" w:eastAsia="宋体" w:hAnsi="宋体"/>
        </w:rPr>
        <w:t>int main()</w:t>
      </w:r>
    </w:p>
    <w:p w:rsidR="00A5105D" w:rsidRPr="00C81BAD" w:rsidRDefault="00A5105D" w:rsidP="00A5105D">
      <w:pPr>
        <w:rPr>
          <w:rFonts w:ascii="宋体" w:eastAsia="宋体" w:hAnsi="宋体"/>
        </w:rPr>
      </w:pPr>
      <w:r w:rsidRPr="00C81BAD">
        <w:rPr>
          <w:rFonts w:ascii="宋体" w:eastAsia="宋体" w:hAnsi="宋体"/>
        </w:rPr>
        <w:t>{</w:t>
      </w:r>
    </w:p>
    <w:p w:rsidR="00A5105D" w:rsidRPr="00C81BAD" w:rsidRDefault="00A5105D" w:rsidP="00A5105D">
      <w:pPr>
        <w:rPr>
          <w:rFonts w:ascii="宋体" w:eastAsia="宋体" w:hAnsi="宋体"/>
        </w:rPr>
      </w:pPr>
      <w:r w:rsidRPr="00C81BAD">
        <w:rPr>
          <w:rFonts w:ascii="宋体" w:eastAsia="宋体" w:hAnsi="宋体"/>
        </w:rPr>
        <w:t xml:space="preserve">    int F,f[MAXN][MAXN],n,m,w,s,e,t,cnt[MAXN],d[MAXN],in[MAXN];</w:t>
      </w:r>
    </w:p>
    <w:p w:rsidR="00A5105D" w:rsidRPr="00C81BAD" w:rsidRDefault="00A5105D" w:rsidP="00A5105D">
      <w:pPr>
        <w:rPr>
          <w:rFonts w:ascii="宋体" w:eastAsia="宋体" w:hAnsi="宋体"/>
        </w:rPr>
      </w:pPr>
      <w:r w:rsidRPr="00C81BAD">
        <w:rPr>
          <w:rFonts w:ascii="宋体" w:eastAsia="宋体" w:hAnsi="宋体"/>
        </w:rPr>
        <w:t xml:space="preserve">    vector&lt;int&gt; edge[MAXN];</w:t>
      </w:r>
    </w:p>
    <w:p w:rsidR="00A5105D" w:rsidRPr="00C81BAD" w:rsidRDefault="00A5105D" w:rsidP="00A5105D">
      <w:pPr>
        <w:rPr>
          <w:rFonts w:ascii="宋体" w:eastAsia="宋体" w:hAnsi="宋体"/>
        </w:rPr>
      </w:pPr>
      <w:r w:rsidRPr="00C81BAD">
        <w:rPr>
          <w:rFonts w:ascii="宋体" w:eastAsia="宋体" w:hAnsi="宋体"/>
        </w:rPr>
        <w:t xml:space="preserve">    bool exist;</w:t>
      </w:r>
    </w:p>
    <w:p w:rsidR="00A5105D" w:rsidRPr="00C81BAD" w:rsidRDefault="00A5105D" w:rsidP="00A5105D">
      <w:pPr>
        <w:rPr>
          <w:rFonts w:ascii="宋体" w:eastAsia="宋体" w:hAnsi="宋体"/>
        </w:rPr>
      </w:pPr>
      <w:r w:rsidRPr="00C81BAD">
        <w:rPr>
          <w:rFonts w:ascii="宋体" w:eastAsia="宋体" w:hAnsi="宋体"/>
        </w:rPr>
        <w:t xml:space="preserve">    scanf("%d",&amp;F);</w:t>
      </w:r>
    </w:p>
    <w:p w:rsidR="00A5105D" w:rsidRPr="00C81BAD" w:rsidRDefault="00A5105D" w:rsidP="00A5105D">
      <w:pPr>
        <w:rPr>
          <w:rFonts w:ascii="宋体" w:eastAsia="宋体" w:hAnsi="宋体"/>
        </w:rPr>
      </w:pPr>
      <w:r w:rsidRPr="00C81BAD">
        <w:rPr>
          <w:rFonts w:ascii="宋体" w:eastAsia="宋体" w:hAnsi="宋体"/>
        </w:rPr>
        <w:t xml:space="preserve">    while(F--){</w:t>
      </w:r>
    </w:p>
    <w:p w:rsidR="00A5105D" w:rsidRPr="00C81BAD" w:rsidRDefault="00A5105D" w:rsidP="00A5105D">
      <w:pPr>
        <w:rPr>
          <w:rFonts w:ascii="宋体" w:eastAsia="宋体" w:hAnsi="宋体"/>
        </w:rPr>
      </w:pPr>
      <w:r w:rsidRPr="00C81BAD">
        <w:rPr>
          <w:rFonts w:ascii="宋体" w:eastAsia="宋体" w:hAnsi="宋体"/>
        </w:rPr>
        <w:t xml:space="preserve">        scanf("%d%d%d",&amp;n,&amp;m,&amp;w);</w:t>
      </w:r>
    </w:p>
    <w:p w:rsidR="00A5105D" w:rsidRPr="00C81BAD" w:rsidRDefault="00A5105D" w:rsidP="00A5105D">
      <w:pPr>
        <w:rPr>
          <w:rFonts w:ascii="宋体" w:eastAsia="宋体" w:hAnsi="宋体"/>
        </w:rPr>
      </w:pPr>
      <w:r w:rsidRPr="00C81BAD">
        <w:rPr>
          <w:rFonts w:ascii="宋体" w:eastAsia="宋体" w:hAnsi="宋体"/>
        </w:rPr>
        <w:t xml:space="preserve">        for (int i=1;i&lt;=n;i++){</w:t>
      </w:r>
    </w:p>
    <w:p w:rsidR="00A5105D" w:rsidRPr="00C81BAD" w:rsidRDefault="00A5105D" w:rsidP="00A5105D">
      <w:pPr>
        <w:rPr>
          <w:rFonts w:ascii="宋体" w:eastAsia="宋体" w:hAnsi="宋体"/>
        </w:rPr>
      </w:pPr>
      <w:r w:rsidRPr="00C81BAD">
        <w:rPr>
          <w:rFonts w:ascii="宋体" w:eastAsia="宋体" w:hAnsi="宋体"/>
        </w:rPr>
        <w:t xml:space="preserve">            for (int j=1;j&lt;=n;j++) f[i][j]=FARDIS;</w:t>
      </w:r>
    </w:p>
    <w:p w:rsidR="00A5105D" w:rsidRPr="00C81BAD" w:rsidRDefault="00A5105D" w:rsidP="00A5105D">
      <w:pPr>
        <w:rPr>
          <w:rFonts w:ascii="宋体" w:eastAsia="宋体" w:hAnsi="宋体"/>
        </w:rPr>
      </w:pPr>
      <w:r w:rsidRPr="00C81BAD">
        <w:rPr>
          <w:rFonts w:ascii="宋体" w:eastAsia="宋体" w:hAnsi="宋体"/>
        </w:rPr>
        <w:t xml:space="preserve">            f[i][i]=0,edge[i].clear();</w:t>
      </w:r>
    </w:p>
    <w:p w:rsidR="00A5105D" w:rsidRPr="00C81BAD" w:rsidRDefault="00A5105D" w:rsidP="00A5105D">
      <w:pPr>
        <w:rPr>
          <w:rFonts w:ascii="宋体" w:eastAsia="宋体" w:hAnsi="宋体"/>
        </w:rPr>
      </w:pPr>
      <w:r w:rsidRPr="00C81BAD">
        <w:rPr>
          <w:rFonts w:ascii="宋体" w:eastAsia="宋体" w:hAnsi="宋体"/>
        </w:rPr>
        <w:t xml:space="preserve">        }</w:t>
      </w:r>
    </w:p>
    <w:p w:rsidR="00A5105D" w:rsidRPr="00C81BAD" w:rsidRDefault="00A5105D" w:rsidP="00A5105D">
      <w:pPr>
        <w:rPr>
          <w:rFonts w:ascii="宋体" w:eastAsia="宋体" w:hAnsi="宋体"/>
        </w:rPr>
      </w:pPr>
      <w:r w:rsidRPr="00C81BAD">
        <w:rPr>
          <w:rFonts w:ascii="宋体" w:eastAsia="宋体" w:hAnsi="宋体"/>
        </w:rPr>
        <w:t xml:space="preserve">        for (int i=0;i&lt;m;i++){</w:t>
      </w:r>
    </w:p>
    <w:p w:rsidR="00A5105D" w:rsidRPr="00C81BAD" w:rsidRDefault="00A5105D" w:rsidP="00A5105D">
      <w:pPr>
        <w:rPr>
          <w:rFonts w:ascii="宋体" w:eastAsia="宋体" w:hAnsi="宋体"/>
        </w:rPr>
      </w:pPr>
      <w:r w:rsidRPr="00C81BAD">
        <w:rPr>
          <w:rFonts w:ascii="宋体" w:eastAsia="宋体" w:hAnsi="宋体"/>
        </w:rPr>
        <w:t xml:space="preserve">            scanf("%d%d%d",&amp;s,&amp;e,&amp;t);</w:t>
      </w:r>
    </w:p>
    <w:p w:rsidR="00A5105D" w:rsidRPr="00C81BAD" w:rsidRDefault="00A5105D" w:rsidP="00A5105D">
      <w:pPr>
        <w:rPr>
          <w:rFonts w:ascii="宋体" w:eastAsia="宋体" w:hAnsi="宋体"/>
        </w:rPr>
      </w:pPr>
      <w:r w:rsidRPr="00C81BAD">
        <w:rPr>
          <w:rFonts w:ascii="宋体" w:eastAsia="宋体" w:hAnsi="宋体"/>
        </w:rPr>
        <w:t xml:space="preserve">            if(f[s][e]==FARDIS) edge[s].push_back(e),edge[e].push_back(s);</w:t>
      </w:r>
    </w:p>
    <w:p w:rsidR="00A5105D" w:rsidRPr="00C81BAD" w:rsidRDefault="00A5105D" w:rsidP="00A5105D">
      <w:pPr>
        <w:rPr>
          <w:rFonts w:ascii="宋体" w:eastAsia="宋体" w:hAnsi="宋体"/>
        </w:rPr>
      </w:pPr>
      <w:r w:rsidRPr="00C81BAD">
        <w:rPr>
          <w:rFonts w:ascii="宋体" w:eastAsia="宋体" w:hAnsi="宋体"/>
        </w:rPr>
        <w:t xml:space="preserve">            f[s][e]=min(f[s][e],t),f[e][s]=min(f[e][s],t);</w:t>
      </w:r>
    </w:p>
    <w:p w:rsidR="00A5105D" w:rsidRPr="00C81BAD" w:rsidRDefault="00A5105D" w:rsidP="00A5105D">
      <w:pPr>
        <w:rPr>
          <w:rFonts w:ascii="宋体" w:eastAsia="宋体" w:hAnsi="宋体"/>
        </w:rPr>
      </w:pPr>
      <w:r w:rsidRPr="00C81BAD">
        <w:rPr>
          <w:rFonts w:ascii="宋体" w:eastAsia="宋体" w:hAnsi="宋体"/>
        </w:rPr>
        <w:t xml:space="preserve">        }</w:t>
      </w:r>
    </w:p>
    <w:p w:rsidR="00A5105D" w:rsidRPr="00C81BAD" w:rsidRDefault="00A5105D" w:rsidP="00A5105D">
      <w:pPr>
        <w:rPr>
          <w:rFonts w:ascii="宋体" w:eastAsia="宋体" w:hAnsi="宋体"/>
        </w:rPr>
      </w:pPr>
      <w:r w:rsidRPr="00C81BAD">
        <w:rPr>
          <w:rFonts w:ascii="宋体" w:eastAsia="宋体" w:hAnsi="宋体"/>
        </w:rPr>
        <w:t xml:space="preserve">        for (int i=0;i&lt;w;i++){</w:t>
      </w:r>
    </w:p>
    <w:p w:rsidR="00A5105D" w:rsidRPr="00C81BAD" w:rsidRDefault="00A5105D" w:rsidP="00A5105D">
      <w:pPr>
        <w:rPr>
          <w:rFonts w:ascii="宋体" w:eastAsia="宋体" w:hAnsi="宋体"/>
        </w:rPr>
      </w:pPr>
      <w:r w:rsidRPr="00C81BAD">
        <w:rPr>
          <w:rFonts w:ascii="宋体" w:eastAsia="宋体" w:hAnsi="宋体"/>
        </w:rPr>
        <w:t xml:space="preserve">                scanf("%d%d%d",&amp;s,&amp;e,&amp;t);</w:t>
      </w:r>
    </w:p>
    <w:p w:rsidR="00A5105D" w:rsidRPr="00C81BAD" w:rsidRDefault="00A5105D" w:rsidP="00A5105D">
      <w:pPr>
        <w:rPr>
          <w:rFonts w:ascii="宋体" w:eastAsia="宋体" w:hAnsi="宋体"/>
        </w:rPr>
      </w:pPr>
      <w:r w:rsidRPr="00C81BAD">
        <w:rPr>
          <w:rFonts w:ascii="宋体" w:eastAsia="宋体" w:hAnsi="宋体"/>
        </w:rPr>
        <w:t xml:space="preserve">                if(f[s][e]==FARDIS) edge[s].push_back(e);</w:t>
      </w:r>
    </w:p>
    <w:p w:rsidR="00A5105D" w:rsidRPr="00C81BAD" w:rsidRDefault="00A5105D" w:rsidP="00A5105D">
      <w:pPr>
        <w:rPr>
          <w:rFonts w:ascii="宋体" w:eastAsia="宋体" w:hAnsi="宋体"/>
        </w:rPr>
      </w:pPr>
      <w:r w:rsidRPr="00C81BAD">
        <w:rPr>
          <w:rFonts w:ascii="宋体" w:eastAsia="宋体" w:hAnsi="宋体"/>
        </w:rPr>
        <w:t xml:space="preserve">                f[s][e]=min(f[s][e],-t);</w:t>
      </w:r>
    </w:p>
    <w:p w:rsidR="00A5105D" w:rsidRPr="00C81BAD" w:rsidRDefault="00A5105D" w:rsidP="00A5105D">
      <w:pPr>
        <w:rPr>
          <w:rFonts w:ascii="宋体" w:eastAsia="宋体" w:hAnsi="宋体"/>
        </w:rPr>
      </w:pPr>
      <w:r w:rsidRPr="00C81BAD">
        <w:rPr>
          <w:rFonts w:ascii="宋体" w:eastAsia="宋体" w:hAnsi="宋体"/>
        </w:rPr>
        <w:t xml:space="preserve">        }</w:t>
      </w:r>
    </w:p>
    <w:p w:rsidR="00A5105D" w:rsidRPr="00C81BAD" w:rsidRDefault="00A5105D" w:rsidP="00A5105D">
      <w:pPr>
        <w:rPr>
          <w:rFonts w:ascii="宋体" w:eastAsia="宋体" w:hAnsi="宋体"/>
        </w:rPr>
      </w:pPr>
      <w:r w:rsidRPr="00C81BAD">
        <w:rPr>
          <w:rFonts w:ascii="宋体" w:eastAsia="宋体" w:hAnsi="宋体"/>
        </w:rPr>
        <w:t xml:space="preserve">        exist=false;</w:t>
      </w:r>
    </w:p>
    <w:p w:rsidR="00A5105D" w:rsidRPr="00C81BAD" w:rsidRDefault="00A5105D" w:rsidP="00A5105D">
      <w:pPr>
        <w:rPr>
          <w:rFonts w:ascii="宋体" w:eastAsia="宋体" w:hAnsi="宋体"/>
        </w:rPr>
      </w:pPr>
      <w:r w:rsidRPr="00C81BAD">
        <w:rPr>
          <w:rFonts w:ascii="宋体" w:eastAsia="宋体" w:hAnsi="宋体"/>
        </w:rPr>
        <w:t xml:space="preserve">        queue&lt;int&gt; q;</w:t>
      </w:r>
    </w:p>
    <w:p w:rsidR="00A5105D" w:rsidRPr="00C81BAD" w:rsidRDefault="00A5105D" w:rsidP="00A5105D">
      <w:pPr>
        <w:rPr>
          <w:rFonts w:ascii="宋体" w:eastAsia="宋体" w:hAnsi="宋体"/>
        </w:rPr>
      </w:pPr>
      <w:r w:rsidRPr="00C81BAD">
        <w:rPr>
          <w:rFonts w:ascii="宋体" w:eastAsia="宋体" w:hAnsi="宋体"/>
        </w:rPr>
        <w:t xml:space="preserve">        while(!q.empty()) q.pop();</w:t>
      </w:r>
    </w:p>
    <w:p w:rsidR="00A5105D" w:rsidRPr="00C81BAD" w:rsidRDefault="00A5105D" w:rsidP="00A5105D">
      <w:pPr>
        <w:rPr>
          <w:rFonts w:ascii="宋体" w:eastAsia="宋体" w:hAnsi="宋体"/>
        </w:rPr>
      </w:pPr>
      <w:r w:rsidRPr="00C81BAD">
        <w:rPr>
          <w:rFonts w:ascii="宋体" w:eastAsia="宋体" w:hAnsi="宋体"/>
        </w:rPr>
        <w:t xml:space="preserve">        memset(cnt,0,sizeof(cnt)),memset(in,0,sizeof(in));</w:t>
      </w:r>
    </w:p>
    <w:p w:rsidR="00A5105D" w:rsidRPr="00C81BAD" w:rsidRDefault="00A5105D" w:rsidP="00A5105D">
      <w:pPr>
        <w:rPr>
          <w:rFonts w:ascii="宋体" w:eastAsia="宋体" w:hAnsi="宋体"/>
        </w:rPr>
      </w:pPr>
      <w:r w:rsidRPr="00C81BAD">
        <w:rPr>
          <w:rFonts w:ascii="宋体" w:eastAsia="宋体" w:hAnsi="宋体"/>
        </w:rPr>
        <w:t xml:space="preserve">        for(int i=1;i&lt;=n;i++) d[i]=FARDIS;</w:t>
      </w:r>
    </w:p>
    <w:p w:rsidR="00A5105D" w:rsidRPr="00C81BAD" w:rsidRDefault="00A5105D" w:rsidP="00A5105D">
      <w:pPr>
        <w:rPr>
          <w:rFonts w:ascii="宋体" w:eastAsia="宋体" w:hAnsi="宋体"/>
        </w:rPr>
      </w:pPr>
      <w:r w:rsidRPr="00C81BAD">
        <w:rPr>
          <w:rFonts w:ascii="宋体" w:eastAsia="宋体" w:hAnsi="宋体"/>
        </w:rPr>
        <w:t xml:space="preserve">        q.push(1),cnt[1]++,in[1]=true,d[1]=0;</w:t>
      </w:r>
    </w:p>
    <w:p w:rsidR="00A5105D" w:rsidRPr="00C81BAD" w:rsidRDefault="00A5105D" w:rsidP="00A5105D">
      <w:pPr>
        <w:rPr>
          <w:rFonts w:ascii="宋体" w:eastAsia="宋体" w:hAnsi="宋体"/>
        </w:rPr>
      </w:pPr>
      <w:r w:rsidRPr="00C81BAD">
        <w:rPr>
          <w:rFonts w:ascii="宋体" w:eastAsia="宋体" w:hAnsi="宋体"/>
        </w:rPr>
        <w:t xml:space="preserve">        while(!q.empty()){</w:t>
      </w:r>
    </w:p>
    <w:p w:rsidR="00A5105D" w:rsidRPr="00C81BAD" w:rsidRDefault="00A5105D" w:rsidP="00A5105D">
      <w:pPr>
        <w:rPr>
          <w:rFonts w:ascii="宋体" w:eastAsia="宋体" w:hAnsi="宋体"/>
        </w:rPr>
      </w:pPr>
      <w:r w:rsidRPr="00C81BAD">
        <w:rPr>
          <w:rFonts w:ascii="宋体" w:eastAsia="宋体" w:hAnsi="宋体"/>
        </w:rPr>
        <w:t xml:space="preserve">            int now=q.front();</w:t>
      </w:r>
    </w:p>
    <w:p w:rsidR="00A5105D" w:rsidRPr="00C81BAD" w:rsidRDefault="00A5105D" w:rsidP="00A5105D">
      <w:pPr>
        <w:rPr>
          <w:rFonts w:ascii="宋体" w:eastAsia="宋体" w:hAnsi="宋体"/>
        </w:rPr>
      </w:pPr>
      <w:r w:rsidRPr="00C81BAD">
        <w:rPr>
          <w:rFonts w:ascii="宋体" w:eastAsia="宋体" w:hAnsi="宋体"/>
        </w:rPr>
        <w:t xml:space="preserve">            q.pop(),in[now]=false;</w:t>
      </w:r>
    </w:p>
    <w:p w:rsidR="00A5105D" w:rsidRPr="00C81BAD" w:rsidRDefault="00A5105D" w:rsidP="00A5105D">
      <w:pPr>
        <w:rPr>
          <w:rFonts w:ascii="宋体" w:eastAsia="宋体" w:hAnsi="宋体"/>
        </w:rPr>
      </w:pPr>
      <w:r w:rsidRPr="00C81BAD">
        <w:rPr>
          <w:rFonts w:ascii="宋体" w:eastAsia="宋体" w:hAnsi="宋体"/>
        </w:rPr>
        <w:t xml:space="preserve">            for (int i=0;i&lt;(int)edge[now].size();i++){</w:t>
      </w:r>
    </w:p>
    <w:p w:rsidR="00A5105D" w:rsidRPr="00C81BAD" w:rsidRDefault="00A5105D" w:rsidP="00A5105D">
      <w:pPr>
        <w:rPr>
          <w:rFonts w:ascii="宋体" w:eastAsia="宋体" w:hAnsi="宋体"/>
        </w:rPr>
      </w:pPr>
      <w:r w:rsidRPr="00C81BAD">
        <w:rPr>
          <w:rFonts w:ascii="宋体" w:eastAsia="宋体" w:hAnsi="宋体"/>
        </w:rPr>
        <w:t xml:space="preserve">                int to=edge[now][i];</w:t>
      </w:r>
    </w:p>
    <w:p w:rsidR="00A5105D" w:rsidRPr="00C81BAD" w:rsidRDefault="00A5105D" w:rsidP="00A5105D">
      <w:pPr>
        <w:rPr>
          <w:rFonts w:ascii="宋体" w:eastAsia="宋体" w:hAnsi="宋体"/>
        </w:rPr>
      </w:pPr>
      <w:r w:rsidRPr="00C81BAD">
        <w:rPr>
          <w:rFonts w:ascii="宋体" w:eastAsia="宋体" w:hAnsi="宋体"/>
        </w:rPr>
        <w:t xml:space="preserve">                if(d[now]+f[now][to]&lt;d[to]){</w:t>
      </w:r>
    </w:p>
    <w:p w:rsidR="00A5105D" w:rsidRPr="00C81BAD" w:rsidRDefault="00A5105D" w:rsidP="00A5105D">
      <w:pPr>
        <w:rPr>
          <w:rFonts w:ascii="宋体" w:eastAsia="宋体" w:hAnsi="宋体"/>
        </w:rPr>
      </w:pPr>
      <w:r w:rsidRPr="00C81BAD">
        <w:rPr>
          <w:rFonts w:ascii="宋体" w:eastAsia="宋体" w:hAnsi="宋体"/>
        </w:rPr>
        <w:t xml:space="preserve">                    d[to]=d[now]+f[now][to];</w:t>
      </w:r>
    </w:p>
    <w:p w:rsidR="00A5105D" w:rsidRPr="00C81BAD" w:rsidRDefault="00A5105D" w:rsidP="00A5105D">
      <w:pPr>
        <w:rPr>
          <w:rFonts w:ascii="宋体" w:eastAsia="宋体" w:hAnsi="宋体"/>
        </w:rPr>
      </w:pPr>
      <w:r w:rsidRPr="00C81BAD">
        <w:rPr>
          <w:rFonts w:ascii="宋体" w:eastAsia="宋体" w:hAnsi="宋体"/>
        </w:rPr>
        <w:t xml:space="preserve">                    if(!in[to]){</w:t>
      </w:r>
    </w:p>
    <w:p w:rsidR="00A5105D" w:rsidRPr="00C81BAD" w:rsidRDefault="00A5105D" w:rsidP="00A5105D">
      <w:pPr>
        <w:rPr>
          <w:rFonts w:ascii="宋体" w:eastAsia="宋体" w:hAnsi="宋体"/>
        </w:rPr>
      </w:pPr>
      <w:r w:rsidRPr="00C81BAD">
        <w:rPr>
          <w:rFonts w:ascii="宋体" w:eastAsia="宋体" w:hAnsi="宋体"/>
        </w:rPr>
        <w:t xml:space="preserve">                        q.push(to),cnt[to]++;</w:t>
      </w:r>
    </w:p>
    <w:p w:rsidR="00A5105D" w:rsidRPr="00C81BAD" w:rsidRDefault="00A5105D" w:rsidP="00A5105D">
      <w:pPr>
        <w:rPr>
          <w:rFonts w:ascii="宋体" w:eastAsia="宋体" w:hAnsi="宋体"/>
        </w:rPr>
      </w:pPr>
      <w:r w:rsidRPr="00C81BAD">
        <w:rPr>
          <w:rFonts w:ascii="宋体" w:eastAsia="宋体" w:hAnsi="宋体"/>
        </w:rPr>
        <w:t xml:space="preserve">                        if(cnt[to]&gt;n){</w:t>
      </w:r>
    </w:p>
    <w:p w:rsidR="00A5105D" w:rsidRPr="00C81BAD" w:rsidRDefault="00A5105D" w:rsidP="00A5105D">
      <w:pPr>
        <w:rPr>
          <w:rFonts w:ascii="宋体" w:eastAsia="宋体" w:hAnsi="宋体"/>
        </w:rPr>
      </w:pPr>
      <w:r w:rsidRPr="00C81BAD">
        <w:rPr>
          <w:rFonts w:ascii="宋体" w:eastAsia="宋体" w:hAnsi="宋体"/>
        </w:rPr>
        <w:t xml:space="preserve">                            exist=true;</w:t>
      </w:r>
    </w:p>
    <w:p w:rsidR="00A5105D" w:rsidRPr="00C81BAD" w:rsidRDefault="00A5105D" w:rsidP="00A5105D">
      <w:pPr>
        <w:rPr>
          <w:rFonts w:ascii="宋体" w:eastAsia="宋体" w:hAnsi="宋体"/>
        </w:rPr>
      </w:pPr>
      <w:r w:rsidRPr="00C81BAD">
        <w:rPr>
          <w:rFonts w:ascii="宋体" w:eastAsia="宋体" w:hAnsi="宋体"/>
        </w:rPr>
        <w:t xml:space="preserve">                            break;</w:t>
      </w:r>
    </w:p>
    <w:p w:rsidR="00A5105D" w:rsidRPr="00C81BAD" w:rsidRDefault="00A5105D" w:rsidP="00A5105D">
      <w:pPr>
        <w:rPr>
          <w:rFonts w:ascii="宋体" w:eastAsia="宋体" w:hAnsi="宋体"/>
        </w:rPr>
      </w:pPr>
      <w:r w:rsidRPr="00C81BAD">
        <w:rPr>
          <w:rFonts w:ascii="宋体" w:eastAsia="宋体" w:hAnsi="宋体"/>
        </w:rPr>
        <w:lastRenderedPageBreak/>
        <w:t xml:space="preserve">                        }</w:t>
      </w:r>
    </w:p>
    <w:p w:rsidR="00A5105D" w:rsidRPr="00C81BAD" w:rsidRDefault="00A5105D" w:rsidP="00A5105D">
      <w:pPr>
        <w:rPr>
          <w:rFonts w:ascii="宋体" w:eastAsia="宋体" w:hAnsi="宋体"/>
        </w:rPr>
      </w:pPr>
      <w:r w:rsidRPr="00C81BAD">
        <w:rPr>
          <w:rFonts w:ascii="宋体" w:eastAsia="宋体" w:hAnsi="宋体"/>
        </w:rPr>
        <w:t xml:space="preserve">                    }</w:t>
      </w:r>
    </w:p>
    <w:p w:rsidR="00A5105D" w:rsidRPr="00C81BAD" w:rsidRDefault="00A5105D" w:rsidP="00A5105D">
      <w:pPr>
        <w:rPr>
          <w:rFonts w:ascii="宋体" w:eastAsia="宋体" w:hAnsi="宋体"/>
        </w:rPr>
      </w:pPr>
      <w:r w:rsidRPr="00C81BAD">
        <w:rPr>
          <w:rFonts w:ascii="宋体" w:eastAsia="宋体" w:hAnsi="宋体"/>
        </w:rPr>
        <w:t xml:space="preserve">                }</w:t>
      </w:r>
    </w:p>
    <w:p w:rsidR="00A5105D" w:rsidRPr="00C81BAD" w:rsidRDefault="00A5105D" w:rsidP="00A5105D">
      <w:pPr>
        <w:rPr>
          <w:rFonts w:ascii="宋体" w:eastAsia="宋体" w:hAnsi="宋体"/>
        </w:rPr>
      </w:pPr>
      <w:r w:rsidRPr="00C81BAD">
        <w:rPr>
          <w:rFonts w:ascii="宋体" w:eastAsia="宋体" w:hAnsi="宋体"/>
        </w:rPr>
        <w:t xml:space="preserve">            }</w:t>
      </w:r>
    </w:p>
    <w:p w:rsidR="00A5105D" w:rsidRPr="00C81BAD" w:rsidRDefault="00A5105D" w:rsidP="00A5105D">
      <w:pPr>
        <w:rPr>
          <w:rFonts w:ascii="宋体" w:eastAsia="宋体" w:hAnsi="宋体"/>
        </w:rPr>
      </w:pPr>
      <w:r w:rsidRPr="00C81BAD">
        <w:rPr>
          <w:rFonts w:ascii="宋体" w:eastAsia="宋体" w:hAnsi="宋体"/>
        </w:rPr>
        <w:t xml:space="preserve">            if(exist) break;</w:t>
      </w:r>
    </w:p>
    <w:p w:rsidR="00A5105D" w:rsidRPr="00C81BAD" w:rsidRDefault="00A5105D" w:rsidP="00A5105D">
      <w:pPr>
        <w:rPr>
          <w:rFonts w:ascii="宋体" w:eastAsia="宋体" w:hAnsi="宋体"/>
        </w:rPr>
      </w:pPr>
      <w:r w:rsidRPr="00C81BAD">
        <w:rPr>
          <w:rFonts w:ascii="宋体" w:eastAsia="宋体" w:hAnsi="宋体"/>
        </w:rPr>
        <w:t xml:space="preserve">        }</w:t>
      </w:r>
    </w:p>
    <w:p w:rsidR="00A5105D" w:rsidRPr="00C81BAD" w:rsidRDefault="00A5105D" w:rsidP="00A5105D">
      <w:pPr>
        <w:rPr>
          <w:rFonts w:ascii="宋体" w:eastAsia="宋体" w:hAnsi="宋体"/>
        </w:rPr>
      </w:pPr>
      <w:r w:rsidRPr="00C81BAD">
        <w:rPr>
          <w:rFonts w:ascii="宋体" w:eastAsia="宋体" w:hAnsi="宋体"/>
        </w:rPr>
        <w:t xml:space="preserve">        if(exist) printf("YES\n");else printf("NO\n");</w:t>
      </w:r>
    </w:p>
    <w:p w:rsidR="00A5105D" w:rsidRPr="00C81BAD" w:rsidRDefault="00A5105D" w:rsidP="00A5105D">
      <w:pPr>
        <w:rPr>
          <w:rFonts w:ascii="宋体" w:eastAsia="宋体" w:hAnsi="宋体"/>
        </w:rPr>
      </w:pPr>
      <w:r w:rsidRPr="00C81BAD">
        <w:rPr>
          <w:rFonts w:ascii="宋体" w:eastAsia="宋体" w:hAnsi="宋体"/>
        </w:rPr>
        <w:t xml:space="preserve">    }</w:t>
      </w:r>
    </w:p>
    <w:p w:rsidR="00A5105D" w:rsidRPr="00C81BAD" w:rsidRDefault="00A5105D" w:rsidP="00A5105D">
      <w:pPr>
        <w:rPr>
          <w:rFonts w:ascii="宋体" w:eastAsia="宋体" w:hAnsi="宋体"/>
        </w:rPr>
      </w:pPr>
      <w:r w:rsidRPr="00C81BAD">
        <w:rPr>
          <w:rFonts w:ascii="宋体" w:eastAsia="宋体" w:hAnsi="宋体"/>
        </w:rPr>
        <w:t xml:space="preserve">    return 0;</w:t>
      </w:r>
    </w:p>
    <w:p w:rsidR="00A5105D" w:rsidRPr="00C81BAD" w:rsidRDefault="00A5105D" w:rsidP="00A5105D">
      <w:pPr>
        <w:rPr>
          <w:rFonts w:ascii="宋体" w:eastAsia="宋体" w:hAnsi="宋体"/>
        </w:rPr>
      </w:pPr>
      <w:r w:rsidRPr="00C81BAD">
        <w:rPr>
          <w:rFonts w:ascii="宋体" w:eastAsia="宋体" w:hAnsi="宋体"/>
        </w:rPr>
        <w:t>}</w:t>
      </w:r>
    </w:p>
    <w:p w:rsidR="00411DD2" w:rsidRPr="00C81BAD" w:rsidRDefault="00A5105D" w:rsidP="00411DD2">
      <w:pPr>
        <w:pStyle w:val="2"/>
        <w:rPr>
          <w:rFonts w:ascii="宋体" w:eastAsia="宋体" w:hAnsi="宋体"/>
          <w:b w:val="0"/>
        </w:rPr>
      </w:pPr>
      <w:bookmarkStart w:id="122" w:name="_Toc523521205"/>
      <w:r w:rsidRPr="00C81BAD">
        <w:rPr>
          <w:rFonts w:ascii="宋体" w:eastAsia="宋体" w:hAnsi="宋体" w:hint="eastAsia"/>
          <w:b w:val="0"/>
        </w:rPr>
        <w:t>网络流</w:t>
      </w:r>
      <w:bookmarkEnd w:id="122"/>
    </w:p>
    <w:p w:rsidR="000E238A" w:rsidRPr="00C81BAD" w:rsidRDefault="000E238A" w:rsidP="000E238A">
      <w:pPr>
        <w:pStyle w:val="2"/>
        <w:rPr>
          <w:rFonts w:ascii="宋体" w:eastAsia="宋体" w:hAnsi="宋体"/>
          <w:b w:val="0"/>
        </w:rPr>
      </w:pPr>
      <w:bookmarkStart w:id="123" w:name="_Toc523521206"/>
      <w:r w:rsidRPr="00C81BAD">
        <w:rPr>
          <w:rFonts w:ascii="宋体" w:eastAsia="宋体" w:hAnsi="宋体" w:hint="eastAsia"/>
          <w:b w:val="0"/>
        </w:rPr>
        <w:t>LCA（最近公共祖先）</w:t>
      </w:r>
      <w:bookmarkEnd w:id="123"/>
    </w:p>
    <w:p w:rsidR="00D84D40" w:rsidRPr="00C81BAD" w:rsidRDefault="00D84D40" w:rsidP="00D84D40">
      <w:pPr>
        <w:pStyle w:val="2"/>
        <w:rPr>
          <w:rFonts w:ascii="宋体" w:eastAsia="宋体" w:hAnsi="宋体"/>
          <w:b w:val="0"/>
        </w:rPr>
      </w:pPr>
      <w:bookmarkStart w:id="124" w:name="_Toc523521207"/>
      <w:r w:rsidRPr="00C81BAD">
        <w:rPr>
          <w:rFonts w:ascii="宋体" w:eastAsia="宋体" w:hAnsi="宋体" w:hint="eastAsia"/>
          <w:b w:val="0"/>
        </w:rPr>
        <w:t>2-</w:t>
      </w:r>
      <w:r w:rsidRPr="00C81BAD">
        <w:rPr>
          <w:rFonts w:ascii="宋体" w:eastAsia="宋体" w:hAnsi="宋体"/>
          <w:b w:val="0"/>
        </w:rPr>
        <w:t>SAT</w:t>
      </w:r>
      <w:bookmarkEnd w:id="124"/>
    </w:p>
    <w:p w:rsidR="00661A5C" w:rsidRPr="00C81BAD" w:rsidRDefault="00661A5C" w:rsidP="00661A5C">
      <w:pPr>
        <w:pStyle w:val="2"/>
        <w:rPr>
          <w:rFonts w:ascii="宋体" w:eastAsia="宋体" w:hAnsi="宋体"/>
          <w:b w:val="0"/>
        </w:rPr>
      </w:pPr>
      <w:bookmarkStart w:id="125" w:name="_Toc523521208"/>
      <w:r w:rsidRPr="00C81BAD">
        <w:rPr>
          <w:rFonts w:ascii="宋体" w:eastAsia="宋体" w:hAnsi="宋体" w:hint="eastAsia"/>
          <w:b w:val="0"/>
        </w:rPr>
        <w:t>图同构</w:t>
      </w:r>
      <w:bookmarkEnd w:id="125"/>
    </w:p>
    <w:p w:rsidR="009E330B" w:rsidRPr="00C81BAD" w:rsidRDefault="009E330B" w:rsidP="009E330B">
      <w:pPr>
        <w:pStyle w:val="2"/>
        <w:rPr>
          <w:rFonts w:ascii="宋体" w:eastAsia="宋体" w:hAnsi="宋体"/>
          <w:b w:val="0"/>
        </w:rPr>
      </w:pPr>
      <w:bookmarkStart w:id="126" w:name="_Toc523521209"/>
      <w:r w:rsidRPr="00C81BAD">
        <w:rPr>
          <w:rFonts w:ascii="宋体" w:eastAsia="宋体" w:hAnsi="宋体" w:hint="eastAsia"/>
          <w:b w:val="0"/>
        </w:rPr>
        <w:t>拓补排序</w:t>
      </w:r>
      <w:bookmarkEnd w:id="126"/>
    </w:p>
    <w:p w:rsidR="00D521AE" w:rsidRPr="00C81BAD" w:rsidRDefault="00D521AE" w:rsidP="00D521AE">
      <w:pPr>
        <w:pStyle w:val="2"/>
        <w:rPr>
          <w:rFonts w:ascii="宋体" w:eastAsia="宋体" w:hAnsi="宋体"/>
          <w:b w:val="0"/>
        </w:rPr>
      </w:pPr>
      <w:bookmarkStart w:id="127" w:name="_Toc523521210"/>
      <w:r w:rsidRPr="00C81BAD">
        <w:rPr>
          <w:rFonts w:ascii="宋体" w:eastAsia="宋体" w:hAnsi="宋体" w:hint="eastAsia"/>
          <w:b w:val="0"/>
        </w:rPr>
        <w:t>最小生成树</w:t>
      </w:r>
      <w:bookmarkEnd w:id="127"/>
    </w:p>
    <w:p w:rsidR="00F73381" w:rsidRPr="00C81BAD" w:rsidRDefault="00F73381" w:rsidP="00F73381">
      <w:pPr>
        <w:pStyle w:val="3"/>
        <w:rPr>
          <w:rFonts w:ascii="宋体" w:eastAsia="宋体" w:hAnsi="宋体"/>
          <w:b w:val="0"/>
        </w:rPr>
      </w:pPr>
      <w:bookmarkStart w:id="128" w:name="_Toc523521211"/>
      <w:r w:rsidRPr="00C81BAD">
        <w:rPr>
          <w:rFonts w:ascii="宋体" w:eastAsia="宋体" w:hAnsi="宋体" w:hint="eastAsia"/>
          <w:b w:val="0"/>
        </w:rPr>
        <w:t>√-</w:t>
      </w:r>
      <w:r w:rsidRPr="00C81BAD">
        <w:rPr>
          <w:rFonts w:ascii="宋体" w:eastAsia="宋体" w:hAnsi="宋体"/>
          <w:b w:val="0"/>
        </w:rPr>
        <w:t>2018</w:t>
      </w:r>
      <w:r w:rsidRPr="00C81BAD">
        <w:rPr>
          <w:rFonts w:ascii="宋体" w:eastAsia="宋体" w:hAnsi="宋体" w:hint="eastAsia"/>
          <w:b w:val="0"/>
        </w:rPr>
        <w:t>百度之星程序设计大赛资格赛-</w:t>
      </w:r>
      <w:r w:rsidRPr="00C81BAD">
        <w:rPr>
          <w:rFonts w:ascii="宋体" w:eastAsia="宋体" w:hAnsi="宋体"/>
          <w:b w:val="0"/>
        </w:rPr>
        <w:t>1006</w:t>
      </w:r>
      <w:r w:rsidRPr="00C81BAD">
        <w:rPr>
          <w:rFonts w:ascii="宋体" w:eastAsia="宋体" w:hAnsi="宋体" w:hint="eastAsia"/>
          <w:b w:val="0"/>
        </w:rPr>
        <w:t>-三原色图</w:t>
      </w:r>
      <w:bookmarkEnd w:id="128"/>
    </w:p>
    <w:p w:rsidR="00F73381" w:rsidRPr="00C81BAD" w:rsidRDefault="00F73381" w:rsidP="00F73381">
      <w:pPr>
        <w:rPr>
          <w:rFonts w:ascii="宋体" w:eastAsia="宋体" w:hAnsi="宋体"/>
        </w:rPr>
      </w:pPr>
      <w:r w:rsidRPr="00C81BAD">
        <w:rPr>
          <w:rFonts w:ascii="宋体" w:eastAsia="宋体" w:hAnsi="宋体" w:hint="eastAsia"/>
        </w:rPr>
        <w:t>【题意】</w:t>
      </w:r>
    </w:p>
    <w:p w:rsidR="00F73381" w:rsidRPr="00C81BAD" w:rsidRDefault="00F73381" w:rsidP="00F73381">
      <w:pPr>
        <w:rPr>
          <w:rFonts w:ascii="宋体" w:eastAsia="宋体" w:hAnsi="宋体"/>
        </w:rPr>
      </w:pPr>
      <w:r w:rsidRPr="00C81BAD">
        <w:rPr>
          <w:rFonts w:ascii="宋体" w:eastAsia="宋体" w:hAnsi="宋体" w:hint="eastAsia"/>
        </w:rPr>
        <w:t>【TAG】最小生成树 贪心</w:t>
      </w:r>
    </w:p>
    <w:p w:rsidR="00F73381" w:rsidRPr="00C81BAD" w:rsidRDefault="00F73381" w:rsidP="00F73381">
      <w:pPr>
        <w:rPr>
          <w:rFonts w:ascii="宋体" w:eastAsia="宋体" w:hAnsi="宋体"/>
        </w:rPr>
      </w:pPr>
      <w:r w:rsidRPr="00C81BAD">
        <w:rPr>
          <w:rFonts w:ascii="宋体" w:eastAsia="宋体" w:hAnsi="宋体" w:hint="eastAsia"/>
        </w:rPr>
        <w:t>【题解】分别把2种颜色的边跑一遍最小生成树，跑完记得判有没有连通，比最少的边要少的都是-</w:t>
      </w:r>
      <w:r w:rsidRPr="00C81BAD">
        <w:rPr>
          <w:rFonts w:ascii="宋体" w:eastAsia="宋体" w:hAnsi="宋体"/>
        </w:rPr>
        <w:t>1</w:t>
      </w:r>
      <w:r w:rsidRPr="00C81BAD">
        <w:rPr>
          <w:rFonts w:ascii="宋体" w:eastAsia="宋体" w:hAnsi="宋体" w:hint="eastAsia"/>
        </w:rPr>
        <w:t>，接着把剩下在最小生成树生成过程没有用到的边贪心的从小到大加入即可</w:t>
      </w:r>
    </w:p>
    <w:p w:rsidR="00F73381" w:rsidRPr="00C81BAD" w:rsidRDefault="00F73381" w:rsidP="00F73381">
      <w:pPr>
        <w:rPr>
          <w:rFonts w:ascii="宋体" w:eastAsia="宋体" w:hAnsi="宋体"/>
        </w:rPr>
      </w:pPr>
      <w:r w:rsidRPr="00C81BAD">
        <w:rPr>
          <w:rFonts w:ascii="宋体" w:eastAsia="宋体" w:hAnsi="宋体" w:hint="eastAsia"/>
        </w:rPr>
        <w:t>【代码】</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preprocessor"/>
          <w:rFonts w:cs="Consolas"/>
          <w:color w:val="880000"/>
        </w:rPr>
        <w:t>#</w:t>
      </w:r>
      <w:r w:rsidRPr="00C81BAD">
        <w:rPr>
          <w:rStyle w:val="hljs-keyword"/>
          <w:rFonts w:cs="Consolas"/>
          <w:b/>
          <w:bCs/>
          <w:color w:val="880000"/>
        </w:rPr>
        <w:t>include</w:t>
      </w:r>
      <w:r w:rsidRPr="00C81BAD">
        <w:rPr>
          <w:rStyle w:val="hljs-preprocessor"/>
          <w:rFonts w:cs="Consolas"/>
          <w:color w:val="880000"/>
        </w:rPr>
        <w:t xml:space="preserve"> &lt;bits/stdc++.h&gt;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preprocessor"/>
          <w:rFonts w:cs="Consolas"/>
          <w:color w:val="880000"/>
        </w:rPr>
        <w:t>#</w:t>
      </w:r>
      <w:r w:rsidRPr="00C81BAD">
        <w:rPr>
          <w:rStyle w:val="hljs-keyword"/>
          <w:rFonts w:cs="Consolas"/>
          <w:b/>
          <w:bCs/>
          <w:color w:val="880000"/>
        </w:rPr>
        <w:t>define</w:t>
      </w:r>
      <w:r w:rsidRPr="00C81BAD">
        <w:rPr>
          <w:rStyle w:val="hljs-preprocessor"/>
          <w:rFonts w:cs="Consolas"/>
          <w:color w:val="880000"/>
        </w:rPr>
        <w:t xml:space="preserve"> MAXN 110</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using</w:t>
      </w:r>
      <w:r w:rsidRPr="00C81BAD">
        <w:rPr>
          <w:rStyle w:val="HTML2"/>
          <w:rFonts w:cs="Consolas"/>
          <w:color w:val="000000"/>
        </w:rPr>
        <w:t xml:space="preserve"> </w:t>
      </w:r>
      <w:r w:rsidRPr="00C81BAD">
        <w:rPr>
          <w:rStyle w:val="hljs-keyword"/>
          <w:rFonts w:cs="Consolas"/>
          <w:b/>
          <w:bCs/>
          <w:color w:val="000000"/>
        </w:rPr>
        <w:t>namespace</w:t>
      </w:r>
      <w:r w:rsidRPr="00C81BAD">
        <w:rPr>
          <w:rStyle w:val="HTML2"/>
          <w:rFonts w:cs="Consolas"/>
          <w:color w:val="000000"/>
        </w:rPr>
        <w:t xml:space="preserve"> </w:t>
      </w:r>
      <w:r w:rsidRPr="00C81BAD">
        <w:rPr>
          <w:rStyle w:val="hljs-builtin"/>
          <w:rFonts w:cs="Consolas"/>
          <w:b/>
          <w:bCs/>
          <w:color w:val="000000"/>
        </w:rPr>
        <w:t>std</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struct</w:t>
      </w:r>
      <w:r w:rsidRPr="00C81BAD">
        <w:rPr>
          <w:rStyle w:val="HTML2"/>
          <w:rFonts w:cs="Consolas"/>
          <w:color w:val="000000"/>
        </w:rPr>
        <w:t xml:space="preserve"> node{</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a,b,w;</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char</w:t>
      </w:r>
      <w:r w:rsidRPr="00C81BAD">
        <w:rPr>
          <w:rStyle w:val="HTML2"/>
          <w:rFonts w:cs="Consolas"/>
          <w:color w:val="000000"/>
        </w:rPr>
        <w:t xml:space="preserve"> c[</w:t>
      </w:r>
      <w:r w:rsidRPr="00C81BAD">
        <w:rPr>
          <w:rStyle w:val="hljs-number"/>
          <w:rFonts w:cs="Consolas"/>
          <w:color w:val="008800"/>
        </w:rPr>
        <w:t>2</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lastRenderedPageBreak/>
        <w:t xml:space="preserve">    </w:t>
      </w:r>
      <w:r w:rsidRPr="00C81BAD">
        <w:rPr>
          <w:rStyle w:val="hljs-keyword"/>
          <w:rFonts w:cs="Consolas"/>
          <w:b/>
          <w:bCs/>
          <w:color w:val="000000"/>
        </w:rPr>
        <w:t>bool</w:t>
      </w:r>
      <w:r w:rsidRPr="00C81BAD">
        <w:rPr>
          <w:rStyle w:val="HTML2"/>
          <w:rFonts w:cs="Consolas"/>
          <w:color w:val="000000"/>
        </w:rPr>
        <w:t xml:space="preserve"> </w:t>
      </w:r>
      <w:r w:rsidRPr="00C81BAD">
        <w:rPr>
          <w:rStyle w:val="hljs-keyword"/>
          <w:rFonts w:cs="Consolas"/>
          <w:b/>
          <w:bCs/>
          <w:color w:val="000000"/>
        </w:rPr>
        <w:t>operator</w:t>
      </w:r>
      <w:r w:rsidRPr="00C81BAD">
        <w:rPr>
          <w:rStyle w:val="HTML2"/>
          <w:rFonts w:cs="Consolas"/>
          <w:color w:val="000000"/>
        </w:rPr>
        <w:t xml:space="preserve">&lt;(node &amp;b) </w:t>
      </w:r>
      <w:r w:rsidRPr="00C81BAD">
        <w:rPr>
          <w:rStyle w:val="hljs-keyword"/>
          <w:rFonts w:cs="Consolas"/>
          <w:b/>
          <w:bCs/>
          <w:color w:val="000000"/>
        </w:rPr>
        <w:t>const</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w:t>
      </w:r>
      <w:r w:rsidRPr="00C81BAD">
        <w:rPr>
          <w:rStyle w:val="hljs-keyword"/>
          <w:rFonts w:cs="Consolas"/>
          <w:b/>
          <w:bCs/>
          <w:color w:val="000000"/>
        </w:rPr>
        <w:t>this</w:t>
      </w:r>
      <w:r w:rsidRPr="00C81BAD">
        <w:rPr>
          <w:rStyle w:val="HTML2"/>
          <w:rFonts w:cs="Consolas"/>
          <w:color w:val="000000"/>
        </w:rPr>
        <w:t>-&gt;w&lt;b.w;</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}edge[MAXN];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bool</w:t>
      </w:r>
      <w:r w:rsidRPr="00C81BAD">
        <w:rPr>
          <w:rStyle w:val="hljs-function"/>
          <w:rFonts w:cs="Consolas"/>
          <w:color w:val="000000"/>
        </w:rPr>
        <w:t xml:space="preserve"> </w:t>
      </w:r>
      <w:r w:rsidRPr="00C81BAD">
        <w:rPr>
          <w:rStyle w:val="hljs-title"/>
          <w:rFonts w:cs="Consolas"/>
          <w:b/>
          <w:bCs/>
          <w:color w:val="880000"/>
        </w:rPr>
        <w:t>cmp</w:t>
      </w:r>
      <w:r w:rsidRPr="00C81BAD">
        <w:rPr>
          <w:rStyle w:val="hljs-params"/>
          <w:rFonts w:cs="Consolas"/>
          <w:color w:val="000000"/>
        </w:rPr>
        <w:t>(node x,node y)</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x.w&lt;y.w;</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TML2"/>
          <w:rFonts w:cs="Consolas"/>
          <w:color w:val="000000"/>
        </w:rPr>
        <w:t xml:space="preserve"> pre[MAXN],n,m,ans[MAXN];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ljs-function"/>
          <w:rFonts w:cs="Consolas"/>
          <w:color w:val="000000"/>
        </w:rPr>
        <w:t xml:space="preserve"> </w:t>
      </w:r>
      <w:r w:rsidRPr="00C81BAD">
        <w:rPr>
          <w:rStyle w:val="hljs-title"/>
          <w:rFonts w:cs="Consolas"/>
          <w:b/>
          <w:bCs/>
          <w:color w:val="880000"/>
        </w:rPr>
        <w:t>find_root</w:t>
      </w:r>
      <w:r w:rsidRPr="00C81BAD">
        <w:rPr>
          <w:rStyle w:val="hljs-params"/>
          <w:rFonts w:cs="Consolas"/>
          <w:color w:val="000000"/>
        </w:rPr>
        <w:t>(</w:t>
      </w:r>
      <w:r w:rsidRPr="00C81BAD">
        <w:rPr>
          <w:rStyle w:val="hljs-keyword"/>
          <w:rFonts w:cs="Consolas"/>
          <w:b/>
          <w:bCs/>
          <w:color w:val="000000"/>
        </w:rPr>
        <w:t>int</w:t>
      </w:r>
      <w:r w:rsidRPr="00C81BAD">
        <w:rPr>
          <w:rStyle w:val="hljs-params"/>
          <w:rFonts w:cs="Consolas"/>
          <w:color w:val="000000"/>
        </w:rPr>
        <w:t xml:space="preserve"> x)</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(pre[pre[x]]==pre[x])?pre[x]:pre[x]=find_root(pre[x]);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bool</w:t>
      </w:r>
      <w:r w:rsidRPr="00C81BAD">
        <w:rPr>
          <w:rStyle w:val="hljs-function"/>
          <w:rFonts w:cs="Consolas"/>
          <w:color w:val="000000"/>
        </w:rPr>
        <w:t xml:space="preserve"> </w:t>
      </w:r>
      <w:r w:rsidRPr="00C81BAD">
        <w:rPr>
          <w:rStyle w:val="hljs-title"/>
          <w:rFonts w:cs="Consolas"/>
          <w:b/>
          <w:bCs/>
          <w:color w:val="880000"/>
        </w:rPr>
        <w:t>same</w:t>
      </w:r>
      <w:r w:rsidRPr="00C81BAD">
        <w:rPr>
          <w:rStyle w:val="hljs-params"/>
          <w:rFonts w:cs="Consolas"/>
          <w:color w:val="000000"/>
        </w:rPr>
        <w:t>(</w:t>
      </w:r>
      <w:r w:rsidRPr="00C81BAD">
        <w:rPr>
          <w:rStyle w:val="hljs-keyword"/>
          <w:rFonts w:cs="Consolas"/>
          <w:b/>
          <w:bCs/>
          <w:color w:val="000000"/>
        </w:rPr>
        <w:t>int</w:t>
      </w:r>
      <w:r w:rsidRPr="00C81BAD">
        <w:rPr>
          <w:rStyle w:val="hljs-params"/>
          <w:rFonts w:cs="Consolas"/>
          <w:color w:val="000000"/>
        </w:rPr>
        <w:t xml:space="preserve"> x,</w:t>
      </w:r>
      <w:r w:rsidRPr="00C81BAD">
        <w:rPr>
          <w:rStyle w:val="hljs-keyword"/>
          <w:rFonts w:cs="Consolas"/>
          <w:b/>
          <w:bCs/>
          <w:color w:val="000000"/>
        </w:rPr>
        <w:t>int</w:t>
      </w:r>
      <w:r w:rsidRPr="00C81BAD">
        <w:rPr>
          <w:rStyle w:val="hljs-params"/>
          <w:rFonts w:cs="Consolas"/>
          <w:color w:val="000000"/>
        </w:rPr>
        <w:t xml:space="preserve"> y)</w:t>
      </w:r>
      <w:r w:rsidRPr="00C81BAD">
        <w:rPr>
          <w:rStyle w:val="HTML2"/>
          <w:rFonts w:cs="Consolas"/>
          <w:color w:val="000000"/>
        </w:rPr>
        <w:t>{</w:t>
      </w:r>
      <w:r w:rsidRPr="00C81BAD">
        <w:rPr>
          <w:rStyle w:val="hljs-keyword"/>
          <w:rFonts w:cs="Consolas"/>
          <w:b/>
          <w:bCs/>
          <w:color w:val="000000"/>
        </w:rPr>
        <w:t>return</w:t>
      </w:r>
      <w:r w:rsidRPr="00C81BAD">
        <w:rPr>
          <w:rStyle w:val="HTML2"/>
          <w:rFonts w:cs="Consolas"/>
          <w:color w:val="000000"/>
        </w:rPr>
        <w:t xml:space="preserve"> find_root(x)==find_root(y);}</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void</w:t>
      </w:r>
      <w:r w:rsidRPr="00C81BAD">
        <w:rPr>
          <w:rStyle w:val="hljs-function"/>
          <w:rFonts w:cs="Consolas"/>
          <w:color w:val="000000"/>
        </w:rPr>
        <w:t xml:space="preserve"> </w:t>
      </w:r>
      <w:r w:rsidRPr="00C81BAD">
        <w:rPr>
          <w:rStyle w:val="hljs-title"/>
          <w:rFonts w:cs="Consolas"/>
          <w:b/>
          <w:bCs/>
          <w:color w:val="880000"/>
        </w:rPr>
        <w:t>combine</w:t>
      </w:r>
      <w:r w:rsidRPr="00C81BAD">
        <w:rPr>
          <w:rStyle w:val="hljs-params"/>
          <w:rFonts w:cs="Consolas"/>
          <w:color w:val="000000"/>
        </w:rPr>
        <w:t>(</w:t>
      </w:r>
      <w:r w:rsidRPr="00C81BAD">
        <w:rPr>
          <w:rStyle w:val="hljs-keyword"/>
          <w:rFonts w:cs="Consolas"/>
          <w:b/>
          <w:bCs/>
          <w:color w:val="000000"/>
        </w:rPr>
        <w:t>int</w:t>
      </w:r>
      <w:r w:rsidRPr="00C81BAD">
        <w:rPr>
          <w:rStyle w:val="hljs-params"/>
          <w:rFonts w:cs="Consolas"/>
          <w:color w:val="000000"/>
        </w:rPr>
        <w:t xml:space="preserve"> x,</w:t>
      </w:r>
      <w:r w:rsidRPr="00C81BAD">
        <w:rPr>
          <w:rStyle w:val="hljs-keyword"/>
          <w:rFonts w:cs="Consolas"/>
          <w:b/>
          <w:bCs/>
          <w:color w:val="000000"/>
        </w:rPr>
        <w:t>int</w:t>
      </w:r>
      <w:r w:rsidRPr="00C81BAD">
        <w:rPr>
          <w:rStyle w:val="hljs-params"/>
          <w:rFonts w:cs="Consolas"/>
          <w:color w:val="000000"/>
        </w:rPr>
        <w:t xml:space="preserve"> y)</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pre[find_root(y)]=find_root(x);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void</w:t>
      </w:r>
      <w:r w:rsidRPr="00C81BAD">
        <w:rPr>
          <w:rStyle w:val="hljs-function"/>
          <w:rFonts w:cs="Consolas"/>
          <w:color w:val="000000"/>
        </w:rPr>
        <w:t xml:space="preserve"> </w:t>
      </w:r>
      <w:r w:rsidRPr="00C81BAD">
        <w:rPr>
          <w:rStyle w:val="hljs-title"/>
          <w:rFonts w:cs="Consolas"/>
          <w:b/>
          <w:bCs/>
          <w:color w:val="880000"/>
        </w:rPr>
        <w:t>solve</w:t>
      </w:r>
      <w:r w:rsidRPr="00C81BAD">
        <w:rPr>
          <w:rStyle w:val="hljs-params"/>
          <w:rFonts w:cs="Consolas"/>
          <w:color w:val="000000"/>
        </w:rPr>
        <w:t>(</w:t>
      </w:r>
      <w:r w:rsidRPr="00C81BAD">
        <w:rPr>
          <w:rStyle w:val="hljs-keyword"/>
          <w:rFonts w:cs="Consolas"/>
          <w:b/>
          <w:bCs/>
          <w:color w:val="000000"/>
        </w:rPr>
        <w:t>char</w:t>
      </w:r>
      <w:r w:rsidRPr="00C81BAD">
        <w:rPr>
          <w:rStyle w:val="hljs-params"/>
          <w:rFonts w:cs="Consolas"/>
          <w:color w:val="000000"/>
        </w:rPr>
        <w:t xml:space="preserve"> invalid)</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;i&lt;=n;i++) pre[i]=i;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queue</w:t>
      </w:r>
      <w:r w:rsidRPr="00C81BAD">
        <w:rPr>
          <w:rStyle w:val="hljs-stlcontainer"/>
          <w:rFonts w:cs="Consolas"/>
          <w:color w:val="000000"/>
        </w:rPr>
        <w:t>&lt;</w:t>
      </w:r>
      <w:r w:rsidRPr="00C81BAD">
        <w:rPr>
          <w:rStyle w:val="hljs-keyword"/>
          <w:rFonts w:cs="Consolas"/>
          <w:b/>
          <w:bCs/>
          <w:color w:val="000000"/>
        </w:rPr>
        <w:t>int</w:t>
      </w:r>
      <w:r w:rsidRPr="00C81BAD">
        <w:rPr>
          <w:rStyle w:val="hljs-stlcontainer"/>
          <w:rFonts w:cs="Consolas"/>
          <w:color w:val="000000"/>
        </w:rPr>
        <w:t>&gt;</w:t>
      </w:r>
      <w:r w:rsidRPr="00C81BAD">
        <w:rPr>
          <w:rStyle w:val="HTML2"/>
          <w:rFonts w:cs="Consolas"/>
          <w:color w:val="000000"/>
        </w:rPr>
        <w:t xml:space="preserve"> q;</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while</w:t>
      </w:r>
      <w:r w:rsidRPr="00C81BAD">
        <w:rPr>
          <w:rStyle w:val="HTML2"/>
          <w:rFonts w:cs="Consolas"/>
          <w:color w:val="000000"/>
        </w:rPr>
        <w:t>(!q.empty()) q.pop();</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mincost=</w:t>
      </w:r>
      <w:r w:rsidRPr="00C81BAD">
        <w:rPr>
          <w:rStyle w:val="hljs-number"/>
          <w:rFonts w:cs="Consolas"/>
          <w:color w:val="008800"/>
        </w:rPr>
        <w:t>0</w:t>
      </w:r>
      <w:r w:rsidRPr="00C81BAD">
        <w:rPr>
          <w:rStyle w:val="HTML2"/>
          <w:rFonts w:cs="Consolas"/>
          <w:color w:val="000000"/>
        </w:rPr>
        <w:t>,mink=</w:t>
      </w:r>
      <w:r w:rsidRPr="00C81BAD">
        <w:rPr>
          <w:rStyle w:val="hljs-number"/>
          <w:rFonts w:cs="Consolas"/>
          <w:color w:val="008800"/>
        </w:rPr>
        <w:t>0</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;i&lt;=m;i++){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(edge[i].c[</w:t>
      </w:r>
      <w:r w:rsidRPr="00C81BAD">
        <w:rPr>
          <w:rStyle w:val="hljs-number"/>
          <w:rFonts w:cs="Consolas"/>
          <w:color w:val="008800"/>
        </w:rPr>
        <w:t>0</w:t>
      </w:r>
      <w:r w:rsidRPr="00C81BAD">
        <w:rPr>
          <w:rStyle w:val="HTML2"/>
          <w:rFonts w:cs="Consolas"/>
          <w:color w:val="000000"/>
        </w:rPr>
        <w:t>]==invalid||same(edge[i].a,edge[i].b)){</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q.push(edge[i].w);</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continue</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mincost+=edge[i].w;</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mink++;</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combine(edge[i].a,edge[i].b);</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2</w:t>
      </w:r>
      <w:r w:rsidRPr="00C81BAD">
        <w:rPr>
          <w:rStyle w:val="HTML2"/>
          <w:rFonts w:cs="Consolas"/>
          <w:color w:val="000000"/>
        </w:rPr>
        <w:t>;i&lt;=n;i++){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(!same(</w:t>
      </w:r>
      <w:r w:rsidRPr="00C81BAD">
        <w:rPr>
          <w:rStyle w:val="hljs-number"/>
          <w:rFonts w:cs="Consolas"/>
          <w:color w:val="008800"/>
        </w:rPr>
        <w:t>1</w:t>
      </w:r>
      <w:r w:rsidRPr="00C81BAD">
        <w:rPr>
          <w:rStyle w:val="HTML2"/>
          <w:rFonts w:cs="Consolas"/>
          <w:color w:val="000000"/>
        </w:rPr>
        <w:t xml:space="preserve">,i)) </w:t>
      </w:r>
      <w:r w:rsidRPr="00C81BAD">
        <w:rPr>
          <w:rStyle w:val="hljs-keyword"/>
          <w:rFonts w:cs="Consolas"/>
          <w:b/>
          <w:bCs/>
          <w:color w:val="000000"/>
        </w:rPr>
        <w:t>return</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(ans[mink]==-</w:t>
      </w:r>
      <w:r w:rsidRPr="00C81BAD">
        <w:rPr>
          <w:rStyle w:val="hljs-number"/>
          <w:rFonts w:cs="Consolas"/>
          <w:color w:val="008800"/>
        </w:rPr>
        <w:t>1</w:t>
      </w:r>
      <w:r w:rsidRPr="00C81BAD">
        <w:rPr>
          <w:rStyle w:val="HTML2"/>
          <w:rFonts w:cs="Consolas"/>
          <w:color w:val="000000"/>
        </w:rPr>
        <w:t>) ans[mink]=mincost;</w:t>
      </w:r>
      <w:r w:rsidRPr="00C81BAD">
        <w:rPr>
          <w:rStyle w:val="hljs-keyword"/>
          <w:rFonts w:cs="Consolas"/>
          <w:b/>
          <w:bCs/>
          <w:color w:val="000000"/>
        </w:rPr>
        <w:t>else</w:t>
      </w:r>
      <w:r w:rsidRPr="00C81BAD">
        <w:rPr>
          <w:rStyle w:val="HTML2"/>
          <w:rFonts w:cs="Consolas"/>
          <w:color w:val="000000"/>
        </w:rPr>
        <w:t xml:space="preserve"> ans[mink]=min(ans[mink],mincost);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i=mink+</w:t>
      </w:r>
      <w:r w:rsidRPr="00C81BAD">
        <w:rPr>
          <w:rStyle w:val="hljs-number"/>
          <w:rFonts w:cs="Consolas"/>
          <w:color w:val="008800"/>
        </w:rPr>
        <w:t>1</w:t>
      </w:r>
      <w:r w:rsidRPr="00C81BAD">
        <w:rPr>
          <w:rStyle w:val="HTML2"/>
          <w:rFonts w:cs="Consolas"/>
          <w:color w:val="000000"/>
        </w:rPr>
        <w:t>;i&lt;=m;i++){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mincost+=q.front();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q.pop();</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(ans[i]==-</w:t>
      </w:r>
      <w:r w:rsidRPr="00C81BAD">
        <w:rPr>
          <w:rStyle w:val="hljs-number"/>
          <w:rFonts w:cs="Consolas"/>
          <w:color w:val="008800"/>
        </w:rPr>
        <w:t>1</w:t>
      </w:r>
      <w:r w:rsidRPr="00C81BAD">
        <w:rPr>
          <w:rStyle w:val="HTML2"/>
          <w:rFonts w:cs="Consolas"/>
          <w:color w:val="000000"/>
        </w:rPr>
        <w:t>) ans[i]=mincost;</w:t>
      </w:r>
      <w:r w:rsidRPr="00C81BAD">
        <w:rPr>
          <w:rStyle w:val="hljs-keyword"/>
          <w:rFonts w:cs="Consolas"/>
          <w:b/>
          <w:bCs/>
          <w:color w:val="000000"/>
        </w:rPr>
        <w:t>else</w:t>
      </w:r>
      <w:r w:rsidRPr="00C81BAD">
        <w:rPr>
          <w:rStyle w:val="HTML2"/>
          <w:rFonts w:cs="Consolas"/>
          <w:color w:val="000000"/>
        </w:rPr>
        <w:t xml:space="preserve"> ans[i]=min(ans[i],mincost);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C81BAD">
        <w:rPr>
          <w:rStyle w:val="hljs-keyword"/>
          <w:rFonts w:cs="Consolas"/>
          <w:b/>
          <w:bCs/>
          <w:color w:val="000000"/>
        </w:rPr>
        <w:t>int</w:t>
      </w:r>
      <w:r w:rsidRPr="00C81BAD">
        <w:rPr>
          <w:rStyle w:val="hljs-function"/>
          <w:rFonts w:cs="Consolas"/>
          <w:color w:val="000000"/>
        </w:rPr>
        <w:t xml:space="preserve"> </w:t>
      </w:r>
      <w:r w:rsidRPr="00C81BAD">
        <w:rPr>
          <w:rStyle w:val="hljs-title"/>
          <w:rFonts w:cs="Consolas"/>
          <w:b/>
          <w:bCs/>
          <w:color w:val="880000"/>
        </w:rPr>
        <w:t>main</w:t>
      </w:r>
      <w:r w:rsidRPr="00C81BAD">
        <w:rPr>
          <w:rStyle w:val="hljs-params"/>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lastRenderedPageBreak/>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scanf</w:t>
      </w:r>
      <w:r w:rsidRPr="00C81BAD">
        <w:rPr>
          <w:rStyle w:val="HTML2"/>
          <w:rFonts w:cs="Consolas"/>
          <w:color w:val="000000"/>
        </w:rPr>
        <w:t>(</w:t>
      </w:r>
      <w:r w:rsidRPr="00C81BAD">
        <w:rPr>
          <w:rStyle w:val="hljs-string"/>
          <w:rFonts w:cs="Consolas"/>
          <w:color w:val="880000"/>
        </w:rPr>
        <w:t>"%d"</w:t>
      </w:r>
      <w:r w:rsidRPr="00C81BAD">
        <w:rPr>
          <w:rStyle w:val="HTML2"/>
          <w:rFonts w:cs="Consolas"/>
          <w:color w:val="000000"/>
        </w:rPr>
        <w:t>,&amp;t);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casenum=</w:t>
      </w:r>
      <w:r w:rsidRPr="00C81BAD">
        <w:rPr>
          <w:rStyle w:val="hljs-number"/>
          <w:rFonts w:cs="Consolas"/>
          <w:color w:val="008800"/>
        </w:rPr>
        <w:t>1</w:t>
      </w:r>
      <w:r w:rsidRPr="00C81BAD">
        <w:rPr>
          <w:rStyle w:val="HTML2"/>
          <w:rFonts w:cs="Consolas"/>
          <w:color w:val="000000"/>
        </w:rPr>
        <w:t>;casenum&lt;=t;casenum++){</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scanf</w:t>
      </w:r>
      <w:r w:rsidRPr="00C81BAD">
        <w:rPr>
          <w:rStyle w:val="HTML2"/>
          <w:rFonts w:cs="Consolas"/>
          <w:color w:val="000000"/>
        </w:rPr>
        <w:t>(</w:t>
      </w:r>
      <w:r w:rsidRPr="00C81BAD">
        <w:rPr>
          <w:rStyle w:val="hljs-string"/>
          <w:rFonts w:cs="Consolas"/>
          <w:color w:val="880000"/>
        </w:rPr>
        <w:t>"%d%d"</w:t>
      </w:r>
      <w:r w:rsidRPr="00C81BAD">
        <w:rPr>
          <w:rStyle w:val="HTML2"/>
          <w:rFonts w:cs="Consolas"/>
          <w:color w:val="000000"/>
        </w:rPr>
        <w:t>,&amp;n,&amp;m);</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 xml:space="preserve">;i&lt;=m;i++) </w:t>
      </w:r>
      <w:r w:rsidRPr="00C81BAD">
        <w:rPr>
          <w:rStyle w:val="hljs-builtin"/>
          <w:rFonts w:cs="Consolas"/>
          <w:b/>
          <w:bCs/>
          <w:color w:val="000000"/>
        </w:rPr>
        <w:t>scanf</w:t>
      </w:r>
      <w:r w:rsidRPr="00C81BAD">
        <w:rPr>
          <w:rStyle w:val="HTML2"/>
          <w:rFonts w:cs="Consolas"/>
          <w:color w:val="000000"/>
        </w:rPr>
        <w:t>(</w:t>
      </w:r>
      <w:r w:rsidRPr="00C81BAD">
        <w:rPr>
          <w:rStyle w:val="hljs-string"/>
          <w:rFonts w:cs="Consolas"/>
          <w:color w:val="880000"/>
        </w:rPr>
        <w:t>"%d %d %d %s"</w:t>
      </w:r>
      <w:r w:rsidRPr="00C81BAD">
        <w:rPr>
          <w:rStyle w:val="HTML2"/>
          <w:rFonts w:cs="Consolas"/>
          <w:color w:val="000000"/>
        </w:rPr>
        <w:t>,&amp;edge[i].a,&amp;edge[i].b,&amp;edge[i].w,edge[i].c);</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sort(edge+</w:t>
      </w:r>
      <w:r w:rsidRPr="00C81BAD">
        <w:rPr>
          <w:rStyle w:val="hljs-number"/>
          <w:rFonts w:cs="Consolas"/>
          <w:color w:val="008800"/>
        </w:rPr>
        <w:t>1</w:t>
      </w:r>
      <w:r w:rsidRPr="00C81BAD">
        <w:rPr>
          <w:rStyle w:val="HTML2"/>
          <w:rFonts w:cs="Consolas"/>
          <w:color w:val="000000"/>
        </w:rPr>
        <w:t>,edge+</w:t>
      </w:r>
      <w:r w:rsidRPr="00C81BAD">
        <w:rPr>
          <w:rStyle w:val="hljs-number"/>
          <w:rFonts w:cs="Consolas"/>
          <w:color w:val="008800"/>
        </w:rPr>
        <w:t>1</w:t>
      </w:r>
      <w:r w:rsidRPr="00C81BAD">
        <w:rPr>
          <w:rStyle w:val="HTML2"/>
          <w:rFonts w:cs="Consolas"/>
          <w:color w:val="000000"/>
        </w:rPr>
        <w:t>+m);</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memset</w:t>
      </w:r>
      <w:r w:rsidRPr="00C81BAD">
        <w:rPr>
          <w:rStyle w:val="HTML2"/>
          <w:rFonts w:cs="Consolas"/>
          <w:color w:val="000000"/>
        </w:rPr>
        <w:t>(ans,-</w:t>
      </w:r>
      <w:r w:rsidRPr="00C81BAD">
        <w:rPr>
          <w:rStyle w:val="hljs-number"/>
          <w:rFonts w:cs="Consolas"/>
          <w:color w:val="008800"/>
        </w:rPr>
        <w:t>1</w:t>
      </w:r>
      <w:r w:rsidRPr="00C81BAD">
        <w:rPr>
          <w:rStyle w:val="HTML2"/>
          <w:rFonts w:cs="Consolas"/>
          <w:color w:val="000000"/>
        </w:rPr>
        <w:t>,</w:t>
      </w:r>
      <w:r w:rsidRPr="00C81BAD">
        <w:rPr>
          <w:rStyle w:val="hljs-keyword"/>
          <w:rFonts w:cs="Consolas"/>
          <w:b/>
          <w:bCs/>
          <w:color w:val="000000"/>
        </w:rPr>
        <w:t>sizeof</w:t>
      </w:r>
      <w:r w:rsidRPr="00C81BAD">
        <w:rPr>
          <w:rStyle w:val="HTML2"/>
          <w:rFonts w:cs="Consolas"/>
          <w:color w:val="000000"/>
        </w:rPr>
        <w:t>(ans));</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solve(</w:t>
      </w:r>
      <w:r w:rsidRPr="00C81BAD">
        <w:rPr>
          <w:rStyle w:val="hljs-string"/>
          <w:rFonts w:cs="Consolas"/>
          <w:color w:val="880000"/>
        </w:rPr>
        <w:t>'B'</w:t>
      </w:r>
      <w:r w:rsidRPr="00C81BAD">
        <w:rPr>
          <w:rStyle w:val="HTML2"/>
          <w:rFonts w:cs="Consolas"/>
          <w:color w:val="000000"/>
        </w:rPr>
        <w:t>),solve(</w:t>
      </w:r>
      <w:r w:rsidRPr="00C81BAD">
        <w:rPr>
          <w:rStyle w:val="hljs-string"/>
          <w:rFonts w:cs="Consolas"/>
          <w:color w:val="880000"/>
        </w:rPr>
        <w:t>'R'</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printf</w:t>
      </w:r>
      <w:r w:rsidRPr="00C81BAD">
        <w:rPr>
          <w:rStyle w:val="HTML2"/>
          <w:rFonts w:cs="Consolas"/>
          <w:color w:val="000000"/>
        </w:rPr>
        <w:t>(</w:t>
      </w:r>
      <w:r w:rsidRPr="00C81BAD">
        <w:rPr>
          <w:rStyle w:val="hljs-string"/>
          <w:rFonts w:cs="Consolas"/>
          <w:color w:val="880000"/>
        </w:rPr>
        <w:t>"Case #%d:\n"</w:t>
      </w:r>
      <w:r w:rsidRPr="00C81BAD">
        <w:rPr>
          <w:rStyle w:val="HTML2"/>
          <w:rFonts w:cs="Consolas"/>
          <w:color w:val="000000"/>
        </w:rPr>
        <w:t>,casenum);</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 xml:space="preserve">;i&lt;=m;i++) </w:t>
      </w:r>
      <w:r w:rsidRPr="00C81BAD">
        <w:rPr>
          <w:rStyle w:val="hljs-builtin"/>
          <w:rFonts w:cs="Consolas"/>
          <w:b/>
          <w:bCs/>
          <w:color w:val="000000"/>
        </w:rPr>
        <w:t>printf</w:t>
      </w:r>
      <w:r w:rsidRPr="00C81BAD">
        <w:rPr>
          <w:rStyle w:val="HTML2"/>
          <w:rFonts w:cs="Consolas"/>
          <w:color w:val="000000"/>
        </w:rPr>
        <w:t>(</w:t>
      </w:r>
      <w:r w:rsidRPr="00C81BAD">
        <w:rPr>
          <w:rStyle w:val="hljs-string"/>
          <w:rFonts w:cs="Consolas"/>
          <w:color w:val="880000"/>
        </w:rPr>
        <w:t>"%d\n"</w:t>
      </w:r>
      <w:r w:rsidRPr="00C81BAD">
        <w:rPr>
          <w:rStyle w:val="HTML2"/>
          <w:rFonts w:cs="Consolas"/>
          <w:color w:val="000000"/>
        </w:rPr>
        <w:t>,ans[i]);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w:t>
      </w:r>
      <w:r w:rsidRPr="00C81BAD">
        <w:rPr>
          <w:rStyle w:val="hljs-number"/>
          <w:rFonts w:cs="Consolas"/>
          <w:color w:val="008800"/>
        </w:rPr>
        <w:t>0</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C81BAD">
        <w:rPr>
          <w:rStyle w:val="HTML2"/>
          <w:rFonts w:cs="Consolas"/>
          <w:color w:val="000000"/>
        </w:rPr>
        <w:t>}</w:t>
      </w:r>
    </w:p>
    <w:p w:rsidR="00A81436" w:rsidRPr="00C81BAD" w:rsidRDefault="00567EFB" w:rsidP="008106F4">
      <w:pPr>
        <w:pStyle w:val="2"/>
        <w:rPr>
          <w:rFonts w:ascii="宋体" w:eastAsia="宋体" w:hAnsi="宋体"/>
          <w:b w:val="0"/>
        </w:rPr>
      </w:pPr>
      <w:bookmarkStart w:id="129" w:name="_Toc523521212"/>
      <w:r w:rsidRPr="00C81BAD">
        <w:rPr>
          <w:rFonts w:ascii="宋体" w:eastAsia="宋体" w:hAnsi="宋体" w:hint="eastAsia"/>
          <w:b w:val="0"/>
        </w:rPr>
        <w:t>欧拉回路</w:t>
      </w:r>
      <w:r w:rsidR="008106F4" w:rsidRPr="00C81BAD">
        <w:rPr>
          <w:rFonts w:ascii="宋体" w:eastAsia="宋体" w:hAnsi="宋体" w:hint="eastAsia"/>
          <w:b w:val="0"/>
        </w:rPr>
        <w:t>/哈密顿回路</w:t>
      </w:r>
      <w:bookmarkEnd w:id="129"/>
    </w:p>
    <w:p w:rsidR="008106F4" w:rsidRPr="00C81BAD" w:rsidRDefault="008106F4" w:rsidP="008106F4">
      <w:pPr>
        <w:pStyle w:val="3"/>
        <w:rPr>
          <w:rFonts w:ascii="宋体" w:eastAsia="宋体" w:hAnsi="宋体"/>
          <w:b w:val="0"/>
        </w:rPr>
      </w:pPr>
      <w:bookmarkStart w:id="130" w:name="_Toc523521213"/>
      <w:r w:rsidRPr="00C81BAD">
        <w:rPr>
          <w:rFonts w:ascii="宋体" w:eastAsia="宋体" w:hAnsi="宋体" w:hint="eastAsia"/>
          <w:b w:val="0"/>
        </w:rPr>
        <w:t>√-牛客网2018暑期多校8</w:t>
      </w:r>
      <w:r w:rsidRPr="00C81BAD">
        <w:rPr>
          <w:rFonts w:ascii="宋体" w:eastAsia="宋体" w:hAnsi="宋体"/>
          <w:b w:val="0"/>
        </w:rPr>
        <w:t>E</w:t>
      </w:r>
      <w:r w:rsidRPr="00C81BAD">
        <w:rPr>
          <w:rFonts w:ascii="宋体" w:eastAsia="宋体" w:hAnsi="宋体" w:hint="eastAsia"/>
          <w:b w:val="0"/>
        </w:rPr>
        <w:t>-</w:t>
      </w:r>
      <w:r w:rsidRPr="00C81BAD">
        <w:rPr>
          <w:rFonts w:ascii="宋体" w:eastAsia="宋体" w:hAnsi="宋体"/>
          <w:b w:val="0"/>
        </w:rPr>
        <w:t>Touring Cities</w:t>
      </w:r>
      <w:bookmarkEnd w:id="130"/>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√-牛客网2018暑期多校8</w:instrText>
      </w:r>
      <w:r w:rsidRPr="00C81BAD">
        <w:rPr>
          <w:rFonts w:ascii="宋体" w:eastAsia="宋体" w:hAnsi="宋体"/>
          <w:b w:val="0"/>
        </w:rPr>
        <w:instrText>E</w:instrText>
      </w:r>
      <w:r w:rsidRPr="00C81BAD">
        <w:rPr>
          <w:rFonts w:ascii="宋体" w:eastAsia="宋体" w:hAnsi="宋体" w:hint="eastAsia"/>
          <w:b w:val="0"/>
        </w:rPr>
        <w:instrText>-</w:instrText>
      </w:r>
      <w:r w:rsidRPr="00C81BAD">
        <w:rPr>
          <w:rFonts w:ascii="宋体" w:eastAsia="宋体" w:hAnsi="宋体"/>
          <w:b w:val="0"/>
        </w:rPr>
        <w:instrText>Touring Cities</w:instrText>
      </w:r>
      <w:r w:rsidRPr="00C81BAD">
        <w:rPr>
          <w:rFonts w:ascii="宋体" w:eastAsia="宋体" w:hAnsi="宋体"/>
        </w:rPr>
        <w:instrText xml:space="preserve">" \y "牛客网" </w:instrText>
      </w:r>
      <w:r w:rsidRPr="00C81BAD">
        <w:rPr>
          <w:rFonts w:ascii="宋体" w:eastAsia="宋体" w:hAnsi="宋体"/>
          <w:b w:val="0"/>
        </w:rPr>
        <w:fldChar w:fldCharType="end"/>
      </w:r>
    </w:p>
    <w:p w:rsidR="008106F4" w:rsidRPr="00C81BAD" w:rsidRDefault="008106F4" w:rsidP="008106F4">
      <w:pPr>
        <w:rPr>
          <w:rFonts w:ascii="宋体" w:eastAsia="宋体" w:hAnsi="宋体"/>
        </w:rPr>
      </w:pPr>
      <w:r w:rsidRPr="00C81BAD">
        <w:rPr>
          <w:rFonts w:ascii="宋体" w:eastAsia="宋体" w:hAnsi="宋体" w:hint="eastAsia"/>
        </w:rPr>
        <w:t>【难度】铜牌题</w:t>
      </w:r>
    </w:p>
    <w:p w:rsidR="008106F4" w:rsidRPr="00C81BAD" w:rsidRDefault="008106F4" w:rsidP="008106F4">
      <w:pPr>
        <w:rPr>
          <w:rFonts w:ascii="宋体" w:eastAsia="宋体" w:hAnsi="宋体"/>
        </w:rPr>
      </w:pPr>
      <w:r w:rsidRPr="00C81BAD">
        <w:rPr>
          <w:rFonts w:ascii="宋体" w:eastAsia="宋体" w:hAnsi="宋体" w:hint="eastAsia"/>
        </w:rPr>
        <w:t>【TAG】最短路 哈密顿回路</w:t>
      </w:r>
    </w:p>
    <w:p w:rsidR="008106F4" w:rsidRPr="00C81BAD" w:rsidRDefault="008106F4" w:rsidP="008106F4">
      <w:pPr>
        <w:rPr>
          <w:rFonts w:ascii="宋体" w:eastAsia="宋体" w:hAnsi="宋体"/>
        </w:rPr>
      </w:pPr>
      <w:r w:rsidRPr="00C81BAD">
        <w:rPr>
          <w:rFonts w:ascii="宋体" w:eastAsia="宋体" w:hAnsi="宋体" w:hint="eastAsia"/>
        </w:rPr>
        <w:t>【题解】分奇偶讨论即可</w:t>
      </w:r>
    </w:p>
    <w:p w:rsidR="008106F4" w:rsidRPr="00C81BAD" w:rsidRDefault="008106F4" w:rsidP="008106F4">
      <w:pPr>
        <w:rPr>
          <w:rFonts w:ascii="宋体" w:eastAsia="宋体" w:hAnsi="宋体"/>
        </w:rPr>
      </w:pPr>
      <w:r w:rsidRPr="00C81BAD">
        <w:rPr>
          <w:rFonts w:ascii="宋体" w:eastAsia="宋体" w:hAnsi="宋体" w:hint="eastAsia"/>
        </w:rPr>
        <w:t>【代码】</w:t>
      </w:r>
    </w:p>
    <w:p w:rsidR="008106F4" w:rsidRPr="00C81BAD" w:rsidRDefault="008106F4" w:rsidP="008106F4">
      <w:pPr>
        <w:rPr>
          <w:rFonts w:ascii="宋体" w:eastAsia="宋体" w:hAnsi="宋体"/>
        </w:rPr>
      </w:pPr>
      <w:r w:rsidRPr="00C81BAD">
        <w:rPr>
          <w:rFonts w:ascii="宋体" w:eastAsia="宋体" w:hAnsi="宋体"/>
        </w:rPr>
        <w:t>#include &lt;bits/stdc++.h&gt;</w:t>
      </w:r>
    </w:p>
    <w:p w:rsidR="008106F4" w:rsidRPr="00C81BAD" w:rsidRDefault="008106F4" w:rsidP="008106F4">
      <w:pPr>
        <w:rPr>
          <w:rFonts w:ascii="宋体" w:eastAsia="宋体" w:hAnsi="宋体"/>
        </w:rPr>
      </w:pPr>
      <w:r w:rsidRPr="00C81BAD">
        <w:rPr>
          <w:rFonts w:ascii="宋体" w:eastAsia="宋体" w:hAnsi="宋体"/>
        </w:rPr>
        <w:t>//#define DEBUG</w:t>
      </w:r>
    </w:p>
    <w:p w:rsidR="008106F4" w:rsidRPr="00C81BAD" w:rsidRDefault="008106F4" w:rsidP="008106F4">
      <w:pPr>
        <w:rPr>
          <w:rFonts w:ascii="宋体" w:eastAsia="宋体" w:hAnsi="宋体"/>
        </w:rPr>
      </w:pPr>
      <w:r w:rsidRPr="00C81BAD">
        <w:rPr>
          <w:rFonts w:ascii="宋体" w:eastAsia="宋体" w:hAnsi="宋体"/>
        </w:rPr>
        <w:t>#define MAXN 102</w:t>
      </w:r>
    </w:p>
    <w:p w:rsidR="008106F4" w:rsidRPr="00C81BAD" w:rsidRDefault="008106F4" w:rsidP="008106F4">
      <w:pPr>
        <w:rPr>
          <w:rFonts w:ascii="宋体" w:eastAsia="宋体" w:hAnsi="宋体"/>
        </w:rPr>
      </w:pPr>
    </w:p>
    <w:p w:rsidR="008106F4" w:rsidRPr="00C81BAD" w:rsidRDefault="008106F4" w:rsidP="008106F4">
      <w:pPr>
        <w:rPr>
          <w:rFonts w:ascii="宋体" w:eastAsia="宋体" w:hAnsi="宋体"/>
        </w:rPr>
      </w:pPr>
      <w:r w:rsidRPr="00C81BAD">
        <w:rPr>
          <w:rFonts w:ascii="宋体" w:eastAsia="宋体" w:hAnsi="宋体"/>
        </w:rPr>
        <w:t>using namespace std;</w:t>
      </w:r>
    </w:p>
    <w:p w:rsidR="008106F4" w:rsidRPr="00C81BAD" w:rsidRDefault="008106F4" w:rsidP="008106F4">
      <w:pPr>
        <w:rPr>
          <w:rFonts w:ascii="宋体" w:eastAsia="宋体" w:hAnsi="宋体"/>
        </w:rPr>
      </w:pPr>
    </w:p>
    <w:p w:rsidR="008106F4" w:rsidRPr="00C81BAD" w:rsidRDefault="008106F4" w:rsidP="008106F4">
      <w:pPr>
        <w:rPr>
          <w:rFonts w:ascii="宋体" w:eastAsia="宋体" w:hAnsi="宋体"/>
        </w:rPr>
      </w:pPr>
      <w:r w:rsidRPr="00C81BAD">
        <w:rPr>
          <w:rFonts w:ascii="宋体" w:eastAsia="宋体" w:hAnsi="宋体"/>
        </w:rPr>
        <w:t>int n,m,k,dx[]={1,-1,0,0},dy[]={0,0,1,-1},visitnum;</w:t>
      </w:r>
    </w:p>
    <w:p w:rsidR="008106F4" w:rsidRPr="00C81BAD" w:rsidRDefault="008106F4" w:rsidP="008106F4">
      <w:pPr>
        <w:rPr>
          <w:rFonts w:ascii="宋体" w:eastAsia="宋体" w:hAnsi="宋体"/>
        </w:rPr>
      </w:pPr>
      <w:r w:rsidRPr="00C81BAD">
        <w:rPr>
          <w:rFonts w:ascii="宋体" w:eastAsia="宋体" w:hAnsi="宋体"/>
        </w:rPr>
        <w:t>bool visit[MAXN][MAXN],tar[MAXN][MAXN];</w:t>
      </w:r>
    </w:p>
    <w:p w:rsidR="008106F4" w:rsidRPr="00C81BAD" w:rsidRDefault="008106F4" w:rsidP="008106F4">
      <w:pPr>
        <w:rPr>
          <w:rFonts w:ascii="宋体" w:eastAsia="宋体" w:hAnsi="宋体"/>
        </w:rPr>
      </w:pPr>
      <w:r w:rsidRPr="00C81BAD">
        <w:rPr>
          <w:rFonts w:ascii="宋体" w:eastAsia="宋体" w:hAnsi="宋体"/>
        </w:rPr>
        <w:t>void dfs(int x,int y){</w:t>
      </w:r>
    </w:p>
    <w:p w:rsidR="008106F4" w:rsidRPr="00C81BAD" w:rsidRDefault="008106F4" w:rsidP="008106F4">
      <w:pPr>
        <w:rPr>
          <w:rFonts w:ascii="宋体" w:eastAsia="宋体" w:hAnsi="宋体"/>
        </w:rPr>
      </w:pPr>
      <w:r w:rsidRPr="00C81BAD">
        <w:rPr>
          <w:rFonts w:ascii="宋体" w:eastAsia="宋体" w:hAnsi="宋体"/>
        </w:rPr>
        <w:t xml:space="preserve">    if(visitnum==n*m){</w:t>
      </w:r>
    </w:p>
    <w:p w:rsidR="008106F4" w:rsidRPr="00C81BAD" w:rsidRDefault="008106F4" w:rsidP="008106F4">
      <w:pPr>
        <w:rPr>
          <w:rFonts w:ascii="宋体" w:eastAsia="宋体" w:hAnsi="宋体"/>
        </w:rPr>
      </w:pPr>
      <w:r w:rsidRPr="00C81BAD">
        <w:rPr>
          <w:rFonts w:ascii="宋体" w:eastAsia="宋体" w:hAnsi="宋体"/>
        </w:rPr>
        <w:t xml:space="preserve">        tar[x][y]=true;</w:t>
      </w:r>
    </w:p>
    <w:p w:rsidR="008106F4" w:rsidRPr="00C81BAD" w:rsidRDefault="008106F4" w:rsidP="008106F4">
      <w:pPr>
        <w:rPr>
          <w:rFonts w:ascii="宋体" w:eastAsia="宋体" w:hAnsi="宋体"/>
        </w:rPr>
      </w:pPr>
      <w:r w:rsidRPr="00C81BAD">
        <w:rPr>
          <w:rFonts w:ascii="宋体" w:eastAsia="宋体" w:hAnsi="宋体"/>
        </w:rPr>
        <w:t xml:space="preserve">        return;</w:t>
      </w:r>
    </w:p>
    <w:p w:rsidR="008106F4" w:rsidRPr="00C81BAD" w:rsidRDefault="008106F4" w:rsidP="008106F4">
      <w:pPr>
        <w:rPr>
          <w:rFonts w:ascii="宋体" w:eastAsia="宋体" w:hAnsi="宋体"/>
        </w:rPr>
      </w:pPr>
      <w:r w:rsidRPr="00C81BAD">
        <w:rPr>
          <w:rFonts w:ascii="宋体" w:eastAsia="宋体" w:hAnsi="宋体"/>
        </w:rPr>
        <w:t xml:space="preserve">    }</w:t>
      </w:r>
    </w:p>
    <w:p w:rsidR="008106F4" w:rsidRPr="00C81BAD" w:rsidRDefault="008106F4" w:rsidP="008106F4">
      <w:pPr>
        <w:rPr>
          <w:rFonts w:ascii="宋体" w:eastAsia="宋体" w:hAnsi="宋体"/>
        </w:rPr>
      </w:pPr>
      <w:r w:rsidRPr="00C81BAD">
        <w:rPr>
          <w:rFonts w:ascii="宋体" w:eastAsia="宋体" w:hAnsi="宋体"/>
        </w:rPr>
        <w:t xml:space="preserve">    for(int i=0;i&lt;4;i++){</w:t>
      </w:r>
    </w:p>
    <w:p w:rsidR="008106F4" w:rsidRPr="00C81BAD" w:rsidRDefault="008106F4" w:rsidP="008106F4">
      <w:pPr>
        <w:rPr>
          <w:rFonts w:ascii="宋体" w:eastAsia="宋体" w:hAnsi="宋体"/>
        </w:rPr>
      </w:pPr>
      <w:r w:rsidRPr="00C81BAD">
        <w:rPr>
          <w:rFonts w:ascii="宋体" w:eastAsia="宋体" w:hAnsi="宋体"/>
        </w:rPr>
        <w:t xml:space="preserve">        int newx=x+dx[i],newy=y+dy[i];</w:t>
      </w:r>
    </w:p>
    <w:p w:rsidR="008106F4" w:rsidRPr="00C81BAD" w:rsidRDefault="008106F4" w:rsidP="008106F4">
      <w:pPr>
        <w:rPr>
          <w:rFonts w:ascii="宋体" w:eastAsia="宋体" w:hAnsi="宋体"/>
        </w:rPr>
      </w:pPr>
      <w:r w:rsidRPr="00C81BAD">
        <w:rPr>
          <w:rFonts w:ascii="宋体" w:eastAsia="宋体" w:hAnsi="宋体"/>
        </w:rPr>
        <w:t xml:space="preserve">        if(newx&gt;=1&amp;&amp;newy&gt;=1&amp;&amp;newx&lt;=n&amp;&amp;newy&lt;=m&amp;&amp;!visit[newx][newy]){</w:t>
      </w:r>
    </w:p>
    <w:p w:rsidR="008106F4" w:rsidRPr="00C81BAD" w:rsidRDefault="008106F4" w:rsidP="008106F4">
      <w:pPr>
        <w:rPr>
          <w:rFonts w:ascii="宋体" w:eastAsia="宋体" w:hAnsi="宋体"/>
        </w:rPr>
      </w:pPr>
      <w:r w:rsidRPr="00C81BAD">
        <w:rPr>
          <w:rFonts w:ascii="宋体" w:eastAsia="宋体" w:hAnsi="宋体"/>
        </w:rPr>
        <w:t xml:space="preserve">            visit[newx][newy]=true;</w:t>
      </w:r>
    </w:p>
    <w:p w:rsidR="008106F4" w:rsidRPr="00C81BAD" w:rsidRDefault="008106F4" w:rsidP="008106F4">
      <w:pPr>
        <w:rPr>
          <w:rFonts w:ascii="宋体" w:eastAsia="宋体" w:hAnsi="宋体"/>
        </w:rPr>
      </w:pPr>
      <w:r w:rsidRPr="00C81BAD">
        <w:rPr>
          <w:rFonts w:ascii="宋体" w:eastAsia="宋体" w:hAnsi="宋体"/>
        </w:rPr>
        <w:lastRenderedPageBreak/>
        <w:t xml:space="preserve">            visitnum++;</w:t>
      </w:r>
    </w:p>
    <w:p w:rsidR="008106F4" w:rsidRPr="00C81BAD" w:rsidRDefault="008106F4" w:rsidP="008106F4">
      <w:pPr>
        <w:rPr>
          <w:rFonts w:ascii="宋体" w:eastAsia="宋体" w:hAnsi="宋体"/>
        </w:rPr>
      </w:pPr>
      <w:r w:rsidRPr="00C81BAD">
        <w:rPr>
          <w:rFonts w:ascii="宋体" w:eastAsia="宋体" w:hAnsi="宋体"/>
        </w:rPr>
        <w:t xml:space="preserve">            dfs(newx,newy);</w:t>
      </w:r>
    </w:p>
    <w:p w:rsidR="008106F4" w:rsidRPr="00C81BAD" w:rsidRDefault="008106F4" w:rsidP="008106F4">
      <w:pPr>
        <w:rPr>
          <w:rFonts w:ascii="宋体" w:eastAsia="宋体" w:hAnsi="宋体"/>
        </w:rPr>
      </w:pPr>
      <w:r w:rsidRPr="00C81BAD">
        <w:rPr>
          <w:rFonts w:ascii="宋体" w:eastAsia="宋体" w:hAnsi="宋体"/>
        </w:rPr>
        <w:t xml:space="preserve">            visitnum--;</w:t>
      </w:r>
    </w:p>
    <w:p w:rsidR="008106F4" w:rsidRPr="00C81BAD" w:rsidRDefault="008106F4" w:rsidP="008106F4">
      <w:pPr>
        <w:rPr>
          <w:rFonts w:ascii="宋体" w:eastAsia="宋体" w:hAnsi="宋体"/>
        </w:rPr>
      </w:pPr>
      <w:r w:rsidRPr="00C81BAD">
        <w:rPr>
          <w:rFonts w:ascii="宋体" w:eastAsia="宋体" w:hAnsi="宋体"/>
        </w:rPr>
        <w:t xml:space="preserve">            visit[newx][newy]=false;</w:t>
      </w:r>
    </w:p>
    <w:p w:rsidR="008106F4" w:rsidRPr="00C81BAD" w:rsidRDefault="008106F4" w:rsidP="008106F4">
      <w:pPr>
        <w:rPr>
          <w:rFonts w:ascii="宋体" w:eastAsia="宋体" w:hAnsi="宋体"/>
        </w:rPr>
      </w:pPr>
      <w:r w:rsidRPr="00C81BAD">
        <w:rPr>
          <w:rFonts w:ascii="宋体" w:eastAsia="宋体" w:hAnsi="宋体"/>
        </w:rPr>
        <w:t xml:space="preserve">        }</w:t>
      </w:r>
    </w:p>
    <w:p w:rsidR="008106F4" w:rsidRPr="00C81BAD" w:rsidRDefault="008106F4" w:rsidP="008106F4">
      <w:pPr>
        <w:rPr>
          <w:rFonts w:ascii="宋体" w:eastAsia="宋体" w:hAnsi="宋体"/>
        </w:rPr>
      </w:pPr>
      <w:r w:rsidRPr="00C81BAD">
        <w:rPr>
          <w:rFonts w:ascii="宋体" w:eastAsia="宋体" w:hAnsi="宋体"/>
        </w:rPr>
        <w:t xml:space="preserve">    }</w:t>
      </w:r>
    </w:p>
    <w:p w:rsidR="008106F4" w:rsidRPr="00C81BAD" w:rsidRDefault="008106F4" w:rsidP="008106F4">
      <w:pPr>
        <w:rPr>
          <w:rFonts w:ascii="宋体" w:eastAsia="宋体" w:hAnsi="宋体"/>
        </w:rPr>
      </w:pPr>
      <w:r w:rsidRPr="00C81BAD">
        <w:rPr>
          <w:rFonts w:ascii="宋体" w:eastAsia="宋体" w:hAnsi="宋体"/>
        </w:rPr>
        <w:t xml:space="preserve">    return;</w:t>
      </w:r>
    </w:p>
    <w:p w:rsidR="008106F4" w:rsidRPr="00C81BAD" w:rsidRDefault="008106F4" w:rsidP="008106F4">
      <w:pPr>
        <w:rPr>
          <w:rFonts w:ascii="宋体" w:eastAsia="宋体" w:hAnsi="宋体"/>
        </w:rPr>
      </w:pPr>
      <w:r w:rsidRPr="00C81BAD">
        <w:rPr>
          <w:rFonts w:ascii="宋体" w:eastAsia="宋体" w:hAnsi="宋体"/>
        </w:rPr>
        <w:t>}</w:t>
      </w:r>
    </w:p>
    <w:p w:rsidR="008106F4" w:rsidRPr="00C81BAD" w:rsidRDefault="008106F4" w:rsidP="008106F4">
      <w:pPr>
        <w:rPr>
          <w:rFonts w:ascii="宋体" w:eastAsia="宋体" w:hAnsi="宋体"/>
        </w:rPr>
      </w:pPr>
    </w:p>
    <w:p w:rsidR="008106F4" w:rsidRPr="00C81BAD" w:rsidRDefault="008106F4" w:rsidP="008106F4">
      <w:pPr>
        <w:rPr>
          <w:rFonts w:ascii="宋体" w:eastAsia="宋体" w:hAnsi="宋体"/>
        </w:rPr>
      </w:pPr>
      <w:r w:rsidRPr="00C81BAD">
        <w:rPr>
          <w:rFonts w:ascii="宋体" w:eastAsia="宋体" w:hAnsi="宋体"/>
        </w:rPr>
        <w:t>int main()</w:t>
      </w:r>
    </w:p>
    <w:p w:rsidR="008106F4" w:rsidRPr="00C81BAD" w:rsidRDefault="008106F4" w:rsidP="008106F4">
      <w:pPr>
        <w:rPr>
          <w:rFonts w:ascii="宋体" w:eastAsia="宋体" w:hAnsi="宋体"/>
        </w:rPr>
      </w:pPr>
      <w:r w:rsidRPr="00C81BAD">
        <w:rPr>
          <w:rFonts w:ascii="宋体" w:eastAsia="宋体" w:hAnsi="宋体"/>
        </w:rPr>
        <w:t>{</w:t>
      </w:r>
    </w:p>
    <w:p w:rsidR="008106F4" w:rsidRPr="00C81BAD" w:rsidRDefault="008106F4" w:rsidP="008106F4">
      <w:pPr>
        <w:rPr>
          <w:rFonts w:ascii="宋体" w:eastAsia="宋体" w:hAnsi="宋体"/>
        </w:rPr>
      </w:pPr>
      <w:r w:rsidRPr="00C81BAD">
        <w:rPr>
          <w:rFonts w:ascii="宋体" w:eastAsia="宋体" w:hAnsi="宋体"/>
        </w:rPr>
        <w:t xml:space="preserve">    int t;</w:t>
      </w:r>
    </w:p>
    <w:p w:rsidR="008106F4" w:rsidRPr="00C81BAD" w:rsidRDefault="008106F4" w:rsidP="008106F4">
      <w:pPr>
        <w:rPr>
          <w:rFonts w:ascii="宋体" w:eastAsia="宋体" w:hAnsi="宋体"/>
        </w:rPr>
      </w:pPr>
      <w:r w:rsidRPr="00C81BAD">
        <w:rPr>
          <w:rFonts w:ascii="宋体" w:eastAsia="宋体" w:hAnsi="宋体"/>
        </w:rPr>
        <w:t xml:space="preserve">    scanf("%d",&amp;t);</w:t>
      </w:r>
    </w:p>
    <w:p w:rsidR="008106F4" w:rsidRPr="00C81BAD" w:rsidRDefault="008106F4" w:rsidP="008106F4">
      <w:pPr>
        <w:rPr>
          <w:rFonts w:ascii="宋体" w:eastAsia="宋体" w:hAnsi="宋体"/>
        </w:rPr>
      </w:pPr>
      <w:r w:rsidRPr="00C81BAD">
        <w:rPr>
          <w:rFonts w:ascii="宋体" w:eastAsia="宋体" w:hAnsi="宋体"/>
        </w:rPr>
        <w:t xml:space="preserve">    while(t--){</w:t>
      </w:r>
    </w:p>
    <w:p w:rsidR="008106F4" w:rsidRPr="00C81BAD" w:rsidRDefault="008106F4" w:rsidP="008106F4">
      <w:pPr>
        <w:rPr>
          <w:rFonts w:ascii="宋体" w:eastAsia="宋体" w:hAnsi="宋体"/>
        </w:rPr>
      </w:pPr>
      <w:r w:rsidRPr="00C81BAD">
        <w:rPr>
          <w:rFonts w:ascii="宋体" w:eastAsia="宋体" w:hAnsi="宋体"/>
        </w:rPr>
        <w:t xml:space="preserve">        #ifndef DEBUG</w:t>
      </w:r>
    </w:p>
    <w:p w:rsidR="008106F4" w:rsidRPr="00C81BAD" w:rsidRDefault="008106F4" w:rsidP="008106F4">
      <w:pPr>
        <w:rPr>
          <w:rFonts w:ascii="宋体" w:eastAsia="宋体" w:hAnsi="宋体"/>
        </w:rPr>
      </w:pPr>
      <w:r w:rsidRPr="00C81BAD">
        <w:rPr>
          <w:rFonts w:ascii="宋体" w:eastAsia="宋体" w:hAnsi="宋体"/>
        </w:rPr>
        <w:t xml:space="preserve">        scanf("%d%d%d",&amp;n,&amp;m,&amp;k);</w:t>
      </w:r>
    </w:p>
    <w:p w:rsidR="008106F4" w:rsidRPr="00C81BAD" w:rsidRDefault="008106F4" w:rsidP="008106F4">
      <w:pPr>
        <w:rPr>
          <w:rFonts w:ascii="宋体" w:eastAsia="宋体" w:hAnsi="宋体"/>
        </w:rPr>
      </w:pPr>
      <w:r w:rsidRPr="00C81BAD">
        <w:rPr>
          <w:rFonts w:ascii="宋体" w:eastAsia="宋体" w:hAnsi="宋体"/>
        </w:rPr>
        <w:t xml:space="preserve">        bool fly=false;</w:t>
      </w:r>
    </w:p>
    <w:p w:rsidR="008106F4" w:rsidRPr="00C81BAD" w:rsidRDefault="008106F4" w:rsidP="008106F4">
      <w:pPr>
        <w:rPr>
          <w:rFonts w:ascii="宋体" w:eastAsia="宋体" w:hAnsi="宋体"/>
        </w:rPr>
      </w:pPr>
      <w:r w:rsidRPr="00C81BAD">
        <w:rPr>
          <w:rFonts w:ascii="宋体" w:eastAsia="宋体" w:hAnsi="宋体"/>
        </w:rPr>
        <w:t xml:space="preserve">        for(int i=0;i&lt;k;i++){</w:t>
      </w:r>
    </w:p>
    <w:p w:rsidR="008106F4" w:rsidRPr="00C81BAD" w:rsidRDefault="008106F4" w:rsidP="008106F4">
      <w:pPr>
        <w:rPr>
          <w:rFonts w:ascii="宋体" w:eastAsia="宋体" w:hAnsi="宋体"/>
        </w:rPr>
      </w:pPr>
      <w:r w:rsidRPr="00C81BAD">
        <w:rPr>
          <w:rFonts w:ascii="宋体" w:eastAsia="宋体" w:hAnsi="宋体"/>
        </w:rPr>
        <w:t xml:space="preserve">            int x1,y1,x2,y2;</w:t>
      </w:r>
    </w:p>
    <w:p w:rsidR="008106F4" w:rsidRPr="00C81BAD" w:rsidRDefault="008106F4" w:rsidP="008106F4">
      <w:pPr>
        <w:rPr>
          <w:rFonts w:ascii="宋体" w:eastAsia="宋体" w:hAnsi="宋体"/>
        </w:rPr>
      </w:pPr>
      <w:r w:rsidRPr="00C81BAD">
        <w:rPr>
          <w:rFonts w:ascii="宋体" w:eastAsia="宋体" w:hAnsi="宋体"/>
        </w:rPr>
        <w:t xml:space="preserve">            scanf("%d%d%d%d",&amp;x1,&amp;y1,&amp;x2,&amp;y2);</w:t>
      </w:r>
    </w:p>
    <w:p w:rsidR="008106F4" w:rsidRPr="00C81BAD" w:rsidRDefault="008106F4" w:rsidP="008106F4">
      <w:pPr>
        <w:rPr>
          <w:rFonts w:ascii="宋体" w:eastAsia="宋体" w:hAnsi="宋体"/>
        </w:rPr>
      </w:pPr>
      <w:r w:rsidRPr="00C81BAD">
        <w:rPr>
          <w:rFonts w:ascii="宋体" w:eastAsia="宋体" w:hAnsi="宋体"/>
        </w:rPr>
        <w:t xml:space="preserve">            if(!((x1==x2)&amp;&amp;(y1==y2))&amp;&amp;((x1+y1)%2==0)&amp;&amp;((x2+y2)%2==0)) fly=true;</w:t>
      </w:r>
    </w:p>
    <w:p w:rsidR="008106F4" w:rsidRPr="00C81BAD" w:rsidRDefault="008106F4" w:rsidP="008106F4">
      <w:pPr>
        <w:rPr>
          <w:rFonts w:ascii="宋体" w:eastAsia="宋体" w:hAnsi="宋体"/>
        </w:rPr>
      </w:pPr>
      <w:r w:rsidRPr="00C81BAD">
        <w:rPr>
          <w:rFonts w:ascii="宋体" w:eastAsia="宋体" w:hAnsi="宋体"/>
        </w:rPr>
        <w:t xml:space="preserve">        }</w:t>
      </w:r>
    </w:p>
    <w:p w:rsidR="008106F4" w:rsidRPr="00C81BAD" w:rsidRDefault="008106F4" w:rsidP="008106F4">
      <w:pPr>
        <w:rPr>
          <w:rFonts w:ascii="宋体" w:eastAsia="宋体" w:hAnsi="宋体"/>
        </w:rPr>
      </w:pPr>
      <w:r w:rsidRPr="00C81BAD">
        <w:rPr>
          <w:rFonts w:ascii="宋体" w:eastAsia="宋体" w:hAnsi="宋体"/>
        </w:rPr>
        <w:t xml:space="preserve">        if(n%2==0||m%2==0){</w:t>
      </w:r>
    </w:p>
    <w:p w:rsidR="008106F4" w:rsidRPr="00C81BAD" w:rsidRDefault="008106F4" w:rsidP="008106F4">
      <w:pPr>
        <w:rPr>
          <w:rFonts w:ascii="宋体" w:eastAsia="宋体" w:hAnsi="宋体"/>
        </w:rPr>
      </w:pPr>
      <w:r w:rsidRPr="00C81BAD">
        <w:rPr>
          <w:rFonts w:ascii="宋体" w:eastAsia="宋体" w:hAnsi="宋体"/>
        </w:rPr>
        <w:t xml:space="preserve">            cout&lt;&lt;n*m&lt;&lt;endl;</w:t>
      </w:r>
    </w:p>
    <w:p w:rsidR="008106F4" w:rsidRPr="00C81BAD" w:rsidRDefault="008106F4" w:rsidP="008106F4">
      <w:pPr>
        <w:rPr>
          <w:rFonts w:ascii="宋体" w:eastAsia="宋体" w:hAnsi="宋体"/>
        </w:rPr>
      </w:pPr>
      <w:r w:rsidRPr="00C81BAD">
        <w:rPr>
          <w:rFonts w:ascii="宋体" w:eastAsia="宋体" w:hAnsi="宋体"/>
        </w:rPr>
        <w:t xml:space="preserve">            continue;</w:t>
      </w:r>
    </w:p>
    <w:p w:rsidR="008106F4" w:rsidRPr="00C81BAD" w:rsidRDefault="008106F4" w:rsidP="008106F4">
      <w:pPr>
        <w:rPr>
          <w:rFonts w:ascii="宋体" w:eastAsia="宋体" w:hAnsi="宋体"/>
        </w:rPr>
      </w:pPr>
      <w:r w:rsidRPr="00C81BAD">
        <w:rPr>
          <w:rFonts w:ascii="宋体" w:eastAsia="宋体" w:hAnsi="宋体"/>
        </w:rPr>
        <w:t xml:space="preserve">        }</w:t>
      </w:r>
    </w:p>
    <w:p w:rsidR="008106F4" w:rsidRPr="00C81BAD" w:rsidRDefault="008106F4" w:rsidP="008106F4">
      <w:pPr>
        <w:rPr>
          <w:rFonts w:ascii="宋体" w:eastAsia="宋体" w:hAnsi="宋体"/>
        </w:rPr>
      </w:pPr>
      <w:r w:rsidRPr="00C81BAD">
        <w:rPr>
          <w:rFonts w:ascii="宋体" w:eastAsia="宋体" w:hAnsi="宋体"/>
        </w:rPr>
        <w:t xml:space="preserve">        if(fly) cout&lt;&lt;n*m&lt;&lt;endl;else cout&lt;&lt;n*m+1&lt;&lt;endl;</w:t>
      </w:r>
    </w:p>
    <w:p w:rsidR="008106F4" w:rsidRPr="00C81BAD" w:rsidRDefault="008106F4" w:rsidP="008106F4">
      <w:pPr>
        <w:rPr>
          <w:rFonts w:ascii="宋体" w:eastAsia="宋体" w:hAnsi="宋体"/>
        </w:rPr>
      </w:pPr>
      <w:r w:rsidRPr="00C81BAD">
        <w:rPr>
          <w:rFonts w:ascii="宋体" w:eastAsia="宋体" w:hAnsi="宋体"/>
        </w:rPr>
        <w:t xml:space="preserve">        #endif // DEBUG</w:t>
      </w:r>
    </w:p>
    <w:p w:rsidR="008106F4" w:rsidRPr="00C81BAD" w:rsidRDefault="008106F4" w:rsidP="008106F4">
      <w:pPr>
        <w:rPr>
          <w:rFonts w:ascii="宋体" w:eastAsia="宋体" w:hAnsi="宋体"/>
        </w:rPr>
      </w:pPr>
      <w:r w:rsidRPr="00C81BAD">
        <w:rPr>
          <w:rFonts w:ascii="宋体" w:eastAsia="宋体" w:hAnsi="宋体"/>
        </w:rPr>
        <w:t xml:space="preserve">        #ifdef DEBUG</w:t>
      </w:r>
    </w:p>
    <w:p w:rsidR="008106F4" w:rsidRPr="00C81BAD" w:rsidRDefault="008106F4" w:rsidP="008106F4">
      <w:pPr>
        <w:rPr>
          <w:rFonts w:ascii="宋体" w:eastAsia="宋体" w:hAnsi="宋体"/>
        </w:rPr>
      </w:pPr>
      <w:r w:rsidRPr="00C81BAD">
        <w:rPr>
          <w:rFonts w:ascii="宋体" w:eastAsia="宋体" w:hAnsi="宋体"/>
        </w:rPr>
        <w:t xml:space="preserve">        scanf("%d%d",&amp;n,&amp;m);</w:t>
      </w:r>
    </w:p>
    <w:p w:rsidR="008106F4" w:rsidRPr="00C81BAD" w:rsidRDefault="008106F4" w:rsidP="008106F4">
      <w:pPr>
        <w:rPr>
          <w:rFonts w:ascii="宋体" w:eastAsia="宋体" w:hAnsi="宋体"/>
        </w:rPr>
      </w:pPr>
      <w:r w:rsidRPr="00C81BAD">
        <w:rPr>
          <w:rFonts w:ascii="宋体" w:eastAsia="宋体" w:hAnsi="宋体"/>
        </w:rPr>
        <w:t xml:space="preserve">        memset(visit,false,sizeof(visit));</w:t>
      </w:r>
    </w:p>
    <w:p w:rsidR="008106F4" w:rsidRPr="00C81BAD" w:rsidRDefault="008106F4" w:rsidP="008106F4">
      <w:pPr>
        <w:rPr>
          <w:rFonts w:ascii="宋体" w:eastAsia="宋体" w:hAnsi="宋体"/>
        </w:rPr>
      </w:pPr>
      <w:r w:rsidRPr="00C81BAD">
        <w:rPr>
          <w:rFonts w:ascii="宋体" w:eastAsia="宋体" w:hAnsi="宋体"/>
        </w:rPr>
        <w:t xml:space="preserve">        memset(tar,false,sizeof(tar));</w:t>
      </w:r>
    </w:p>
    <w:p w:rsidR="008106F4" w:rsidRPr="00C81BAD" w:rsidRDefault="008106F4" w:rsidP="008106F4">
      <w:pPr>
        <w:rPr>
          <w:rFonts w:ascii="宋体" w:eastAsia="宋体" w:hAnsi="宋体"/>
        </w:rPr>
      </w:pPr>
      <w:r w:rsidRPr="00C81BAD">
        <w:rPr>
          <w:rFonts w:ascii="宋体" w:eastAsia="宋体" w:hAnsi="宋体"/>
        </w:rPr>
        <w:t xml:space="preserve">        visitnum=1;</w:t>
      </w:r>
    </w:p>
    <w:p w:rsidR="008106F4" w:rsidRPr="00C81BAD" w:rsidRDefault="008106F4" w:rsidP="008106F4">
      <w:pPr>
        <w:rPr>
          <w:rFonts w:ascii="宋体" w:eastAsia="宋体" w:hAnsi="宋体"/>
        </w:rPr>
      </w:pPr>
      <w:r w:rsidRPr="00C81BAD">
        <w:rPr>
          <w:rFonts w:ascii="宋体" w:eastAsia="宋体" w:hAnsi="宋体"/>
        </w:rPr>
        <w:t xml:space="preserve">        visit[1][1]=true;</w:t>
      </w:r>
    </w:p>
    <w:p w:rsidR="008106F4" w:rsidRPr="00C81BAD" w:rsidRDefault="008106F4" w:rsidP="008106F4">
      <w:pPr>
        <w:rPr>
          <w:rFonts w:ascii="宋体" w:eastAsia="宋体" w:hAnsi="宋体"/>
        </w:rPr>
      </w:pPr>
      <w:r w:rsidRPr="00C81BAD">
        <w:rPr>
          <w:rFonts w:ascii="宋体" w:eastAsia="宋体" w:hAnsi="宋体"/>
        </w:rPr>
        <w:t xml:space="preserve">        dfs(1,1);</w:t>
      </w:r>
    </w:p>
    <w:p w:rsidR="008106F4" w:rsidRPr="00C81BAD" w:rsidRDefault="008106F4" w:rsidP="008106F4">
      <w:pPr>
        <w:rPr>
          <w:rFonts w:ascii="宋体" w:eastAsia="宋体" w:hAnsi="宋体"/>
        </w:rPr>
      </w:pPr>
      <w:r w:rsidRPr="00C81BAD">
        <w:rPr>
          <w:rFonts w:ascii="宋体" w:eastAsia="宋体" w:hAnsi="宋体"/>
        </w:rPr>
        <w:t xml:space="preserve">        for(int i=1;i&lt;=n;i++){</w:t>
      </w:r>
    </w:p>
    <w:p w:rsidR="008106F4" w:rsidRPr="00C81BAD" w:rsidRDefault="008106F4" w:rsidP="008106F4">
      <w:pPr>
        <w:rPr>
          <w:rFonts w:ascii="宋体" w:eastAsia="宋体" w:hAnsi="宋体"/>
        </w:rPr>
      </w:pPr>
      <w:r w:rsidRPr="00C81BAD">
        <w:rPr>
          <w:rFonts w:ascii="宋体" w:eastAsia="宋体" w:hAnsi="宋体"/>
        </w:rPr>
        <w:t xml:space="preserve">            for(int j=1;j&lt;=m;j++){</w:t>
      </w:r>
    </w:p>
    <w:p w:rsidR="008106F4" w:rsidRPr="00C81BAD" w:rsidRDefault="008106F4" w:rsidP="008106F4">
      <w:pPr>
        <w:rPr>
          <w:rFonts w:ascii="宋体" w:eastAsia="宋体" w:hAnsi="宋体"/>
        </w:rPr>
      </w:pPr>
      <w:r w:rsidRPr="00C81BAD">
        <w:rPr>
          <w:rFonts w:ascii="宋体" w:eastAsia="宋体" w:hAnsi="宋体"/>
        </w:rPr>
        <w:t xml:space="preserve">                if(tar[i][j]) cout&lt;&lt;1;else cout&lt;&lt;0;</w:t>
      </w:r>
    </w:p>
    <w:p w:rsidR="008106F4" w:rsidRPr="00C81BAD" w:rsidRDefault="008106F4" w:rsidP="008106F4">
      <w:pPr>
        <w:rPr>
          <w:rFonts w:ascii="宋体" w:eastAsia="宋体" w:hAnsi="宋体"/>
        </w:rPr>
      </w:pPr>
      <w:r w:rsidRPr="00C81BAD">
        <w:rPr>
          <w:rFonts w:ascii="宋体" w:eastAsia="宋体" w:hAnsi="宋体"/>
        </w:rPr>
        <w:t xml:space="preserve">            }</w:t>
      </w:r>
    </w:p>
    <w:p w:rsidR="008106F4" w:rsidRPr="00C81BAD" w:rsidRDefault="008106F4" w:rsidP="008106F4">
      <w:pPr>
        <w:rPr>
          <w:rFonts w:ascii="宋体" w:eastAsia="宋体" w:hAnsi="宋体"/>
        </w:rPr>
      </w:pPr>
      <w:r w:rsidRPr="00C81BAD">
        <w:rPr>
          <w:rFonts w:ascii="宋体" w:eastAsia="宋体" w:hAnsi="宋体"/>
        </w:rPr>
        <w:t xml:space="preserve">            cout&lt;&lt;endl;</w:t>
      </w:r>
    </w:p>
    <w:p w:rsidR="008106F4" w:rsidRPr="00C81BAD" w:rsidRDefault="008106F4" w:rsidP="008106F4">
      <w:pPr>
        <w:rPr>
          <w:rFonts w:ascii="宋体" w:eastAsia="宋体" w:hAnsi="宋体"/>
        </w:rPr>
      </w:pPr>
      <w:r w:rsidRPr="00C81BAD">
        <w:rPr>
          <w:rFonts w:ascii="宋体" w:eastAsia="宋体" w:hAnsi="宋体"/>
        </w:rPr>
        <w:t xml:space="preserve">        }</w:t>
      </w:r>
    </w:p>
    <w:p w:rsidR="008106F4" w:rsidRPr="00C81BAD" w:rsidRDefault="008106F4" w:rsidP="008106F4">
      <w:pPr>
        <w:rPr>
          <w:rFonts w:ascii="宋体" w:eastAsia="宋体" w:hAnsi="宋体"/>
        </w:rPr>
      </w:pPr>
      <w:r w:rsidRPr="00C81BAD">
        <w:rPr>
          <w:rFonts w:ascii="宋体" w:eastAsia="宋体" w:hAnsi="宋体"/>
        </w:rPr>
        <w:t xml:space="preserve">        #endif // DEBUG</w:t>
      </w:r>
    </w:p>
    <w:p w:rsidR="008106F4" w:rsidRPr="00C81BAD" w:rsidRDefault="008106F4" w:rsidP="008106F4">
      <w:pPr>
        <w:rPr>
          <w:rFonts w:ascii="宋体" w:eastAsia="宋体" w:hAnsi="宋体"/>
        </w:rPr>
      </w:pPr>
      <w:r w:rsidRPr="00C81BAD">
        <w:rPr>
          <w:rFonts w:ascii="宋体" w:eastAsia="宋体" w:hAnsi="宋体"/>
        </w:rPr>
        <w:t xml:space="preserve">    }</w:t>
      </w:r>
    </w:p>
    <w:p w:rsidR="008106F4" w:rsidRPr="00C81BAD" w:rsidRDefault="008106F4" w:rsidP="008106F4">
      <w:pPr>
        <w:rPr>
          <w:rFonts w:ascii="宋体" w:eastAsia="宋体" w:hAnsi="宋体"/>
        </w:rPr>
      </w:pPr>
      <w:r w:rsidRPr="00C81BAD">
        <w:rPr>
          <w:rFonts w:ascii="宋体" w:eastAsia="宋体" w:hAnsi="宋体"/>
        </w:rPr>
        <w:t xml:space="preserve">    return 0;</w:t>
      </w:r>
    </w:p>
    <w:p w:rsidR="008106F4" w:rsidRPr="00C81BAD" w:rsidRDefault="008106F4" w:rsidP="008106F4">
      <w:pPr>
        <w:rPr>
          <w:rFonts w:ascii="宋体" w:eastAsia="宋体" w:hAnsi="宋体"/>
        </w:rPr>
      </w:pPr>
      <w:r w:rsidRPr="00C81BAD">
        <w:rPr>
          <w:rFonts w:ascii="宋体" w:eastAsia="宋体" w:hAnsi="宋体"/>
        </w:rPr>
        <w:lastRenderedPageBreak/>
        <w:t>}</w:t>
      </w:r>
    </w:p>
    <w:p w:rsidR="00BF5ABA" w:rsidRPr="00C81BAD" w:rsidRDefault="00BF5ABA" w:rsidP="00BF5ABA">
      <w:pPr>
        <w:pStyle w:val="2"/>
        <w:rPr>
          <w:rFonts w:ascii="宋体" w:eastAsia="宋体" w:hAnsi="宋体"/>
          <w:b w:val="0"/>
        </w:rPr>
      </w:pPr>
      <w:bookmarkStart w:id="131" w:name="_Toc523521214"/>
      <w:r w:rsidRPr="00C81BAD">
        <w:rPr>
          <w:rFonts w:ascii="宋体" w:eastAsia="宋体" w:hAnsi="宋体" w:hint="eastAsia"/>
          <w:b w:val="0"/>
        </w:rPr>
        <w:t>树链剖分</w:t>
      </w:r>
      <w:bookmarkEnd w:id="131"/>
    </w:p>
    <w:p w:rsidR="00A81436" w:rsidRPr="00C81BAD" w:rsidRDefault="009E330B" w:rsidP="00A81436">
      <w:pPr>
        <w:pStyle w:val="2"/>
        <w:rPr>
          <w:rFonts w:ascii="宋体" w:eastAsia="宋体" w:hAnsi="宋体"/>
          <w:b w:val="0"/>
        </w:rPr>
      </w:pPr>
      <w:bookmarkStart w:id="132" w:name="_Toc523521215"/>
      <w:r w:rsidRPr="00C81BAD">
        <w:rPr>
          <w:rFonts w:ascii="宋体" w:eastAsia="宋体" w:hAnsi="宋体" w:hint="eastAsia"/>
          <w:b w:val="0"/>
        </w:rPr>
        <w:t>线段树优化建图</w:t>
      </w:r>
      <w:bookmarkEnd w:id="132"/>
    </w:p>
    <w:p w:rsidR="008868F1" w:rsidRPr="00C81BAD" w:rsidRDefault="008868F1" w:rsidP="008868F1">
      <w:pPr>
        <w:pStyle w:val="2"/>
        <w:rPr>
          <w:rFonts w:ascii="宋体" w:eastAsia="宋体" w:hAnsi="宋体"/>
          <w:b w:val="0"/>
        </w:rPr>
      </w:pPr>
      <w:bookmarkStart w:id="133" w:name="_Toc523521216"/>
      <w:r w:rsidRPr="00C81BAD">
        <w:rPr>
          <w:rFonts w:ascii="宋体" w:eastAsia="宋体" w:hAnsi="宋体" w:hint="eastAsia"/>
          <w:b w:val="0"/>
        </w:rPr>
        <w:t>综合题</w:t>
      </w:r>
      <w:bookmarkEnd w:id="133"/>
    </w:p>
    <w:p w:rsidR="008868F1" w:rsidRPr="00C81BAD" w:rsidRDefault="008868F1" w:rsidP="008868F1">
      <w:pPr>
        <w:pStyle w:val="3"/>
        <w:rPr>
          <w:rFonts w:ascii="宋体" w:eastAsia="宋体" w:hAnsi="宋体"/>
          <w:b w:val="0"/>
        </w:rPr>
      </w:pPr>
      <w:bookmarkStart w:id="134" w:name="_Toc523521217"/>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6380</w:t>
      </w:r>
      <w:r w:rsidRPr="00C81BAD">
        <w:rPr>
          <w:rFonts w:ascii="宋体" w:eastAsia="宋体" w:hAnsi="宋体" w:hint="eastAsia"/>
          <w:b w:val="0"/>
        </w:rPr>
        <w:t>-</w:t>
      </w:r>
      <w:r w:rsidRPr="00C81BAD">
        <w:rPr>
          <w:rFonts w:ascii="宋体" w:eastAsia="宋体" w:hAnsi="宋体"/>
          <w:b w:val="0"/>
        </w:rPr>
        <w:t>degree</w:t>
      </w:r>
      <w:bookmarkEnd w:id="134"/>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6380</w:instrText>
      </w:r>
      <w:r w:rsidRPr="00C81BAD">
        <w:rPr>
          <w:rFonts w:ascii="宋体" w:eastAsia="宋体" w:hAnsi="宋体" w:hint="eastAsia"/>
          <w:b w:val="0"/>
        </w:rPr>
        <w:instrText>-</w:instrText>
      </w:r>
      <w:r w:rsidRPr="00C81BAD">
        <w:rPr>
          <w:rFonts w:ascii="宋体" w:eastAsia="宋体" w:hAnsi="宋体"/>
          <w:b w:val="0"/>
        </w:rPr>
        <w:instrText>degree:</w:instrText>
      </w:r>
      <w:r w:rsidRPr="00C81BAD">
        <w:rPr>
          <w:rFonts w:ascii="宋体" w:eastAsia="宋体" w:hAnsi="宋体"/>
        </w:rPr>
        <w:instrText xml:space="preserve">6380" \y "HDU:6380" </w:instrText>
      </w:r>
      <w:r w:rsidRPr="00C81BAD">
        <w:rPr>
          <w:rFonts w:ascii="宋体" w:eastAsia="宋体" w:hAnsi="宋体"/>
          <w:b w:val="0"/>
        </w:rPr>
        <w:fldChar w:fldCharType="end"/>
      </w:r>
    </w:p>
    <w:p w:rsidR="008868F1" w:rsidRPr="00C81BAD" w:rsidRDefault="008868F1" w:rsidP="008868F1">
      <w:pPr>
        <w:rPr>
          <w:rFonts w:ascii="宋体" w:eastAsia="宋体" w:hAnsi="宋体"/>
        </w:rPr>
      </w:pPr>
      <w:r w:rsidRPr="00C81BAD">
        <w:rPr>
          <w:rFonts w:ascii="宋体" w:eastAsia="宋体" w:hAnsi="宋体" w:hint="eastAsia"/>
        </w:rPr>
        <w:t>【Source】2018百度之星初赛第2场-</w:t>
      </w:r>
      <w:r w:rsidRPr="00C81BAD">
        <w:rPr>
          <w:rFonts w:ascii="宋体" w:eastAsia="宋体" w:hAnsi="宋体"/>
        </w:rPr>
        <w:t>1001</w:t>
      </w:r>
    </w:p>
    <w:p w:rsidR="008868F1" w:rsidRPr="00C81BAD" w:rsidRDefault="008868F1" w:rsidP="008868F1">
      <w:pPr>
        <w:rPr>
          <w:rFonts w:ascii="宋体" w:eastAsia="宋体" w:hAnsi="宋体"/>
        </w:rPr>
      </w:pPr>
      <w:r w:rsidRPr="00C81BAD">
        <w:rPr>
          <w:rFonts w:ascii="宋体" w:eastAsia="宋体" w:hAnsi="宋体" w:hint="eastAsia"/>
        </w:rPr>
        <w:t>【难度】签到</w:t>
      </w:r>
    </w:p>
    <w:p w:rsidR="008868F1" w:rsidRPr="00C81BAD" w:rsidRDefault="008868F1" w:rsidP="008868F1">
      <w:pPr>
        <w:rPr>
          <w:rFonts w:ascii="宋体" w:eastAsia="宋体" w:hAnsi="宋体"/>
        </w:rPr>
      </w:pPr>
      <w:r w:rsidRPr="00C81BAD">
        <w:rPr>
          <w:rFonts w:ascii="宋体" w:eastAsia="宋体" w:hAnsi="宋体" w:hint="eastAsia"/>
        </w:rPr>
        <w:t>【TAG】连通块</w:t>
      </w:r>
    </w:p>
    <w:p w:rsidR="008868F1" w:rsidRPr="00C81BAD" w:rsidRDefault="008868F1" w:rsidP="008868F1">
      <w:pPr>
        <w:rPr>
          <w:rFonts w:ascii="宋体" w:eastAsia="宋体" w:hAnsi="宋体"/>
        </w:rPr>
      </w:pPr>
      <w:r w:rsidRPr="00C81BAD">
        <w:rPr>
          <w:rFonts w:ascii="宋体" w:eastAsia="宋体" w:hAnsi="宋体" w:hint="eastAsia"/>
        </w:rPr>
        <w:t>【代码】</w:t>
      </w:r>
    </w:p>
    <w:p w:rsidR="008868F1" w:rsidRPr="00C81BAD" w:rsidRDefault="008868F1" w:rsidP="008868F1">
      <w:pPr>
        <w:rPr>
          <w:rFonts w:ascii="宋体" w:eastAsia="宋体" w:hAnsi="宋体"/>
        </w:rPr>
      </w:pPr>
      <w:r w:rsidRPr="00C81BAD">
        <w:rPr>
          <w:rFonts w:ascii="宋体" w:eastAsia="宋体" w:hAnsi="宋体"/>
        </w:rPr>
        <w:t>#include &lt;bits/stdc++.h&gt;</w:t>
      </w:r>
    </w:p>
    <w:p w:rsidR="008868F1" w:rsidRPr="00C81BAD" w:rsidRDefault="008868F1" w:rsidP="008868F1">
      <w:pPr>
        <w:rPr>
          <w:rFonts w:ascii="宋体" w:eastAsia="宋体" w:hAnsi="宋体"/>
        </w:rPr>
      </w:pPr>
      <w:r w:rsidRPr="00C81BAD">
        <w:rPr>
          <w:rFonts w:ascii="宋体" w:eastAsia="宋体" w:hAnsi="宋体"/>
        </w:rPr>
        <w:t>#define MAXN 200010</w:t>
      </w:r>
    </w:p>
    <w:p w:rsidR="008868F1" w:rsidRPr="00C81BAD" w:rsidRDefault="008868F1" w:rsidP="008868F1">
      <w:pPr>
        <w:rPr>
          <w:rFonts w:ascii="宋体" w:eastAsia="宋体" w:hAnsi="宋体"/>
        </w:rPr>
      </w:pPr>
    </w:p>
    <w:p w:rsidR="008868F1" w:rsidRPr="00C81BAD" w:rsidRDefault="008868F1" w:rsidP="008868F1">
      <w:pPr>
        <w:rPr>
          <w:rFonts w:ascii="宋体" w:eastAsia="宋体" w:hAnsi="宋体"/>
        </w:rPr>
      </w:pPr>
      <w:r w:rsidRPr="00C81BAD">
        <w:rPr>
          <w:rFonts w:ascii="宋体" w:eastAsia="宋体" w:hAnsi="宋体"/>
        </w:rPr>
        <w:t>using namespace std;</w:t>
      </w:r>
    </w:p>
    <w:p w:rsidR="008868F1" w:rsidRPr="00C81BAD" w:rsidRDefault="008868F1" w:rsidP="008868F1">
      <w:pPr>
        <w:rPr>
          <w:rFonts w:ascii="宋体" w:eastAsia="宋体" w:hAnsi="宋体"/>
        </w:rPr>
      </w:pPr>
    </w:p>
    <w:p w:rsidR="008868F1" w:rsidRPr="00C81BAD" w:rsidRDefault="008868F1" w:rsidP="008868F1">
      <w:pPr>
        <w:rPr>
          <w:rFonts w:ascii="宋体" w:eastAsia="宋体" w:hAnsi="宋体"/>
        </w:rPr>
      </w:pPr>
      <w:r w:rsidRPr="00C81BAD">
        <w:rPr>
          <w:rFonts w:ascii="宋体" w:eastAsia="宋体" w:hAnsi="宋体"/>
        </w:rPr>
        <w:t>int n,m,k,degree[MAXN],maxdegree,cnt;</w:t>
      </w:r>
    </w:p>
    <w:p w:rsidR="008868F1" w:rsidRPr="00C81BAD" w:rsidRDefault="008868F1" w:rsidP="008868F1">
      <w:pPr>
        <w:rPr>
          <w:rFonts w:ascii="宋体" w:eastAsia="宋体" w:hAnsi="宋体"/>
        </w:rPr>
      </w:pPr>
    </w:p>
    <w:p w:rsidR="008868F1" w:rsidRPr="00C81BAD" w:rsidRDefault="008868F1" w:rsidP="008868F1">
      <w:pPr>
        <w:rPr>
          <w:rFonts w:ascii="宋体" w:eastAsia="宋体" w:hAnsi="宋体"/>
        </w:rPr>
      </w:pPr>
      <w:r w:rsidRPr="00C81BAD">
        <w:rPr>
          <w:rFonts w:ascii="宋体" w:eastAsia="宋体" w:hAnsi="宋体"/>
        </w:rPr>
        <w:t>int main()</w:t>
      </w:r>
    </w:p>
    <w:p w:rsidR="008868F1" w:rsidRPr="00C81BAD" w:rsidRDefault="008868F1" w:rsidP="008868F1">
      <w:pPr>
        <w:rPr>
          <w:rFonts w:ascii="宋体" w:eastAsia="宋体" w:hAnsi="宋体"/>
        </w:rPr>
      </w:pPr>
      <w:r w:rsidRPr="00C81BAD">
        <w:rPr>
          <w:rFonts w:ascii="宋体" w:eastAsia="宋体" w:hAnsi="宋体"/>
        </w:rPr>
        <w:t>{</w:t>
      </w:r>
    </w:p>
    <w:p w:rsidR="008868F1" w:rsidRPr="00C81BAD" w:rsidRDefault="008868F1" w:rsidP="008868F1">
      <w:pPr>
        <w:rPr>
          <w:rFonts w:ascii="宋体" w:eastAsia="宋体" w:hAnsi="宋体"/>
        </w:rPr>
      </w:pPr>
      <w:r w:rsidRPr="00C81BAD">
        <w:rPr>
          <w:rFonts w:ascii="宋体" w:eastAsia="宋体" w:hAnsi="宋体"/>
        </w:rPr>
        <w:t xml:space="preserve">    int t;</w:t>
      </w:r>
    </w:p>
    <w:p w:rsidR="008868F1" w:rsidRPr="00C81BAD" w:rsidRDefault="008868F1" w:rsidP="008868F1">
      <w:pPr>
        <w:rPr>
          <w:rFonts w:ascii="宋体" w:eastAsia="宋体" w:hAnsi="宋体"/>
        </w:rPr>
      </w:pPr>
      <w:r w:rsidRPr="00C81BAD">
        <w:rPr>
          <w:rFonts w:ascii="宋体" w:eastAsia="宋体" w:hAnsi="宋体"/>
        </w:rPr>
        <w:t xml:space="preserve">    scanf("%d",&amp;t);</w:t>
      </w:r>
    </w:p>
    <w:p w:rsidR="008868F1" w:rsidRPr="00C81BAD" w:rsidRDefault="008868F1" w:rsidP="008868F1">
      <w:pPr>
        <w:rPr>
          <w:rFonts w:ascii="宋体" w:eastAsia="宋体" w:hAnsi="宋体"/>
        </w:rPr>
      </w:pPr>
      <w:r w:rsidRPr="00C81BAD">
        <w:rPr>
          <w:rFonts w:ascii="宋体" w:eastAsia="宋体" w:hAnsi="宋体"/>
        </w:rPr>
        <w:t xml:space="preserve">    while(t--){</w:t>
      </w:r>
    </w:p>
    <w:p w:rsidR="008868F1" w:rsidRPr="00C81BAD" w:rsidRDefault="008868F1" w:rsidP="008868F1">
      <w:pPr>
        <w:rPr>
          <w:rFonts w:ascii="宋体" w:eastAsia="宋体" w:hAnsi="宋体"/>
        </w:rPr>
      </w:pPr>
      <w:r w:rsidRPr="00C81BAD">
        <w:rPr>
          <w:rFonts w:ascii="宋体" w:eastAsia="宋体" w:hAnsi="宋体"/>
        </w:rPr>
        <w:t xml:space="preserve">        scanf("%d%d%d",&amp;n,&amp;m,&amp;k);</w:t>
      </w:r>
    </w:p>
    <w:p w:rsidR="008868F1" w:rsidRPr="00C81BAD" w:rsidRDefault="008868F1" w:rsidP="008868F1">
      <w:pPr>
        <w:rPr>
          <w:rFonts w:ascii="宋体" w:eastAsia="宋体" w:hAnsi="宋体"/>
        </w:rPr>
      </w:pPr>
      <w:r w:rsidRPr="00C81BAD">
        <w:rPr>
          <w:rFonts w:ascii="宋体" w:eastAsia="宋体" w:hAnsi="宋体"/>
        </w:rPr>
        <w:t xml:space="preserve">        memset(degree,0,sizeof(degree));</w:t>
      </w:r>
    </w:p>
    <w:p w:rsidR="008868F1" w:rsidRPr="00C81BAD" w:rsidRDefault="008868F1" w:rsidP="008868F1">
      <w:pPr>
        <w:rPr>
          <w:rFonts w:ascii="宋体" w:eastAsia="宋体" w:hAnsi="宋体"/>
        </w:rPr>
      </w:pPr>
      <w:r w:rsidRPr="00C81BAD">
        <w:rPr>
          <w:rFonts w:ascii="宋体" w:eastAsia="宋体" w:hAnsi="宋体"/>
        </w:rPr>
        <w:t xml:space="preserve">        maxdegree=0;</w:t>
      </w:r>
    </w:p>
    <w:p w:rsidR="008868F1" w:rsidRPr="00C81BAD" w:rsidRDefault="008868F1" w:rsidP="008868F1">
      <w:pPr>
        <w:rPr>
          <w:rFonts w:ascii="宋体" w:eastAsia="宋体" w:hAnsi="宋体"/>
        </w:rPr>
      </w:pPr>
      <w:r w:rsidRPr="00C81BAD">
        <w:rPr>
          <w:rFonts w:ascii="宋体" w:eastAsia="宋体" w:hAnsi="宋体"/>
        </w:rPr>
        <w:t xml:space="preserve">        cnt=n;</w:t>
      </w:r>
    </w:p>
    <w:p w:rsidR="008868F1" w:rsidRPr="00C81BAD" w:rsidRDefault="008868F1" w:rsidP="008868F1">
      <w:pPr>
        <w:rPr>
          <w:rFonts w:ascii="宋体" w:eastAsia="宋体" w:hAnsi="宋体"/>
        </w:rPr>
      </w:pPr>
      <w:r w:rsidRPr="00C81BAD">
        <w:rPr>
          <w:rFonts w:ascii="宋体" w:eastAsia="宋体" w:hAnsi="宋体"/>
        </w:rPr>
        <w:t xml:space="preserve">        for(int i=0;i&lt;m;i++){</w:t>
      </w:r>
    </w:p>
    <w:p w:rsidR="008868F1" w:rsidRPr="00C81BAD" w:rsidRDefault="008868F1" w:rsidP="008868F1">
      <w:pPr>
        <w:rPr>
          <w:rFonts w:ascii="宋体" w:eastAsia="宋体" w:hAnsi="宋体"/>
        </w:rPr>
      </w:pPr>
      <w:r w:rsidRPr="00C81BAD">
        <w:rPr>
          <w:rFonts w:ascii="宋体" w:eastAsia="宋体" w:hAnsi="宋体"/>
        </w:rPr>
        <w:t xml:space="preserve">            int a,b;</w:t>
      </w:r>
    </w:p>
    <w:p w:rsidR="008868F1" w:rsidRPr="00C81BAD" w:rsidRDefault="008868F1" w:rsidP="008868F1">
      <w:pPr>
        <w:rPr>
          <w:rFonts w:ascii="宋体" w:eastAsia="宋体" w:hAnsi="宋体"/>
        </w:rPr>
      </w:pPr>
      <w:r w:rsidRPr="00C81BAD">
        <w:rPr>
          <w:rFonts w:ascii="宋体" w:eastAsia="宋体" w:hAnsi="宋体"/>
        </w:rPr>
        <w:t xml:space="preserve">            scanf("%d%d",&amp;a,&amp;b);</w:t>
      </w:r>
    </w:p>
    <w:p w:rsidR="008868F1" w:rsidRPr="00C81BAD" w:rsidRDefault="008868F1" w:rsidP="008868F1">
      <w:pPr>
        <w:rPr>
          <w:rFonts w:ascii="宋体" w:eastAsia="宋体" w:hAnsi="宋体"/>
        </w:rPr>
      </w:pPr>
      <w:r w:rsidRPr="00C81BAD">
        <w:rPr>
          <w:rFonts w:ascii="宋体" w:eastAsia="宋体" w:hAnsi="宋体"/>
        </w:rPr>
        <w:t xml:space="preserve">            degree[a]++;</w:t>
      </w:r>
    </w:p>
    <w:p w:rsidR="008868F1" w:rsidRPr="00C81BAD" w:rsidRDefault="008868F1" w:rsidP="008868F1">
      <w:pPr>
        <w:rPr>
          <w:rFonts w:ascii="宋体" w:eastAsia="宋体" w:hAnsi="宋体"/>
        </w:rPr>
      </w:pPr>
      <w:r w:rsidRPr="00C81BAD">
        <w:rPr>
          <w:rFonts w:ascii="宋体" w:eastAsia="宋体" w:hAnsi="宋体"/>
        </w:rPr>
        <w:t xml:space="preserve">            degree[b]++;</w:t>
      </w:r>
    </w:p>
    <w:p w:rsidR="008868F1" w:rsidRPr="00C81BAD" w:rsidRDefault="008868F1" w:rsidP="008868F1">
      <w:pPr>
        <w:rPr>
          <w:rFonts w:ascii="宋体" w:eastAsia="宋体" w:hAnsi="宋体"/>
        </w:rPr>
      </w:pPr>
      <w:r w:rsidRPr="00C81BAD">
        <w:rPr>
          <w:rFonts w:ascii="宋体" w:eastAsia="宋体" w:hAnsi="宋体"/>
        </w:rPr>
        <w:t xml:space="preserve">            if(degree[a]&gt;maxdegree){</w:t>
      </w:r>
    </w:p>
    <w:p w:rsidR="008868F1" w:rsidRPr="00C81BAD" w:rsidRDefault="008868F1" w:rsidP="008868F1">
      <w:pPr>
        <w:rPr>
          <w:rFonts w:ascii="宋体" w:eastAsia="宋体" w:hAnsi="宋体"/>
        </w:rPr>
      </w:pPr>
      <w:r w:rsidRPr="00C81BAD">
        <w:rPr>
          <w:rFonts w:ascii="宋体" w:eastAsia="宋体" w:hAnsi="宋体"/>
        </w:rPr>
        <w:t xml:space="preserve">                maxdegree=degree[a];</w:t>
      </w:r>
    </w:p>
    <w:p w:rsidR="008868F1" w:rsidRPr="00C81BAD" w:rsidRDefault="008868F1" w:rsidP="008868F1">
      <w:pPr>
        <w:rPr>
          <w:rFonts w:ascii="宋体" w:eastAsia="宋体" w:hAnsi="宋体"/>
        </w:rPr>
      </w:pPr>
      <w:r w:rsidRPr="00C81BAD">
        <w:rPr>
          <w:rFonts w:ascii="宋体" w:eastAsia="宋体" w:hAnsi="宋体"/>
        </w:rPr>
        <w:t xml:space="preserve">            }</w:t>
      </w:r>
    </w:p>
    <w:p w:rsidR="008868F1" w:rsidRPr="00C81BAD" w:rsidRDefault="008868F1" w:rsidP="008868F1">
      <w:pPr>
        <w:rPr>
          <w:rFonts w:ascii="宋体" w:eastAsia="宋体" w:hAnsi="宋体"/>
        </w:rPr>
      </w:pPr>
      <w:r w:rsidRPr="00C81BAD">
        <w:rPr>
          <w:rFonts w:ascii="宋体" w:eastAsia="宋体" w:hAnsi="宋体"/>
        </w:rPr>
        <w:t xml:space="preserve">            if(degree[b]&gt;maxdegree){</w:t>
      </w:r>
    </w:p>
    <w:p w:rsidR="008868F1" w:rsidRPr="00C81BAD" w:rsidRDefault="008868F1" w:rsidP="008868F1">
      <w:pPr>
        <w:rPr>
          <w:rFonts w:ascii="宋体" w:eastAsia="宋体" w:hAnsi="宋体"/>
        </w:rPr>
      </w:pPr>
      <w:r w:rsidRPr="00C81BAD">
        <w:rPr>
          <w:rFonts w:ascii="宋体" w:eastAsia="宋体" w:hAnsi="宋体"/>
        </w:rPr>
        <w:t xml:space="preserve">                maxdegree=degree[b];</w:t>
      </w:r>
    </w:p>
    <w:p w:rsidR="008868F1" w:rsidRPr="00C81BAD" w:rsidRDefault="008868F1" w:rsidP="008868F1">
      <w:pPr>
        <w:rPr>
          <w:rFonts w:ascii="宋体" w:eastAsia="宋体" w:hAnsi="宋体"/>
        </w:rPr>
      </w:pPr>
      <w:r w:rsidRPr="00C81BAD">
        <w:rPr>
          <w:rFonts w:ascii="宋体" w:eastAsia="宋体" w:hAnsi="宋体"/>
        </w:rPr>
        <w:t xml:space="preserve">            }</w:t>
      </w:r>
    </w:p>
    <w:p w:rsidR="008868F1" w:rsidRPr="00C81BAD" w:rsidRDefault="008868F1" w:rsidP="008868F1">
      <w:pPr>
        <w:rPr>
          <w:rFonts w:ascii="宋体" w:eastAsia="宋体" w:hAnsi="宋体"/>
        </w:rPr>
      </w:pPr>
      <w:r w:rsidRPr="00C81BAD">
        <w:rPr>
          <w:rFonts w:ascii="宋体" w:eastAsia="宋体" w:hAnsi="宋体"/>
        </w:rPr>
        <w:lastRenderedPageBreak/>
        <w:t xml:space="preserve">            cnt--;</w:t>
      </w:r>
    </w:p>
    <w:p w:rsidR="008868F1" w:rsidRPr="00C81BAD" w:rsidRDefault="008868F1" w:rsidP="008868F1">
      <w:pPr>
        <w:rPr>
          <w:rFonts w:ascii="宋体" w:eastAsia="宋体" w:hAnsi="宋体"/>
        </w:rPr>
      </w:pPr>
      <w:r w:rsidRPr="00C81BAD">
        <w:rPr>
          <w:rFonts w:ascii="宋体" w:eastAsia="宋体" w:hAnsi="宋体"/>
        </w:rPr>
        <w:t xml:space="preserve">        }</w:t>
      </w:r>
    </w:p>
    <w:p w:rsidR="008868F1" w:rsidRPr="00C81BAD" w:rsidRDefault="008868F1" w:rsidP="008868F1">
      <w:pPr>
        <w:rPr>
          <w:rFonts w:ascii="宋体" w:eastAsia="宋体" w:hAnsi="宋体"/>
        </w:rPr>
      </w:pPr>
      <w:r w:rsidRPr="00C81BAD">
        <w:rPr>
          <w:rFonts w:ascii="宋体" w:eastAsia="宋体" w:hAnsi="宋体"/>
        </w:rPr>
        <w:t xml:space="preserve">        int ans=maxdegree+cnt-1;</w:t>
      </w:r>
    </w:p>
    <w:p w:rsidR="008868F1" w:rsidRPr="00C81BAD" w:rsidRDefault="008868F1" w:rsidP="008868F1">
      <w:pPr>
        <w:rPr>
          <w:rFonts w:ascii="宋体" w:eastAsia="宋体" w:hAnsi="宋体"/>
        </w:rPr>
      </w:pPr>
      <w:r w:rsidRPr="00C81BAD">
        <w:rPr>
          <w:rFonts w:ascii="宋体" w:eastAsia="宋体" w:hAnsi="宋体"/>
        </w:rPr>
        <w:t xml:space="preserve">        int edge_left=m-maxdegree;</w:t>
      </w:r>
    </w:p>
    <w:p w:rsidR="008868F1" w:rsidRPr="00C81BAD" w:rsidRDefault="008868F1" w:rsidP="008868F1">
      <w:pPr>
        <w:rPr>
          <w:rFonts w:ascii="宋体" w:eastAsia="宋体" w:hAnsi="宋体"/>
        </w:rPr>
      </w:pPr>
      <w:r w:rsidRPr="00C81BAD">
        <w:rPr>
          <w:rFonts w:ascii="宋体" w:eastAsia="宋体" w:hAnsi="宋体"/>
        </w:rPr>
        <w:t xml:space="preserve">        if(edge_left&gt;0) ans+=min(k,edge_left);</w:t>
      </w:r>
    </w:p>
    <w:p w:rsidR="008868F1" w:rsidRPr="00C81BAD" w:rsidRDefault="008868F1" w:rsidP="008868F1">
      <w:pPr>
        <w:rPr>
          <w:rFonts w:ascii="宋体" w:eastAsia="宋体" w:hAnsi="宋体"/>
        </w:rPr>
      </w:pPr>
      <w:r w:rsidRPr="00C81BAD">
        <w:rPr>
          <w:rFonts w:ascii="宋体" w:eastAsia="宋体" w:hAnsi="宋体"/>
        </w:rPr>
        <w:t xml:space="preserve">        cout&lt;&lt;ans&lt;&lt;endl;</w:t>
      </w:r>
    </w:p>
    <w:p w:rsidR="008868F1" w:rsidRPr="00C81BAD" w:rsidRDefault="008868F1" w:rsidP="008868F1">
      <w:pPr>
        <w:rPr>
          <w:rFonts w:ascii="宋体" w:eastAsia="宋体" w:hAnsi="宋体"/>
        </w:rPr>
      </w:pPr>
      <w:r w:rsidRPr="00C81BAD">
        <w:rPr>
          <w:rFonts w:ascii="宋体" w:eastAsia="宋体" w:hAnsi="宋体"/>
        </w:rPr>
        <w:t xml:space="preserve">    }</w:t>
      </w:r>
    </w:p>
    <w:p w:rsidR="008868F1" w:rsidRPr="00C81BAD" w:rsidRDefault="008868F1" w:rsidP="008868F1">
      <w:pPr>
        <w:rPr>
          <w:rFonts w:ascii="宋体" w:eastAsia="宋体" w:hAnsi="宋体"/>
        </w:rPr>
      </w:pPr>
      <w:r w:rsidRPr="00C81BAD">
        <w:rPr>
          <w:rFonts w:ascii="宋体" w:eastAsia="宋体" w:hAnsi="宋体"/>
        </w:rPr>
        <w:t xml:space="preserve">    return 0;</w:t>
      </w:r>
    </w:p>
    <w:p w:rsidR="008868F1" w:rsidRPr="00C81BAD" w:rsidRDefault="008868F1" w:rsidP="008868F1">
      <w:pPr>
        <w:rPr>
          <w:rFonts w:ascii="宋体" w:eastAsia="宋体" w:hAnsi="宋体"/>
        </w:rPr>
      </w:pPr>
      <w:r w:rsidRPr="00C81BAD">
        <w:rPr>
          <w:rFonts w:ascii="宋体" w:eastAsia="宋体" w:hAnsi="宋体"/>
        </w:rPr>
        <w:t>}</w:t>
      </w:r>
    </w:p>
    <w:p w:rsidR="00EE5D3F" w:rsidRPr="00C81BAD" w:rsidRDefault="004B1ACF" w:rsidP="009B11BF">
      <w:pPr>
        <w:pStyle w:val="1"/>
        <w:rPr>
          <w:rFonts w:ascii="宋体" w:eastAsia="宋体" w:hAnsi="宋体"/>
        </w:rPr>
      </w:pPr>
      <w:bookmarkStart w:id="135" w:name="_Toc523521218"/>
      <w:r w:rsidRPr="00C81BAD">
        <w:rPr>
          <w:rFonts w:ascii="宋体" w:eastAsia="宋体" w:hAnsi="宋体" w:hint="eastAsia"/>
        </w:rPr>
        <w:t>五、字符串算法</w:t>
      </w:r>
      <w:bookmarkEnd w:id="135"/>
    </w:p>
    <w:p w:rsidR="0023725F" w:rsidRPr="00C81BAD" w:rsidRDefault="0023725F" w:rsidP="00BC5A66">
      <w:pPr>
        <w:pStyle w:val="2"/>
        <w:rPr>
          <w:rFonts w:ascii="宋体" w:eastAsia="宋体" w:hAnsi="宋体"/>
          <w:b w:val="0"/>
        </w:rPr>
      </w:pPr>
      <w:bookmarkStart w:id="136" w:name="_Toc523521219"/>
      <w:r w:rsidRPr="00C81BAD">
        <w:rPr>
          <w:rFonts w:ascii="宋体" w:eastAsia="宋体" w:hAnsi="宋体" w:hint="eastAsia"/>
          <w:b w:val="0"/>
        </w:rPr>
        <w:t>补题</w:t>
      </w:r>
      <w:bookmarkEnd w:id="136"/>
    </w:p>
    <w:p w:rsidR="00E77A6C" w:rsidRPr="00C81BAD" w:rsidRDefault="00E77A6C" w:rsidP="00E77A6C">
      <w:pPr>
        <w:pStyle w:val="3"/>
        <w:rPr>
          <w:rFonts w:ascii="宋体" w:eastAsia="宋体" w:hAnsi="宋体"/>
          <w:b w:val="0"/>
        </w:rPr>
      </w:pPr>
      <w:bookmarkStart w:id="137" w:name="_Toc523521220"/>
      <w:r w:rsidRPr="00C81BAD">
        <w:rPr>
          <w:rFonts w:ascii="宋体" w:eastAsia="宋体" w:hAnsi="宋体" w:hint="eastAsia"/>
          <w:b w:val="0"/>
        </w:rPr>
        <w:t>金牌题-前置：无</w:t>
      </w:r>
      <w:bookmarkEnd w:id="137"/>
    </w:p>
    <w:p w:rsidR="00E77A6C" w:rsidRPr="00C81BAD" w:rsidRDefault="00E77A6C" w:rsidP="00E77A6C">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暑期多校2K-</w:t>
      </w:r>
      <w:r w:rsidRPr="00C81BAD">
        <w:rPr>
          <w:rFonts w:ascii="宋体" w:eastAsia="宋体" w:hAnsi="宋体"/>
        </w:rPr>
        <w:t>Carpet</w:t>
      </w:r>
    </w:p>
    <w:p w:rsidR="00E77A6C" w:rsidRPr="00C81BAD" w:rsidRDefault="00E77A6C" w:rsidP="00E77A6C">
      <w:pPr>
        <w:rPr>
          <w:rFonts w:ascii="宋体" w:eastAsia="宋体" w:hAnsi="宋体"/>
        </w:rPr>
      </w:pPr>
      <w:r w:rsidRPr="00C81BAD">
        <w:rPr>
          <w:rFonts w:ascii="宋体" w:eastAsia="宋体" w:hAnsi="宋体" w:hint="eastAsia"/>
        </w:rPr>
        <w:t>【题意】</w:t>
      </w:r>
    </w:p>
    <w:p w:rsidR="00E77A6C" w:rsidRPr="00C81BAD" w:rsidRDefault="00E77A6C" w:rsidP="00E77A6C">
      <w:pPr>
        <w:rPr>
          <w:rFonts w:ascii="宋体" w:eastAsia="宋体" w:hAnsi="宋体"/>
        </w:rPr>
      </w:pPr>
      <w:r w:rsidRPr="00C81BAD">
        <w:rPr>
          <w:rFonts w:ascii="宋体" w:eastAsia="宋体" w:hAnsi="宋体" w:hint="eastAsia"/>
        </w:rPr>
        <w:t>【TAG】KMP</w:t>
      </w:r>
    </w:p>
    <w:p w:rsidR="00E77A6C" w:rsidRPr="00C81BAD" w:rsidRDefault="00E77A6C" w:rsidP="00E77A6C">
      <w:pPr>
        <w:rPr>
          <w:rFonts w:ascii="宋体" w:eastAsia="宋体" w:hAnsi="宋体"/>
        </w:rPr>
      </w:pPr>
      <w:r w:rsidRPr="00C81BAD">
        <w:rPr>
          <w:rFonts w:ascii="宋体" w:eastAsia="宋体" w:hAnsi="宋体" w:hint="eastAsia"/>
        </w:rPr>
        <w:t>【题解】</w:t>
      </w:r>
    </w:p>
    <w:p w:rsidR="00E77A6C" w:rsidRPr="00C81BAD" w:rsidRDefault="00E77A6C" w:rsidP="00E77A6C">
      <w:pPr>
        <w:rPr>
          <w:rFonts w:ascii="宋体" w:eastAsia="宋体" w:hAnsi="宋体"/>
        </w:rPr>
      </w:pPr>
      <w:r w:rsidRPr="00C81BAD">
        <w:rPr>
          <w:rFonts w:ascii="宋体" w:eastAsia="宋体" w:hAnsi="宋体" w:hint="eastAsia"/>
        </w:rPr>
        <w:t>【代码】</w:t>
      </w:r>
    </w:p>
    <w:p w:rsidR="00AF2A14" w:rsidRPr="00C81BAD" w:rsidRDefault="00AF2A14" w:rsidP="00AF2A14">
      <w:pPr>
        <w:pStyle w:val="3"/>
        <w:rPr>
          <w:rFonts w:ascii="宋体" w:eastAsia="宋体" w:hAnsi="宋体"/>
          <w:b w:val="0"/>
        </w:rPr>
      </w:pPr>
      <w:bookmarkStart w:id="138" w:name="_Toc523521221"/>
      <w:r w:rsidRPr="00C81BAD">
        <w:rPr>
          <w:rFonts w:ascii="宋体" w:eastAsia="宋体" w:hAnsi="宋体" w:hint="eastAsia"/>
          <w:b w:val="0"/>
        </w:rPr>
        <w:t>金牌题-前置：无</w:t>
      </w:r>
      <w:bookmarkEnd w:id="138"/>
    </w:p>
    <w:p w:rsidR="00AF2A14" w:rsidRPr="00C81BAD" w:rsidRDefault="00AF2A14" w:rsidP="00AF2A14">
      <w:pPr>
        <w:rPr>
          <w:rFonts w:ascii="宋体" w:eastAsia="宋体" w:hAnsi="宋体"/>
        </w:rPr>
      </w:pPr>
      <w:r w:rsidRPr="00C81BAD">
        <w:rPr>
          <w:rFonts w:ascii="宋体" w:eastAsia="宋体" w:hAnsi="宋体" w:hint="eastAsia"/>
        </w:rPr>
        <w:t>牛客网2018暑期多校1</w:t>
      </w:r>
      <w:r w:rsidRPr="00C81BAD">
        <w:rPr>
          <w:rFonts w:ascii="宋体" w:eastAsia="宋体" w:hAnsi="宋体"/>
        </w:rPr>
        <w:t>I</w:t>
      </w:r>
      <w:r w:rsidRPr="00C81BAD">
        <w:rPr>
          <w:rFonts w:ascii="宋体" w:eastAsia="宋体" w:hAnsi="宋体" w:hint="eastAsia"/>
        </w:rPr>
        <w:t>-</w:t>
      </w:r>
      <w:r w:rsidRPr="00C81BAD">
        <w:rPr>
          <w:rFonts w:ascii="宋体" w:eastAsia="宋体" w:hAnsi="宋体"/>
        </w:rPr>
        <w:t>Substrings</w:t>
      </w:r>
    </w:p>
    <w:p w:rsidR="00AF2A14" w:rsidRPr="00C81BAD" w:rsidRDefault="00AF2A14" w:rsidP="00E77A6C">
      <w:pPr>
        <w:rPr>
          <w:rFonts w:ascii="宋体" w:eastAsia="宋体" w:hAnsi="宋体"/>
        </w:rPr>
      </w:pPr>
      <w:r w:rsidRPr="00C81BAD">
        <w:rPr>
          <w:rFonts w:ascii="宋体" w:eastAsia="宋体" w:hAnsi="宋体" w:hint="eastAsia"/>
        </w:rPr>
        <w:t>【TAG】字符串 同构</w:t>
      </w:r>
    </w:p>
    <w:p w:rsidR="00A3769E" w:rsidRPr="00C81BAD" w:rsidRDefault="00A3769E" w:rsidP="00A3769E">
      <w:pPr>
        <w:pStyle w:val="2"/>
        <w:rPr>
          <w:rFonts w:ascii="宋体" w:eastAsia="宋体" w:hAnsi="宋体"/>
          <w:b w:val="0"/>
        </w:rPr>
      </w:pPr>
      <w:bookmarkStart w:id="139" w:name="_Toc523521222"/>
      <w:r w:rsidRPr="00C81BAD">
        <w:rPr>
          <w:rFonts w:ascii="宋体" w:eastAsia="宋体" w:hAnsi="宋体" w:hint="eastAsia"/>
          <w:b w:val="0"/>
        </w:rPr>
        <w:t>KMP</w:t>
      </w:r>
      <w:bookmarkEnd w:id="139"/>
    </w:p>
    <w:p w:rsidR="00C63D74" w:rsidRPr="00C81BAD" w:rsidRDefault="00C14360" w:rsidP="00C63D74">
      <w:pPr>
        <w:rPr>
          <w:rFonts w:ascii="宋体" w:eastAsia="宋体" w:hAnsi="宋体"/>
        </w:rPr>
      </w:pPr>
      <w:hyperlink r:id="rId60" w:history="1">
        <w:r w:rsidR="00C63D74" w:rsidRPr="00C81BAD">
          <w:rPr>
            <w:rStyle w:val="a3"/>
            <w:rFonts w:ascii="宋体" w:eastAsia="宋体" w:hAnsi="宋体"/>
          </w:rPr>
          <w:t>https://www.bilibili.com/video/av3246487?from=search&amp;seid=8616183992466782178</w:t>
        </w:r>
      </w:hyperlink>
    </w:p>
    <w:p w:rsidR="00C63D74" w:rsidRPr="00C81BAD" w:rsidRDefault="00C63D74" w:rsidP="00C63D74">
      <w:pPr>
        <w:rPr>
          <w:rFonts w:ascii="宋体" w:eastAsia="宋体" w:hAnsi="宋体"/>
        </w:rPr>
      </w:pPr>
      <w:r w:rsidRPr="00C81BAD">
        <w:rPr>
          <w:rFonts w:ascii="宋体" w:eastAsia="宋体" w:hAnsi="宋体" w:hint="eastAsia"/>
        </w:rPr>
        <w:t>这个视频讲的很详细</w:t>
      </w:r>
      <w:r w:rsidRPr="00C81BAD">
        <w:rPr>
          <w:rFonts w:ascii="宋体" w:eastAsia="宋体" w:hAnsi="宋体"/>
        </w:rPr>
        <w:t>…</w:t>
      </w:r>
      <w:r w:rsidRPr="00C81BAD">
        <w:rPr>
          <w:rFonts w:ascii="宋体" w:eastAsia="宋体" w:hAnsi="宋体" w:hint="eastAsia"/>
        </w:rPr>
        <w:t>比较容易懂</w:t>
      </w:r>
    </w:p>
    <w:p w:rsidR="007527EA" w:rsidRPr="00C81BAD" w:rsidRDefault="007527EA" w:rsidP="007527EA">
      <w:pPr>
        <w:pStyle w:val="3"/>
        <w:rPr>
          <w:rFonts w:ascii="宋体" w:eastAsia="宋体" w:hAnsi="宋体"/>
          <w:b w:val="0"/>
        </w:rPr>
      </w:pPr>
      <w:bookmarkStart w:id="140" w:name="_Toc523521223"/>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1711</w:t>
      </w:r>
      <w:r w:rsidRPr="00C81BAD">
        <w:rPr>
          <w:rFonts w:ascii="宋体" w:eastAsia="宋体" w:hAnsi="宋体" w:hint="eastAsia"/>
          <w:b w:val="0"/>
        </w:rPr>
        <w:t>-</w:t>
      </w:r>
      <w:r w:rsidRPr="00C81BAD">
        <w:rPr>
          <w:rFonts w:ascii="宋体" w:eastAsia="宋体" w:hAnsi="宋体"/>
          <w:b w:val="0"/>
        </w:rPr>
        <w:t>Number Sequence</w:t>
      </w:r>
      <w:bookmarkEnd w:id="140"/>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1711</w:instrText>
      </w:r>
      <w:r w:rsidRPr="00C81BAD">
        <w:rPr>
          <w:rFonts w:ascii="宋体" w:eastAsia="宋体" w:hAnsi="宋体" w:hint="eastAsia"/>
          <w:b w:val="0"/>
        </w:rPr>
        <w:instrText>-</w:instrText>
      </w:r>
      <w:r w:rsidRPr="00C81BAD">
        <w:rPr>
          <w:rFonts w:ascii="宋体" w:eastAsia="宋体" w:hAnsi="宋体"/>
          <w:b w:val="0"/>
        </w:rPr>
        <w:instrText>Number Sequence:</w:instrText>
      </w:r>
      <w:r w:rsidRPr="00C81BAD">
        <w:rPr>
          <w:rFonts w:ascii="宋体" w:eastAsia="宋体" w:hAnsi="宋体" w:hint="eastAsia"/>
        </w:rPr>
        <w:instrText>1</w:instrText>
      </w:r>
      <w:r w:rsidRPr="00C81BAD">
        <w:rPr>
          <w:rFonts w:ascii="宋体" w:eastAsia="宋体" w:hAnsi="宋体"/>
        </w:rPr>
        <w:instrText xml:space="preserve">711" \y "HDU:1711" </w:instrText>
      </w:r>
      <w:r w:rsidRPr="00C81BAD">
        <w:rPr>
          <w:rFonts w:ascii="宋体" w:eastAsia="宋体" w:hAnsi="宋体"/>
          <w:b w:val="0"/>
        </w:rPr>
        <w:fldChar w:fldCharType="end"/>
      </w:r>
    </w:p>
    <w:p w:rsidR="007527EA" w:rsidRPr="00C81BAD" w:rsidRDefault="007527EA" w:rsidP="00C63D74">
      <w:pPr>
        <w:rPr>
          <w:rFonts w:ascii="宋体" w:eastAsia="宋体" w:hAnsi="宋体"/>
        </w:rPr>
      </w:pPr>
      <w:r w:rsidRPr="00C81BAD">
        <w:rPr>
          <w:rFonts w:ascii="宋体" w:eastAsia="宋体" w:hAnsi="宋体" w:hint="eastAsia"/>
        </w:rPr>
        <w:t>【题意】给定数字序列a和b，如果b序列是a序列的子序列，输出其在a序列中第1个出现的位置（下标从1开始），否则输出-</w:t>
      </w:r>
      <w:r w:rsidRPr="00C81BAD">
        <w:rPr>
          <w:rFonts w:ascii="宋体" w:eastAsia="宋体" w:hAnsi="宋体"/>
        </w:rPr>
        <w:t>1</w:t>
      </w:r>
      <w:r w:rsidRPr="00C81BAD">
        <w:rPr>
          <w:rFonts w:ascii="宋体" w:eastAsia="宋体" w:hAnsi="宋体" w:hint="eastAsia"/>
        </w:rPr>
        <w:t>。</w:t>
      </w:r>
    </w:p>
    <w:p w:rsidR="007527EA" w:rsidRPr="00C81BAD" w:rsidRDefault="007527EA" w:rsidP="00C63D74">
      <w:pPr>
        <w:rPr>
          <w:rFonts w:ascii="宋体" w:eastAsia="宋体" w:hAnsi="宋体"/>
        </w:rPr>
      </w:pPr>
      <w:r w:rsidRPr="00C81BAD">
        <w:rPr>
          <w:rFonts w:ascii="宋体" w:eastAsia="宋体" w:hAnsi="宋体" w:hint="eastAsia"/>
        </w:rPr>
        <w:t>【题解】KMP模板题，在交之前写了个随机化测试以验证程序是否正确。</w:t>
      </w:r>
    </w:p>
    <w:p w:rsidR="007527EA" w:rsidRPr="00C81BAD" w:rsidRDefault="007527EA" w:rsidP="00C63D74">
      <w:pPr>
        <w:rPr>
          <w:rFonts w:ascii="宋体" w:eastAsia="宋体" w:hAnsi="宋体"/>
        </w:rPr>
      </w:pPr>
      <w:r w:rsidRPr="00C81BAD">
        <w:rPr>
          <w:rFonts w:ascii="宋体" w:eastAsia="宋体" w:hAnsi="宋体" w:hint="eastAsia"/>
        </w:rPr>
        <w:t>【代码】</w:t>
      </w:r>
    </w:p>
    <w:p w:rsidR="007527EA" w:rsidRPr="00C81BAD" w:rsidRDefault="007527EA" w:rsidP="007527EA">
      <w:pPr>
        <w:rPr>
          <w:rFonts w:ascii="宋体" w:eastAsia="宋体" w:hAnsi="宋体"/>
        </w:rPr>
      </w:pPr>
      <w:r w:rsidRPr="00C81BAD">
        <w:rPr>
          <w:rFonts w:ascii="宋体" w:eastAsia="宋体" w:hAnsi="宋体"/>
        </w:rPr>
        <w:t>#include &lt;bits/stdc++.h&gt;</w:t>
      </w:r>
    </w:p>
    <w:p w:rsidR="007527EA" w:rsidRPr="00C81BAD" w:rsidRDefault="007527EA" w:rsidP="007527EA">
      <w:pPr>
        <w:rPr>
          <w:rFonts w:ascii="宋体" w:eastAsia="宋体" w:hAnsi="宋体"/>
        </w:rPr>
      </w:pPr>
      <w:r w:rsidRPr="00C81BAD">
        <w:rPr>
          <w:rFonts w:ascii="宋体" w:eastAsia="宋体" w:hAnsi="宋体"/>
        </w:rPr>
        <w:lastRenderedPageBreak/>
        <w:t>#define MAXN 100010</w:t>
      </w:r>
    </w:p>
    <w:p w:rsidR="007527EA" w:rsidRPr="00C81BAD" w:rsidRDefault="007527EA" w:rsidP="007527EA">
      <w:pPr>
        <w:rPr>
          <w:rFonts w:ascii="宋体" w:eastAsia="宋体" w:hAnsi="宋体"/>
        </w:rPr>
      </w:pPr>
      <w:r w:rsidRPr="00C81BAD">
        <w:rPr>
          <w:rFonts w:ascii="宋体" w:eastAsia="宋体" w:hAnsi="宋体"/>
        </w:rPr>
        <w:t>#define MAXM 10010</w:t>
      </w:r>
    </w:p>
    <w:p w:rsidR="007527EA" w:rsidRPr="00C81BAD" w:rsidRDefault="007527EA" w:rsidP="007527EA">
      <w:pPr>
        <w:rPr>
          <w:rFonts w:ascii="宋体" w:eastAsia="宋体" w:hAnsi="宋体"/>
        </w:rPr>
      </w:pPr>
      <w:r w:rsidRPr="00C81BAD">
        <w:rPr>
          <w:rFonts w:ascii="宋体" w:eastAsia="宋体" w:hAnsi="宋体"/>
        </w:rPr>
        <w:t>#define random_debug false</w:t>
      </w:r>
    </w:p>
    <w:p w:rsidR="007527EA" w:rsidRPr="00C81BAD" w:rsidRDefault="007527EA" w:rsidP="007527EA">
      <w:pPr>
        <w:rPr>
          <w:rFonts w:ascii="宋体" w:eastAsia="宋体" w:hAnsi="宋体"/>
        </w:rPr>
      </w:pPr>
    </w:p>
    <w:p w:rsidR="007527EA" w:rsidRPr="00C81BAD" w:rsidRDefault="007527EA" w:rsidP="007527EA">
      <w:pPr>
        <w:rPr>
          <w:rFonts w:ascii="宋体" w:eastAsia="宋体" w:hAnsi="宋体"/>
        </w:rPr>
      </w:pPr>
      <w:r w:rsidRPr="00C81BAD">
        <w:rPr>
          <w:rFonts w:ascii="宋体" w:eastAsia="宋体" w:hAnsi="宋体"/>
        </w:rPr>
        <w:t>using namespace std;</w:t>
      </w:r>
    </w:p>
    <w:p w:rsidR="007527EA" w:rsidRPr="00C81BAD" w:rsidRDefault="007527EA" w:rsidP="007527EA">
      <w:pPr>
        <w:rPr>
          <w:rFonts w:ascii="宋体" w:eastAsia="宋体" w:hAnsi="宋体"/>
        </w:rPr>
      </w:pPr>
    </w:p>
    <w:p w:rsidR="007527EA" w:rsidRPr="00C81BAD" w:rsidRDefault="007527EA" w:rsidP="007527EA">
      <w:pPr>
        <w:rPr>
          <w:rFonts w:ascii="宋体" w:eastAsia="宋体" w:hAnsi="宋体"/>
        </w:rPr>
      </w:pPr>
      <w:r w:rsidRPr="00C81BAD">
        <w:rPr>
          <w:rFonts w:ascii="宋体" w:eastAsia="宋体" w:hAnsi="宋体"/>
        </w:rPr>
        <w:t>void cal_next(int n,int num[],int next[]){</w:t>
      </w:r>
    </w:p>
    <w:p w:rsidR="007527EA" w:rsidRPr="00C81BAD" w:rsidRDefault="007527EA" w:rsidP="007527EA">
      <w:pPr>
        <w:rPr>
          <w:rFonts w:ascii="宋体" w:eastAsia="宋体" w:hAnsi="宋体"/>
        </w:rPr>
      </w:pPr>
      <w:r w:rsidRPr="00C81BAD">
        <w:rPr>
          <w:rFonts w:ascii="宋体" w:eastAsia="宋体" w:hAnsi="宋体"/>
        </w:rPr>
        <w:t xml:space="preserve">    next[0]=0;</w:t>
      </w:r>
    </w:p>
    <w:p w:rsidR="007527EA" w:rsidRPr="00C81BAD" w:rsidRDefault="007527EA" w:rsidP="007527EA">
      <w:pPr>
        <w:rPr>
          <w:rFonts w:ascii="宋体" w:eastAsia="宋体" w:hAnsi="宋体"/>
        </w:rPr>
      </w:pPr>
      <w:r w:rsidRPr="00C81BAD">
        <w:rPr>
          <w:rFonts w:ascii="宋体" w:eastAsia="宋体" w:hAnsi="宋体"/>
        </w:rPr>
        <w:t xml:space="preserve">    int i=1,j=0;</w:t>
      </w:r>
    </w:p>
    <w:p w:rsidR="007527EA" w:rsidRPr="00C81BAD" w:rsidRDefault="007527EA" w:rsidP="007527EA">
      <w:pPr>
        <w:rPr>
          <w:rFonts w:ascii="宋体" w:eastAsia="宋体" w:hAnsi="宋体"/>
        </w:rPr>
      </w:pPr>
      <w:r w:rsidRPr="00C81BAD">
        <w:rPr>
          <w:rFonts w:ascii="宋体" w:eastAsia="宋体" w:hAnsi="宋体"/>
        </w:rPr>
        <w:t xml:space="preserve">    while(i&lt;n){</w:t>
      </w:r>
    </w:p>
    <w:p w:rsidR="007527EA" w:rsidRPr="00C81BAD" w:rsidRDefault="007527EA" w:rsidP="007527EA">
      <w:pPr>
        <w:rPr>
          <w:rFonts w:ascii="宋体" w:eastAsia="宋体" w:hAnsi="宋体"/>
        </w:rPr>
      </w:pPr>
      <w:r w:rsidRPr="00C81BAD">
        <w:rPr>
          <w:rFonts w:ascii="宋体" w:eastAsia="宋体" w:hAnsi="宋体"/>
        </w:rPr>
        <w:t xml:space="preserve">        if(num[i]==num[j]){</w:t>
      </w:r>
    </w:p>
    <w:p w:rsidR="007527EA" w:rsidRPr="00C81BAD" w:rsidRDefault="007527EA" w:rsidP="007527EA">
      <w:pPr>
        <w:rPr>
          <w:rFonts w:ascii="宋体" w:eastAsia="宋体" w:hAnsi="宋体"/>
        </w:rPr>
      </w:pPr>
      <w:r w:rsidRPr="00C81BAD">
        <w:rPr>
          <w:rFonts w:ascii="宋体" w:eastAsia="宋体" w:hAnsi="宋体"/>
        </w:rPr>
        <w:t xml:space="preserve">            next[i]=j+1,i++,j++;</w:t>
      </w:r>
    </w:p>
    <w:p w:rsidR="007527EA" w:rsidRPr="00C81BAD" w:rsidRDefault="007527EA" w:rsidP="007527EA">
      <w:pPr>
        <w:rPr>
          <w:rFonts w:ascii="宋体" w:eastAsia="宋体" w:hAnsi="宋体"/>
        </w:rPr>
      </w:pPr>
      <w:r w:rsidRPr="00C81BAD">
        <w:rPr>
          <w:rFonts w:ascii="宋体" w:eastAsia="宋体" w:hAnsi="宋体"/>
        </w:rPr>
        <w:t xml:space="preserve">            continue;</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while(num[i]!=num[j]){</w:t>
      </w:r>
    </w:p>
    <w:p w:rsidR="007527EA" w:rsidRPr="00C81BAD" w:rsidRDefault="007527EA" w:rsidP="007527EA">
      <w:pPr>
        <w:rPr>
          <w:rFonts w:ascii="宋体" w:eastAsia="宋体" w:hAnsi="宋体"/>
        </w:rPr>
      </w:pPr>
      <w:r w:rsidRPr="00C81BAD">
        <w:rPr>
          <w:rFonts w:ascii="宋体" w:eastAsia="宋体" w:hAnsi="宋体"/>
        </w:rPr>
        <w:t xml:space="preserve">            if(j==0){</w:t>
      </w:r>
    </w:p>
    <w:p w:rsidR="007527EA" w:rsidRPr="00C81BAD" w:rsidRDefault="007527EA" w:rsidP="007527EA">
      <w:pPr>
        <w:rPr>
          <w:rFonts w:ascii="宋体" w:eastAsia="宋体" w:hAnsi="宋体"/>
        </w:rPr>
      </w:pPr>
      <w:r w:rsidRPr="00C81BAD">
        <w:rPr>
          <w:rFonts w:ascii="宋体" w:eastAsia="宋体" w:hAnsi="宋体"/>
        </w:rPr>
        <w:t xml:space="preserve">                next[i++]=0;</w:t>
      </w:r>
    </w:p>
    <w:p w:rsidR="007527EA" w:rsidRPr="00C81BAD" w:rsidRDefault="007527EA" w:rsidP="007527EA">
      <w:pPr>
        <w:rPr>
          <w:rFonts w:ascii="宋体" w:eastAsia="宋体" w:hAnsi="宋体"/>
        </w:rPr>
      </w:pPr>
      <w:r w:rsidRPr="00C81BAD">
        <w:rPr>
          <w:rFonts w:ascii="宋体" w:eastAsia="宋体" w:hAnsi="宋体"/>
        </w:rPr>
        <w:t xml:space="preserve">                break;</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j=next[j-1];</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return;</w:t>
      </w:r>
    </w:p>
    <w:p w:rsidR="007527EA" w:rsidRPr="00C81BAD" w:rsidRDefault="007527EA" w:rsidP="007527EA">
      <w:pPr>
        <w:rPr>
          <w:rFonts w:ascii="宋体" w:eastAsia="宋体" w:hAnsi="宋体"/>
        </w:rPr>
      </w:pPr>
      <w:r w:rsidRPr="00C81BAD">
        <w:rPr>
          <w:rFonts w:ascii="宋体" w:eastAsia="宋体" w:hAnsi="宋体"/>
        </w:rPr>
        <w:t>}</w:t>
      </w:r>
    </w:p>
    <w:p w:rsidR="007527EA" w:rsidRPr="00C81BAD" w:rsidRDefault="007527EA" w:rsidP="007527EA">
      <w:pPr>
        <w:rPr>
          <w:rFonts w:ascii="宋体" w:eastAsia="宋体" w:hAnsi="宋体"/>
        </w:rPr>
      </w:pPr>
    </w:p>
    <w:p w:rsidR="007527EA" w:rsidRPr="00C81BAD" w:rsidRDefault="007527EA" w:rsidP="007527EA">
      <w:pPr>
        <w:rPr>
          <w:rFonts w:ascii="宋体" w:eastAsia="宋体" w:hAnsi="宋体"/>
        </w:rPr>
      </w:pPr>
      <w:r w:rsidRPr="00C81BAD">
        <w:rPr>
          <w:rFonts w:ascii="宋体" w:eastAsia="宋体" w:hAnsi="宋体"/>
        </w:rPr>
        <w:t>int kmp(int n,int m,int s[],int pattern[],int next[]){</w:t>
      </w:r>
    </w:p>
    <w:p w:rsidR="007527EA" w:rsidRPr="00C81BAD" w:rsidRDefault="007527EA" w:rsidP="007527EA">
      <w:pPr>
        <w:rPr>
          <w:rFonts w:ascii="宋体" w:eastAsia="宋体" w:hAnsi="宋体"/>
        </w:rPr>
      </w:pPr>
      <w:r w:rsidRPr="00C81BAD">
        <w:rPr>
          <w:rFonts w:ascii="宋体" w:eastAsia="宋体" w:hAnsi="宋体"/>
        </w:rPr>
        <w:t xml:space="preserve">    cal_next(m,pattern,next);</w:t>
      </w:r>
    </w:p>
    <w:p w:rsidR="007527EA" w:rsidRPr="00C81BAD" w:rsidRDefault="007527EA" w:rsidP="007527EA">
      <w:pPr>
        <w:rPr>
          <w:rFonts w:ascii="宋体" w:eastAsia="宋体" w:hAnsi="宋体"/>
        </w:rPr>
      </w:pPr>
      <w:r w:rsidRPr="00C81BAD">
        <w:rPr>
          <w:rFonts w:ascii="宋体" w:eastAsia="宋体" w:hAnsi="宋体"/>
        </w:rPr>
        <w:t xml:space="preserve">    int j=0;</w:t>
      </w:r>
    </w:p>
    <w:p w:rsidR="007527EA" w:rsidRPr="00C81BAD" w:rsidRDefault="007527EA" w:rsidP="007527EA">
      <w:pPr>
        <w:rPr>
          <w:rFonts w:ascii="宋体" w:eastAsia="宋体" w:hAnsi="宋体"/>
        </w:rPr>
      </w:pPr>
      <w:r w:rsidRPr="00C81BAD">
        <w:rPr>
          <w:rFonts w:ascii="宋体" w:eastAsia="宋体" w:hAnsi="宋体"/>
        </w:rPr>
        <w:t xml:space="preserve">    for (int i=0;i&lt;n;i++){</w:t>
      </w:r>
    </w:p>
    <w:p w:rsidR="007527EA" w:rsidRPr="00C81BAD" w:rsidRDefault="007527EA" w:rsidP="007527EA">
      <w:pPr>
        <w:rPr>
          <w:rFonts w:ascii="宋体" w:eastAsia="宋体" w:hAnsi="宋体"/>
        </w:rPr>
      </w:pPr>
      <w:r w:rsidRPr="00C81BAD">
        <w:rPr>
          <w:rFonts w:ascii="宋体" w:eastAsia="宋体" w:hAnsi="宋体"/>
        </w:rPr>
        <w:t xml:space="preserve">        while(s[i]!=pattern[j]){</w:t>
      </w:r>
    </w:p>
    <w:p w:rsidR="007527EA" w:rsidRPr="00C81BAD" w:rsidRDefault="007527EA" w:rsidP="007527EA">
      <w:pPr>
        <w:rPr>
          <w:rFonts w:ascii="宋体" w:eastAsia="宋体" w:hAnsi="宋体"/>
        </w:rPr>
      </w:pPr>
      <w:r w:rsidRPr="00C81BAD">
        <w:rPr>
          <w:rFonts w:ascii="宋体" w:eastAsia="宋体" w:hAnsi="宋体"/>
        </w:rPr>
        <w:t xml:space="preserve">            if(j==0) break;</w:t>
      </w:r>
    </w:p>
    <w:p w:rsidR="007527EA" w:rsidRPr="00C81BAD" w:rsidRDefault="007527EA" w:rsidP="007527EA">
      <w:pPr>
        <w:rPr>
          <w:rFonts w:ascii="宋体" w:eastAsia="宋体" w:hAnsi="宋体"/>
        </w:rPr>
      </w:pPr>
      <w:r w:rsidRPr="00C81BAD">
        <w:rPr>
          <w:rFonts w:ascii="宋体" w:eastAsia="宋体" w:hAnsi="宋体"/>
        </w:rPr>
        <w:t xml:space="preserve">            j=next[j-1];</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if(s[i]==pattern[j]) j++;</w:t>
      </w:r>
    </w:p>
    <w:p w:rsidR="007527EA" w:rsidRPr="00C81BAD" w:rsidRDefault="007527EA" w:rsidP="007527EA">
      <w:pPr>
        <w:rPr>
          <w:rFonts w:ascii="宋体" w:eastAsia="宋体" w:hAnsi="宋体"/>
        </w:rPr>
      </w:pPr>
      <w:r w:rsidRPr="00C81BAD">
        <w:rPr>
          <w:rFonts w:ascii="宋体" w:eastAsia="宋体" w:hAnsi="宋体"/>
        </w:rPr>
        <w:t xml:space="preserve">        if(j==m) return i-m+2;</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return -1;</w:t>
      </w:r>
    </w:p>
    <w:p w:rsidR="007527EA" w:rsidRPr="00C81BAD" w:rsidRDefault="007527EA" w:rsidP="007527EA">
      <w:pPr>
        <w:rPr>
          <w:rFonts w:ascii="宋体" w:eastAsia="宋体" w:hAnsi="宋体"/>
        </w:rPr>
      </w:pPr>
      <w:r w:rsidRPr="00C81BAD">
        <w:rPr>
          <w:rFonts w:ascii="宋体" w:eastAsia="宋体" w:hAnsi="宋体"/>
        </w:rPr>
        <w:t>}</w:t>
      </w:r>
    </w:p>
    <w:p w:rsidR="007527EA" w:rsidRPr="00C81BAD" w:rsidRDefault="007527EA" w:rsidP="007527EA">
      <w:pPr>
        <w:rPr>
          <w:rFonts w:ascii="宋体" w:eastAsia="宋体" w:hAnsi="宋体"/>
        </w:rPr>
      </w:pPr>
    </w:p>
    <w:p w:rsidR="007527EA" w:rsidRPr="00C81BAD" w:rsidRDefault="007527EA" w:rsidP="007527EA">
      <w:pPr>
        <w:rPr>
          <w:rFonts w:ascii="宋体" w:eastAsia="宋体" w:hAnsi="宋体"/>
        </w:rPr>
      </w:pPr>
      <w:r w:rsidRPr="00C81BAD">
        <w:rPr>
          <w:rFonts w:ascii="宋体" w:eastAsia="宋体" w:hAnsi="宋体"/>
        </w:rPr>
        <w:t>int main()</w:t>
      </w:r>
    </w:p>
    <w:p w:rsidR="007527EA" w:rsidRPr="00C81BAD" w:rsidRDefault="007527EA" w:rsidP="007527EA">
      <w:pPr>
        <w:rPr>
          <w:rFonts w:ascii="宋体" w:eastAsia="宋体" w:hAnsi="宋体"/>
        </w:rPr>
      </w:pPr>
      <w:r w:rsidRPr="00C81BAD">
        <w:rPr>
          <w:rFonts w:ascii="宋体" w:eastAsia="宋体" w:hAnsi="宋体"/>
        </w:rPr>
        <w:t>{</w:t>
      </w:r>
    </w:p>
    <w:p w:rsidR="007527EA" w:rsidRPr="00C81BAD" w:rsidRDefault="007527EA" w:rsidP="007527EA">
      <w:pPr>
        <w:rPr>
          <w:rFonts w:ascii="宋体" w:eastAsia="宋体" w:hAnsi="宋体"/>
        </w:rPr>
      </w:pPr>
      <w:r w:rsidRPr="00C81BAD">
        <w:rPr>
          <w:rFonts w:ascii="宋体" w:eastAsia="宋体" w:hAnsi="宋体"/>
        </w:rPr>
        <w:t xml:space="preserve">    if(random_debug){</w:t>
      </w:r>
    </w:p>
    <w:p w:rsidR="007527EA" w:rsidRPr="00C81BAD" w:rsidRDefault="007527EA" w:rsidP="007527EA">
      <w:pPr>
        <w:rPr>
          <w:rFonts w:ascii="宋体" w:eastAsia="宋体" w:hAnsi="宋体"/>
        </w:rPr>
      </w:pPr>
      <w:r w:rsidRPr="00C81BAD">
        <w:rPr>
          <w:rFonts w:ascii="宋体" w:eastAsia="宋体" w:hAnsi="宋体"/>
        </w:rPr>
        <w:t xml:space="preserve">        int checktime=100000;</w:t>
      </w:r>
    </w:p>
    <w:p w:rsidR="007527EA" w:rsidRPr="00C81BAD" w:rsidRDefault="007527EA" w:rsidP="007527EA">
      <w:pPr>
        <w:rPr>
          <w:rFonts w:ascii="宋体" w:eastAsia="宋体" w:hAnsi="宋体"/>
        </w:rPr>
      </w:pPr>
      <w:r w:rsidRPr="00C81BAD">
        <w:rPr>
          <w:rFonts w:ascii="宋体" w:eastAsia="宋体" w:hAnsi="宋体"/>
        </w:rPr>
        <w:t xml:space="preserve">        srand((unsigned)time(NULL));//这个必须放在外面才能在while语句内每次生</w:t>
      </w:r>
      <w:r w:rsidRPr="00C81BAD">
        <w:rPr>
          <w:rFonts w:ascii="宋体" w:eastAsia="宋体" w:hAnsi="宋体"/>
        </w:rPr>
        <w:lastRenderedPageBreak/>
        <w:t>成随机的序列</w:t>
      </w:r>
    </w:p>
    <w:p w:rsidR="007527EA" w:rsidRPr="00C81BAD" w:rsidRDefault="007527EA" w:rsidP="007527EA">
      <w:pPr>
        <w:rPr>
          <w:rFonts w:ascii="宋体" w:eastAsia="宋体" w:hAnsi="宋体"/>
        </w:rPr>
      </w:pPr>
      <w:r w:rsidRPr="00C81BAD">
        <w:rPr>
          <w:rFonts w:ascii="宋体" w:eastAsia="宋体" w:hAnsi="宋体"/>
        </w:rPr>
        <w:t xml:space="preserve">        while(checktime--){</w:t>
      </w:r>
    </w:p>
    <w:p w:rsidR="007527EA" w:rsidRPr="00C81BAD" w:rsidRDefault="007527EA" w:rsidP="007527EA">
      <w:pPr>
        <w:rPr>
          <w:rFonts w:ascii="宋体" w:eastAsia="宋体" w:hAnsi="宋体"/>
        </w:rPr>
      </w:pPr>
      <w:r w:rsidRPr="00C81BAD">
        <w:rPr>
          <w:rFonts w:ascii="宋体" w:eastAsia="宋体" w:hAnsi="宋体"/>
        </w:rPr>
        <w:t xml:space="preserve">            int nmin=1,nmax=1000,mmin=1,mmax=1000,a[MAXN],b[MAXM],nummin=-3,nummax=3,next[MAXM];</w:t>
      </w:r>
    </w:p>
    <w:p w:rsidR="007527EA" w:rsidRPr="00C81BAD" w:rsidRDefault="007527EA" w:rsidP="007527EA">
      <w:pPr>
        <w:rPr>
          <w:rFonts w:ascii="宋体" w:eastAsia="宋体" w:hAnsi="宋体"/>
        </w:rPr>
      </w:pPr>
      <w:r w:rsidRPr="00C81BAD">
        <w:rPr>
          <w:rFonts w:ascii="宋体" w:eastAsia="宋体" w:hAnsi="宋体"/>
        </w:rPr>
        <w:t xml:space="preserve">            int n=rand()%(nmax-nmin+1)+nmin,m=rand()%(mmax-mmin+1)+mmin;</w:t>
      </w:r>
    </w:p>
    <w:p w:rsidR="007527EA" w:rsidRPr="00C81BAD" w:rsidRDefault="007527EA" w:rsidP="007527EA">
      <w:pPr>
        <w:rPr>
          <w:rFonts w:ascii="宋体" w:eastAsia="宋体" w:hAnsi="宋体"/>
        </w:rPr>
      </w:pPr>
      <w:r w:rsidRPr="00C81BAD">
        <w:rPr>
          <w:rFonts w:ascii="宋体" w:eastAsia="宋体" w:hAnsi="宋体"/>
        </w:rPr>
        <w:t xml:space="preserve">            for(int i=0;i&lt;n;i++) a[i]=rand()%(nummax-nummin+1)+nummin;</w:t>
      </w:r>
    </w:p>
    <w:p w:rsidR="007527EA" w:rsidRPr="00C81BAD" w:rsidRDefault="007527EA" w:rsidP="007527EA">
      <w:pPr>
        <w:rPr>
          <w:rFonts w:ascii="宋体" w:eastAsia="宋体" w:hAnsi="宋体"/>
        </w:rPr>
      </w:pPr>
      <w:r w:rsidRPr="00C81BAD">
        <w:rPr>
          <w:rFonts w:ascii="宋体" w:eastAsia="宋体" w:hAnsi="宋体"/>
        </w:rPr>
        <w:t xml:space="preserve">            for(int i=0;i&lt;m;i++) b[i]=rand()%(nummax-nummin+1)+nummin;</w:t>
      </w:r>
    </w:p>
    <w:p w:rsidR="007527EA" w:rsidRPr="00C81BAD" w:rsidRDefault="007527EA" w:rsidP="007527EA">
      <w:pPr>
        <w:rPr>
          <w:rFonts w:ascii="宋体" w:eastAsia="宋体" w:hAnsi="宋体"/>
        </w:rPr>
      </w:pPr>
      <w:r w:rsidRPr="00C81BAD">
        <w:rPr>
          <w:rFonts w:ascii="宋体" w:eastAsia="宋体" w:hAnsi="宋体"/>
        </w:rPr>
        <w:t xml:space="preserve">            int ans1=-1,ans2=kmp(n,m,a,b,next);</w:t>
      </w:r>
    </w:p>
    <w:p w:rsidR="007527EA" w:rsidRPr="00C81BAD" w:rsidRDefault="007527EA" w:rsidP="007527EA">
      <w:pPr>
        <w:rPr>
          <w:rFonts w:ascii="宋体" w:eastAsia="宋体" w:hAnsi="宋体"/>
        </w:rPr>
      </w:pPr>
      <w:r w:rsidRPr="00C81BAD">
        <w:rPr>
          <w:rFonts w:ascii="宋体" w:eastAsia="宋体" w:hAnsi="宋体"/>
        </w:rPr>
        <w:t xml:space="preserve">            for(int i=0;i&lt;n;i++){</w:t>
      </w:r>
    </w:p>
    <w:p w:rsidR="007527EA" w:rsidRPr="00C81BAD" w:rsidRDefault="007527EA" w:rsidP="007527EA">
      <w:pPr>
        <w:rPr>
          <w:rFonts w:ascii="宋体" w:eastAsia="宋体" w:hAnsi="宋体"/>
        </w:rPr>
      </w:pPr>
      <w:r w:rsidRPr="00C81BAD">
        <w:rPr>
          <w:rFonts w:ascii="宋体" w:eastAsia="宋体" w:hAnsi="宋体"/>
        </w:rPr>
        <w:t xml:space="preserve">                bool found=true;</w:t>
      </w:r>
    </w:p>
    <w:p w:rsidR="007527EA" w:rsidRPr="00C81BAD" w:rsidRDefault="007527EA" w:rsidP="007527EA">
      <w:pPr>
        <w:rPr>
          <w:rFonts w:ascii="宋体" w:eastAsia="宋体" w:hAnsi="宋体"/>
        </w:rPr>
      </w:pPr>
      <w:r w:rsidRPr="00C81BAD">
        <w:rPr>
          <w:rFonts w:ascii="宋体" w:eastAsia="宋体" w:hAnsi="宋体"/>
        </w:rPr>
        <w:t xml:space="preserve">                for (int j=0;j&lt;m;j++){</w:t>
      </w:r>
    </w:p>
    <w:p w:rsidR="007527EA" w:rsidRPr="00C81BAD" w:rsidRDefault="007527EA" w:rsidP="007527EA">
      <w:pPr>
        <w:rPr>
          <w:rFonts w:ascii="宋体" w:eastAsia="宋体" w:hAnsi="宋体"/>
        </w:rPr>
      </w:pPr>
      <w:r w:rsidRPr="00C81BAD">
        <w:rPr>
          <w:rFonts w:ascii="宋体" w:eastAsia="宋体" w:hAnsi="宋体"/>
        </w:rPr>
        <w:t xml:space="preserve">                    if(i+j&gt;=n){</w:t>
      </w:r>
    </w:p>
    <w:p w:rsidR="007527EA" w:rsidRPr="00C81BAD" w:rsidRDefault="007527EA" w:rsidP="007527EA">
      <w:pPr>
        <w:rPr>
          <w:rFonts w:ascii="宋体" w:eastAsia="宋体" w:hAnsi="宋体"/>
        </w:rPr>
      </w:pPr>
      <w:r w:rsidRPr="00C81BAD">
        <w:rPr>
          <w:rFonts w:ascii="宋体" w:eastAsia="宋体" w:hAnsi="宋体"/>
        </w:rPr>
        <w:t xml:space="preserve">                        found=false;</w:t>
      </w:r>
    </w:p>
    <w:p w:rsidR="007527EA" w:rsidRPr="00C81BAD" w:rsidRDefault="007527EA" w:rsidP="007527EA">
      <w:pPr>
        <w:rPr>
          <w:rFonts w:ascii="宋体" w:eastAsia="宋体" w:hAnsi="宋体"/>
        </w:rPr>
      </w:pPr>
      <w:r w:rsidRPr="00C81BAD">
        <w:rPr>
          <w:rFonts w:ascii="宋体" w:eastAsia="宋体" w:hAnsi="宋体"/>
        </w:rPr>
        <w:t xml:space="preserve">                        break;</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if(a[i+j]!=b[j]){</w:t>
      </w:r>
    </w:p>
    <w:p w:rsidR="007527EA" w:rsidRPr="00C81BAD" w:rsidRDefault="007527EA" w:rsidP="007527EA">
      <w:pPr>
        <w:rPr>
          <w:rFonts w:ascii="宋体" w:eastAsia="宋体" w:hAnsi="宋体"/>
        </w:rPr>
      </w:pPr>
      <w:r w:rsidRPr="00C81BAD">
        <w:rPr>
          <w:rFonts w:ascii="宋体" w:eastAsia="宋体" w:hAnsi="宋体"/>
        </w:rPr>
        <w:t xml:space="preserve">                        found=false;</w:t>
      </w:r>
    </w:p>
    <w:p w:rsidR="007527EA" w:rsidRPr="00C81BAD" w:rsidRDefault="007527EA" w:rsidP="007527EA">
      <w:pPr>
        <w:rPr>
          <w:rFonts w:ascii="宋体" w:eastAsia="宋体" w:hAnsi="宋体"/>
        </w:rPr>
      </w:pPr>
      <w:r w:rsidRPr="00C81BAD">
        <w:rPr>
          <w:rFonts w:ascii="宋体" w:eastAsia="宋体" w:hAnsi="宋体"/>
        </w:rPr>
        <w:t xml:space="preserve">                        break;</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if(found){</w:t>
      </w:r>
    </w:p>
    <w:p w:rsidR="007527EA" w:rsidRPr="00C81BAD" w:rsidRDefault="007527EA" w:rsidP="007527EA">
      <w:pPr>
        <w:rPr>
          <w:rFonts w:ascii="宋体" w:eastAsia="宋体" w:hAnsi="宋体"/>
        </w:rPr>
      </w:pPr>
      <w:r w:rsidRPr="00C81BAD">
        <w:rPr>
          <w:rFonts w:ascii="宋体" w:eastAsia="宋体" w:hAnsi="宋体"/>
        </w:rPr>
        <w:t xml:space="preserve">                    ans1=i+1;</w:t>
      </w:r>
    </w:p>
    <w:p w:rsidR="007527EA" w:rsidRPr="00C81BAD" w:rsidRDefault="007527EA" w:rsidP="007527EA">
      <w:pPr>
        <w:rPr>
          <w:rFonts w:ascii="宋体" w:eastAsia="宋体" w:hAnsi="宋体"/>
        </w:rPr>
      </w:pPr>
      <w:r w:rsidRPr="00C81BAD">
        <w:rPr>
          <w:rFonts w:ascii="宋体" w:eastAsia="宋体" w:hAnsi="宋体"/>
        </w:rPr>
        <w:t xml:space="preserve">                    break;</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if(ans1!=ans2){</w:t>
      </w:r>
    </w:p>
    <w:p w:rsidR="007527EA" w:rsidRPr="00C81BAD" w:rsidRDefault="007527EA" w:rsidP="007527EA">
      <w:pPr>
        <w:rPr>
          <w:rFonts w:ascii="宋体" w:eastAsia="宋体" w:hAnsi="宋体"/>
        </w:rPr>
      </w:pPr>
      <w:r w:rsidRPr="00C81BAD">
        <w:rPr>
          <w:rFonts w:ascii="宋体" w:eastAsia="宋体" w:hAnsi="宋体"/>
        </w:rPr>
        <w:t xml:space="preserve">                printf("error\na:");</w:t>
      </w:r>
    </w:p>
    <w:p w:rsidR="007527EA" w:rsidRPr="00C81BAD" w:rsidRDefault="007527EA" w:rsidP="007527EA">
      <w:pPr>
        <w:rPr>
          <w:rFonts w:ascii="宋体" w:eastAsia="宋体" w:hAnsi="宋体"/>
        </w:rPr>
      </w:pPr>
      <w:r w:rsidRPr="00C81BAD">
        <w:rPr>
          <w:rFonts w:ascii="宋体" w:eastAsia="宋体" w:hAnsi="宋体"/>
        </w:rPr>
        <w:t xml:space="preserve">                for (int i=0;i&lt;n;i++) printf("%d ",a[i]);</w:t>
      </w:r>
    </w:p>
    <w:p w:rsidR="007527EA" w:rsidRPr="00C81BAD" w:rsidRDefault="007527EA" w:rsidP="007527EA">
      <w:pPr>
        <w:rPr>
          <w:rFonts w:ascii="宋体" w:eastAsia="宋体" w:hAnsi="宋体"/>
        </w:rPr>
      </w:pPr>
      <w:r w:rsidRPr="00C81BAD">
        <w:rPr>
          <w:rFonts w:ascii="宋体" w:eastAsia="宋体" w:hAnsi="宋体"/>
        </w:rPr>
        <w:t xml:space="preserve">                printf("\nb:");</w:t>
      </w:r>
    </w:p>
    <w:p w:rsidR="007527EA" w:rsidRPr="00C81BAD" w:rsidRDefault="007527EA" w:rsidP="007527EA">
      <w:pPr>
        <w:rPr>
          <w:rFonts w:ascii="宋体" w:eastAsia="宋体" w:hAnsi="宋体"/>
        </w:rPr>
      </w:pPr>
      <w:r w:rsidRPr="00C81BAD">
        <w:rPr>
          <w:rFonts w:ascii="宋体" w:eastAsia="宋体" w:hAnsi="宋体"/>
        </w:rPr>
        <w:t xml:space="preserve">                for (int i=0;i&lt;m;i++) printf("%d ",b[i]);</w:t>
      </w:r>
    </w:p>
    <w:p w:rsidR="007527EA" w:rsidRPr="00C81BAD" w:rsidRDefault="007527EA" w:rsidP="007527EA">
      <w:pPr>
        <w:rPr>
          <w:rFonts w:ascii="宋体" w:eastAsia="宋体" w:hAnsi="宋体"/>
        </w:rPr>
      </w:pPr>
      <w:r w:rsidRPr="00C81BAD">
        <w:rPr>
          <w:rFonts w:ascii="宋体" w:eastAsia="宋体" w:hAnsi="宋体"/>
        </w:rPr>
        <w:t xml:space="preserve">                printf("\nnext:");</w:t>
      </w:r>
    </w:p>
    <w:p w:rsidR="007527EA" w:rsidRPr="00C81BAD" w:rsidRDefault="007527EA" w:rsidP="007527EA">
      <w:pPr>
        <w:rPr>
          <w:rFonts w:ascii="宋体" w:eastAsia="宋体" w:hAnsi="宋体"/>
        </w:rPr>
      </w:pPr>
      <w:r w:rsidRPr="00C81BAD">
        <w:rPr>
          <w:rFonts w:ascii="宋体" w:eastAsia="宋体" w:hAnsi="宋体"/>
        </w:rPr>
        <w:t xml:space="preserve">                for (int i=0;i&lt;m;i++) printf("%d ",next[i]);</w:t>
      </w:r>
    </w:p>
    <w:p w:rsidR="007527EA" w:rsidRPr="00C81BAD" w:rsidRDefault="007527EA" w:rsidP="007527EA">
      <w:pPr>
        <w:rPr>
          <w:rFonts w:ascii="宋体" w:eastAsia="宋体" w:hAnsi="宋体"/>
        </w:rPr>
      </w:pPr>
      <w:r w:rsidRPr="00C81BAD">
        <w:rPr>
          <w:rFonts w:ascii="宋体" w:eastAsia="宋体" w:hAnsi="宋体"/>
        </w:rPr>
        <w:t xml:space="preserve">                printf("ans1:%d,ans2:%d\n",ans1,ans2);</w:t>
      </w:r>
    </w:p>
    <w:p w:rsidR="007527EA" w:rsidRPr="00C81BAD" w:rsidRDefault="007527EA" w:rsidP="007527EA">
      <w:pPr>
        <w:rPr>
          <w:rFonts w:ascii="宋体" w:eastAsia="宋体" w:hAnsi="宋体"/>
        </w:rPr>
      </w:pPr>
      <w:r w:rsidRPr="00C81BAD">
        <w:rPr>
          <w:rFonts w:ascii="宋体" w:eastAsia="宋体" w:hAnsi="宋体"/>
        </w:rPr>
        <w:t xml:space="preserve">                return 0;</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if(ans1!=-1) printf("%d %d %d\n",n,m,ans1);</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printf("correct\n");</w:t>
      </w:r>
    </w:p>
    <w:p w:rsidR="007527EA" w:rsidRPr="00C81BAD" w:rsidRDefault="007527EA" w:rsidP="007527EA">
      <w:pPr>
        <w:rPr>
          <w:rFonts w:ascii="宋体" w:eastAsia="宋体" w:hAnsi="宋体"/>
        </w:rPr>
      </w:pPr>
      <w:r w:rsidRPr="00C81BAD">
        <w:rPr>
          <w:rFonts w:ascii="宋体" w:eastAsia="宋体" w:hAnsi="宋体"/>
        </w:rPr>
        <w:t xml:space="preserve">        return 0;</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int t;</w:t>
      </w:r>
    </w:p>
    <w:p w:rsidR="007527EA" w:rsidRPr="00C81BAD" w:rsidRDefault="007527EA" w:rsidP="007527EA">
      <w:pPr>
        <w:rPr>
          <w:rFonts w:ascii="宋体" w:eastAsia="宋体" w:hAnsi="宋体"/>
        </w:rPr>
      </w:pPr>
      <w:r w:rsidRPr="00C81BAD">
        <w:rPr>
          <w:rFonts w:ascii="宋体" w:eastAsia="宋体" w:hAnsi="宋体"/>
        </w:rPr>
        <w:t xml:space="preserve">    scanf("%d",&amp;t);</w:t>
      </w:r>
    </w:p>
    <w:p w:rsidR="007527EA" w:rsidRPr="00C81BAD" w:rsidRDefault="007527EA" w:rsidP="007527EA">
      <w:pPr>
        <w:rPr>
          <w:rFonts w:ascii="宋体" w:eastAsia="宋体" w:hAnsi="宋体"/>
        </w:rPr>
      </w:pPr>
      <w:r w:rsidRPr="00C81BAD">
        <w:rPr>
          <w:rFonts w:ascii="宋体" w:eastAsia="宋体" w:hAnsi="宋体"/>
        </w:rPr>
        <w:t xml:space="preserve">    while(t--){</w:t>
      </w:r>
    </w:p>
    <w:p w:rsidR="007527EA" w:rsidRPr="00C81BAD" w:rsidRDefault="007527EA" w:rsidP="007527EA">
      <w:pPr>
        <w:rPr>
          <w:rFonts w:ascii="宋体" w:eastAsia="宋体" w:hAnsi="宋体"/>
        </w:rPr>
      </w:pPr>
      <w:r w:rsidRPr="00C81BAD">
        <w:rPr>
          <w:rFonts w:ascii="宋体" w:eastAsia="宋体" w:hAnsi="宋体"/>
        </w:rPr>
        <w:t xml:space="preserve">        int n,m,a[MAXN],b[MAXM],next[MAXM];</w:t>
      </w:r>
    </w:p>
    <w:p w:rsidR="007527EA" w:rsidRPr="00C81BAD" w:rsidRDefault="007527EA" w:rsidP="007527EA">
      <w:pPr>
        <w:rPr>
          <w:rFonts w:ascii="宋体" w:eastAsia="宋体" w:hAnsi="宋体"/>
        </w:rPr>
      </w:pPr>
      <w:r w:rsidRPr="00C81BAD">
        <w:rPr>
          <w:rFonts w:ascii="宋体" w:eastAsia="宋体" w:hAnsi="宋体"/>
        </w:rPr>
        <w:lastRenderedPageBreak/>
        <w:t xml:space="preserve">        scanf("%d%d",&amp;n,&amp;m);</w:t>
      </w:r>
    </w:p>
    <w:p w:rsidR="007527EA" w:rsidRPr="00C81BAD" w:rsidRDefault="007527EA" w:rsidP="007527EA">
      <w:pPr>
        <w:rPr>
          <w:rFonts w:ascii="宋体" w:eastAsia="宋体" w:hAnsi="宋体"/>
        </w:rPr>
      </w:pPr>
      <w:r w:rsidRPr="00C81BAD">
        <w:rPr>
          <w:rFonts w:ascii="宋体" w:eastAsia="宋体" w:hAnsi="宋体"/>
        </w:rPr>
        <w:t xml:space="preserve">        for (int i=0;i&lt;n;i++) scanf("%d",&amp;a[i]);</w:t>
      </w:r>
    </w:p>
    <w:p w:rsidR="007527EA" w:rsidRPr="00C81BAD" w:rsidRDefault="007527EA" w:rsidP="007527EA">
      <w:pPr>
        <w:rPr>
          <w:rFonts w:ascii="宋体" w:eastAsia="宋体" w:hAnsi="宋体"/>
        </w:rPr>
      </w:pPr>
      <w:r w:rsidRPr="00C81BAD">
        <w:rPr>
          <w:rFonts w:ascii="宋体" w:eastAsia="宋体" w:hAnsi="宋体"/>
        </w:rPr>
        <w:t xml:space="preserve">        for (int i=0;i&lt;m;i++) scanf("%d",&amp;b[i]);</w:t>
      </w:r>
    </w:p>
    <w:p w:rsidR="007527EA" w:rsidRPr="00C81BAD" w:rsidRDefault="007527EA" w:rsidP="007527EA">
      <w:pPr>
        <w:rPr>
          <w:rFonts w:ascii="宋体" w:eastAsia="宋体" w:hAnsi="宋体"/>
        </w:rPr>
      </w:pPr>
      <w:r w:rsidRPr="00C81BAD">
        <w:rPr>
          <w:rFonts w:ascii="宋体" w:eastAsia="宋体" w:hAnsi="宋体"/>
        </w:rPr>
        <w:t xml:space="preserve">        printf("%d\n",kmp(n,m,a,b,next));</w:t>
      </w:r>
    </w:p>
    <w:p w:rsidR="007527EA" w:rsidRPr="00C81BAD" w:rsidRDefault="007527EA" w:rsidP="007527EA">
      <w:pPr>
        <w:rPr>
          <w:rFonts w:ascii="宋体" w:eastAsia="宋体" w:hAnsi="宋体"/>
        </w:rPr>
      </w:pPr>
      <w:r w:rsidRPr="00C81BAD">
        <w:rPr>
          <w:rFonts w:ascii="宋体" w:eastAsia="宋体" w:hAnsi="宋体"/>
        </w:rPr>
        <w:t xml:space="preserve">    }</w:t>
      </w:r>
    </w:p>
    <w:p w:rsidR="007527EA" w:rsidRPr="00C81BAD" w:rsidRDefault="007527EA" w:rsidP="007527EA">
      <w:pPr>
        <w:rPr>
          <w:rFonts w:ascii="宋体" w:eastAsia="宋体" w:hAnsi="宋体"/>
        </w:rPr>
      </w:pPr>
      <w:r w:rsidRPr="00C81BAD">
        <w:rPr>
          <w:rFonts w:ascii="宋体" w:eastAsia="宋体" w:hAnsi="宋体"/>
        </w:rPr>
        <w:t xml:space="preserve">    return 0;</w:t>
      </w:r>
    </w:p>
    <w:p w:rsidR="007527EA" w:rsidRPr="00C81BAD" w:rsidRDefault="007527EA" w:rsidP="007527EA">
      <w:pPr>
        <w:rPr>
          <w:rFonts w:ascii="宋体" w:eastAsia="宋体" w:hAnsi="宋体"/>
        </w:rPr>
      </w:pPr>
      <w:r w:rsidRPr="00C81BAD">
        <w:rPr>
          <w:rFonts w:ascii="宋体" w:eastAsia="宋体" w:hAnsi="宋体"/>
        </w:rPr>
        <w:t>}</w:t>
      </w:r>
    </w:p>
    <w:p w:rsidR="00EA72AA" w:rsidRPr="00C81BAD" w:rsidRDefault="00EA72AA" w:rsidP="00EA72AA">
      <w:pPr>
        <w:pStyle w:val="3"/>
        <w:rPr>
          <w:rFonts w:ascii="宋体" w:eastAsia="宋体" w:hAnsi="宋体"/>
          <w:b w:val="0"/>
        </w:rPr>
      </w:pPr>
      <w:bookmarkStart w:id="141" w:name="_Toc523521224"/>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1686</w:t>
      </w:r>
      <w:r w:rsidRPr="00C81BAD">
        <w:rPr>
          <w:rFonts w:ascii="宋体" w:eastAsia="宋体" w:hAnsi="宋体" w:hint="eastAsia"/>
          <w:b w:val="0"/>
        </w:rPr>
        <w:t>-</w:t>
      </w:r>
      <w:r w:rsidRPr="00C81BAD">
        <w:rPr>
          <w:rFonts w:ascii="宋体" w:eastAsia="宋体" w:hAnsi="宋体"/>
          <w:b w:val="0"/>
        </w:rPr>
        <w:t>Oulipo</w:t>
      </w:r>
      <w:bookmarkEnd w:id="141"/>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1686</w:instrText>
      </w:r>
      <w:r w:rsidRPr="00C81BAD">
        <w:rPr>
          <w:rFonts w:ascii="宋体" w:eastAsia="宋体" w:hAnsi="宋体" w:hint="eastAsia"/>
          <w:b w:val="0"/>
        </w:rPr>
        <w:instrText>-</w:instrText>
      </w:r>
      <w:r w:rsidRPr="00C81BAD">
        <w:rPr>
          <w:rFonts w:ascii="宋体" w:eastAsia="宋体" w:hAnsi="宋体"/>
          <w:b w:val="0"/>
        </w:rPr>
        <w:instrText>Oulipo:</w:instrText>
      </w:r>
      <w:r w:rsidRPr="00C81BAD">
        <w:rPr>
          <w:rFonts w:ascii="宋体" w:eastAsia="宋体" w:hAnsi="宋体"/>
        </w:rPr>
        <w:instrText xml:space="preserve">1686" \y "HDU:1686" </w:instrText>
      </w:r>
      <w:r w:rsidRPr="00C81BAD">
        <w:rPr>
          <w:rFonts w:ascii="宋体" w:eastAsia="宋体" w:hAnsi="宋体"/>
          <w:b w:val="0"/>
        </w:rPr>
        <w:fldChar w:fldCharType="end"/>
      </w:r>
    </w:p>
    <w:p w:rsidR="00EA72AA" w:rsidRPr="00C81BAD" w:rsidRDefault="00EA72AA" w:rsidP="007527EA">
      <w:pPr>
        <w:rPr>
          <w:rFonts w:ascii="宋体" w:eastAsia="宋体" w:hAnsi="宋体"/>
        </w:rPr>
      </w:pPr>
      <w:r w:rsidRPr="00C81BAD">
        <w:rPr>
          <w:rFonts w:ascii="宋体" w:eastAsia="宋体" w:hAnsi="宋体" w:hint="eastAsia"/>
        </w:rPr>
        <w:t>【题意】求b字符串在a字符串中的出现次数，字符为大写字母，长度范围1e6</w:t>
      </w:r>
    </w:p>
    <w:p w:rsidR="00EA72AA" w:rsidRPr="00C81BAD" w:rsidRDefault="00EA72AA" w:rsidP="007527EA">
      <w:pPr>
        <w:rPr>
          <w:rFonts w:ascii="宋体" w:eastAsia="宋体" w:hAnsi="宋体"/>
        </w:rPr>
      </w:pPr>
      <w:r w:rsidRPr="00C81BAD">
        <w:rPr>
          <w:rFonts w:ascii="宋体" w:eastAsia="宋体" w:hAnsi="宋体" w:hint="eastAsia"/>
        </w:rPr>
        <w:t>【题解】KMP简单题，发现之前做过一次，将b字符串末尾添加1个不可能被匹配到的字符（如</w:t>
      </w:r>
      <w:r w:rsidRPr="00C81BAD">
        <w:rPr>
          <w:rFonts w:ascii="宋体" w:eastAsia="宋体" w:hAnsi="宋体"/>
        </w:rPr>
        <w:t>’#’</w:t>
      </w:r>
      <w:r w:rsidRPr="00C81BAD">
        <w:rPr>
          <w:rFonts w:ascii="宋体" w:eastAsia="宋体" w:hAnsi="宋体" w:hint="eastAsia"/>
        </w:rPr>
        <w:t>），正常求next数组，在作匹配时b字符串只要</w:t>
      </w:r>
      <w:r w:rsidRPr="00C81BAD">
        <w:rPr>
          <w:rFonts w:ascii="宋体" w:eastAsia="宋体" w:hAnsi="宋体"/>
        </w:rPr>
        <w:t>’#’</w:t>
      </w:r>
      <w:r w:rsidRPr="00C81BAD">
        <w:rPr>
          <w:rFonts w:ascii="宋体" w:eastAsia="宋体" w:hAnsi="宋体" w:hint="eastAsia"/>
        </w:rPr>
        <w:t>之前的字符都被匹配就计数1次，继续匹配，而不return；在提交前通过了随机测试</w:t>
      </w:r>
    </w:p>
    <w:p w:rsidR="00EA72AA" w:rsidRPr="00C81BAD" w:rsidRDefault="00EA72AA" w:rsidP="007527EA">
      <w:pPr>
        <w:rPr>
          <w:rFonts w:ascii="宋体" w:eastAsia="宋体" w:hAnsi="宋体"/>
        </w:rPr>
      </w:pPr>
      <w:r w:rsidRPr="00C81BAD">
        <w:rPr>
          <w:rFonts w:ascii="宋体" w:eastAsia="宋体" w:hAnsi="宋体" w:hint="eastAsia"/>
        </w:rPr>
        <w:t>【代码】</w:t>
      </w:r>
    </w:p>
    <w:p w:rsidR="00EA72AA" w:rsidRPr="00C81BAD" w:rsidRDefault="00EA72AA" w:rsidP="00EA72AA">
      <w:pPr>
        <w:rPr>
          <w:rFonts w:ascii="宋体" w:eastAsia="宋体" w:hAnsi="宋体"/>
        </w:rPr>
      </w:pPr>
      <w:r w:rsidRPr="00C81BAD">
        <w:rPr>
          <w:rFonts w:ascii="宋体" w:eastAsia="宋体" w:hAnsi="宋体"/>
        </w:rPr>
        <w:t>#include &lt;bits/stdc++.h&gt;</w:t>
      </w:r>
    </w:p>
    <w:p w:rsidR="00EA72AA" w:rsidRPr="00C81BAD" w:rsidRDefault="00EA72AA" w:rsidP="00EA72AA">
      <w:pPr>
        <w:rPr>
          <w:rFonts w:ascii="宋体" w:eastAsia="宋体" w:hAnsi="宋体"/>
        </w:rPr>
      </w:pPr>
      <w:r w:rsidRPr="00C81BAD">
        <w:rPr>
          <w:rFonts w:ascii="宋体" w:eastAsia="宋体" w:hAnsi="宋体"/>
        </w:rPr>
        <w:t>#define MAXLEN 1000010</w:t>
      </w:r>
    </w:p>
    <w:p w:rsidR="00EA72AA" w:rsidRPr="00C81BAD" w:rsidRDefault="00EA72AA" w:rsidP="00EA72AA">
      <w:pPr>
        <w:rPr>
          <w:rFonts w:ascii="宋体" w:eastAsia="宋体" w:hAnsi="宋体"/>
        </w:rPr>
      </w:pPr>
      <w:r w:rsidRPr="00C81BAD">
        <w:rPr>
          <w:rFonts w:ascii="宋体" w:eastAsia="宋体" w:hAnsi="宋体"/>
        </w:rPr>
        <w:t>#define random_debug false</w:t>
      </w:r>
    </w:p>
    <w:p w:rsidR="00EA72AA" w:rsidRPr="00C81BAD" w:rsidRDefault="00EA72AA" w:rsidP="00EA72AA">
      <w:pPr>
        <w:rPr>
          <w:rFonts w:ascii="宋体" w:eastAsia="宋体" w:hAnsi="宋体"/>
        </w:rPr>
      </w:pPr>
    </w:p>
    <w:p w:rsidR="00EA72AA" w:rsidRPr="00C81BAD" w:rsidRDefault="00EA72AA" w:rsidP="00EA72AA">
      <w:pPr>
        <w:rPr>
          <w:rFonts w:ascii="宋体" w:eastAsia="宋体" w:hAnsi="宋体"/>
        </w:rPr>
      </w:pPr>
      <w:r w:rsidRPr="00C81BAD">
        <w:rPr>
          <w:rFonts w:ascii="宋体" w:eastAsia="宋体" w:hAnsi="宋体"/>
        </w:rPr>
        <w:t>using namespace std;</w:t>
      </w:r>
    </w:p>
    <w:p w:rsidR="00EA72AA" w:rsidRPr="00C81BAD" w:rsidRDefault="00EA72AA" w:rsidP="00EA72AA">
      <w:pPr>
        <w:rPr>
          <w:rFonts w:ascii="宋体" w:eastAsia="宋体" w:hAnsi="宋体"/>
        </w:rPr>
      </w:pPr>
    </w:p>
    <w:p w:rsidR="00EA72AA" w:rsidRPr="00C81BAD" w:rsidRDefault="00EA72AA" w:rsidP="00EA72AA">
      <w:pPr>
        <w:rPr>
          <w:rFonts w:ascii="宋体" w:eastAsia="宋体" w:hAnsi="宋体"/>
        </w:rPr>
      </w:pPr>
      <w:r w:rsidRPr="00C81BAD">
        <w:rPr>
          <w:rFonts w:ascii="宋体" w:eastAsia="宋体" w:hAnsi="宋体"/>
        </w:rPr>
        <w:t>void cal_next(char s[],int len,int next[]){</w:t>
      </w:r>
    </w:p>
    <w:p w:rsidR="00EA72AA" w:rsidRPr="00C81BAD" w:rsidRDefault="00EA72AA" w:rsidP="00EA72AA">
      <w:pPr>
        <w:rPr>
          <w:rFonts w:ascii="宋体" w:eastAsia="宋体" w:hAnsi="宋体"/>
        </w:rPr>
      </w:pPr>
      <w:r w:rsidRPr="00C81BAD">
        <w:rPr>
          <w:rFonts w:ascii="宋体" w:eastAsia="宋体" w:hAnsi="宋体"/>
        </w:rPr>
        <w:t xml:space="preserve">    next[0]=0;</w:t>
      </w:r>
    </w:p>
    <w:p w:rsidR="00EA72AA" w:rsidRPr="00C81BAD" w:rsidRDefault="00EA72AA" w:rsidP="00EA72AA">
      <w:pPr>
        <w:rPr>
          <w:rFonts w:ascii="宋体" w:eastAsia="宋体" w:hAnsi="宋体"/>
        </w:rPr>
      </w:pPr>
      <w:r w:rsidRPr="00C81BAD">
        <w:rPr>
          <w:rFonts w:ascii="宋体" w:eastAsia="宋体" w:hAnsi="宋体"/>
        </w:rPr>
        <w:t xml:space="preserve">    int i=1,j=0;</w:t>
      </w:r>
    </w:p>
    <w:p w:rsidR="00EA72AA" w:rsidRPr="00C81BAD" w:rsidRDefault="00EA72AA" w:rsidP="00EA72AA">
      <w:pPr>
        <w:rPr>
          <w:rFonts w:ascii="宋体" w:eastAsia="宋体" w:hAnsi="宋体"/>
        </w:rPr>
      </w:pPr>
      <w:r w:rsidRPr="00C81BAD">
        <w:rPr>
          <w:rFonts w:ascii="宋体" w:eastAsia="宋体" w:hAnsi="宋体"/>
        </w:rPr>
        <w:t xml:space="preserve">    while(i&lt;len){</w:t>
      </w:r>
    </w:p>
    <w:p w:rsidR="00EA72AA" w:rsidRPr="00C81BAD" w:rsidRDefault="00EA72AA" w:rsidP="00EA72AA">
      <w:pPr>
        <w:rPr>
          <w:rFonts w:ascii="宋体" w:eastAsia="宋体" w:hAnsi="宋体"/>
        </w:rPr>
      </w:pPr>
      <w:r w:rsidRPr="00C81BAD">
        <w:rPr>
          <w:rFonts w:ascii="宋体" w:eastAsia="宋体" w:hAnsi="宋体"/>
        </w:rPr>
        <w:t xml:space="preserve">        if(s[i]==s[j]){</w:t>
      </w:r>
    </w:p>
    <w:p w:rsidR="00EA72AA" w:rsidRPr="00C81BAD" w:rsidRDefault="00EA72AA" w:rsidP="00EA72AA">
      <w:pPr>
        <w:rPr>
          <w:rFonts w:ascii="宋体" w:eastAsia="宋体" w:hAnsi="宋体"/>
        </w:rPr>
      </w:pPr>
      <w:r w:rsidRPr="00C81BAD">
        <w:rPr>
          <w:rFonts w:ascii="宋体" w:eastAsia="宋体" w:hAnsi="宋体"/>
        </w:rPr>
        <w:t xml:space="preserve">            next[i++]=(j++)+1;</w:t>
      </w:r>
    </w:p>
    <w:p w:rsidR="00EA72AA" w:rsidRPr="00C81BAD" w:rsidRDefault="00EA72AA" w:rsidP="00EA72AA">
      <w:pPr>
        <w:rPr>
          <w:rFonts w:ascii="宋体" w:eastAsia="宋体" w:hAnsi="宋体"/>
        </w:rPr>
      </w:pPr>
      <w:r w:rsidRPr="00C81BAD">
        <w:rPr>
          <w:rFonts w:ascii="宋体" w:eastAsia="宋体" w:hAnsi="宋体"/>
        </w:rPr>
        <w:t xml:space="preserve">            continue;</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while(s[i]!=s[j]){</w:t>
      </w:r>
    </w:p>
    <w:p w:rsidR="00EA72AA" w:rsidRPr="00C81BAD" w:rsidRDefault="00EA72AA" w:rsidP="00EA72AA">
      <w:pPr>
        <w:rPr>
          <w:rFonts w:ascii="宋体" w:eastAsia="宋体" w:hAnsi="宋体"/>
        </w:rPr>
      </w:pPr>
      <w:r w:rsidRPr="00C81BAD">
        <w:rPr>
          <w:rFonts w:ascii="宋体" w:eastAsia="宋体" w:hAnsi="宋体"/>
        </w:rPr>
        <w:t xml:space="preserve">            if(j==0){</w:t>
      </w:r>
    </w:p>
    <w:p w:rsidR="00EA72AA" w:rsidRPr="00C81BAD" w:rsidRDefault="00EA72AA" w:rsidP="00EA72AA">
      <w:pPr>
        <w:rPr>
          <w:rFonts w:ascii="宋体" w:eastAsia="宋体" w:hAnsi="宋体"/>
        </w:rPr>
      </w:pPr>
      <w:r w:rsidRPr="00C81BAD">
        <w:rPr>
          <w:rFonts w:ascii="宋体" w:eastAsia="宋体" w:hAnsi="宋体"/>
        </w:rPr>
        <w:t xml:space="preserve">                next[i++]=0;</w:t>
      </w:r>
    </w:p>
    <w:p w:rsidR="00EA72AA" w:rsidRPr="00C81BAD" w:rsidRDefault="00EA72AA" w:rsidP="00EA72AA">
      <w:pPr>
        <w:rPr>
          <w:rFonts w:ascii="宋体" w:eastAsia="宋体" w:hAnsi="宋体"/>
        </w:rPr>
      </w:pPr>
      <w:r w:rsidRPr="00C81BAD">
        <w:rPr>
          <w:rFonts w:ascii="宋体" w:eastAsia="宋体" w:hAnsi="宋体"/>
        </w:rPr>
        <w:t xml:space="preserve">                break;</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j=next[j-1];</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return;</w:t>
      </w:r>
    </w:p>
    <w:p w:rsidR="00EA72AA" w:rsidRPr="00C81BAD" w:rsidRDefault="00EA72AA" w:rsidP="00EA72AA">
      <w:pPr>
        <w:rPr>
          <w:rFonts w:ascii="宋体" w:eastAsia="宋体" w:hAnsi="宋体"/>
        </w:rPr>
      </w:pPr>
      <w:r w:rsidRPr="00C81BAD">
        <w:rPr>
          <w:rFonts w:ascii="宋体" w:eastAsia="宋体" w:hAnsi="宋体"/>
        </w:rPr>
        <w:t>}</w:t>
      </w:r>
    </w:p>
    <w:p w:rsidR="00EA72AA" w:rsidRPr="00C81BAD" w:rsidRDefault="00EA72AA" w:rsidP="00EA72AA">
      <w:pPr>
        <w:rPr>
          <w:rFonts w:ascii="宋体" w:eastAsia="宋体" w:hAnsi="宋体"/>
        </w:rPr>
      </w:pPr>
    </w:p>
    <w:p w:rsidR="00EA72AA" w:rsidRPr="00C81BAD" w:rsidRDefault="00EA72AA" w:rsidP="00EA72AA">
      <w:pPr>
        <w:rPr>
          <w:rFonts w:ascii="宋体" w:eastAsia="宋体" w:hAnsi="宋体"/>
        </w:rPr>
      </w:pPr>
      <w:r w:rsidRPr="00C81BAD">
        <w:rPr>
          <w:rFonts w:ascii="宋体" w:eastAsia="宋体" w:hAnsi="宋体"/>
        </w:rPr>
        <w:t>int kmp(char a[],char b[],int lena,int lenb,int next[]){</w:t>
      </w:r>
    </w:p>
    <w:p w:rsidR="00EA72AA" w:rsidRPr="00C81BAD" w:rsidRDefault="00EA72AA" w:rsidP="00EA72AA">
      <w:pPr>
        <w:rPr>
          <w:rFonts w:ascii="宋体" w:eastAsia="宋体" w:hAnsi="宋体"/>
        </w:rPr>
      </w:pPr>
      <w:r w:rsidRPr="00C81BAD">
        <w:rPr>
          <w:rFonts w:ascii="宋体" w:eastAsia="宋体" w:hAnsi="宋体"/>
        </w:rPr>
        <w:t xml:space="preserve">    b[lenb++]='#',b[lenb]='\0';</w:t>
      </w:r>
    </w:p>
    <w:p w:rsidR="00EA72AA" w:rsidRPr="00C81BAD" w:rsidRDefault="00EA72AA" w:rsidP="00EA72AA">
      <w:pPr>
        <w:rPr>
          <w:rFonts w:ascii="宋体" w:eastAsia="宋体" w:hAnsi="宋体"/>
        </w:rPr>
      </w:pPr>
      <w:r w:rsidRPr="00C81BAD">
        <w:rPr>
          <w:rFonts w:ascii="宋体" w:eastAsia="宋体" w:hAnsi="宋体"/>
        </w:rPr>
        <w:t xml:space="preserve">    cal_next(b,lenb,next);</w:t>
      </w:r>
    </w:p>
    <w:p w:rsidR="00EA72AA" w:rsidRPr="00C81BAD" w:rsidRDefault="00EA72AA" w:rsidP="00EA72AA">
      <w:pPr>
        <w:rPr>
          <w:rFonts w:ascii="宋体" w:eastAsia="宋体" w:hAnsi="宋体"/>
        </w:rPr>
      </w:pPr>
      <w:r w:rsidRPr="00C81BAD">
        <w:rPr>
          <w:rFonts w:ascii="宋体" w:eastAsia="宋体" w:hAnsi="宋体"/>
        </w:rPr>
        <w:t xml:space="preserve">    int cnt=0,j=0;</w:t>
      </w:r>
    </w:p>
    <w:p w:rsidR="00EA72AA" w:rsidRPr="00C81BAD" w:rsidRDefault="00EA72AA" w:rsidP="00EA72AA">
      <w:pPr>
        <w:rPr>
          <w:rFonts w:ascii="宋体" w:eastAsia="宋体" w:hAnsi="宋体"/>
        </w:rPr>
      </w:pPr>
      <w:r w:rsidRPr="00C81BAD">
        <w:rPr>
          <w:rFonts w:ascii="宋体" w:eastAsia="宋体" w:hAnsi="宋体"/>
        </w:rPr>
        <w:lastRenderedPageBreak/>
        <w:t xml:space="preserve">    for (int i=0;i&lt;lena;i++){</w:t>
      </w:r>
    </w:p>
    <w:p w:rsidR="00EA72AA" w:rsidRPr="00C81BAD" w:rsidRDefault="00EA72AA" w:rsidP="00EA72AA">
      <w:pPr>
        <w:rPr>
          <w:rFonts w:ascii="宋体" w:eastAsia="宋体" w:hAnsi="宋体"/>
        </w:rPr>
      </w:pPr>
      <w:r w:rsidRPr="00C81BAD">
        <w:rPr>
          <w:rFonts w:ascii="宋体" w:eastAsia="宋体" w:hAnsi="宋体"/>
        </w:rPr>
        <w:t xml:space="preserve">        while(a[i]!=b[j]){</w:t>
      </w:r>
    </w:p>
    <w:p w:rsidR="00EA72AA" w:rsidRPr="00C81BAD" w:rsidRDefault="00EA72AA" w:rsidP="00EA72AA">
      <w:pPr>
        <w:rPr>
          <w:rFonts w:ascii="宋体" w:eastAsia="宋体" w:hAnsi="宋体"/>
        </w:rPr>
      </w:pPr>
      <w:r w:rsidRPr="00C81BAD">
        <w:rPr>
          <w:rFonts w:ascii="宋体" w:eastAsia="宋体" w:hAnsi="宋体"/>
        </w:rPr>
        <w:t xml:space="preserve">            if(j==0) break;</w:t>
      </w:r>
    </w:p>
    <w:p w:rsidR="00EA72AA" w:rsidRPr="00C81BAD" w:rsidRDefault="00EA72AA" w:rsidP="00EA72AA">
      <w:pPr>
        <w:rPr>
          <w:rFonts w:ascii="宋体" w:eastAsia="宋体" w:hAnsi="宋体"/>
        </w:rPr>
      </w:pPr>
      <w:r w:rsidRPr="00C81BAD">
        <w:rPr>
          <w:rFonts w:ascii="宋体" w:eastAsia="宋体" w:hAnsi="宋体"/>
        </w:rPr>
        <w:t xml:space="preserve">            j=next[j-1];</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if(a[i]==b[j]){</w:t>
      </w:r>
    </w:p>
    <w:p w:rsidR="00EA72AA" w:rsidRPr="00C81BAD" w:rsidRDefault="00EA72AA" w:rsidP="00EA72AA">
      <w:pPr>
        <w:rPr>
          <w:rFonts w:ascii="宋体" w:eastAsia="宋体" w:hAnsi="宋体"/>
        </w:rPr>
      </w:pPr>
      <w:r w:rsidRPr="00C81BAD">
        <w:rPr>
          <w:rFonts w:ascii="宋体" w:eastAsia="宋体" w:hAnsi="宋体"/>
        </w:rPr>
        <w:t xml:space="preserve">            j++;</w:t>
      </w:r>
    </w:p>
    <w:p w:rsidR="00EA72AA" w:rsidRPr="00C81BAD" w:rsidRDefault="00EA72AA" w:rsidP="00EA72AA">
      <w:pPr>
        <w:rPr>
          <w:rFonts w:ascii="宋体" w:eastAsia="宋体" w:hAnsi="宋体"/>
        </w:rPr>
      </w:pPr>
      <w:r w:rsidRPr="00C81BAD">
        <w:rPr>
          <w:rFonts w:ascii="宋体" w:eastAsia="宋体" w:hAnsi="宋体"/>
        </w:rPr>
        <w:t xml:space="preserve">            if(j==lenb-1) cnt++;</w:t>
      </w:r>
    </w:p>
    <w:p w:rsidR="00EA72AA" w:rsidRPr="00C81BAD" w:rsidRDefault="00EA72AA" w:rsidP="00EA72AA">
      <w:pPr>
        <w:rPr>
          <w:rFonts w:ascii="宋体" w:eastAsia="宋体" w:hAnsi="宋体"/>
        </w:rPr>
      </w:pPr>
      <w:r w:rsidRPr="00C81BAD">
        <w:rPr>
          <w:rFonts w:ascii="宋体" w:eastAsia="宋体" w:hAnsi="宋体"/>
        </w:rPr>
        <w:t xml:space="preserve">            continue;</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return cnt;</w:t>
      </w:r>
    </w:p>
    <w:p w:rsidR="00EA72AA" w:rsidRPr="00C81BAD" w:rsidRDefault="00EA72AA" w:rsidP="00EA72AA">
      <w:pPr>
        <w:rPr>
          <w:rFonts w:ascii="宋体" w:eastAsia="宋体" w:hAnsi="宋体"/>
        </w:rPr>
      </w:pPr>
      <w:r w:rsidRPr="00C81BAD">
        <w:rPr>
          <w:rFonts w:ascii="宋体" w:eastAsia="宋体" w:hAnsi="宋体"/>
        </w:rPr>
        <w:t>}</w:t>
      </w:r>
    </w:p>
    <w:p w:rsidR="00EA72AA" w:rsidRPr="00C81BAD" w:rsidRDefault="00EA72AA" w:rsidP="00EA72AA">
      <w:pPr>
        <w:rPr>
          <w:rFonts w:ascii="宋体" w:eastAsia="宋体" w:hAnsi="宋体"/>
        </w:rPr>
      </w:pPr>
    </w:p>
    <w:p w:rsidR="00EA72AA" w:rsidRPr="00C81BAD" w:rsidRDefault="00EA72AA" w:rsidP="00EA72AA">
      <w:pPr>
        <w:rPr>
          <w:rFonts w:ascii="宋体" w:eastAsia="宋体" w:hAnsi="宋体"/>
        </w:rPr>
      </w:pPr>
      <w:r w:rsidRPr="00C81BAD">
        <w:rPr>
          <w:rFonts w:ascii="宋体" w:eastAsia="宋体" w:hAnsi="宋体"/>
        </w:rPr>
        <w:t>int main(){</w:t>
      </w:r>
    </w:p>
    <w:p w:rsidR="00EA72AA" w:rsidRPr="00C81BAD" w:rsidRDefault="00EA72AA" w:rsidP="00EA72AA">
      <w:pPr>
        <w:rPr>
          <w:rFonts w:ascii="宋体" w:eastAsia="宋体" w:hAnsi="宋体"/>
        </w:rPr>
      </w:pPr>
      <w:r w:rsidRPr="00C81BAD">
        <w:rPr>
          <w:rFonts w:ascii="宋体" w:eastAsia="宋体" w:hAnsi="宋体"/>
        </w:rPr>
        <w:t xml:space="preserve">    if(random_debug){</w:t>
      </w:r>
    </w:p>
    <w:p w:rsidR="00EA72AA" w:rsidRPr="00C81BAD" w:rsidRDefault="00EA72AA" w:rsidP="00EA72AA">
      <w:pPr>
        <w:rPr>
          <w:rFonts w:ascii="宋体" w:eastAsia="宋体" w:hAnsi="宋体"/>
        </w:rPr>
      </w:pPr>
      <w:r w:rsidRPr="00C81BAD">
        <w:rPr>
          <w:rFonts w:ascii="宋体" w:eastAsia="宋体" w:hAnsi="宋体"/>
        </w:rPr>
        <w:t xml:space="preserve">        int debug_case=10000;</w:t>
      </w:r>
    </w:p>
    <w:p w:rsidR="00EA72AA" w:rsidRPr="00C81BAD" w:rsidRDefault="00EA72AA" w:rsidP="00EA72AA">
      <w:pPr>
        <w:rPr>
          <w:rFonts w:ascii="宋体" w:eastAsia="宋体" w:hAnsi="宋体"/>
        </w:rPr>
      </w:pPr>
      <w:r w:rsidRPr="00C81BAD">
        <w:rPr>
          <w:rFonts w:ascii="宋体" w:eastAsia="宋体" w:hAnsi="宋体"/>
        </w:rPr>
        <w:t xml:space="preserve">        srand((unsigned)time(NULL));</w:t>
      </w:r>
    </w:p>
    <w:p w:rsidR="00EA72AA" w:rsidRPr="00C81BAD" w:rsidRDefault="00EA72AA" w:rsidP="00EA72AA">
      <w:pPr>
        <w:rPr>
          <w:rFonts w:ascii="宋体" w:eastAsia="宋体" w:hAnsi="宋体"/>
        </w:rPr>
      </w:pPr>
      <w:r w:rsidRPr="00C81BAD">
        <w:rPr>
          <w:rFonts w:ascii="宋体" w:eastAsia="宋体" w:hAnsi="宋体"/>
        </w:rPr>
        <w:t xml:space="preserve">        while(debug_case--){</w:t>
      </w:r>
    </w:p>
    <w:p w:rsidR="00EA72AA" w:rsidRPr="00C81BAD" w:rsidRDefault="00EA72AA" w:rsidP="00EA72AA">
      <w:pPr>
        <w:rPr>
          <w:rFonts w:ascii="宋体" w:eastAsia="宋体" w:hAnsi="宋体"/>
        </w:rPr>
      </w:pPr>
      <w:r w:rsidRPr="00C81BAD">
        <w:rPr>
          <w:rFonts w:ascii="宋体" w:eastAsia="宋体" w:hAnsi="宋体"/>
        </w:rPr>
        <w:t xml:space="preserve">            int lenamin=1,lenamax=1000,lena,lenbmin=1,lenbmax=10,lenb,chmin='A',chmax='Z',next[MAXLEN];</w:t>
      </w:r>
    </w:p>
    <w:p w:rsidR="00EA72AA" w:rsidRPr="00C81BAD" w:rsidRDefault="00EA72AA" w:rsidP="00EA72AA">
      <w:pPr>
        <w:rPr>
          <w:rFonts w:ascii="宋体" w:eastAsia="宋体" w:hAnsi="宋体"/>
        </w:rPr>
      </w:pPr>
      <w:r w:rsidRPr="00C81BAD">
        <w:rPr>
          <w:rFonts w:ascii="宋体" w:eastAsia="宋体" w:hAnsi="宋体"/>
        </w:rPr>
        <w:t xml:space="preserve">            lena=rand()%(lenamax-lenamin+1)+lenamin,lenb=rand()%(lenbmax-lenbmin+1)+lenbmin;</w:t>
      </w:r>
    </w:p>
    <w:p w:rsidR="00EA72AA" w:rsidRPr="00C81BAD" w:rsidRDefault="00EA72AA" w:rsidP="00EA72AA">
      <w:pPr>
        <w:rPr>
          <w:rFonts w:ascii="宋体" w:eastAsia="宋体" w:hAnsi="宋体"/>
        </w:rPr>
      </w:pPr>
      <w:r w:rsidRPr="00C81BAD">
        <w:rPr>
          <w:rFonts w:ascii="宋体" w:eastAsia="宋体" w:hAnsi="宋体"/>
        </w:rPr>
        <w:t xml:space="preserve">            char a[MAXLEN],b[MAXLEN];</w:t>
      </w:r>
    </w:p>
    <w:p w:rsidR="00EA72AA" w:rsidRPr="00C81BAD" w:rsidRDefault="00EA72AA" w:rsidP="00EA72AA">
      <w:pPr>
        <w:rPr>
          <w:rFonts w:ascii="宋体" w:eastAsia="宋体" w:hAnsi="宋体"/>
        </w:rPr>
      </w:pPr>
      <w:r w:rsidRPr="00C81BAD">
        <w:rPr>
          <w:rFonts w:ascii="宋体" w:eastAsia="宋体" w:hAnsi="宋体"/>
        </w:rPr>
        <w:t xml:space="preserve">            for (int i=0;i&lt;lena;i++) a[i]=rand()%(chmax-chmin+1)+chmin;</w:t>
      </w:r>
    </w:p>
    <w:p w:rsidR="00EA72AA" w:rsidRPr="00C81BAD" w:rsidRDefault="00EA72AA" w:rsidP="00EA72AA">
      <w:pPr>
        <w:rPr>
          <w:rFonts w:ascii="宋体" w:eastAsia="宋体" w:hAnsi="宋体"/>
        </w:rPr>
      </w:pPr>
      <w:r w:rsidRPr="00C81BAD">
        <w:rPr>
          <w:rFonts w:ascii="宋体" w:eastAsia="宋体" w:hAnsi="宋体"/>
        </w:rPr>
        <w:t xml:space="preserve">            for (int i=0;i&lt;lenb;i++) b[i]=rand()%(chmax-chmin+1)+chmin;</w:t>
      </w:r>
    </w:p>
    <w:p w:rsidR="00EA72AA" w:rsidRPr="00C81BAD" w:rsidRDefault="00EA72AA" w:rsidP="00EA72AA">
      <w:pPr>
        <w:rPr>
          <w:rFonts w:ascii="宋体" w:eastAsia="宋体" w:hAnsi="宋体"/>
        </w:rPr>
      </w:pPr>
      <w:r w:rsidRPr="00C81BAD">
        <w:rPr>
          <w:rFonts w:ascii="宋体" w:eastAsia="宋体" w:hAnsi="宋体"/>
        </w:rPr>
        <w:t xml:space="preserve">            int ans1=0,ans2=kmp(a,b,lena,lenb,next);</w:t>
      </w:r>
    </w:p>
    <w:p w:rsidR="00EA72AA" w:rsidRPr="00C81BAD" w:rsidRDefault="00EA72AA" w:rsidP="00EA72AA">
      <w:pPr>
        <w:rPr>
          <w:rFonts w:ascii="宋体" w:eastAsia="宋体" w:hAnsi="宋体"/>
        </w:rPr>
      </w:pPr>
      <w:r w:rsidRPr="00C81BAD">
        <w:rPr>
          <w:rFonts w:ascii="宋体" w:eastAsia="宋体" w:hAnsi="宋体"/>
        </w:rPr>
        <w:t xml:space="preserve">            for(int i=0;i&lt;lena;i++){</w:t>
      </w:r>
    </w:p>
    <w:p w:rsidR="00EA72AA" w:rsidRPr="00C81BAD" w:rsidRDefault="00EA72AA" w:rsidP="00EA72AA">
      <w:pPr>
        <w:rPr>
          <w:rFonts w:ascii="宋体" w:eastAsia="宋体" w:hAnsi="宋体"/>
        </w:rPr>
      </w:pPr>
      <w:r w:rsidRPr="00C81BAD">
        <w:rPr>
          <w:rFonts w:ascii="宋体" w:eastAsia="宋体" w:hAnsi="宋体"/>
        </w:rPr>
        <w:t xml:space="preserve">                bool check=true;</w:t>
      </w:r>
    </w:p>
    <w:p w:rsidR="00EA72AA" w:rsidRPr="00C81BAD" w:rsidRDefault="00EA72AA" w:rsidP="00EA72AA">
      <w:pPr>
        <w:rPr>
          <w:rFonts w:ascii="宋体" w:eastAsia="宋体" w:hAnsi="宋体"/>
        </w:rPr>
      </w:pPr>
      <w:r w:rsidRPr="00C81BAD">
        <w:rPr>
          <w:rFonts w:ascii="宋体" w:eastAsia="宋体" w:hAnsi="宋体"/>
        </w:rPr>
        <w:t xml:space="preserve">                for(int j=0;j&lt;lenb;j++){</w:t>
      </w:r>
    </w:p>
    <w:p w:rsidR="00EA72AA" w:rsidRPr="00C81BAD" w:rsidRDefault="00EA72AA" w:rsidP="00EA72AA">
      <w:pPr>
        <w:rPr>
          <w:rFonts w:ascii="宋体" w:eastAsia="宋体" w:hAnsi="宋体"/>
        </w:rPr>
      </w:pPr>
      <w:r w:rsidRPr="00C81BAD">
        <w:rPr>
          <w:rFonts w:ascii="宋体" w:eastAsia="宋体" w:hAnsi="宋体"/>
        </w:rPr>
        <w:t xml:space="preserve">                    if(i+j&gt;=lena){</w:t>
      </w:r>
    </w:p>
    <w:p w:rsidR="00EA72AA" w:rsidRPr="00C81BAD" w:rsidRDefault="00EA72AA" w:rsidP="00EA72AA">
      <w:pPr>
        <w:rPr>
          <w:rFonts w:ascii="宋体" w:eastAsia="宋体" w:hAnsi="宋体"/>
        </w:rPr>
      </w:pPr>
      <w:r w:rsidRPr="00C81BAD">
        <w:rPr>
          <w:rFonts w:ascii="宋体" w:eastAsia="宋体" w:hAnsi="宋体"/>
        </w:rPr>
        <w:t xml:space="preserve">                        check=false;</w:t>
      </w:r>
    </w:p>
    <w:p w:rsidR="00EA72AA" w:rsidRPr="00C81BAD" w:rsidRDefault="00EA72AA" w:rsidP="00EA72AA">
      <w:pPr>
        <w:rPr>
          <w:rFonts w:ascii="宋体" w:eastAsia="宋体" w:hAnsi="宋体"/>
        </w:rPr>
      </w:pPr>
      <w:r w:rsidRPr="00C81BAD">
        <w:rPr>
          <w:rFonts w:ascii="宋体" w:eastAsia="宋体" w:hAnsi="宋体"/>
        </w:rPr>
        <w:t xml:space="preserve">                        break;</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if(a[i+j]!=b[j]){</w:t>
      </w:r>
    </w:p>
    <w:p w:rsidR="00EA72AA" w:rsidRPr="00C81BAD" w:rsidRDefault="00EA72AA" w:rsidP="00EA72AA">
      <w:pPr>
        <w:rPr>
          <w:rFonts w:ascii="宋体" w:eastAsia="宋体" w:hAnsi="宋体"/>
        </w:rPr>
      </w:pPr>
      <w:r w:rsidRPr="00C81BAD">
        <w:rPr>
          <w:rFonts w:ascii="宋体" w:eastAsia="宋体" w:hAnsi="宋体"/>
        </w:rPr>
        <w:t xml:space="preserve">                        check=false;</w:t>
      </w:r>
    </w:p>
    <w:p w:rsidR="00EA72AA" w:rsidRPr="00C81BAD" w:rsidRDefault="00EA72AA" w:rsidP="00EA72AA">
      <w:pPr>
        <w:rPr>
          <w:rFonts w:ascii="宋体" w:eastAsia="宋体" w:hAnsi="宋体"/>
        </w:rPr>
      </w:pPr>
      <w:r w:rsidRPr="00C81BAD">
        <w:rPr>
          <w:rFonts w:ascii="宋体" w:eastAsia="宋体" w:hAnsi="宋体"/>
        </w:rPr>
        <w:t xml:space="preserve">                        break;</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if(check) ans1++;</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if(ans1!=ans2){</w:t>
      </w:r>
    </w:p>
    <w:p w:rsidR="00EA72AA" w:rsidRPr="00C81BAD" w:rsidRDefault="00EA72AA" w:rsidP="00EA72AA">
      <w:pPr>
        <w:rPr>
          <w:rFonts w:ascii="宋体" w:eastAsia="宋体" w:hAnsi="宋体"/>
        </w:rPr>
      </w:pPr>
      <w:r w:rsidRPr="00C81BAD">
        <w:rPr>
          <w:rFonts w:ascii="宋体" w:eastAsia="宋体" w:hAnsi="宋体"/>
        </w:rPr>
        <w:t xml:space="preserve">                </w:t>
      </w:r>
      <w:r w:rsidRPr="00C81BAD">
        <w:rPr>
          <w:rFonts w:ascii="宋体" w:eastAsia="宋体" w:hAnsi="宋体"/>
        </w:rPr>
        <w:lastRenderedPageBreak/>
        <w:t>printf("a:%d %s\nb:%d %s\nans1=%d,ans2=%d\nnext:",lena,a,lenb,b,ans1,ans2);</w:t>
      </w:r>
    </w:p>
    <w:p w:rsidR="00EA72AA" w:rsidRPr="00C81BAD" w:rsidRDefault="00EA72AA" w:rsidP="00EA72AA">
      <w:pPr>
        <w:rPr>
          <w:rFonts w:ascii="宋体" w:eastAsia="宋体" w:hAnsi="宋体"/>
        </w:rPr>
      </w:pPr>
      <w:r w:rsidRPr="00C81BAD">
        <w:rPr>
          <w:rFonts w:ascii="宋体" w:eastAsia="宋体" w:hAnsi="宋体"/>
        </w:rPr>
        <w:t xml:space="preserve">                for(int i=0;i&lt;lenb;i++) printf("%d ",next[i]);</w:t>
      </w:r>
    </w:p>
    <w:p w:rsidR="00EA72AA" w:rsidRPr="00C81BAD" w:rsidRDefault="00EA72AA" w:rsidP="00EA72AA">
      <w:pPr>
        <w:rPr>
          <w:rFonts w:ascii="宋体" w:eastAsia="宋体" w:hAnsi="宋体"/>
        </w:rPr>
      </w:pPr>
      <w:r w:rsidRPr="00C81BAD">
        <w:rPr>
          <w:rFonts w:ascii="宋体" w:eastAsia="宋体" w:hAnsi="宋体"/>
        </w:rPr>
        <w:t xml:space="preserve">                printf("\n");</w:t>
      </w:r>
    </w:p>
    <w:p w:rsidR="00EA72AA" w:rsidRPr="00C81BAD" w:rsidRDefault="00EA72AA" w:rsidP="00EA72AA">
      <w:pPr>
        <w:rPr>
          <w:rFonts w:ascii="宋体" w:eastAsia="宋体" w:hAnsi="宋体"/>
        </w:rPr>
      </w:pPr>
      <w:r w:rsidRPr="00C81BAD">
        <w:rPr>
          <w:rFonts w:ascii="宋体" w:eastAsia="宋体" w:hAnsi="宋体"/>
        </w:rPr>
        <w:t xml:space="preserve">                return 0;</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if(ans1&gt;1&amp;&amp;lenb&gt;1) printf("%d %d %d\n",ans1,lena,lenb);</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printf("correct\n");</w:t>
      </w:r>
    </w:p>
    <w:p w:rsidR="00EA72AA" w:rsidRPr="00C81BAD" w:rsidRDefault="00EA72AA" w:rsidP="00EA72AA">
      <w:pPr>
        <w:rPr>
          <w:rFonts w:ascii="宋体" w:eastAsia="宋体" w:hAnsi="宋体"/>
        </w:rPr>
      </w:pPr>
      <w:r w:rsidRPr="00C81BAD">
        <w:rPr>
          <w:rFonts w:ascii="宋体" w:eastAsia="宋体" w:hAnsi="宋体"/>
        </w:rPr>
        <w:t xml:space="preserve">        return 0;</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int t;</w:t>
      </w:r>
    </w:p>
    <w:p w:rsidR="00EA72AA" w:rsidRPr="00C81BAD" w:rsidRDefault="00EA72AA" w:rsidP="00EA72AA">
      <w:pPr>
        <w:rPr>
          <w:rFonts w:ascii="宋体" w:eastAsia="宋体" w:hAnsi="宋体"/>
        </w:rPr>
      </w:pPr>
      <w:r w:rsidRPr="00C81BAD">
        <w:rPr>
          <w:rFonts w:ascii="宋体" w:eastAsia="宋体" w:hAnsi="宋体"/>
        </w:rPr>
        <w:t xml:space="preserve">    scanf("%d",&amp;t);</w:t>
      </w:r>
    </w:p>
    <w:p w:rsidR="00EA72AA" w:rsidRPr="00C81BAD" w:rsidRDefault="00EA72AA" w:rsidP="00EA72AA">
      <w:pPr>
        <w:rPr>
          <w:rFonts w:ascii="宋体" w:eastAsia="宋体" w:hAnsi="宋体"/>
        </w:rPr>
      </w:pPr>
      <w:r w:rsidRPr="00C81BAD">
        <w:rPr>
          <w:rFonts w:ascii="宋体" w:eastAsia="宋体" w:hAnsi="宋体"/>
        </w:rPr>
        <w:t xml:space="preserve">    while(t--){</w:t>
      </w:r>
    </w:p>
    <w:p w:rsidR="00EA72AA" w:rsidRPr="00C81BAD" w:rsidRDefault="00EA72AA" w:rsidP="00EA72AA">
      <w:pPr>
        <w:rPr>
          <w:rFonts w:ascii="宋体" w:eastAsia="宋体" w:hAnsi="宋体"/>
        </w:rPr>
      </w:pPr>
      <w:r w:rsidRPr="00C81BAD">
        <w:rPr>
          <w:rFonts w:ascii="宋体" w:eastAsia="宋体" w:hAnsi="宋体"/>
        </w:rPr>
        <w:t xml:space="preserve">        char a[MAXLEN],b[MAXLEN];</w:t>
      </w:r>
    </w:p>
    <w:p w:rsidR="00EA72AA" w:rsidRPr="00C81BAD" w:rsidRDefault="00EA72AA" w:rsidP="00EA72AA">
      <w:pPr>
        <w:rPr>
          <w:rFonts w:ascii="宋体" w:eastAsia="宋体" w:hAnsi="宋体"/>
        </w:rPr>
      </w:pPr>
      <w:r w:rsidRPr="00C81BAD">
        <w:rPr>
          <w:rFonts w:ascii="宋体" w:eastAsia="宋体" w:hAnsi="宋体"/>
        </w:rPr>
        <w:t xml:space="preserve">        scanf("%s%s",b,a);</w:t>
      </w:r>
    </w:p>
    <w:p w:rsidR="00EA72AA" w:rsidRPr="00C81BAD" w:rsidRDefault="00EA72AA" w:rsidP="00EA72AA">
      <w:pPr>
        <w:rPr>
          <w:rFonts w:ascii="宋体" w:eastAsia="宋体" w:hAnsi="宋体"/>
        </w:rPr>
      </w:pPr>
      <w:r w:rsidRPr="00C81BAD">
        <w:rPr>
          <w:rFonts w:ascii="宋体" w:eastAsia="宋体" w:hAnsi="宋体"/>
        </w:rPr>
        <w:t xml:space="preserve">        int next[MAXLEN],lena=strlen(a),lenb=strlen(b);</w:t>
      </w:r>
    </w:p>
    <w:p w:rsidR="00EA72AA" w:rsidRPr="00C81BAD" w:rsidRDefault="00EA72AA" w:rsidP="00EA72AA">
      <w:pPr>
        <w:rPr>
          <w:rFonts w:ascii="宋体" w:eastAsia="宋体" w:hAnsi="宋体"/>
        </w:rPr>
      </w:pPr>
      <w:r w:rsidRPr="00C81BAD">
        <w:rPr>
          <w:rFonts w:ascii="宋体" w:eastAsia="宋体" w:hAnsi="宋体"/>
        </w:rPr>
        <w:t xml:space="preserve">        printf("%d\n",kmp(a,b,lena,lenb,next));</w:t>
      </w:r>
    </w:p>
    <w:p w:rsidR="00EA72AA" w:rsidRPr="00C81BAD" w:rsidRDefault="00EA72AA" w:rsidP="00EA72AA">
      <w:pPr>
        <w:rPr>
          <w:rFonts w:ascii="宋体" w:eastAsia="宋体" w:hAnsi="宋体"/>
        </w:rPr>
      </w:pPr>
      <w:r w:rsidRPr="00C81BAD">
        <w:rPr>
          <w:rFonts w:ascii="宋体" w:eastAsia="宋体" w:hAnsi="宋体"/>
        </w:rPr>
        <w:t xml:space="preserve">    }</w:t>
      </w:r>
    </w:p>
    <w:p w:rsidR="00EA72AA" w:rsidRPr="00C81BAD" w:rsidRDefault="00EA72AA" w:rsidP="00EA72AA">
      <w:pPr>
        <w:rPr>
          <w:rFonts w:ascii="宋体" w:eastAsia="宋体" w:hAnsi="宋体"/>
        </w:rPr>
      </w:pPr>
      <w:r w:rsidRPr="00C81BAD">
        <w:rPr>
          <w:rFonts w:ascii="宋体" w:eastAsia="宋体" w:hAnsi="宋体"/>
        </w:rPr>
        <w:t xml:space="preserve">    return 0;</w:t>
      </w:r>
    </w:p>
    <w:p w:rsidR="00EA72AA" w:rsidRPr="00C81BAD" w:rsidRDefault="00EA72AA" w:rsidP="00EA72AA">
      <w:pPr>
        <w:rPr>
          <w:rFonts w:ascii="宋体" w:eastAsia="宋体" w:hAnsi="宋体"/>
        </w:rPr>
      </w:pPr>
      <w:r w:rsidRPr="00C81BAD">
        <w:rPr>
          <w:rFonts w:ascii="宋体" w:eastAsia="宋体" w:hAnsi="宋体"/>
        </w:rPr>
        <w:t>}</w:t>
      </w:r>
    </w:p>
    <w:p w:rsidR="00D43614" w:rsidRPr="00C81BAD" w:rsidRDefault="00D43614" w:rsidP="0006405B">
      <w:pPr>
        <w:pStyle w:val="3"/>
        <w:rPr>
          <w:rFonts w:ascii="宋体" w:eastAsia="宋体" w:hAnsi="宋体"/>
          <w:b w:val="0"/>
        </w:rPr>
      </w:pPr>
      <w:bookmarkStart w:id="142" w:name="_Toc523521225"/>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2087</w:t>
      </w:r>
      <w:r w:rsidRPr="00C81BAD">
        <w:rPr>
          <w:rFonts w:ascii="宋体" w:eastAsia="宋体" w:hAnsi="宋体" w:hint="eastAsia"/>
          <w:b w:val="0"/>
        </w:rPr>
        <w:t>-剪花布条</w:t>
      </w:r>
      <w:bookmarkEnd w:id="142"/>
      <w:r w:rsidR="0006405B" w:rsidRPr="00C81BAD">
        <w:rPr>
          <w:rFonts w:ascii="宋体" w:eastAsia="宋体" w:hAnsi="宋体"/>
          <w:b w:val="0"/>
        </w:rPr>
        <w:fldChar w:fldCharType="begin"/>
      </w:r>
      <w:r w:rsidR="0006405B" w:rsidRPr="00C81BAD">
        <w:rPr>
          <w:rFonts w:ascii="宋体" w:eastAsia="宋体" w:hAnsi="宋体"/>
        </w:rPr>
        <w:instrText xml:space="preserve"> XE "</w:instrText>
      </w:r>
      <w:r w:rsidR="0006405B" w:rsidRPr="00C81BAD">
        <w:rPr>
          <w:rFonts w:ascii="宋体" w:eastAsia="宋体" w:hAnsi="宋体" w:hint="eastAsia"/>
          <w:b w:val="0"/>
        </w:rPr>
        <w:instrText>√-</w:instrText>
      </w:r>
      <w:r w:rsidR="0006405B" w:rsidRPr="00C81BAD">
        <w:rPr>
          <w:rFonts w:ascii="宋体" w:eastAsia="宋体" w:hAnsi="宋体"/>
          <w:b w:val="0"/>
        </w:rPr>
        <w:instrText>HDU</w:instrText>
      </w:r>
      <w:r w:rsidR="0006405B" w:rsidRPr="00C81BAD">
        <w:rPr>
          <w:rFonts w:ascii="宋体" w:eastAsia="宋体" w:hAnsi="宋体" w:hint="eastAsia"/>
          <w:b w:val="0"/>
        </w:rPr>
        <w:instrText>-</w:instrText>
      </w:r>
      <w:r w:rsidR="0006405B" w:rsidRPr="00C81BAD">
        <w:rPr>
          <w:rFonts w:ascii="宋体" w:eastAsia="宋体" w:hAnsi="宋体"/>
          <w:b w:val="0"/>
        </w:rPr>
        <w:instrText>2087</w:instrText>
      </w:r>
      <w:r w:rsidR="0006405B" w:rsidRPr="00C81BAD">
        <w:rPr>
          <w:rFonts w:ascii="宋体" w:eastAsia="宋体" w:hAnsi="宋体" w:hint="eastAsia"/>
          <w:b w:val="0"/>
        </w:rPr>
        <w:instrText>-剪花布条</w:instrText>
      </w:r>
      <w:r w:rsidR="0006405B" w:rsidRPr="00C81BAD">
        <w:rPr>
          <w:rFonts w:ascii="宋体" w:eastAsia="宋体" w:hAnsi="宋体"/>
          <w:b w:val="0"/>
        </w:rPr>
        <w:instrText>:</w:instrText>
      </w:r>
      <w:r w:rsidR="0006405B" w:rsidRPr="00C81BAD">
        <w:rPr>
          <w:rFonts w:ascii="宋体" w:eastAsia="宋体" w:hAnsi="宋体"/>
        </w:rPr>
        <w:instrText xml:space="preserve">2087" \y "HDU:2087" </w:instrText>
      </w:r>
      <w:r w:rsidR="0006405B" w:rsidRPr="00C81BAD">
        <w:rPr>
          <w:rFonts w:ascii="宋体" w:eastAsia="宋体" w:hAnsi="宋体"/>
          <w:b w:val="0"/>
        </w:rPr>
        <w:fldChar w:fldCharType="end"/>
      </w:r>
    </w:p>
    <w:p w:rsidR="00D43614" w:rsidRPr="00C81BAD" w:rsidRDefault="00D43614" w:rsidP="00EA72AA">
      <w:pPr>
        <w:rPr>
          <w:rFonts w:ascii="宋体" w:eastAsia="宋体" w:hAnsi="宋体"/>
        </w:rPr>
      </w:pPr>
      <w:r w:rsidRPr="00C81BAD">
        <w:rPr>
          <w:rFonts w:ascii="宋体" w:eastAsia="宋体" w:hAnsi="宋体" w:hint="eastAsia"/>
        </w:rPr>
        <w:t>【题意】给定字符串a和b，问a最多能拆出多少个b字符串</w:t>
      </w:r>
    </w:p>
    <w:p w:rsidR="009E0072" w:rsidRPr="00C81BAD" w:rsidRDefault="00D43614" w:rsidP="00EA72AA">
      <w:pPr>
        <w:rPr>
          <w:rFonts w:ascii="宋体" w:eastAsia="宋体" w:hAnsi="宋体"/>
        </w:rPr>
      </w:pPr>
      <w:r w:rsidRPr="00C81BAD">
        <w:rPr>
          <w:rFonts w:ascii="宋体" w:eastAsia="宋体" w:hAnsi="宋体" w:hint="eastAsia"/>
        </w:rPr>
        <w:t>【题解】KMP简单题</w:t>
      </w:r>
      <w:r w:rsidR="0006405B" w:rsidRPr="00C81BAD">
        <w:rPr>
          <w:rFonts w:ascii="宋体" w:eastAsia="宋体" w:hAnsi="宋体" w:hint="eastAsia"/>
        </w:rPr>
        <w:t>。a中可能有</w:t>
      </w:r>
      <w:r w:rsidR="0006405B" w:rsidRPr="00C81BAD">
        <w:rPr>
          <w:rFonts w:ascii="宋体" w:eastAsia="宋体" w:hAnsi="宋体"/>
        </w:rPr>
        <w:t>多种选择方案，按</w:t>
      </w:r>
      <w:r w:rsidR="0006405B" w:rsidRPr="00C81BAD">
        <w:rPr>
          <w:rFonts w:ascii="宋体" w:eastAsia="宋体" w:hAnsi="宋体" w:hint="eastAsia"/>
        </w:rPr>
        <w:t>顺序</w:t>
      </w:r>
      <w:r w:rsidR="0006405B" w:rsidRPr="00C81BAD">
        <w:rPr>
          <w:rFonts w:ascii="宋体" w:eastAsia="宋体" w:hAnsi="宋体"/>
        </w:rPr>
        <w:t>从前往后匹配一定是数量最多的。</w:t>
      </w:r>
      <w:r w:rsidR="0006405B" w:rsidRPr="00C81BAD">
        <w:rPr>
          <w:rFonts w:ascii="宋体" w:eastAsia="宋体" w:hAnsi="宋体" w:hint="eastAsia"/>
        </w:rPr>
        <w:t>考虑这样</w:t>
      </w:r>
      <w:r w:rsidR="0006405B" w:rsidRPr="00C81BAD">
        <w:rPr>
          <w:rFonts w:ascii="宋体" w:eastAsia="宋体" w:hAnsi="宋体"/>
        </w:rPr>
        <w:t>证明。</w:t>
      </w:r>
      <w:r w:rsidR="0006405B" w:rsidRPr="00C81BAD">
        <w:rPr>
          <w:rFonts w:ascii="宋体" w:eastAsia="宋体" w:hAnsi="宋体" w:hint="eastAsia"/>
        </w:rPr>
        <w:t>假定</w:t>
      </w:r>
      <w:r w:rsidR="0006405B" w:rsidRPr="00C81BAD">
        <w:rPr>
          <w:rFonts w:ascii="宋体" w:eastAsia="宋体" w:hAnsi="宋体"/>
        </w:rPr>
        <w:t>我们已经在</w:t>
      </w:r>
      <w:r w:rsidR="0006405B" w:rsidRPr="00C81BAD">
        <w:rPr>
          <w:rFonts w:ascii="宋体" w:eastAsia="宋体" w:hAnsi="宋体" w:hint="eastAsia"/>
        </w:rPr>
        <w:t>a中</w:t>
      </w:r>
      <w:r w:rsidR="0006405B" w:rsidRPr="00C81BAD">
        <w:rPr>
          <w:rFonts w:ascii="宋体" w:eastAsia="宋体" w:hAnsi="宋体"/>
        </w:rPr>
        <w:t>选择了</w:t>
      </w:r>
      <w:r w:rsidR="0006405B" w:rsidRPr="00C81BAD">
        <w:rPr>
          <w:rFonts w:ascii="宋体" w:eastAsia="宋体" w:hAnsi="宋体" w:hint="eastAsia"/>
        </w:rPr>
        <w:t>n个</w:t>
      </w:r>
      <w:r w:rsidR="0006405B" w:rsidRPr="00C81BAD">
        <w:rPr>
          <w:rFonts w:ascii="宋体" w:eastAsia="宋体" w:hAnsi="宋体"/>
        </w:rPr>
        <w:t>不想交的</w:t>
      </w:r>
      <w:r w:rsidR="0006405B" w:rsidRPr="00C81BAD">
        <w:rPr>
          <w:rFonts w:ascii="宋体" w:eastAsia="宋体" w:hAnsi="宋体" w:hint="eastAsia"/>
        </w:rPr>
        <w:t>b串b1,b2</w:t>
      </w:r>
      <w:r w:rsidR="0006405B" w:rsidRPr="00C81BAD">
        <w:rPr>
          <w:rFonts w:ascii="宋体" w:eastAsia="宋体" w:hAnsi="宋体"/>
        </w:rPr>
        <w:t>…bn</w:t>
      </w:r>
      <w:r w:rsidR="0006405B" w:rsidRPr="00C81BAD">
        <w:rPr>
          <w:rFonts w:ascii="宋体" w:eastAsia="宋体" w:hAnsi="宋体" w:hint="eastAsia"/>
        </w:rPr>
        <w:t>（从前往后）。</w:t>
      </w:r>
      <w:r w:rsidR="009E0072" w:rsidRPr="00C81BAD">
        <w:rPr>
          <w:rFonts w:ascii="宋体" w:eastAsia="宋体" w:hAnsi="宋体" w:hint="eastAsia"/>
        </w:rPr>
        <w:t>对于</w:t>
      </w:r>
      <w:r w:rsidR="009E0072" w:rsidRPr="00C81BAD">
        <w:rPr>
          <w:rFonts w:ascii="宋体" w:eastAsia="宋体" w:hAnsi="宋体"/>
        </w:rPr>
        <w:t>某一个串，如果同时有</w:t>
      </w:r>
      <w:r w:rsidR="009E0072" w:rsidRPr="00C81BAD">
        <w:rPr>
          <w:rFonts w:ascii="宋体" w:eastAsia="宋体" w:hAnsi="宋体" w:hint="eastAsia"/>
        </w:rPr>
        <w:t>2个</w:t>
      </w:r>
      <w:r w:rsidR="009E0072" w:rsidRPr="00C81BAD">
        <w:rPr>
          <w:rFonts w:ascii="宋体" w:eastAsia="宋体" w:hAnsi="宋体"/>
        </w:rPr>
        <w:t>串与它相交</w:t>
      </w:r>
      <w:r w:rsidR="009E0072" w:rsidRPr="00C81BAD">
        <w:rPr>
          <w:rFonts w:ascii="宋体" w:eastAsia="宋体" w:hAnsi="宋体" w:hint="eastAsia"/>
        </w:rPr>
        <w:t>（不可能</w:t>
      </w:r>
      <w:r w:rsidR="009E0072" w:rsidRPr="00C81BAD">
        <w:rPr>
          <w:rFonts w:ascii="宋体" w:eastAsia="宋体" w:hAnsi="宋体"/>
        </w:rPr>
        <w:t>有</w:t>
      </w:r>
      <w:r w:rsidR="009E0072" w:rsidRPr="00C81BAD">
        <w:rPr>
          <w:rFonts w:ascii="宋体" w:eastAsia="宋体" w:hAnsi="宋体" w:hint="eastAsia"/>
        </w:rPr>
        <w:t>3个</w:t>
      </w:r>
      <w:r w:rsidR="009E0072" w:rsidRPr="00C81BAD">
        <w:rPr>
          <w:rFonts w:ascii="宋体" w:eastAsia="宋体" w:hAnsi="宋体"/>
        </w:rPr>
        <w:t>或以上的串与它相交还保持互不相交</w:t>
      </w:r>
      <w:r w:rsidR="009E0072" w:rsidRPr="00C81BAD">
        <w:rPr>
          <w:rFonts w:ascii="宋体" w:eastAsia="宋体" w:hAnsi="宋体" w:hint="eastAsia"/>
        </w:rPr>
        <w:t>）</w:t>
      </w:r>
      <w:r w:rsidR="009E0072" w:rsidRPr="00C81BAD">
        <w:rPr>
          <w:rFonts w:ascii="宋体" w:eastAsia="宋体" w:hAnsi="宋体"/>
        </w:rPr>
        <w:t>，</w:t>
      </w:r>
      <w:r w:rsidR="009E0072" w:rsidRPr="00C81BAD">
        <w:rPr>
          <w:rFonts w:ascii="宋体" w:eastAsia="宋体" w:hAnsi="宋体" w:hint="eastAsia"/>
        </w:rPr>
        <w:t>且</w:t>
      </w:r>
      <w:r w:rsidR="009E0072" w:rsidRPr="00C81BAD">
        <w:rPr>
          <w:rFonts w:ascii="宋体" w:eastAsia="宋体" w:hAnsi="宋体"/>
        </w:rPr>
        <w:t>替换为这</w:t>
      </w:r>
      <w:r w:rsidR="009E0072" w:rsidRPr="00C81BAD">
        <w:rPr>
          <w:rFonts w:ascii="宋体" w:eastAsia="宋体" w:hAnsi="宋体" w:hint="eastAsia"/>
        </w:rPr>
        <w:t>2个</w:t>
      </w:r>
      <w:r w:rsidR="009E0072" w:rsidRPr="00C81BAD">
        <w:rPr>
          <w:rFonts w:ascii="宋体" w:eastAsia="宋体" w:hAnsi="宋体"/>
        </w:rPr>
        <w:t>串之后</w:t>
      </w:r>
      <w:r w:rsidR="009E0072" w:rsidRPr="00C81BAD">
        <w:rPr>
          <w:rFonts w:ascii="宋体" w:eastAsia="宋体" w:hAnsi="宋体" w:hint="eastAsia"/>
        </w:rPr>
        <w:t>n+1个</w:t>
      </w:r>
      <w:r w:rsidR="009E0072" w:rsidRPr="00C81BAD">
        <w:rPr>
          <w:rFonts w:ascii="宋体" w:eastAsia="宋体" w:hAnsi="宋体"/>
        </w:rPr>
        <w:t>串都互不相交，</w:t>
      </w:r>
      <w:r w:rsidR="009E0072" w:rsidRPr="00C81BAD">
        <w:rPr>
          <w:rFonts w:ascii="宋体" w:eastAsia="宋体" w:hAnsi="宋体" w:hint="eastAsia"/>
        </w:rPr>
        <w:t>则应该</w:t>
      </w:r>
      <w:r w:rsidR="009E0072" w:rsidRPr="00C81BAD">
        <w:rPr>
          <w:rFonts w:ascii="宋体" w:eastAsia="宋体" w:hAnsi="宋体"/>
        </w:rPr>
        <w:t>作出这样的替换，</w:t>
      </w:r>
      <w:r w:rsidR="009E0072" w:rsidRPr="00C81BAD">
        <w:rPr>
          <w:rFonts w:ascii="宋体" w:eastAsia="宋体" w:hAnsi="宋体" w:hint="eastAsia"/>
        </w:rPr>
        <w:t>这种情况</w:t>
      </w:r>
      <w:r w:rsidR="009E0072" w:rsidRPr="00C81BAD">
        <w:rPr>
          <w:rFonts w:ascii="宋体" w:eastAsia="宋体" w:hAnsi="宋体"/>
        </w:rPr>
        <w:t>被替换的串一定在替换后的（</w:t>
      </w:r>
      <w:r w:rsidR="009E0072" w:rsidRPr="00C81BAD">
        <w:rPr>
          <w:rFonts w:ascii="宋体" w:eastAsia="宋体" w:hAnsi="宋体" w:hint="eastAsia"/>
        </w:rPr>
        <w:t>更优解</w:t>
      </w:r>
      <w:r w:rsidR="009E0072" w:rsidRPr="00C81BAD">
        <w:rPr>
          <w:rFonts w:ascii="宋体" w:eastAsia="宋体" w:hAnsi="宋体"/>
        </w:rPr>
        <w:t>的中间）</w:t>
      </w:r>
      <w:r w:rsidR="009E0072" w:rsidRPr="00C81BAD">
        <w:rPr>
          <w:rFonts w:ascii="宋体" w:eastAsia="宋体" w:hAnsi="宋体" w:hint="eastAsia"/>
        </w:rPr>
        <w:t>，</w:t>
      </w:r>
      <w:r w:rsidR="009E0072" w:rsidRPr="00C81BAD">
        <w:rPr>
          <w:rFonts w:ascii="宋体" w:eastAsia="宋体" w:hAnsi="宋体"/>
        </w:rPr>
        <w:t>因此如果按照顺序选取就一定会先</w:t>
      </w:r>
      <w:r w:rsidR="009E0072" w:rsidRPr="00C81BAD">
        <w:rPr>
          <w:rFonts w:ascii="宋体" w:eastAsia="宋体" w:hAnsi="宋体" w:hint="eastAsia"/>
        </w:rPr>
        <w:t>选到</w:t>
      </w:r>
      <w:r w:rsidR="009E0072" w:rsidRPr="00C81BAD">
        <w:rPr>
          <w:rFonts w:ascii="宋体" w:eastAsia="宋体" w:hAnsi="宋体"/>
        </w:rPr>
        <w:t>更优解而不是这个</w:t>
      </w:r>
      <w:r w:rsidR="009E0072" w:rsidRPr="00C81BAD">
        <w:rPr>
          <w:rFonts w:ascii="宋体" w:eastAsia="宋体" w:hAnsi="宋体" w:hint="eastAsia"/>
        </w:rPr>
        <w:t>应该</w:t>
      </w:r>
      <w:r w:rsidR="009E0072" w:rsidRPr="00C81BAD">
        <w:rPr>
          <w:rFonts w:ascii="宋体" w:eastAsia="宋体" w:hAnsi="宋体"/>
        </w:rPr>
        <w:t>被替换的串。</w:t>
      </w:r>
    </w:p>
    <w:p w:rsidR="00D43614" w:rsidRPr="00C81BAD" w:rsidRDefault="00D43614" w:rsidP="00EA72AA">
      <w:pPr>
        <w:rPr>
          <w:rFonts w:ascii="宋体" w:eastAsia="宋体" w:hAnsi="宋体"/>
        </w:rPr>
      </w:pPr>
      <w:r w:rsidRPr="00C81BAD">
        <w:rPr>
          <w:rFonts w:ascii="宋体" w:eastAsia="宋体" w:hAnsi="宋体" w:hint="eastAsia"/>
        </w:rPr>
        <w:t>【代码】</w:t>
      </w:r>
    </w:p>
    <w:p w:rsidR="00D43614" w:rsidRPr="00C81BAD" w:rsidRDefault="00D43614" w:rsidP="00D43614">
      <w:pPr>
        <w:rPr>
          <w:rFonts w:ascii="宋体" w:eastAsia="宋体" w:hAnsi="宋体"/>
        </w:rPr>
      </w:pPr>
      <w:r w:rsidRPr="00C81BAD">
        <w:rPr>
          <w:rFonts w:ascii="宋体" w:eastAsia="宋体" w:hAnsi="宋体"/>
        </w:rPr>
        <w:t>#include &lt;bits/stdc++.h&gt;</w:t>
      </w:r>
    </w:p>
    <w:p w:rsidR="00D43614" w:rsidRPr="00C81BAD" w:rsidRDefault="00D43614" w:rsidP="00D43614">
      <w:pPr>
        <w:rPr>
          <w:rFonts w:ascii="宋体" w:eastAsia="宋体" w:hAnsi="宋体"/>
        </w:rPr>
      </w:pPr>
      <w:r w:rsidRPr="00C81BAD">
        <w:rPr>
          <w:rFonts w:ascii="宋体" w:eastAsia="宋体" w:hAnsi="宋体"/>
        </w:rPr>
        <w:t>#define MAXN 1010</w:t>
      </w:r>
    </w:p>
    <w:p w:rsidR="00D43614" w:rsidRPr="00C81BAD" w:rsidRDefault="00D43614" w:rsidP="00D43614">
      <w:pPr>
        <w:rPr>
          <w:rFonts w:ascii="宋体" w:eastAsia="宋体" w:hAnsi="宋体"/>
        </w:rPr>
      </w:pPr>
      <w:r w:rsidRPr="00C81BAD">
        <w:rPr>
          <w:rFonts w:ascii="宋体" w:eastAsia="宋体" w:hAnsi="宋体"/>
        </w:rPr>
        <w:t>#define random_debug false</w:t>
      </w:r>
    </w:p>
    <w:p w:rsidR="00D43614" w:rsidRPr="00C81BAD" w:rsidRDefault="00D43614" w:rsidP="00D43614">
      <w:pPr>
        <w:rPr>
          <w:rFonts w:ascii="宋体" w:eastAsia="宋体" w:hAnsi="宋体"/>
        </w:rPr>
      </w:pPr>
    </w:p>
    <w:p w:rsidR="00D43614" w:rsidRPr="00C81BAD" w:rsidRDefault="00D43614" w:rsidP="00D43614">
      <w:pPr>
        <w:rPr>
          <w:rFonts w:ascii="宋体" w:eastAsia="宋体" w:hAnsi="宋体"/>
        </w:rPr>
      </w:pPr>
      <w:r w:rsidRPr="00C81BAD">
        <w:rPr>
          <w:rFonts w:ascii="宋体" w:eastAsia="宋体" w:hAnsi="宋体"/>
        </w:rPr>
        <w:t>using namespace std;</w:t>
      </w:r>
    </w:p>
    <w:p w:rsidR="00D43614" w:rsidRPr="00C81BAD" w:rsidRDefault="00D43614" w:rsidP="00D43614">
      <w:pPr>
        <w:rPr>
          <w:rFonts w:ascii="宋体" w:eastAsia="宋体" w:hAnsi="宋体"/>
        </w:rPr>
      </w:pPr>
    </w:p>
    <w:p w:rsidR="00D43614" w:rsidRPr="00C81BAD" w:rsidRDefault="00D43614" w:rsidP="00D43614">
      <w:pPr>
        <w:rPr>
          <w:rFonts w:ascii="宋体" w:eastAsia="宋体" w:hAnsi="宋体"/>
        </w:rPr>
      </w:pPr>
      <w:r w:rsidRPr="00C81BAD">
        <w:rPr>
          <w:rFonts w:ascii="宋体" w:eastAsia="宋体" w:hAnsi="宋体"/>
        </w:rPr>
        <w:t>void cal_next(char s[],int len,int next[]){</w:t>
      </w:r>
    </w:p>
    <w:p w:rsidR="00D43614" w:rsidRPr="00C81BAD" w:rsidRDefault="00D43614" w:rsidP="00D43614">
      <w:pPr>
        <w:rPr>
          <w:rFonts w:ascii="宋体" w:eastAsia="宋体" w:hAnsi="宋体"/>
        </w:rPr>
      </w:pPr>
      <w:r w:rsidRPr="00C81BAD">
        <w:rPr>
          <w:rFonts w:ascii="宋体" w:eastAsia="宋体" w:hAnsi="宋体"/>
        </w:rPr>
        <w:t xml:space="preserve">    next[0]=0;</w:t>
      </w:r>
    </w:p>
    <w:p w:rsidR="00D43614" w:rsidRPr="00C81BAD" w:rsidRDefault="00D43614" w:rsidP="00D43614">
      <w:pPr>
        <w:rPr>
          <w:rFonts w:ascii="宋体" w:eastAsia="宋体" w:hAnsi="宋体"/>
        </w:rPr>
      </w:pPr>
      <w:r w:rsidRPr="00C81BAD">
        <w:rPr>
          <w:rFonts w:ascii="宋体" w:eastAsia="宋体" w:hAnsi="宋体"/>
        </w:rPr>
        <w:t xml:space="preserve">    int i=1,j=0;</w:t>
      </w:r>
    </w:p>
    <w:p w:rsidR="00D43614" w:rsidRPr="00C81BAD" w:rsidRDefault="00D43614" w:rsidP="00D43614">
      <w:pPr>
        <w:rPr>
          <w:rFonts w:ascii="宋体" w:eastAsia="宋体" w:hAnsi="宋体"/>
        </w:rPr>
      </w:pPr>
      <w:r w:rsidRPr="00C81BAD">
        <w:rPr>
          <w:rFonts w:ascii="宋体" w:eastAsia="宋体" w:hAnsi="宋体"/>
        </w:rPr>
        <w:t xml:space="preserve">    while(i&lt;len){</w:t>
      </w:r>
    </w:p>
    <w:p w:rsidR="00D43614" w:rsidRPr="00C81BAD" w:rsidRDefault="00D43614" w:rsidP="00D43614">
      <w:pPr>
        <w:rPr>
          <w:rFonts w:ascii="宋体" w:eastAsia="宋体" w:hAnsi="宋体"/>
        </w:rPr>
      </w:pPr>
      <w:r w:rsidRPr="00C81BAD">
        <w:rPr>
          <w:rFonts w:ascii="宋体" w:eastAsia="宋体" w:hAnsi="宋体"/>
        </w:rPr>
        <w:t xml:space="preserve">        if(s[i]==s[j]){</w:t>
      </w:r>
    </w:p>
    <w:p w:rsidR="00D43614" w:rsidRPr="00C81BAD" w:rsidRDefault="00D43614" w:rsidP="00D43614">
      <w:pPr>
        <w:rPr>
          <w:rFonts w:ascii="宋体" w:eastAsia="宋体" w:hAnsi="宋体"/>
        </w:rPr>
      </w:pPr>
      <w:r w:rsidRPr="00C81BAD">
        <w:rPr>
          <w:rFonts w:ascii="宋体" w:eastAsia="宋体" w:hAnsi="宋体"/>
        </w:rPr>
        <w:t xml:space="preserve">            next[i]=j+1,i++,j++;</w:t>
      </w:r>
    </w:p>
    <w:p w:rsidR="00D43614" w:rsidRPr="00C81BAD" w:rsidRDefault="00D43614" w:rsidP="00D43614">
      <w:pPr>
        <w:rPr>
          <w:rFonts w:ascii="宋体" w:eastAsia="宋体" w:hAnsi="宋体"/>
        </w:rPr>
      </w:pPr>
      <w:r w:rsidRPr="00C81BAD">
        <w:rPr>
          <w:rFonts w:ascii="宋体" w:eastAsia="宋体" w:hAnsi="宋体"/>
        </w:rPr>
        <w:t xml:space="preserve">            continue;</w:t>
      </w:r>
    </w:p>
    <w:p w:rsidR="00D43614" w:rsidRPr="00C81BAD" w:rsidRDefault="00D43614" w:rsidP="00D43614">
      <w:pPr>
        <w:rPr>
          <w:rFonts w:ascii="宋体" w:eastAsia="宋体" w:hAnsi="宋体"/>
        </w:rPr>
      </w:pPr>
      <w:r w:rsidRPr="00C81BAD">
        <w:rPr>
          <w:rFonts w:ascii="宋体" w:eastAsia="宋体" w:hAnsi="宋体"/>
        </w:rPr>
        <w:lastRenderedPageBreak/>
        <w:t xml:space="preserve">        }</w:t>
      </w:r>
    </w:p>
    <w:p w:rsidR="00D43614" w:rsidRPr="00C81BAD" w:rsidRDefault="00D43614" w:rsidP="00D43614">
      <w:pPr>
        <w:rPr>
          <w:rFonts w:ascii="宋体" w:eastAsia="宋体" w:hAnsi="宋体"/>
        </w:rPr>
      </w:pPr>
      <w:r w:rsidRPr="00C81BAD">
        <w:rPr>
          <w:rFonts w:ascii="宋体" w:eastAsia="宋体" w:hAnsi="宋体"/>
        </w:rPr>
        <w:t xml:space="preserve">        while(s[i]!=s[j]){</w:t>
      </w:r>
    </w:p>
    <w:p w:rsidR="00D43614" w:rsidRPr="00C81BAD" w:rsidRDefault="00D43614" w:rsidP="00D43614">
      <w:pPr>
        <w:rPr>
          <w:rFonts w:ascii="宋体" w:eastAsia="宋体" w:hAnsi="宋体"/>
        </w:rPr>
      </w:pPr>
      <w:r w:rsidRPr="00C81BAD">
        <w:rPr>
          <w:rFonts w:ascii="宋体" w:eastAsia="宋体" w:hAnsi="宋体"/>
        </w:rPr>
        <w:t xml:space="preserve">            if(j==0){</w:t>
      </w:r>
    </w:p>
    <w:p w:rsidR="00D43614" w:rsidRPr="00C81BAD" w:rsidRDefault="00D43614" w:rsidP="00D43614">
      <w:pPr>
        <w:rPr>
          <w:rFonts w:ascii="宋体" w:eastAsia="宋体" w:hAnsi="宋体"/>
        </w:rPr>
      </w:pPr>
      <w:r w:rsidRPr="00C81BAD">
        <w:rPr>
          <w:rFonts w:ascii="宋体" w:eastAsia="宋体" w:hAnsi="宋体"/>
        </w:rPr>
        <w:t xml:space="preserve">                next[i++]=0;</w:t>
      </w:r>
    </w:p>
    <w:p w:rsidR="00D43614" w:rsidRPr="00C81BAD" w:rsidRDefault="00D43614" w:rsidP="00D43614">
      <w:pPr>
        <w:rPr>
          <w:rFonts w:ascii="宋体" w:eastAsia="宋体" w:hAnsi="宋体"/>
        </w:rPr>
      </w:pPr>
      <w:r w:rsidRPr="00C81BAD">
        <w:rPr>
          <w:rFonts w:ascii="宋体" w:eastAsia="宋体" w:hAnsi="宋体"/>
        </w:rPr>
        <w:t xml:space="preserve">                break;</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j=next[j-1];</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return;</w:t>
      </w:r>
    </w:p>
    <w:p w:rsidR="00D43614" w:rsidRPr="00C81BAD" w:rsidRDefault="00D43614" w:rsidP="00D43614">
      <w:pPr>
        <w:rPr>
          <w:rFonts w:ascii="宋体" w:eastAsia="宋体" w:hAnsi="宋体"/>
        </w:rPr>
      </w:pPr>
      <w:r w:rsidRPr="00C81BAD">
        <w:rPr>
          <w:rFonts w:ascii="宋体" w:eastAsia="宋体" w:hAnsi="宋体"/>
        </w:rPr>
        <w:t>}</w:t>
      </w:r>
    </w:p>
    <w:p w:rsidR="00D43614" w:rsidRPr="00C81BAD" w:rsidRDefault="00D43614" w:rsidP="00D43614">
      <w:pPr>
        <w:rPr>
          <w:rFonts w:ascii="宋体" w:eastAsia="宋体" w:hAnsi="宋体"/>
        </w:rPr>
      </w:pPr>
    </w:p>
    <w:p w:rsidR="00D43614" w:rsidRPr="00C81BAD" w:rsidRDefault="00D43614" w:rsidP="00D43614">
      <w:pPr>
        <w:rPr>
          <w:rFonts w:ascii="宋体" w:eastAsia="宋体" w:hAnsi="宋体"/>
        </w:rPr>
      </w:pPr>
      <w:r w:rsidRPr="00C81BAD">
        <w:rPr>
          <w:rFonts w:ascii="宋体" w:eastAsia="宋体" w:hAnsi="宋体"/>
        </w:rPr>
        <w:t>int kmp(char a[],char b[],int lena,int lenb,int next[]){</w:t>
      </w:r>
    </w:p>
    <w:p w:rsidR="00D43614" w:rsidRPr="00C81BAD" w:rsidRDefault="00D43614" w:rsidP="00D43614">
      <w:pPr>
        <w:rPr>
          <w:rFonts w:ascii="宋体" w:eastAsia="宋体" w:hAnsi="宋体"/>
        </w:rPr>
      </w:pPr>
      <w:r w:rsidRPr="00C81BAD">
        <w:rPr>
          <w:rFonts w:ascii="宋体" w:eastAsia="宋体" w:hAnsi="宋体"/>
        </w:rPr>
        <w:t xml:space="preserve">    cal_next(b,lenb,next);</w:t>
      </w:r>
    </w:p>
    <w:p w:rsidR="00D43614" w:rsidRPr="00C81BAD" w:rsidRDefault="00D43614" w:rsidP="00D43614">
      <w:pPr>
        <w:rPr>
          <w:rFonts w:ascii="宋体" w:eastAsia="宋体" w:hAnsi="宋体"/>
        </w:rPr>
      </w:pPr>
      <w:r w:rsidRPr="00C81BAD">
        <w:rPr>
          <w:rFonts w:ascii="宋体" w:eastAsia="宋体" w:hAnsi="宋体"/>
        </w:rPr>
        <w:t xml:space="preserve">    int cnt=0;</w:t>
      </w:r>
    </w:p>
    <w:p w:rsidR="00D43614" w:rsidRPr="00C81BAD" w:rsidRDefault="00D43614" w:rsidP="00D43614">
      <w:pPr>
        <w:rPr>
          <w:rFonts w:ascii="宋体" w:eastAsia="宋体" w:hAnsi="宋体"/>
        </w:rPr>
      </w:pPr>
      <w:r w:rsidRPr="00C81BAD">
        <w:rPr>
          <w:rFonts w:ascii="宋体" w:eastAsia="宋体" w:hAnsi="宋体"/>
        </w:rPr>
        <w:t xml:space="preserve">    int j=0;</w:t>
      </w:r>
    </w:p>
    <w:p w:rsidR="00D43614" w:rsidRPr="00C81BAD" w:rsidRDefault="00D43614" w:rsidP="00D43614">
      <w:pPr>
        <w:rPr>
          <w:rFonts w:ascii="宋体" w:eastAsia="宋体" w:hAnsi="宋体"/>
        </w:rPr>
      </w:pPr>
      <w:r w:rsidRPr="00C81BAD">
        <w:rPr>
          <w:rFonts w:ascii="宋体" w:eastAsia="宋体" w:hAnsi="宋体"/>
        </w:rPr>
        <w:t xml:space="preserve">    for (int i=0;i&lt;lena;i++){</w:t>
      </w:r>
    </w:p>
    <w:p w:rsidR="00D43614" w:rsidRPr="00C81BAD" w:rsidRDefault="00D43614" w:rsidP="00D43614">
      <w:pPr>
        <w:rPr>
          <w:rFonts w:ascii="宋体" w:eastAsia="宋体" w:hAnsi="宋体"/>
        </w:rPr>
      </w:pPr>
      <w:r w:rsidRPr="00C81BAD">
        <w:rPr>
          <w:rFonts w:ascii="宋体" w:eastAsia="宋体" w:hAnsi="宋体"/>
        </w:rPr>
        <w:t xml:space="preserve">        while(a[i]!=b[j]){</w:t>
      </w:r>
    </w:p>
    <w:p w:rsidR="00D43614" w:rsidRPr="00C81BAD" w:rsidRDefault="00D43614" w:rsidP="00D43614">
      <w:pPr>
        <w:rPr>
          <w:rFonts w:ascii="宋体" w:eastAsia="宋体" w:hAnsi="宋体"/>
        </w:rPr>
      </w:pPr>
      <w:r w:rsidRPr="00C81BAD">
        <w:rPr>
          <w:rFonts w:ascii="宋体" w:eastAsia="宋体" w:hAnsi="宋体"/>
        </w:rPr>
        <w:t xml:space="preserve">            if(j==0) break;</w:t>
      </w:r>
    </w:p>
    <w:p w:rsidR="00D43614" w:rsidRPr="00C81BAD" w:rsidRDefault="00D43614" w:rsidP="00D43614">
      <w:pPr>
        <w:rPr>
          <w:rFonts w:ascii="宋体" w:eastAsia="宋体" w:hAnsi="宋体"/>
        </w:rPr>
      </w:pPr>
      <w:r w:rsidRPr="00C81BAD">
        <w:rPr>
          <w:rFonts w:ascii="宋体" w:eastAsia="宋体" w:hAnsi="宋体"/>
        </w:rPr>
        <w:t xml:space="preserve">            j=next[j-1];</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if(a[i]==b[j]){</w:t>
      </w:r>
    </w:p>
    <w:p w:rsidR="00D43614" w:rsidRPr="00C81BAD" w:rsidRDefault="00D43614" w:rsidP="00D43614">
      <w:pPr>
        <w:rPr>
          <w:rFonts w:ascii="宋体" w:eastAsia="宋体" w:hAnsi="宋体"/>
        </w:rPr>
      </w:pPr>
      <w:r w:rsidRPr="00C81BAD">
        <w:rPr>
          <w:rFonts w:ascii="宋体" w:eastAsia="宋体" w:hAnsi="宋体"/>
        </w:rPr>
        <w:t xml:space="preserve">            j++;</w:t>
      </w:r>
    </w:p>
    <w:p w:rsidR="00D43614" w:rsidRPr="00C81BAD" w:rsidRDefault="00D43614" w:rsidP="00D43614">
      <w:pPr>
        <w:rPr>
          <w:rFonts w:ascii="宋体" w:eastAsia="宋体" w:hAnsi="宋体"/>
        </w:rPr>
      </w:pPr>
      <w:r w:rsidRPr="00C81BAD">
        <w:rPr>
          <w:rFonts w:ascii="宋体" w:eastAsia="宋体" w:hAnsi="宋体"/>
        </w:rPr>
        <w:t xml:space="preserve">            if(j==lenb){</w:t>
      </w:r>
    </w:p>
    <w:p w:rsidR="00D43614" w:rsidRPr="00C81BAD" w:rsidRDefault="00D43614" w:rsidP="00D43614">
      <w:pPr>
        <w:rPr>
          <w:rFonts w:ascii="宋体" w:eastAsia="宋体" w:hAnsi="宋体"/>
        </w:rPr>
      </w:pPr>
      <w:r w:rsidRPr="00C81BAD">
        <w:rPr>
          <w:rFonts w:ascii="宋体" w:eastAsia="宋体" w:hAnsi="宋体"/>
        </w:rPr>
        <w:t xml:space="preserve">                cnt++;</w:t>
      </w:r>
    </w:p>
    <w:p w:rsidR="00D43614" w:rsidRPr="00C81BAD" w:rsidRDefault="00D43614" w:rsidP="00D43614">
      <w:pPr>
        <w:rPr>
          <w:rFonts w:ascii="宋体" w:eastAsia="宋体" w:hAnsi="宋体"/>
        </w:rPr>
      </w:pPr>
      <w:r w:rsidRPr="00C81BAD">
        <w:rPr>
          <w:rFonts w:ascii="宋体" w:eastAsia="宋体" w:hAnsi="宋体"/>
        </w:rPr>
        <w:t xml:space="preserve">                j=0;</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return cnt;</w:t>
      </w:r>
    </w:p>
    <w:p w:rsidR="00D43614" w:rsidRPr="00C81BAD" w:rsidRDefault="00D43614" w:rsidP="00D43614">
      <w:pPr>
        <w:rPr>
          <w:rFonts w:ascii="宋体" w:eastAsia="宋体" w:hAnsi="宋体"/>
        </w:rPr>
      </w:pPr>
      <w:r w:rsidRPr="00C81BAD">
        <w:rPr>
          <w:rFonts w:ascii="宋体" w:eastAsia="宋体" w:hAnsi="宋体"/>
        </w:rPr>
        <w:t>}</w:t>
      </w:r>
    </w:p>
    <w:p w:rsidR="00D43614" w:rsidRPr="00C81BAD" w:rsidRDefault="00D43614" w:rsidP="00D43614">
      <w:pPr>
        <w:rPr>
          <w:rFonts w:ascii="宋体" w:eastAsia="宋体" w:hAnsi="宋体"/>
        </w:rPr>
      </w:pPr>
    </w:p>
    <w:p w:rsidR="00D43614" w:rsidRPr="00C81BAD" w:rsidRDefault="00D43614" w:rsidP="00D43614">
      <w:pPr>
        <w:rPr>
          <w:rFonts w:ascii="宋体" w:eastAsia="宋体" w:hAnsi="宋体"/>
        </w:rPr>
      </w:pPr>
      <w:r w:rsidRPr="00C81BAD">
        <w:rPr>
          <w:rFonts w:ascii="宋体" w:eastAsia="宋体" w:hAnsi="宋体"/>
        </w:rPr>
        <w:t>int main(){</w:t>
      </w:r>
    </w:p>
    <w:p w:rsidR="00D43614" w:rsidRPr="00C81BAD" w:rsidRDefault="00D43614" w:rsidP="00D43614">
      <w:pPr>
        <w:rPr>
          <w:rFonts w:ascii="宋体" w:eastAsia="宋体" w:hAnsi="宋体"/>
        </w:rPr>
      </w:pPr>
      <w:r w:rsidRPr="00C81BAD">
        <w:rPr>
          <w:rFonts w:ascii="宋体" w:eastAsia="宋体" w:hAnsi="宋体"/>
        </w:rPr>
        <w:t xml:space="preserve">    if(random_debug){</w:t>
      </w:r>
    </w:p>
    <w:p w:rsidR="00D43614" w:rsidRPr="00C81BAD" w:rsidRDefault="00D43614" w:rsidP="00D43614">
      <w:pPr>
        <w:rPr>
          <w:rFonts w:ascii="宋体" w:eastAsia="宋体" w:hAnsi="宋体"/>
        </w:rPr>
      </w:pPr>
      <w:r w:rsidRPr="00C81BAD">
        <w:rPr>
          <w:rFonts w:ascii="宋体" w:eastAsia="宋体" w:hAnsi="宋体"/>
        </w:rPr>
        <w:t xml:space="preserve">        srand((unsigned)time(NULL));</w:t>
      </w:r>
    </w:p>
    <w:p w:rsidR="00D43614" w:rsidRPr="00C81BAD" w:rsidRDefault="00D43614" w:rsidP="00D43614">
      <w:pPr>
        <w:rPr>
          <w:rFonts w:ascii="宋体" w:eastAsia="宋体" w:hAnsi="宋体"/>
        </w:rPr>
      </w:pPr>
      <w:r w:rsidRPr="00C81BAD">
        <w:rPr>
          <w:rFonts w:ascii="宋体" w:eastAsia="宋体" w:hAnsi="宋体"/>
        </w:rPr>
        <w:t xml:space="preserve">        int debugcase=1000;</w:t>
      </w:r>
    </w:p>
    <w:p w:rsidR="00D43614" w:rsidRPr="00C81BAD" w:rsidRDefault="00D43614" w:rsidP="00D43614">
      <w:pPr>
        <w:rPr>
          <w:rFonts w:ascii="宋体" w:eastAsia="宋体" w:hAnsi="宋体"/>
        </w:rPr>
      </w:pPr>
      <w:r w:rsidRPr="00C81BAD">
        <w:rPr>
          <w:rFonts w:ascii="宋体" w:eastAsia="宋体" w:hAnsi="宋体"/>
        </w:rPr>
        <w:t xml:space="preserve">        while(debugcase--){</w:t>
      </w:r>
    </w:p>
    <w:p w:rsidR="00D43614" w:rsidRPr="00C81BAD" w:rsidRDefault="00D43614" w:rsidP="00D43614">
      <w:pPr>
        <w:rPr>
          <w:rFonts w:ascii="宋体" w:eastAsia="宋体" w:hAnsi="宋体"/>
        </w:rPr>
      </w:pPr>
      <w:r w:rsidRPr="00C81BAD">
        <w:rPr>
          <w:rFonts w:ascii="宋体" w:eastAsia="宋体" w:hAnsi="宋体"/>
        </w:rPr>
        <w:t xml:space="preserve">            char a[MAXN],b[MAXN],chmin='a',chmax='d';</w:t>
      </w:r>
    </w:p>
    <w:p w:rsidR="00D43614" w:rsidRPr="00C81BAD" w:rsidRDefault="00D43614" w:rsidP="00D43614">
      <w:pPr>
        <w:rPr>
          <w:rFonts w:ascii="宋体" w:eastAsia="宋体" w:hAnsi="宋体"/>
        </w:rPr>
      </w:pPr>
      <w:r w:rsidRPr="00C81BAD">
        <w:rPr>
          <w:rFonts w:ascii="宋体" w:eastAsia="宋体" w:hAnsi="宋体"/>
        </w:rPr>
        <w:t xml:space="preserve">            int lenamin=1,lenamax=1000,lena=rand()%(lenamax-lenamin+1)+lenamin,lenbmin=1,lenbmax=100,lenb=rand()%(lenbmax-lenbmin+1)+lenbmin,next[MAXN];</w:t>
      </w:r>
    </w:p>
    <w:p w:rsidR="00D43614" w:rsidRPr="00C81BAD" w:rsidRDefault="00D43614" w:rsidP="00D43614">
      <w:pPr>
        <w:rPr>
          <w:rFonts w:ascii="宋体" w:eastAsia="宋体" w:hAnsi="宋体"/>
        </w:rPr>
      </w:pPr>
      <w:r w:rsidRPr="00C81BAD">
        <w:rPr>
          <w:rFonts w:ascii="宋体" w:eastAsia="宋体" w:hAnsi="宋体"/>
        </w:rPr>
        <w:t xml:space="preserve">            for(int i=0;i&lt;lena;i++) a[i]=rand()%(chmax-chmin+1)+chmin;</w:t>
      </w:r>
    </w:p>
    <w:p w:rsidR="00D43614" w:rsidRPr="00C81BAD" w:rsidRDefault="00D43614" w:rsidP="00D43614">
      <w:pPr>
        <w:rPr>
          <w:rFonts w:ascii="宋体" w:eastAsia="宋体" w:hAnsi="宋体"/>
        </w:rPr>
      </w:pPr>
      <w:r w:rsidRPr="00C81BAD">
        <w:rPr>
          <w:rFonts w:ascii="宋体" w:eastAsia="宋体" w:hAnsi="宋体"/>
        </w:rPr>
        <w:t xml:space="preserve">            for(int i=0;i&lt;lenb;i++) b[i]=rand()%(chmax-chmin+1)+chmin;</w:t>
      </w:r>
    </w:p>
    <w:p w:rsidR="00D43614" w:rsidRPr="00C81BAD" w:rsidRDefault="00D43614" w:rsidP="00D43614">
      <w:pPr>
        <w:rPr>
          <w:rFonts w:ascii="宋体" w:eastAsia="宋体" w:hAnsi="宋体"/>
        </w:rPr>
      </w:pPr>
      <w:r w:rsidRPr="00C81BAD">
        <w:rPr>
          <w:rFonts w:ascii="宋体" w:eastAsia="宋体" w:hAnsi="宋体"/>
        </w:rPr>
        <w:t xml:space="preserve">            a[lena]=b[lenb]='\0';</w:t>
      </w:r>
    </w:p>
    <w:p w:rsidR="00D43614" w:rsidRPr="00C81BAD" w:rsidRDefault="00D43614" w:rsidP="00D43614">
      <w:pPr>
        <w:rPr>
          <w:rFonts w:ascii="宋体" w:eastAsia="宋体" w:hAnsi="宋体"/>
        </w:rPr>
      </w:pPr>
      <w:r w:rsidRPr="00C81BAD">
        <w:rPr>
          <w:rFonts w:ascii="宋体" w:eastAsia="宋体" w:hAnsi="宋体"/>
        </w:rPr>
        <w:lastRenderedPageBreak/>
        <w:t xml:space="preserve">            int ans1=0,ans2=kmp(a,b,lena,lenb,next);</w:t>
      </w:r>
    </w:p>
    <w:p w:rsidR="00D43614" w:rsidRPr="00C81BAD" w:rsidRDefault="00D43614" w:rsidP="00D43614">
      <w:pPr>
        <w:rPr>
          <w:rFonts w:ascii="宋体" w:eastAsia="宋体" w:hAnsi="宋体"/>
        </w:rPr>
      </w:pPr>
      <w:r w:rsidRPr="00C81BAD">
        <w:rPr>
          <w:rFonts w:ascii="宋体" w:eastAsia="宋体" w:hAnsi="宋体"/>
        </w:rPr>
        <w:t xml:space="preserve">            int i=0;</w:t>
      </w:r>
    </w:p>
    <w:p w:rsidR="00D43614" w:rsidRPr="00C81BAD" w:rsidRDefault="00D43614" w:rsidP="00D43614">
      <w:pPr>
        <w:rPr>
          <w:rFonts w:ascii="宋体" w:eastAsia="宋体" w:hAnsi="宋体"/>
        </w:rPr>
      </w:pPr>
      <w:r w:rsidRPr="00C81BAD">
        <w:rPr>
          <w:rFonts w:ascii="宋体" w:eastAsia="宋体" w:hAnsi="宋体"/>
        </w:rPr>
        <w:t xml:space="preserve">            while(i&lt;lena){</w:t>
      </w:r>
    </w:p>
    <w:p w:rsidR="00D43614" w:rsidRPr="00C81BAD" w:rsidRDefault="00D43614" w:rsidP="00D43614">
      <w:pPr>
        <w:rPr>
          <w:rFonts w:ascii="宋体" w:eastAsia="宋体" w:hAnsi="宋体"/>
        </w:rPr>
      </w:pPr>
      <w:r w:rsidRPr="00C81BAD">
        <w:rPr>
          <w:rFonts w:ascii="宋体" w:eastAsia="宋体" w:hAnsi="宋体"/>
        </w:rPr>
        <w:t xml:space="preserve">                bool match=true;</w:t>
      </w:r>
    </w:p>
    <w:p w:rsidR="00D43614" w:rsidRPr="00C81BAD" w:rsidRDefault="00D43614" w:rsidP="00D43614">
      <w:pPr>
        <w:rPr>
          <w:rFonts w:ascii="宋体" w:eastAsia="宋体" w:hAnsi="宋体"/>
        </w:rPr>
      </w:pPr>
      <w:r w:rsidRPr="00C81BAD">
        <w:rPr>
          <w:rFonts w:ascii="宋体" w:eastAsia="宋体" w:hAnsi="宋体"/>
        </w:rPr>
        <w:t xml:space="preserve">                int j;</w:t>
      </w:r>
    </w:p>
    <w:p w:rsidR="00D43614" w:rsidRPr="00C81BAD" w:rsidRDefault="00D43614" w:rsidP="00D43614">
      <w:pPr>
        <w:rPr>
          <w:rFonts w:ascii="宋体" w:eastAsia="宋体" w:hAnsi="宋体"/>
        </w:rPr>
      </w:pPr>
      <w:r w:rsidRPr="00C81BAD">
        <w:rPr>
          <w:rFonts w:ascii="宋体" w:eastAsia="宋体" w:hAnsi="宋体"/>
        </w:rPr>
        <w:t xml:space="preserve">                for(j=0;j&lt;lenb;j++){</w:t>
      </w:r>
    </w:p>
    <w:p w:rsidR="00D43614" w:rsidRPr="00C81BAD" w:rsidRDefault="00D43614" w:rsidP="00D43614">
      <w:pPr>
        <w:rPr>
          <w:rFonts w:ascii="宋体" w:eastAsia="宋体" w:hAnsi="宋体"/>
        </w:rPr>
      </w:pPr>
      <w:r w:rsidRPr="00C81BAD">
        <w:rPr>
          <w:rFonts w:ascii="宋体" w:eastAsia="宋体" w:hAnsi="宋体"/>
        </w:rPr>
        <w:t xml:space="preserve">                    if(i+j&gt;=lena){</w:t>
      </w:r>
    </w:p>
    <w:p w:rsidR="00D43614" w:rsidRPr="00C81BAD" w:rsidRDefault="00D43614" w:rsidP="00D43614">
      <w:pPr>
        <w:rPr>
          <w:rFonts w:ascii="宋体" w:eastAsia="宋体" w:hAnsi="宋体"/>
        </w:rPr>
      </w:pPr>
      <w:r w:rsidRPr="00C81BAD">
        <w:rPr>
          <w:rFonts w:ascii="宋体" w:eastAsia="宋体" w:hAnsi="宋体"/>
        </w:rPr>
        <w:t xml:space="preserve">                        match=false;</w:t>
      </w:r>
    </w:p>
    <w:p w:rsidR="00D43614" w:rsidRPr="00C81BAD" w:rsidRDefault="00D43614" w:rsidP="00D43614">
      <w:pPr>
        <w:rPr>
          <w:rFonts w:ascii="宋体" w:eastAsia="宋体" w:hAnsi="宋体"/>
        </w:rPr>
      </w:pPr>
      <w:r w:rsidRPr="00C81BAD">
        <w:rPr>
          <w:rFonts w:ascii="宋体" w:eastAsia="宋体" w:hAnsi="宋体"/>
        </w:rPr>
        <w:t xml:space="preserve">                        break;</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if(a[i+j]!=b[j]){</w:t>
      </w:r>
    </w:p>
    <w:p w:rsidR="00D43614" w:rsidRPr="00C81BAD" w:rsidRDefault="00D43614" w:rsidP="00D43614">
      <w:pPr>
        <w:rPr>
          <w:rFonts w:ascii="宋体" w:eastAsia="宋体" w:hAnsi="宋体"/>
        </w:rPr>
      </w:pPr>
      <w:r w:rsidRPr="00C81BAD">
        <w:rPr>
          <w:rFonts w:ascii="宋体" w:eastAsia="宋体" w:hAnsi="宋体"/>
        </w:rPr>
        <w:t xml:space="preserve">                        match=false;</w:t>
      </w:r>
    </w:p>
    <w:p w:rsidR="00D43614" w:rsidRPr="00C81BAD" w:rsidRDefault="00D43614" w:rsidP="00D43614">
      <w:pPr>
        <w:rPr>
          <w:rFonts w:ascii="宋体" w:eastAsia="宋体" w:hAnsi="宋体"/>
        </w:rPr>
      </w:pPr>
      <w:r w:rsidRPr="00C81BAD">
        <w:rPr>
          <w:rFonts w:ascii="宋体" w:eastAsia="宋体" w:hAnsi="宋体"/>
        </w:rPr>
        <w:t xml:space="preserve">                        break;</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if(match){</w:t>
      </w:r>
    </w:p>
    <w:p w:rsidR="00D43614" w:rsidRPr="00C81BAD" w:rsidRDefault="00D43614" w:rsidP="00D43614">
      <w:pPr>
        <w:rPr>
          <w:rFonts w:ascii="宋体" w:eastAsia="宋体" w:hAnsi="宋体"/>
        </w:rPr>
      </w:pPr>
      <w:r w:rsidRPr="00C81BAD">
        <w:rPr>
          <w:rFonts w:ascii="宋体" w:eastAsia="宋体" w:hAnsi="宋体"/>
        </w:rPr>
        <w:t xml:space="preserve">                    ans1++,i=i+j;</w:t>
      </w:r>
    </w:p>
    <w:p w:rsidR="00D43614" w:rsidRPr="00C81BAD" w:rsidRDefault="00D43614" w:rsidP="00D43614">
      <w:pPr>
        <w:rPr>
          <w:rFonts w:ascii="宋体" w:eastAsia="宋体" w:hAnsi="宋体"/>
        </w:rPr>
      </w:pPr>
      <w:r w:rsidRPr="00C81BAD">
        <w:rPr>
          <w:rFonts w:ascii="宋体" w:eastAsia="宋体" w:hAnsi="宋体"/>
        </w:rPr>
        <w:t xml:space="preserve">                }else{</w:t>
      </w:r>
    </w:p>
    <w:p w:rsidR="00D43614" w:rsidRPr="00C81BAD" w:rsidRDefault="00D43614" w:rsidP="00D43614">
      <w:pPr>
        <w:rPr>
          <w:rFonts w:ascii="宋体" w:eastAsia="宋体" w:hAnsi="宋体"/>
        </w:rPr>
      </w:pPr>
      <w:r w:rsidRPr="00C81BAD">
        <w:rPr>
          <w:rFonts w:ascii="宋体" w:eastAsia="宋体" w:hAnsi="宋体"/>
        </w:rPr>
        <w:t xml:space="preserve">                    i++;</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if(ans1!=ans2){</w:t>
      </w:r>
    </w:p>
    <w:p w:rsidR="00D43614" w:rsidRPr="00C81BAD" w:rsidRDefault="00D43614" w:rsidP="00D43614">
      <w:pPr>
        <w:rPr>
          <w:rFonts w:ascii="宋体" w:eastAsia="宋体" w:hAnsi="宋体"/>
        </w:rPr>
      </w:pPr>
      <w:r w:rsidRPr="00C81BAD">
        <w:rPr>
          <w:rFonts w:ascii="宋体" w:eastAsia="宋体" w:hAnsi="宋体"/>
        </w:rPr>
        <w:t xml:space="preserve">                printf("error\na:%s\nb:%s\nans1:%d,ans2:%d\n",a,b,ans1,ans2);</w:t>
      </w:r>
    </w:p>
    <w:p w:rsidR="00D43614" w:rsidRPr="00C81BAD" w:rsidRDefault="00D43614" w:rsidP="00D43614">
      <w:pPr>
        <w:rPr>
          <w:rFonts w:ascii="宋体" w:eastAsia="宋体" w:hAnsi="宋体"/>
        </w:rPr>
      </w:pPr>
      <w:r w:rsidRPr="00C81BAD">
        <w:rPr>
          <w:rFonts w:ascii="宋体" w:eastAsia="宋体" w:hAnsi="宋体"/>
        </w:rPr>
        <w:t xml:space="preserve">                return 0;</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//if(ans1&gt;0&amp;&amp;lenb&gt;1) printf("a:%s\nb:%s\nans1:%d,ans2:%d\n",a,b,ans1,ans2);</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printf("correct\n");</w:t>
      </w:r>
    </w:p>
    <w:p w:rsidR="00D43614" w:rsidRPr="00C81BAD" w:rsidRDefault="00D43614" w:rsidP="00D43614">
      <w:pPr>
        <w:rPr>
          <w:rFonts w:ascii="宋体" w:eastAsia="宋体" w:hAnsi="宋体"/>
        </w:rPr>
      </w:pPr>
      <w:r w:rsidRPr="00C81BAD">
        <w:rPr>
          <w:rFonts w:ascii="宋体" w:eastAsia="宋体" w:hAnsi="宋体"/>
        </w:rPr>
        <w:t xml:space="preserve">        return 0;</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char a[MAXN],b[MAXN];</w:t>
      </w:r>
    </w:p>
    <w:p w:rsidR="00D43614" w:rsidRPr="00C81BAD" w:rsidRDefault="00D43614" w:rsidP="00D43614">
      <w:pPr>
        <w:rPr>
          <w:rFonts w:ascii="宋体" w:eastAsia="宋体" w:hAnsi="宋体"/>
        </w:rPr>
      </w:pPr>
      <w:r w:rsidRPr="00C81BAD">
        <w:rPr>
          <w:rFonts w:ascii="宋体" w:eastAsia="宋体" w:hAnsi="宋体"/>
        </w:rPr>
        <w:t xml:space="preserve">    int lena,lenb,next[MAXN];</w:t>
      </w:r>
    </w:p>
    <w:p w:rsidR="00D43614" w:rsidRPr="00C81BAD" w:rsidRDefault="00D43614" w:rsidP="00D43614">
      <w:pPr>
        <w:rPr>
          <w:rFonts w:ascii="宋体" w:eastAsia="宋体" w:hAnsi="宋体"/>
        </w:rPr>
      </w:pPr>
      <w:r w:rsidRPr="00C81BAD">
        <w:rPr>
          <w:rFonts w:ascii="宋体" w:eastAsia="宋体" w:hAnsi="宋体"/>
        </w:rPr>
        <w:t xml:space="preserve">    while(~scanf("%s",a)){</w:t>
      </w:r>
    </w:p>
    <w:p w:rsidR="00D43614" w:rsidRPr="00C81BAD" w:rsidRDefault="00D43614" w:rsidP="00D43614">
      <w:pPr>
        <w:rPr>
          <w:rFonts w:ascii="宋体" w:eastAsia="宋体" w:hAnsi="宋体"/>
        </w:rPr>
      </w:pPr>
      <w:r w:rsidRPr="00C81BAD">
        <w:rPr>
          <w:rFonts w:ascii="宋体" w:eastAsia="宋体" w:hAnsi="宋体"/>
        </w:rPr>
        <w:t xml:space="preserve">        if(a[0]=='#'&amp;&amp;strlen(a)==1) break;</w:t>
      </w:r>
    </w:p>
    <w:p w:rsidR="00D43614" w:rsidRPr="00C81BAD" w:rsidRDefault="00D43614" w:rsidP="00D43614">
      <w:pPr>
        <w:rPr>
          <w:rFonts w:ascii="宋体" w:eastAsia="宋体" w:hAnsi="宋体"/>
        </w:rPr>
      </w:pPr>
      <w:r w:rsidRPr="00C81BAD">
        <w:rPr>
          <w:rFonts w:ascii="宋体" w:eastAsia="宋体" w:hAnsi="宋体"/>
        </w:rPr>
        <w:t xml:space="preserve">        scanf("%s",b);</w:t>
      </w:r>
    </w:p>
    <w:p w:rsidR="00D43614" w:rsidRPr="00C81BAD" w:rsidRDefault="00D43614" w:rsidP="00D43614">
      <w:pPr>
        <w:rPr>
          <w:rFonts w:ascii="宋体" w:eastAsia="宋体" w:hAnsi="宋体"/>
        </w:rPr>
      </w:pPr>
      <w:r w:rsidRPr="00C81BAD">
        <w:rPr>
          <w:rFonts w:ascii="宋体" w:eastAsia="宋体" w:hAnsi="宋体"/>
        </w:rPr>
        <w:t xml:space="preserve">        lena=strlen(a),lenb=strlen(b);</w:t>
      </w:r>
    </w:p>
    <w:p w:rsidR="00D43614" w:rsidRPr="00C81BAD" w:rsidRDefault="00D43614" w:rsidP="00D43614">
      <w:pPr>
        <w:rPr>
          <w:rFonts w:ascii="宋体" w:eastAsia="宋体" w:hAnsi="宋体"/>
        </w:rPr>
      </w:pPr>
      <w:r w:rsidRPr="00C81BAD">
        <w:rPr>
          <w:rFonts w:ascii="宋体" w:eastAsia="宋体" w:hAnsi="宋体"/>
        </w:rPr>
        <w:t xml:space="preserve">        printf("%d\n",kmp(a,b,lena,lenb,next));</w:t>
      </w:r>
    </w:p>
    <w:p w:rsidR="00D43614" w:rsidRPr="00C81BAD" w:rsidRDefault="00D43614" w:rsidP="00D43614">
      <w:pPr>
        <w:rPr>
          <w:rFonts w:ascii="宋体" w:eastAsia="宋体" w:hAnsi="宋体"/>
        </w:rPr>
      </w:pPr>
      <w:r w:rsidRPr="00C81BAD">
        <w:rPr>
          <w:rFonts w:ascii="宋体" w:eastAsia="宋体" w:hAnsi="宋体"/>
        </w:rPr>
        <w:t xml:space="preserve">    }</w:t>
      </w:r>
    </w:p>
    <w:p w:rsidR="00D43614" w:rsidRPr="00C81BAD" w:rsidRDefault="00D43614" w:rsidP="00D43614">
      <w:pPr>
        <w:rPr>
          <w:rFonts w:ascii="宋体" w:eastAsia="宋体" w:hAnsi="宋体"/>
        </w:rPr>
      </w:pPr>
      <w:r w:rsidRPr="00C81BAD">
        <w:rPr>
          <w:rFonts w:ascii="宋体" w:eastAsia="宋体" w:hAnsi="宋体"/>
        </w:rPr>
        <w:t xml:space="preserve">    return 0;</w:t>
      </w:r>
    </w:p>
    <w:p w:rsidR="00D43614" w:rsidRPr="00C81BAD" w:rsidRDefault="00D43614" w:rsidP="00D43614">
      <w:pPr>
        <w:rPr>
          <w:rFonts w:ascii="宋体" w:eastAsia="宋体" w:hAnsi="宋体"/>
        </w:rPr>
      </w:pPr>
      <w:r w:rsidRPr="00C81BAD">
        <w:rPr>
          <w:rFonts w:ascii="宋体" w:eastAsia="宋体" w:hAnsi="宋体"/>
        </w:rPr>
        <w:t>}</w:t>
      </w:r>
    </w:p>
    <w:p w:rsidR="000E2C94" w:rsidRPr="00C81BAD" w:rsidRDefault="000E2C94" w:rsidP="000E2C94">
      <w:pPr>
        <w:pStyle w:val="3"/>
        <w:rPr>
          <w:rFonts w:ascii="宋体" w:eastAsia="宋体" w:hAnsi="宋体"/>
        </w:rPr>
      </w:pPr>
      <w:bookmarkStart w:id="143" w:name="_Toc523521226"/>
      <w:r w:rsidRPr="00C81BAD">
        <w:rPr>
          <w:rFonts w:ascii="宋体" w:eastAsia="宋体" w:hAnsi="宋体" w:hint="eastAsia"/>
        </w:rPr>
        <w:lastRenderedPageBreak/>
        <w:t>循环节问题</w:t>
      </w:r>
      <w:bookmarkEnd w:id="143"/>
    </w:p>
    <w:p w:rsidR="00667543" w:rsidRPr="00C81BAD" w:rsidRDefault="00667543" w:rsidP="000E2C94">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3746</w:t>
      </w:r>
      <w:r w:rsidRPr="00C81BAD">
        <w:rPr>
          <w:rFonts w:ascii="宋体" w:eastAsia="宋体" w:hAnsi="宋体" w:hint="eastAsia"/>
          <w:b w:val="0"/>
        </w:rPr>
        <w:t>-</w:t>
      </w:r>
      <w:r w:rsidRPr="00C81BAD">
        <w:rPr>
          <w:rFonts w:ascii="宋体" w:eastAsia="宋体" w:hAnsi="宋体"/>
          <w:b w:val="0"/>
        </w:rPr>
        <w:t>Cyclic Nacklace</w:t>
      </w:r>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3746</w:instrText>
      </w:r>
      <w:r w:rsidRPr="00C81BAD">
        <w:rPr>
          <w:rFonts w:ascii="宋体" w:eastAsia="宋体" w:hAnsi="宋体" w:hint="eastAsia"/>
          <w:b w:val="0"/>
        </w:rPr>
        <w:instrText>-</w:instrText>
      </w:r>
      <w:r w:rsidRPr="00C81BAD">
        <w:rPr>
          <w:rFonts w:ascii="宋体" w:eastAsia="宋体" w:hAnsi="宋体"/>
          <w:b w:val="0"/>
        </w:rPr>
        <w:instrText>Cyclic Nacklace:</w:instrText>
      </w:r>
      <w:r w:rsidRPr="00C81BAD">
        <w:rPr>
          <w:rFonts w:ascii="宋体" w:eastAsia="宋体" w:hAnsi="宋体" w:hint="eastAsia"/>
        </w:rPr>
        <w:instrText>3</w:instrText>
      </w:r>
      <w:r w:rsidRPr="00C81BAD">
        <w:rPr>
          <w:rFonts w:ascii="宋体" w:eastAsia="宋体" w:hAnsi="宋体"/>
        </w:rPr>
        <w:instrText xml:space="preserve">746" \y "HDU:3746" </w:instrText>
      </w:r>
      <w:r w:rsidRPr="00C81BAD">
        <w:rPr>
          <w:rFonts w:ascii="宋体" w:eastAsia="宋体" w:hAnsi="宋体"/>
          <w:b w:val="0"/>
        </w:rPr>
        <w:fldChar w:fldCharType="end"/>
      </w:r>
    </w:p>
    <w:p w:rsidR="00667543" w:rsidRPr="00C81BAD" w:rsidRDefault="00667543" w:rsidP="00D43614">
      <w:pPr>
        <w:rPr>
          <w:rFonts w:ascii="宋体" w:eastAsia="宋体" w:hAnsi="宋体"/>
        </w:rPr>
      </w:pPr>
      <w:r w:rsidRPr="00C81BAD">
        <w:rPr>
          <w:rFonts w:ascii="宋体" w:eastAsia="宋体" w:hAnsi="宋体" w:hint="eastAsia"/>
        </w:rPr>
        <w:t>【题意】给定1个字符串（长度范围1</w:t>
      </w:r>
      <w:r w:rsidRPr="00C81BAD">
        <w:rPr>
          <w:rFonts w:ascii="宋体" w:eastAsia="宋体" w:hAnsi="宋体"/>
        </w:rPr>
        <w:t>e5</w:t>
      </w:r>
      <w:r w:rsidRPr="00C81BAD">
        <w:rPr>
          <w:rFonts w:ascii="宋体" w:eastAsia="宋体" w:hAnsi="宋体" w:hint="eastAsia"/>
        </w:rPr>
        <w:t>），要求在左侧或右侧补上最少的字符，使得它的循环节数量超过1.</w:t>
      </w:r>
    </w:p>
    <w:p w:rsidR="00667543" w:rsidRPr="00C81BAD" w:rsidRDefault="00667543" w:rsidP="00D43614">
      <w:pPr>
        <w:rPr>
          <w:rFonts w:ascii="宋体" w:eastAsia="宋体" w:hAnsi="宋体"/>
        </w:rPr>
      </w:pPr>
      <w:r w:rsidRPr="00C81BAD">
        <w:rPr>
          <w:rFonts w:ascii="宋体" w:eastAsia="宋体" w:hAnsi="宋体" w:hint="eastAsia"/>
        </w:rPr>
        <w:t>【题解】首先对于这个问题，在左侧补和在右侧补是一样的（包括在两侧同时补），因为假定我们在一个字符串s的左侧补上了a个字符，右侧补上了b个字符，此时它成为了一个循环串，由循环串的性质，当我们把左侧a个字符顺次添加到右侧时，不改变它的循环性质。因此我们只需要考虑添加字符在右侧的情形。</w:t>
      </w:r>
    </w:p>
    <w:p w:rsidR="00667543" w:rsidRPr="00C81BAD" w:rsidRDefault="00667543" w:rsidP="00D43614">
      <w:pPr>
        <w:rPr>
          <w:rFonts w:ascii="宋体" w:eastAsia="宋体" w:hAnsi="宋体"/>
        </w:rPr>
      </w:pPr>
      <w:r w:rsidRPr="00C81BAD">
        <w:rPr>
          <w:rFonts w:ascii="宋体" w:eastAsia="宋体" w:hAnsi="宋体" w:hint="eastAsia"/>
        </w:rPr>
        <w:t>考虑1个字符串s和它自身</w:t>
      </w:r>
      <w:r w:rsidR="0034219E" w:rsidRPr="00C81BAD">
        <w:rPr>
          <w:rFonts w:ascii="宋体" w:eastAsia="宋体" w:hAnsi="宋体" w:hint="eastAsia"/>
        </w:rPr>
        <w:t>按如下方式</w:t>
      </w:r>
      <w:r w:rsidRPr="00C81BAD">
        <w:rPr>
          <w:rFonts w:ascii="宋体" w:eastAsia="宋体" w:hAnsi="宋体" w:hint="eastAsia"/>
        </w:rPr>
        <w:t>进行匹配。</w:t>
      </w:r>
      <w:r w:rsidR="0034219E" w:rsidRPr="00C81BAD">
        <w:rPr>
          <w:rFonts w:ascii="宋体" w:eastAsia="宋体" w:hAnsi="宋体" w:hint="eastAsia"/>
        </w:rPr>
        <w:t>（不含完全覆盖本身的情况）</w:t>
      </w:r>
    </w:p>
    <w:p w:rsidR="00667543" w:rsidRPr="00C81BAD" w:rsidRDefault="0034219E" w:rsidP="00D43614">
      <w:pPr>
        <w:rPr>
          <w:rFonts w:ascii="宋体" w:eastAsia="宋体" w:hAnsi="宋体"/>
        </w:rPr>
      </w:pPr>
      <w:r w:rsidRPr="00C81BAD">
        <w:rPr>
          <w:rFonts w:ascii="宋体" w:eastAsia="宋体" w:hAnsi="宋体"/>
        </w:rPr>
        <w:t>aaaa</w:t>
      </w:r>
      <w:r w:rsidR="00667543" w:rsidRPr="00C81BAD">
        <w:rPr>
          <w:rFonts w:ascii="宋体" w:eastAsia="宋体" w:hAnsi="宋体" w:hint="eastAsia"/>
        </w:rPr>
        <w:t>ssssssssss</w:t>
      </w:r>
    </w:p>
    <w:p w:rsidR="00667543" w:rsidRPr="00C81BAD" w:rsidRDefault="00667543" w:rsidP="00667543">
      <w:pPr>
        <w:ind w:firstLine="420"/>
        <w:rPr>
          <w:rFonts w:ascii="宋体" w:eastAsia="宋体" w:hAnsi="宋体"/>
        </w:rPr>
      </w:pPr>
      <w:r w:rsidRPr="00C81BAD">
        <w:rPr>
          <w:rFonts w:ascii="宋体" w:eastAsia="宋体" w:hAnsi="宋体"/>
        </w:rPr>
        <w:t>ssssssssss</w:t>
      </w:r>
      <w:r w:rsidR="0034219E" w:rsidRPr="00C81BAD">
        <w:rPr>
          <w:rFonts w:ascii="宋体" w:eastAsia="宋体" w:hAnsi="宋体"/>
        </w:rPr>
        <w:t>bbbb</w:t>
      </w:r>
    </w:p>
    <w:p w:rsidR="00667543" w:rsidRPr="00C81BAD" w:rsidRDefault="00667543" w:rsidP="00667543">
      <w:pPr>
        <w:rPr>
          <w:rFonts w:ascii="宋体" w:eastAsia="宋体" w:hAnsi="宋体"/>
        </w:rPr>
      </w:pPr>
      <w:r w:rsidRPr="00C81BAD">
        <w:rPr>
          <w:rFonts w:ascii="宋体" w:eastAsia="宋体" w:hAnsi="宋体" w:hint="eastAsia"/>
        </w:rPr>
        <w:t>设j</w:t>
      </w:r>
      <w:r w:rsidR="0034219E" w:rsidRPr="00C81BAD">
        <w:rPr>
          <w:rFonts w:ascii="宋体" w:eastAsia="宋体" w:hAnsi="宋体" w:hint="eastAsia"/>
        </w:rPr>
        <w:t>为公共部分的最大长度.</w:t>
      </w:r>
    </w:p>
    <w:p w:rsidR="0034219E" w:rsidRPr="00C81BAD" w:rsidRDefault="0034219E" w:rsidP="00667543">
      <w:pPr>
        <w:rPr>
          <w:rFonts w:ascii="宋体" w:eastAsia="宋体" w:hAnsi="宋体"/>
        </w:rPr>
      </w:pPr>
      <w:r w:rsidRPr="00C81BAD">
        <w:rPr>
          <w:rFonts w:ascii="宋体" w:eastAsia="宋体" w:hAnsi="宋体" w:hint="eastAsia"/>
        </w:rPr>
        <w:t>考虑前面的串aaaa和后面的串bbbb</w:t>
      </w:r>
    </w:p>
    <w:p w:rsidR="0034219E" w:rsidRPr="00C81BAD" w:rsidRDefault="0034219E" w:rsidP="00667543">
      <w:pPr>
        <w:rPr>
          <w:rFonts w:ascii="宋体" w:eastAsia="宋体" w:hAnsi="宋体"/>
        </w:rPr>
      </w:pPr>
      <w:r w:rsidRPr="00C81BAD">
        <w:rPr>
          <w:rFonts w:ascii="宋体" w:eastAsia="宋体" w:hAnsi="宋体" w:hint="eastAsia"/>
        </w:rPr>
        <w:t>如果他们是一样的话，那么s就是一个循环串，并且len(s)-j或者说a或b串的长度就是其最小循环节长度.</w:t>
      </w:r>
    </w:p>
    <w:p w:rsidR="0034219E" w:rsidRPr="00C81BAD" w:rsidRDefault="0034219E" w:rsidP="00667543">
      <w:pPr>
        <w:rPr>
          <w:rFonts w:ascii="宋体" w:eastAsia="宋体" w:hAnsi="宋体"/>
        </w:rPr>
      </w:pPr>
      <w:r w:rsidRPr="00C81BAD">
        <w:rPr>
          <w:rFonts w:ascii="宋体" w:eastAsia="宋体" w:hAnsi="宋体" w:hint="eastAsia"/>
        </w:rPr>
        <w:t>证明的思路如下</w:t>
      </w:r>
    </w:p>
    <w:p w:rsidR="0034219E" w:rsidRPr="00C81BAD" w:rsidRDefault="0034219E" w:rsidP="0034219E">
      <w:pPr>
        <w:rPr>
          <w:rFonts w:ascii="宋体" w:eastAsia="宋体" w:hAnsi="宋体"/>
        </w:rPr>
      </w:pPr>
      <w:r w:rsidRPr="00C81BAD">
        <w:rPr>
          <w:rFonts w:ascii="宋体" w:eastAsia="宋体" w:hAnsi="宋体"/>
        </w:rPr>
        <w:t>|aaaa|</w:t>
      </w:r>
      <w:r w:rsidRPr="00C81BAD">
        <w:rPr>
          <w:rFonts w:ascii="宋体" w:eastAsia="宋体" w:hAnsi="宋体" w:hint="eastAsia"/>
        </w:rPr>
        <w:t>ssssssssss</w:t>
      </w:r>
    </w:p>
    <w:p w:rsidR="0034219E" w:rsidRPr="00C81BAD" w:rsidRDefault="0034219E" w:rsidP="0034219E">
      <w:pPr>
        <w:ind w:firstLineChars="300" w:firstLine="630"/>
        <w:rPr>
          <w:rFonts w:ascii="宋体" w:eastAsia="宋体" w:hAnsi="宋体"/>
        </w:rPr>
      </w:pPr>
      <w:r w:rsidRPr="00C81BAD">
        <w:rPr>
          <w:rFonts w:ascii="宋体" w:eastAsia="宋体" w:hAnsi="宋体"/>
        </w:rPr>
        <w:t>ssssssssss|aaaa|</w:t>
      </w:r>
      <w:r w:rsidRPr="00C81BAD">
        <w:rPr>
          <w:rFonts w:ascii="宋体" w:eastAsia="宋体" w:hAnsi="宋体"/>
        </w:rPr>
        <w:br/>
      </w:r>
      <w:r w:rsidRPr="00C81BAD">
        <w:rPr>
          <w:rFonts w:ascii="宋体" w:eastAsia="宋体" w:hAnsi="宋体" w:hint="eastAsia"/>
        </w:rPr>
        <w:t>推出</w:t>
      </w:r>
    </w:p>
    <w:p w:rsidR="0034219E" w:rsidRPr="00C81BAD" w:rsidRDefault="0034219E" w:rsidP="0034219E">
      <w:pPr>
        <w:rPr>
          <w:rFonts w:ascii="宋体" w:eastAsia="宋体" w:hAnsi="宋体"/>
        </w:rPr>
      </w:pPr>
      <w:r w:rsidRPr="00C81BAD">
        <w:rPr>
          <w:rFonts w:ascii="宋体" w:eastAsia="宋体" w:hAnsi="宋体"/>
        </w:rPr>
        <w:t>|aaaa|</w:t>
      </w:r>
      <w:r w:rsidRPr="00C81BAD">
        <w:rPr>
          <w:rFonts w:ascii="宋体" w:eastAsia="宋体" w:hAnsi="宋体" w:hint="eastAsia"/>
        </w:rPr>
        <w:t>aaaa|ssssss</w:t>
      </w:r>
    </w:p>
    <w:p w:rsidR="0034219E" w:rsidRPr="00C81BAD" w:rsidRDefault="0034219E" w:rsidP="0034219E">
      <w:pPr>
        <w:ind w:firstLineChars="250" w:firstLine="525"/>
        <w:rPr>
          <w:rFonts w:ascii="宋体" w:eastAsia="宋体" w:hAnsi="宋体"/>
        </w:rPr>
      </w:pPr>
      <w:r w:rsidRPr="00C81BAD">
        <w:rPr>
          <w:rFonts w:ascii="宋体" w:eastAsia="宋体" w:hAnsi="宋体"/>
        </w:rPr>
        <w:t>|aaaa|ssssss|aaaa|</w:t>
      </w:r>
      <w:r w:rsidRPr="00C81BAD">
        <w:rPr>
          <w:rFonts w:ascii="宋体" w:eastAsia="宋体" w:hAnsi="宋体"/>
        </w:rPr>
        <w:br/>
      </w:r>
      <w:r w:rsidRPr="00C81BAD">
        <w:rPr>
          <w:rFonts w:ascii="宋体" w:eastAsia="宋体" w:hAnsi="宋体" w:hint="eastAsia"/>
        </w:rPr>
        <w:t>以此类推，证明当中的长度恰好被len(s)-j还没有想好</w:t>
      </w:r>
    </w:p>
    <w:p w:rsidR="0034219E" w:rsidRPr="00C81BAD" w:rsidRDefault="0034219E" w:rsidP="0034219E">
      <w:pPr>
        <w:rPr>
          <w:rFonts w:ascii="宋体" w:eastAsia="宋体" w:hAnsi="宋体"/>
        </w:rPr>
      </w:pPr>
      <w:r w:rsidRPr="00C81BAD">
        <w:rPr>
          <w:rFonts w:ascii="宋体" w:eastAsia="宋体" w:hAnsi="宋体" w:hint="eastAsia"/>
        </w:rPr>
        <w:t>当a串和b串不相等时,len(s)-j就是s串通过增加最少字符成为循环串后的循环节大小</w:t>
      </w:r>
    </w:p>
    <w:p w:rsidR="0034219E" w:rsidRPr="00C81BAD" w:rsidRDefault="0034219E" w:rsidP="0034219E">
      <w:pPr>
        <w:rPr>
          <w:rFonts w:ascii="宋体" w:eastAsia="宋体" w:hAnsi="宋体"/>
        </w:rPr>
      </w:pPr>
      <w:r w:rsidRPr="00C81BAD">
        <w:rPr>
          <w:rFonts w:ascii="宋体" w:eastAsia="宋体" w:hAnsi="宋体" w:hint="eastAsia"/>
        </w:rPr>
        <w:t>也可以类似上面的方式理解。</w:t>
      </w:r>
    </w:p>
    <w:p w:rsidR="0034219E" w:rsidRPr="00C81BAD" w:rsidRDefault="0034219E" w:rsidP="0034219E">
      <w:pPr>
        <w:rPr>
          <w:rFonts w:ascii="宋体" w:eastAsia="宋体" w:hAnsi="宋体"/>
        </w:rPr>
      </w:pPr>
      <w:r w:rsidRPr="00C81BAD">
        <w:rPr>
          <w:rFonts w:ascii="宋体" w:eastAsia="宋体" w:hAnsi="宋体" w:hint="eastAsia"/>
        </w:rPr>
        <w:t>设unit=len(s)-j表示循环节大小</w:t>
      </w:r>
    </w:p>
    <w:p w:rsidR="0034219E" w:rsidRPr="00C81BAD" w:rsidRDefault="0034219E" w:rsidP="0034219E">
      <w:pPr>
        <w:rPr>
          <w:rFonts w:ascii="宋体" w:eastAsia="宋体" w:hAnsi="宋体"/>
        </w:rPr>
      </w:pPr>
      <w:r w:rsidRPr="00C81BAD">
        <w:rPr>
          <w:rFonts w:ascii="宋体" w:eastAsia="宋体" w:hAnsi="宋体" w:hint="eastAsia"/>
        </w:rPr>
        <w:t>可以证明加上unit-len%unit个字符后可以变成循环节大小为unit的循环串。</w:t>
      </w:r>
    </w:p>
    <w:p w:rsidR="0034219E" w:rsidRPr="00C81BAD" w:rsidRDefault="0034219E" w:rsidP="00667543">
      <w:pPr>
        <w:rPr>
          <w:rFonts w:ascii="宋体" w:eastAsia="宋体" w:hAnsi="宋体"/>
        </w:rPr>
      </w:pPr>
      <w:r w:rsidRPr="00C81BAD">
        <w:rPr>
          <w:rFonts w:ascii="宋体" w:eastAsia="宋体" w:hAnsi="宋体" w:hint="eastAsia"/>
        </w:rPr>
        <w:t>不过要严格证明其为最小的话还要反证出更小的不可能。</w:t>
      </w:r>
    </w:p>
    <w:p w:rsidR="00667543" w:rsidRPr="00C81BAD" w:rsidRDefault="00667543" w:rsidP="00D43614">
      <w:pPr>
        <w:rPr>
          <w:rFonts w:ascii="宋体" w:eastAsia="宋体" w:hAnsi="宋体"/>
        </w:rPr>
      </w:pPr>
      <w:r w:rsidRPr="00C81BAD">
        <w:rPr>
          <w:rFonts w:ascii="宋体" w:eastAsia="宋体" w:hAnsi="宋体" w:hint="eastAsia"/>
        </w:rPr>
        <w:t>【代码】</w:t>
      </w:r>
    </w:p>
    <w:p w:rsidR="0034219E" w:rsidRPr="00C81BAD" w:rsidRDefault="0034219E" w:rsidP="0034219E">
      <w:pPr>
        <w:rPr>
          <w:rFonts w:ascii="宋体" w:eastAsia="宋体" w:hAnsi="宋体"/>
        </w:rPr>
      </w:pPr>
      <w:r w:rsidRPr="00C81BAD">
        <w:rPr>
          <w:rFonts w:ascii="宋体" w:eastAsia="宋体" w:hAnsi="宋体"/>
        </w:rPr>
        <w:t>#include &lt;bits/stdc++.h&gt;</w:t>
      </w:r>
    </w:p>
    <w:p w:rsidR="0034219E" w:rsidRPr="00C81BAD" w:rsidRDefault="0034219E" w:rsidP="0034219E">
      <w:pPr>
        <w:rPr>
          <w:rFonts w:ascii="宋体" w:eastAsia="宋体" w:hAnsi="宋体"/>
        </w:rPr>
      </w:pPr>
    </w:p>
    <w:p w:rsidR="0034219E" w:rsidRPr="00C81BAD" w:rsidRDefault="0034219E" w:rsidP="0034219E">
      <w:pPr>
        <w:rPr>
          <w:rFonts w:ascii="宋体" w:eastAsia="宋体" w:hAnsi="宋体"/>
        </w:rPr>
      </w:pPr>
      <w:r w:rsidRPr="00C81BAD">
        <w:rPr>
          <w:rFonts w:ascii="宋体" w:eastAsia="宋体" w:hAnsi="宋体"/>
        </w:rPr>
        <w:t>using namespace std;</w:t>
      </w:r>
    </w:p>
    <w:p w:rsidR="0034219E" w:rsidRPr="00C81BAD" w:rsidRDefault="0034219E" w:rsidP="0034219E">
      <w:pPr>
        <w:rPr>
          <w:rFonts w:ascii="宋体" w:eastAsia="宋体" w:hAnsi="宋体"/>
        </w:rPr>
      </w:pPr>
    </w:p>
    <w:p w:rsidR="0034219E" w:rsidRPr="00C81BAD" w:rsidRDefault="0034219E" w:rsidP="0034219E">
      <w:pPr>
        <w:rPr>
          <w:rFonts w:ascii="宋体" w:eastAsia="宋体" w:hAnsi="宋体"/>
        </w:rPr>
      </w:pPr>
      <w:r w:rsidRPr="00C81BAD">
        <w:rPr>
          <w:rFonts w:ascii="宋体" w:eastAsia="宋体" w:hAnsi="宋体"/>
        </w:rPr>
        <w:t>const int MAXLEN=1e5+10;</w:t>
      </w:r>
    </w:p>
    <w:p w:rsidR="0034219E" w:rsidRPr="00C81BAD" w:rsidRDefault="0034219E" w:rsidP="0034219E">
      <w:pPr>
        <w:rPr>
          <w:rFonts w:ascii="宋体" w:eastAsia="宋体" w:hAnsi="宋体"/>
        </w:rPr>
      </w:pPr>
      <w:r w:rsidRPr="00C81BAD">
        <w:rPr>
          <w:rFonts w:ascii="宋体" w:eastAsia="宋体" w:hAnsi="宋体"/>
        </w:rPr>
        <w:t>void cal_next(char s[],int len,int next[]){</w:t>
      </w:r>
    </w:p>
    <w:p w:rsidR="0034219E" w:rsidRPr="00C81BAD" w:rsidRDefault="0034219E" w:rsidP="0034219E">
      <w:pPr>
        <w:rPr>
          <w:rFonts w:ascii="宋体" w:eastAsia="宋体" w:hAnsi="宋体"/>
        </w:rPr>
      </w:pPr>
      <w:r w:rsidRPr="00C81BAD">
        <w:rPr>
          <w:rFonts w:ascii="宋体" w:eastAsia="宋体" w:hAnsi="宋体"/>
        </w:rPr>
        <w:t xml:space="preserve">    next[0]=0;</w:t>
      </w:r>
    </w:p>
    <w:p w:rsidR="0034219E" w:rsidRPr="00C81BAD" w:rsidRDefault="0034219E" w:rsidP="0034219E">
      <w:pPr>
        <w:rPr>
          <w:rFonts w:ascii="宋体" w:eastAsia="宋体" w:hAnsi="宋体"/>
        </w:rPr>
      </w:pPr>
      <w:r w:rsidRPr="00C81BAD">
        <w:rPr>
          <w:rFonts w:ascii="宋体" w:eastAsia="宋体" w:hAnsi="宋体"/>
        </w:rPr>
        <w:t xml:space="preserve">    int i=1,j=0;</w:t>
      </w:r>
    </w:p>
    <w:p w:rsidR="0034219E" w:rsidRPr="00C81BAD" w:rsidRDefault="0034219E" w:rsidP="0034219E">
      <w:pPr>
        <w:rPr>
          <w:rFonts w:ascii="宋体" w:eastAsia="宋体" w:hAnsi="宋体"/>
        </w:rPr>
      </w:pPr>
      <w:r w:rsidRPr="00C81BAD">
        <w:rPr>
          <w:rFonts w:ascii="宋体" w:eastAsia="宋体" w:hAnsi="宋体"/>
        </w:rPr>
        <w:t xml:space="preserve">    while(i&lt;len){</w:t>
      </w:r>
    </w:p>
    <w:p w:rsidR="0034219E" w:rsidRPr="00C81BAD" w:rsidRDefault="0034219E" w:rsidP="0034219E">
      <w:pPr>
        <w:rPr>
          <w:rFonts w:ascii="宋体" w:eastAsia="宋体" w:hAnsi="宋体"/>
        </w:rPr>
      </w:pPr>
      <w:r w:rsidRPr="00C81BAD">
        <w:rPr>
          <w:rFonts w:ascii="宋体" w:eastAsia="宋体" w:hAnsi="宋体"/>
        </w:rPr>
        <w:t xml:space="preserve">        if(s[i]==s[j]){</w:t>
      </w:r>
    </w:p>
    <w:p w:rsidR="0034219E" w:rsidRPr="00C81BAD" w:rsidRDefault="0034219E" w:rsidP="0034219E">
      <w:pPr>
        <w:rPr>
          <w:rFonts w:ascii="宋体" w:eastAsia="宋体" w:hAnsi="宋体"/>
        </w:rPr>
      </w:pPr>
      <w:r w:rsidRPr="00C81BAD">
        <w:rPr>
          <w:rFonts w:ascii="宋体" w:eastAsia="宋体" w:hAnsi="宋体"/>
        </w:rPr>
        <w:t xml:space="preserve">            next[i++]=(j++)+1;</w:t>
      </w:r>
    </w:p>
    <w:p w:rsidR="0034219E" w:rsidRPr="00C81BAD" w:rsidRDefault="0034219E" w:rsidP="0034219E">
      <w:pPr>
        <w:rPr>
          <w:rFonts w:ascii="宋体" w:eastAsia="宋体" w:hAnsi="宋体"/>
        </w:rPr>
      </w:pPr>
      <w:r w:rsidRPr="00C81BAD">
        <w:rPr>
          <w:rFonts w:ascii="宋体" w:eastAsia="宋体" w:hAnsi="宋体"/>
        </w:rPr>
        <w:t xml:space="preserve">            continue;</w:t>
      </w:r>
    </w:p>
    <w:p w:rsidR="0034219E" w:rsidRPr="00C81BAD" w:rsidRDefault="0034219E" w:rsidP="0034219E">
      <w:pPr>
        <w:rPr>
          <w:rFonts w:ascii="宋体" w:eastAsia="宋体" w:hAnsi="宋体"/>
        </w:rPr>
      </w:pPr>
      <w:r w:rsidRPr="00C81BAD">
        <w:rPr>
          <w:rFonts w:ascii="宋体" w:eastAsia="宋体" w:hAnsi="宋体"/>
        </w:rPr>
        <w:lastRenderedPageBreak/>
        <w:t xml:space="preserve">        }</w:t>
      </w:r>
    </w:p>
    <w:p w:rsidR="0034219E" w:rsidRPr="00C81BAD" w:rsidRDefault="0034219E" w:rsidP="0034219E">
      <w:pPr>
        <w:rPr>
          <w:rFonts w:ascii="宋体" w:eastAsia="宋体" w:hAnsi="宋体"/>
        </w:rPr>
      </w:pPr>
      <w:r w:rsidRPr="00C81BAD">
        <w:rPr>
          <w:rFonts w:ascii="宋体" w:eastAsia="宋体" w:hAnsi="宋体"/>
        </w:rPr>
        <w:t xml:space="preserve">        while(s[i]!=s[j]){</w:t>
      </w:r>
    </w:p>
    <w:p w:rsidR="0034219E" w:rsidRPr="00C81BAD" w:rsidRDefault="0034219E" w:rsidP="0034219E">
      <w:pPr>
        <w:rPr>
          <w:rFonts w:ascii="宋体" w:eastAsia="宋体" w:hAnsi="宋体"/>
        </w:rPr>
      </w:pPr>
      <w:r w:rsidRPr="00C81BAD">
        <w:rPr>
          <w:rFonts w:ascii="宋体" w:eastAsia="宋体" w:hAnsi="宋体"/>
        </w:rPr>
        <w:t xml:space="preserve">            if(j==0){</w:t>
      </w:r>
    </w:p>
    <w:p w:rsidR="0034219E" w:rsidRPr="00C81BAD" w:rsidRDefault="0034219E" w:rsidP="0034219E">
      <w:pPr>
        <w:rPr>
          <w:rFonts w:ascii="宋体" w:eastAsia="宋体" w:hAnsi="宋体"/>
        </w:rPr>
      </w:pPr>
      <w:r w:rsidRPr="00C81BAD">
        <w:rPr>
          <w:rFonts w:ascii="宋体" w:eastAsia="宋体" w:hAnsi="宋体"/>
        </w:rPr>
        <w:t xml:space="preserve">                next[i++]=0;</w:t>
      </w:r>
    </w:p>
    <w:p w:rsidR="0034219E" w:rsidRPr="00C81BAD" w:rsidRDefault="0034219E" w:rsidP="0034219E">
      <w:pPr>
        <w:rPr>
          <w:rFonts w:ascii="宋体" w:eastAsia="宋体" w:hAnsi="宋体"/>
        </w:rPr>
      </w:pPr>
      <w:r w:rsidRPr="00C81BAD">
        <w:rPr>
          <w:rFonts w:ascii="宋体" w:eastAsia="宋体" w:hAnsi="宋体"/>
        </w:rPr>
        <w:t xml:space="preserve">                break;</w:t>
      </w:r>
    </w:p>
    <w:p w:rsidR="0034219E" w:rsidRPr="00C81BAD" w:rsidRDefault="0034219E" w:rsidP="0034219E">
      <w:pPr>
        <w:rPr>
          <w:rFonts w:ascii="宋体" w:eastAsia="宋体" w:hAnsi="宋体"/>
        </w:rPr>
      </w:pPr>
      <w:r w:rsidRPr="00C81BAD">
        <w:rPr>
          <w:rFonts w:ascii="宋体" w:eastAsia="宋体" w:hAnsi="宋体"/>
        </w:rPr>
        <w:t xml:space="preserve">            }</w:t>
      </w:r>
    </w:p>
    <w:p w:rsidR="0034219E" w:rsidRPr="00C81BAD" w:rsidRDefault="0034219E" w:rsidP="0034219E">
      <w:pPr>
        <w:rPr>
          <w:rFonts w:ascii="宋体" w:eastAsia="宋体" w:hAnsi="宋体"/>
        </w:rPr>
      </w:pPr>
      <w:r w:rsidRPr="00C81BAD">
        <w:rPr>
          <w:rFonts w:ascii="宋体" w:eastAsia="宋体" w:hAnsi="宋体"/>
        </w:rPr>
        <w:t xml:space="preserve">            j=next[j-1];</w:t>
      </w:r>
    </w:p>
    <w:p w:rsidR="0034219E" w:rsidRPr="00C81BAD" w:rsidRDefault="0034219E" w:rsidP="0034219E">
      <w:pPr>
        <w:rPr>
          <w:rFonts w:ascii="宋体" w:eastAsia="宋体" w:hAnsi="宋体"/>
        </w:rPr>
      </w:pPr>
      <w:r w:rsidRPr="00C81BAD">
        <w:rPr>
          <w:rFonts w:ascii="宋体" w:eastAsia="宋体" w:hAnsi="宋体"/>
        </w:rPr>
        <w:t xml:space="preserve">        }</w:t>
      </w:r>
    </w:p>
    <w:p w:rsidR="0034219E" w:rsidRPr="00C81BAD" w:rsidRDefault="0034219E" w:rsidP="0034219E">
      <w:pPr>
        <w:rPr>
          <w:rFonts w:ascii="宋体" w:eastAsia="宋体" w:hAnsi="宋体"/>
        </w:rPr>
      </w:pPr>
      <w:r w:rsidRPr="00C81BAD">
        <w:rPr>
          <w:rFonts w:ascii="宋体" w:eastAsia="宋体" w:hAnsi="宋体"/>
        </w:rPr>
        <w:t xml:space="preserve">    }</w:t>
      </w:r>
    </w:p>
    <w:p w:rsidR="0034219E" w:rsidRPr="00C81BAD" w:rsidRDefault="0034219E" w:rsidP="0034219E">
      <w:pPr>
        <w:rPr>
          <w:rFonts w:ascii="宋体" w:eastAsia="宋体" w:hAnsi="宋体"/>
        </w:rPr>
      </w:pPr>
      <w:r w:rsidRPr="00C81BAD">
        <w:rPr>
          <w:rFonts w:ascii="宋体" w:eastAsia="宋体" w:hAnsi="宋体"/>
        </w:rPr>
        <w:t xml:space="preserve">    return;</w:t>
      </w:r>
    </w:p>
    <w:p w:rsidR="0034219E" w:rsidRPr="00C81BAD" w:rsidRDefault="0034219E" w:rsidP="0034219E">
      <w:pPr>
        <w:rPr>
          <w:rFonts w:ascii="宋体" w:eastAsia="宋体" w:hAnsi="宋体"/>
        </w:rPr>
      </w:pPr>
      <w:r w:rsidRPr="00C81BAD">
        <w:rPr>
          <w:rFonts w:ascii="宋体" w:eastAsia="宋体" w:hAnsi="宋体"/>
        </w:rPr>
        <w:t>}</w:t>
      </w:r>
    </w:p>
    <w:p w:rsidR="0034219E" w:rsidRPr="00C81BAD" w:rsidRDefault="0034219E" w:rsidP="0034219E">
      <w:pPr>
        <w:rPr>
          <w:rFonts w:ascii="宋体" w:eastAsia="宋体" w:hAnsi="宋体"/>
        </w:rPr>
      </w:pPr>
      <w:r w:rsidRPr="00C81BAD">
        <w:rPr>
          <w:rFonts w:ascii="宋体" w:eastAsia="宋体" w:hAnsi="宋体"/>
        </w:rPr>
        <w:t>int kmp(char s[]){</w:t>
      </w:r>
    </w:p>
    <w:p w:rsidR="0034219E" w:rsidRPr="00C81BAD" w:rsidRDefault="0034219E" w:rsidP="0034219E">
      <w:pPr>
        <w:rPr>
          <w:rFonts w:ascii="宋体" w:eastAsia="宋体" w:hAnsi="宋体"/>
        </w:rPr>
      </w:pPr>
      <w:r w:rsidRPr="00C81BAD">
        <w:rPr>
          <w:rFonts w:ascii="宋体" w:eastAsia="宋体" w:hAnsi="宋体"/>
        </w:rPr>
        <w:t xml:space="preserve">    int len=strlen(s),next[MAXLEN];</w:t>
      </w:r>
    </w:p>
    <w:p w:rsidR="0034219E" w:rsidRPr="00C81BAD" w:rsidRDefault="0034219E" w:rsidP="0034219E">
      <w:pPr>
        <w:rPr>
          <w:rFonts w:ascii="宋体" w:eastAsia="宋体" w:hAnsi="宋体"/>
        </w:rPr>
      </w:pPr>
      <w:r w:rsidRPr="00C81BAD">
        <w:rPr>
          <w:rFonts w:ascii="宋体" w:eastAsia="宋体" w:hAnsi="宋体"/>
        </w:rPr>
        <w:t xml:space="preserve">    cal_next(s,len,next);</w:t>
      </w:r>
    </w:p>
    <w:p w:rsidR="0034219E" w:rsidRPr="00C81BAD" w:rsidRDefault="0034219E" w:rsidP="0034219E">
      <w:pPr>
        <w:rPr>
          <w:rFonts w:ascii="宋体" w:eastAsia="宋体" w:hAnsi="宋体"/>
        </w:rPr>
      </w:pPr>
      <w:r w:rsidRPr="00C81BAD">
        <w:rPr>
          <w:rFonts w:ascii="宋体" w:eastAsia="宋体" w:hAnsi="宋体"/>
        </w:rPr>
        <w:t xml:space="preserve">    int j=0;</w:t>
      </w:r>
    </w:p>
    <w:p w:rsidR="0034219E" w:rsidRPr="00C81BAD" w:rsidRDefault="0034219E" w:rsidP="0034219E">
      <w:pPr>
        <w:rPr>
          <w:rFonts w:ascii="宋体" w:eastAsia="宋体" w:hAnsi="宋体"/>
        </w:rPr>
      </w:pPr>
      <w:r w:rsidRPr="00C81BAD">
        <w:rPr>
          <w:rFonts w:ascii="宋体" w:eastAsia="宋体" w:hAnsi="宋体"/>
        </w:rPr>
        <w:t xml:space="preserve">    for(int i=1;i&lt;len;i++){</w:t>
      </w:r>
    </w:p>
    <w:p w:rsidR="0034219E" w:rsidRPr="00C81BAD" w:rsidRDefault="0034219E" w:rsidP="0034219E">
      <w:pPr>
        <w:rPr>
          <w:rFonts w:ascii="宋体" w:eastAsia="宋体" w:hAnsi="宋体"/>
        </w:rPr>
      </w:pPr>
      <w:r w:rsidRPr="00C81BAD">
        <w:rPr>
          <w:rFonts w:ascii="宋体" w:eastAsia="宋体" w:hAnsi="宋体"/>
        </w:rPr>
        <w:t xml:space="preserve">        while(s[i]!=s[j]){</w:t>
      </w:r>
    </w:p>
    <w:p w:rsidR="0034219E" w:rsidRPr="00C81BAD" w:rsidRDefault="0034219E" w:rsidP="0034219E">
      <w:pPr>
        <w:rPr>
          <w:rFonts w:ascii="宋体" w:eastAsia="宋体" w:hAnsi="宋体"/>
        </w:rPr>
      </w:pPr>
      <w:r w:rsidRPr="00C81BAD">
        <w:rPr>
          <w:rFonts w:ascii="宋体" w:eastAsia="宋体" w:hAnsi="宋体"/>
        </w:rPr>
        <w:t xml:space="preserve">            if(j==0) break;</w:t>
      </w:r>
    </w:p>
    <w:p w:rsidR="0034219E" w:rsidRPr="00C81BAD" w:rsidRDefault="0034219E" w:rsidP="0034219E">
      <w:pPr>
        <w:rPr>
          <w:rFonts w:ascii="宋体" w:eastAsia="宋体" w:hAnsi="宋体"/>
        </w:rPr>
      </w:pPr>
      <w:r w:rsidRPr="00C81BAD">
        <w:rPr>
          <w:rFonts w:ascii="宋体" w:eastAsia="宋体" w:hAnsi="宋体"/>
        </w:rPr>
        <w:t xml:space="preserve">            j=next[j-1];</w:t>
      </w:r>
    </w:p>
    <w:p w:rsidR="0034219E" w:rsidRPr="00C81BAD" w:rsidRDefault="0034219E" w:rsidP="0034219E">
      <w:pPr>
        <w:rPr>
          <w:rFonts w:ascii="宋体" w:eastAsia="宋体" w:hAnsi="宋体"/>
        </w:rPr>
      </w:pPr>
      <w:r w:rsidRPr="00C81BAD">
        <w:rPr>
          <w:rFonts w:ascii="宋体" w:eastAsia="宋体" w:hAnsi="宋体"/>
        </w:rPr>
        <w:t xml:space="preserve">        }</w:t>
      </w:r>
    </w:p>
    <w:p w:rsidR="0034219E" w:rsidRPr="00C81BAD" w:rsidRDefault="0034219E" w:rsidP="0034219E">
      <w:pPr>
        <w:rPr>
          <w:rFonts w:ascii="宋体" w:eastAsia="宋体" w:hAnsi="宋体"/>
        </w:rPr>
      </w:pPr>
      <w:r w:rsidRPr="00C81BAD">
        <w:rPr>
          <w:rFonts w:ascii="宋体" w:eastAsia="宋体" w:hAnsi="宋体"/>
        </w:rPr>
        <w:t xml:space="preserve">        if(s[i]==s[j]){</w:t>
      </w:r>
    </w:p>
    <w:p w:rsidR="0034219E" w:rsidRPr="00C81BAD" w:rsidRDefault="0034219E" w:rsidP="0034219E">
      <w:pPr>
        <w:rPr>
          <w:rFonts w:ascii="宋体" w:eastAsia="宋体" w:hAnsi="宋体"/>
        </w:rPr>
      </w:pPr>
      <w:r w:rsidRPr="00C81BAD">
        <w:rPr>
          <w:rFonts w:ascii="宋体" w:eastAsia="宋体" w:hAnsi="宋体"/>
        </w:rPr>
        <w:t xml:space="preserve">            j++;</w:t>
      </w:r>
    </w:p>
    <w:p w:rsidR="0034219E" w:rsidRPr="00C81BAD" w:rsidRDefault="0034219E" w:rsidP="0034219E">
      <w:pPr>
        <w:rPr>
          <w:rFonts w:ascii="宋体" w:eastAsia="宋体" w:hAnsi="宋体"/>
        </w:rPr>
      </w:pPr>
      <w:r w:rsidRPr="00C81BAD">
        <w:rPr>
          <w:rFonts w:ascii="宋体" w:eastAsia="宋体" w:hAnsi="宋体"/>
        </w:rPr>
        <w:t xml:space="preserve">        }</w:t>
      </w:r>
    </w:p>
    <w:p w:rsidR="0034219E" w:rsidRPr="00C81BAD" w:rsidRDefault="0034219E" w:rsidP="0034219E">
      <w:pPr>
        <w:rPr>
          <w:rFonts w:ascii="宋体" w:eastAsia="宋体" w:hAnsi="宋体"/>
        </w:rPr>
      </w:pPr>
      <w:r w:rsidRPr="00C81BAD">
        <w:rPr>
          <w:rFonts w:ascii="宋体" w:eastAsia="宋体" w:hAnsi="宋体"/>
        </w:rPr>
        <w:t xml:space="preserve">    }</w:t>
      </w:r>
    </w:p>
    <w:p w:rsidR="0034219E" w:rsidRPr="00C81BAD" w:rsidRDefault="0034219E" w:rsidP="0034219E">
      <w:pPr>
        <w:rPr>
          <w:rFonts w:ascii="宋体" w:eastAsia="宋体" w:hAnsi="宋体"/>
        </w:rPr>
      </w:pPr>
      <w:r w:rsidRPr="00C81BAD">
        <w:rPr>
          <w:rFonts w:ascii="宋体" w:eastAsia="宋体" w:hAnsi="宋体"/>
        </w:rPr>
        <w:t xml:space="preserve">    int unit=len-j;</w:t>
      </w:r>
    </w:p>
    <w:p w:rsidR="0034219E" w:rsidRPr="00C81BAD" w:rsidRDefault="0034219E" w:rsidP="0034219E">
      <w:pPr>
        <w:rPr>
          <w:rFonts w:ascii="宋体" w:eastAsia="宋体" w:hAnsi="宋体"/>
        </w:rPr>
      </w:pPr>
      <w:r w:rsidRPr="00C81BAD">
        <w:rPr>
          <w:rFonts w:ascii="宋体" w:eastAsia="宋体" w:hAnsi="宋体"/>
        </w:rPr>
        <w:t xml:space="preserve">    if(unit==len) return len;</w:t>
      </w:r>
    </w:p>
    <w:p w:rsidR="0034219E" w:rsidRPr="00C81BAD" w:rsidRDefault="0034219E" w:rsidP="0034219E">
      <w:pPr>
        <w:rPr>
          <w:rFonts w:ascii="宋体" w:eastAsia="宋体" w:hAnsi="宋体"/>
        </w:rPr>
      </w:pPr>
      <w:r w:rsidRPr="00C81BAD">
        <w:rPr>
          <w:rFonts w:ascii="宋体" w:eastAsia="宋体" w:hAnsi="宋体"/>
        </w:rPr>
        <w:t xml:space="preserve">    char s1[MAXLEN],s2[MAXLEN];</w:t>
      </w:r>
    </w:p>
    <w:p w:rsidR="0034219E" w:rsidRPr="00C81BAD" w:rsidRDefault="0034219E" w:rsidP="0034219E">
      <w:pPr>
        <w:rPr>
          <w:rFonts w:ascii="宋体" w:eastAsia="宋体" w:hAnsi="宋体"/>
        </w:rPr>
      </w:pPr>
      <w:r w:rsidRPr="00C81BAD">
        <w:rPr>
          <w:rFonts w:ascii="宋体" w:eastAsia="宋体" w:hAnsi="宋体"/>
        </w:rPr>
        <w:t xml:space="preserve">    strncpy(s1,s,unit),strncpy(s2,s+j,unit);</w:t>
      </w:r>
    </w:p>
    <w:p w:rsidR="0034219E" w:rsidRPr="00C81BAD" w:rsidRDefault="0034219E" w:rsidP="0034219E">
      <w:pPr>
        <w:rPr>
          <w:rFonts w:ascii="宋体" w:eastAsia="宋体" w:hAnsi="宋体"/>
        </w:rPr>
      </w:pPr>
      <w:r w:rsidRPr="00C81BAD">
        <w:rPr>
          <w:rFonts w:ascii="宋体" w:eastAsia="宋体" w:hAnsi="宋体"/>
        </w:rPr>
        <w:t xml:space="preserve">    if(strcmp(s1,s2)==0) return 0;</w:t>
      </w:r>
    </w:p>
    <w:p w:rsidR="0034219E" w:rsidRPr="00C81BAD" w:rsidRDefault="0034219E" w:rsidP="0034219E">
      <w:pPr>
        <w:rPr>
          <w:rFonts w:ascii="宋体" w:eastAsia="宋体" w:hAnsi="宋体"/>
        </w:rPr>
      </w:pPr>
      <w:r w:rsidRPr="00C81BAD">
        <w:rPr>
          <w:rFonts w:ascii="宋体" w:eastAsia="宋体" w:hAnsi="宋体"/>
        </w:rPr>
        <w:t xml:space="preserve">    return unit-len%unit;</w:t>
      </w:r>
    </w:p>
    <w:p w:rsidR="0034219E" w:rsidRPr="00C81BAD" w:rsidRDefault="0034219E" w:rsidP="0034219E">
      <w:pPr>
        <w:rPr>
          <w:rFonts w:ascii="宋体" w:eastAsia="宋体" w:hAnsi="宋体"/>
        </w:rPr>
      </w:pPr>
      <w:r w:rsidRPr="00C81BAD">
        <w:rPr>
          <w:rFonts w:ascii="宋体" w:eastAsia="宋体" w:hAnsi="宋体"/>
        </w:rPr>
        <w:t>}</w:t>
      </w:r>
    </w:p>
    <w:p w:rsidR="0034219E" w:rsidRPr="00C81BAD" w:rsidRDefault="0034219E" w:rsidP="0034219E">
      <w:pPr>
        <w:rPr>
          <w:rFonts w:ascii="宋体" w:eastAsia="宋体" w:hAnsi="宋体"/>
        </w:rPr>
      </w:pPr>
    </w:p>
    <w:p w:rsidR="0034219E" w:rsidRPr="00C81BAD" w:rsidRDefault="0034219E" w:rsidP="0034219E">
      <w:pPr>
        <w:rPr>
          <w:rFonts w:ascii="宋体" w:eastAsia="宋体" w:hAnsi="宋体"/>
        </w:rPr>
      </w:pPr>
      <w:r w:rsidRPr="00C81BAD">
        <w:rPr>
          <w:rFonts w:ascii="宋体" w:eastAsia="宋体" w:hAnsi="宋体"/>
        </w:rPr>
        <w:t>int main()</w:t>
      </w:r>
    </w:p>
    <w:p w:rsidR="0034219E" w:rsidRPr="00C81BAD" w:rsidRDefault="0034219E" w:rsidP="0034219E">
      <w:pPr>
        <w:rPr>
          <w:rFonts w:ascii="宋体" w:eastAsia="宋体" w:hAnsi="宋体"/>
        </w:rPr>
      </w:pPr>
      <w:r w:rsidRPr="00C81BAD">
        <w:rPr>
          <w:rFonts w:ascii="宋体" w:eastAsia="宋体" w:hAnsi="宋体"/>
        </w:rPr>
        <w:t>{</w:t>
      </w:r>
    </w:p>
    <w:p w:rsidR="0034219E" w:rsidRPr="00C81BAD" w:rsidRDefault="0034219E" w:rsidP="0034219E">
      <w:pPr>
        <w:rPr>
          <w:rFonts w:ascii="宋体" w:eastAsia="宋体" w:hAnsi="宋体"/>
        </w:rPr>
      </w:pPr>
      <w:r w:rsidRPr="00C81BAD">
        <w:rPr>
          <w:rFonts w:ascii="宋体" w:eastAsia="宋体" w:hAnsi="宋体"/>
        </w:rPr>
        <w:t xml:space="preserve">    int t;</w:t>
      </w:r>
    </w:p>
    <w:p w:rsidR="0034219E" w:rsidRPr="00C81BAD" w:rsidRDefault="0034219E" w:rsidP="0034219E">
      <w:pPr>
        <w:rPr>
          <w:rFonts w:ascii="宋体" w:eastAsia="宋体" w:hAnsi="宋体"/>
        </w:rPr>
      </w:pPr>
      <w:r w:rsidRPr="00C81BAD">
        <w:rPr>
          <w:rFonts w:ascii="宋体" w:eastAsia="宋体" w:hAnsi="宋体"/>
        </w:rPr>
        <w:t xml:space="preserve">    scanf("%d",&amp;t);</w:t>
      </w:r>
    </w:p>
    <w:p w:rsidR="0034219E" w:rsidRPr="00C81BAD" w:rsidRDefault="0034219E" w:rsidP="0034219E">
      <w:pPr>
        <w:rPr>
          <w:rFonts w:ascii="宋体" w:eastAsia="宋体" w:hAnsi="宋体"/>
        </w:rPr>
      </w:pPr>
      <w:r w:rsidRPr="00C81BAD">
        <w:rPr>
          <w:rFonts w:ascii="宋体" w:eastAsia="宋体" w:hAnsi="宋体"/>
        </w:rPr>
        <w:t xml:space="preserve">    while(t--){</w:t>
      </w:r>
    </w:p>
    <w:p w:rsidR="0034219E" w:rsidRPr="00C81BAD" w:rsidRDefault="0034219E" w:rsidP="0034219E">
      <w:pPr>
        <w:rPr>
          <w:rFonts w:ascii="宋体" w:eastAsia="宋体" w:hAnsi="宋体"/>
        </w:rPr>
      </w:pPr>
      <w:r w:rsidRPr="00C81BAD">
        <w:rPr>
          <w:rFonts w:ascii="宋体" w:eastAsia="宋体" w:hAnsi="宋体"/>
        </w:rPr>
        <w:t xml:space="preserve">        char s[MAXLEN];</w:t>
      </w:r>
    </w:p>
    <w:p w:rsidR="0034219E" w:rsidRPr="00C81BAD" w:rsidRDefault="0034219E" w:rsidP="0034219E">
      <w:pPr>
        <w:rPr>
          <w:rFonts w:ascii="宋体" w:eastAsia="宋体" w:hAnsi="宋体"/>
        </w:rPr>
      </w:pPr>
      <w:r w:rsidRPr="00C81BAD">
        <w:rPr>
          <w:rFonts w:ascii="宋体" w:eastAsia="宋体" w:hAnsi="宋体"/>
        </w:rPr>
        <w:t xml:space="preserve">        scanf("%s",s);</w:t>
      </w:r>
    </w:p>
    <w:p w:rsidR="0034219E" w:rsidRPr="00C81BAD" w:rsidRDefault="0034219E" w:rsidP="0034219E">
      <w:pPr>
        <w:rPr>
          <w:rFonts w:ascii="宋体" w:eastAsia="宋体" w:hAnsi="宋体"/>
        </w:rPr>
      </w:pPr>
      <w:r w:rsidRPr="00C81BAD">
        <w:rPr>
          <w:rFonts w:ascii="宋体" w:eastAsia="宋体" w:hAnsi="宋体"/>
        </w:rPr>
        <w:t xml:space="preserve">        printf("%d\n",kmp(s));</w:t>
      </w:r>
    </w:p>
    <w:p w:rsidR="0034219E" w:rsidRPr="00C81BAD" w:rsidRDefault="0034219E" w:rsidP="0034219E">
      <w:pPr>
        <w:rPr>
          <w:rFonts w:ascii="宋体" w:eastAsia="宋体" w:hAnsi="宋体"/>
        </w:rPr>
      </w:pPr>
      <w:r w:rsidRPr="00C81BAD">
        <w:rPr>
          <w:rFonts w:ascii="宋体" w:eastAsia="宋体" w:hAnsi="宋体"/>
        </w:rPr>
        <w:t xml:space="preserve">    }</w:t>
      </w:r>
    </w:p>
    <w:p w:rsidR="0034219E" w:rsidRPr="00C81BAD" w:rsidRDefault="0034219E" w:rsidP="0034219E">
      <w:pPr>
        <w:rPr>
          <w:rFonts w:ascii="宋体" w:eastAsia="宋体" w:hAnsi="宋体"/>
        </w:rPr>
      </w:pPr>
      <w:r w:rsidRPr="00C81BAD">
        <w:rPr>
          <w:rFonts w:ascii="宋体" w:eastAsia="宋体" w:hAnsi="宋体"/>
        </w:rPr>
        <w:t xml:space="preserve">    return 0;</w:t>
      </w:r>
    </w:p>
    <w:p w:rsidR="0034219E" w:rsidRPr="00C81BAD" w:rsidRDefault="0034219E" w:rsidP="0034219E">
      <w:pPr>
        <w:rPr>
          <w:rFonts w:ascii="宋体" w:eastAsia="宋体" w:hAnsi="宋体"/>
        </w:rPr>
      </w:pPr>
      <w:r w:rsidRPr="00C81BAD">
        <w:rPr>
          <w:rFonts w:ascii="宋体" w:eastAsia="宋体" w:hAnsi="宋体"/>
        </w:rPr>
        <w:t>}</w:t>
      </w:r>
    </w:p>
    <w:p w:rsidR="00694EB8" w:rsidRPr="00C81BAD" w:rsidRDefault="00694EB8" w:rsidP="000E2C94">
      <w:pPr>
        <w:pStyle w:val="4"/>
        <w:rPr>
          <w:rFonts w:ascii="宋体" w:eastAsia="宋体" w:hAnsi="宋体"/>
          <w:b w:val="0"/>
        </w:rPr>
      </w:pPr>
      <w:r w:rsidRPr="00C81BAD">
        <w:rPr>
          <w:rFonts w:ascii="宋体" w:eastAsia="宋体" w:hAnsi="宋体" w:hint="eastAsia"/>
          <w:b w:val="0"/>
        </w:rPr>
        <w:lastRenderedPageBreak/>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1358</w:t>
      </w:r>
      <w:r w:rsidRPr="00C81BAD">
        <w:rPr>
          <w:rFonts w:ascii="宋体" w:eastAsia="宋体" w:hAnsi="宋体" w:hint="eastAsia"/>
          <w:b w:val="0"/>
        </w:rPr>
        <w:t>-</w:t>
      </w:r>
      <w:r w:rsidRPr="00C81BAD">
        <w:rPr>
          <w:rFonts w:ascii="宋体" w:eastAsia="宋体" w:hAnsi="宋体"/>
          <w:b w:val="0"/>
        </w:rPr>
        <w:t>Period</w:t>
      </w:r>
      <w:r w:rsidR="005721D7" w:rsidRPr="00C81BAD">
        <w:rPr>
          <w:rFonts w:ascii="宋体" w:eastAsia="宋体" w:hAnsi="宋体"/>
          <w:b w:val="0"/>
        </w:rPr>
        <w:fldChar w:fldCharType="begin"/>
      </w:r>
      <w:r w:rsidR="005721D7" w:rsidRPr="00C81BAD">
        <w:rPr>
          <w:rFonts w:ascii="宋体" w:eastAsia="宋体" w:hAnsi="宋体"/>
          <w:b w:val="0"/>
        </w:rPr>
        <w:instrText xml:space="preserve"> XE "</w:instrText>
      </w:r>
      <w:r w:rsidR="005721D7" w:rsidRPr="00C81BAD">
        <w:rPr>
          <w:rFonts w:ascii="宋体" w:eastAsia="宋体" w:hAnsi="宋体" w:hint="eastAsia"/>
          <w:b w:val="0"/>
        </w:rPr>
        <w:instrText>√-</w:instrText>
      </w:r>
      <w:r w:rsidR="005721D7" w:rsidRPr="00C81BAD">
        <w:rPr>
          <w:rFonts w:ascii="宋体" w:eastAsia="宋体" w:hAnsi="宋体"/>
          <w:b w:val="0"/>
        </w:rPr>
        <w:instrText>HDU</w:instrText>
      </w:r>
      <w:r w:rsidR="005721D7" w:rsidRPr="00C81BAD">
        <w:rPr>
          <w:rFonts w:ascii="宋体" w:eastAsia="宋体" w:hAnsi="宋体" w:hint="eastAsia"/>
          <w:b w:val="0"/>
        </w:rPr>
        <w:instrText>-</w:instrText>
      </w:r>
      <w:r w:rsidR="005721D7" w:rsidRPr="00C81BAD">
        <w:rPr>
          <w:rFonts w:ascii="宋体" w:eastAsia="宋体" w:hAnsi="宋体"/>
          <w:b w:val="0"/>
        </w:rPr>
        <w:instrText>1358</w:instrText>
      </w:r>
      <w:r w:rsidR="005721D7" w:rsidRPr="00C81BAD">
        <w:rPr>
          <w:rFonts w:ascii="宋体" w:eastAsia="宋体" w:hAnsi="宋体" w:hint="eastAsia"/>
          <w:b w:val="0"/>
        </w:rPr>
        <w:instrText>-</w:instrText>
      </w:r>
      <w:r w:rsidR="005721D7" w:rsidRPr="00C81BAD">
        <w:rPr>
          <w:rFonts w:ascii="宋体" w:eastAsia="宋体" w:hAnsi="宋体"/>
          <w:b w:val="0"/>
        </w:rPr>
        <w:instrText>Period:</w:instrText>
      </w:r>
      <w:r w:rsidR="005721D7" w:rsidRPr="00C81BAD">
        <w:rPr>
          <w:rFonts w:ascii="宋体" w:eastAsia="宋体" w:hAnsi="宋体" w:hint="eastAsia"/>
          <w:b w:val="0"/>
        </w:rPr>
        <w:instrText>1</w:instrText>
      </w:r>
      <w:r w:rsidR="005721D7" w:rsidRPr="00C81BAD">
        <w:rPr>
          <w:rFonts w:ascii="宋体" w:eastAsia="宋体" w:hAnsi="宋体"/>
          <w:b w:val="0"/>
        </w:rPr>
        <w:instrText xml:space="preserve">358" \y "HDU:1358" </w:instrText>
      </w:r>
      <w:r w:rsidR="005721D7" w:rsidRPr="00C81BAD">
        <w:rPr>
          <w:rFonts w:ascii="宋体" w:eastAsia="宋体" w:hAnsi="宋体"/>
          <w:b w:val="0"/>
        </w:rPr>
        <w:fldChar w:fldCharType="end"/>
      </w:r>
    </w:p>
    <w:p w:rsidR="00694EB8" w:rsidRPr="00C81BAD" w:rsidRDefault="00694EB8" w:rsidP="0034219E">
      <w:pPr>
        <w:rPr>
          <w:rFonts w:ascii="宋体" w:eastAsia="宋体" w:hAnsi="宋体"/>
        </w:rPr>
      </w:pPr>
      <w:r w:rsidRPr="00C81BAD">
        <w:rPr>
          <w:rFonts w:ascii="宋体" w:eastAsia="宋体" w:hAnsi="宋体" w:hint="eastAsia"/>
        </w:rPr>
        <w:t>【题意】给定字符串s（长度范围1</w:t>
      </w:r>
      <w:r w:rsidRPr="00C81BAD">
        <w:rPr>
          <w:rFonts w:ascii="宋体" w:eastAsia="宋体" w:hAnsi="宋体"/>
        </w:rPr>
        <w:t>e6</w:t>
      </w:r>
      <w:r w:rsidRPr="00C81BAD">
        <w:rPr>
          <w:rFonts w:ascii="宋体" w:eastAsia="宋体" w:hAnsi="宋体" w:hint="eastAsia"/>
        </w:rPr>
        <w:t>），求它所有前缀是否是循环串，如果是，输出循环节组数</w:t>
      </w:r>
    </w:p>
    <w:p w:rsidR="00694EB8" w:rsidRPr="00C81BAD" w:rsidRDefault="00694EB8" w:rsidP="0034219E">
      <w:pPr>
        <w:rPr>
          <w:rFonts w:ascii="宋体" w:eastAsia="宋体" w:hAnsi="宋体"/>
        </w:rPr>
      </w:pPr>
      <w:r w:rsidRPr="00C81BAD">
        <w:rPr>
          <w:rFonts w:ascii="宋体" w:eastAsia="宋体" w:hAnsi="宋体" w:hint="eastAsia"/>
        </w:rPr>
        <w:t>【题解】KMP循环节问题的经典结论题。在HDU3746的基础上对时间复杂度有了更高要求，在求一个串是否为循环串时，我们之前用了自己匹配自己后，前后多出来的部分是否相同来判断是否为循环串。</w:t>
      </w:r>
    </w:p>
    <w:p w:rsidR="00694EB8" w:rsidRPr="00C81BAD" w:rsidRDefault="00694EB8" w:rsidP="0034219E">
      <w:pPr>
        <w:rPr>
          <w:rFonts w:ascii="宋体" w:eastAsia="宋体" w:hAnsi="宋体"/>
        </w:rPr>
      </w:pPr>
      <w:r w:rsidRPr="00C81BAD">
        <w:rPr>
          <w:rFonts w:ascii="宋体" w:eastAsia="宋体" w:hAnsi="宋体" w:hint="eastAsia"/>
        </w:rPr>
        <w:t>aaaaassssssssssss</w:t>
      </w:r>
    </w:p>
    <w:p w:rsidR="00694EB8" w:rsidRPr="00C81BAD" w:rsidRDefault="00694EB8" w:rsidP="0034219E">
      <w:pPr>
        <w:rPr>
          <w:rFonts w:ascii="宋体" w:eastAsia="宋体" w:hAnsi="宋体"/>
        </w:rPr>
      </w:pPr>
      <w:r w:rsidRPr="00C81BAD">
        <w:rPr>
          <w:rFonts w:ascii="宋体" w:eastAsia="宋体" w:hAnsi="宋体"/>
        </w:rPr>
        <w:t xml:space="preserve">     ssssssssssssbbbbb</w:t>
      </w:r>
    </w:p>
    <w:p w:rsidR="00694EB8" w:rsidRPr="00C81BAD" w:rsidRDefault="00694EB8" w:rsidP="0034219E">
      <w:pPr>
        <w:rPr>
          <w:rFonts w:ascii="宋体" w:eastAsia="宋体" w:hAnsi="宋体"/>
        </w:rPr>
      </w:pPr>
      <w:r w:rsidRPr="00C81BAD">
        <w:rPr>
          <w:rFonts w:ascii="宋体" w:eastAsia="宋体" w:hAnsi="宋体" w:hint="eastAsia"/>
        </w:rPr>
        <w:t>这里实际上并不需要判断，只要看循环节长度（假定的）是否整除串的长度，如果是的话，那么前后的a串和b串一定会相同，否则就一定不相同。而且也不用再拿一个自己来匹配了，直接使用next数组即可，因为这个自己和自己匹配的过程本身就是在求next数组，对于0,</w:t>
      </w:r>
      <w:r w:rsidRPr="00C81BAD">
        <w:rPr>
          <w:rFonts w:ascii="宋体" w:eastAsia="宋体" w:hAnsi="宋体"/>
        </w:rPr>
        <w:t>…,i-1</w:t>
      </w:r>
      <w:r w:rsidRPr="00C81BAD">
        <w:rPr>
          <w:rFonts w:ascii="宋体" w:eastAsia="宋体" w:hAnsi="宋体" w:hint="eastAsia"/>
        </w:rPr>
        <w:t>，到第i-1个字符时，总共有i个字符，考虑next[i-1]的含义就是如果下一个字符不匹配的话，就要跳到next[i-1]，也就是说，next[i-1]是前i个字符的最大前后缀相同长度，也就是我们上图中s串的大小，那么循环节长度就是i-next[i-1]，不过要排除一个next[i-1]等于0的情况，其实广义上说这种情况也是满足循环节的，只不过循环次数是1，而题目中一般要求循环次数要大于1，所以要特判一下下</w:t>
      </w:r>
      <w:r w:rsidR="005721D7" w:rsidRPr="00C81BAD">
        <w:rPr>
          <w:rFonts w:ascii="宋体" w:eastAsia="宋体" w:hAnsi="宋体" w:hint="eastAsia"/>
        </w:rPr>
        <w:t>。</w:t>
      </w:r>
    </w:p>
    <w:p w:rsidR="00694EB8" w:rsidRPr="00C81BAD" w:rsidRDefault="00694EB8" w:rsidP="0034219E">
      <w:pPr>
        <w:rPr>
          <w:rFonts w:ascii="宋体" w:eastAsia="宋体" w:hAnsi="宋体"/>
        </w:rPr>
      </w:pPr>
      <w:r w:rsidRPr="00C81BAD">
        <w:rPr>
          <w:rFonts w:ascii="宋体" w:eastAsia="宋体" w:hAnsi="宋体" w:hint="eastAsia"/>
        </w:rPr>
        <w:t>【代码】</w:t>
      </w:r>
    </w:p>
    <w:p w:rsidR="00694EB8" w:rsidRPr="00C81BAD" w:rsidRDefault="00694EB8" w:rsidP="00694EB8">
      <w:pPr>
        <w:rPr>
          <w:rFonts w:ascii="宋体" w:eastAsia="宋体" w:hAnsi="宋体"/>
        </w:rPr>
      </w:pPr>
      <w:r w:rsidRPr="00C81BAD">
        <w:rPr>
          <w:rFonts w:ascii="宋体" w:eastAsia="宋体" w:hAnsi="宋体"/>
        </w:rPr>
        <w:t>#include &lt;bits/stdc++.h&gt;</w:t>
      </w:r>
    </w:p>
    <w:p w:rsidR="00694EB8" w:rsidRPr="00C81BAD" w:rsidRDefault="00694EB8" w:rsidP="00694EB8">
      <w:pPr>
        <w:rPr>
          <w:rFonts w:ascii="宋体" w:eastAsia="宋体" w:hAnsi="宋体"/>
        </w:rPr>
      </w:pPr>
      <w:r w:rsidRPr="00C81BAD">
        <w:rPr>
          <w:rFonts w:ascii="宋体" w:eastAsia="宋体" w:hAnsi="宋体"/>
        </w:rPr>
        <w:t>#define MAXLEN 1000010</w:t>
      </w:r>
    </w:p>
    <w:p w:rsidR="00694EB8" w:rsidRPr="00C81BAD" w:rsidRDefault="00694EB8" w:rsidP="00694EB8">
      <w:pPr>
        <w:rPr>
          <w:rFonts w:ascii="宋体" w:eastAsia="宋体" w:hAnsi="宋体"/>
        </w:rPr>
      </w:pPr>
    </w:p>
    <w:p w:rsidR="00694EB8" w:rsidRPr="00C81BAD" w:rsidRDefault="00694EB8" w:rsidP="00694EB8">
      <w:pPr>
        <w:rPr>
          <w:rFonts w:ascii="宋体" w:eastAsia="宋体" w:hAnsi="宋体"/>
        </w:rPr>
      </w:pPr>
      <w:r w:rsidRPr="00C81BAD">
        <w:rPr>
          <w:rFonts w:ascii="宋体" w:eastAsia="宋体" w:hAnsi="宋体"/>
        </w:rPr>
        <w:t>using namespace std;</w:t>
      </w:r>
    </w:p>
    <w:p w:rsidR="00694EB8" w:rsidRPr="00C81BAD" w:rsidRDefault="00694EB8" w:rsidP="00694EB8">
      <w:pPr>
        <w:rPr>
          <w:rFonts w:ascii="宋体" w:eastAsia="宋体" w:hAnsi="宋体"/>
        </w:rPr>
      </w:pPr>
    </w:p>
    <w:p w:rsidR="00694EB8" w:rsidRPr="00C81BAD" w:rsidRDefault="00694EB8" w:rsidP="00694EB8">
      <w:pPr>
        <w:rPr>
          <w:rFonts w:ascii="宋体" w:eastAsia="宋体" w:hAnsi="宋体"/>
        </w:rPr>
      </w:pPr>
      <w:r w:rsidRPr="00C81BAD">
        <w:rPr>
          <w:rFonts w:ascii="宋体" w:eastAsia="宋体" w:hAnsi="宋体"/>
        </w:rPr>
        <w:t>void cal_next(char s[],int len,int next[]){</w:t>
      </w:r>
    </w:p>
    <w:p w:rsidR="00694EB8" w:rsidRPr="00C81BAD" w:rsidRDefault="00694EB8" w:rsidP="00694EB8">
      <w:pPr>
        <w:rPr>
          <w:rFonts w:ascii="宋体" w:eastAsia="宋体" w:hAnsi="宋体"/>
        </w:rPr>
      </w:pPr>
      <w:r w:rsidRPr="00C81BAD">
        <w:rPr>
          <w:rFonts w:ascii="宋体" w:eastAsia="宋体" w:hAnsi="宋体"/>
        </w:rPr>
        <w:t xml:space="preserve">    next[0]=0;</w:t>
      </w:r>
    </w:p>
    <w:p w:rsidR="00694EB8" w:rsidRPr="00C81BAD" w:rsidRDefault="00694EB8" w:rsidP="00694EB8">
      <w:pPr>
        <w:rPr>
          <w:rFonts w:ascii="宋体" w:eastAsia="宋体" w:hAnsi="宋体"/>
        </w:rPr>
      </w:pPr>
      <w:r w:rsidRPr="00C81BAD">
        <w:rPr>
          <w:rFonts w:ascii="宋体" w:eastAsia="宋体" w:hAnsi="宋体"/>
        </w:rPr>
        <w:t xml:space="preserve">    int i=1,j=0;</w:t>
      </w:r>
    </w:p>
    <w:p w:rsidR="00694EB8" w:rsidRPr="00C81BAD" w:rsidRDefault="00694EB8" w:rsidP="00694EB8">
      <w:pPr>
        <w:rPr>
          <w:rFonts w:ascii="宋体" w:eastAsia="宋体" w:hAnsi="宋体"/>
        </w:rPr>
      </w:pPr>
      <w:r w:rsidRPr="00C81BAD">
        <w:rPr>
          <w:rFonts w:ascii="宋体" w:eastAsia="宋体" w:hAnsi="宋体"/>
        </w:rPr>
        <w:t xml:space="preserve">    while(i&lt;len){</w:t>
      </w:r>
    </w:p>
    <w:p w:rsidR="00694EB8" w:rsidRPr="00C81BAD" w:rsidRDefault="00694EB8" w:rsidP="00694EB8">
      <w:pPr>
        <w:rPr>
          <w:rFonts w:ascii="宋体" w:eastAsia="宋体" w:hAnsi="宋体"/>
        </w:rPr>
      </w:pPr>
      <w:r w:rsidRPr="00C81BAD">
        <w:rPr>
          <w:rFonts w:ascii="宋体" w:eastAsia="宋体" w:hAnsi="宋体"/>
        </w:rPr>
        <w:t xml:space="preserve">        if(s[i]==s[j]){</w:t>
      </w:r>
    </w:p>
    <w:p w:rsidR="00694EB8" w:rsidRPr="00C81BAD" w:rsidRDefault="00694EB8" w:rsidP="00694EB8">
      <w:pPr>
        <w:rPr>
          <w:rFonts w:ascii="宋体" w:eastAsia="宋体" w:hAnsi="宋体"/>
        </w:rPr>
      </w:pPr>
      <w:r w:rsidRPr="00C81BAD">
        <w:rPr>
          <w:rFonts w:ascii="宋体" w:eastAsia="宋体" w:hAnsi="宋体"/>
        </w:rPr>
        <w:t xml:space="preserve">            next[i++]=(j++)+1;</w:t>
      </w:r>
    </w:p>
    <w:p w:rsidR="00694EB8" w:rsidRPr="00C81BAD" w:rsidRDefault="00694EB8" w:rsidP="00694EB8">
      <w:pPr>
        <w:rPr>
          <w:rFonts w:ascii="宋体" w:eastAsia="宋体" w:hAnsi="宋体"/>
        </w:rPr>
      </w:pPr>
      <w:r w:rsidRPr="00C81BAD">
        <w:rPr>
          <w:rFonts w:ascii="宋体" w:eastAsia="宋体" w:hAnsi="宋体"/>
        </w:rPr>
        <w:t xml:space="preserve">            continue;</w:t>
      </w:r>
    </w:p>
    <w:p w:rsidR="00694EB8" w:rsidRPr="00C81BAD" w:rsidRDefault="00694EB8" w:rsidP="00694EB8">
      <w:pPr>
        <w:rPr>
          <w:rFonts w:ascii="宋体" w:eastAsia="宋体" w:hAnsi="宋体"/>
        </w:rPr>
      </w:pPr>
      <w:r w:rsidRPr="00C81BAD">
        <w:rPr>
          <w:rFonts w:ascii="宋体" w:eastAsia="宋体" w:hAnsi="宋体"/>
        </w:rPr>
        <w:t xml:space="preserve">        }</w:t>
      </w:r>
    </w:p>
    <w:p w:rsidR="00694EB8" w:rsidRPr="00C81BAD" w:rsidRDefault="00694EB8" w:rsidP="00694EB8">
      <w:pPr>
        <w:rPr>
          <w:rFonts w:ascii="宋体" w:eastAsia="宋体" w:hAnsi="宋体"/>
        </w:rPr>
      </w:pPr>
      <w:r w:rsidRPr="00C81BAD">
        <w:rPr>
          <w:rFonts w:ascii="宋体" w:eastAsia="宋体" w:hAnsi="宋体"/>
        </w:rPr>
        <w:t xml:space="preserve">        while(s[i]!=s[j]){</w:t>
      </w:r>
    </w:p>
    <w:p w:rsidR="00694EB8" w:rsidRPr="00C81BAD" w:rsidRDefault="00694EB8" w:rsidP="00694EB8">
      <w:pPr>
        <w:rPr>
          <w:rFonts w:ascii="宋体" w:eastAsia="宋体" w:hAnsi="宋体"/>
        </w:rPr>
      </w:pPr>
      <w:r w:rsidRPr="00C81BAD">
        <w:rPr>
          <w:rFonts w:ascii="宋体" w:eastAsia="宋体" w:hAnsi="宋体"/>
        </w:rPr>
        <w:t xml:space="preserve">            if(j==0){</w:t>
      </w:r>
    </w:p>
    <w:p w:rsidR="00694EB8" w:rsidRPr="00C81BAD" w:rsidRDefault="00694EB8" w:rsidP="00694EB8">
      <w:pPr>
        <w:rPr>
          <w:rFonts w:ascii="宋体" w:eastAsia="宋体" w:hAnsi="宋体"/>
        </w:rPr>
      </w:pPr>
      <w:r w:rsidRPr="00C81BAD">
        <w:rPr>
          <w:rFonts w:ascii="宋体" w:eastAsia="宋体" w:hAnsi="宋体"/>
        </w:rPr>
        <w:t xml:space="preserve">                next[i++]=0;</w:t>
      </w:r>
    </w:p>
    <w:p w:rsidR="00694EB8" w:rsidRPr="00C81BAD" w:rsidRDefault="00694EB8" w:rsidP="00694EB8">
      <w:pPr>
        <w:rPr>
          <w:rFonts w:ascii="宋体" w:eastAsia="宋体" w:hAnsi="宋体"/>
        </w:rPr>
      </w:pPr>
      <w:r w:rsidRPr="00C81BAD">
        <w:rPr>
          <w:rFonts w:ascii="宋体" w:eastAsia="宋体" w:hAnsi="宋体"/>
        </w:rPr>
        <w:t xml:space="preserve">                break;</w:t>
      </w:r>
    </w:p>
    <w:p w:rsidR="00694EB8" w:rsidRPr="00C81BAD" w:rsidRDefault="00694EB8" w:rsidP="00694EB8">
      <w:pPr>
        <w:rPr>
          <w:rFonts w:ascii="宋体" w:eastAsia="宋体" w:hAnsi="宋体"/>
        </w:rPr>
      </w:pPr>
      <w:r w:rsidRPr="00C81BAD">
        <w:rPr>
          <w:rFonts w:ascii="宋体" w:eastAsia="宋体" w:hAnsi="宋体"/>
        </w:rPr>
        <w:t xml:space="preserve">            }</w:t>
      </w:r>
    </w:p>
    <w:p w:rsidR="00694EB8" w:rsidRPr="00C81BAD" w:rsidRDefault="00694EB8" w:rsidP="00694EB8">
      <w:pPr>
        <w:rPr>
          <w:rFonts w:ascii="宋体" w:eastAsia="宋体" w:hAnsi="宋体"/>
        </w:rPr>
      </w:pPr>
      <w:r w:rsidRPr="00C81BAD">
        <w:rPr>
          <w:rFonts w:ascii="宋体" w:eastAsia="宋体" w:hAnsi="宋体"/>
        </w:rPr>
        <w:t xml:space="preserve">            j=next[j-1];</w:t>
      </w:r>
    </w:p>
    <w:p w:rsidR="00694EB8" w:rsidRPr="00C81BAD" w:rsidRDefault="00694EB8" w:rsidP="00694EB8">
      <w:pPr>
        <w:rPr>
          <w:rFonts w:ascii="宋体" w:eastAsia="宋体" w:hAnsi="宋体"/>
        </w:rPr>
      </w:pPr>
      <w:r w:rsidRPr="00C81BAD">
        <w:rPr>
          <w:rFonts w:ascii="宋体" w:eastAsia="宋体" w:hAnsi="宋体"/>
        </w:rPr>
        <w:t xml:space="preserve">        }</w:t>
      </w:r>
    </w:p>
    <w:p w:rsidR="00694EB8" w:rsidRPr="00C81BAD" w:rsidRDefault="00694EB8" w:rsidP="00694EB8">
      <w:pPr>
        <w:rPr>
          <w:rFonts w:ascii="宋体" w:eastAsia="宋体" w:hAnsi="宋体"/>
        </w:rPr>
      </w:pPr>
      <w:r w:rsidRPr="00C81BAD">
        <w:rPr>
          <w:rFonts w:ascii="宋体" w:eastAsia="宋体" w:hAnsi="宋体"/>
        </w:rPr>
        <w:t xml:space="preserve">    }</w:t>
      </w:r>
    </w:p>
    <w:p w:rsidR="00694EB8" w:rsidRPr="00C81BAD" w:rsidRDefault="00694EB8" w:rsidP="00694EB8">
      <w:pPr>
        <w:rPr>
          <w:rFonts w:ascii="宋体" w:eastAsia="宋体" w:hAnsi="宋体"/>
        </w:rPr>
      </w:pPr>
      <w:r w:rsidRPr="00C81BAD">
        <w:rPr>
          <w:rFonts w:ascii="宋体" w:eastAsia="宋体" w:hAnsi="宋体"/>
        </w:rPr>
        <w:t xml:space="preserve">    return;</w:t>
      </w:r>
    </w:p>
    <w:p w:rsidR="00694EB8" w:rsidRPr="00C81BAD" w:rsidRDefault="00694EB8" w:rsidP="00694EB8">
      <w:pPr>
        <w:rPr>
          <w:rFonts w:ascii="宋体" w:eastAsia="宋体" w:hAnsi="宋体"/>
        </w:rPr>
      </w:pPr>
      <w:r w:rsidRPr="00C81BAD">
        <w:rPr>
          <w:rFonts w:ascii="宋体" w:eastAsia="宋体" w:hAnsi="宋体"/>
        </w:rPr>
        <w:t>}</w:t>
      </w:r>
    </w:p>
    <w:p w:rsidR="00694EB8" w:rsidRPr="00C81BAD" w:rsidRDefault="00694EB8" w:rsidP="00694EB8">
      <w:pPr>
        <w:rPr>
          <w:rFonts w:ascii="宋体" w:eastAsia="宋体" w:hAnsi="宋体"/>
        </w:rPr>
      </w:pPr>
      <w:r w:rsidRPr="00C81BAD">
        <w:rPr>
          <w:rFonts w:ascii="宋体" w:eastAsia="宋体" w:hAnsi="宋体"/>
        </w:rPr>
        <w:t>void kmp(char s[],int len){</w:t>
      </w:r>
    </w:p>
    <w:p w:rsidR="00694EB8" w:rsidRPr="00C81BAD" w:rsidRDefault="00694EB8" w:rsidP="00694EB8">
      <w:pPr>
        <w:rPr>
          <w:rFonts w:ascii="宋体" w:eastAsia="宋体" w:hAnsi="宋体"/>
        </w:rPr>
      </w:pPr>
      <w:r w:rsidRPr="00C81BAD">
        <w:rPr>
          <w:rFonts w:ascii="宋体" w:eastAsia="宋体" w:hAnsi="宋体"/>
        </w:rPr>
        <w:t xml:space="preserve">    int next[MAXLEN];</w:t>
      </w:r>
    </w:p>
    <w:p w:rsidR="00694EB8" w:rsidRPr="00C81BAD" w:rsidRDefault="00694EB8" w:rsidP="00694EB8">
      <w:pPr>
        <w:rPr>
          <w:rFonts w:ascii="宋体" w:eastAsia="宋体" w:hAnsi="宋体"/>
        </w:rPr>
      </w:pPr>
      <w:r w:rsidRPr="00C81BAD">
        <w:rPr>
          <w:rFonts w:ascii="宋体" w:eastAsia="宋体" w:hAnsi="宋体"/>
        </w:rPr>
        <w:lastRenderedPageBreak/>
        <w:t xml:space="preserve">    cal_next(s,len,next);</w:t>
      </w:r>
    </w:p>
    <w:p w:rsidR="00694EB8" w:rsidRPr="00C81BAD" w:rsidRDefault="00694EB8" w:rsidP="00694EB8">
      <w:pPr>
        <w:rPr>
          <w:rFonts w:ascii="宋体" w:eastAsia="宋体" w:hAnsi="宋体"/>
        </w:rPr>
      </w:pPr>
      <w:r w:rsidRPr="00C81BAD">
        <w:rPr>
          <w:rFonts w:ascii="宋体" w:eastAsia="宋体" w:hAnsi="宋体"/>
        </w:rPr>
        <w:t xml:space="preserve">    for (int i=1;i&lt;len;i++){</w:t>
      </w:r>
    </w:p>
    <w:p w:rsidR="00694EB8" w:rsidRPr="00C81BAD" w:rsidRDefault="00694EB8" w:rsidP="00694EB8">
      <w:pPr>
        <w:rPr>
          <w:rFonts w:ascii="宋体" w:eastAsia="宋体" w:hAnsi="宋体"/>
        </w:rPr>
      </w:pPr>
      <w:r w:rsidRPr="00C81BAD">
        <w:rPr>
          <w:rFonts w:ascii="宋体" w:eastAsia="宋体" w:hAnsi="宋体"/>
        </w:rPr>
        <w:t xml:space="preserve">        if((i+1)%(i-next[i]+1)==0&amp;&amp;next[i]!=0){</w:t>
      </w:r>
    </w:p>
    <w:p w:rsidR="00694EB8" w:rsidRPr="00C81BAD" w:rsidRDefault="00694EB8" w:rsidP="00694EB8">
      <w:pPr>
        <w:rPr>
          <w:rFonts w:ascii="宋体" w:eastAsia="宋体" w:hAnsi="宋体"/>
        </w:rPr>
      </w:pPr>
      <w:r w:rsidRPr="00C81BAD">
        <w:rPr>
          <w:rFonts w:ascii="宋体" w:eastAsia="宋体" w:hAnsi="宋体"/>
        </w:rPr>
        <w:t xml:space="preserve">            printf("%d %d\n",i+1,(i+1)/(i-next[i-1]));</w:t>
      </w:r>
    </w:p>
    <w:p w:rsidR="00694EB8" w:rsidRPr="00C81BAD" w:rsidRDefault="00694EB8" w:rsidP="00694EB8">
      <w:pPr>
        <w:rPr>
          <w:rFonts w:ascii="宋体" w:eastAsia="宋体" w:hAnsi="宋体"/>
        </w:rPr>
      </w:pPr>
      <w:r w:rsidRPr="00C81BAD">
        <w:rPr>
          <w:rFonts w:ascii="宋体" w:eastAsia="宋体" w:hAnsi="宋体"/>
        </w:rPr>
        <w:t xml:space="preserve">        }</w:t>
      </w:r>
    </w:p>
    <w:p w:rsidR="00694EB8" w:rsidRPr="00C81BAD" w:rsidRDefault="00694EB8" w:rsidP="00694EB8">
      <w:pPr>
        <w:rPr>
          <w:rFonts w:ascii="宋体" w:eastAsia="宋体" w:hAnsi="宋体"/>
        </w:rPr>
      </w:pPr>
      <w:r w:rsidRPr="00C81BAD">
        <w:rPr>
          <w:rFonts w:ascii="宋体" w:eastAsia="宋体" w:hAnsi="宋体"/>
        </w:rPr>
        <w:t xml:space="preserve">    }</w:t>
      </w:r>
    </w:p>
    <w:p w:rsidR="00694EB8" w:rsidRPr="00C81BAD" w:rsidRDefault="00694EB8" w:rsidP="00694EB8">
      <w:pPr>
        <w:rPr>
          <w:rFonts w:ascii="宋体" w:eastAsia="宋体" w:hAnsi="宋体"/>
        </w:rPr>
      </w:pPr>
      <w:r w:rsidRPr="00C81BAD">
        <w:rPr>
          <w:rFonts w:ascii="宋体" w:eastAsia="宋体" w:hAnsi="宋体"/>
        </w:rPr>
        <w:t xml:space="preserve">    return;</w:t>
      </w:r>
    </w:p>
    <w:p w:rsidR="00694EB8" w:rsidRPr="00C81BAD" w:rsidRDefault="00694EB8" w:rsidP="00694EB8">
      <w:pPr>
        <w:rPr>
          <w:rFonts w:ascii="宋体" w:eastAsia="宋体" w:hAnsi="宋体"/>
        </w:rPr>
      </w:pPr>
      <w:r w:rsidRPr="00C81BAD">
        <w:rPr>
          <w:rFonts w:ascii="宋体" w:eastAsia="宋体" w:hAnsi="宋体"/>
        </w:rPr>
        <w:t>}</w:t>
      </w:r>
    </w:p>
    <w:p w:rsidR="00694EB8" w:rsidRPr="00C81BAD" w:rsidRDefault="00694EB8" w:rsidP="00694EB8">
      <w:pPr>
        <w:rPr>
          <w:rFonts w:ascii="宋体" w:eastAsia="宋体" w:hAnsi="宋体"/>
        </w:rPr>
      </w:pPr>
    </w:p>
    <w:p w:rsidR="00694EB8" w:rsidRPr="00C81BAD" w:rsidRDefault="00694EB8" w:rsidP="00694EB8">
      <w:pPr>
        <w:rPr>
          <w:rFonts w:ascii="宋体" w:eastAsia="宋体" w:hAnsi="宋体"/>
        </w:rPr>
      </w:pPr>
      <w:r w:rsidRPr="00C81BAD">
        <w:rPr>
          <w:rFonts w:ascii="宋体" w:eastAsia="宋体" w:hAnsi="宋体"/>
        </w:rPr>
        <w:t>int main()</w:t>
      </w:r>
    </w:p>
    <w:p w:rsidR="00694EB8" w:rsidRPr="00C81BAD" w:rsidRDefault="00694EB8" w:rsidP="00694EB8">
      <w:pPr>
        <w:rPr>
          <w:rFonts w:ascii="宋体" w:eastAsia="宋体" w:hAnsi="宋体"/>
        </w:rPr>
      </w:pPr>
      <w:r w:rsidRPr="00C81BAD">
        <w:rPr>
          <w:rFonts w:ascii="宋体" w:eastAsia="宋体" w:hAnsi="宋体"/>
        </w:rPr>
        <w:t>{</w:t>
      </w:r>
    </w:p>
    <w:p w:rsidR="00694EB8" w:rsidRPr="00C81BAD" w:rsidRDefault="00694EB8" w:rsidP="00694EB8">
      <w:pPr>
        <w:rPr>
          <w:rFonts w:ascii="宋体" w:eastAsia="宋体" w:hAnsi="宋体"/>
        </w:rPr>
      </w:pPr>
      <w:r w:rsidRPr="00C81BAD">
        <w:rPr>
          <w:rFonts w:ascii="宋体" w:eastAsia="宋体" w:hAnsi="宋体"/>
        </w:rPr>
        <w:t xml:space="preserve">    int len,casenum=1;</w:t>
      </w:r>
    </w:p>
    <w:p w:rsidR="00694EB8" w:rsidRPr="00C81BAD" w:rsidRDefault="00694EB8" w:rsidP="00694EB8">
      <w:pPr>
        <w:rPr>
          <w:rFonts w:ascii="宋体" w:eastAsia="宋体" w:hAnsi="宋体"/>
        </w:rPr>
      </w:pPr>
      <w:r w:rsidRPr="00C81BAD">
        <w:rPr>
          <w:rFonts w:ascii="宋体" w:eastAsia="宋体" w:hAnsi="宋体"/>
        </w:rPr>
        <w:t xml:space="preserve">    char s[MAXLEN];</w:t>
      </w:r>
    </w:p>
    <w:p w:rsidR="00694EB8" w:rsidRPr="00C81BAD" w:rsidRDefault="00694EB8" w:rsidP="00694EB8">
      <w:pPr>
        <w:rPr>
          <w:rFonts w:ascii="宋体" w:eastAsia="宋体" w:hAnsi="宋体"/>
        </w:rPr>
      </w:pPr>
      <w:r w:rsidRPr="00C81BAD">
        <w:rPr>
          <w:rFonts w:ascii="宋体" w:eastAsia="宋体" w:hAnsi="宋体"/>
        </w:rPr>
        <w:t xml:space="preserve">    while(~scanf("%d",&amp;len)&amp;&amp;len){</w:t>
      </w:r>
    </w:p>
    <w:p w:rsidR="00694EB8" w:rsidRPr="00C81BAD" w:rsidRDefault="00694EB8" w:rsidP="00694EB8">
      <w:pPr>
        <w:rPr>
          <w:rFonts w:ascii="宋体" w:eastAsia="宋体" w:hAnsi="宋体"/>
        </w:rPr>
      </w:pPr>
      <w:r w:rsidRPr="00C81BAD">
        <w:rPr>
          <w:rFonts w:ascii="宋体" w:eastAsia="宋体" w:hAnsi="宋体"/>
        </w:rPr>
        <w:t xml:space="preserve">        scanf("%s",s);</w:t>
      </w:r>
    </w:p>
    <w:p w:rsidR="00694EB8" w:rsidRPr="00C81BAD" w:rsidRDefault="00694EB8" w:rsidP="00694EB8">
      <w:pPr>
        <w:rPr>
          <w:rFonts w:ascii="宋体" w:eastAsia="宋体" w:hAnsi="宋体"/>
        </w:rPr>
      </w:pPr>
      <w:r w:rsidRPr="00C81BAD">
        <w:rPr>
          <w:rFonts w:ascii="宋体" w:eastAsia="宋体" w:hAnsi="宋体"/>
        </w:rPr>
        <w:t xml:space="preserve">        printf("Test case #%d\n",casenum++);</w:t>
      </w:r>
    </w:p>
    <w:p w:rsidR="00694EB8" w:rsidRPr="00C81BAD" w:rsidRDefault="00694EB8" w:rsidP="00694EB8">
      <w:pPr>
        <w:rPr>
          <w:rFonts w:ascii="宋体" w:eastAsia="宋体" w:hAnsi="宋体"/>
        </w:rPr>
      </w:pPr>
      <w:r w:rsidRPr="00C81BAD">
        <w:rPr>
          <w:rFonts w:ascii="宋体" w:eastAsia="宋体" w:hAnsi="宋体"/>
        </w:rPr>
        <w:t xml:space="preserve">        kmp(s,len);</w:t>
      </w:r>
    </w:p>
    <w:p w:rsidR="00694EB8" w:rsidRPr="00C81BAD" w:rsidRDefault="00694EB8" w:rsidP="00694EB8">
      <w:pPr>
        <w:rPr>
          <w:rFonts w:ascii="宋体" w:eastAsia="宋体" w:hAnsi="宋体"/>
        </w:rPr>
      </w:pPr>
      <w:r w:rsidRPr="00C81BAD">
        <w:rPr>
          <w:rFonts w:ascii="宋体" w:eastAsia="宋体" w:hAnsi="宋体"/>
        </w:rPr>
        <w:t xml:space="preserve">        printf("\n");</w:t>
      </w:r>
    </w:p>
    <w:p w:rsidR="00694EB8" w:rsidRPr="00C81BAD" w:rsidRDefault="00694EB8" w:rsidP="00694EB8">
      <w:pPr>
        <w:rPr>
          <w:rFonts w:ascii="宋体" w:eastAsia="宋体" w:hAnsi="宋体"/>
        </w:rPr>
      </w:pPr>
      <w:r w:rsidRPr="00C81BAD">
        <w:rPr>
          <w:rFonts w:ascii="宋体" w:eastAsia="宋体" w:hAnsi="宋体"/>
        </w:rPr>
        <w:t xml:space="preserve">    }</w:t>
      </w:r>
    </w:p>
    <w:p w:rsidR="00694EB8" w:rsidRPr="00C81BAD" w:rsidRDefault="00694EB8" w:rsidP="00694EB8">
      <w:pPr>
        <w:rPr>
          <w:rFonts w:ascii="宋体" w:eastAsia="宋体" w:hAnsi="宋体"/>
        </w:rPr>
      </w:pPr>
      <w:r w:rsidRPr="00C81BAD">
        <w:rPr>
          <w:rFonts w:ascii="宋体" w:eastAsia="宋体" w:hAnsi="宋体"/>
        </w:rPr>
        <w:t xml:space="preserve">    return 0;</w:t>
      </w:r>
    </w:p>
    <w:p w:rsidR="00694EB8" w:rsidRPr="00C81BAD" w:rsidRDefault="00694EB8" w:rsidP="00694EB8">
      <w:pPr>
        <w:rPr>
          <w:rFonts w:ascii="宋体" w:eastAsia="宋体" w:hAnsi="宋体"/>
        </w:rPr>
      </w:pPr>
      <w:r w:rsidRPr="00C81BAD">
        <w:rPr>
          <w:rFonts w:ascii="宋体" w:eastAsia="宋体" w:hAnsi="宋体"/>
        </w:rPr>
        <w:t>}</w:t>
      </w:r>
    </w:p>
    <w:p w:rsidR="00875AA9" w:rsidRPr="00C81BAD" w:rsidRDefault="00875AA9" w:rsidP="000E2C94">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POJ</w:t>
      </w:r>
      <w:r w:rsidRPr="00C81BAD">
        <w:rPr>
          <w:rFonts w:ascii="宋体" w:eastAsia="宋体" w:hAnsi="宋体" w:hint="eastAsia"/>
          <w:b w:val="0"/>
        </w:rPr>
        <w:t>-</w:t>
      </w:r>
      <w:r w:rsidRPr="00C81BAD">
        <w:rPr>
          <w:rFonts w:ascii="宋体" w:eastAsia="宋体" w:hAnsi="宋体"/>
          <w:b w:val="0"/>
        </w:rPr>
        <w:t>2406</w:t>
      </w:r>
      <w:r w:rsidRPr="00C81BAD">
        <w:rPr>
          <w:rFonts w:ascii="宋体" w:eastAsia="宋体" w:hAnsi="宋体" w:hint="eastAsia"/>
          <w:b w:val="0"/>
        </w:rPr>
        <w:t>-</w:t>
      </w:r>
      <w:r w:rsidRPr="00C81BAD">
        <w:rPr>
          <w:rFonts w:ascii="宋体" w:eastAsia="宋体" w:hAnsi="宋体"/>
          <w:b w:val="0"/>
        </w:rPr>
        <w:t>Power Strings</w:t>
      </w:r>
      <w:r w:rsidR="00054EFB" w:rsidRPr="00C81BAD">
        <w:rPr>
          <w:rFonts w:ascii="宋体" w:eastAsia="宋体" w:hAnsi="宋体"/>
          <w:b w:val="0"/>
        </w:rPr>
        <w:fldChar w:fldCharType="begin"/>
      </w:r>
      <w:r w:rsidR="00054EFB" w:rsidRPr="00C81BAD">
        <w:rPr>
          <w:rFonts w:ascii="宋体" w:eastAsia="宋体" w:hAnsi="宋体"/>
        </w:rPr>
        <w:instrText xml:space="preserve"> XE "</w:instrText>
      </w:r>
      <w:r w:rsidR="00054EFB" w:rsidRPr="00C81BAD">
        <w:rPr>
          <w:rFonts w:ascii="宋体" w:eastAsia="宋体" w:hAnsi="宋体" w:hint="eastAsia"/>
          <w:b w:val="0"/>
        </w:rPr>
        <w:instrText>√-</w:instrText>
      </w:r>
      <w:r w:rsidR="00054EFB" w:rsidRPr="00C81BAD">
        <w:rPr>
          <w:rFonts w:ascii="宋体" w:eastAsia="宋体" w:hAnsi="宋体"/>
          <w:b w:val="0"/>
        </w:rPr>
        <w:instrText>POJ</w:instrText>
      </w:r>
      <w:r w:rsidR="00054EFB" w:rsidRPr="00C81BAD">
        <w:rPr>
          <w:rFonts w:ascii="宋体" w:eastAsia="宋体" w:hAnsi="宋体" w:hint="eastAsia"/>
          <w:b w:val="0"/>
        </w:rPr>
        <w:instrText>-</w:instrText>
      </w:r>
      <w:r w:rsidR="00054EFB" w:rsidRPr="00C81BAD">
        <w:rPr>
          <w:rFonts w:ascii="宋体" w:eastAsia="宋体" w:hAnsi="宋体"/>
          <w:b w:val="0"/>
        </w:rPr>
        <w:instrText>2406</w:instrText>
      </w:r>
      <w:r w:rsidR="00054EFB" w:rsidRPr="00C81BAD">
        <w:rPr>
          <w:rFonts w:ascii="宋体" w:eastAsia="宋体" w:hAnsi="宋体" w:hint="eastAsia"/>
          <w:b w:val="0"/>
        </w:rPr>
        <w:instrText>-</w:instrText>
      </w:r>
      <w:r w:rsidR="00054EFB" w:rsidRPr="00C81BAD">
        <w:rPr>
          <w:rFonts w:ascii="宋体" w:eastAsia="宋体" w:hAnsi="宋体"/>
          <w:b w:val="0"/>
        </w:rPr>
        <w:instrText>Power Strings:</w:instrText>
      </w:r>
      <w:r w:rsidR="00054EFB" w:rsidRPr="00C81BAD">
        <w:rPr>
          <w:rFonts w:ascii="宋体" w:eastAsia="宋体" w:hAnsi="宋体"/>
        </w:rPr>
        <w:instrText xml:space="preserve">2406" \y "POJ:2406" </w:instrText>
      </w:r>
      <w:r w:rsidR="00054EFB" w:rsidRPr="00C81BAD">
        <w:rPr>
          <w:rFonts w:ascii="宋体" w:eastAsia="宋体" w:hAnsi="宋体"/>
          <w:b w:val="0"/>
        </w:rPr>
        <w:fldChar w:fldCharType="end"/>
      </w:r>
    </w:p>
    <w:p w:rsidR="00875AA9" w:rsidRPr="00C81BAD" w:rsidRDefault="00875AA9" w:rsidP="00694EB8">
      <w:pPr>
        <w:rPr>
          <w:rFonts w:ascii="宋体" w:eastAsia="宋体" w:hAnsi="宋体"/>
        </w:rPr>
      </w:pPr>
      <w:r w:rsidRPr="00C81BAD">
        <w:rPr>
          <w:rFonts w:ascii="宋体" w:eastAsia="宋体" w:hAnsi="宋体" w:hint="eastAsia"/>
        </w:rPr>
        <w:t>【题意】给定字符串，求最大循环次数</w:t>
      </w:r>
    </w:p>
    <w:p w:rsidR="00875AA9" w:rsidRPr="00C81BAD" w:rsidRDefault="00875AA9" w:rsidP="00694EB8">
      <w:pPr>
        <w:rPr>
          <w:rFonts w:ascii="宋体" w:eastAsia="宋体" w:hAnsi="宋体"/>
        </w:rPr>
      </w:pPr>
      <w:r w:rsidRPr="00C81BAD">
        <w:rPr>
          <w:rFonts w:ascii="宋体" w:eastAsia="宋体" w:hAnsi="宋体" w:hint="eastAsia"/>
        </w:rPr>
        <w:t>【题解】</w:t>
      </w:r>
      <w:r w:rsidR="00054EFB" w:rsidRPr="00C81BAD">
        <w:rPr>
          <w:rFonts w:ascii="宋体" w:eastAsia="宋体" w:hAnsi="宋体" w:hint="eastAsia"/>
        </w:rPr>
        <w:t>铁铜题难度；利用len-next[len-1]求出最小循环节长度，判断一下是否整除len即可。学了一下如何用new，果然直接开1</w:t>
      </w:r>
      <w:r w:rsidR="00054EFB" w:rsidRPr="00C81BAD">
        <w:rPr>
          <w:rFonts w:ascii="宋体" w:eastAsia="宋体" w:hAnsi="宋体"/>
        </w:rPr>
        <w:t>e6</w:t>
      </w:r>
      <w:r w:rsidR="00054EFB" w:rsidRPr="00C81BAD">
        <w:rPr>
          <w:rFonts w:ascii="宋体" w:eastAsia="宋体" w:hAnsi="宋体" w:hint="eastAsia"/>
        </w:rPr>
        <w:t>本地codeblocks会爆栈，用了new之后就不会了。</w:t>
      </w:r>
    </w:p>
    <w:p w:rsidR="00875AA9" w:rsidRPr="00C81BAD" w:rsidRDefault="00875AA9" w:rsidP="00694EB8">
      <w:pPr>
        <w:rPr>
          <w:rFonts w:ascii="宋体" w:eastAsia="宋体" w:hAnsi="宋体"/>
        </w:rPr>
      </w:pPr>
      <w:r w:rsidRPr="00C81BAD">
        <w:rPr>
          <w:rFonts w:ascii="宋体" w:eastAsia="宋体" w:hAnsi="宋体" w:hint="eastAsia"/>
        </w:rPr>
        <w:t>【代码】</w:t>
      </w:r>
    </w:p>
    <w:p w:rsidR="00054EFB" w:rsidRPr="00C81BAD" w:rsidRDefault="00054EFB" w:rsidP="00054EFB">
      <w:pPr>
        <w:rPr>
          <w:rFonts w:ascii="宋体" w:eastAsia="宋体" w:hAnsi="宋体"/>
        </w:rPr>
      </w:pPr>
      <w:r w:rsidRPr="00C81BAD">
        <w:rPr>
          <w:rFonts w:ascii="宋体" w:eastAsia="宋体" w:hAnsi="宋体"/>
        </w:rPr>
        <w:t>#include &lt;cstring&gt;</w:t>
      </w:r>
    </w:p>
    <w:p w:rsidR="00054EFB" w:rsidRPr="00C81BAD" w:rsidRDefault="00054EFB" w:rsidP="00054EFB">
      <w:pPr>
        <w:rPr>
          <w:rFonts w:ascii="宋体" w:eastAsia="宋体" w:hAnsi="宋体"/>
        </w:rPr>
      </w:pPr>
      <w:r w:rsidRPr="00C81BAD">
        <w:rPr>
          <w:rFonts w:ascii="宋体" w:eastAsia="宋体" w:hAnsi="宋体"/>
        </w:rPr>
        <w:t>#include &lt;cstdio&gt;</w:t>
      </w:r>
    </w:p>
    <w:p w:rsidR="00054EFB" w:rsidRPr="00C81BAD" w:rsidRDefault="00054EFB" w:rsidP="00054EFB">
      <w:pPr>
        <w:rPr>
          <w:rFonts w:ascii="宋体" w:eastAsia="宋体" w:hAnsi="宋体"/>
        </w:rPr>
      </w:pPr>
      <w:r w:rsidRPr="00C81BAD">
        <w:rPr>
          <w:rFonts w:ascii="宋体" w:eastAsia="宋体" w:hAnsi="宋体"/>
        </w:rPr>
        <w:t>#define MAXLEN 1000010</w:t>
      </w:r>
    </w:p>
    <w:p w:rsidR="00054EFB" w:rsidRPr="00C81BAD" w:rsidRDefault="00054EFB" w:rsidP="00054EFB">
      <w:pPr>
        <w:rPr>
          <w:rFonts w:ascii="宋体" w:eastAsia="宋体" w:hAnsi="宋体"/>
        </w:rPr>
      </w:pPr>
    </w:p>
    <w:p w:rsidR="00054EFB" w:rsidRPr="00C81BAD" w:rsidRDefault="00054EFB" w:rsidP="00054EFB">
      <w:pPr>
        <w:rPr>
          <w:rFonts w:ascii="宋体" w:eastAsia="宋体" w:hAnsi="宋体"/>
        </w:rPr>
      </w:pPr>
      <w:r w:rsidRPr="00C81BAD">
        <w:rPr>
          <w:rFonts w:ascii="宋体" w:eastAsia="宋体" w:hAnsi="宋体"/>
        </w:rPr>
        <w:t>using namespace std;</w:t>
      </w:r>
    </w:p>
    <w:p w:rsidR="00054EFB" w:rsidRPr="00C81BAD" w:rsidRDefault="00054EFB" w:rsidP="00054EFB">
      <w:pPr>
        <w:rPr>
          <w:rFonts w:ascii="宋体" w:eastAsia="宋体" w:hAnsi="宋体"/>
        </w:rPr>
      </w:pPr>
    </w:p>
    <w:p w:rsidR="00054EFB" w:rsidRPr="00C81BAD" w:rsidRDefault="00054EFB" w:rsidP="00054EFB">
      <w:pPr>
        <w:rPr>
          <w:rFonts w:ascii="宋体" w:eastAsia="宋体" w:hAnsi="宋体"/>
        </w:rPr>
      </w:pPr>
      <w:r w:rsidRPr="00C81BAD">
        <w:rPr>
          <w:rFonts w:ascii="宋体" w:eastAsia="宋体" w:hAnsi="宋体"/>
        </w:rPr>
        <w:t>void cal_next(char s[],int len,int next[]){</w:t>
      </w:r>
    </w:p>
    <w:p w:rsidR="00054EFB" w:rsidRPr="00C81BAD" w:rsidRDefault="00054EFB" w:rsidP="00054EFB">
      <w:pPr>
        <w:rPr>
          <w:rFonts w:ascii="宋体" w:eastAsia="宋体" w:hAnsi="宋体"/>
        </w:rPr>
      </w:pPr>
      <w:r w:rsidRPr="00C81BAD">
        <w:rPr>
          <w:rFonts w:ascii="宋体" w:eastAsia="宋体" w:hAnsi="宋体"/>
        </w:rPr>
        <w:t xml:space="preserve">    next[0]=0;</w:t>
      </w:r>
    </w:p>
    <w:p w:rsidR="00054EFB" w:rsidRPr="00C81BAD" w:rsidRDefault="00054EFB" w:rsidP="00054EFB">
      <w:pPr>
        <w:rPr>
          <w:rFonts w:ascii="宋体" w:eastAsia="宋体" w:hAnsi="宋体"/>
        </w:rPr>
      </w:pPr>
      <w:r w:rsidRPr="00C81BAD">
        <w:rPr>
          <w:rFonts w:ascii="宋体" w:eastAsia="宋体" w:hAnsi="宋体"/>
        </w:rPr>
        <w:t xml:space="preserve">    int i=1,j=0;</w:t>
      </w:r>
    </w:p>
    <w:p w:rsidR="00054EFB" w:rsidRPr="00C81BAD" w:rsidRDefault="00054EFB" w:rsidP="00054EFB">
      <w:pPr>
        <w:rPr>
          <w:rFonts w:ascii="宋体" w:eastAsia="宋体" w:hAnsi="宋体"/>
        </w:rPr>
      </w:pPr>
      <w:r w:rsidRPr="00C81BAD">
        <w:rPr>
          <w:rFonts w:ascii="宋体" w:eastAsia="宋体" w:hAnsi="宋体"/>
        </w:rPr>
        <w:t xml:space="preserve">    while(i&lt;len){</w:t>
      </w:r>
    </w:p>
    <w:p w:rsidR="00054EFB" w:rsidRPr="00C81BAD" w:rsidRDefault="00054EFB" w:rsidP="00054EFB">
      <w:pPr>
        <w:rPr>
          <w:rFonts w:ascii="宋体" w:eastAsia="宋体" w:hAnsi="宋体"/>
        </w:rPr>
      </w:pPr>
      <w:r w:rsidRPr="00C81BAD">
        <w:rPr>
          <w:rFonts w:ascii="宋体" w:eastAsia="宋体" w:hAnsi="宋体"/>
        </w:rPr>
        <w:t xml:space="preserve">        if(s[i]==s[j]){</w:t>
      </w:r>
    </w:p>
    <w:p w:rsidR="00054EFB" w:rsidRPr="00C81BAD" w:rsidRDefault="00054EFB" w:rsidP="00054EFB">
      <w:pPr>
        <w:rPr>
          <w:rFonts w:ascii="宋体" w:eastAsia="宋体" w:hAnsi="宋体"/>
        </w:rPr>
      </w:pPr>
      <w:r w:rsidRPr="00C81BAD">
        <w:rPr>
          <w:rFonts w:ascii="宋体" w:eastAsia="宋体" w:hAnsi="宋体"/>
        </w:rPr>
        <w:t xml:space="preserve">            next[i++]=(j++)+1;</w:t>
      </w:r>
    </w:p>
    <w:p w:rsidR="00054EFB" w:rsidRPr="00C81BAD" w:rsidRDefault="00054EFB" w:rsidP="00054EFB">
      <w:pPr>
        <w:rPr>
          <w:rFonts w:ascii="宋体" w:eastAsia="宋体" w:hAnsi="宋体"/>
        </w:rPr>
      </w:pPr>
      <w:r w:rsidRPr="00C81BAD">
        <w:rPr>
          <w:rFonts w:ascii="宋体" w:eastAsia="宋体" w:hAnsi="宋体"/>
        </w:rPr>
        <w:t xml:space="preserve">            continue;</w:t>
      </w:r>
    </w:p>
    <w:p w:rsidR="00054EFB" w:rsidRPr="00C81BAD" w:rsidRDefault="00054EFB" w:rsidP="00054EFB">
      <w:pPr>
        <w:rPr>
          <w:rFonts w:ascii="宋体" w:eastAsia="宋体" w:hAnsi="宋体"/>
        </w:rPr>
      </w:pPr>
      <w:r w:rsidRPr="00C81BAD">
        <w:rPr>
          <w:rFonts w:ascii="宋体" w:eastAsia="宋体" w:hAnsi="宋体"/>
        </w:rPr>
        <w:t xml:space="preserve">        }</w:t>
      </w:r>
    </w:p>
    <w:p w:rsidR="00054EFB" w:rsidRPr="00C81BAD" w:rsidRDefault="00054EFB" w:rsidP="00054EFB">
      <w:pPr>
        <w:rPr>
          <w:rFonts w:ascii="宋体" w:eastAsia="宋体" w:hAnsi="宋体"/>
        </w:rPr>
      </w:pPr>
      <w:r w:rsidRPr="00C81BAD">
        <w:rPr>
          <w:rFonts w:ascii="宋体" w:eastAsia="宋体" w:hAnsi="宋体"/>
        </w:rPr>
        <w:lastRenderedPageBreak/>
        <w:t xml:space="preserve">        while(s[i]!=s[j]){</w:t>
      </w:r>
    </w:p>
    <w:p w:rsidR="00054EFB" w:rsidRPr="00C81BAD" w:rsidRDefault="00054EFB" w:rsidP="00054EFB">
      <w:pPr>
        <w:rPr>
          <w:rFonts w:ascii="宋体" w:eastAsia="宋体" w:hAnsi="宋体"/>
        </w:rPr>
      </w:pPr>
      <w:r w:rsidRPr="00C81BAD">
        <w:rPr>
          <w:rFonts w:ascii="宋体" w:eastAsia="宋体" w:hAnsi="宋体"/>
        </w:rPr>
        <w:t xml:space="preserve">            if(j==0){</w:t>
      </w:r>
    </w:p>
    <w:p w:rsidR="00054EFB" w:rsidRPr="00C81BAD" w:rsidRDefault="00054EFB" w:rsidP="00054EFB">
      <w:pPr>
        <w:rPr>
          <w:rFonts w:ascii="宋体" w:eastAsia="宋体" w:hAnsi="宋体"/>
        </w:rPr>
      </w:pPr>
      <w:r w:rsidRPr="00C81BAD">
        <w:rPr>
          <w:rFonts w:ascii="宋体" w:eastAsia="宋体" w:hAnsi="宋体"/>
        </w:rPr>
        <w:t xml:space="preserve">                next[i++]=0;</w:t>
      </w:r>
    </w:p>
    <w:p w:rsidR="00054EFB" w:rsidRPr="00C81BAD" w:rsidRDefault="00054EFB" w:rsidP="00054EFB">
      <w:pPr>
        <w:rPr>
          <w:rFonts w:ascii="宋体" w:eastAsia="宋体" w:hAnsi="宋体"/>
        </w:rPr>
      </w:pPr>
      <w:r w:rsidRPr="00C81BAD">
        <w:rPr>
          <w:rFonts w:ascii="宋体" w:eastAsia="宋体" w:hAnsi="宋体"/>
        </w:rPr>
        <w:t xml:space="preserve">                break;</w:t>
      </w:r>
    </w:p>
    <w:p w:rsidR="00054EFB" w:rsidRPr="00C81BAD" w:rsidRDefault="00054EFB" w:rsidP="00054EFB">
      <w:pPr>
        <w:rPr>
          <w:rFonts w:ascii="宋体" w:eastAsia="宋体" w:hAnsi="宋体"/>
        </w:rPr>
      </w:pPr>
      <w:r w:rsidRPr="00C81BAD">
        <w:rPr>
          <w:rFonts w:ascii="宋体" w:eastAsia="宋体" w:hAnsi="宋体"/>
        </w:rPr>
        <w:t xml:space="preserve">            }</w:t>
      </w:r>
    </w:p>
    <w:p w:rsidR="00054EFB" w:rsidRPr="00C81BAD" w:rsidRDefault="00054EFB" w:rsidP="00054EFB">
      <w:pPr>
        <w:rPr>
          <w:rFonts w:ascii="宋体" w:eastAsia="宋体" w:hAnsi="宋体"/>
        </w:rPr>
      </w:pPr>
      <w:r w:rsidRPr="00C81BAD">
        <w:rPr>
          <w:rFonts w:ascii="宋体" w:eastAsia="宋体" w:hAnsi="宋体"/>
        </w:rPr>
        <w:t xml:space="preserve">            j=next[j-1];</w:t>
      </w:r>
    </w:p>
    <w:p w:rsidR="00054EFB" w:rsidRPr="00C81BAD" w:rsidRDefault="00054EFB" w:rsidP="00054EFB">
      <w:pPr>
        <w:rPr>
          <w:rFonts w:ascii="宋体" w:eastAsia="宋体" w:hAnsi="宋体"/>
        </w:rPr>
      </w:pPr>
      <w:r w:rsidRPr="00C81BAD">
        <w:rPr>
          <w:rFonts w:ascii="宋体" w:eastAsia="宋体" w:hAnsi="宋体"/>
        </w:rPr>
        <w:t xml:space="preserve">        }</w:t>
      </w:r>
    </w:p>
    <w:p w:rsidR="00054EFB" w:rsidRPr="00C81BAD" w:rsidRDefault="00054EFB" w:rsidP="00054EFB">
      <w:pPr>
        <w:rPr>
          <w:rFonts w:ascii="宋体" w:eastAsia="宋体" w:hAnsi="宋体"/>
        </w:rPr>
      </w:pPr>
      <w:r w:rsidRPr="00C81BAD">
        <w:rPr>
          <w:rFonts w:ascii="宋体" w:eastAsia="宋体" w:hAnsi="宋体"/>
        </w:rPr>
        <w:t xml:space="preserve">    }</w:t>
      </w:r>
    </w:p>
    <w:p w:rsidR="00054EFB" w:rsidRPr="00C81BAD" w:rsidRDefault="00054EFB" w:rsidP="00054EFB">
      <w:pPr>
        <w:rPr>
          <w:rFonts w:ascii="宋体" w:eastAsia="宋体" w:hAnsi="宋体"/>
        </w:rPr>
      </w:pPr>
      <w:r w:rsidRPr="00C81BAD">
        <w:rPr>
          <w:rFonts w:ascii="宋体" w:eastAsia="宋体" w:hAnsi="宋体"/>
        </w:rPr>
        <w:t xml:space="preserve">    return;</w:t>
      </w:r>
    </w:p>
    <w:p w:rsidR="00054EFB" w:rsidRPr="00C81BAD" w:rsidRDefault="00054EFB" w:rsidP="00054EFB">
      <w:pPr>
        <w:rPr>
          <w:rFonts w:ascii="宋体" w:eastAsia="宋体" w:hAnsi="宋体"/>
        </w:rPr>
      </w:pPr>
      <w:r w:rsidRPr="00C81BAD">
        <w:rPr>
          <w:rFonts w:ascii="宋体" w:eastAsia="宋体" w:hAnsi="宋体"/>
        </w:rPr>
        <w:t>}</w:t>
      </w:r>
    </w:p>
    <w:p w:rsidR="00054EFB" w:rsidRPr="00C81BAD" w:rsidRDefault="00054EFB" w:rsidP="00054EFB">
      <w:pPr>
        <w:rPr>
          <w:rFonts w:ascii="宋体" w:eastAsia="宋体" w:hAnsi="宋体"/>
        </w:rPr>
      </w:pPr>
    </w:p>
    <w:p w:rsidR="00054EFB" w:rsidRPr="00C81BAD" w:rsidRDefault="00054EFB" w:rsidP="00054EFB">
      <w:pPr>
        <w:rPr>
          <w:rFonts w:ascii="宋体" w:eastAsia="宋体" w:hAnsi="宋体"/>
        </w:rPr>
      </w:pPr>
      <w:r w:rsidRPr="00C81BAD">
        <w:rPr>
          <w:rFonts w:ascii="宋体" w:eastAsia="宋体" w:hAnsi="宋体"/>
        </w:rPr>
        <w:t>int kmp(char s[],int len){</w:t>
      </w:r>
    </w:p>
    <w:p w:rsidR="00054EFB" w:rsidRPr="00C81BAD" w:rsidRDefault="00054EFB" w:rsidP="00054EFB">
      <w:pPr>
        <w:rPr>
          <w:rFonts w:ascii="宋体" w:eastAsia="宋体" w:hAnsi="宋体"/>
        </w:rPr>
      </w:pPr>
      <w:r w:rsidRPr="00C81BAD">
        <w:rPr>
          <w:rFonts w:ascii="宋体" w:eastAsia="宋体" w:hAnsi="宋体"/>
        </w:rPr>
        <w:t xml:space="preserve">    int *next=new int[len];</w:t>
      </w:r>
    </w:p>
    <w:p w:rsidR="00054EFB" w:rsidRPr="00C81BAD" w:rsidRDefault="00054EFB" w:rsidP="00054EFB">
      <w:pPr>
        <w:rPr>
          <w:rFonts w:ascii="宋体" w:eastAsia="宋体" w:hAnsi="宋体"/>
        </w:rPr>
      </w:pPr>
      <w:r w:rsidRPr="00C81BAD">
        <w:rPr>
          <w:rFonts w:ascii="宋体" w:eastAsia="宋体" w:hAnsi="宋体"/>
        </w:rPr>
        <w:t xml:space="preserve">    cal_next(s,len,next);</w:t>
      </w:r>
    </w:p>
    <w:p w:rsidR="00054EFB" w:rsidRPr="00C81BAD" w:rsidRDefault="00054EFB" w:rsidP="00054EFB">
      <w:pPr>
        <w:rPr>
          <w:rFonts w:ascii="宋体" w:eastAsia="宋体" w:hAnsi="宋体"/>
        </w:rPr>
      </w:pPr>
      <w:r w:rsidRPr="00C81BAD">
        <w:rPr>
          <w:rFonts w:ascii="宋体" w:eastAsia="宋体" w:hAnsi="宋体"/>
        </w:rPr>
        <w:t xml:space="preserve">    int unit=len-next[len-1];</w:t>
      </w:r>
    </w:p>
    <w:p w:rsidR="00054EFB" w:rsidRPr="00C81BAD" w:rsidRDefault="00054EFB" w:rsidP="00054EFB">
      <w:pPr>
        <w:rPr>
          <w:rFonts w:ascii="宋体" w:eastAsia="宋体" w:hAnsi="宋体"/>
        </w:rPr>
      </w:pPr>
      <w:r w:rsidRPr="00C81BAD">
        <w:rPr>
          <w:rFonts w:ascii="宋体" w:eastAsia="宋体" w:hAnsi="宋体"/>
        </w:rPr>
        <w:t xml:space="preserve">    delete[] next;</w:t>
      </w:r>
    </w:p>
    <w:p w:rsidR="00054EFB" w:rsidRPr="00C81BAD" w:rsidRDefault="00054EFB" w:rsidP="00054EFB">
      <w:pPr>
        <w:rPr>
          <w:rFonts w:ascii="宋体" w:eastAsia="宋体" w:hAnsi="宋体"/>
        </w:rPr>
      </w:pPr>
      <w:r w:rsidRPr="00C81BAD">
        <w:rPr>
          <w:rFonts w:ascii="宋体" w:eastAsia="宋体" w:hAnsi="宋体"/>
        </w:rPr>
        <w:t xml:space="preserve">    if(len%unit) return 1;</w:t>
      </w:r>
    </w:p>
    <w:p w:rsidR="00054EFB" w:rsidRPr="00C81BAD" w:rsidRDefault="00054EFB" w:rsidP="00054EFB">
      <w:pPr>
        <w:rPr>
          <w:rFonts w:ascii="宋体" w:eastAsia="宋体" w:hAnsi="宋体"/>
        </w:rPr>
      </w:pPr>
      <w:r w:rsidRPr="00C81BAD">
        <w:rPr>
          <w:rFonts w:ascii="宋体" w:eastAsia="宋体" w:hAnsi="宋体"/>
        </w:rPr>
        <w:t xml:space="preserve">    return len/unit;</w:t>
      </w:r>
    </w:p>
    <w:p w:rsidR="00054EFB" w:rsidRPr="00C81BAD" w:rsidRDefault="00054EFB" w:rsidP="00054EFB">
      <w:pPr>
        <w:rPr>
          <w:rFonts w:ascii="宋体" w:eastAsia="宋体" w:hAnsi="宋体"/>
        </w:rPr>
      </w:pPr>
      <w:r w:rsidRPr="00C81BAD">
        <w:rPr>
          <w:rFonts w:ascii="宋体" w:eastAsia="宋体" w:hAnsi="宋体"/>
        </w:rPr>
        <w:t>}</w:t>
      </w:r>
    </w:p>
    <w:p w:rsidR="00054EFB" w:rsidRPr="00C81BAD" w:rsidRDefault="00054EFB" w:rsidP="00054EFB">
      <w:pPr>
        <w:rPr>
          <w:rFonts w:ascii="宋体" w:eastAsia="宋体" w:hAnsi="宋体"/>
        </w:rPr>
      </w:pPr>
    </w:p>
    <w:p w:rsidR="00054EFB" w:rsidRPr="00C81BAD" w:rsidRDefault="00054EFB" w:rsidP="00054EFB">
      <w:pPr>
        <w:rPr>
          <w:rFonts w:ascii="宋体" w:eastAsia="宋体" w:hAnsi="宋体"/>
        </w:rPr>
      </w:pPr>
      <w:r w:rsidRPr="00C81BAD">
        <w:rPr>
          <w:rFonts w:ascii="宋体" w:eastAsia="宋体" w:hAnsi="宋体"/>
        </w:rPr>
        <w:t>int main()</w:t>
      </w:r>
    </w:p>
    <w:p w:rsidR="00054EFB" w:rsidRPr="00C81BAD" w:rsidRDefault="00054EFB" w:rsidP="00054EFB">
      <w:pPr>
        <w:rPr>
          <w:rFonts w:ascii="宋体" w:eastAsia="宋体" w:hAnsi="宋体"/>
        </w:rPr>
      </w:pPr>
      <w:r w:rsidRPr="00C81BAD">
        <w:rPr>
          <w:rFonts w:ascii="宋体" w:eastAsia="宋体" w:hAnsi="宋体"/>
        </w:rPr>
        <w:t>{</w:t>
      </w:r>
    </w:p>
    <w:p w:rsidR="00054EFB" w:rsidRPr="00C81BAD" w:rsidRDefault="00054EFB" w:rsidP="00054EFB">
      <w:pPr>
        <w:rPr>
          <w:rFonts w:ascii="宋体" w:eastAsia="宋体" w:hAnsi="宋体"/>
        </w:rPr>
      </w:pPr>
      <w:r w:rsidRPr="00C81BAD">
        <w:rPr>
          <w:rFonts w:ascii="宋体" w:eastAsia="宋体" w:hAnsi="宋体"/>
        </w:rPr>
        <w:t xml:space="preserve">    char *s=new char[MAXLEN];</w:t>
      </w:r>
    </w:p>
    <w:p w:rsidR="00054EFB" w:rsidRPr="00C81BAD" w:rsidRDefault="00054EFB" w:rsidP="00054EFB">
      <w:pPr>
        <w:rPr>
          <w:rFonts w:ascii="宋体" w:eastAsia="宋体" w:hAnsi="宋体"/>
        </w:rPr>
      </w:pPr>
      <w:r w:rsidRPr="00C81BAD">
        <w:rPr>
          <w:rFonts w:ascii="宋体" w:eastAsia="宋体" w:hAnsi="宋体"/>
        </w:rPr>
        <w:t xml:space="preserve">    while(~scanf("%s",s)){</w:t>
      </w:r>
    </w:p>
    <w:p w:rsidR="00054EFB" w:rsidRPr="00C81BAD" w:rsidRDefault="00054EFB" w:rsidP="00054EFB">
      <w:pPr>
        <w:rPr>
          <w:rFonts w:ascii="宋体" w:eastAsia="宋体" w:hAnsi="宋体"/>
        </w:rPr>
      </w:pPr>
      <w:r w:rsidRPr="00C81BAD">
        <w:rPr>
          <w:rFonts w:ascii="宋体" w:eastAsia="宋体" w:hAnsi="宋体"/>
        </w:rPr>
        <w:t xml:space="preserve">        int len=strlen(s);</w:t>
      </w:r>
    </w:p>
    <w:p w:rsidR="00054EFB" w:rsidRPr="00C81BAD" w:rsidRDefault="00054EFB" w:rsidP="00054EFB">
      <w:pPr>
        <w:rPr>
          <w:rFonts w:ascii="宋体" w:eastAsia="宋体" w:hAnsi="宋体"/>
        </w:rPr>
      </w:pPr>
      <w:r w:rsidRPr="00C81BAD">
        <w:rPr>
          <w:rFonts w:ascii="宋体" w:eastAsia="宋体" w:hAnsi="宋体"/>
        </w:rPr>
        <w:t xml:space="preserve">        if(s[0]=='.') break;</w:t>
      </w:r>
    </w:p>
    <w:p w:rsidR="00054EFB" w:rsidRPr="00C81BAD" w:rsidRDefault="00054EFB" w:rsidP="00054EFB">
      <w:pPr>
        <w:rPr>
          <w:rFonts w:ascii="宋体" w:eastAsia="宋体" w:hAnsi="宋体"/>
        </w:rPr>
      </w:pPr>
      <w:r w:rsidRPr="00C81BAD">
        <w:rPr>
          <w:rFonts w:ascii="宋体" w:eastAsia="宋体" w:hAnsi="宋体"/>
        </w:rPr>
        <w:t xml:space="preserve">        printf("%d\n",kmp(s,len));</w:t>
      </w:r>
    </w:p>
    <w:p w:rsidR="00054EFB" w:rsidRPr="00C81BAD" w:rsidRDefault="00054EFB" w:rsidP="00054EFB">
      <w:pPr>
        <w:rPr>
          <w:rFonts w:ascii="宋体" w:eastAsia="宋体" w:hAnsi="宋体"/>
        </w:rPr>
      </w:pPr>
      <w:r w:rsidRPr="00C81BAD">
        <w:rPr>
          <w:rFonts w:ascii="宋体" w:eastAsia="宋体" w:hAnsi="宋体"/>
        </w:rPr>
        <w:t xml:space="preserve">    }</w:t>
      </w:r>
    </w:p>
    <w:p w:rsidR="00054EFB" w:rsidRPr="00C81BAD" w:rsidRDefault="00054EFB" w:rsidP="00054EFB">
      <w:pPr>
        <w:rPr>
          <w:rFonts w:ascii="宋体" w:eastAsia="宋体" w:hAnsi="宋体"/>
        </w:rPr>
      </w:pPr>
      <w:r w:rsidRPr="00C81BAD">
        <w:rPr>
          <w:rFonts w:ascii="宋体" w:eastAsia="宋体" w:hAnsi="宋体"/>
        </w:rPr>
        <w:t xml:space="preserve">    delete[] s;</w:t>
      </w:r>
    </w:p>
    <w:p w:rsidR="00054EFB" w:rsidRPr="00C81BAD" w:rsidRDefault="00054EFB" w:rsidP="00054EFB">
      <w:pPr>
        <w:rPr>
          <w:rFonts w:ascii="宋体" w:eastAsia="宋体" w:hAnsi="宋体"/>
        </w:rPr>
      </w:pPr>
      <w:r w:rsidRPr="00C81BAD">
        <w:rPr>
          <w:rFonts w:ascii="宋体" w:eastAsia="宋体" w:hAnsi="宋体"/>
        </w:rPr>
        <w:t xml:space="preserve">    return 0;</w:t>
      </w:r>
    </w:p>
    <w:p w:rsidR="00054EFB" w:rsidRPr="00C81BAD" w:rsidRDefault="00054EFB" w:rsidP="00054EFB">
      <w:pPr>
        <w:rPr>
          <w:rFonts w:ascii="宋体" w:eastAsia="宋体" w:hAnsi="宋体"/>
        </w:rPr>
      </w:pPr>
      <w:r w:rsidRPr="00C81BAD">
        <w:rPr>
          <w:rFonts w:ascii="宋体" w:eastAsia="宋体" w:hAnsi="宋体"/>
        </w:rPr>
        <w:t>}</w:t>
      </w:r>
    </w:p>
    <w:p w:rsidR="00245D51" w:rsidRPr="00C81BAD" w:rsidRDefault="00245D51" w:rsidP="00245D51">
      <w:pPr>
        <w:pStyle w:val="4"/>
        <w:rPr>
          <w:rFonts w:ascii="宋体" w:eastAsia="宋体" w:hAnsi="宋体"/>
          <w:b w:val="0"/>
        </w:rPr>
      </w:pPr>
      <w:r w:rsidRPr="00C81BAD">
        <w:rPr>
          <w:rFonts w:ascii="宋体" w:eastAsia="宋体" w:hAnsi="宋体" w:hint="eastAsia"/>
          <w:b w:val="0"/>
        </w:rPr>
        <w:t>√-牛客网2018暑期多校3E-</w:t>
      </w:r>
      <w:r w:rsidRPr="00C81BAD">
        <w:rPr>
          <w:rFonts w:ascii="宋体" w:eastAsia="宋体" w:hAnsi="宋体"/>
          <w:b w:val="0"/>
        </w:rPr>
        <w:t>S</w:t>
      </w:r>
      <w:r w:rsidRPr="00C81BAD">
        <w:rPr>
          <w:rFonts w:ascii="宋体" w:eastAsia="宋体" w:hAnsi="宋体" w:hint="eastAsia"/>
          <w:b w:val="0"/>
        </w:rPr>
        <w:t>ort String-铜牌题</w:t>
      </w:r>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√-牛客网2018暑期多校3E-</w:instrText>
      </w:r>
      <w:r w:rsidRPr="00C81BAD">
        <w:rPr>
          <w:rFonts w:ascii="宋体" w:eastAsia="宋体" w:hAnsi="宋体"/>
          <w:b w:val="0"/>
        </w:rPr>
        <w:instrText>S</w:instrText>
      </w:r>
      <w:r w:rsidRPr="00C81BAD">
        <w:rPr>
          <w:rFonts w:ascii="宋体" w:eastAsia="宋体" w:hAnsi="宋体" w:hint="eastAsia"/>
          <w:b w:val="0"/>
        </w:rPr>
        <w:instrText>ort String-铜牌题</w:instrText>
      </w:r>
      <w:r w:rsidRPr="00C81BAD">
        <w:rPr>
          <w:rFonts w:ascii="宋体" w:eastAsia="宋体" w:hAnsi="宋体"/>
        </w:rPr>
        <w:instrText xml:space="preserve">" \y "牛客网" </w:instrText>
      </w:r>
      <w:r w:rsidRPr="00C81BAD">
        <w:rPr>
          <w:rFonts w:ascii="宋体" w:eastAsia="宋体" w:hAnsi="宋体"/>
          <w:b w:val="0"/>
        </w:rPr>
        <w:fldChar w:fldCharType="end"/>
      </w:r>
    </w:p>
    <w:p w:rsidR="00245D51" w:rsidRPr="00C81BAD" w:rsidRDefault="00245D51" w:rsidP="00245D51">
      <w:pPr>
        <w:rPr>
          <w:rFonts w:ascii="宋体" w:eastAsia="宋体" w:hAnsi="宋体"/>
        </w:rPr>
      </w:pPr>
      <w:r w:rsidRPr="00C81BAD">
        <w:rPr>
          <w:rFonts w:ascii="宋体" w:eastAsia="宋体" w:hAnsi="宋体" w:hint="eastAsia"/>
        </w:rPr>
        <w:t>【题意】</w:t>
      </w:r>
    </w:p>
    <w:p w:rsidR="00245D51" w:rsidRPr="00C81BAD" w:rsidRDefault="00245D51" w:rsidP="00245D51">
      <w:pPr>
        <w:rPr>
          <w:rFonts w:ascii="宋体" w:eastAsia="宋体" w:hAnsi="宋体"/>
        </w:rPr>
      </w:pPr>
      <w:r w:rsidRPr="00C81BAD">
        <w:rPr>
          <w:rFonts w:ascii="宋体" w:eastAsia="宋体" w:hAnsi="宋体" w:hint="eastAsia"/>
        </w:rPr>
        <w:t>【TAG】KMP 字符串循环节</w:t>
      </w:r>
    </w:p>
    <w:p w:rsidR="00245D51" w:rsidRPr="00C81BAD" w:rsidRDefault="00245D51" w:rsidP="00245D51">
      <w:pPr>
        <w:rPr>
          <w:rFonts w:ascii="宋体" w:eastAsia="宋体" w:hAnsi="宋体"/>
        </w:rPr>
      </w:pPr>
      <w:r w:rsidRPr="00C81BAD">
        <w:rPr>
          <w:rFonts w:ascii="宋体" w:eastAsia="宋体" w:hAnsi="宋体" w:hint="eastAsia"/>
        </w:rPr>
        <w:t>【题解】</w:t>
      </w:r>
    </w:p>
    <w:p w:rsidR="00245D51" w:rsidRPr="00C81BAD" w:rsidRDefault="00245D51" w:rsidP="00245D51">
      <w:pPr>
        <w:rPr>
          <w:rFonts w:ascii="宋体" w:eastAsia="宋体" w:hAnsi="宋体"/>
        </w:rPr>
      </w:pPr>
      <w:r w:rsidRPr="00C81BAD">
        <w:rPr>
          <w:rFonts w:ascii="宋体" w:eastAsia="宋体" w:hAnsi="宋体" w:hint="eastAsia"/>
        </w:rPr>
        <w:t>【代码】</w:t>
      </w:r>
    </w:p>
    <w:p w:rsidR="00245D51" w:rsidRPr="00C81BAD" w:rsidRDefault="00245D51" w:rsidP="00245D51">
      <w:pPr>
        <w:rPr>
          <w:rFonts w:ascii="宋体" w:eastAsia="宋体" w:hAnsi="宋体"/>
        </w:rPr>
      </w:pPr>
      <w:r w:rsidRPr="00C81BAD">
        <w:rPr>
          <w:rFonts w:ascii="宋体" w:eastAsia="宋体" w:hAnsi="宋体"/>
        </w:rPr>
        <w:t>#include &lt;bits/stdc++.h&gt;</w:t>
      </w:r>
    </w:p>
    <w:p w:rsidR="00245D51" w:rsidRPr="00C81BAD" w:rsidRDefault="00245D51" w:rsidP="00245D51">
      <w:pPr>
        <w:rPr>
          <w:rFonts w:ascii="宋体" w:eastAsia="宋体" w:hAnsi="宋体"/>
        </w:rPr>
      </w:pPr>
      <w:r w:rsidRPr="00C81BAD">
        <w:rPr>
          <w:rFonts w:ascii="宋体" w:eastAsia="宋体" w:hAnsi="宋体"/>
        </w:rPr>
        <w:t>using namespace std;</w:t>
      </w:r>
    </w:p>
    <w:p w:rsidR="00245D51" w:rsidRPr="00C81BAD" w:rsidRDefault="00245D51" w:rsidP="00245D51">
      <w:pPr>
        <w:rPr>
          <w:rFonts w:ascii="宋体" w:eastAsia="宋体" w:hAnsi="宋体"/>
        </w:rPr>
      </w:pPr>
      <w:r w:rsidRPr="00C81BAD">
        <w:rPr>
          <w:rFonts w:ascii="宋体" w:eastAsia="宋体" w:hAnsi="宋体"/>
        </w:rPr>
        <w:t>const int maxn = 1e6+100;</w:t>
      </w:r>
    </w:p>
    <w:p w:rsidR="00245D51" w:rsidRPr="00C81BAD" w:rsidRDefault="00245D51" w:rsidP="00245D51">
      <w:pPr>
        <w:rPr>
          <w:rFonts w:ascii="宋体" w:eastAsia="宋体" w:hAnsi="宋体"/>
        </w:rPr>
      </w:pPr>
      <w:r w:rsidRPr="00C81BAD">
        <w:rPr>
          <w:rFonts w:ascii="宋体" w:eastAsia="宋体" w:hAnsi="宋体"/>
        </w:rPr>
        <w:t>char s[maxn];</w:t>
      </w:r>
    </w:p>
    <w:p w:rsidR="00245D51" w:rsidRPr="00C81BAD" w:rsidRDefault="00245D51" w:rsidP="00245D51">
      <w:pPr>
        <w:rPr>
          <w:rFonts w:ascii="宋体" w:eastAsia="宋体" w:hAnsi="宋体"/>
        </w:rPr>
      </w:pPr>
      <w:r w:rsidRPr="00C81BAD">
        <w:rPr>
          <w:rFonts w:ascii="宋体" w:eastAsia="宋体" w:hAnsi="宋体"/>
        </w:rPr>
        <w:t>int Next[maxn];</w:t>
      </w:r>
    </w:p>
    <w:p w:rsidR="00245D51" w:rsidRPr="00C81BAD" w:rsidRDefault="00245D51" w:rsidP="00245D51">
      <w:pPr>
        <w:rPr>
          <w:rFonts w:ascii="宋体" w:eastAsia="宋体" w:hAnsi="宋体"/>
        </w:rPr>
      </w:pPr>
    </w:p>
    <w:p w:rsidR="00245D51" w:rsidRPr="00C81BAD" w:rsidRDefault="00245D51" w:rsidP="00245D51">
      <w:pPr>
        <w:rPr>
          <w:rFonts w:ascii="宋体" w:eastAsia="宋体" w:hAnsi="宋体"/>
        </w:rPr>
      </w:pPr>
      <w:r w:rsidRPr="00C81BAD">
        <w:rPr>
          <w:rFonts w:ascii="宋体" w:eastAsia="宋体" w:hAnsi="宋体"/>
        </w:rPr>
        <w:t>void cal_next()</w:t>
      </w:r>
    </w:p>
    <w:p w:rsidR="00245D51" w:rsidRPr="00C81BAD" w:rsidRDefault="00245D51" w:rsidP="00245D51">
      <w:pPr>
        <w:rPr>
          <w:rFonts w:ascii="宋体" w:eastAsia="宋体" w:hAnsi="宋体"/>
        </w:rPr>
      </w:pPr>
      <w:r w:rsidRPr="00C81BAD">
        <w:rPr>
          <w:rFonts w:ascii="宋体" w:eastAsia="宋体" w:hAnsi="宋体"/>
        </w:rPr>
        <w:t>{</w:t>
      </w:r>
    </w:p>
    <w:p w:rsidR="00245D51" w:rsidRPr="00C81BAD" w:rsidRDefault="00245D51" w:rsidP="00245D51">
      <w:pPr>
        <w:rPr>
          <w:rFonts w:ascii="宋体" w:eastAsia="宋体" w:hAnsi="宋体"/>
        </w:rPr>
      </w:pPr>
      <w:r w:rsidRPr="00C81BAD">
        <w:rPr>
          <w:rFonts w:ascii="宋体" w:eastAsia="宋体" w:hAnsi="宋体"/>
        </w:rPr>
        <w:t xml:space="preserve">    int k;</w:t>
      </w:r>
    </w:p>
    <w:p w:rsidR="00245D51" w:rsidRPr="00C81BAD" w:rsidRDefault="00245D51" w:rsidP="00245D51">
      <w:pPr>
        <w:rPr>
          <w:rFonts w:ascii="宋体" w:eastAsia="宋体" w:hAnsi="宋体"/>
        </w:rPr>
      </w:pPr>
      <w:r w:rsidRPr="00C81BAD">
        <w:rPr>
          <w:rFonts w:ascii="宋体" w:eastAsia="宋体" w:hAnsi="宋体"/>
        </w:rPr>
        <w:t xml:space="preserve">    Next[0] = k = -1;</w:t>
      </w:r>
    </w:p>
    <w:p w:rsidR="00245D51" w:rsidRPr="00C81BAD" w:rsidRDefault="00245D51" w:rsidP="00245D51">
      <w:pPr>
        <w:rPr>
          <w:rFonts w:ascii="宋体" w:eastAsia="宋体" w:hAnsi="宋体"/>
        </w:rPr>
      </w:pPr>
      <w:r w:rsidRPr="00C81BAD">
        <w:rPr>
          <w:rFonts w:ascii="宋体" w:eastAsia="宋体" w:hAnsi="宋体"/>
        </w:rPr>
        <w:t xml:space="preserve">    int len = strlen(s);</w:t>
      </w:r>
    </w:p>
    <w:p w:rsidR="00245D51" w:rsidRPr="00C81BAD" w:rsidRDefault="00245D51" w:rsidP="00245D51">
      <w:pPr>
        <w:rPr>
          <w:rFonts w:ascii="宋体" w:eastAsia="宋体" w:hAnsi="宋体"/>
        </w:rPr>
      </w:pPr>
      <w:r w:rsidRPr="00C81BAD">
        <w:rPr>
          <w:rFonts w:ascii="宋体" w:eastAsia="宋体" w:hAnsi="宋体"/>
        </w:rPr>
        <w:t xml:space="preserve">    for(int i=1;i&lt;len;i++)</w:t>
      </w:r>
    </w:p>
    <w:p w:rsidR="00245D51" w:rsidRPr="00C81BAD" w:rsidRDefault="00245D51" w:rsidP="00245D51">
      <w:pPr>
        <w:rPr>
          <w:rFonts w:ascii="宋体" w:eastAsia="宋体" w:hAnsi="宋体"/>
        </w:rPr>
      </w:pPr>
      <w:r w:rsidRPr="00C81BAD">
        <w:rPr>
          <w:rFonts w:ascii="宋体" w:eastAsia="宋体" w:hAnsi="宋体"/>
        </w:rPr>
        <w:t xml:space="preserve">    {</w:t>
      </w:r>
    </w:p>
    <w:p w:rsidR="00245D51" w:rsidRPr="00C81BAD" w:rsidRDefault="00245D51" w:rsidP="00245D51">
      <w:pPr>
        <w:rPr>
          <w:rFonts w:ascii="宋体" w:eastAsia="宋体" w:hAnsi="宋体"/>
        </w:rPr>
      </w:pPr>
      <w:r w:rsidRPr="00C81BAD">
        <w:rPr>
          <w:rFonts w:ascii="宋体" w:eastAsia="宋体" w:hAnsi="宋体"/>
        </w:rPr>
        <w:t xml:space="preserve">        while(k&gt;-1 &amp;&amp; s[i] != s[k+1])</w:t>
      </w:r>
    </w:p>
    <w:p w:rsidR="00245D51" w:rsidRPr="00C81BAD" w:rsidRDefault="00245D51" w:rsidP="00245D51">
      <w:pPr>
        <w:rPr>
          <w:rFonts w:ascii="宋体" w:eastAsia="宋体" w:hAnsi="宋体"/>
        </w:rPr>
      </w:pPr>
      <w:r w:rsidRPr="00C81BAD">
        <w:rPr>
          <w:rFonts w:ascii="宋体" w:eastAsia="宋体" w:hAnsi="宋体"/>
        </w:rPr>
        <w:t xml:space="preserve">            k = Next[k];</w:t>
      </w:r>
    </w:p>
    <w:p w:rsidR="00245D51" w:rsidRPr="00C81BAD" w:rsidRDefault="00245D51" w:rsidP="00245D51">
      <w:pPr>
        <w:rPr>
          <w:rFonts w:ascii="宋体" w:eastAsia="宋体" w:hAnsi="宋体"/>
        </w:rPr>
      </w:pPr>
      <w:r w:rsidRPr="00C81BAD">
        <w:rPr>
          <w:rFonts w:ascii="宋体" w:eastAsia="宋体" w:hAnsi="宋体"/>
        </w:rPr>
        <w:t xml:space="preserve">        if(s[i] == s[k+1])</w:t>
      </w:r>
    </w:p>
    <w:p w:rsidR="00245D51" w:rsidRPr="00C81BAD" w:rsidRDefault="00245D51" w:rsidP="00245D51">
      <w:pPr>
        <w:rPr>
          <w:rFonts w:ascii="宋体" w:eastAsia="宋体" w:hAnsi="宋体"/>
        </w:rPr>
      </w:pPr>
      <w:r w:rsidRPr="00C81BAD">
        <w:rPr>
          <w:rFonts w:ascii="宋体" w:eastAsia="宋体" w:hAnsi="宋体"/>
        </w:rPr>
        <w:t xml:space="preserve">            k++;</w:t>
      </w:r>
    </w:p>
    <w:p w:rsidR="00245D51" w:rsidRPr="00C81BAD" w:rsidRDefault="00245D51" w:rsidP="00245D51">
      <w:pPr>
        <w:rPr>
          <w:rFonts w:ascii="宋体" w:eastAsia="宋体" w:hAnsi="宋体"/>
        </w:rPr>
      </w:pPr>
      <w:r w:rsidRPr="00C81BAD">
        <w:rPr>
          <w:rFonts w:ascii="宋体" w:eastAsia="宋体" w:hAnsi="宋体"/>
        </w:rPr>
        <w:t xml:space="preserve">        Next[i] = k;</w:t>
      </w:r>
    </w:p>
    <w:p w:rsidR="00245D51" w:rsidRPr="00C81BAD" w:rsidRDefault="00245D51" w:rsidP="00245D51">
      <w:pPr>
        <w:rPr>
          <w:rFonts w:ascii="宋体" w:eastAsia="宋体" w:hAnsi="宋体"/>
        </w:rPr>
      </w:pPr>
      <w:r w:rsidRPr="00C81BAD">
        <w:rPr>
          <w:rFonts w:ascii="宋体" w:eastAsia="宋体" w:hAnsi="宋体"/>
        </w:rPr>
        <w:t xml:space="preserve">    }</w:t>
      </w:r>
    </w:p>
    <w:p w:rsidR="00245D51" w:rsidRPr="00C81BAD" w:rsidRDefault="00245D51" w:rsidP="00245D51">
      <w:pPr>
        <w:rPr>
          <w:rFonts w:ascii="宋体" w:eastAsia="宋体" w:hAnsi="宋体"/>
        </w:rPr>
      </w:pPr>
      <w:r w:rsidRPr="00C81BAD">
        <w:rPr>
          <w:rFonts w:ascii="宋体" w:eastAsia="宋体" w:hAnsi="宋体"/>
        </w:rPr>
        <w:t>}</w:t>
      </w:r>
    </w:p>
    <w:p w:rsidR="00245D51" w:rsidRPr="00C81BAD" w:rsidRDefault="00245D51" w:rsidP="00245D51">
      <w:pPr>
        <w:rPr>
          <w:rFonts w:ascii="宋体" w:eastAsia="宋体" w:hAnsi="宋体"/>
        </w:rPr>
      </w:pPr>
    </w:p>
    <w:p w:rsidR="00245D51" w:rsidRPr="00C81BAD" w:rsidRDefault="00245D51" w:rsidP="00245D51">
      <w:pPr>
        <w:rPr>
          <w:rFonts w:ascii="宋体" w:eastAsia="宋体" w:hAnsi="宋体"/>
        </w:rPr>
      </w:pPr>
      <w:r w:rsidRPr="00C81BAD">
        <w:rPr>
          <w:rFonts w:ascii="宋体" w:eastAsia="宋体" w:hAnsi="宋体"/>
        </w:rPr>
        <w:t>int main()</w:t>
      </w:r>
    </w:p>
    <w:p w:rsidR="00245D51" w:rsidRPr="00C81BAD" w:rsidRDefault="00245D51" w:rsidP="00245D51">
      <w:pPr>
        <w:rPr>
          <w:rFonts w:ascii="宋体" w:eastAsia="宋体" w:hAnsi="宋体"/>
        </w:rPr>
      </w:pPr>
      <w:r w:rsidRPr="00C81BAD">
        <w:rPr>
          <w:rFonts w:ascii="宋体" w:eastAsia="宋体" w:hAnsi="宋体"/>
        </w:rPr>
        <w:t>{</w:t>
      </w:r>
    </w:p>
    <w:p w:rsidR="00245D51" w:rsidRPr="00C81BAD" w:rsidRDefault="00245D51" w:rsidP="00245D51">
      <w:pPr>
        <w:rPr>
          <w:rFonts w:ascii="宋体" w:eastAsia="宋体" w:hAnsi="宋体"/>
        </w:rPr>
      </w:pPr>
      <w:r w:rsidRPr="00C81BAD">
        <w:rPr>
          <w:rFonts w:ascii="宋体" w:eastAsia="宋体" w:hAnsi="宋体"/>
        </w:rPr>
        <w:t xml:space="preserve">    int groupnum,groupsize;</w:t>
      </w:r>
    </w:p>
    <w:p w:rsidR="00245D51" w:rsidRPr="00C81BAD" w:rsidRDefault="00245D51" w:rsidP="00245D51">
      <w:pPr>
        <w:rPr>
          <w:rFonts w:ascii="宋体" w:eastAsia="宋体" w:hAnsi="宋体"/>
        </w:rPr>
      </w:pPr>
      <w:r w:rsidRPr="00C81BAD">
        <w:rPr>
          <w:rFonts w:ascii="宋体" w:eastAsia="宋体" w:hAnsi="宋体"/>
        </w:rPr>
        <w:t xml:space="preserve">    scanf("%s",s);</w:t>
      </w:r>
    </w:p>
    <w:p w:rsidR="00245D51" w:rsidRPr="00C81BAD" w:rsidRDefault="00245D51" w:rsidP="00245D51">
      <w:pPr>
        <w:rPr>
          <w:rFonts w:ascii="宋体" w:eastAsia="宋体" w:hAnsi="宋体"/>
        </w:rPr>
      </w:pPr>
      <w:r w:rsidRPr="00C81BAD">
        <w:rPr>
          <w:rFonts w:ascii="宋体" w:eastAsia="宋体" w:hAnsi="宋体"/>
        </w:rPr>
        <w:t xml:space="preserve">    cal_next();</w:t>
      </w:r>
    </w:p>
    <w:p w:rsidR="00245D51" w:rsidRPr="00C81BAD" w:rsidRDefault="00245D51" w:rsidP="00245D51">
      <w:pPr>
        <w:rPr>
          <w:rFonts w:ascii="宋体" w:eastAsia="宋体" w:hAnsi="宋体"/>
        </w:rPr>
      </w:pPr>
      <w:r w:rsidRPr="00C81BAD">
        <w:rPr>
          <w:rFonts w:ascii="宋体" w:eastAsia="宋体" w:hAnsi="宋体"/>
        </w:rPr>
        <w:t xml:space="preserve">    int len = strlen(s);</w:t>
      </w:r>
    </w:p>
    <w:p w:rsidR="00245D51" w:rsidRPr="00C81BAD" w:rsidRDefault="00245D51" w:rsidP="00245D51">
      <w:pPr>
        <w:rPr>
          <w:rFonts w:ascii="宋体" w:eastAsia="宋体" w:hAnsi="宋体"/>
        </w:rPr>
      </w:pPr>
      <w:r w:rsidRPr="00C81BAD">
        <w:rPr>
          <w:rFonts w:ascii="宋体" w:eastAsia="宋体" w:hAnsi="宋体"/>
        </w:rPr>
        <w:t xml:space="preserve">    if(len%(len - Next[len-1] - 1) == 0) groupsize=len/(len - Next[len-1] - 1); else groupsize=1;</w:t>
      </w:r>
    </w:p>
    <w:p w:rsidR="00245D51" w:rsidRPr="00C81BAD" w:rsidRDefault="00245D51" w:rsidP="00245D51">
      <w:pPr>
        <w:rPr>
          <w:rFonts w:ascii="宋体" w:eastAsia="宋体" w:hAnsi="宋体"/>
        </w:rPr>
      </w:pPr>
      <w:r w:rsidRPr="00C81BAD">
        <w:rPr>
          <w:rFonts w:ascii="宋体" w:eastAsia="宋体" w:hAnsi="宋体"/>
        </w:rPr>
        <w:t xml:space="preserve">    groupnum=len/groupsize;</w:t>
      </w:r>
    </w:p>
    <w:p w:rsidR="00245D51" w:rsidRPr="00C81BAD" w:rsidRDefault="00245D51" w:rsidP="00245D51">
      <w:pPr>
        <w:rPr>
          <w:rFonts w:ascii="宋体" w:eastAsia="宋体" w:hAnsi="宋体"/>
        </w:rPr>
      </w:pPr>
      <w:r w:rsidRPr="00C81BAD">
        <w:rPr>
          <w:rFonts w:ascii="宋体" w:eastAsia="宋体" w:hAnsi="宋体"/>
        </w:rPr>
        <w:t xml:space="preserve">    //cout&lt;&lt;"groupnum:"&lt;&lt;groupnum&lt;&lt;endl;</w:t>
      </w:r>
    </w:p>
    <w:p w:rsidR="00245D51" w:rsidRPr="00C81BAD" w:rsidRDefault="00245D51" w:rsidP="00245D51">
      <w:pPr>
        <w:rPr>
          <w:rFonts w:ascii="宋体" w:eastAsia="宋体" w:hAnsi="宋体"/>
        </w:rPr>
      </w:pPr>
      <w:r w:rsidRPr="00C81BAD">
        <w:rPr>
          <w:rFonts w:ascii="宋体" w:eastAsia="宋体" w:hAnsi="宋体"/>
        </w:rPr>
        <w:t xml:space="preserve">    //cout&lt;&lt;"groupsize:"&lt;&lt;groupsize&lt;&lt;endl;</w:t>
      </w:r>
    </w:p>
    <w:p w:rsidR="00245D51" w:rsidRPr="00C81BAD" w:rsidRDefault="00245D51" w:rsidP="00245D51">
      <w:pPr>
        <w:rPr>
          <w:rFonts w:ascii="宋体" w:eastAsia="宋体" w:hAnsi="宋体"/>
        </w:rPr>
      </w:pPr>
      <w:r w:rsidRPr="00C81BAD">
        <w:rPr>
          <w:rFonts w:ascii="宋体" w:eastAsia="宋体" w:hAnsi="宋体"/>
        </w:rPr>
        <w:t xml:space="preserve">    printf("%d\n",groupnum);</w:t>
      </w:r>
    </w:p>
    <w:p w:rsidR="00245D51" w:rsidRPr="00C81BAD" w:rsidRDefault="00245D51" w:rsidP="00245D51">
      <w:pPr>
        <w:rPr>
          <w:rFonts w:ascii="宋体" w:eastAsia="宋体" w:hAnsi="宋体"/>
        </w:rPr>
      </w:pPr>
      <w:r w:rsidRPr="00C81BAD">
        <w:rPr>
          <w:rFonts w:ascii="宋体" w:eastAsia="宋体" w:hAnsi="宋体"/>
        </w:rPr>
        <w:t xml:space="preserve">    for(int i=0;i&lt;groupnum;i++){</w:t>
      </w:r>
    </w:p>
    <w:p w:rsidR="00245D51" w:rsidRPr="00C81BAD" w:rsidRDefault="00245D51" w:rsidP="00245D51">
      <w:pPr>
        <w:rPr>
          <w:rFonts w:ascii="宋体" w:eastAsia="宋体" w:hAnsi="宋体"/>
        </w:rPr>
      </w:pPr>
      <w:r w:rsidRPr="00C81BAD">
        <w:rPr>
          <w:rFonts w:ascii="宋体" w:eastAsia="宋体" w:hAnsi="宋体"/>
        </w:rPr>
        <w:t xml:space="preserve">        printf("%d ",groupsize);</w:t>
      </w:r>
    </w:p>
    <w:p w:rsidR="00245D51" w:rsidRPr="00C81BAD" w:rsidRDefault="00245D51" w:rsidP="00245D51">
      <w:pPr>
        <w:rPr>
          <w:rFonts w:ascii="宋体" w:eastAsia="宋体" w:hAnsi="宋体"/>
        </w:rPr>
      </w:pPr>
      <w:r w:rsidRPr="00C81BAD">
        <w:rPr>
          <w:rFonts w:ascii="宋体" w:eastAsia="宋体" w:hAnsi="宋体"/>
        </w:rPr>
        <w:t xml:space="preserve">        for (int j=0;j&lt;groupsize;j++){</w:t>
      </w:r>
    </w:p>
    <w:p w:rsidR="00245D51" w:rsidRPr="00C81BAD" w:rsidRDefault="00245D51" w:rsidP="00245D51">
      <w:pPr>
        <w:rPr>
          <w:rFonts w:ascii="宋体" w:eastAsia="宋体" w:hAnsi="宋体"/>
        </w:rPr>
      </w:pPr>
      <w:r w:rsidRPr="00C81BAD">
        <w:rPr>
          <w:rFonts w:ascii="宋体" w:eastAsia="宋体" w:hAnsi="宋体"/>
        </w:rPr>
        <w:t xml:space="preserve">            printf("%d",i+j*groupnum);</w:t>
      </w:r>
    </w:p>
    <w:p w:rsidR="00245D51" w:rsidRPr="00C81BAD" w:rsidRDefault="00245D51" w:rsidP="00245D51">
      <w:pPr>
        <w:rPr>
          <w:rFonts w:ascii="宋体" w:eastAsia="宋体" w:hAnsi="宋体"/>
        </w:rPr>
      </w:pPr>
      <w:r w:rsidRPr="00C81BAD">
        <w:rPr>
          <w:rFonts w:ascii="宋体" w:eastAsia="宋体" w:hAnsi="宋体"/>
        </w:rPr>
        <w:t xml:space="preserve">            if(j==groupsize-1) printf("\n");else printf(" ");</w:t>
      </w:r>
    </w:p>
    <w:p w:rsidR="00245D51" w:rsidRPr="00C81BAD" w:rsidRDefault="00245D51" w:rsidP="00245D51">
      <w:pPr>
        <w:rPr>
          <w:rFonts w:ascii="宋体" w:eastAsia="宋体" w:hAnsi="宋体"/>
        </w:rPr>
      </w:pPr>
      <w:r w:rsidRPr="00C81BAD">
        <w:rPr>
          <w:rFonts w:ascii="宋体" w:eastAsia="宋体" w:hAnsi="宋体"/>
        </w:rPr>
        <w:t xml:space="preserve">        }</w:t>
      </w:r>
    </w:p>
    <w:p w:rsidR="00245D51" w:rsidRPr="00C81BAD" w:rsidRDefault="00245D51" w:rsidP="00245D51">
      <w:pPr>
        <w:rPr>
          <w:rFonts w:ascii="宋体" w:eastAsia="宋体" w:hAnsi="宋体"/>
        </w:rPr>
      </w:pPr>
      <w:r w:rsidRPr="00C81BAD">
        <w:rPr>
          <w:rFonts w:ascii="宋体" w:eastAsia="宋体" w:hAnsi="宋体"/>
        </w:rPr>
        <w:t xml:space="preserve">    }</w:t>
      </w:r>
    </w:p>
    <w:p w:rsidR="00245D51" w:rsidRPr="00C81BAD" w:rsidRDefault="00245D51" w:rsidP="00245D51">
      <w:pPr>
        <w:rPr>
          <w:rFonts w:ascii="宋体" w:eastAsia="宋体" w:hAnsi="宋体"/>
        </w:rPr>
      </w:pPr>
      <w:r w:rsidRPr="00C81BAD">
        <w:rPr>
          <w:rFonts w:ascii="宋体" w:eastAsia="宋体" w:hAnsi="宋体"/>
        </w:rPr>
        <w:t xml:space="preserve">    return 0;</w:t>
      </w:r>
    </w:p>
    <w:p w:rsidR="00245D51" w:rsidRPr="00C81BAD" w:rsidRDefault="00245D51" w:rsidP="00245D51">
      <w:pPr>
        <w:rPr>
          <w:rFonts w:ascii="宋体" w:eastAsia="宋体" w:hAnsi="宋体"/>
        </w:rPr>
      </w:pPr>
      <w:r w:rsidRPr="00C81BAD">
        <w:rPr>
          <w:rFonts w:ascii="宋体" w:eastAsia="宋体" w:hAnsi="宋体"/>
        </w:rPr>
        <w:t>}</w:t>
      </w:r>
    </w:p>
    <w:p w:rsidR="005505FF" w:rsidRPr="00C81BAD" w:rsidRDefault="005505FF" w:rsidP="005505FF">
      <w:pPr>
        <w:pStyle w:val="3"/>
        <w:rPr>
          <w:rFonts w:ascii="宋体" w:eastAsia="宋体" w:hAnsi="宋体"/>
          <w:b w:val="0"/>
        </w:rPr>
      </w:pPr>
      <w:bookmarkStart w:id="144" w:name="_Toc523521227"/>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2203</w:t>
      </w:r>
      <w:r w:rsidRPr="00C81BAD">
        <w:rPr>
          <w:rFonts w:ascii="宋体" w:eastAsia="宋体" w:hAnsi="宋体" w:hint="eastAsia"/>
          <w:b w:val="0"/>
        </w:rPr>
        <w:t>-亲和串</w:t>
      </w:r>
      <w:bookmarkEnd w:id="144"/>
    </w:p>
    <w:p w:rsidR="005505FF" w:rsidRPr="00C81BAD" w:rsidRDefault="005505FF" w:rsidP="00054EFB">
      <w:pPr>
        <w:rPr>
          <w:rFonts w:ascii="宋体" w:eastAsia="宋体" w:hAnsi="宋体"/>
        </w:rPr>
      </w:pPr>
      <w:r w:rsidRPr="00C81BAD">
        <w:rPr>
          <w:rFonts w:ascii="宋体" w:eastAsia="宋体" w:hAnsi="宋体" w:hint="eastAsia"/>
        </w:rPr>
        <w:t>【题意】给定字符串a和b判断b是否为a在经过任意次循环移位后的子串</w:t>
      </w:r>
    </w:p>
    <w:p w:rsidR="005505FF" w:rsidRPr="00C81BAD" w:rsidRDefault="005505FF" w:rsidP="00054EFB">
      <w:pPr>
        <w:rPr>
          <w:rFonts w:ascii="宋体" w:eastAsia="宋体" w:hAnsi="宋体"/>
        </w:rPr>
      </w:pPr>
      <w:r w:rsidRPr="00C81BAD">
        <w:rPr>
          <w:rFonts w:ascii="宋体" w:eastAsia="宋体" w:hAnsi="宋体" w:hint="eastAsia"/>
        </w:rPr>
        <w:t>【题解】处理序列循环移位的惯用套路-写2遍，这样的一个新的序列一定包含了所有的循环移位序列，之后就变成KMP模板题</w:t>
      </w:r>
    </w:p>
    <w:p w:rsidR="005505FF" w:rsidRPr="00C81BAD" w:rsidRDefault="005505FF" w:rsidP="00054EFB">
      <w:pPr>
        <w:rPr>
          <w:rFonts w:ascii="宋体" w:eastAsia="宋体" w:hAnsi="宋体"/>
        </w:rPr>
      </w:pPr>
      <w:r w:rsidRPr="00C81BAD">
        <w:rPr>
          <w:rFonts w:ascii="宋体" w:eastAsia="宋体" w:hAnsi="宋体" w:hint="eastAsia"/>
        </w:rPr>
        <w:t>【代码】</w:t>
      </w:r>
    </w:p>
    <w:p w:rsidR="005505FF" w:rsidRPr="00C81BAD" w:rsidRDefault="005505FF" w:rsidP="005505FF">
      <w:pPr>
        <w:rPr>
          <w:rFonts w:ascii="宋体" w:eastAsia="宋体" w:hAnsi="宋体"/>
        </w:rPr>
      </w:pPr>
      <w:r w:rsidRPr="00C81BAD">
        <w:rPr>
          <w:rFonts w:ascii="宋体" w:eastAsia="宋体" w:hAnsi="宋体"/>
        </w:rPr>
        <w:lastRenderedPageBreak/>
        <w:t>#include &lt;bits/stdc++.h&gt;</w:t>
      </w:r>
    </w:p>
    <w:p w:rsidR="005505FF" w:rsidRPr="00C81BAD" w:rsidRDefault="005505FF" w:rsidP="005505FF">
      <w:pPr>
        <w:rPr>
          <w:rFonts w:ascii="宋体" w:eastAsia="宋体" w:hAnsi="宋体"/>
        </w:rPr>
      </w:pPr>
      <w:r w:rsidRPr="00C81BAD">
        <w:rPr>
          <w:rFonts w:ascii="宋体" w:eastAsia="宋体" w:hAnsi="宋体"/>
        </w:rPr>
        <w:t>#define MAXLEN 100010</w:t>
      </w:r>
    </w:p>
    <w:p w:rsidR="005505FF" w:rsidRPr="00C81BAD" w:rsidRDefault="005505FF" w:rsidP="005505FF">
      <w:pPr>
        <w:rPr>
          <w:rFonts w:ascii="宋体" w:eastAsia="宋体" w:hAnsi="宋体"/>
        </w:rPr>
      </w:pPr>
    </w:p>
    <w:p w:rsidR="005505FF" w:rsidRPr="00C81BAD" w:rsidRDefault="005505FF" w:rsidP="005505FF">
      <w:pPr>
        <w:rPr>
          <w:rFonts w:ascii="宋体" w:eastAsia="宋体" w:hAnsi="宋体"/>
        </w:rPr>
      </w:pPr>
      <w:r w:rsidRPr="00C81BAD">
        <w:rPr>
          <w:rFonts w:ascii="宋体" w:eastAsia="宋体" w:hAnsi="宋体"/>
        </w:rPr>
        <w:t>using namespace std;</w:t>
      </w:r>
    </w:p>
    <w:p w:rsidR="005505FF" w:rsidRPr="00C81BAD" w:rsidRDefault="005505FF" w:rsidP="005505FF">
      <w:pPr>
        <w:rPr>
          <w:rFonts w:ascii="宋体" w:eastAsia="宋体" w:hAnsi="宋体"/>
        </w:rPr>
      </w:pPr>
    </w:p>
    <w:p w:rsidR="005505FF" w:rsidRPr="00C81BAD" w:rsidRDefault="005505FF" w:rsidP="005505FF">
      <w:pPr>
        <w:rPr>
          <w:rFonts w:ascii="宋体" w:eastAsia="宋体" w:hAnsi="宋体"/>
        </w:rPr>
      </w:pPr>
      <w:r w:rsidRPr="00C81BAD">
        <w:rPr>
          <w:rFonts w:ascii="宋体" w:eastAsia="宋体" w:hAnsi="宋体"/>
        </w:rPr>
        <w:t>void cal_next(char s[],int len,int next[]){</w:t>
      </w:r>
    </w:p>
    <w:p w:rsidR="005505FF" w:rsidRPr="00C81BAD" w:rsidRDefault="005505FF" w:rsidP="005505FF">
      <w:pPr>
        <w:rPr>
          <w:rFonts w:ascii="宋体" w:eastAsia="宋体" w:hAnsi="宋体"/>
        </w:rPr>
      </w:pPr>
      <w:r w:rsidRPr="00C81BAD">
        <w:rPr>
          <w:rFonts w:ascii="宋体" w:eastAsia="宋体" w:hAnsi="宋体"/>
        </w:rPr>
        <w:t xml:space="preserve">    next[0]=0;</w:t>
      </w:r>
    </w:p>
    <w:p w:rsidR="005505FF" w:rsidRPr="00C81BAD" w:rsidRDefault="005505FF" w:rsidP="005505FF">
      <w:pPr>
        <w:rPr>
          <w:rFonts w:ascii="宋体" w:eastAsia="宋体" w:hAnsi="宋体"/>
        </w:rPr>
      </w:pPr>
      <w:r w:rsidRPr="00C81BAD">
        <w:rPr>
          <w:rFonts w:ascii="宋体" w:eastAsia="宋体" w:hAnsi="宋体"/>
        </w:rPr>
        <w:t xml:space="preserve">    int j=0,i=1;</w:t>
      </w:r>
    </w:p>
    <w:p w:rsidR="005505FF" w:rsidRPr="00C81BAD" w:rsidRDefault="005505FF" w:rsidP="005505FF">
      <w:pPr>
        <w:rPr>
          <w:rFonts w:ascii="宋体" w:eastAsia="宋体" w:hAnsi="宋体"/>
        </w:rPr>
      </w:pPr>
      <w:r w:rsidRPr="00C81BAD">
        <w:rPr>
          <w:rFonts w:ascii="宋体" w:eastAsia="宋体" w:hAnsi="宋体"/>
        </w:rPr>
        <w:t xml:space="preserve">    while(i&lt;len){</w:t>
      </w:r>
    </w:p>
    <w:p w:rsidR="005505FF" w:rsidRPr="00C81BAD" w:rsidRDefault="005505FF" w:rsidP="005505FF">
      <w:pPr>
        <w:rPr>
          <w:rFonts w:ascii="宋体" w:eastAsia="宋体" w:hAnsi="宋体"/>
        </w:rPr>
      </w:pPr>
      <w:r w:rsidRPr="00C81BAD">
        <w:rPr>
          <w:rFonts w:ascii="宋体" w:eastAsia="宋体" w:hAnsi="宋体"/>
        </w:rPr>
        <w:t xml:space="preserve">        if(s[i]==s[j]){</w:t>
      </w:r>
    </w:p>
    <w:p w:rsidR="005505FF" w:rsidRPr="00C81BAD" w:rsidRDefault="005505FF" w:rsidP="005505FF">
      <w:pPr>
        <w:rPr>
          <w:rFonts w:ascii="宋体" w:eastAsia="宋体" w:hAnsi="宋体"/>
        </w:rPr>
      </w:pPr>
      <w:r w:rsidRPr="00C81BAD">
        <w:rPr>
          <w:rFonts w:ascii="宋体" w:eastAsia="宋体" w:hAnsi="宋体"/>
        </w:rPr>
        <w:t xml:space="preserve">            next[i++]=(j++)+1;</w:t>
      </w:r>
    </w:p>
    <w:p w:rsidR="005505FF" w:rsidRPr="00C81BAD" w:rsidRDefault="005505FF" w:rsidP="005505FF">
      <w:pPr>
        <w:rPr>
          <w:rFonts w:ascii="宋体" w:eastAsia="宋体" w:hAnsi="宋体"/>
        </w:rPr>
      </w:pPr>
      <w:r w:rsidRPr="00C81BAD">
        <w:rPr>
          <w:rFonts w:ascii="宋体" w:eastAsia="宋体" w:hAnsi="宋体"/>
        </w:rPr>
        <w:t xml:space="preserve">            continue;</w:t>
      </w:r>
    </w:p>
    <w:p w:rsidR="005505FF" w:rsidRPr="00C81BAD" w:rsidRDefault="005505FF" w:rsidP="005505FF">
      <w:pPr>
        <w:rPr>
          <w:rFonts w:ascii="宋体" w:eastAsia="宋体" w:hAnsi="宋体"/>
        </w:rPr>
      </w:pPr>
      <w:r w:rsidRPr="00C81BAD">
        <w:rPr>
          <w:rFonts w:ascii="宋体" w:eastAsia="宋体" w:hAnsi="宋体"/>
        </w:rPr>
        <w:t xml:space="preserve">        }</w:t>
      </w:r>
    </w:p>
    <w:p w:rsidR="005505FF" w:rsidRPr="00C81BAD" w:rsidRDefault="005505FF" w:rsidP="005505FF">
      <w:pPr>
        <w:rPr>
          <w:rFonts w:ascii="宋体" w:eastAsia="宋体" w:hAnsi="宋体"/>
        </w:rPr>
      </w:pPr>
      <w:r w:rsidRPr="00C81BAD">
        <w:rPr>
          <w:rFonts w:ascii="宋体" w:eastAsia="宋体" w:hAnsi="宋体"/>
        </w:rPr>
        <w:t xml:space="preserve">        while(s[i]!=s[j]){</w:t>
      </w:r>
    </w:p>
    <w:p w:rsidR="005505FF" w:rsidRPr="00C81BAD" w:rsidRDefault="005505FF" w:rsidP="005505FF">
      <w:pPr>
        <w:rPr>
          <w:rFonts w:ascii="宋体" w:eastAsia="宋体" w:hAnsi="宋体"/>
        </w:rPr>
      </w:pPr>
      <w:r w:rsidRPr="00C81BAD">
        <w:rPr>
          <w:rFonts w:ascii="宋体" w:eastAsia="宋体" w:hAnsi="宋体"/>
        </w:rPr>
        <w:t xml:space="preserve">            if(j==0){</w:t>
      </w:r>
    </w:p>
    <w:p w:rsidR="005505FF" w:rsidRPr="00C81BAD" w:rsidRDefault="005505FF" w:rsidP="005505FF">
      <w:pPr>
        <w:rPr>
          <w:rFonts w:ascii="宋体" w:eastAsia="宋体" w:hAnsi="宋体"/>
        </w:rPr>
      </w:pPr>
      <w:r w:rsidRPr="00C81BAD">
        <w:rPr>
          <w:rFonts w:ascii="宋体" w:eastAsia="宋体" w:hAnsi="宋体"/>
        </w:rPr>
        <w:t xml:space="preserve">                next[i++]=0;</w:t>
      </w:r>
    </w:p>
    <w:p w:rsidR="005505FF" w:rsidRPr="00C81BAD" w:rsidRDefault="005505FF" w:rsidP="005505FF">
      <w:pPr>
        <w:rPr>
          <w:rFonts w:ascii="宋体" w:eastAsia="宋体" w:hAnsi="宋体"/>
        </w:rPr>
      </w:pPr>
      <w:r w:rsidRPr="00C81BAD">
        <w:rPr>
          <w:rFonts w:ascii="宋体" w:eastAsia="宋体" w:hAnsi="宋体"/>
        </w:rPr>
        <w:t xml:space="preserve">                break;</w:t>
      </w:r>
    </w:p>
    <w:p w:rsidR="005505FF" w:rsidRPr="00C81BAD" w:rsidRDefault="005505FF" w:rsidP="005505FF">
      <w:pPr>
        <w:rPr>
          <w:rFonts w:ascii="宋体" w:eastAsia="宋体" w:hAnsi="宋体"/>
        </w:rPr>
      </w:pPr>
      <w:r w:rsidRPr="00C81BAD">
        <w:rPr>
          <w:rFonts w:ascii="宋体" w:eastAsia="宋体" w:hAnsi="宋体"/>
        </w:rPr>
        <w:t xml:space="preserve">            }</w:t>
      </w:r>
    </w:p>
    <w:p w:rsidR="005505FF" w:rsidRPr="00C81BAD" w:rsidRDefault="005505FF" w:rsidP="005505FF">
      <w:pPr>
        <w:rPr>
          <w:rFonts w:ascii="宋体" w:eastAsia="宋体" w:hAnsi="宋体"/>
        </w:rPr>
      </w:pPr>
      <w:r w:rsidRPr="00C81BAD">
        <w:rPr>
          <w:rFonts w:ascii="宋体" w:eastAsia="宋体" w:hAnsi="宋体"/>
        </w:rPr>
        <w:t xml:space="preserve">            j=next[j-1];</w:t>
      </w:r>
    </w:p>
    <w:p w:rsidR="005505FF" w:rsidRPr="00C81BAD" w:rsidRDefault="005505FF" w:rsidP="005505FF">
      <w:pPr>
        <w:rPr>
          <w:rFonts w:ascii="宋体" w:eastAsia="宋体" w:hAnsi="宋体"/>
        </w:rPr>
      </w:pPr>
      <w:r w:rsidRPr="00C81BAD">
        <w:rPr>
          <w:rFonts w:ascii="宋体" w:eastAsia="宋体" w:hAnsi="宋体"/>
        </w:rPr>
        <w:t xml:space="preserve">        }</w:t>
      </w:r>
    </w:p>
    <w:p w:rsidR="005505FF" w:rsidRPr="00C81BAD" w:rsidRDefault="005505FF" w:rsidP="005505FF">
      <w:pPr>
        <w:rPr>
          <w:rFonts w:ascii="宋体" w:eastAsia="宋体" w:hAnsi="宋体"/>
        </w:rPr>
      </w:pPr>
      <w:r w:rsidRPr="00C81BAD">
        <w:rPr>
          <w:rFonts w:ascii="宋体" w:eastAsia="宋体" w:hAnsi="宋体"/>
        </w:rPr>
        <w:t xml:space="preserve">    }</w:t>
      </w:r>
    </w:p>
    <w:p w:rsidR="005505FF" w:rsidRPr="00C81BAD" w:rsidRDefault="005505FF" w:rsidP="005505FF">
      <w:pPr>
        <w:rPr>
          <w:rFonts w:ascii="宋体" w:eastAsia="宋体" w:hAnsi="宋体"/>
        </w:rPr>
      </w:pPr>
      <w:r w:rsidRPr="00C81BAD">
        <w:rPr>
          <w:rFonts w:ascii="宋体" w:eastAsia="宋体" w:hAnsi="宋体"/>
        </w:rPr>
        <w:t xml:space="preserve">    return;</w:t>
      </w:r>
    </w:p>
    <w:p w:rsidR="005505FF" w:rsidRPr="00C81BAD" w:rsidRDefault="005505FF" w:rsidP="005505FF">
      <w:pPr>
        <w:rPr>
          <w:rFonts w:ascii="宋体" w:eastAsia="宋体" w:hAnsi="宋体"/>
        </w:rPr>
      </w:pPr>
      <w:r w:rsidRPr="00C81BAD">
        <w:rPr>
          <w:rFonts w:ascii="宋体" w:eastAsia="宋体" w:hAnsi="宋体"/>
        </w:rPr>
        <w:t>}</w:t>
      </w:r>
    </w:p>
    <w:p w:rsidR="005505FF" w:rsidRPr="00C81BAD" w:rsidRDefault="005505FF" w:rsidP="005505FF">
      <w:pPr>
        <w:rPr>
          <w:rFonts w:ascii="宋体" w:eastAsia="宋体" w:hAnsi="宋体"/>
        </w:rPr>
      </w:pPr>
    </w:p>
    <w:p w:rsidR="005505FF" w:rsidRPr="00C81BAD" w:rsidRDefault="005505FF" w:rsidP="005505FF">
      <w:pPr>
        <w:rPr>
          <w:rFonts w:ascii="宋体" w:eastAsia="宋体" w:hAnsi="宋体"/>
        </w:rPr>
      </w:pPr>
      <w:r w:rsidRPr="00C81BAD">
        <w:rPr>
          <w:rFonts w:ascii="宋体" w:eastAsia="宋体" w:hAnsi="宋体"/>
        </w:rPr>
        <w:t>bool kmp(char s1[],char s2[],int len1,int len2){</w:t>
      </w:r>
    </w:p>
    <w:p w:rsidR="005505FF" w:rsidRPr="00C81BAD" w:rsidRDefault="005505FF" w:rsidP="005505FF">
      <w:pPr>
        <w:rPr>
          <w:rFonts w:ascii="宋体" w:eastAsia="宋体" w:hAnsi="宋体"/>
        </w:rPr>
      </w:pPr>
      <w:r w:rsidRPr="00C81BAD">
        <w:rPr>
          <w:rFonts w:ascii="宋体" w:eastAsia="宋体" w:hAnsi="宋体"/>
        </w:rPr>
        <w:t xml:space="preserve">    int *next=new int[len2];</w:t>
      </w:r>
    </w:p>
    <w:p w:rsidR="005505FF" w:rsidRPr="00C81BAD" w:rsidRDefault="005505FF" w:rsidP="005505FF">
      <w:pPr>
        <w:rPr>
          <w:rFonts w:ascii="宋体" w:eastAsia="宋体" w:hAnsi="宋体"/>
        </w:rPr>
      </w:pPr>
      <w:r w:rsidRPr="00C81BAD">
        <w:rPr>
          <w:rFonts w:ascii="宋体" w:eastAsia="宋体" w:hAnsi="宋体"/>
        </w:rPr>
        <w:t xml:space="preserve">    strncpy(s1+len1,s1,len1+1);</w:t>
      </w:r>
    </w:p>
    <w:p w:rsidR="005505FF" w:rsidRPr="00C81BAD" w:rsidRDefault="005505FF" w:rsidP="005505FF">
      <w:pPr>
        <w:rPr>
          <w:rFonts w:ascii="宋体" w:eastAsia="宋体" w:hAnsi="宋体"/>
        </w:rPr>
      </w:pPr>
      <w:r w:rsidRPr="00C81BAD">
        <w:rPr>
          <w:rFonts w:ascii="宋体" w:eastAsia="宋体" w:hAnsi="宋体"/>
        </w:rPr>
        <w:t xml:space="preserve">    len1=strlen(s1);</w:t>
      </w:r>
    </w:p>
    <w:p w:rsidR="005505FF" w:rsidRPr="00C81BAD" w:rsidRDefault="005505FF" w:rsidP="005505FF">
      <w:pPr>
        <w:rPr>
          <w:rFonts w:ascii="宋体" w:eastAsia="宋体" w:hAnsi="宋体"/>
        </w:rPr>
      </w:pPr>
      <w:r w:rsidRPr="00C81BAD">
        <w:rPr>
          <w:rFonts w:ascii="宋体" w:eastAsia="宋体" w:hAnsi="宋体"/>
        </w:rPr>
        <w:t xml:space="preserve">    cal_next(s2,len2,next);</w:t>
      </w:r>
    </w:p>
    <w:p w:rsidR="005505FF" w:rsidRPr="00C81BAD" w:rsidRDefault="005505FF" w:rsidP="005505FF">
      <w:pPr>
        <w:rPr>
          <w:rFonts w:ascii="宋体" w:eastAsia="宋体" w:hAnsi="宋体"/>
        </w:rPr>
      </w:pPr>
      <w:r w:rsidRPr="00C81BAD">
        <w:rPr>
          <w:rFonts w:ascii="宋体" w:eastAsia="宋体" w:hAnsi="宋体"/>
        </w:rPr>
        <w:t xml:space="preserve">    int j=0;</w:t>
      </w:r>
    </w:p>
    <w:p w:rsidR="005505FF" w:rsidRPr="00C81BAD" w:rsidRDefault="005505FF" w:rsidP="005505FF">
      <w:pPr>
        <w:rPr>
          <w:rFonts w:ascii="宋体" w:eastAsia="宋体" w:hAnsi="宋体"/>
        </w:rPr>
      </w:pPr>
      <w:r w:rsidRPr="00C81BAD">
        <w:rPr>
          <w:rFonts w:ascii="宋体" w:eastAsia="宋体" w:hAnsi="宋体"/>
        </w:rPr>
        <w:t xml:space="preserve">    for (int i=0;i&lt;len1;i++){</w:t>
      </w:r>
    </w:p>
    <w:p w:rsidR="005505FF" w:rsidRPr="00C81BAD" w:rsidRDefault="005505FF" w:rsidP="005505FF">
      <w:pPr>
        <w:rPr>
          <w:rFonts w:ascii="宋体" w:eastAsia="宋体" w:hAnsi="宋体"/>
        </w:rPr>
      </w:pPr>
      <w:r w:rsidRPr="00C81BAD">
        <w:rPr>
          <w:rFonts w:ascii="宋体" w:eastAsia="宋体" w:hAnsi="宋体"/>
        </w:rPr>
        <w:t xml:space="preserve">        while(s1[i]!=s2[j]){</w:t>
      </w:r>
    </w:p>
    <w:p w:rsidR="005505FF" w:rsidRPr="00C81BAD" w:rsidRDefault="005505FF" w:rsidP="005505FF">
      <w:pPr>
        <w:rPr>
          <w:rFonts w:ascii="宋体" w:eastAsia="宋体" w:hAnsi="宋体"/>
        </w:rPr>
      </w:pPr>
      <w:r w:rsidRPr="00C81BAD">
        <w:rPr>
          <w:rFonts w:ascii="宋体" w:eastAsia="宋体" w:hAnsi="宋体"/>
        </w:rPr>
        <w:t xml:space="preserve">            if(j==0) break;</w:t>
      </w:r>
    </w:p>
    <w:p w:rsidR="005505FF" w:rsidRPr="00C81BAD" w:rsidRDefault="005505FF" w:rsidP="005505FF">
      <w:pPr>
        <w:rPr>
          <w:rFonts w:ascii="宋体" w:eastAsia="宋体" w:hAnsi="宋体"/>
        </w:rPr>
      </w:pPr>
      <w:r w:rsidRPr="00C81BAD">
        <w:rPr>
          <w:rFonts w:ascii="宋体" w:eastAsia="宋体" w:hAnsi="宋体"/>
        </w:rPr>
        <w:t xml:space="preserve">            j=next[j-1];</w:t>
      </w:r>
    </w:p>
    <w:p w:rsidR="005505FF" w:rsidRPr="00C81BAD" w:rsidRDefault="005505FF" w:rsidP="005505FF">
      <w:pPr>
        <w:rPr>
          <w:rFonts w:ascii="宋体" w:eastAsia="宋体" w:hAnsi="宋体"/>
        </w:rPr>
      </w:pPr>
      <w:r w:rsidRPr="00C81BAD">
        <w:rPr>
          <w:rFonts w:ascii="宋体" w:eastAsia="宋体" w:hAnsi="宋体"/>
        </w:rPr>
        <w:t xml:space="preserve">        }</w:t>
      </w:r>
    </w:p>
    <w:p w:rsidR="005505FF" w:rsidRPr="00C81BAD" w:rsidRDefault="005505FF" w:rsidP="005505FF">
      <w:pPr>
        <w:rPr>
          <w:rFonts w:ascii="宋体" w:eastAsia="宋体" w:hAnsi="宋体"/>
        </w:rPr>
      </w:pPr>
      <w:r w:rsidRPr="00C81BAD">
        <w:rPr>
          <w:rFonts w:ascii="宋体" w:eastAsia="宋体" w:hAnsi="宋体"/>
        </w:rPr>
        <w:t xml:space="preserve">        if(s1[i]==s2[j]){</w:t>
      </w:r>
    </w:p>
    <w:p w:rsidR="005505FF" w:rsidRPr="00C81BAD" w:rsidRDefault="005505FF" w:rsidP="005505FF">
      <w:pPr>
        <w:rPr>
          <w:rFonts w:ascii="宋体" w:eastAsia="宋体" w:hAnsi="宋体"/>
        </w:rPr>
      </w:pPr>
      <w:r w:rsidRPr="00C81BAD">
        <w:rPr>
          <w:rFonts w:ascii="宋体" w:eastAsia="宋体" w:hAnsi="宋体"/>
        </w:rPr>
        <w:t xml:space="preserve">            j++;</w:t>
      </w:r>
    </w:p>
    <w:p w:rsidR="005505FF" w:rsidRPr="00C81BAD" w:rsidRDefault="005505FF" w:rsidP="005505FF">
      <w:pPr>
        <w:rPr>
          <w:rFonts w:ascii="宋体" w:eastAsia="宋体" w:hAnsi="宋体"/>
        </w:rPr>
      </w:pPr>
      <w:r w:rsidRPr="00C81BAD">
        <w:rPr>
          <w:rFonts w:ascii="宋体" w:eastAsia="宋体" w:hAnsi="宋体"/>
        </w:rPr>
        <w:t xml:space="preserve">            if(j==len2) return true;</w:t>
      </w:r>
    </w:p>
    <w:p w:rsidR="005505FF" w:rsidRPr="00C81BAD" w:rsidRDefault="005505FF" w:rsidP="005505FF">
      <w:pPr>
        <w:rPr>
          <w:rFonts w:ascii="宋体" w:eastAsia="宋体" w:hAnsi="宋体"/>
        </w:rPr>
      </w:pPr>
      <w:r w:rsidRPr="00C81BAD">
        <w:rPr>
          <w:rFonts w:ascii="宋体" w:eastAsia="宋体" w:hAnsi="宋体"/>
        </w:rPr>
        <w:t xml:space="preserve">        }</w:t>
      </w:r>
    </w:p>
    <w:p w:rsidR="005505FF" w:rsidRPr="00C81BAD" w:rsidRDefault="005505FF" w:rsidP="005505FF">
      <w:pPr>
        <w:rPr>
          <w:rFonts w:ascii="宋体" w:eastAsia="宋体" w:hAnsi="宋体"/>
        </w:rPr>
      </w:pPr>
      <w:r w:rsidRPr="00C81BAD">
        <w:rPr>
          <w:rFonts w:ascii="宋体" w:eastAsia="宋体" w:hAnsi="宋体"/>
        </w:rPr>
        <w:t xml:space="preserve">    }</w:t>
      </w:r>
    </w:p>
    <w:p w:rsidR="005505FF" w:rsidRPr="00C81BAD" w:rsidRDefault="005505FF" w:rsidP="005505FF">
      <w:pPr>
        <w:rPr>
          <w:rFonts w:ascii="宋体" w:eastAsia="宋体" w:hAnsi="宋体"/>
        </w:rPr>
      </w:pPr>
      <w:r w:rsidRPr="00C81BAD">
        <w:rPr>
          <w:rFonts w:ascii="宋体" w:eastAsia="宋体" w:hAnsi="宋体"/>
        </w:rPr>
        <w:t xml:space="preserve">    return false;</w:t>
      </w:r>
    </w:p>
    <w:p w:rsidR="005505FF" w:rsidRPr="00C81BAD" w:rsidRDefault="005505FF" w:rsidP="005505FF">
      <w:pPr>
        <w:rPr>
          <w:rFonts w:ascii="宋体" w:eastAsia="宋体" w:hAnsi="宋体"/>
        </w:rPr>
      </w:pPr>
      <w:r w:rsidRPr="00C81BAD">
        <w:rPr>
          <w:rFonts w:ascii="宋体" w:eastAsia="宋体" w:hAnsi="宋体"/>
        </w:rPr>
        <w:t>}</w:t>
      </w:r>
    </w:p>
    <w:p w:rsidR="005505FF" w:rsidRPr="00C81BAD" w:rsidRDefault="005505FF" w:rsidP="005505FF">
      <w:pPr>
        <w:rPr>
          <w:rFonts w:ascii="宋体" w:eastAsia="宋体" w:hAnsi="宋体"/>
        </w:rPr>
      </w:pPr>
    </w:p>
    <w:p w:rsidR="005505FF" w:rsidRPr="00C81BAD" w:rsidRDefault="005505FF" w:rsidP="005505FF">
      <w:pPr>
        <w:rPr>
          <w:rFonts w:ascii="宋体" w:eastAsia="宋体" w:hAnsi="宋体"/>
        </w:rPr>
      </w:pPr>
      <w:r w:rsidRPr="00C81BAD">
        <w:rPr>
          <w:rFonts w:ascii="宋体" w:eastAsia="宋体" w:hAnsi="宋体"/>
        </w:rPr>
        <w:t>int main()</w:t>
      </w:r>
    </w:p>
    <w:p w:rsidR="005505FF" w:rsidRPr="00C81BAD" w:rsidRDefault="005505FF" w:rsidP="005505FF">
      <w:pPr>
        <w:rPr>
          <w:rFonts w:ascii="宋体" w:eastAsia="宋体" w:hAnsi="宋体"/>
        </w:rPr>
      </w:pPr>
      <w:r w:rsidRPr="00C81BAD">
        <w:rPr>
          <w:rFonts w:ascii="宋体" w:eastAsia="宋体" w:hAnsi="宋体"/>
        </w:rPr>
        <w:lastRenderedPageBreak/>
        <w:t>{</w:t>
      </w:r>
    </w:p>
    <w:p w:rsidR="005505FF" w:rsidRPr="00C81BAD" w:rsidRDefault="005505FF" w:rsidP="005505FF">
      <w:pPr>
        <w:rPr>
          <w:rFonts w:ascii="宋体" w:eastAsia="宋体" w:hAnsi="宋体"/>
        </w:rPr>
      </w:pPr>
      <w:r w:rsidRPr="00C81BAD">
        <w:rPr>
          <w:rFonts w:ascii="宋体" w:eastAsia="宋体" w:hAnsi="宋体"/>
        </w:rPr>
        <w:t xml:space="preserve">    char *s1=new char[MAXLEN&lt;&lt;1],*s2=new char[MAXLEN];</w:t>
      </w:r>
    </w:p>
    <w:p w:rsidR="005505FF" w:rsidRPr="00C81BAD" w:rsidRDefault="005505FF" w:rsidP="005505FF">
      <w:pPr>
        <w:rPr>
          <w:rFonts w:ascii="宋体" w:eastAsia="宋体" w:hAnsi="宋体"/>
        </w:rPr>
      </w:pPr>
      <w:r w:rsidRPr="00C81BAD">
        <w:rPr>
          <w:rFonts w:ascii="宋体" w:eastAsia="宋体" w:hAnsi="宋体"/>
        </w:rPr>
        <w:t xml:space="preserve">    while(~scanf("%s%s",s1,s2)){</w:t>
      </w:r>
    </w:p>
    <w:p w:rsidR="005505FF" w:rsidRPr="00C81BAD" w:rsidRDefault="005505FF" w:rsidP="005505FF">
      <w:pPr>
        <w:rPr>
          <w:rFonts w:ascii="宋体" w:eastAsia="宋体" w:hAnsi="宋体"/>
        </w:rPr>
      </w:pPr>
      <w:r w:rsidRPr="00C81BAD">
        <w:rPr>
          <w:rFonts w:ascii="宋体" w:eastAsia="宋体" w:hAnsi="宋体"/>
        </w:rPr>
        <w:t xml:space="preserve">        int len1=strlen(s1),len2=strlen(s2);</w:t>
      </w:r>
    </w:p>
    <w:p w:rsidR="005505FF" w:rsidRPr="00C81BAD" w:rsidRDefault="005505FF" w:rsidP="005505FF">
      <w:pPr>
        <w:rPr>
          <w:rFonts w:ascii="宋体" w:eastAsia="宋体" w:hAnsi="宋体"/>
        </w:rPr>
      </w:pPr>
      <w:r w:rsidRPr="00C81BAD">
        <w:rPr>
          <w:rFonts w:ascii="宋体" w:eastAsia="宋体" w:hAnsi="宋体"/>
        </w:rPr>
        <w:t xml:space="preserve">        if(kmp(s1,s2,len1,len2)) printf("yes\n");else printf("no\n");</w:t>
      </w:r>
    </w:p>
    <w:p w:rsidR="005505FF" w:rsidRPr="00C81BAD" w:rsidRDefault="005505FF" w:rsidP="005505FF">
      <w:pPr>
        <w:rPr>
          <w:rFonts w:ascii="宋体" w:eastAsia="宋体" w:hAnsi="宋体"/>
        </w:rPr>
      </w:pPr>
      <w:r w:rsidRPr="00C81BAD">
        <w:rPr>
          <w:rFonts w:ascii="宋体" w:eastAsia="宋体" w:hAnsi="宋体"/>
        </w:rPr>
        <w:t xml:space="preserve">    }</w:t>
      </w:r>
    </w:p>
    <w:p w:rsidR="005505FF" w:rsidRPr="00C81BAD" w:rsidRDefault="005505FF" w:rsidP="005505FF">
      <w:pPr>
        <w:rPr>
          <w:rFonts w:ascii="宋体" w:eastAsia="宋体" w:hAnsi="宋体"/>
        </w:rPr>
      </w:pPr>
      <w:r w:rsidRPr="00C81BAD">
        <w:rPr>
          <w:rFonts w:ascii="宋体" w:eastAsia="宋体" w:hAnsi="宋体"/>
        </w:rPr>
        <w:t xml:space="preserve">    return 0;</w:t>
      </w:r>
    </w:p>
    <w:p w:rsidR="005505FF" w:rsidRPr="00C81BAD" w:rsidRDefault="005505FF" w:rsidP="005505FF">
      <w:pPr>
        <w:rPr>
          <w:rFonts w:ascii="宋体" w:eastAsia="宋体" w:hAnsi="宋体"/>
        </w:rPr>
      </w:pPr>
      <w:r w:rsidRPr="00C81BAD">
        <w:rPr>
          <w:rFonts w:ascii="宋体" w:eastAsia="宋体" w:hAnsi="宋体"/>
        </w:rPr>
        <w:t>}</w:t>
      </w:r>
    </w:p>
    <w:p w:rsidR="00B410EC" w:rsidRPr="00C81BAD" w:rsidRDefault="00B410EC" w:rsidP="00B410EC">
      <w:pPr>
        <w:pStyle w:val="3"/>
        <w:rPr>
          <w:rFonts w:ascii="宋体" w:eastAsia="宋体" w:hAnsi="宋体"/>
          <w:b w:val="0"/>
        </w:rPr>
      </w:pPr>
      <w:bookmarkStart w:id="145" w:name="_Toc523521228"/>
      <w:r w:rsidRPr="00C81BAD">
        <w:rPr>
          <w:rFonts w:ascii="宋体" w:eastAsia="宋体" w:hAnsi="宋体" w:hint="eastAsia"/>
          <w:b w:val="0"/>
        </w:rPr>
        <w:t>√-</w:t>
      </w:r>
      <w:r w:rsidRPr="00C81BAD">
        <w:rPr>
          <w:rFonts w:ascii="宋体" w:eastAsia="宋体" w:hAnsi="宋体"/>
          <w:b w:val="0"/>
        </w:rPr>
        <w:t>POJ</w:t>
      </w:r>
      <w:r w:rsidRPr="00C81BAD">
        <w:rPr>
          <w:rFonts w:ascii="宋体" w:eastAsia="宋体" w:hAnsi="宋体" w:hint="eastAsia"/>
          <w:b w:val="0"/>
        </w:rPr>
        <w:t>-</w:t>
      </w:r>
      <w:r w:rsidRPr="00C81BAD">
        <w:rPr>
          <w:rFonts w:ascii="宋体" w:eastAsia="宋体" w:hAnsi="宋体"/>
          <w:b w:val="0"/>
        </w:rPr>
        <w:t>2752</w:t>
      </w:r>
      <w:r w:rsidRPr="00C81BAD">
        <w:rPr>
          <w:rFonts w:ascii="宋体" w:eastAsia="宋体" w:hAnsi="宋体" w:hint="eastAsia"/>
          <w:b w:val="0"/>
        </w:rPr>
        <w:t>-</w:t>
      </w:r>
      <w:r w:rsidRPr="00C81BAD">
        <w:rPr>
          <w:rFonts w:ascii="宋体" w:eastAsia="宋体" w:hAnsi="宋体"/>
          <w:b w:val="0"/>
        </w:rPr>
        <w:t>Seek the Name,Seek the Fame</w:t>
      </w:r>
      <w:bookmarkEnd w:id="145"/>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POJ</w:instrText>
      </w:r>
      <w:r w:rsidRPr="00C81BAD">
        <w:rPr>
          <w:rFonts w:ascii="宋体" w:eastAsia="宋体" w:hAnsi="宋体" w:hint="eastAsia"/>
          <w:b w:val="0"/>
        </w:rPr>
        <w:instrText>-</w:instrText>
      </w:r>
      <w:r w:rsidRPr="00C81BAD">
        <w:rPr>
          <w:rFonts w:ascii="宋体" w:eastAsia="宋体" w:hAnsi="宋体"/>
          <w:b w:val="0"/>
        </w:rPr>
        <w:instrText>2752</w:instrText>
      </w:r>
      <w:r w:rsidRPr="00C81BAD">
        <w:rPr>
          <w:rFonts w:ascii="宋体" w:eastAsia="宋体" w:hAnsi="宋体" w:hint="eastAsia"/>
          <w:b w:val="0"/>
        </w:rPr>
        <w:instrText>-</w:instrText>
      </w:r>
      <w:r w:rsidRPr="00C81BAD">
        <w:rPr>
          <w:rFonts w:ascii="宋体" w:eastAsia="宋体" w:hAnsi="宋体"/>
          <w:b w:val="0"/>
        </w:rPr>
        <w:instrText>Seek the Name,Seek the Fame:</w:instrText>
      </w:r>
      <w:r w:rsidRPr="00C81BAD">
        <w:rPr>
          <w:rFonts w:ascii="宋体" w:eastAsia="宋体" w:hAnsi="宋体"/>
        </w:rPr>
        <w:instrText xml:space="preserve">2752" \y "POJ:2752" </w:instrText>
      </w:r>
      <w:r w:rsidRPr="00C81BAD">
        <w:rPr>
          <w:rFonts w:ascii="宋体" w:eastAsia="宋体" w:hAnsi="宋体"/>
          <w:b w:val="0"/>
        </w:rPr>
        <w:fldChar w:fldCharType="end"/>
      </w:r>
    </w:p>
    <w:p w:rsidR="00B410EC" w:rsidRPr="00C81BAD" w:rsidRDefault="00B410EC" w:rsidP="005505FF">
      <w:pPr>
        <w:rPr>
          <w:rFonts w:ascii="宋体" w:eastAsia="宋体" w:hAnsi="宋体"/>
        </w:rPr>
      </w:pPr>
      <w:r w:rsidRPr="00C81BAD">
        <w:rPr>
          <w:rFonts w:ascii="宋体" w:eastAsia="宋体" w:hAnsi="宋体" w:hint="eastAsia"/>
        </w:rPr>
        <w:t>【题意】给定字符串s（长度范围4e5）要求输出所有的前缀和后缀相同的字符串长度（升序）</w:t>
      </w:r>
    </w:p>
    <w:p w:rsidR="00B410EC" w:rsidRPr="00C81BAD" w:rsidRDefault="00B410EC" w:rsidP="005505FF">
      <w:pPr>
        <w:rPr>
          <w:rFonts w:ascii="宋体" w:eastAsia="宋体" w:hAnsi="宋体"/>
        </w:rPr>
      </w:pPr>
      <w:r w:rsidRPr="00C81BAD">
        <w:rPr>
          <w:rFonts w:ascii="宋体" w:eastAsia="宋体" w:hAnsi="宋体" w:hint="eastAsia"/>
        </w:rPr>
        <w:t>【题解】考虑KMP的next数组本质，对于长度为len的字符串0..len-1，next[len-1]的意思就是它（除自己本身）的最大前后缀相同的长度是next[len-1]，接着我们就只考虑这个相同的前后缀，再看除它自己本身之外的最大前后缀相同的长度，这样就是next[</w:t>
      </w:r>
      <w:r w:rsidRPr="00C81BAD">
        <w:rPr>
          <w:rFonts w:ascii="宋体" w:eastAsia="宋体" w:hAnsi="宋体"/>
        </w:rPr>
        <w:t>next[len-1]-1]…</w:t>
      </w:r>
      <w:r w:rsidRPr="00C81BAD">
        <w:rPr>
          <w:rFonts w:ascii="宋体" w:eastAsia="宋体" w:hAnsi="宋体" w:hint="eastAsia"/>
        </w:rPr>
        <w:t>依次类推可以求出所有的前后缀相同数值。复杂度O(n)</w:t>
      </w:r>
    </w:p>
    <w:p w:rsidR="00B410EC" w:rsidRPr="00C81BAD" w:rsidRDefault="00B410EC" w:rsidP="005505FF">
      <w:pPr>
        <w:rPr>
          <w:rFonts w:ascii="宋体" w:eastAsia="宋体" w:hAnsi="宋体"/>
        </w:rPr>
      </w:pPr>
      <w:r w:rsidRPr="00C81BAD">
        <w:rPr>
          <w:rFonts w:ascii="宋体" w:eastAsia="宋体" w:hAnsi="宋体" w:hint="eastAsia"/>
        </w:rPr>
        <w:t>【代码】</w:t>
      </w:r>
    </w:p>
    <w:p w:rsidR="00B410EC" w:rsidRPr="00C81BAD" w:rsidRDefault="00B410EC" w:rsidP="00B410EC">
      <w:pPr>
        <w:rPr>
          <w:rFonts w:ascii="宋体" w:eastAsia="宋体" w:hAnsi="宋体"/>
        </w:rPr>
      </w:pPr>
      <w:r w:rsidRPr="00C81BAD">
        <w:rPr>
          <w:rFonts w:ascii="宋体" w:eastAsia="宋体" w:hAnsi="宋体"/>
        </w:rPr>
        <w:t>#include &lt;cstdio&gt;</w:t>
      </w:r>
    </w:p>
    <w:p w:rsidR="00B410EC" w:rsidRPr="00C81BAD" w:rsidRDefault="00B410EC" w:rsidP="00B410EC">
      <w:pPr>
        <w:rPr>
          <w:rFonts w:ascii="宋体" w:eastAsia="宋体" w:hAnsi="宋体"/>
        </w:rPr>
      </w:pPr>
      <w:r w:rsidRPr="00C81BAD">
        <w:rPr>
          <w:rFonts w:ascii="宋体" w:eastAsia="宋体" w:hAnsi="宋体"/>
        </w:rPr>
        <w:t>#include &lt;cstdlib&gt;</w:t>
      </w:r>
    </w:p>
    <w:p w:rsidR="00B410EC" w:rsidRPr="00C81BAD" w:rsidRDefault="00B410EC" w:rsidP="00B410EC">
      <w:pPr>
        <w:rPr>
          <w:rFonts w:ascii="宋体" w:eastAsia="宋体" w:hAnsi="宋体"/>
        </w:rPr>
      </w:pPr>
      <w:r w:rsidRPr="00C81BAD">
        <w:rPr>
          <w:rFonts w:ascii="宋体" w:eastAsia="宋体" w:hAnsi="宋体"/>
        </w:rPr>
        <w:t>#include &lt;cstring&gt;</w:t>
      </w:r>
    </w:p>
    <w:p w:rsidR="00B410EC" w:rsidRPr="00C81BAD" w:rsidRDefault="00B410EC" w:rsidP="00B410EC">
      <w:pPr>
        <w:rPr>
          <w:rFonts w:ascii="宋体" w:eastAsia="宋体" w:hAnsi="宋体"/>
        </w:rPr>
      </w:pPr>
      <w:r w:rsidRPr="00C81BAD">
        <w:rPr>
          <w:rFonts w:ascii="宋体" w:eastAsia="宋体" w:hAnsi="宋体"/>
        </w:rPr>
        <w:t>#define MAXLEN 400010</w:t>
      </w:r>
    </w:p>
    <w:p w:rsidR="00B410EC" w:rsidRPr="00C81BAD" w:rsidRDefault="00B410EC" w:rsidP="00B410EC">
      <w:pPr>
        <w:rPr>
          <w:rFonts w:ascii="宋体" w:eastAsia="宋体" w:hAnsi="宋体"/>
        </w:rPr>
      </w:pPr>
    </w:p>
    <w:p w:rsidR="00B410EC" w:rsidRPr="00C81BAD" w:rsidRDefault="00B410EC" w:rsidP="00B410EC">
      <w:pPr>
        <w:rPr>
          <w:rFonts w:ascii="宋体" w:eastAsia="宋体" w:hAnsi="宋体"/>
        </w:rPr>
      </w:pPr>
      <w:r w:rsidRPr="00C81BAD">
        <w:rPr>
          <w:rFonts w:ascii="宋体" w:eastAsia="宋体" w:hAnsi="宋体"/>
        </w:rPr>
        <w:t>using namespace std;</w:t>
      </w:r>
    </w:p>
    <w:p w:rsidR="00B410EC" w:rsidRPr="00C81BAD" w:rsidRDefault="00B410EC" w:rsidP="00B410EC">
      <w:pPr>
        <w:rPr>
          <w:rFonts w:ascii="宋体" w:eastAsia="宋体" w:hAnsi="宋体"/>
        </w:rPr>
      </w:pPr>
    </w:p>
    <w:p w:rsidR="00B410EC" w:rsidRPr="00C81BAD" w:rsidRDefault="00B410EC" w:rsidP="00B410EC">
      <w:pPr>
        <w:rPr>
          <w:rFonts w:ascii="宋体" w:eastAsia="宋体" w:hAnsi="宋体"/>
        </w:rPr>
      </w:pPr>
      <w:r w:rsidRPr="00C81BAD">
        <w:rPr>
          <w:rFonts w:ascii="宋体" w:eastAsia="宋体" w:hAnsi="宋体"/>
        </w:rPr>
        <w:t>void cal_next(char s[],int len,int next[]){</w:t>
      </w:r>
    </w:p>
    <w:p w:rsidR="00B410EC" w:rsidRPr="00C81BAD" w:rsidRDefault="00B410EC" w:rsidP="00B410EC">
      <w:pPr>
        <w:rPr>
          <w:rFonts w:ascii="宋体" w:eastAsia="宋体" w:hAnsi="宋体"/>
        </w:rPr>
      </w:pPr>
      <w:r w:rsidRPr="00C81BAD">
        <w:rPr>
          <w:rFonts w:ascii="宋体" w:eastAsia="宋体" w:hAnsi="宋体"/>
        </w:rPr>
        <w:t xml:space="preserve">    next[0]=0;</w:t>
      </w:r>
    </w:p>
    <w:p w:rsidR="00B410EC" w:rsidRPr="00C81BAD" w:rsidRDefault="00B410EC" w:rsidP="00B410EC">
      <w:pPr>
        <w:rPr>
          <w:rFonts w:ascii="宋体" w:eastAsia="宋体" w:hAnsi="宋体"/>
        </w:rPr>
      </w:pPr>
      <w:r w:rsidRPr="00C81BAD">
        <w:rPr>
          <w:rFonts w:ascii="宋体" w:eastAsia="宋体" w:hAnsi="宋体"/>
        </w:rPr>
        <w:t xml:space="preserve">    int i=1,j=0;</w:t>
      </w:r>
    </w:p>
    <w:p w:rsidR="00B410EC" w:rsidRPr="00C81BAD" w:rsidRDefault="00B410EC" w:rsidP="00B410EC">
      <w:pPr>
        <w:rPr>
          <w:rFonts w:ascii="宋体" w:eastAsia="宋体" w:hAnsi="宋体"/>
        </w:rPr>
      </w:pPr>
      <w:r w:rsidRPr="00C81BAD">
        <w:rPr>
          <w:rFonts w:ascii="宋体" w:eastAsia="宋体" w:hAnsi="宋体"/>
        </w:rPr>
        <w:t xml:space="preserve">    while(i&lt;len){</w:t>
      </w:r>
    </w:p>
    <w:p w:rsidR="00B410EC" w:rsidRPr="00C81BAD" w:rsidRDefault="00B410EC" w:rsidP="00B410EC">
      <w:pPr>
        <w:rPr>
          <w:rFonts w:ascii="宋体" w:eastAsia="宋体" w:hAnsi="宋体"/>
        </w:rPr>
      </w:pPr>
      <w:r w:rsidRPr="00C81BAD">
        <w:rPr>
          <w:rFonts w:ascii="宋体" w:eastAsia="宋体" w:hAnsi="宋体"/>
        </w:rPr>
        <w:t xml:space="preserve">        if(s[i]==s[j]){</w:t>
      </w:r>
    </w:p>
    <w:p w:rsidR="00B410EC" w:rsidRPr="00C81BAD" w:rsidRDefault="00B410EC" w:rsidP="00B410EC">
      <w:pPr>
        <w:rPr>
          <w:rFonts w:ascii="宋体" w:eastAsia="宋体" w:hAnsi="宋体"/>
        </w:rPr>
      </w:pPr>
      <w:r w:rsidRPr="00C81BAD">
        <w:rPr>
          <w:rFonts w:ascii="宋体" w:eastAsia="宋体" w:hAnsi="宋体"/>
        </w:rPr>
        <w:t xml:space="preserve">            next[i++]=(j++)+1;</w:t>
      </w:r>
    </w:p>
    <w:p w:rsidR="00B410EC" w:rsidRPr="00C81BAD" w:rsidRDefault="00B410EC" w:rsidP="00B410EC">
      <w:pPr>
        <w:rPr>
          <w:rFonts w:ascii="宋体" w:eastAsia="宋体" w:hAnsi="宋体"/>
        </w:rPr>
      </w:pPr>
      <w:r w:rsidRPr="00C81BAD">
        <w:rPr>
          <w:rFonts w:ascii="宋体" w:eastAsia="宋体" w:hAnsi="宋体"/>
        </w:rPr>
        <w:t xml:space="preserve">            continue;</w:t>
      </w:r>
    </w:p>
    <w:p w:rsidR="00B410EC" w:rsidRPr="00C81BAD" w:rsidRDefault="00B410EC" w:rsidP="00B410EC">
      <w:pPr>
        <w:rPr>
          <w:rFonts w:ascii="宋体" w:eastAsia="宋体" w:hAnsi="宋体"/>
        </w:rPr>
      </w:pPr>
      <w:r w:rsidRPr="00C81BAD">
        <w:rPr>
          <w:rFonts w:ascii="宋体" w:eastAsia="宋体" w:hAnsi="宋体"/>
        </w:rPr>
        <w:t xml:space="preserve">        }</w:t>
      </w:r>
    </w:p>
    <w:p w:rsidR="00B410EC" w:rsidRPr="00C81BAD" w:rsidRDefault="00B410EC" w:rsidP="00B410EC">
      <w:pPr>
        <w:rPr>
          <w:rFonts w:ascii="宋体" w:eastAsia="宋体" w:hAnsi="宋体"/>
        </w:rPr>
      </w:pPr>
      <w:r w:rsidRPr="00C81BAD">
        <w:rPr>
          <w:rFonts w:ascii="宋体" w:eastAsia="宋体" w:hAnsi="宋体"/>
        </w:rPr>
        <w:t xml:space="preserve">        while(s[i]!=s[j]){</w:t>
      </w:r>
    </w:p>
    <w:p w:rsidR="00B410EC" w:rsidRPr="00C81BAD" w:rsidRDefault="00B410EC" w:rsidP="00B410EC">
      <w:pPr>
        <w:rPr>
          <w:rFonts w:ascii="宋体" w:eastAsia="宋体" w:hAnsi="宋体"/>
        </w:rPr>
      </w:pPr>
      <w:r w:rsidRPr="00C81BAD">
        <w:rPr>
          <w:rFonts w:ascii="宋体" w:eastAsia="宋体" w:hAnsi="宋体"/>
        </w:rPr>
        <w:t xml:space="preserve">            if(j==0){</w:t>
      </w:r>
    </w:p>
    <w:p w:rsidR="00B410EC" w:rsidRPr="00C81BAD" w:rsidRDefault="00B410EC" w:rsidP="00B410EC">
      <w:pPr>
        <w:rPr>
          <w:rFonts w:ascii="宋体" w:eastAsia="宋体" w:hAnsi="宋体"/>
        </w:rPr>
      </w:pPr>
      <w:r w:rsidRPr="00C81BAD">
        <w:rPr>
          <w:rFonts w:ascii="宋体" w:eastAsia="宋体" w:hAnsi="宋体"/>
        </w:rPr>
        <w:t xml:space="preserve">                next[i++]=0;</w:t>
      </w:r>
    </w:p>
    <w:p w:rsidR="00B410EC" w:rsidRPr="00C81BAD" w:rsidRDefault="00B410EC" w:rsidP="00B410EC">
      <w:pPr>
        <w:rPr>
          <w:rFonts w:ascii="宋体" w:eastAsia="宋体" w:hAnsi="宋体"/>
        </w:rPr>
      </w:pPr>
      <w:r w:rsidRPr="00C81BAD">
        <w:rPr>
          <w:rFonts w:ascii="宋体" w:eastAsia="宋体" w:hAnsi="宋体"/>
        </w:rPr>
        <w:t xml:space="preserve">                break;</w:t>
      </w:r>
    </w:p>
    <w:p w:rsidR="00B410EC" w:rsidRPr="00C81BAD" w:rsidRDefault="00B410EC" w:rsidP="00B410EC">
      <w:pPr>
        <w:rPr>
          <w:rFonts w:ascii="宋体" w:eastAsia="宋体" w:hAnsi="宋体"/>
        </w:rPr>
      </w:pPr>
      <w:r w:rsidRPr="00C81BAD">
        <w:rPr>
          <w:rFonts w:ascii="宋体" w:eastAsia="宋体" w:hAnsi="宋体"/>
        </w:rPr>
        <w:t xml:space="preserve">            }</w:t>
      </w:r>
    </w:p>
    <w:p w:rsidR="00B410EC" w:rsidRPr="00C81BAD" w:rsidRDefault="00B410EC" w:rsidP="00B410EC">
      <w:pPr>
        <w:rPr>
          <w:rFonts w:ascii="宋体" w:eastAsia="宋体" w:hAnsi="宋体"/>
        </w:rPr>
      </w:pPr>
      <w:r w:rsidRPr="00C81BAD">
        <w:rPr>
          <w:rFonts w:ascii="宋体" w:eastAsia="宋体" w:hAnsi="宋体"/>
        </w:rPr>
        <w:t xml:space="preserve">            j=next[j-1];</w:t>
      </w:r>
    </w:p>
    <w:p w:rsidR="00B410EC" w:rsidRPr="00C81BAD" w:rsidRDefault="00B410EC" w:rsidP="00B410EC">
      <w:pPr>
        <w:rPr>
          <w:rFonts w:ascii="宋体" w:eastAsia="宋体" w:hAnsi="宋体"/>
        </w:rPr>
      </w:pPr>
      <w:r w:rsidRPr="00C81BAD">
        <w:rPr>
          <w:rFonts w:ascii="宋体" w:eastAsia="宋体" w:hAnsi="宋体"/>
        </w:rPr>
        <w:t xml:space="preserve">        }</w:t>
      </w:r>
    </w:p>
    <w:p w:rsidR="00B410EC" w:rsidRPr="00C81BAD" w:rsidRDefault="00B410EC" w:rsidP="00B410EC">
      <w:pPr>
        <w:rPr>
          <w:rFonts w:ascii="宋体" w:eastAsia="宋体" w:hAnsi="宋体"/>
        </w:rPr>
      </w:pPr>
      <w:r w:rsidRPr="00C81BAD">
        <w:rPr>
          <w:rFonts w:ascii="宋体" w:eastAsia="宋体" w:hAnsi="宋体"/>
        </w:rPr>
        <w:t xml:space="preserve">    }</w:t>
      </w:r>
    </w:p>
    <w:p w:rsidR="00B410EC" w:rsidRPr="00C81BAD" w:rsidRDefault="00B410EC" w:rsidP="00B410EC">
      <w:pPr>
        <w:rPr>
          <w:rFonts w:ascii="宋体" w:eastAsia="宋体" w:hAnsi="宋体"/>
        </w:rPr>
      </w:pPr>
      <w:r w:rsidRPr="00C81BAD">
        <w:rPr>
          <w:rFonts w:ascii="宋体" w:eastAsia="宋体" w:hAnsi="宋体"/>
        </w:rPr>
        <w:t xml:space="preserve">    return;</w:t>
      </w:r>
    </w:p>
    <w:p w:rsidR="00B410EC" w:rsidRPr="00C81BAD" w:rsidRDefault="00B410EC" w:rsidP="00B410EC">
      <w:pPr>
        <w:rPr>
          <w:rFonts w:ascii="宋体" w:eastAsia="宋体" w:hAnsi="宋体"/>
        </w:rPr>
      </w:pPr>
      <w:r w:rsidRPr="00C81BAD">
        <w:rPr>
          <w:rFonts w:ascii="宋体" w:eastAsia="宋体" w:hAnsi="宋体"/>
        </w:rPr>
        <w:t>}</w:t>
      </w:r>
    </w:p>
    <w:p w:rsidR="00B410EC" w:rsidRPr="00C81BAD" w:rsidRDefault="00B410EC" w:rsidP="00B410EC">
      <w:pPr>
        <w:rPr>
          <w:rFonts w:ascii="宋体" w:eastAsia="宋体" w:hAnsi="宋体"/>
        </w:rPr>
      </w:pPr>
    </w:p>
    <w:p w:rsidR="00B410EC" w:rsidRPr="00C81BAD" w:rsidRDefault="00B410EC" w:rsidP="00B410EC">
      <w:pPr>
        <w:rPr>
          <w:rFonts w:ascii="宋体" w:eastAsia="宋体" w:hAnsi="宋体"/>
        </w:rPr>
      </w:pPr>
      <w:r w:rsidRPr="00C81BAD">
        <w:rPr>
          <w:rFonts w:ascii="宋体" w:eastAsia="宋体" w:hAnsi="宋体"/>
        </w:rPr>
        <w:lastRenderedPageBreak/>
        <w:t>void kmp(char s[],int len){</w:t>
      </w:r>
    </w:p>
    <w:p w:rsidR="00B410EC" w:rsidRPr="00C81BAD" w:rsidRDefault="00B410EC" w:rsidP="00B410EC">
      <w:pPr>
        <w:rPr>
          <w:rFonts w:ascii="宋体" w:eastAsia="宋体" w:hAnsi="宋体"/>
        </w:rPr>
      </w:pPr>
      <w:r w:rsidRPr="00C81BAD">
        <w:rPr>
          <w:rFonts w:ascii="宋体" w:eastAsia="宋体" w:hAnsi="宋体"/>
        </w:rPr>
        <w:t xml:space="preserve">    int *next=new int[len],*ans=new int[len],anssz=1;</w:t>
      </w:r>
    </w:p>
    <w:p w:rsidR="00B410EC" w:rsidRPr="00C81BAD" w:rsidRDefault="00B410EC" w:rsidP="00B410EC">
      <w:pPr>
        <w:rPr>
          <w:rFonts w:ascii="宋体" w:eastAsia="宋体" w:hAnsi="宋体"/>
        </w:rPr>
      </w:pPr>
      <w:r w:rsidRPr="00C81BAD">
        <w:rPr>
          <w:rFonts w:ascii="宋体" w:eastAsia="宋体" w:hAnsi="宋体"/>
        </w:rPr>
        <w:t xml:space="preserve">    ans[0]=len;</w:t>
      </w:r>
    </w:p>
    <w:p w:rsidR="00B410EC" w:rsidRPr="00C81BAD" w:rsidRDefault="00B410EC" w:rsidP="00B410EC">
      <w:pPr>
        <w:rPr>
          <w:rFonts w:ascii="宋体" w:eastAsia="宋体" w:hAnsi="宋体"/>
        </w:rPr>
      </w:pPr>
      <w:r w:rsidRPr="00C81BAD">
        <w:rPr>
          <w:rFonts w:ascii="宋体" w:eastAsia="宋体" w:hAnsi="宋体"/>
        </w:rPr>
        <w:t xml:space="preserve">    cal_next(s,len,next);</w:t>
      </w:r>
    </w:p>
    <w:p w:rsidR="00B410EC" w:rsidRPr="00C81BAD" w:rsidRDefault="00B410EC" w:rsidP="00B410EC">
      <w:pPr>
        <w:rPr>
          <w:rFonts w:ascii="宋体" w:eastAsia="宋体" w:hAnsi="宋体"/>
        </w:rPr>
      </w:pPr>
      <w:r w:rsidRPr="00C81BAD">
        <w:rPr>
          <w:rFonts w:ascii="宋体" w:eastAsia="宋体" w:hAnsi="宋体"/>
        </w:rPr>
        <w:t xml:space="preserve">    int i=len-1;</w:t>
      </w:r>
    </w:p>
    <w:p w:rsidR="00B410EC" w:rsidRPr="00C81BAD" w:rsidRDefault="00B410EC" w:rsidP="00B410EC">
      <w:pPr>
        <w:rPr>
          <w:rFonts w:ascii="宋体" w:eastAsia="宋体" w:hAnsi="宋体"/>
        </w:rPr>
      </w:pPr>
      <w:r w:rsidRPr="00C81BAD">
        <w:rPr>
          <w:rFonts w:ascii="宋体" w:eastAsia="宋体" w:hAnsi="宋体"/>
        </w:rPr>
        <w:t xml:space="preserve">    while(i&gt;0&amp;&amp;next[i]){</w:t>
      </w:r>
    </w:p>
    <w:p w:rsidR="00B410EC" w:rsidRPr="00C81BAD" w:rsidRDefault="00B410EC" w:rsidP="00B410EC">
      <w:pPr>
        <w:rPr>
          <w:rFonts w:ascii="宋体" w:eastAsia="宋体" w:hAnsi="宋体"/>
        </w:rPr>
      </w:pPr>
      <w:r w:rsidRPr="00C81BAD">
        <w:rPr>
          <w:rFonts w:ascii="宋体" w:eastAsia="宋体" w:hAnsi="宋体"/>
        </w:rPr>
        <w:t xml:space="preserve">        ans[anssz++]=next[i];</w:t>
      </w:r>
    </w:p>
    <w:p w:rsidR="00B410EC" w:rsidRPr="00C81BAD" w:rsidRDefault="00B410EC" w:rsidP="00B410EC">
      <w:pPr>
        <w:rPr>
          <w:rFonts w:ascii="宋体" w:eastAsia="宋体" w:hAnsi="宋体"/>
        </w:rPr>
      </w:pPr>
      <w:r w:rsidRPr="00C81BAD">
        <w:rPr>
          <w:rFonts w:ascii="宋体" w:eastAsia="宋体" w:hAnsi="宋体"/>
        </w:rPr>
        <w:t xml:space="preserve">        i=next[i]-1;</w:t>
      </w:r>
    </w:p>
    <w:p w:rsidR="00B410EC" w:rsidRPr="00C81BAD" w:rsidRDefault="00B410EC" w:rsidP="00B410EC">
      <w:pPr>
        <w:rPr>
          <w:rFonts w:ascii="宋体" w:eastAsia="宋体" w:hAnsi="宋体"/>
        </w:rPr>
      </w:pPr>
      <w:r w:rsidRPr="00C81BAD">
        <w:rPr>
          <w:rFonts w:ascii="宋体" w:eastAsia="宋体" w:hAnsi="宋体"/>
        </w:rPr>
        <w:t xml:space="preserve">    }</w:t>
      </w:r>
    </w:p>
    <w:p w:rsidR="00B410EC" w:rsidRPr="00C81BAD" w:rsidRDefault="00B410EC" w:rsidP="00B410EC">
      <w:pPr>
        <w:rPr>
          <w:rFonts w:ascii="宋体" w:eastAsia="宋体" w:hAnsi="宋体"/>
        </w:rPr>
      </w:pPr>
      <w:r w:rsidRPr="00C81BAD">
        <w:rPr>
          <w:rFonts w:ascii="宋体" w:eastAsia="宋体" w:hAnsi="宋体"/>
        </w:rPr>
        <w:t xml:space="preserve">    for(int i=anssz-1;i&gt;=0;i--){</w:t>
      </w:r>
    </w:p>
    <w:p w:rsidR="00B410EC" w:rsidRPr="00C81BAD" w:rsidRDefault="00B410EC" w:rsidP="00B410EC">
      <w:pPr>
        <w:rPr>
          <w:rFonts w:ascii="宋体" w:eastAsia="宋体" w:hAnsi="宋体"/>
        </w:rPr>
      </w:pPr>
      <w:r w:rsidRPr="00C81BAD">
        <w:rPr>
          <w:rFonts w:ascii="宋体" w:eastAsia="宋体" w:hAnsi="宋体"/>
        </w:rPr>
        <w:t xml:space="preserve">        printf("%d",ans[i]);</w:t>
      </w:r>
    </w:p>
    <w:p w:rsidR="00B410EC" w:rsidRPr="00C81BAD" w:rsidRDefault="00B410EC" w:rsidP="00B410EC">
      <w:pPr>
        <w:rPr>
          <w:rFonts w:ascii="宋体" w:eastAsia="宋体" w:hAnsi="宋体"/>
        </w:rPr>
      </w:pPr>
      <w:r w:rsidRPr="00C81BAD">
        <w:rPr>
          <w:rFonts w:ascii="宋体" w:eastAsia="宋体" w:hAnsi="宋体"/>
        </w:rPr>
        <w:t xml:space="preserve">        if(i==0) printf("\n");else printf(" ");</w:t>
      </w:r>
    </w:p>
    <w:p w:rsidR="00B410EC" w:rsidRPr="00C81BAD" w:rsidRDefault="00B410EC" w:rsidP="00B410EC">
      <w:pPr>
        <w:rPr>
          <w:rFonts w:ascii="宋体" w:eastAsia="宋体" w:hAnsi="宋体"/>
        </w:rPr>
      </w:pPr>
      <w:r w:rsidRPr="00C81BAD">
        <w:rPr>
          <w:rFonts w:ascii="宋体" w:eastAsia="宋体" w:hAnsi="宋体"/>
        </w:rPr>
        <w:t xml:space="preserve">    }</w:t>
      </w:r>
    </w:p>
    <w:p w:rsidR="00B410EC" w:rsidRPr="00C81BAD" w:rsidRDefault="00B410EC" w:rsidP="00B410EC">
      <w:pPr>
        <w:rPr>
          <w:rFonts w:ascii="宋体" w:eastAsia="宋体" w:hAnsi="宋体"/>
        </w:rPr>
      </w:pPr>
      <w:r w:rsidRPr="00C81BAD">
        <w:rPr>
          <w:rFonts w:ascii="宋体" w:eastAsia="宋体" w:hAnsi="宋体"/>
        </w:rPr>
        <w:t xml:space="preserve">    delete[] next;</w:t>
      </w:r>
    </w:p>
    <w:p w:rsidR="00B410EC" w:rsidRPr="00C81BAD" w:rsidRDefault="00B410EC" w:rsidP="00B410EC">
      <w:pPr>
        <w:rPr>
          <w:rFonts w:ascii="宋体" w:eastAsia="宋体" w:hAnsi="宋体"/>
        </w:rPr>
      </w:pPr>
      <w:r w:rsidRPr="00C81BAD">
        <w:rPr>
          <w:rFonts w:ascii="宋体" w:eastAsia="宋体" w:hAnsi="宋体"/>
        </w:rPr>
        <w:t xml:space="preserve">    delete[] ans;</w:t>
      </w:r>
    </w:p>
    <w:p w:rsidR="00B410EC" w:rsidRPr="00C81BAD" w:rsidRDefault="00B410EC" w:rsidP="00B410EC">
      <w:pPr>
        <w:rPr>
          <w:rFonts w:ascii="宋体" w:eastAsia="宋体" w:hAnsi="宋体"/>
        </w:rPr>
      </w:pPr>
      <w:r w:rsidRPr="00C81BAD">
        <w:rPr>
          <w:rFonts w:ascii="宋体" w:eastAsia="宋体" w:hAnsi="宋体"/>
        </w:rPr>
        <w:t xml:space="preserve">    return;</w:t>
      </w:r>
    </w:p>
    <w:p w:rsidR="00B410EC" w:rsidRPr="00C81BAD" w:rsidRDefault="00B410EC" w:rsidP="00B410EC">
      <w:pPr>
        <w:rPr>
          <w:rFonts w:ascii="宋体" w:eastAsia="宋体" w:hAnsi="宋体"/>
        </w:rPr>
      </w:pPr>
      <w:r w:rsidRPr="00C81BAD">
        <w:rPr>
          <w:rFonts w:ascii="宋体" w:eastAsia="宋体" w:hAnsi="宋体"/>
        </w:rPr>
        <w:t>}</w:t>
      </w:r>
    </w:p>
    <w:p w:rsidR="00B410EC" w:rsidRPr="00C81BAD" w:rsidRDefault="00B410EC" w:rsidP="00B410EC">
      <w:pPr>
        <w:rPr>
          <w:rFonts w:ascii="宋体" w:eastAsia="宋体" w:hAnsi="宋体"/>
        </w:rPr>
      </w:pPr>
    </w:p>
    <w:p w:rsidR="00B410EC" w:rsidRPr="00C81BAD" w:rsidRDefault="00B410EC" w:rsidP="00B410EC">
      <w:pPr>
        <w:rPr>
          <w:rFonts w:ascii="宋体" w:eastAsia="宋体" w:hAnsi="宋体"/>
        </w:rPr>
      </w:pPr>
      <w:r w:rsidRPr="00C81BAD">
        <w:rPr>
          <w:rFonts w:ascii="宋体" w:eastAsia="宋体" w:hAnsi="宋体"/>
        </w:rPr>
        <w:t>int main()</w:t>
      </w:r>
    </w:p>
    <w:p w:rsidR="00B410EC" w:rsidRPr="00C81BAD" w:rsidRDefault="00B410EC" w:rsidP="00B410EC">
      <w:pPr>
        <w:rPr>
          <w:rFonts w:ascii="宋体" w:eastAsia="宋体" w:hAnsi="宋体"/>
        </w:rPr>
      </w:pPr>
      <w:r w:rsidRPr="00C81BAD">
        <w:rPr>
          <w:rFonts w:ascii="宋体" w:eastAsia="宋体" w:hAnsi="宋体"/>
        </w:rPr>
        <w:t>{</w:t>
      </w:r>
    </w:p>
    <w:p w:rsidR="00B410EC" w:rsidRPr="00C81BAD" w:rsidRDefault="00B410EC" w:rsidP="00B410EC">
      <w:pPr>
        <w:rPr>
          <w:rFonts w:ascii="宋体" w:eastAsia="宋体" w:hAnsi="宋体"/>
        </w:rPr>
      </w:pPr>
      <w:r w:rsidRPr="00C81BAD">
        <w:rPr>
          <w:rFonts w:ascii="宋体" w:eastAsia="宋体" w:hAnsi="宋体"/>
        </w:rPr>
        <w:t xml:space="preserve">    char *s=new char[MAXLEN];</w:t>
      </w:r>
    </w:p>
    <w:p w:rsidR="00B410EC" w:rsidRPr="00C81BAD" w:rsidRDefault="00B410EC" w:rsidP="00B410EC">
      <w:pPr>
        <w:rPr>
          <w:rFonts w:ascii="宋体" w:eastAsia="宋体" w:hAnsi="宋体"/>
        </w:rPr>
      </w:pPr>
      <w:r w:rsidRPr="00C81BAD">
        <w:rPr>
          <w:rFonts w:ascii="宋体" w:eastAsia="宋体" w:hAnsi="宋体"/>
        </w:rPr>
        <w:t xml:space="preserve">    while(~scanf("%s",s)){</w:t>
      </w:r>
    </w:p>
    <w:p w:rsidR="00B410EC" w:rsidRPr="00C81BAD" w:rsidRDefault="00B410EC" w:rsidP="00B410EC">
      <w:pPr>
        <w:rPr>
          <w:rFonts w:ascii="宋体" w:eastAsia="宋体" w:hAnsi="宋体"/>
        </w:rPr>
      </w:pPr>
      <w:r w:rsidRPr="00C81BAD">
        <w:rPr>
          <w:rFonts w:ascii="宋体" w:eastAsia="宋体" w:hAnsi="宋体"/>
        </w:rPr>
        <w:t xml:space="preserve">        int len=strlen(s);</w:t>
      </w:r>
    </w:p>
    <w:p w:rsidR="00B410EC" w:rsidRPr="00C81BAD" w:rsidRDefault="00B410EC" w:rsidP="00B410EC">
      <w:pPr>
        <w:rPr>
          <w:rFonts w:ascii="宋体" w:eastAsia="宋体" w:hAnsi="宋体"/>
        </w:rPr>
      </w:pPr>
      <w:r w:rsidRPr="00C81BAD">
        <w:rPr>
          <w:rFonts w:ascii="宋体" w:eastAsia="宋体" w:hAnsi="宋体"/>
        </w:rPr>
        <w:t xml:space="preserve">        kmp(s,len);</w:t>
      </w:r>
    </w:p>
    <w:p w:rsidR="00B410EC" w:rsidRPr="00C81BAD" w:rsidRDefault="00B410EC" w:rsidP="00B410EC">
      <w:pPr>
        <w:rPr>
          <w:rFonts w:ascii="宋体" w:eastAsia="宋体" w:hAnsi="宋体"/>
        </w:rPr>
      </w:pPr>
      <w:r w:rsidRPr="00C81BAD">
        <w:rPr>
          <w:rFonts w:ascii="宋体" w:eastAsia="宋体" w:hAnsi="宋体"/>
        </w:rPr>
        <w:t xml:space="preserve">    }</w:t>
      </w:r>
    </w:p>
    <w:p w:rsidR="00B410EC" w:rsidRPr="00C81BAD" w:rsidRDefault="00B410EC" w:rsidP="00B410EC">
      <w:pPr>
        <w:rPr>
          <w:rFonts w:ascii="宋体" w:eastAsia="宋体" w:hAnsi="宋体"/>
        </w:rPr>
      </w:pPr>
      <w:r w:rsidRPr="00C81BAD">
        <w:rPr>
          <w:rFonts w:ascii="宋体" w:eastAsia="宋体" w:hAnsi="宋体"/>
        </w:rPr>
        <w:t xml:space="preserve">    delete[] s;</w:t>
      </w:r>
    </w:p>
    <w:p w:rsidR="00B410EC" w:rsidRPr="00C81BAD" w:rsidRDefault="00B410EC" w:rsidP="00B410EC">
      <w:pPr>
        <w:rPr>
          <w:rFonts w:ascii="宋体" w:eastAsia="宋体" w:hAnsi="宋体"/>
        </w:rPr>
      </w:pPr>
      <w:r w:rsidRPr="00C81BAD">
        <w:rPr>
          <w:rFonts w:ascii="宋体" w:eastAsia="宋体" w:hAnsi="宋体"/>
        </w:rPr>
        <w:t xml:space="preserve">    return 0;</w:t>
      </w:r>
    </w:p>
    <w:p w:rsidR="00B410EC" w:rsidRPr="00C81BAD" w:rsidRDefault="00B410EC" w:rsidP="00B410EC">
      <w:pPr>
        <w:rPr>
          <w:rFonts w:ascii="宋体" w:eastAsia="宋体" w:hAnsi="宋体"/>
        </w:rPr>
      </w:pPr>
      <w:r w:rsidRPr="00C81BAD">
        <w:rPr>
          <w:rFonts w:ascii="宋体" w:eastAsia="宋体" w:hAnsi="宋体"/>
        </w:rPr>
        <w:t>}</w:t>
      </w:r>
    </w:p>
    <w:p w:rsidR="00C002CB" w:rsidRPr="00C81BAD" w:rsidRDefault="00C002CB" w:rsidP="00C002CB">
      <w:pPr>
        <w:pStyle w:val="3"/>
        <w:rPr>
          <w:rFonts w:ascii="宋体" w:eastAsia="宋体" w:hAnsi="宋体"/>
          <w:b w:val="0"/>
        </w:rPr>
      </w:pPr>
      <w:bookmarkStart w:id="146" w:name="_Toc523521229"/>
      <w:r w:rsidRPr="00C81BAD">
        <w:rPr>
          <w:rFonts w:ascii="宋体" w:eastAsia="宋体" w:hAnsi="宋体" w:hint="eastAsia"/>
          <w:b w:val="0"/>
        </w:rPr>
        <w:t>最长公共子串问题</w:t>
      </w:r>
      <w:bookmarkEnd w:id="146"/>
    </w:p>
    <w:p w:rsidR="0096616B" w:rsidRPr="00C81BAD" w:rsidRDefault="0096616B" w:rsidP="0096616B">
      <w:pPr>
        <w:rPr>
          <w:rFonts w:ascii="宋体" w:eastAsia="宋体" w:hAnsi="宋体"/>
        </w:rPr>
      </w:pPr>
      <w:r w:rsidRPr="00C81BAD">
        <w:rPr>
          <w:rFonts w:ascii="宋体" w:eastAsia="宋体" w:hAnsi="宋体" w:hint="eastAsia"/>
        </w:rPr>
        <w:t>时间复杂度O(n</w:t>
      </w:r>
      <w:r w:rsidRPr="00C81BAD">
        <w:rPr>
          <w:rFonts w:ascii="宋体" w:eastAsia="宋体" w:hAnsi="宋体"/>
        </w:rPr>
        <w:t>^2)</w:t>
      </w:r>
    </w:p>
    <w:p w:rsidR="003214F5" w:rsidRPr="00C81BAD" w:rsidRDefault="003214F5" w:rsidP="003214F5">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POJ</w:t>
      </w:r>
      <w:r w:rsidRPr="00C81BAD">
        <w:rPr>
          <w:rFonts w:ascii="宋体" w:eastAsia="宋体" w:hAnsi="宋体" w:hint="eastAsia"/>
          <w:b w:val="0"/>
        </w:rPr>
        <w:t>-</w:t>
      </w:r>
      <w:r w:rsidRPr="00C81BAD">
        <w:rPr>
          <w:rFonts w:ascii="宋体" w:eastAsia="宋体" w:hAnsi="宋体"/>
          <w:b w:val="0"/>
        </w:rPr>
        <w:t>3080</w:t>
      </w:r>
      <w:r w:rsidRPr="00C81BAD">
        <w:rPr>
          <w:rFonts w:ascii="宋体" w:eastAsia="宋体" w:hAnsi="宋体" w:hint="eastAsia"/>
          <w:b w:val="0"/>
        </w:rPr>
        <w:t>-</w:t>
      </w:r>
      <w:r w:rsidRPr="00C81BAD">
        <w:rPr>
          <w:rFonts w:ascii="宋体" w:eastAsia="宋体" w:hAnsi="宋体"/>
          <w:b w:val="0"/>
        </w:rPr>
        <w:t>Blue Jeans</w:t>
      </w:r>
    </w:p>
    <w:p w:rsidR="003214F5" w:rsidRPr="00C81BAD" w:rsidRDefault="003214F5" w:rsidP="0096616B">
      <w:pPr>
        <w:rPr>
          <w:rFonts w:ascii="宋体" w:eastAsia="宋体" w:hAnsi="宋体"/>
        </w:rPr>
      </w:pPr>
      <w:r w:rsidRPr="00C81BAD">
        <w:rPr>
          <w:rFonts w:ascii="宋体" w:eastAsia="宋体" w:hAnsi="宋体" w:hint="eastAsia"/>
        </w:rPr>
        <w:t>【题意】给定至多10个长度为60的字符串，输出它们的最长公共子串（优先输出字典序最小的）</w:t>
      </w:r>
    </w:p>
    <w:p w:rsidR="003214F5" w:rsidRPr="00C81BAD" w:rsidRDefault="003214F5" w:rsidP="0096616B">
      <w:pPr>
        <w:rPr>
          <w:rFonts w:ascii="宋体" w:eastAsia="宋体" w:hAnsi="宋体"/>
        </w:rPr>
      </w:pPr>
      <w:r w:rsidRPr="00C81BAD">
        <w:rPr>
          <w:rFonts w:ascii="宋体" w:eastAsia="宋体" w:hAnsi="宋体" w:hint="eastAsia"/>
        </w:rPr>
        <w:t>【TAG】最长公共子串 KMP 枚举 铁铜题</w:t>
      </w:r>
    </w:p>
    <w:p w:rsidR="003214F5" w:rsidRPr="00C81BAD" w:rsidRDefault="003214F5" w:rsidP="0096616B">
      <w:pPr>
        <w:rPr>
          <w:rFonts w:ascii="宋体" w:eastAsia="宋体" w:hAnsi="宋体"/>
        </w:rPr>
      </w:pPr>
      <w:r w:rsidRPr="00C81BAD">
        <w:rPr>
          <w:rFonts w:ascii="宋体" w:eastAsia="宋体" w:hAnsi="宋体" w:hint="eastAsia"/>
        </w:rPr>
        <w:t>【题解】求2个字符串的最长公共子串的时间复杂度已知的最好的是O（n^2），所以这题一开始就是一个比较暴力的思路，开始想着是先求第1个和第2个最长公共子串（枚举第1个子串的开始，然后用KMP），再求前2个最长公共子串和第3个</w:t>
      </w:r>
      <w:r w:rsidRPr="00C81BAD">
        <w:rPr>
          <w:rFonts w:ascii="宋体" w:eastAsia="宋体" w:hAnsi="宋体"/>
        </w:rPr>
        <w:t>…</w:t>
      </w:r>
      <w:r w:rsidRPr="00C81BAD">
        <w:rPr>
          <w:rFonts w:ascii="宋体" w:eastAsia="宋体" w:hAnsi="宋体" w:hint="eastAsia"/>
        </w:rPr>
        <w:t>依次类推，这样的时间复杂度应该也说的过去，写到一半发现1个问题，就是如果第1个和第2个最长公共子串有2个及以上，那要保留哪一个呢</w:t>
      </w:r>
      <w:r w:rsidRPr="00C81BAD">
        <w:rPr>
          <w:rFonts w:ascii="宋体" w:eastAsia="宋体" w:hAnsi="宋体"/>
        </w:rPr>
        <w:t>…</w:t>
      </w:r>
      <w:r w:rsidRPr="00C81BAD">
        <w:rPr>
          <w:rFonts w:ascii="宋体" w:eastAsia="宋体" w:hAnsi="宋体" w:hint="eastAsia"/>
        </w:rPr>
        <w:t>也许保留某一个和之后求出来的会更大，这样事情一下子变</w:t>
      </w:r>
      <w:r w:rsidRPr="00C81BAD">
        <w:rPr>
          <w:rFonts w:ascii="宋体" w:eastAsia="宋体" w:hAnsi="宋体" w:hint="eastAsia"/>
        </w:rPr>
        <w:lastRenderedPageBreak/>
        <w:t>得棘手了起来。正解是直接暴力枚举第1个字符串的所有子串（也就是1+</w:t>
      </w:r>
      <w:r w:rsidRPr="00C81BAD">
        <w:rPr>
          <w:rFonts w:ascii="宋体" w:eastAsia="宋体" w:hAnsi="宋体"/>
        </w:rPr>
        <w:t>2</w:t>
      </w:r>
      <w:r w:rsidRPr="00C81BAD">
        <w:rPr>
          <w:rFonts w:ascii="宋体" w:eastAsia="宋体" w:hAnsi="宋体" w:hint="eastAsia"/>
        </w:rPr>
        <w:t>+</w:t>
      </w:r>
      <w:r w:rsidRPr="00C81BAD">
        <w:rPr>
          <w:rFonts w:ascii="宋体" w:eastAsia="宋体" w:hAnsi="宋体"/>
        </w:rPr>
        <w:t>…+60</w:t>
      </w:r>
      <w:r w:rsidRPr="00C81BAD">
        <w:rPr>
          <w:rFonts w:ascii="宋体" w:eastAsia="宋体" w:hAnsi="宋体" w:hint="eastAsia"/>
        </w:rPr>
        <w:t>这么多种），从长到短依次与其余的字符串进行KMP匹配，如果在当前长度找到了，就不再找了，但是当前长度必须要全部求完，因为如果发现字典序更小的那么要更新答案。</w:t>
      </w:r>
    </w:p>
    <w:p w:rsidR="003214F5" w:rsidRPr="00C81BAD" w:rsidRDefault="003214F5" w:rsidP="0096616B">
      <w:pPr>
        <w:rPr>
          <w:rFonts w:ascii="宋体" w:eastAsia="宋体" w:hAnsi="宋体"/>
        </w:rPr>
      </w:pPr>
      <w:r w:rsidRPr="00C81BAD">
        <w:rPr>
          <w:rFonts w:ascii="宋体" w:eastAsia="宋体" w:hAnsi="宋体" w:hint="eastAsia"/>
        </w:rPr>
        <w:t>时间复杂度大约O(1e6)</w:t>
      </w:r>
    </w:p>
    <w:p w:rsidR="003214F5" w:rsidRPr="00C81BAD" w:rsidRDefault="003214F5" w:rsidP="0096616B">
      <w:pPr>
        <w:rPr>
          <w:rFonts w:ascii="宋体" w:eastAsia="宋体" w:hAnsi="宋体"/>
        </w:rPr>
      </w:pPr>
      <w:r w:rsidRPr="00C81BAD">
        <w:rPr>
          <w:rFonts w:ascii="宋体" w:eastAsia="宋体" w:hAnsi="宋体" w:hint="eastAsia"/>
        </w:rPr>
        <w:t>【代码】</w:t>
      </w:r>
    </w:p>
    <w:p w:rsidR="003214F5" w:rsidRPr="00C81BAD" w:rsidRDefault="003214F5" w:rsidP="003214F5">
      <w:pPr>
        <w:rPr>
          <w:rFonts w:ascii="宋体" w:eastAsia="宋体" w:hAnsi="宋体"/>
        </w:rPr>
      </w:pPr>
      <w:r w:rsidRPr="00C81BAD">
        <w:rPr>
          <w:rFonts w:ascii="宋体" w:eastAsia="宋体" w:hAnsi="宋体"/>
        </w:rPr>
        <w:t>#include &lt;cstdio&gt;</w:t>
      </w:r>
    </w:p>
    <w:p w:rsidR="003214F5" w:rsidRPr="00C81BAD" w:rsidRDefault="003214F5" w:rsidP="003214F5">
      <w:pPr>
        <w:rPr>
          <w:rFonts w:ascii="宋体" w:eastAsia="宋体" w:hAnsi="宋体"/>
        </w:rPr>
      </w:pPr>
      <w:r w:rsidRPr="00C81BAD">
        <w:rPr>
          <w:rFonts w:ascii="宋体" w:eastAsia="宋体" w:hAnsi="宋体"/>
        </w:rPr>
        <w:t>#include &lt;cstring&gt;</w:t>
      </w:r>
    </w:p>
    <w:p w:rsidR="003214F5" w:rsidRPr="00C81BAD" w:rsidRDefault="003214F5" w:rsidP="003214F5">
      <w:pPr>
        <w:rPr>
          <w:rFonts w:ascii="宋体" w:eastAsia="宋体" w:hAnsi="宋体"/>
        </w:rPr>
      </w:pPr>
      <w:r w:rsidRPr="00C81BAD">
        <w:rPr>
          <w:rFonts w:ascii="宋体" w:eastAsia="宋体" w:hAnsi="宋体"/>
        </w:rPr>
        <w:t>#include &lt;cstdlib&gt;</w:t>
      </w:r>
    </w:p>
    <w:p w:rsidR="003214F5" w:rsidRPr="00C81BAD" w:rsidRDefault="003214F5" w:rsidP="003214F5">
      <w:pPr>
        <w:rPr>
          <w:rFonts w:ascii="宋体" w:eastAsia="宋体" w:hAnsi="宋体"/>
        </w:rPr>
      </w:pPr>
      <w:r w:rsidRPr="00C81BAD">
        <w:rPr>
          <w:rFonts w:ascii="宋体" w:eastAsia="宋体" w:hAnsi="宋体"/>
        </w:rPr>
        <w:t>#include &lt;algorithm&gt;</w:t>
      </w:r>
    </w:p>
    <w:p w:rsidR="003214F5" w:rsidRPr="00C81BAD" w:rsidRDefault="003214F5" w:rsidP="003214F5">
      <w:pPr>
        <w:rPr>
          <w:rFonts w:ascii="宋体" w:eastAsia="宋体" w:hAnsi="宋体"/>
        </w:rPr>
      </w:pPr>
      <w:r w:rsidRPr="00C81BAD">
        <w:rPr>
          <w:rFonts w:ascii="宋体" w:eastAsia="宋体" w:hAnsi="宋体"/>
        </w:rPr>
        <w:t>#define MAXLEN 100</w:t>
      </w:r>
    </w:p>
    <w:p w:rsidR="003214F5" w:rsidRPr="00C81BAD" w:rsidRDefault="003214F5" w:rsidP="003214F5">
      <w:pPr>
        <w:rPr>
          <w:rFonts w:ascii="宋体" w:eastAsia="宋体" w:hAnsi="宋体"/>
        </w:rPr>
      </w:pPr>
      <w:r w:rsidRPr="00C81BAD">
        <w:rPr>
          <w:rFonts w:ascii="宋体" w:eastAsia="宋体" w:hAnsi="宋体"/>
        </w:rPr>
        <w:t>#define MAXM 20</w:t>
      </w:r>
    </w:p>
    <w:p w:rsidR="003214F5" w:rsidRPr="00C81BAD" w:rsidRDefault="003214F5" w:rsidP="003214F5">
      <w:pPr>
        <w:rPr>
          <w:rFonts w:ascii="宋体" w:eastAsia="宋体" w:hAnsi="宋体"/>
        </w:rPr>
      </w:pPr>
    </w:p>
    <w:p w:rsidR="003214F5" w:rsidRPr="00C81BAD" w:rsidRDefault="003214F5" w:rsidP="003214F5">
      <w:pPr>
        <w:rPr>
          <w:rFonts w:ascii="宋体" w:eastAsia="宋体" w:hAnsi="宋体"/>
        </w:rPr>
      </w:pPr>
      <w:r w:rsidRPr="00C81BAD">
        <w:rPr>
          <w:rFonts w:ascii="宋体" w:eastAsia="宋体" w:hAnsi="宋体"/>
        </w:rPr>
        <w:t>using namespace std;</w:t>
      </w:r>
    </w:p>
    <w:p w:rsidR="003214F5" w:rsidRPr="00C81BAD" w:rsidRDefault="003214F5" w:rsidP="003214F5">
      <w:pPr>
        <w:rPr>
          <w:rFonts w:ascii="宋体" w:eastAsia="宋体" w:hAnsi="宋体"/>
        </w:rPr>
      </w:pPr>
    </w:p>
    <w:p w:rsidR="003214F5" w:rsidRPr="00C81BAD" w:rsidRDefault="003214F5" w:rsidP="003214F5">
      <w:pPr>
        <w:rPr>
          <w:rFonts w:ascii="宋体" w:eastAsia="宋体" w:hAnsi="宋体"/>
        </w:rPr>
      </w:pPr>
      <w:r w:rsidRPr="00C81BAD">
        <w:rPr>
          <w:rFonts w:ascii="宋体" w:eastAsia="宋体" w:hAnsi="宋体"/>
        </w:rPr>
        <w:t>void cal_next(char s[],int len,int next[]){</w:t>
      </w:r>
    </w:p>
    <w:p w:rsidR="003214F5" w:rsidRPr="00C81BAD" w:rsidRDefault="003214F5" w:rsidP="003214F5">
      <w:pPr>
        <w:rPr>
          <w:rFonts w:ascii="宋体" w:eastAsia="宋体" w:hAnsi="宋体"/>
        </w:rPr>
      </w:pPr>
      <w:r w:rsidRPr="00C81BAD">
        <w:rPr>
          <w:rFonts w:ascii="宋体" w:eastAsia="宋体" w:hAnsi="宋体"/>
        </w:rPr>
        <w:t xml:space="preserve">    next[0]=0;</w:t>
      </w:r>
    </w:p>
    <w:p w:rsidR="003214F5" w:rsidRPr="00C81BAD" w:rsidRDefault="003214F5" w:rsidP="003214F5">
      <w:pPr>
        <w:rPr>
          <w:rFonts w:ascii="宋体" w:eastAsia="宋体" w:hAnsi="宋体"/>
        </w:rPr>
      </w:pPr>
      <w:r w:rsidRPr="00C81BAD">
        <w:rPr>
          <w:rFonts w:ascii="宋体" w:eastAsia="宋体" w:hAnsi="宋体"/>
        </w:rPr>
        <w:t xml:space="preserve">    int j=0,i=1;</w:t>
      </w:r>
    </w:p>
    <w:p w:rsidR="003214F5" w:rsidRPr="00C81BAD" w:rsidRDefault="003214F5" w:rsidP="003214F5">
      <w:pPr>
        <w:rPr>
          <w:rFonts w:ascii="宋体" w:eastAsia="宋体" w:hAnsi="宋体"/>
        </w:rPr>
      </w:pPr>
      <w:r w:rsidRPr="00C81BAD">
        <w:rPr>
          <w:rFonts w:ascii="宋体" w:eastAsia="宋体" w:hAnsi="宋体"/>
        </w:rPr>
        <w:t xml:space="preserve">    while(i&lt;len){</w:t>
      </w:r>
    </w:p>
    <w:p w:rsidR="003214F5" w:rsidRPr="00C81BAD" w:rsidRDefault="003214F5" w:rsidP="003214F5">
      <w:pPr>
        <w:rPr>
          <w:rFonts w:ascii="宋体" w:eastAsia="宋体" w:hAnsi="宋体"/>
        </w:rPr>
      </w:pPr>
      <w:r w:rsidRPr="00C81BAD">
        <w:rPr>
          <w:rFonts w:ascii="宋体" w:eastAsia="宋体" w:hAnsi="宋体"/>
        </w:rPr>
        <w:t xml:space="preserve">        if(s[i]==s[j]){</w:t>
      </w:r>
    </w:p>
    <w:p w:rsidR="003214F5" w:rsidRPr="00C81BAD" w:rsidRDefault="003214F5" w:rsidP="003214F5">
      <w:pPr>
        <w:rPr>
          <w:rFonts w:ascii="宋体" w:eastAsia="宋体" w:hAnsi="宋体"/>
        </w:rPr>
      </w:pPr>
      <w:r w:rsidRPr="00C81BAD">
        <w:rPr>
          <w:rFonts w:ascii="宋体" w:eastAsia="宋体" w:hAnsi="宋体"/>
        </w:rPr>
        <w:t xml:space="preserve">            next[i++]=(j++)+1;</w:t>
      </w:r>
    </w:p>
    <w:p w:rsidR="003214F5" w:rsidRPr="00C81BAD" w:rsidRDefault="003214F5" w:rsidP="003214F5">
      <w:pPr>
        <w:rPr>
          <w:rFonts w:ascii="宋体" w:eastAsia="宋体" w:hAnsi="宋体"/>
        </w:rPr>
      </w:pPr>
      <w:r w:rsidRPr="00C81BAD">
        <w:rPr>
          <w:rFonts w:ascii="宋体" w:eastAsia="宋体" w:hAnsi="宋体"/>
        </w:rPr>
        <w:t xml:space="preserve">            continue;</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while(s[i]!=s[j]){</w:t>
      </w:r>
    </w:p>
    <w:p w:rsidR="003214F5" w:rsidRPr="00C81BAD" w:rsidRDefault="003214F5" w:rsidP="003214F5">
      <w:pPr>
        <w:rPr>
          <w:rFonts w:ascii="宋体" w:eastAsia="宋体" w:hAnsi="宋体"/>
        </w:rPr>
      </w:pPr>
      <w:r w:rsidRPr="00C81BAD">
        <w:rPr>
          <w:rFonts w:ascii="宋体" w:eastAsia="宋体" w:hAnsi="宋体"/>
        </w:rPr>
        <w:t xml:space="preserve">            if(j==0){</w:t>
      </w:r>
    </w:p>
    <w:p w:rsidR="003214F5" w:rsidRPr="00C81BAD" w:rsidRDefault="003214F5" w:rsidP="003214F5">
      <w:pPr>
        <w:rPr>
          <w:rFonts w:ascii="宋体" w:eastAsia="宋体" w:hAnsi="宋体"/>
        </w:rPr>
      </w:pPr>
      <w:r w:rsidRPr="00C81BAD">
        <w:rPr>
          <w:rFonts w:ascii="宋体" w:eastAsia="宋体" w:hAnsi="宋体"/>
        </w:rPr>
        <w:t xml:space="preserve">                next[i++]=0;</w:t>
      </w:r>
    </w:p>
    <w:p w:rsidR="003214F5" w:rsidRPr="00C81BAD" w:rsidRDefault="003214F5" w:rsidP="003214F5">
      <w:pPr>
        <w:rPr>
          <w:rFonts w:ascii="宋体" w:eastAsia="宋体" w:hAnsi="宋体"/>
        </w:rPr>
      </w:pPr>
      <w:r w:rsidRPr="00C81BAD">
        <w:rPr>
          <w:rFonts w:ascii="宋体" w:eastAsia="宋体" w:hAnsi="宋体"/>
        </w:rPr>
        <w:t xml:space="preserve">                break;</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j=next[j-1];</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w:t>
      </w:r>
    </w:p>
    <w:p w:rsidR="003214F5" w:rsidRPr="00C81BAD" w:rsidRDefault="003214F5" w:rsidP="003214F5">
      <w:pPr>
        <w:rPr>
          <w:rFonts w:ascii="宋体" w:eastAsia="宋体" w:hAnsi="宋体"/>
        </w:rPr>
      </w:pPr>
    </w:p>
    <w:p w:rsidR="003214F5" w:rsidRPr="00C81BAD" w:rsidRDefault="003214F5" w:rsidP="003214F5">
      <w:pPr>
        <w:rPr>
          <w:rFonts w:ascii="宋体" w:eastAsia="宋体" w:hAnsi="宋体"/>
        </w:rPr>
      </w:pPr>
      <w:r w:rsidRPr="00C81BAD">
        <w:rPr>
          <w:rFonts w:ascii="宋体" w:eastAsia="宋体" w:hAnsi="宋体"/>
        </w:rPr>
        <w:t>bool kmp(char pattern[],int len,char s[]){</w:t>
      </w:r>
    </w:p>
    <w:p w:rsidR="003214F5" w:rsidRPr="00C81BAD" w:rsidRDefault="003214F5" w:rsidP="003214F5">
      <w:pPr>
        <w:rPr>
          <w:rFonts w:ascii="宋体" w:eastAsia="宋体" w:hAnsi="宋体"/>
        </w:rPr>
      </w:pPr>
      <w:r w:rsidRPr="00C81BAD">
        <w:rPr>
          <w:rFonts w:ascii="宋体" w:eastAsia="宋体" w:hAnsi="宋体"/>
        </w:rPr>
        <w:t xml:space="preserve">    int next[MAXLEN];</w:t>
      </w:r>
    </w:p>
    <w:p w:rsidR="003214F5" w:rsidRPr="00C81BAD" w:rsidRDefault="003214F5" w:rsidP="003214F5">
      <w:pPr>
        <w:rPr>
          <w:rFonts w:ascii="宋体" w:eastAsia="宋体" w:hAnsi="宋体"/>
        </w:rPr>
      </w:pPr>
      <w:r w:rsidRPr="00C81BAD">
        <w:rPr>
          <w:rFonts w:ascii="宋体" w:eastAsia="宋体" w:hAnsi="宋体"/>
        </w:rPr>
        <w:t xml:space="preserve">    cal_next(pattern,len,next);</w:t>
      </w:r>
    </w:p>
    <w:p w:rsidR="003214F5" w:rsidRPr="00C81BAD" w:rsidRDefault="003214F5" w:rsidP="003214F5">
      <w:pPr>
        <w:rPr>
          <w:rFonts w:ascii="宋体" w:eastAsia="宋体" w:hAnsi="宋体"/>
        </w:rPr>
      </w:pPr>
      <w:r w:rsidRPr="00C81BAD">
        <w:rPr>
          <w:rFonts w:ascii="宋体" w:eastAsia="宋体" w:hAnsi="宋体"/>
        </w:rPr>
        <w:t xml:space="preserve">    int j=0,lens=strlen(s);</w:t>
      </w:r>
    </w:p>
    <w:p w:rsidR="003214F5" w:rsidRPr="00C81BAD" w:rsidRDefault="003214F5" w:rsidP="003214F5">
      <w:pPr>
        <w:rPr>
          <w:rFonts w:ascii="宋体" w:eastAsia="宋体" w:hAnsi="宋体"/>
        </w:rPr>
      </w:pPr>
      <w:r w:rsidRPr="00C81BAD">
        <w:rPr>
          <w:rFonts w:ascii="宋体" w:eastAsia="宋体" w:hAnsi="宋体"/>
        </w:rPr>
        <w:t xml:space="preserve">    for (int i=0;i&lt;lens;i++){</w:t>
      </w:r>
    </w:p>
    <w:p w:rsidR="003214F5" w:rsidRPr="00C81BAD" w:rsidRDefault="003214F5" w:rsidP="003214F5">
      <w:pPr>
        <w:rPr>
          <w:rFonts w:ascii="宋体" w:eastAsia="宋体" w:hAnsi="宋体"/>
        </w:rPr>
      </w:pPr>
      <w:r w:rsidRPr="00C81BAD">
        <w:rPr>
          <w:rFonts w:ascii="宋体" w:eastAsia="宋体" w:hAnsi="宋体"/>
        </w:rPr>
        <w:t xml:space="preserve">        while(s[i]!=pattern[j]){</w:t>
      </w:r>
    </w:p>
    <w:p w:rsidR="003214F5" w:rsidRPr="00C81BAD" w:rsidRDefault="003214F5" w:rsidP="003214F5">
      <w:pPr>
        <w:rPr>
          <w:rFonts w:ascii="宋体" w:eastAsia="宋体" w:hAnsi="宋体"/>
        </w:rPr>
      </w:pPr>
      <w:r w:rsidRPr="00C81BAD">
        <w:rPr>
          <w:rFonts w:ascii="宋体" w:eastAsia="宋体" w:hAnsi="宋体"/>
        </w:rPr>
        <w:t xml:space="preserve">            if(j==0) break;</w:t>
      </w:r>
    </w:p>
    <w:p w:rsidR="003214F5" w:rsidRPr="00C81BAD" w:rsidRDefault="003214F5" w:rsidP="003214F5">
      <w:pPr>
        <w:rPr>
          <w:rFonts w:ascii="宋体" w:eastAsia="宋体" w:hAnsi="宋体"/>
        </w:rPr>
      </w:pPr>
      <w:r w:rsidRPr="00C81BAD">
        <w:rPr>
          <w:rFonts w:ascii="宋体" w:eastAsia="宋体" w:hAnsi="宋体"/>
        </w:rPr>
        <w:t xml:space="preserve">            j=next[j-1];</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if(s[i]==pattern[j]){</w:t>
      </w:r>
    </w:p>
    <w:p w:rsidR="003214F5" w:rsidRPr="00C81BAD" w:rsidRDefault="003214F5" w:rsidP="003214F5">
      <w:pPr>
        <w:rPr>
          <w:rFonts w:ascii="宋体" w:eastAsia="宋体" w:hAnsi="宋体"/>
        </w:rPr>
      </w:pPr>
      <w:r w:rsidRPr="00C81BAD">
        <w:rPr>
          <w:rFonts w:ascii="宋体" w:eastAsia="宋体" w:hAnsi="宋体"/>
        </w:rPr>
        <w:t xml:space="preserve">            j++;</w:t>
      </w:r>
    </w:p>
    <w:p w:rsidR="003214F5" w:rsidRPr="00C81BAD" w:rsidRDefault="003214F5" w:rsidP="003214F5">
      <w:pPr>
        <w:rPr>
          <w:rFonts w:ascii="宋体" w:eastAsia="宋体" w:hAnsi="宋体"/>
        </w:rPr>
      </w:pPr>
      <w:r w:rsidRPr="00C81BAD">
        <w:rPr>
          <w:rFonts w:ascii="宋体" w:eastAsia="宋体" w:hAnsi="宋体"/>
        </w:rPr>
        <w:t xml:space="preserve">            if(j==len) return true;</w:t>
      </w:r>
    </w:p>
    <w:p w:rsidR="003214F5" w:rsidRPr="00C81BAD" w:rsidRDefault="003214F5" w:rsidP="003214F5">
      <w:pPr>
        <w:rPr>
          <w:rFonts w:ascii="宋体" w:eastAsia="宋体" w:hAnsi="宋体"/>
        </w:rPr>
      </w:pPr>
      <w:r w:rsidRPr="00C81BAD">
        <w:rPr>
          <w:rFonts w:ascii="宋体" w:eastAsia="宋体" w:hAnsi="宋体"/>
        </w:rPr>
        <w:lastRenderedPageBreak/>
        <w:t xml:space="preserve">        }</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return false;</w:t>
      </w:r>
    </w:p>
    <w:p w:rsidR="003214F5" w:rsidRPr="00C81BAD" w:rsidRDefault="003214F5" w:rsidP="003214F5">
      <w:pPr>
        <w:rPr>
          <w:rFonts w:ascii="宋体" w:eastAsia="宋体" w:hAnsi="宋体"/>
        </w:rPr>
      </w:pPr>
      <w:r w:rsidRPr="00C81BAD">
        <w:rPr>
          <w:rFonts w:ascii="宋体" w:eastAsia="宋体" w:hAnsi="宋体"/>
        </w:rPr>
        <w:t>}</w:t>
      </w:r>
    </w:p>
    <w:p w:rsidR="003214F5" w:rsidRPr="00C81BAD" w:rsidRDefault="003214F5" w:rsidP="003214F5">
      <w:pPr>
        <w:rPr>
          <w:rFonts w:ascii="宋体" w:eastAsia="宋体" w:hAnsi="宋体"/>
        </w:rPr>
      </w:pPr>
    </w:p>
    <w:p w:rsidR="003214F5" w:rsidRPr="00C81BAD" w:rsidRDefault="003214F5" w:rsidP="003214F5">
      <w:pPr>
        <w:rPr>
          <w:rFonts w:ascii="宋体" w:eastAsia="宋体" w:hAnsi="宋体"/>
        </w:rPr>
      </w:pPr>
      <w:r w:rsidRPr="00C81BAD">
        <w:rPr>
          <w:rFonts w:ascii="宋体" w:eastAsia="宋体" w:hAnsi="宋体"/>
        </w:rPr>
        <w:t>int main()</w:t>
      </w:r>
    </w:p>
    <w:p w:rsidR="003214F5" w:rsidRPr="00C81BAD" w:rsidRDefault="003214F5" w:rsidP="003214F5">
      <w:pPr>
        <w:rPr>
          <w:rFonts w:ascii="宋体" w:eastAsia="宋体" w:hAnsi="宋体"/>
        </w:rPr>
      </w:pPr>
      <w:r w:rsidRPr="00C81BAD">
        <w:rPr>
          <w:rFonts w:ascii="宋体" w:eastAsia="宋体" w:hAnsi="宋体"/>
        </w:rPr>
        <w:t>{</w:t>
      </w:r>
    </w:p>
    <w:p w:rsidR="003214F5" w:rsidRPr="00C81BAD" w:rsidRDefault="003214F5" w:rsidP="003214F5">
      <w:pPr>
        <w:rPr>
          <w:rFonts w:ascii="宋体" w:eastAsia="宋体" w:hAnsi="宋体"/>
        </w:rPr>
      </w:pPr>
      <w:r w:rsidRPr="00C81BAD">
        <w:rPr>
          <w:rFonts w:ascii="宋体" w:eastAsia="宋体" w:hAnsi="宋体"/>
        </w:rPr>
        <w:t xml:space="preserve">    int t;</w:t>
      </w:r>
    </w:p>
    <w:p w:rsidR="003214F5" w:rsidRPr="00C81BAD" w:rsidRDefault="003214F5" w:rsidP="003214F5">
      <w:pPr>
        <w:rPr>
          <w:rFonts w:ascii="宋体" w:eastAsia="宋体" w:hAnsi="宋体"/>
        </w:rPr>
      </w:pPr>
      <w:r w:rsidRPr="00C81BAD">
        <w:rPr>
          <w:rFonts w:ascii="宋体" w:eastAsia="宋体" w:hAnsi="宋体"/>
        </w:rPr>
        <w:t xml:space="preserve">    scanf("%d",&amp;t);</w:t>
      </w:r>
    </w:p>
    <w:p w:rsidR="003214F5" w:rsidRPr="00C81BAD" w:rsidRDefault="003214F5" w:rsidP="003214F5">
      <w:pPr>
        <w:rPr>
          <w:rFonts w:ascii="宋体" w:eastAsia="宋体" w:hAnsi="宋体"/>
        </w:rPr>
      </w:pPr>
      <w:r w:rsidRPr="00C81BAD">
        <w:rPr>
          <w:rFonts w:ascii="宋体" w:eastAsia="宋体" w:hAnsi="宋体"/>
        </w:rPr>
        <w:t xml:space="preserve">    while(t--){</w:t>
      </w:r>
    </w:p>
    <w:p w:rsidR="003214F5" w:rsidRPr="00C81BAD" w:rsidRDefault="003214F5" w:rsidP="003214F5">
      <w:pPr>
        <w:rPr>
          <w:rFonts w:ascii="宋体" w:eastAsia="宋体" w:hAnsi="宋体"/>
        </w:rPr>
      </w:pPr>
      <w:r w:rsidRPr="00C81BAD">
        <w:rPr>
          <w:rFonts w:ascii="宋体" w:eastAsia="宋体" w:hAnsi="宋体"/>
        </w:rPr>
        <w:t xml:space="preserve">        int m;</w:t>
      </w:r>
    </w:p>
    <w:p w:rsidR="003214F5" w:rsidRPr="00C81BAD" w:rsidRDefault="003214F5" w:rsidP="003214F5">
      <w:pPr>
        <w:rPr>
          <w:rFonts w:ascii="宋体" w:eastAsia="宋体" w:hAnsi="宋体"/>
        </w:rPr>
      </w:pPr>
      <w:r w:rsidRPr="00C81BAD">
        <w:rPr>
          <w:rFonts w:ascii="宋体" w:eastAsia="宋体" w:hAnsi="宋体"/>
        </w:rPr>
        <w:t xml:space="preserve">        char s[MAXM][MAXLEN];</w:t>
      </w:r>
    </w:p>
    <w:p w:rsidR="003214F5" w:rsidRPr="00C81BAD" w:rsidRDefault="003214F5" w:rsidP="003214F5">
      <w:pPr>
        <w:rPr>
          <w:rFonts w:ascii="宋体" w:eastAsia="宋体" w:hAnsi="宋体"/>
        </w:rPr>
      </w:pPr>
      <w:r w:rsidRPr="00C81BAD">
        <w:rPr>
          <w:rFonts w:ascii="宋体" w:eastAsia="宋体" w:hAnsi="宋体"/>
        </w:rPr>
        <w:t xml:space="preserve">        scanf("%d",&amp;m);</w:t>
      </w:r>
    </w:p>
    <w:p w:rsidR="003214F5" w:rsidRPr="00C81BAD" w:rsidRDefault="003214F5" w:rsidP="003214F5">
      <w:pPr>
        <w:rPr>
          <w:rFonts w:ascii="宋体" w:eastAsia="宋体" w:hAnsi="宋体"/>
        </w:rPr>
      </w:pPr>
      <w:r w:rsidRPr="00C81BAD">
        <w:rPr>
          <w:rFonts w:ascii="宋体" w:eastAsia="宋体" w:hAnsi="宋体"/>
        </w:rPr>
        <w:t xml:space="preserve">        for(int i=0;i&lt;m;i++) scanf("%s",s[i]);</w:t>
      </w:r>
    </w:p>
    <w:p w:rsidR="003214F5" w:rsidRPr="00C81BAD" w:rsidRDefault="003214F5" w:rsidP="003214F5">
      <w:pPr>
        <w:rPr>
          <w:rFonts w:ascii="宋体" w:eastAsia="宋体" w:hAnsi="宋体"/>
        </w:rPr>
      </w:pPr>
      <w:r w:rsidRPr="00C81BAD">
        <w:rPr>
          <w:rFonts w:ascii="宋体" w:eastAsia="宋体" w:hAnsi="宋体"/>
        </w:rPr>
        <w:t xml:space="preserve">        bool found=false;</w:t>
      </w:r>
    </w:p>
    <w:p w:rsidR="003214F5" w:rsidRPr="00C81BAD" w:rsidRDefault="003214F5" w:rsidP="003214F5">
      <w:pPr>
        <w:rPr>
          <w:rFonts w:ascii="宋体" w:eastAsia="宋体" w:hAnsi="宋体"/>
        </w:rPr>
      </w:pPr>
      <w:r w:rsidRPr="00C81BAD">
        <w:rPr>
          <w:rFonts w:ascii="宋体" w:eastAsia="宋体" w:hAnsi="宋体"/>
        </w:rPr>
        <w:t xml:space="preserve">        for (int len=60;len&gt;=3;len--){</w:t>
      </w:r>
    </w:p>
    <w:p w:rsidR="003214F5" w:rsidRPr="00C81BAD" w:rsidRDefault="003214F5" w:rsidP="003214F5">
      <w:pPr>
        <w:rPr>
          <w:rFonts w:ascii="宋体" w:eastAsia="宋体" w:hAnsi="宋体"/>
        </w:rPr>
      </w:pPr>
      <w:r w:rsidRPr="00C81BAD">
        <w:rPr>
          <w:rFonts w:ascii="宋体" w:eastAsia="宋体" w:hAnsi="宋体"/>
        </w:rPr>
        <w:t xml:space="preserve">            char ans[MAXLEN];</w:t>
      </w:r>
    </w:p>
    <w:p w:rsidR="003214F5" w:rsidRPr="00C81BAD" w:rsidRDefault="003214F5" w:rsidP="003214F5">
      <w:pPr>
        <w:rPr>
          <w:rFonts w:ascii="宋体" w:eastAsia="宋体" w:hAnsi="宋体"/>
        </w:rPr>
      </w:pPr>
      <w:r w:rsidRPr="00C81BAD">
        <w:rPr>
          <w:rFonts w:ascii="宋体" w:eastAsia="宋体" w:hAnsi="宋体"/>
        </w:rPr>
        <w:t xml:space="preserve">            bool first=true;</w:t>
      </w:r>
    </w:p>
    <w:p w:rsidR="003214F5" w:rsidRPr="00C81BAD" w:rsidRDefault="003214F5" w:rsidP="003214F5">
      <w:pPr>
        <w:rPr>
          <w:rFonts w:ascii="宋体" w:eastAsia="宋体" w:hAnsi="宋体"/>
        </w:rPr>
      </w:pPr>
      <w:r w:rsidRPr="00C81BAD">
        <w:rPr>
          <w:rFonts w:ascii="宋体" w:eastAsia="宋体" w:hAnsi="宋体"/>
        </w:rPr>
        <w:t xml:space="preserve">            for(int i=0;i+len-1&lt;60;i++){</w:t>
      </w:r>
    </w:p>
    <w:p w:rsidR="003214F5" w:rsidRPr="00C81BAD" w:rsidRDefault="003214F5" w:rsidP="003214F5">
      <w:pPr>
        <w:rPr>
          <w:rFonts w:ascii="宋体" w:eastAsia="宋体" w:hAnsi="宋体"/>
        </w:rPr>
      </w:pPr>
      <w:r w:rsidRPr="00C81BAD">
        <w:rPr>
          <w:rFonts w:ascii="宋体" w:eastAsia="宋体" w:hAnsi="宋体"/>
        </w:rPr>
        <w:t xml:space="preserve">                found=true;</w:t>
      </w:r>
    </w:p>
    <w:p w:rsidR="003214F5" w:rsidRPr="00C81BAD" w:rsidRDefault="003214F5" w:rsidP="003214F5">
      <w:pPr>
        <w:rPr>
          <w:rFonts w:ascii="宋体" w:eastAsia="宋体" w:hAnsi="宋体"/>
        </w:rPr>
      </w:pPr>
      <w:r w:rsidRPr="00C81BAD">
        <w:rPr>
          <w:rFonts w:ascii="宋体" w:eastAsia="宋体" w:hAnsi="宋体"/>
        </w:rPr>
        <w:t xml:space="preserve">                for(int j=1;j&lt;m;j++){</w:t>
      </w:r>
    </w:p>
    <w:p w:rsidR="003214F5" w:rsidRPr="00C81BAD" w:rsidRDefault="003214F5" w:rsidP="003214F5">
      <w:pPr>
        <w:rPr>
          <w:rFonts w:ascii="宋体" w:eastAsia="宋体" w:hAnsi="宋体"/>
        </w:rPr>
      </w:pPr>
      <w:r w:rsidRPr="00C81BAD">
        <w:rPr>
          <w:rFonts w:ascii="宋体" w:eastAsia="宋体" w:hAnsi="宋体"/>
        </w:rPr>
        <w:t xml:space="preserve">                    if(!kmp(s[0]+i,len,s[j])){</w:t>
      </w:r>
    </w:p>
    <w:p w:rsidR="003214F5" w:rsidRPr="00C81BAD" w:rsidRDefault="003214F5" w:rsidP="003214F5">
      <w:pPr>
        <w:rPr>
          <w:rFonts w:ascii="宋体" w:eastAsia="宋体" w:hAnsi="宋体"/>
        </w:rPr>
      </w:pPr>
      <w:r w:rsidRPr="00C81BAD">
        <w:rPr>
          <w:rFonts w:ascii="宋体" w:eastAsia="宋体" w:hAnsi="宋体"/>
        </w:rPr>
        <w:t xml:space="preserve">                        found=false;</w:t>
      </w:r>
    </w:p>
    <w:p w:rsidR="003214F5" w:rsidRPr="00C81BAD" w:rsidRDefault="003214F5" w:rsidP="003214F5">
      <w:pPr>
        <w:rPr>
          <w:rFonts w:ascii="宋体" w:eastAsia="宋体" w:hAnsi="宋体"/>
        </w:rPr>
      </w:pPr>
      <w:r w:rsidRPr="00C81BAD">
        <w:rPr>
          <w:rFonts w:ascii="宋体" w:eastAsia="宋体" w:hAnsi="宋体"/>
        </w:rPr>
        <w:t xml:space="preserve">                        break;</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if(found){</w:t>
      </w:r>
    </w:p>
    <w:p w:rsidR="003214F5" w:rsidRPr="00C81BAD" w:rsidRDefault="003214F5" w:rsidP="003214F5">
      <w:pPr>
        <w:rPr>
          <w:rFonts w:ascii="宋体" w:eastAsia="宋体" w:hAnsi="宋体"/>
        </w:rPr>
      </w:pPr>
      <w:r w:rsidRPr="00C81BAD">
        <w:rPr>
          <w:rFonts w:ascii="宋体" w:eastAsia="宋体" w:hAnsi="宋体"/>
        </w:rPr>
        <w:t xml:space="preserve">                    if(first){</w:t>
      </w:r>
    </w:p>
    <w:p w:rsidR="003214F5" w:rsidRPr="00C81BAD" w:rsidRDefault="003214F5" w:rsidP="003214F5">
      <w:pPr>
        <w:rPr>
          <w:rFonts w:ascii="宋体" w:eastAsia="宋体" w:hAnsi="宋体"/>
        </w:rPr>
      </w:pPr>
      <w:r w:rsidRPr="00C81BAD">
        <w:rPr>
          <w:rFonts w:ascii="宋体" w:eastAsia="宋体" w:hAnsi="宋体"/>
        </w:rPr>
        <w:t xml:space="preserve">                        first=false;</w:t>
      </w:r>
    </w:p>
    <w:p w:rsidR="003214F5" w:rsidRPr="00C81BAD" w:rsidRDefault="003214F5" w:rsidP="003214F5">
      <w:pPr>
        <w:rPr>
          <w:rFonts w:ascii="宋体" w:eastAsia="宋体" w:hAnsi="宋体"/>
        </w:rPr>
      </w:pPr>
      <w:r w:rsidRPr="00C81BAD">
        <w:rPr>
          <w:rFonts w:ascii="宋体" w:eastAsia="宋体" w:hAnsi="宋体"/>
        </w:rPr>
        <w:t xml:space="preserve">                        strncpy(ans,s[0]+i,len),ans[len]='\0';</w:t>
      </w:r>
    </w:p>
    <w:p w:rsidR="003214F5" w:rsidRPr="00C81BAD" w:rsidRDefault="003214F5" w:rsidP="003214F5">
      <w:pPr>
        <w:rPr>
          <w:rFonts w:ascii="宋体" w:eastAsia="宋体" w:hAnsi="宋体"/>
        </w:rPr>
      </w:pPr>
      <w:r w:rsidRPr="00C81BAD">
        <w:rPr>
          <w:rFonts w:ascii="宋体" w:eastAsia="宋体" w:hAnsi="宋体"/>
        </w:rPr>
        <w:t xml:space="preserve">                    }else{</w:t>
      </w:r>
    </w:p>
    <w:p w:rsidR="003214F5" w:rsidRPr="00C81BAD" w:rsidRDefault="003214F5" w:rsidP="003214F5">
      <w:pPr>
        <w:rPr>
          <w:rFonts w:ascii="宋体" w:eastAsia="宋体" w:hAnsi="宋体"/>
        </w:rPr>
      </w:pPr>
      <w:r w:rsidRPr="00C81BAD">
        <w:rPr>
          <w:rFonts w:ascii="宋体" w:eastAsia="宋体" w:hAnsi="宋体"/>
        </w:rPr>
        <w:t xml:space="preserve">                        char temp[MAXLEN];</w:t>
      </w:r>
    </w:p>
    <w:p w:rsidR="003214F5" w:rsidRPr="00C81BAD" w:rsidRDefault="003214F5" w:rsidP="003214F5">
      <w:pPr>
        <w:rPr>
          <w:rFonts w:ascii="宋体" w:eastAsia="宋体" w:hAnsi="宋体"/>
        </w:rPr>
      </w:pPr>
      <w:r w:rsidRPr="00C81BAD">
        <w:rPr>
          <w:rFonts w:ascii="宋体" w:eastAsia="宋体" w:hAnsi="宋体"/>
        </w:rPr>
        <w:t xml:space="preserve">                        strncpy(temp,s[0]+i,len),temp[len]='\0';</w:t>
      </w:r>
    </w:p>
    <w:p w:rsidR="003214F5" w:rsidRPr="00C81BAD" w:rsidRDefault="003214F5" w:rsidP="003214F5">
      <w:pPr>
        <w:rPr>
          <w:rFonts w:ascii="宋体" w:eastAsia="宋体" w:hAnsi="宋体"/>
        </w:rPr>
      </w:pPr>
      <w:r w:rsidRPr="00C81BAD">
        <w:rPr>
          <w:rFonts w:ascii="宋体" w:eastAsia="宋体" w:hAnsi="宋体"/>
        </w:rPr>
        <w:t xml:space="preserve">                        if(strcmp(temp,ans)&lt;0) strncpy(ans,temp,len);</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if(!first){</w:t>
      </w:r>
    </w:p>
    <w:p w:rsidR="003214F5" w:rsidRPr="00C81BAD" w:rsidRDefault="003214F5" w:rsidP="003214F5">
      <w:pPr>
        <w:rPr>
          <w:rFonts w:ascii="宋体" w:eastAsia="宋体" w:hAnsi="宋体"/>
        </w:rPr>
      </w:pPr>
      <w:r w:rsidRPr="00C81BAD">
        <w:rPr>
          <w:rFonts w:ascii="宋体" w:eastAsia="宋体" w:hAnsi="宋体"/>
        </w:rPr>
        <w:t xml:space="preserve">                found=true,printf("%s\n",ans);</w:t>
      </w:r>
    </w:p>
    <w:p w:rsidR="003214F5" w:rsidRPr="00C81BAD" w:rsidRDefault="003214F5" w:rsidP="003214F5">
      <w:pPr>
        <w:rPr>
          <w:rFonts w:ascii="宋体" w:eastAsia="宋体" w:hAnsi="宋体"/>
        </w:rPr>
      </w:pPr>
      <w:r w:rsidRPr="00C81BAD">
        <w:rPr>
          <w:rFonts w:ascii="宋体" w:eastAsia="宋体" w:hAnsi="宋体"/>
        </w:rPr>
        <w:t xml:space="preserve">                break;</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t xml:space="preserve">        if(!found) printf("no significant commonalities\n");</w:t>
      </w:r>
    </w:p>
    <w:p w:rsidR="003214F5" w:rsidRPr="00C81BAD" w:rsidRDefault="003214F5" w:rsidP="003214F5">
      <w:pPr>
        <w:rPr>
          <w:rFonts w:ascii="宋体" w:eastAsia="宋体" w:hAnsi="宋体"/>
        </w:rPr>
      </w:pPr>
      <w:r w:rsidRPr="00C81BAD">
        <w:rPr>
          <w:rFonts w:ascii="宋体" w:eastAsia="宋体" w:hAnsi="宋体"/>
        </w:rPr>
        <w:t xml:space="preserve">    }</w:t>
      </w:r>
    </w:p>
    <w:p w:rsidR="003214F5" w:rsidRPr="00C81BAD" w:rsidRDefault="003214F5" w:rsidP="003214F5">
      <w:pPr>
        <w:rPr>
          <w:rFonts w:ascii="宋体" w:eastAsia="宋体" w:hAnsi="宋体"/>
        </w:rPr>
      </w:pPr>
      <w:r w:rsidRPr="00C81BAD">
        <w:rPr>
          <w:rFonts w:ascii="宋体" w:eastAsia="宋体" w:hAnsi="宋体"/>
        </w:rPr>
        <w:lastRenderedPageBreak/>
        <w:t xml:space="preserve">    return 0;</w:t>
      </w:r>
    </w:p>
    <w:p w:rsidR="003214F5" w:rsidRPr="00C81BAD" w:rsidRDefault="003214F5" w:rsidP="003214F5">
      <w:pPr>
        <w:rPr>
          <w:rFonts w:ascii="宋体" w:eastAsia="宋体" w:hAnsi="宋体"/>
        </w:rPr>
      </w:pPr>
      <w:r w:rsidRPr="00C81BAD">
        <w:rPr>
          <w:rFonts w:ascii="宋体" w:eastAsia="宋体" w:hAnsi="宋体"/>
        </w:rPr>
        <w:t>}</w:t>
      </w:r>
    </w:p>
    <w:p w:rsidR="006A5DDE" w:rsidRPr="00C81BAD" w:rsidRDefault="006A5DDE" w:rsidP="006A5DDE">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1238</w:t>
      </w:r>
      <w:r w:rsidRPr="00C81BAD">
        <w:rPr>
          <w:rFonts w:ascii="宋体" w:eastAsia="宋体" w:hAnsi="宋体" w:hint="eastAsia"/>
          <w:b w:val="0"/>
        </w:rPr>
        <w:t>-</w:t>
      </w:r>
      <w:r w:rsidRPr="00C81BAD">
        <w:rPr>
          <w:rFonts w:ascii="宋体" w:eastAsia="宋体" w:hAnsi="宋体"/>
          <w:b w:val="0"/>
        </w:rPr>
        <w:t>Substrings</w:t>
      </w:r>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1238</w:instrText>
      </w:r>
      <w:r w:rsidRPr="00C81BAD">
        <w:rPr>
          <w:rFonts w:ascii="宋体" w:eastAsia="宋体" w:hAnsi="宋体" w:hint="eastAsia"/>
          <w:b w:val="0"/>
        </w:rPr>
        <w:instrText>-</w:instrText>
      </w:r>
      <w:r w:rsidRPr="00C81BAD">
        <w:rPr>
          <w:rFonts w:ascii="宋体" w:eastAsia="宋体" w:hAnsi="宋体"/>
          <w:b w:val="0"/>
        </w:rPr>
        <w:instrText>Substrings:</w:instrText>
      </w:r>
      <w:r w:rsidRPr="00C81BAD">
        <w:rPr>
          <w:rFonts w:ascii="宋体" w:eastAsia="宋体" w:hAnsi="宋体"/>
        </w:rPr>
        <w:instrText xml:space="preserve">1238" \y "HDU:1238" </w:instrText>
      </w:r>
      <w:r w:rsidRPr="00C81BAD">
        <w:rPr>
          <w:rFonts w:ascii="宋体" w:eastAsia="宋体" w:hAnsi="宋体"/>
          <w:b w:val="0"/>
        </w:rPr>
        <w:fldChar w:fldCharType="end"/>
      </w:r>
    </w:p>
    <w:p w:rsidR="006A5DDE" w:rsidRPr="00C81BAD" w:rsidRDefault="006A5DDE" w:rsidP="006A5DDE">
      <w:pPr>
        <w:rPr>
          <w:rFonts w:ascii="宋体" w:eastAsia="宋体" w:hAnsi="宋体"/>
        </w:rPr>
      </w:pPr>
      <w:r w:rsidRPr="00C81BAD">
        <w:rPr>
          <w:rFonts w:ascii="宋体" w:eastAsia="宋体" w:hAnsi="宋体" w:hint="eastAsia"/>
        </w:rPr>
        <w:t>【题意】n个字符串，找一个字符串，这个字符串或是它的反转是这n个字符串的子串</w:t>
      </w:r>
    </w:p>
    <w:p w:rsidR="006A5DDE" w:rsidRPr="00C81BAD" w:rsidRDefault="006A5DDE" w:rsidP="006A5DDE">
      <w:pPr>
        <w:rPr>
          <w:rFonts w:ascii="宋体" w:eastAsia="宋体" w:hAnsi="宋体"/>
        </w:rPr>
      </w:pPr>
      <w:r w:rsidRPr="00C81BAD">
        <w:rPr>
          <w:rFonts w:ascii="宋体" w:eastAsia="宋体" w:hAnsi="宋体" w:hint="eastAsia"/>
        </w:rPr>
        <w:t>【TAG】字符串 枚举 KMP</w:t>
      </w:r>
      <w:r w:rsidRPr="00C81BAD">
        <w:rPr>
          <w:rFonts w:ascii="宋体" w:eastAsia="宋体" w:hAnsi="宋体"/>
        </w:rPr>
        <w:t xml:space="preserve"> </w:t>
      </w:r>
      <w:r w:rsidRPr="00C81BAD">
        <w:rPr>
          <w:rFonts w:ascii="宋体" w:eastAsia="宋体" w:hAnsi="宋体" w:hint="eastAsia"/>
        </w:rPr>
        <w:t>签到题</w:t>
      </w:r>
    </w:p>
    <w:p w:rsidR="006A5DDE" w:rsidRPr="00C81BAD" w:rsidRDefault="006A5DDE" w:rsidP="006A5DDE">
      <w:pPr>
        <w:rPr>
          <w:rFonts w:ascii="宋体" w:eastAsia="宋体" w:hAnsi="宋体"/>
        </w:rPr>
      </w:pPr>
      <w:r w:rsidRPr="00C81BAD">
        <w:rPr>
          <w:rFonts w:ascii="宋体" w:eastAsia="宋体" w:hAnsi="宋体" w:hint="eastAsia"/>
        </w:rPr>
        <w:t>【题解】和POJ3080是一个套路，暴力枚举即可，每次匹配的时候正反都匹配一下。严格按照数据规模要10^8，不过这题看来数据没有那么强。</w:t>
      </w:r>
    </w:p>
    <w:p w:rsidR="006A5DDE" w:rsidRPr="00C81BAD" w:rsidRDefault="006A5DDE" w:rsidP="006A5DDE">
      <w:pPr>
        <w:rPr>
          <w:rFonts w:ascii="宋体" w:eastAsia="宋体" w:hAnsi="宋体"/>
        </w:rPr>
      </w:pPr>
      <w:r w:rsidRPr="00C81BAD">
        <w:rPr>
          <w:rFonts w:ascii="宋体" w:eastAsia="宋体" w:hAnsi="宋体" w:hint="eastAsia"/>
        </w:rPr>
        <w:t>【代码】</w:t>
      </w:r>
    </w:p>
    <w:p w:rsidR="006A5DDE" w:rsidRPr="00C81BAD" w:rsidRDefault="006A5DDE" w:rsidP="006A5DDE">
      <w:pPr>
        <w:rPr>
          <w:rFonts w:ascii="宋体" w:eastAsia="宋体" w:hAnsi="宋体"/>
        </w:rPr>
      </w:pPr>
      <w:r w:rsidRPr="00C81BAD">
        <w:rPr>
          <w:rFonts w:ascii="宋体" w:eastAsia="宋体" w:hAnsi="宋体"/>
        </w:rPr>
        <w:t>#include &lt;bits/stdc++.h&gt;</w:t>
      </w:r>
    </w:p>
    <w:p w:rsidR="006A5DDE" w:rsidRPr="00C81BAD" w:rsidRDefault="006A5DDE" w:rsidP="006A5DDE">
      <w:pPr>
        <w:rPr>
          <w:rFonts w:ascii="宋体" w:eastAsia="宋体" w:hAnsi="宋体"/>
        </w:rPr>
      </w:pPr>
      <w:r w:rsidRPr="00C81BAD">
        <w:rPr>
          <w:rFonts w:ascii="宋体" w:eastAsia="宋体" w:hAnsi="宋体"/>
        </w:rPr>
        <w:t>#define MAXN 110</w:t>
      </w:r>
    </w:p>
    <w:p w:rsidR="006A5DDE" w:rsidRPr="00C81BAD" w:rsidRDefault="006A5DDE" w:rsidP="006A5DDE">
      <w:pPr>
        <w:rPr>
          <w:rFonts w:ascii="宋体" w:eastAsia="宋体" w:hAnsi="宋体"/>
        </w:rPr>
      </w:pPr>
    </w:p>
    <w:p w:rsidR="006A5DDE" w:rsidRPr="00C81BAD" w:rsidRDefault="006A5DDE" w:rsidP="006A5DDE">
      <w:pPr>
        <w:rPr>
          <w:rFonts w:ascii="宋体" w:eastAsia="宋体" w:hAnsi="宋体"/>
        </w:rPr>
      </w:pPr>
      <w:r w:rsidRPr="00C81BAD">
        <w:rPr>
          <w:rFonts w:ascii="宋体" w:eastAsia="宋体" w:hAnsi="宋体"/>
        </w:rPr>
        <w:t>using namespace std;</w:t>
      </w:r>
    </w:p>
    <w:p w:rsidR="006A5DDE" w:rsidRPr="00C81BAD" w:rsidRDefault="006A5DDE" w:rsidP="006A5DDE">
      <w:pPr>
        <w:rPr>
          <w:rFonts w:ascii="宋体" w:eastAsia="宋体" w:hAnsi="宋体"/>
        </w:rPr>
      </w:pPr>
    </w:p>
    <w:p w:rsidR="006A5DDE" w:rsidRPr="00C81BAD" w:rsidRDefault="006A5DDE" w:rsidP="006A5DDE">
      <w:pPr>
        <w:rPr>
          <w:rFonts w:ascii="宋体" w:eastAsia="宋体" w:hAnsi="宋体"/>
        </w:rPr>
      </w:pPr>
      <w:r w:rsidRPr="00C81BAD">
        <w:rPr>
          <w:rFonts w:ascii="宋体" w:eastAsia="宋体" w:hAnsi="宋体"/>
        </w:rPr>
        <w:t>void cal_next(string s,int len,int next[]){</w:t>
      </w:r>
    </w:p>
    <w:p w:rsidR="006A5DDE" w:rsidRPr="00C81BAD" w:rsidRDefault="006A5DDE" w:rsidP="006A5DDE">
      <w:pPr>
        <w:rPr>
          <w:rFonts w:ascii="宋体" w:eastAsia="宋体" w:hAnsi="宋体"/>
        </w:rPr>
      </w:pPr>
      <w:r w:rsidRPr="00C81BAD">
        <w:rPr>
          <w:rFonts w:ascii="宋体" w:eastAsia="宋体" w:hAnsi="宋体"/>
        </w:rPr>
        <w:t xml:space="preserve">    next[0]=0;</w:t>
      </w:r>
    </w:p>
    <w:p w:rsidR="006A5DDE" w:rsidRPr="00C81BAD" w:rsidRDefault="006A5DDE" w:rsidP="006A5DDE">
      <w:pPr>
        <w:rPr>
          <w:rFonts w:ascii="宋体" w:eastAsia="宋体" w:hAnsi="宋体"/>
        </w:rPr>
      </w:pPr>
      <w:r w:rsidRPr="00C81BAD">
        <w:rPr>
          <w:rFonts w:ascii="宋体" w:eastAsia="宋体" w:hAnsi="宋体"/>
        </w:rPr>
        <w:t xml:space="preserve">    int i=1,j=0;</w:t>
      </w:r>
    </w:p>
    <w:p w:rsidR="006A5DDE" w:rsidRPr="00C81BAD" w:rsidRDefault="006A5DDE" w:rsidP="006A5DDE">
      <w:pPr>
        <w:rPr>
          <w:rFonts w:ascii="宋体" w:eastAsia="宋体" w:hAnsi="宋体"/>
        </w:rPr>
      </w:pPr>
      <w:r w:rsidRPr="00C81BAD">
        <w:rPr>
          <w:rFonts w:ascii="宋体" w:eastAsia="宋体" w:hAnsi="宋体"/>
        </w:rPr>
        <w:t xml:space="preserve">    while(i&lt;len){</w:t>
      </w:r>
    </w:p>
    <w:p w:rsidR="006A5DDE" w:rsidRPr="00C81BAD" w:rsidRDefault="006A5DDE" w:rsidP="006A5DDE">
      <w:pPr>
        <w:rPr>
          <w:rFonts w:ascii="宋体" w:eastAsia="宋体" w:hAnsi="宋体"/>
        </w:rPr>
      </w:pPr>
      <w:r w:rsidRPr="00C81BAD">
        <w:rPr>
          <w:rFonts w:ascii="宋体" w:eastAsia="宋体" w:hAnsi="宋体"/>
        </w:rPr>
        <w:t xml:space="preserve">        if(s[i]==s[j]){</w:t>
      </w:r>
    </w:p>
    <w:p w:rsidR="006A5DDE" w:rsidRPr="00C81BAD" w:rsidRDefault="006A5DDE" w:rsidP="006A5DDE">
      <w:pPr>
        <w:rPr>
          <w:rFonts w:ascii="宋体" w:eastAsia="宋体" w:hAnsi="宋体"/>
        </w:rPr>
      </w:pPr>
      <w:r w:rsidRPr="00C81BAD">
        <w:rPr>
          <w:rFonts w:ascii="宋体" w:eastAsia="宋体" w:hAnsi="宋体"/>
        </w:rPr>
        <w:t xml:space="preserve">            next[i++]=(j++)+1;</w:t>
      </w:r>
    </w:p>
    <w:p w:rsidR="006A5DDE" w:rsidRPr="00C81BAD" w:rsidRDefault="006A5DDE" w:rsidP="006A5DDE">
      <w:pPr>
        <w:rPr>
          <w:rFonts w:ascii="宋体" w:eastAsia="宋体" w:hAnsi="宋体"/>
        </w:rPr>
      </w:pPr>
      <w:r w:rsidRPr="00C81BAD">
        <w:rPr>
          <w:rFonts w:ascii="宋体" w:eastAsia="宋体" w:hAnsi="宋体"/>
        </w:rPr>
        <w:t xml:space="preserve">            continue;</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while(s[i]!=s[j]){</w:t>
      </w:r>
    </w:p>
    <w:p w:rsidR="006A5DDE" w:rsidRPr="00C81BAD" w:rsidRDefault="006A5DDE" w:rsidP="006A5DDE">
      <w:pPr>
        <w:rPr>
          <w:rFonts w:ascii="宋体" w:eastAsia="宋体" w:hAnsi="宋体"/>
        </w:rPr>
      </w:pPr>
      <w:r w:rsidRPr="00C81BAD">
        <w:rPr>
          <w:rFonts w:ascii="宋体" w:eastAsia="宋体" w:hAnsi="宋体"/>
        </w:rPr>
        <w:t xml:space="preserve">            if(j==0){</w:t>
      </w:r>
    </w:p>
    <w:p w:rsidR="006A5DDE" w:rsidRPr="00C81BAD" w:rsidRDefault="006A5DDE" w:rsidP="006A5DDE">
      <w:pPr>
        <w:rPr>
          <w:rFonts w:ascii="宋体" w:eastAsia="宋体" w:hAnsi="宋体"/>
        </w:rPr>
      </w:pPr>
      <w:r w:rsidRPr="00C81BAD">
        <w:rPr>
          <w:rFonts w:ascii="宋体" w:eastAsia="宋体" w:hAnsi="宋体"/>
        </w:rPr>
        <w:t xml:space="preserve">                next[i++]=0;</w:t>
      </w:r>
    </w:p>
    <w:p w:rsidR="006A5DDE" w:rsidRPr="00C81BAD" w:rsidRDefault="006A5DDE" w:rsidP="006A5DDE">
      <w:pPr>
        <w:rPr>
          <w:rFonts w:ascii="宋体" w:eastAsia="宋体" w:hAnsi="宋体"/>
        </w:rPr>
      </w:pPr>
      <w:r w:rsidRPr="00C81BAD">
        <w:rPr>
          <w:rFonts w:ascii="宋体" w:eastAsia="宋体" w:hAnsi="宋体"/>
        </w:rPr>
        <w:t xml:space="preserve">                break;</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j=next[j-1];</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return;</w:t>
      </w:r>
    </w:p>
    <w:p w:rsidR="006A5DDE" w:rsidRPr="00C81BAD" w:rsidRDefault="006A5DDE" w:rsidP="006A5DDE">
      <w:pPr>
        <w:rPr>
          <w:rFonts w:ascii="宋体" w:eastAsia="宋体" w:hAnsi="宋体"/>
        </w:rPr>
      </w:pPr>
      <w:r w:rsidRPr="00C81BAD">
        <w:rPr>
          <w:rFonts w:ascii="宋体" w:eastAsia="宋体" w:hAnsi="宋体"/>
        </w:rPr>
        <w:t>}</w:t>
      </w:r>
    </w:p>
    <w:p w:rsidR="006A5DDE" w:rsidRPr="00C81BAD" w:rsidRDefault="006A5DDE" w:rsidP="006A5DDE">
      <w:pPr>
        <w:rPr>
          <w:rFonts w:ascii="宋体" w:eastAsia="宋体" w:hAnsi="宋体"/>
        </w:rPr>
      </w:pPr>
    </w:p>
    <w:p w:rsidR="006A5DDE" w:rsidRPr="00C81BAD" w:rsidRDefault="006A5DDE" w:rsidP="006A5DDE">
      <w:pPr>
        <w:rPr>
          <w:rFonts w:ascii="宋体" w:eastAsia="宋体" w:hAnsi="宋体"/>
        </w:rPr>
      </w:pPr>
      <w:r w:rsidRPr="00C81BAD">
        <w:rPr>
          <w:rFonts w:ascii="宋体" w:eastAsia="宋体" w:hAnsi="宋体"/>
        </w:rPr>
        <w:t>bool kmp(string pattern,string s){</w:t>
      </w:r>
    </w:p>
    <w:p w:rsidR="006A5DDE" w:rsidRPr="00C81BAD" w:rsidRDefault="006A5DDE" w:rsidP="006A5DDE">
      <w:pPr>
        <w:rPr>
          <w:rFonts w:ascii="宋体" w:eastAsia="宋体" w:hAnsi="宋体"/>
        </w:rPr>
      </w:pPr>
      <w:r w:rsidRPr="00C81BAD">
        <w:rPr>
          <w:rFonts w:ascii="宋体" w:eastAsia="宋体" w:hAnsi="宋体"/>
        </w:rPr>
        <w:t xml:space="preserve">    int lenp=pattern.size(),lens=s.size(),next[MAXN];</w:t>
      </w:r>
    </w:p>
    <w:p w:rsidR="006A5DDE" w:rsidRPr="00C81BAD" w:rsidRDefault="006A5DDE" w:rsidP="006A5DDE">
      <w:pPr>
        <w:rPr>
          <w:rFonts w:ascii="宋体" w:eastAsia="宋体" w:hAnsi="宋体"/>
        </w:rPr>
      </w:pPr>
      <w:r w:rsidRPr="00C81BAD">
        <w:rPr>
          <w:rFonts w:ascii="宋体" w:eastAsia="宋体" w:hAnsi="宋体"/>
        </w:rPr>
        <w:t xml:space="preserve">    cal_next(pattern,lenp,next);</w:t>
      </w:r>
    </w:p>
    <w:p w:rsidR="006A5DDE" w:rsidRPr="00C81BAD" w:rsidRDefault="006A5DDE" w:rsidP="006A5DDE">
      <w:pPr>
        <w:rPr>
          <w:rFonts w:ascii="宋体" w:eastAsia="宋体" w:hAnsi="宋体"/>
        </w:rPr>
      </w:pPr>
      <w:r w:rsidRPr="00C81BAD">
        <w:rPr>
          <w:rFonts w:ascii="宋体" w:eastAsia="宋体" w:hAnsi="宋体"/>
        </w:rPr>
        <w:t xml:space="preserve">    int j=0;</w:t>
      </w:r>
    </w:p>
    <w:p w:rsidR="006A5DDE" w:rsidRPr="00C81BAD" w:rsidRDefault="006A5DDE" w:rsidP="006A5DDE">
      <w:pPr>
        <w:rPr>
          <w:rFonts w:ascii="宋体" w:eastAsia="宋体" w:hAnsi="宋体"/>
        </w:rPr>
      </w:pPr>
      <w:r w:rsidRPr="00C81BAD">
        <w:rPr>
          <w:rFonts w:ascii="宋体" w:eastAsia="宋体" w:hAnsi="宋体"/>
        </w:rPr>
        <w:t xml:space="preserve">    for (int i=0;i&lt;lens;i++){</w:t>
      </w:r>
    </w:p>
    <w:p w:rsidR="006A5DDE" w:rsidRPr="00C81BAD" w:rsidRDefault="006A5DDE" w:rsidP="006A5DDE">
      <w:pPr>
        <w:rPr>
          <w:rFonts w:ascii="宋体" w:eastAsia="宋体" w:hAnsi="宋体"/>
        </w:rPr>
      </w:pPr>
      <w:r w:rsidRPr="00C81BAD">
        <w:rPr>
          <w:rFonts w:ascii="宋体" w:eastAsia="宋体" w:hAnsi="宋体"/>
        </w:rPr>
        <w:t xml:space="preserve">        while(s[i]!=pattern[j]){</w:t>
      </w:r>
    </w:p>
    <w:p w:rsidR="006A5DDE" w:rsidRPr="00C81BAD" w:rsidRDefault="006A5DDE" w:rsidP="006A5DDE">
      <w:pPr>
        <w:rPr>
          <w:rFonts w:ascii="宋体" w:eastAsia="宋体" w:hAnsi="宋体"/>
        </w:rPr>
      </w:pPr>
      <w:r w:rsidRPr="00C81BAD">
        <w:rPr>
          <w:rFonts w:ascii="宋体" w:eastAsia="宋体" w:hAnsi="宋体"/>
        </w:rPr>
        <w:t xml:space="preserve">            if(j==0) break;</w:t>
      </w:r>
    </w:p>
    <w:p w:rsidR="006A5DDE" w:rsidRPr="00C81BAD" w:rsidRDefault="006A5DDE" w:rsidP="006A5DDE">
      <w:pPr>
        <w:rPr>
          <w:rFonts w:ascii="宋体" w:eastAsia="宋体" w:hAnsi="宋体"/>
        </w:rPr>
      </w:pPr>
      <w:r w:rsidRPr="00C81BAD">
        <w:rPr>
          <w:rFonts w:ascii="宋体" w:eastAsia="宋体" w:hAnsi="宋体"/>
        </w:rPr>
        <w:t xml:space="preserve">            j=next[j-1];</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lastRenderedPageBreak/>
        <w:t xml:space="preserve">        if(s[i]==pattern[j]){</w:t>
      </w:r>
    </w:p>
    <w:p w:rsidR="006A5DDE" w:rsidRPr="00C81BAD" w:rsidRDefault="006A5DDE" w:rsidP="006A5DDE">
      <w:pPr>
        <w:rPr>
          <w:rFonts w:ascii="宋体" w:eastAsia="宋体" w:hAnsi="宋体"/>
        </w:rPr>
      </w:pPr>
      <w:r w:rsidRPr="00C81BAD">
        <w:rPr>
          <w:rFonts w:ascii="宋体" w:eastAsia="宋体" w:hAnsi="宋体"/>
        </w:rPr>
        <w:t xml:space="preserve">            j++;</w:t>
      </w:r>
    </w:p>
    <w:p w:rsidR="006A5DDE" w:rsidRPr="00C81BAD" w:rsidRDefault="006A5DDE" w:rsidP="006A5DDE">
      <w:pPr>
        <w:rPr>
          <w:rFonts w:ascii="宋体" w:eastAsia="宋体" w:hAnsi="宋体"/>
        </w:rPr>
      </w:pPr>
      <w:r w:rsidRPr="00C81BAD">
        <w:rPr>
          <w:rFonts w:ascii="宋体" w:eastAsia="宋体" w:hAnsi="宋体"/>
        </w:rPr>
        <w:t xml:space="preserve">            if(j==lenp) return true;</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return false;</w:t>
      </w:r>
    </w:p>
    <w:p w:rsidR="006A5DDE" w:rsidRPr="00C81BAD" w:rsidRDefault="006A5DDE" w:rsidP="006A5DDE">
      <w:pPr>
        <w:rPr>
          <w:rFonts w:ascii="宋体" w:eastAsia="宋体" w:hAnsi="宋体"/>
        </w:rPr>
      </w:pPr>
      <w:r w:rsidRPr="00C81BAD">
        <w:rPr>
          <w:rFonts w:ascii="宋体" w:eastAsia="宋体" w:hAnsi="宋体"/>
        </w:rPr>
        <w:t>}</w:t>
      </w:r>
    </w:p>
    <w:p w:rsidR="006A5DDE" w:rsidRPr="00C81BAD" w:rsidRDefault="006A5DDE" w:rsidP="006A5DDE">
      <w:pPr>
        <w:rPr>
          <w:rFonts w:ascii="宋体" w:eastAsia="宋体" w:hAnsi="宋体"/>
        </w:rPr>
      </w:pPr>
    </w:p>
    <w:p w:rsidR="006A5DDE" w:rsidRPr="00C81BAD" w:rsidRDefault="006A5DDE" w:rsidP="006A5DDE">
      <w:pPr>
        <w:rPr>
          <w:rFonts w:ascii="宋体" w:eastAsia="宋体" w:hAnsi="宋体"/>
        </w:rPr>
      </w:pPr>
      <w:r w:rsidRPr="00C81BAD">
        <w:rPr>
          <w:rFonts w:ascii="宋体" w:eastAsia="宋体" w:hAnsi="宋体"/>
        </w:rPr>
        <w:t>int main()</w:t>
      </w:r>
    </w:p>
    <w:p w:rsidR="006A5DDE" w:rsidRPr="00C81BAD" w:rsidRDefault="006A5DDE" w:rsidP="006A5DDE">
      <w:pPr>
        <w:rPr>
          <w:rFonts w:ascii="宋体" w:eastAsia="宋体" w:hAnsi="宋体"/>
        </w:rPr>
      </w:pPr>
      <w:r w:rsidRPr="00C81BAD">
        <w:rPr>
          <w:rFonts w:ascii="宋体" w:eastAsia="宋体" w:hAnsi="宋体"/>
        </w:rPr>
        <w:t>{</w:t>
      </w:r>
    </w:p>
    <w:p w:rsidR="006A5DDE" w:rsidRPr="00C81BAD" w:rsidRDefault="006A5DDE" w:rsidP="006A5DDE">
      <w:pPr>
        <w:rPr>
          <w:rFonts w:ascii="宋体" w:eastAsia="宋体" w:hAnsi="宋体"/>
        </w:rPr>
      </w:pPr>
      <w:r w:rsidRPr="00C81BAD">
        <w:rPr>
          <w:rFonts w:ascii="宋体" w:eastAsia="宋体" w:hAnsi="宋体"/>
        </w:rPr>
        <w:t xml:space="preserve">    int t;</w:t>
      </w:r>
    </w:p>
    <w:p w:rsidR="006A5DDE" w:rsidRPr="00C81BAD" w:rsidRDefault="006A5DDE" w:rsidP="006A5DDE">
      <w:pPr>
        <w:rPr>
          <w:rFonts w:ascii="宋体" w:eastAsia="宋体" w:hAnsi="宋体"/>
        </w:rPr>
      </w:pPr>
      <w:r w:rsidRPr="00C81BAD">
        <w:rPr>
          <w:rFonts w:ascii="宋体" w:eastAsia="宋体" w:hAnsi="宋体"/>
        </w:rPr>
        <w:t xml:space="preserve">    scanf("%d",&amp;t);</w:t>
      </w:r>
    </w:p>
    <w:p w:rsidR="006A5DDE" w:rsidRPr="00C81BAD" w:rsidRDefault="006A5DDE" w:rsidP="006A5DDE">
      <w:pPr>
        <w:rPr>
          <w:rFonts w:ascii="宋体" w:eastAsia="宋体" w:hAnsi="宋体"/>
        </w:rPr>
      </w:pPr>
      <w:r w:rsidRPr="00C81BAD">
        <w:rPr>
          <w:rFonts w:ascii="宋体" w:eastAsia="宋体" w:hAnsi="宋体"/>
        </w:rPr>
        <w:t xml:space="preserve">    while(t--){</w:t>
      </w:r>
    </w:p>
    <w:p w:rsidR="006A5DDE" w:rsidRPr="00C81BAD" w:rsidRDefault="006A5DDE" w:rsidP="006A5DDE">
      <w:pPr>
        <w:rPr>
          <w:rFonts w:ascii="宋体" w:eastAsia="宋体" w:hAnsi="宋体"/>
        </w:rPr>
      </w:pPr>
      <w:r w:rsidRPr="00C81BAD">
        <w:rPr>
          <w:rFonts w:ascii="宋体" w:eastAsia="宋体" w:hAnsi="宋体"/>
        </w:rPr>
        <w:t xml:space="preserve">        int n;</w:t>
      </w:r>
    </w:p>
    <w:p w:rsidR="006A5DDE" w:rsidRPr="00C81BAD" w:rsidRDefault="006A5DDE" w:rsidP="006A5DDE">
      <w:pPr>
        <w:rPr>
          <w:rFonts w:ascii="宋体" w:eastAsia="宋体" w:hAnsi="宋体"/>
        </w:rPr>
      </w:pPr>
      <w:r w:rsidRPr="00C81BAD">
        <w:rPr>
          <w:rFonts w:ascii="宋体" w:eastAsia="宋体" w:hAnsi="宋体"/>
        </w:rPr>
        <w:t xml:space="preserve">        string s[MAXN];</w:t>
      </w:r>
    </w:p>
    <w:p w:rsidR="006A5DDE" w:rsidRPr="00C81BAD" w:rsidRDefault="006A5DDE" w:rsidP="006A5DDE">
      <w:pPr>
        <w:rPr>
          <w:rFonts w:ascii="宋体" w:eastAsia="宋体" w:hAnsi="宋体"/>
        </w:rPr>
      </w:pPr>
      <w:r w:rsidRPr="00C81BAD">
        <w:rPr>
          <w:rFonts w:ascii="宋体" w:eastAsia="宋体" w:hAnsi="宋体"/>
        </w:rPr>
        <w:t xml:space="preserve">        scanf("%d",&amp;n);</w:t>
      </w:r>
    </w:p>
    <w:p w:rsidR="006A5DDE" w:rsidRPr="00C81BAD" w:rsidRDefault="006A5DDE" w:rsidP="006A5DDE">
      <w:pPr>
        <w:rPr>
          <w:rFonts w:ascii="宋体" w:eastAsia="宋体" w:hAnsi="宋体"/>
        </w:rPr>
      </w:pPr>
      <w:r w:rsidRPr="00C81BAD">
        <w:rPr>
          <w:rFonts w:ascii="宋体" w:eastAsia="宋体" w:hAnsi="宋体"/>
        </w:rPr>
        <w:t xml:space="preserve">        for (int i=0;i&lt;n;i++) cin&gt;&gt;s[i];</w:t>
      </w:r>
    </w:p>
    <w:p w:rsidR="006A5DDE" w:rsidRPr="00C81BAD" w:rsidRDefault="006A5DDE" w:rsidP="006A5DDE">
      <w:pPr>
        <w:rPr>
          <w:rFonts w:ascii="宋体" w:eastAsia="宋体" w:hAnsi="宋体"/>
        </w:rPr>
      </w:pPr>
      <w:r w:rsidRPr="00C81BAD">
        <w:rPr>
          <w:rFonts w:ascii="宋体" w:eastAsia="宋体" w:hAnsi="宋体"/>
        </w:rPr>
        <w:t xml:space="preserve">        int len=s[0].size();</w:t>
      </w:r>
    </w:p>
    <w:p w:rsidR="006A5DDE" w:rsidRPr="00C81BAD" w:rsidRDefault="006A5DDE" w:rsidP="006A5DDE">
      <w:pPr>
        <w:rPr>
          <w:rFonts w:ascii="宋体" w:eastAsia="宋体" w:hAnsi="宋体"/>
        </w:rPr>
      </w:pPr>
      <w:r w:rsidRPr="00C81BAD">
        <w:rPr>
          <w:rFonts w:ascii="宋体" w:eastAsia="宋体" w:hAnsi="宋体"/>
        </w:rPr>
        <w:t xml:space="preserve">        bool found=false;</w:t>
      </w:r>
    </w:p>
    <w:p w:rsidR="006A5DDE" w:rsidRPr="00C81BAD" w:rsidRDefault="006A5DDE" w:rsidP="006A5DDE">
      <w:pPr>
        <w:rPr>
          <w:rFonts w:ascii="宋体" w:eastAsia="宋体" w:hAnsi="宋体"/>
        </w:rPr>
      </w:pPr>
      <w:r w:rsidRPr="00C81BAD">
        <w:rPr>
          <w:rFonts w:ascii="宋体" w:eastAsia="宋体" w:hAnsi="宋体"/>
        </w:rPr>
        <w:t xml:space="preserve">        for (int nowlen=len;nowlen&gt;=1;nowlen--){</w:t>
      </w:r>
    </w:p>
    <w:p w:rsidR="006A5DDE" w:rsidRPr="00C81BAD" w:rsidRDefault="006A5DDE" w:rsidP="006A5DDE">
      <w:pPr>
        <w:rPr>
          <w:rFonts w:ascii="宋体" w:eastAsia="宋体" w:hAnsi="宋体"/>
        </w:rPr>
      </w:pPr>
      <w:r w:rsidRPr="00C81BAD">
        <w:rPr>
          <w:rFonts w:ascii="宋体" w:eastAsia="宋体" w:hAnsi="宋体"/>
        </w:rPr>
        <w:t xml:space="preserve">            for (int i=0;i+nowlen-1&lt;len;i++){</w:t>
      </w:r>
    </w:p>
    <w:p w:rsidR="006A5DDE" w:rsidRPr="00C81BAD" w:rsidRDefault="006A5DDE" w:rsidP="006A5DDE">
      <w:pPr>
        <w:rPr>
          <w:rFonts w:ascii="宋体" w:eastAsia="宋体" w:hAnsi="宋体"/>
        </w:rPr>
      </w:pPr>
      <w:r w:rsidRPr="00C81BAD">
        <w:rPr>
          <w:rFonts w:ascii="宋体" w:eastAsia="宋体" w:hAnsi="宋体"/>
        </w:rPr>
        <w:t xml:space="preserve">                string pattern1=s[0].substr(i,nowlen),pattern2=pattern1;</w:t>
      </w:r>
    </w:p>
    <w:p w:rsidR="006A5DDE" w:rsidRPr="00C81BAD" w:rsidRDefault="006A5DDE" w:rsidP="006A5DDE">
      <w:pPr>
        <w:rPr>
          <w:rFonts w:ascii="宋体" w:eastAsia="宋体" w:hAnsi="宋体"/>
        </w:rPr>
      </w:pPr>
      <w:r w:rsidRPr="00C81BAD">
        <w:rPr>
          <w:rFonts w:ascii="宋体" w:eastAsia="宋体" w:hAnsi="宋体"/>
        </w:rPr>
        <w:t xml:space="preserve">                reverse(pattern2.begin(),pattern2.end());</w:t>
      </w:r>
    </w:p>
    <w:p w:rsidR="006A5DDE" w:rsidRPr="00C81BAD" w:rsidRDefault="006A5DDE" w:rsidP="006A5DDE">
      <w:pPr>
        <w:rPr>
          <w:rFonts w:ascii="宋体" w:eastAsia="宋体" w:hAnsi="宋体"/>
        </w:rPr>
      </w:pPr>
      <w:r w:rsidRPr="00C81BAD">
        <w:rPr>
          <w:rFonts w:ascii="宋体" w:eastAsia="宋体" w:hAnsi="宋体"/>
        </w:rPr>
        <w:t xml:space="preserve">                found=true;</w:t>
      </w:r>
    </w:p>
    <w:p w:rsidR="006A5DDE" w:rsidRPr="00C81BAD" w:rsidRDefault="006A5DDE" w:rsidP="006A5DDE">
      <w:pPr>
        <w:rPr>
          <w:rFonts w:ascii="宋体" w:eastAsia="宋体" w:hAnsi="宋体"/>
        </w:rPr>
      </w:pPr>
      <w:r w:rsidRPr="00C81BAD">
        <w:rPr>
          <w:rFonts w:ascii="宋体" w:eastAsia="宋体" w:hAnsi="宋体"/>
        </w:rPr>
        <w:t xml:space="preserve">                for(int j=1;j&lt;n;j++){</w:t>
      </w:r>
    </w:p>
    <w:p w:rsidR="006A5DDE" w:rsidRPr="00C81BAD" w:rsidRDefault="006A5DDE" w:rsidP="006A5DDE">
      <w:pPr>
        <w:rPr>
          <w:rFonts w:ascii="宋体" w:eastAsia="宋体" w:hAnsi="宋体"/>
        </w:rPr>
      </w:pPr>
      <w:r w:rsidRPr="00C81BAD">
        <w:rPr>
          <w:rFonts w:ascii="宋体" w:eastAsia="宋体" w:hAnsi="宋体"/>
        </w:rPr>
        <w:t xml:space="preserve">                    if(!kmp(pattern1,s[j])&amp;&amp;!kmp(pattern2,s[j])){</w:t>
      </w:r>
    </w:p>
    <w:p w:rsidR="006A5DDE" w:rsidRPr="00C81BAD" w:rsidRDefault="006A5DDE" w:rsidP="006A5DDE">
      <w:pPr>
        <w:rPr>
          <w:rFonts w:ascii="宋体" w:eastAsia="宋体" w:hAnsi="宋体"/>
        </w:rPr>
      </w:pPr>
      <w:r w:rsidRPr="00C81BAD">
        <w:rPr>
          <w:rFonts w:ascii="宋体" w:eastAsia="宋体" w:hAnsi="宋体"/>
        </w:rPr>
        <w:t xml:space="preserve">                        found=false;</w:t>
      </w:r>
    </w:p>
    <w:p w:rsidR="006A5DDE" w:rsidRPr="00C81BAD" w:rsidRDefault="006A5DDE" w:rsidP="006A5DDE">
      <w:pPr>
        <w:rPr>
          <w:rFonts w:ascii="宋体" w:eastAsia="宋体" w:hAnsi="宋体"/>
        </w:rPr>
      </w:pPr>
      <w:r w:rsidRPr="00C81BAD">
        <w:rPr>
          <w:rFonts w:ascii="宋体" w:eastAsia="宋体" w:hAnsi="宋体"/>
        </w:rPr>
        <w:t xml:space="preserve">                        break;</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if(found) break;</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if(found){</w:t>
      </w:r>
    </w:p>
    <w:p w:rsidR="006A5DDE" w:rsidRPr="00C81BAD" w:rsidRDefault="006A5DDE" w:rsidP="006A5DDE">
      <w:pPr>
        <w:rPr>
          <w:rFonts w:ascii="宋体" w:eastAsia="宋体" w:hAnsi="宋体"/>
        </w:rPr>
      </w:pPr>
      <w:r w:rsidRPr="00C81BAD">
        <w:rPr>
          <w:rFonts w:ascii="宋体" w:eastAsia="宋体" w:hAnsi="宋体"/>
        </w:rPr>
        <w:t xml:space="preserve">                printf("%d\n",nowlen);</w:t>
      </w:r>
    </w:p>
    <w:p w:rsidR="006A5DDE" w:rsidRPr="00C81BAD" w:rsidRDefault="006A5DDE" w:rsidP="006A5DDE">
      <w:pPr>
        <w:rPr>
          <w:rFonts w:ascii="宋体" w:eastAsia="宋体" w:hAnsi="宋体"/>
        </w:rPr>
      </w:pPr>
      <w:r w:rsidRPr="00C81BAD">
        <w:rPr>
          <w:rFonts w:ascii="宋体" w:eastAsia="宋体" w:hAnsi="宋体"/>
        </w:rPr>
        <w:t xml:space="preserve">                break;</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if(!found) printf("0\n");</w:t>
      </w:r>
    </w:p>
    <w:p w:rsidR="006A5DDE" w:rsidRPr="00C81BAD" w:rsidRDefault="006A5DDE" w:rsidP="006A5DDE">
      <w:pPr>
        <w:rPr>
          <w:rFonts w:ascii="宋体" w:eastAsia="宋体" w:hAnsi="宋体"/>
        </w:rPr>
      </w:pPr>
      <w:r w:rsidRPr="00C81BAD">
        <w:rPr>
          <w:rFonts w:ascii="宋体" w:eastAsia="宋体" w:hAnsi="宋体"/>
        </w:rPr>
        <w:t xml:space="preserve">    }</w:t>
      </w:r>
    </w:p>
    <w:p w:rsidR="006A5DDE" w:rsidRPr="00C81BAD" w:rsidRDefault="006A5DDE" w:rsidP="006A5DDE">
      <w:pPr>
        <w:rPr>
          <w:rFonts w:ascii="宋体" w:eastAsia="宋体" w:hAnsi="宋体"/>
        </w:rPr>
      </w:pPr>
      <w:r w:rsidRPr="00C81BAD">
        <w:rPr>
          <w:rFonts w:ascii="宋体" w:eastAsia="宋体" w:hAnsi="宋体"/>
        </w:rPr>
        <w:t xml:space="preserve">    return 0;</w:t>
      </w:r>
    </w:p>
    <w:p w:rsidR="006A5DDE" w:rsidRPr="00C81BAD" w:rsidRDefault="006A5DDE" w:rsidP="006A5DDE">
      <w:pPr>
        <w:rPr>
          <w:rFonts w:ascii="宋体" w:eastAsia="宋体" w:hAnsi="宋体"/>
        </w:rPr>
      </w:pPr>
      <w:r w:rsidRPr="00C81BAD">
        <w:rPr>
          <w:rFonts w:ascii="宋体" w:eastAsia="宋体" w:hAnsi="宋体"/>
        </w:rPr>
        <w:t>}</w:t>
      </w:r>
    </w:p>
    <w:p w:rsidR="006A5DDE" w:rsidRPr="00C81BAD" w:rsidRDefault="00523081" w:rsidP="00523081">
      <w:pPr>
        <w:pStyle w:val="4"/>
        <w:rPr>
          <w:rFonts w:ascii="宋体" w:eastAsia="宋体" w:hAnsi="宋体"/>
          <w:b w:val="0"/>
        </w:rPr>
      </w:pPr>
      <w:r w:rsidRPr="00C81BAD">
        <w:rPr>
          <w:rFonts w:ascii="宋体" w:eastAsia="宋体" w:hAnsi="宋体" w:hint="eastAsia"/>
          <w:b w:val="0"/>
        </w:rPr>
        <w:lastRenderedPageBreak/>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2328</w:t>
      </w:r>
      <w:r w:rsidRPr="00C81BAD">
        <w:rPr>
          <w:rFonts w:ascii="宋体" w:eastAsia="宋体" w:hAnsi="宋体" w:hint="eastAsia"/>
          <w:b w:val="0"/>
        </w:rPr>
        <w:t>-</w:t>
      </w:r>
      <w:hyperlink r:id="rId61" w:anchor="problem/F" w:history="1">
        <w:r w:rsidRPr="00C81BAD">
          <w:rPr>
            <w:rFonts w:ascii="宋体" w:eastAsia="宋体" w:hAnsi="宋体"/>
            <w:b w:val="0"/>
            <w:szCs w:val="22"/>
          </w:rPr>
          <w:t>Corporate Identity</w:t>
        </w:r>
      </w:hyperlink>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2328</w:instrText>
      </w:r>
      <w:r w:rsidRPr="00C81BAD">
        <w:rPr>
          <w:rFonts w:ascii="宋体" w:eastAsia="宋体" w:hAnsi="宋体" w:hint="eastAsia"/>
          <w:b w:val="0"/>
        </w:rPr>
        <w:instrText>-</w:instrText>
      </w:r>
      <w:r w:rsidRPr="00C81BAD">
        <w:rPr>
          <w:rFonts w:ascii="宋体" w:eastAsia="宋体" w:hAnsi="宋体"/>
          <w:b w:val="0"/>
          <w:szCs w:val="22"/>
        </w:rPr>
        <w:instrText>Corporate Identity</w:instrText>
      </w:r>
      <w:r w:rsidRPr="00C81BAD">
        <w:rPr>
          <w:rFonts w:ascii="宋体" w:eastAsia="宋体" w:hAnsi="宋体"/>
          <w:b w:val="0"/>
        </w:rPr>
        <w:instrText>:</w:instrText>
      </w:r>
      <w:r w:rsidRPr="00C81BAD">
        <w:rPr>
          <w:rFonts w:ascii="宋体" w:eastAsia="宋体" w:hAnsi="宋体"/>
        </w:rPr>
        <w:instrText xml:space="preserve">2328" \y "HDU:2328" </w:instrText>
      </w:r>
      <w:r w:rsidRPr="00C81BAD">
        <w:rPr>
          <w:rFonts w:ascii="宋体" w:eastAsia="宋体" w:hAnsi="宋体"/>
          <w:b w:val="0"/>
        </w:rPr>
        <w:fldChar w:fldCharType="end"/>
      </w:r>
    </w:p>
    <w:p w:rsidR="00523081" w:rsidRPr="00C81BAD" w:rsidRDefault="00523081" w:rsidP="003214F5">
      <w:pPr>
        <w:rPr>
          <w:rFonts w:ascii="宋体" w:eastAsia="宋体" w:hAnsi="宋体"/>
        </w:rPr>
      </w:pPr>
      <w:r w:rsidRPr="00C81BAD">
        <w:rPr>
          <w:rFonts w:ascii="宋体" w:eastAsia="宋体" w:hAnsi="宋体" w:hint="eastAsia"/>
        </w:rPr>
        <w:t>【题意】给定</w:t>
      </w:r>
      <w:r w:rsidRPr="00C81BAD">
        <w:rPr>
          <w:rFonts w:ascii="宋体" w:eastAsia="宋体" w:hAnsi="宋体"/>
        </w:rPr>
        <w:t>n</w:t>
      </w:r>
      <w:r w:rsidRPr="00C81BAD">
        <w:rPr>
          <w:rFonts w:ascii="宋体" w:eastAsia="宋体" w:hAnsi="宋体" w:hint="eastAsia"/>
        </w:rPr>
        <w:t>个字符串，求它们的最长公共子串（优先输出字典序小的）</w:t>
      </w:r>
    </w:p>
    <w:p w:rsidR="00523081" w:rsidRPr="00C81BAD" w:rsidRDefault="00523081" w:rsidP="003214F5">
      <w:pPr>
        <w:rPr>
          <w:rFonts w:ascii="宋体" w:eastAsia="宋体" w:hAnsi="宋体"/>
        </w:rPr>
      </w:pPr>
      <w:r w:rsidRPr="00C81BAD">
        <w:rPr>
          <w:rFonts w:ascii="宋体" w:eastAsia="宋体" w:hAnsi="宋体" w:hint="eastAsia"/>
        </w:rPr>
        <w:t>【TAG】字符串 最长公共子串 枚举 KMP</w:t>
      </w:r>
      <w:r w:rsidRPr="00C81BAD">
        <w:rPr>
          <w:rFonts w:ascii="宋体" w:eastAsia="宋体" w:hAnsi="宋体"/>
        </w:rPr>
        <w:t xml:space="preserve"> </w:t>
      </w:r>
      <w:r w:rsidRPr="00C81BAD">
        <w:rPr>
          <w:rFonts w:ascii="宋体" w:eastAsia="宋体" w:hAnsi="宋体" w:hint="eastAsia"/>
        </w:rPr>
        <w:t>签到题</w:t>
      </w:r>
    </w:p>
    <w:p w:rsidR="00523081" w:rsidRPr="00C81BAD" w:rsidRDefault="00523081" w:rsidP="003214F5">
      <w:pPr>
        <w:rPr>
          <w:rFonts w:ascii="宋体" w:eastAsia="宋体" w:hAnsi="宋体"/>
        </w:rPr>
      </w:pPr>
      <w:r w:rsidRPr="00C81BAD">
        <w:rPr>
          <w:rFonts w:ascii="宋体" w:eastAsia="宋体" w:hAnsi="宋体" w:hint="eastAsia"/>
        </w:rPr>
        <w:t>【题解】POJ3080原题，改了一下输入输出就过了</w:t>
      </w:r>
    </w:p>
    <w:p w:rsidR="00523081" w:rsidRPr="00C81BAD" w:rsidRDefault="00523081" w:rsidP="003214F5">
      <w:pPr>
        <w:rPr>
          <w:rFonts w:ascii="宋体" w:eastAsia="宋体" w:hAnsi="宋体"/>
        </w:rPr>
      </w:pPr>
      <w:r w:rsidRPr="00C81BAD">
        <w:rPr>
          <w:rFonts w:ascii="宋体" w:eastAsia="宋体" w:hAnsi="宋体" w:hint="eastAsia"/>
        </w:rPr>
        <w:t>【代码】</w:t>
      </w:r>
    </w:p>
    <w:p w:rsidR="00523081" w:rsidRPr="00C81BAD" w:rsidRDefault="00523081" w:rsidP="00523081">
      <w:pPr>
        <w:rPr>
          <w:rFonts w:ascii="宋体" w:eastAsia="宋体" w:hAnsi="宋体"/>
        </w:rPr>
      </w:pPr>
      <w:r w:rsidRPr="00C81BAD">
        <w:rPr>
          <w:rFonts w:ascii="宋体" w:eastAsia="宋体" w:hAnsi="宋体"/>
        </w:rPr>
        <w:t>#include &lt;bits/stdc++.h&gt;</w:t>
      </w:r>
    </w:p>
    <w:p w:rsidR="00523081" w:rsidRPr="00C81BAD" w:rsidRDefault="00523081" w:rsidP="00523081">
      <w:pPr>
        <w:rPr>
          <w:rFonts w:ascii="宋体" w:eastAsia="宋体" w:hAnsi="宋体"/>
        </w:rPr>
      </w:pPr>
      <w:r w:rsidRPr="00C81BAD">
        <w:rPr>
          <w:rFonts w:ascii="宋体" w:eastAsia="宋体" w:hAnsi="宋体"/>
        </w:rPr>
        <w:t>#define MAXLEN 210</w:t>
      </w:r>
    </w:p>
    <w:p w:rsidR="00523081" w:rsidRPr="00C81BAD" w:rsidRDefault="00523081" w:rsidP="00523081">
      <w:pPr>
        <w:rPr>
          <w:rFonts w:ascii="宋体" w:eastAsia="宋体" w:hAnsi="宋体"/>
        </w:rPr>
      </w:pPr>
      <w:r w:rsidRPr="00C81BAD">
        <w:rPr>
          <w:rFonts w:ascii="宋体" w:eastAsia="宋体" w:hAnsi="宋体"/>
        </w:rPr>
        <w:t>#define MAXM 4004</w:t>
      </w:r>
    </w:p>
    <w:p w:rsidR="00523081" w:rsidRPr="00C81BAD" w:rsidRDefault="00523081" w:rsidP="00523081">
      <w:pPr>
        <w:rPr>
          <w:rFonts w:ascii="宋体" w:eastAsia="宋体" w:hAnsi="宋体"/>
        </w:rPr>
      </w:pPr>
    </w:p>
    <w:p w:rsidR="00523081" w:rsidRPr="00C81BAD" w:rsidRDefault="00523081" w:rsidP="00523081">
      <w:pPr>
        <w:rPr>
          <w:rFonts w:ascii="宋体" w:eastAsia="宋体" w:hAnsi="宋体"/>
        </w:rPr>
      </w:pPr>
      <w:r w:rsidRPr="00C81BAD">
        <w:rPr>
          <w:rFonts w:ascii="宋体" w:eastAsia="宋体" w:hAnsi="宋体"/>
        </w:rPr>
        <w:t>using namespace std;</w:t>
      </w:r>
    </w:p>
    <w:p w:rsidR="00523081" w:rsidRPr="00C81BAD" w:rsidRDefault="00523081" w:rsidP="00523081">
      <w:pPr>
        <w:rPr>
          <w:rFonts w:ascii="宋体" w:eastAsia="宋体" w:hAnsi="宋体"/>
        </w:rPr>
      </w:pPr>
    </w:p>
    <w:p w:rsidR="00523081" w:rsidRPr="00C81BAD" w:rsidRDefault="00523081" w:rsidP="00523081">
      <w:pPr>
        <w:rPr>
          <w:rFonts w:ascii="宋体" w:eastAsia="宋体" w:hAnsi="宋体"/>
        </w:rPr>
      </w:pPr>
      <w:r w:rsidRPr="00C81BAD">
        <w:rPr>
          <w:rFonts w:ascii="宋体" w:eastAsia="宋体" w:hAnsi="宋体"/>
        </w:rPr>
        <w:t>void cal_next(char s[],int len,int next[]){</w:t>
      </w:r>
    </w:p>
    <w:p w:rsidR="00523081" w:rsidRPr="00C81BAD" w:rsidRDefault="00523081" w:rsidP="00523081">
      <w:pPr>
        <w:rPr>
          <w:rFonts w:ascii="宋体" w:eastAsia="宋体" w:hAnsi="宋体"/>
        </w:rPr>
      </w:pPr>
      <w:r w:rsidRPr="00C81BAD">
        <w:rPr>
          <w:rFonts w:ascii="宋体" w:eastAsia="宋体" w:hAnsi="宋体"/>
        </w:rPr>
        <w:t xml:space="preserve">    next[0]=0;</w:t>
      </w:r>
    </w:p>
    <w:p w:rsidR="00523081" w:rsidRPr="00C81BAD" w:rsidRDefault="00523081" w:rsidP="00523081">
      <w:pPr>
        <w:rPr>
          <w:rFonts w:ascii="宋体" w:eastAsia="宋体" w:hAnsi="宋体"/>
        </w:rPr>
      </w:pPr>
      <w:r w:rsidRPr="00C81BAD">
        <w:rPr>
          <w:rFonts w:ascii="宋体" w:eastAsia="宋体" w:hAnsi="宋体"/>
        </w:rPr>
        <w:t xml:space="preserve">    int j=0,i=1;</w:t>
      </w:r>
    </w:p>
    <w:p w:rsidR="00523081" w:rsidRPr="00C81BAD" w:rsidRDefault="00523081" w:rsidP="00523081">
      <w:pPr>
        <w:rPr>
          <w:rFonts w:ascii="宋体" w:eastAsia="宋体" w:hAnsi="宋体"/>
        </w:rPr>
      </w:pPr>
      <w:r w:rsidRPr="00C81BAD">
        <w:rPr>
          <w:rFonts w:ascii="宋体" w:eastAsia="宋体" w:hAnsi="宋体"/>
        </w:rPr>
        <w:t xml:space="preserve">    while(i&lt;len){</w:t>
      </w:r>
    </w:p>
    <w:p w:rsidR="00523081" w:rsidRPr="00C81BAD" w:rsidRDefault="00523081" w:rsidP="00523081">
      <w:pPr>
        <w:rPr>
          <w:rFonts w:ascii="宋体" w:eastAsia="宋体" w:hAnsi="宋体"/>
        </w:rPr>
      </w:pPr>
      <w:r w:rsidRPr="00C81BAD">
        <w:rPr>
          <w:rFonts w:ascii="宋体" w:eastAsia="宋体" w:hAnsi="宋体"/>
        </w:rPr>
        <w:t xml:space="preserve">        if(s[i]==s[j]){</w:t>
      </w:r>
    </w:p>
    <w:p w:rsidR="00523081" w:rsidRPr="00C81BAD" w:rsidRDefault="00523081" w:rsidP="00523081">
      <w:pPr>
        <w:rPr>
          <w:rFonts w:ascii="宋体" w:eastAsia="宋体" w:hAnsi="宋体"/>
        </w:rPr>
      </w:pPr>
      <w:r w:rsidRPr="00C81BAD">
        <w:rPr>
          <w:rFonts w:ascii="宋体" w:eastAsia="宋体" w:hAnsi="宋体"/>
        </w:rPr>
        <w:t xml:space="preserve">            next[i++]=(j++)+1;</w:t>
      </w:r>
    </w:p>
    <w:p w:rsidR="00523081" w:rsidRPr="00C81BAD" w:rsidRDefault="00523081" w:rsidP="00523081">
      <w:pPr>
        <w:rPr>
          <w:rFonts w:ascii="宋体" w:eastAsia="宋体" w:hAnsi="宋体"/>
        </w:rPr>
      </w:pPr>
      <w:r w:rsidRPr="00C81BAD">
        <w:rPr>
          <w:rFonts w:ascii="宋体" w:eastAsia="宋体" w:hAnsi="宋体"/>
        </w:rPr>
        <w:t xml:space="preserve">            continue;</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while(s[i]!=s[j]){</w:t>
      </w:r>
    </w:p>
    <w:p w:rsidR="00523081" w:rsidRPr="00C81BAD" w:rsidRDefault="00523081" w:rsidP="00523081">
      <w:pPr>
        <w:rPr>
          <w:rFonts w:ascii="宋体" w:eastAsia="宋体" w:hAnsi="宋体"/>
        </w:rPr>
      </w:pPr>
      <w:r w:rsidRPr="00C81BAD">
        <w:rPr>
          <w:rFonts w:ascii="宋体" w:eastAsia="宋体" w:hAnsi="宋体"/>
        </w:rPr>
        <w:t xml:space="preserve">            if(j==0){</w:t>
      </w:r>
    </w:p>
    <w:p w:rsidR="00523081" w:rsidRPr="00C81BAD" w:rsidRDefault="00523081" w:rsidP="00523081">
      <w:pPr>
        <w:rPr>
          <w:rFonts w:ascii="宋体" w:eastAsia="宋体" w:hAnsi="宋体"/>
        </w:rPr>
      </w:pPr>
      <w:r w:rsidRPr="00C81BAD">
        <w:rPr>
          <w:rFonts w:ascii="宋体" w:eastAsia="宋体" w:hAnsi="宋体"/>
        </w:rPr>
        <w:t xml:space="preserve">                next[i++]=0;</w:t>
      </w:r>
    </w:p>
    <w:p w:rsidR="00523081" w:rsidRPr="00C81BAD" w:rsidRDefault="00523081" w:rsidP="00523081">
      <w:pPr>
        <w:rPr>
          <w:rFonts w:ascii="宋体" w:eastAsia="宋体" w:hAnsi="宋体"/>
        </w:rPr>
      </w:pPr>
      <w:r w:rsidRPr="00C81BAD">
        <w:rPr>
          <w:rFonts w:ascii="宋体" w:eastAsia="宋体" w:hAnsi="宋体"/>
        </w:rPr>
        <w:t xml:space="preserve">                break;</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j=next[j-1];</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w:t>
      </w:r>
    </w:p>
    <w:p w:rsidR="00523081" w:rsidRPr="00C81BAD" w:rsidRDefault="00523081" w:rsidP="00523081">
      <w:pPr>
        <w:rPr>
          <w:rFonts w:ascii="宋体" w:eastAsia="宋体" w:hAnsi="宋体"/>
        </w:rPr>
      </w:pPr>
    </w:p>
    <w:p w:rsidR="00523081" w:rsidRPr="00C81BAD" w:rsidRDefault="00523081" w:rsidP="00523081">
      <w:pPr>
        <w:rPr>
          <w:rFonts w:ascii="宋体" w:eastAsia="宋体" w:hAnsi="宋体"/>
        </w:rPr>
      </w:pPr>
      <w:r w:rsidRPr="00C81BAD">
        <w:rPr>
          <w:rFonts w:ascii="宋体" w:eastAsia="宋体" w:hAnsi="宋体"/>
        </w:rPr>
        <w:t>bool kmp(char pattern[],int len,char s[]){</w:t>
      </w:r>
    </w:p>
    <w:p w:rsidR="00523081" w:rsidRPr="00C81BAD" w:rsidRDefault="00523081" w:rsidP="00523081">
      <w:pPr>
        <w:rPr>
          <w:rFonts w:ascii="宋体" w:eastAsia="宋体" w:hAnsi="宋体"/>
        </w:rPr>
      </w:pPr>
      <w:r w:rsidRPr="00C81BAD">
        <w:rPr>
          <w:rFonts w:ascii="宋体" w:eastAsia="宋体" w:hAnsi="宋体"/>
        </w:rPr>
        <w:t xml:space="preserve">    int next[MAXLEN];</w:t>
      </w:r>
    </w:p>
    <w:p w:rsidR="00523081" w:rsidRPr="00C81BAD" w:rsidRDefault="00523081" w:rsidP="00523081">
      <w:pPr>
        <w:rPr>
          <w:rFonts w:ascii="宋体" w:eastAsia="宋体" w:hAnsi="宋体"/>
        </w:rPr>
      </w:pPr>
      <w:r w:rsidRPr="00C81BAD">
        <w:rPr>
          <w:rFonts w:ascii="宋体" w:eastAsia="宋体" w:hAnsi="宋体"/>
        </w:rPr>
        <w:t xml:space="preserve">    cal_next(pattern,len,next);</w:t>
      </w:r>
    </w:p>
    <w:p w:rsidR="00523081" w:rsidRPr="00C81BAD" w:rsidRDefault="00523081" w:rsidP="00523081">
      <w:pPr>
        <w:rPr>
          <w:rFonts w:ascii="宋体" w:eastAsia="宋体" w:hAnsi="宋体"/>
        </w:rPr>
      </w:pPr>
      <w:r w:rsidRPr="00C81BAD">
        <w:rPr>
          <w:rFonts w:ascii="宋体" w:eastAsia="宋体" w:hAnsi="宋体"/>
        </w:rPr>
        <w:t xml:space="preserve">    int j=0,lens=strlen(s);</w:t>
      </w:r>
    </w:p>
    <w:p w:rsidR="00523081" w:rsidRPr="00C81BAD" w:rsidRDefault="00523081" w:rsidP="00523081">
      <w:pPr>
        <w:rPr>
          <w:rFonts w:ascii="宋体" w:eastAsia="宋体" w:hAnsi="宋体"/>
        </w:rPr>
      </w:pPr>
      <w:r w:rsidRPr="00C81BAD">
        <w:rPr>
          <w:rFonts w:ascii="宋体" w:eastAsia="宋体" w:hAnsi="宋体"/>
        </w:rPr>
        <w:t xml:space="preserve">    for (int i=0;i&lt;lens;i++){</w:t>
      </w:r>
    </w:p>
    <w:p w:rsidR="00523081" w:rsidRPr="00C81BAD" w:rsidRDefault="00523081" w:rsidP="00523081">
      <w:pPr>
        <w:rPr>
          <w:rFonts w:ascii="宋体" w:eastAsia="宋体" w:hAnsi="宋体"/>
        </w:rPr>
      </w:pPr>
      <w:r w:rsidRPr="00C81BAD">
        <w:rPr>
          <w:rFonts w:ascii="宋体" w:eastAsia="宋体" w:hAnsi="宋体"/>
        </w:rPr>
        <w:t xml:space="preserve">        while(s[i]!=pattern[j]){</w:t>
      </w:r>
    </w:p>
    <w:p w:rsidR="00523081" w:rsidRPr="00C81BAD" w:rsidRDefault="00523081" w:rsidP="00523081">
      <w:pPr>
        <w:rPr>
          <w:rFonts w:ascii="宋体" w:eastAsia="宋体" w:hAnsi="宋体"/>
        </w:rPr>
      </w:pPr>
      <w:r w:rsidRPr="00C81BAD">
        <w:rPr>
          <w:rFonts w:ascii="宋体" w:eastAsia="宋体" w:hAnsi="宋体"/>
        </w:rPr>
        <w:t xml:space="preserve">            if(j==0) break;</w:t>
      </w:r>
    </w:p>
    <w:p w:rsidR="00523081" w:rsidRPr="00C81BAD" w:rsidRDefault="00523081" w:rsidP="00523081">
      <w:pPr>
        <w:rPr>
          <w:rFonts w:ascii="宋体" w:eastAsia="宋体" w:hAnsi="宋体"/>
        </w:rPr>
      </w:pPr>
      <w:r w:rsidRPr="00C81BAD">
        <w:rPr>
          <w:rFonts w:ascii="宋体" w:eastAsia="宋体" w:hAnsi="宋体"/>
        </w:rPr>
        <w:t xml:space="preserve">            j=next[j-1];</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if(s[i]==pattern[j]){</w:t>
      </w:r>
    </w:p>
    <w:p w:rsidR="00523081" w:rsidRPr="00C81BAD" w:rsidRDefault="00523081" w:rsidP="00523081">
      <w:pPr>
        <w:rPr>
          <w:rFonts w:ascii="宋体" w:eastAsia="宋体" w:hAnsi="宋体"/>
        </w:rPr>
      </w:pPr>
      <w:r w:rsidRPr="00C81BAD">
        <w:rPr>
          <w:rFonts w:ascii="宋体" w:eastAsia="宋体" w:hAnsi="宋体"/>
        </w:rPr>
        <w:t xml:space="preserve">            j++;</w:t>
      </w:r>
    </w:p>
    <w:p w:rsidR="00523081" w:rsidRPr="00C81BAD" w:rsidRDefault="00523081" w:rsidP="00523081">
      <w:pPr>
        <w:rPr>
          <w:rFonts w:ascii="宋体" w:eastAsia="宋体" w:hAnsi="宋体"/>
        </w:rPr>
      </w:pPr>
      <w:r w:rsidRPr="00C81BAD">
        <w:rPr>
          <w:rFonts w:ascii="宋体" w:eastAsia="宋体" w:hAnsi="宋体"/>
        </w:rPr>
        <w:t xml:space="preserve">            if(j==len) return true;</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lastRenderedPageBreak/>
        <w:t xml:space="preserve">    }</w:t>
      </w:r>
    </w:p>
    <w:p w:rsidR="00523081" w:rsidRPr="00C81BAD" w:rsidRDefault="00523081" w:rsidP="00523081">
      <w:pPr>
        <w:rPr>
          <w:rFonts w:ascii="宋体" w:eastAsia="宋体" w:hAnsi="宋体"/>
        </w:rPr>
      </w:pPr>
      <w:r w:rsidRPr="00C81BAD">
        <w:rPr>
          <w:rFonts w:ascii="宋体" w:eastAsia="宋体" w:hAnsi="宋体"/>
        </w:rPr>
        <w:t xml:space="preserve">    return false;</w:t>
      </w:r>
    </w:p>
    <w:p w:rsidR="00523081" w:rsidRPr="00C81BAD" w:rsidRDefault="00523081" w:rsidP="00523081">
      <w:pPr>
        <w:rPr>
          <w:rFonts w:ascii="宋体" w:eastAsia="宋体" w:hAnsi="宋体"/>
        </w:rPr>
      </w:pPr>
      <w:r w:rsidRPr="00C81BAD">
        <w:rPr>
          <w:rFonts w:ascii="宋体" w:eastAsia="宋体" w:hAnsi="宋体"/>
        </w:rPr>
        <w:t>}</w:t>
      </w:r>
    </w:p>
    <w:p w:rsidR="00523081" w:rsidRPr="00C81BAD" w:rsidRDefault="00523081" w:rsidP="00523081">
      <w:pPr>
        <w:rPr>
          <w:rFonts w:ascii="宋体" w:eastAsia="宋体" w:hAnsi="宋体"/>
        </w:rPr>
      </w:pPr>
    </w:p>
    <w:p w:rsidR="00523081" w:rsidRPr="00C81BAD" w:rsidRDefault="00523081" w:rsidP="00523081">
      <w:pPr>
        <w:rPr>
          <w:rFonts w:ascii="宋体" w:eastAsia="宋体" w:hAnsi="宋体"/>
        </w:rPr>
      </w:pPr>
      <w:r w:rsidRPr="00C81BAD">
        <w:rPr>
          <w:rFonts w:ascii="宋体" w:eastAsia="宋体" w:hAnsi="宋体"/>
        </w:rPr>
        <w:t>int main()</w:t>
      </w:r>
    </w:p>
    <w:p w:rsidR="00523081" w:rsidRPr="00C81BAD" w:rsidRDefault="00523081" w:rsidP="00523081">
      <w:pPr>
        <w:rPr>
          <w:rFonts w:ascii="宋体" w:eastAsia="宋体" w:hAnsi="宋体"/>
        </w:rPr>
      </w:pPr>
      <w:r w:rsidRPr="00C81BAD">
        <w:rPr>
          <w:rFonts w:ascii="宋体" w:eastAsia="宋体" w:hAnsi="宋体"/>
        </w:rPr>
        <w:t>{</w:t>
      </w:r>
    </w:p>
    <w:p w:rsidR="00523081" w:rsidRPr="00C81BAD" w:rsidRDefault="00523081" w:rsidP="00523081">
      <w:pPr>
        <w:rPr>
          <w:rFonts w:ascii="宋体" w:eastAsia="宋体" w:hAnsi="宋体"/>
        </w:rPr>
      </w:pPr>
      <w:r w:rsidRPr="00C81BAD">
        <w:rPr>
          <w:rFonts w:ascii="宋体" w:eastAsia="宋体" w:hAnsi="宋体"/>
        </w:rPr>
        <w:t xml:space="preserve">    int m;</w:t>
      </w:r>
    </w:p>
    <w:p w:rsidR="00523081" w:rsidRPr="00C81BAD" w:rsidRDefault="00523081" w:rsidP="00523081">
      <w:pPr>
        <w:rPr>
          <w:rFonts w:ascii="宋体" w:eastAsia="宋体" w:hAnsi="宋体"/>
        </w:rPr>
      </w:pPr>
      <w:r w:rsidRPr="00C81BAD">
        <w:rPr>
          <w:rFonts w:ascii="宋体" w:eastAsia="宋体" w:hAnsi="宋体"/>
        </w:rPr>
        <w:t xml:space="preserve">    while(~scanf("%d",&amp;m)&amp;&amp;m){</w:t>
      </w:r>
    </w:p>
    <w:p w:rsidR="00523081" w:rsidRPr="00C81BAD" w:rsidRDefault="00523081" w:rsidP="00523081">
      <w:pPr>
        <w:rPr>
          <w:rFonts w:ascii="宋体" w:eastAsia="宋体" w:hAnsi="宋体"/>
        </w:rPr>
      </w:pPr>
      <w:r w:rsidRPr="00C81BAD">
        <w:rPr>
          <w:rFonts w:ascii="宋体" w:eastAsia="宋体" w:hAnsi="宋体"/>
        </w:rPr>
        <w:t xml:space="preserve">        char s[MAXM][MAXLEN];</w:t>
      </w:r>
    </w:p>
    <w:p w:rsidR="00523081" w:rsidRPr="00C81BAD" w:rsidRDefault="00523081" w:rsidP="00523081">
      <w:pPr>
        <w:rPr>
          <w:rFonts w:ascii="宋体" w:eastAsia="宋体" w:hAnsi="宋体"/>
        </w:rPr>
      </w:pPr>
      <w:r w:rsidRPr="00C81BAD">
        <w:rPr>
          <w:rFonts w:ascii="宋体" w:eastAsia="宋体" w:hAnsi="宋体"/>
        </w:rPr>
        <w:t xml:space="preserve">        scanf("%d",&amp;m);</w:t>
      </w:r>
    </w:p>
    <w:p w:rsidR="00523081" w:rsidRPr="00C81BAD" w:rsidRDefault="00523081" w:rsidP="00523081">
      <w:pPr>
        <w:rPr>
          <w:rFonts w:ascii="宋体" w:eastAsia="宋体" w:hAnsi="宋体"/>
        </w:rPr>
      </w:pPr>
      <w:r w:rsidRPr="00C81BAD">
        <w:rPr>
          <w:rFonts w:ascii="宋体" w:eastAsia="宋体" w:hAnsi="宋体"/>
        </w:rPr>
        <w:t xml:space="preserve">        for(int i=0;i&lt;m;i++) scanf("%s",s[i]);</w:t>
      </w:r>
    </w:p>
    <w:p w:rsidR="00523081" w:rsidRPr="00C81BAD" w:rsidRDefault="00523081" w:rsidP="00523081">
      <w:pPr>
        <w:rPr>
          <w:rFonts w:ascii="宋体" w:eastAsia="宋体" w:hAnsi="宋体"/>
        </w:rPr>
      </w:pPr>
      <w:r w:rsidRPr="00C81BAD">
        <w:rPr>
          <w:rFonts w:ascii="宋体" w:eastAsia="宋体" w:hAnsi="宋体"/>
        </w:rPr>
        <w:t xml:space="preserve">        bool found=false;</w:t>
      </w:r>
    </w:p>
    <w:p w:rsidR="00523081" w:rsidRPr="00C81BAD" w:rsidRDefault="00523081" w:rsidP="00523081">
      <w:pPr>
        <w:rPr>
          <w:rFonts w:ascii="宋体" w:eastAsia="宋体" w:hAnsi="宋体"/>
        </w:rPr>
      </w:pPr>
      <w:r w:rsidRPr="00C81BAD">
        <w:rPr>
          <w:rFonts w:ascii="宋体" w:eastAsia="宋体" w:hAnsi="宋体"/>
        </w:rPr>
        <w:t xml:space="preserve">        int s0len=strlen(s[0]);</w:t>
      </w:r>
    </w:p>
    <w:p w:rsidR="00523081" w:rsidRPr="00C81BAD" w:rsidRDefault="00523081" w:rsidP="00523081">
      <w:pPr>
        <w:rPr>
          <w:rFonts w:ascii="宋体" w:eastAsia="宋体" w:hAnsi="宋体"/>
        </w:rPr>
      </w:pPr>
      <w:r w:rsidRPr="00C81BAD">
        <w:rPr>
          <w:rFonts w:ascii="宋体" w:eastAsia="宋体" w:hAnsi="宋体"/>
        </w:rPr>
        <w:t xml:space="preserve">        for (int len=s0len;len&gt;=1;len--){</w:t>
      </w:r>
    </w:p>
    <w:p w:rsidR="00523081" w:rsidRPr="00C81BAD" w:rsidRDefault="00523081" w:rsidP="00523081">
      <w:pPr>
        <w:rPr>
          <w:rFonts w:ascii="宋体" w:eastAsia="宋体" w:hAnsi="宋体"/>
        </w:rPr>
      </w:pPr>
      <w:r w:rsidRPr="00C81BAD">
        <w:rPr>
          <w:rFonts w:ascii="宋体" w:eastAsia="宋体" w:hAnsi="宋体"/>
        </w:rPr>
        <w:t xml:space="preserve">            char ans[MAXLEN];</w:t>
      </w:r>
    </w:p>
    <w:p w:rsidR="00523081" w:rsidRPr="00C81BAD" w:rsidRDefault="00523081" w:rsidP="00523081">
      <w:pPr>
        <w:rPr>
          <w:rFonts w:ascii="宋体" w:eastAsia="宋体" w:hAnsi="宋体"/>
        </w:rPr>
      </w:pPr>
      <w:r w:rsidRPr="00C81BAD">
        <w:rPr>
          <w:rFonts w:ascii="宋体" w:eastAsia="宋体" w:hAnsi="宋体"/>
        </w:rPr>
        <w:t xml:space="preserve">            bool first=true;</w:t>
      </w:r>
    </w:p>
    <w:p w:rsidR="00523081" w:rsidRPr="00C81BAD" w:rsidRDefault="00523081" w:rsidP="00523081">
      <w:pPr>
        <w:rPr>
          <w:rFonts w:ascii="宋体" w:eastAsia="宋体" w:hAnsi="宋体"/>
        </w:rPr>
      </w:pPr>
      <w:r w:rsidRPr="00C81BAD">
        <w:rPr>
          <w:rFonts w:ascii="宋体" w:eastAsia="宋体" w:hAnsi="宋体"/>
        </w:rPr>
        <w:t xml:space="preserve">            for(int i=0;i+len-1&lt;s0len;i++){</w:t>
      </w:r>
    </w:p>
    <w:p w:rsidR="00523081" w:rsidRPr="00C81BAD" w:rsidRDefault="00523081" w:rsidP="00523081">
      <w:pPr>
        <w:rPr>
          <w:rFonts w:ascii="宋体" w:eastAsia="宋体" w:hAnsi="宋体"/>
        </w:rPr>
      </w:pPr>
      <w:r w:rsidRPr="00C81BAD">
        <w:rPr>
          <w:rFonts w:ascii="宋体" w:eastAsia="宋体" w:hAnsi="宋体"/>
        </w:rPr>
        <w:t xml:space="preserve">                found=true;</w:t>
      </w:r>
    </w:p>
    <w:p w:rsidR="00523081" w:rsidRPr="00C81BAD" w:rsidRDefault="00523081" w:rsidP="00523081">
      <w:pPr>
        <w:rPr>
          <w:rFonts w:ascii="宋体" w:eastAsia="宋体" w:hAnsi="宋体"/>
        </w:rPr>
      </w:pPr>
      <w:r w:rsidRPr="00C81BAD">
        <w:rPr>
          <w:rFonts w:ascii="宋体" w:eastAsia="宋体" w:hAnsi="宋体"/>
        </w:rPr>
        <w:t xml:space="preserve">                for(int j=1;j&lt;m;j++){</w:t>
      </w:r>
    </w:p>
    <w:p w:rsidR="00523081" w:rsidRPr="00C81BAD" w:rsidRDefault="00523081" w:rsidP="00523081">
      <w:pPr>
        <w:rPr>
          <w:rFonts w:ascii="宋体" w:eastAsia="宋体" w:hAnsi="宋体"/>
        </w:rPr>
      </w:pPr>
      <w:r w:rsidRPr="00C81BAD">
        <w:rPr>
          <w:rFonts w:ascii="宋体" w:eastAsia="宋体" w:hAnsi="宋体"/>
        </w:rPr>
        <w:t xml:space="preserve">                    if(!kmp(s[0]+i,len,s[j])){</w:t>
      </w:r>
    </w:p>
    <w:p w:rsidR="00523081" w:rsidRPr="00C81BAD" w:rsidRDefault="00523081" w:rsidP="00523081">
      <w:pPr>
        <w:rPr>
          <w:rFonts w:ascii="宋体" w:eastAsia="宋体" w:hAnsi="宋体"/>
        </w:rPr>
      </w:pPr>
      <w:r w:rsidRPr="00C81BAD">
        <w:rPr>
          <w:rFonts w:ascii="宋体" w:eastAsia="宋体" w:hAnsi="宋体"/>
        </w:rPr>
        <w:t xml:space="preserve">                        found=false;</w:t>
      </w:r>
    </w:p>
    <w:p w:rsidR="00523081" w:rsidRPr="00C81BAD" w:rsidRDefault="00523081" w:rsidP="00523081">
      <w:pPr>
        <w:rPr>
          <w:rFonts w:ascii="宋体" w:eastAsia="宋体" w:hAnsi="宋体"/>
        </w:rPr>
      </w:pPr>
      <w:r w:rsidRPr="00C81BAD">
        <w:rPr>
          <w:rFonts w:ascii="宋体" w:eastAsia="宋体" w:hAnsi="宋体"/>
        </w:rPr>
        <w:t xml:space="preserve">                        break;</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if(found){</w:t>
      </w:r>
    </w:p>
    <w:p w:rsidR="00523081" w:rsidRPr="00C81BAD" w:rsidRDefault="00523081" w:rsidP="00523081">
      <w:pPr>
        <w:rPr>
          <w:rFonts w:ascii="宋体" w:eastAsia="宋体" w:hAnsi="宋体"/>
        </w:rPr>
      </w:pPr>
      <w:r w:rsidRPr="00C81BAD">
        <w:rPr>
          <w:rFonts w:ascii="宋体" w:eastAsia="宋体" w:hAnsi="宋体"/>
        </w:rPr>
        <w:t xml:space="preserve">                    if(first){</w:t>
      </w:r>
    </w:p>
    <w:p w:rsidR="00523081" w:rsidRPr="00C81BAD" w:rsidRDefault="00523081" w:rsidP="00523081">
      <w:pPr>
        <w:rPr>
          <w:rFonts w:ascii="宋体" w:eastAsia="宋体" w:hAnsi="宋体"/>
        </w:rPr>
      </w:pPr>
      <w:r w:rsidRPr="00C81BAD">
        <w:rPr>
          <w:rFonts w:ascii="宋体" w:eastAsia="宋体" w:hAnsi="宋体"/>
        </w:rPr>
        <w:t xml:space="preserve">                        first=false;</w:t>
      </w:r>
    </w:p>
    <w:p w:rsidR="00523081" w:rsidRPr="00C81BAD" w:rsidRDefault="00523081" w:rsidP="00523081">
      <w:pPr>
        <w:rPr>
          <w:rFonts w:ascii="宋体" w:eastAsia="宋体" w:hAnsi="宋体"/>
        </w:rPr>
      </w:pPr>
      <w:r w:rsidRPr="00C81BAD">
        <w:rPr>
          <w:rFonts w:ascii="宋体" w:eastAsia="宋体" w:hAnsi="宋体"/>
        </w:rPr>
        <w:t xml:space="preserve">                        strncpy(ans,s[0]+i,len),ans[len]='\0';</w:t>
      </w:r>
    </w:p>
    <w:p w:rsidR="00523081" w:rsidRPr="00C81BAD" w:rsidRDefault="00523081" w:rsidP="00523081">
      <w:pPr>
        <w:rPr>
          <w:rFonts w:ascii="宋体" w:eastAsia="宋体" w:hAnsi="宋体"/>
        </w:rPr>
      </w:pPr>
      <w:r w:rsidRPr="00C81BAD">
        <w:rPr>
          <w:rFonts w:ascii="宋体" w:eastAsia="宋体" w:hAnsi="宋体"/>
        </w:rPr>
        <w:t xml:space="preserve">                    }else{</w:t>
      </w:r>
    </w:p>
    <w:p w:rsidR="00523081" w:rsidRPr="00C81BAD" w:rsidRDefault="00523081" w:rsidP="00523081">
      <w:pPr>
        <w:rPr>
          <w:rFonts w:ascii="宋体" w:eastAsia="宋体" w:hAnsi="宋体"/>
        </w:rPr>
      </w:pPr>
      <w:r w:rsidRPr="00C81BAD">
        <w:rPr>
          <w:rFonts w:ascii="宋体" w:eastAsia="宋体" w:hAnsi="宋体"/>
        </w:rPr>
        <w:t xml:space="preserve">                        char temp[MAXLEN];</w:t>
      </w:r>
    </w:p>
    <w:p w:rsidR="00523081" w:rsidRPr="00C81BAD" w:rsidRDefault="00523081" w:rsidP="00523081">
      <w:pPr>
        <w:rPr>
          <w:rFonts w:ascii="宋体" w:eastAsia="宋体" w:hAnsi="宋体"/>
        </w:rPr>
      </w:pPr>
      <w:r w:rsidRPr="00C81BAD">
        <w:rPr>
          <w:rFonts w:ascii="宋体" w:eastAsia="宋体" w:hAnsi="宋体"/>
        </w:rPr>
        <w:t xml:space="preserve">                        strncpy(temp,s[0]+i,len),temp[len]='\0';</w:t>
      </w:r>
    </w:p>
    <w:p w:rsidR="00523081" w:rsidRPr="00C81BAD" w:rsidRDefault="00523081" w:rsidP="00523081">
      <w:pPr>
        <w:rPr>
          <w:rFonts w:ascii="宋体" w:eastAsia="宋体" w:hAnsi="宋体"/>
        </w:rPr>
      </w:pPr>
      <w:r w:rsidRPr="00C81BAD">
        <w:rPr>
          <w:rFonts w:ascii="宋体" w:eastAsia="宋体" w:hAnsi="宋体"/>
        </w:rPr>
        <w:t xml:space="preserve">                        if(strcmp(temp,ans)&lt;0) strncpy(ans,temp,len);</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if(!first){</w:t>
      </w:r>
    </w:p>
    <w:p w:rsidR="00523081" w:rsidRPr="00C81BAD" w:rsidRDefault="00523081" w:rsidP="00523081">
      <w:pPr>
        <w:rPr>
          <w:rFonts w:ascii="宋体" w:eastAsia="宋体" w:hAnsi="宋体"/>
        </w:rPr>
      </w:pPr>
      <w:r w:rsidRPr="00C81BAD">
        <w:rPr>
          <w:rFonts w:ascii="宋体" w:eastAsia="宋体" w:hAnsi="宋体"/>
        </w:rPr>
        <w:t xml:space="preserve">                found=true,printf("%s\n",ans);</w:t>
      </w:r>
    </w:p>
    <w:p w:rsidR="00523081" w:rsidRPr="00C81BAD" w:rsidRDefault="00523081" w:rsidP="00523081">
      <w:pPr>
        <w:rPr>
          <w:rFonts w:ascii="宋体" w:eastAsia="宋体" w:hAnsi="宋体"/>
        </w:rPr>
      </w:pPr>
      <w:r w:rsidRPr="00C81BAD">
        <w:rPr>
          <w:rFonts w:ascii="宋体" w:eastAsia="宋体" w:hAnsi="宋体"/>
        </w:rPr>
        <w:t xml:space="preserve">                break;</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if(!found) printf("IDENTITY LOST\n");</w:t>
      </w:r>
    </w:p>
    <w:p w:rsidR="00523081" w:rsidRPr="00C81BAD" w:rsidRDefault="00523081" w:rsidP="00523081">
      <w:pPr>
        <w:rPr>
          <w:rFonts w:ascii="宋体" w:eastAsia="宋体" w:hAnsi="宋体"/>
        </w:rPr>
      </w:pPr>
      <w:r w:rsidRPr="00C81BAD">
        <w:rPr>
          <w:rFonts w:ascii="宋体" w:eastAsia="宋体" w:hAnsi="宋体"/>
        </w:rPr>
        <w:t xml:space="preserve">    }</w:t>
      </w:r>
    </w:p>
    <w:p w:rsidR="00523081" w:rsidRPr="00C81BAD" w:rsidRDefault="00523081" w:rsidP="00523081">
      <w:pPr>
        <w:rPr>
          <w:rFonts w:ascii="宋体" w:eastAsia="宋体" w:hAnsi="宋体"/>
        </w:rPr>
      </w:pPr>
      <w:r w:rsidRPr="00C81BAD">
        <w:rPr>
          <w:rFonts w:ascii="宋体" w:eastAsia="宋体" w:hAnsi="宋体"/>
        </w:rPr>
        <w:t xml:space="preserve">    return 0;</w:t>
      </w:r>
    </w:p>
    <w:p w:rsidR="00523081" w:rsidRPr="00C81BAD" w:rsidRDefault="00523081" w:rsidP="00523081">
      <w:pPr>
        <w:rPr>
          <w:rFonts w:ascii="宋体" w:eastAsia="宋体" w:hAnsi="宋体"/>
        </w:rPr>
      </w:pPr>
      <w:r w:rsidRPr="00C81BAD">
        <w:rPr>
          <w:rFonts w:ascii="宋体" w:eastAsia="宋体" w:hAnsi="宋体"/>
        </w:rPr>
        <w:t>}</w:t>
      </w:r>
    </w:p>
    <w:p w:rsidR="00580D6A" w:rsidRPr="00C81BAD" w:rsidRDefault="00580D6A" w:rsidP="00580D6A">
      <w:pPr>
        <w:pStyle w:val="3"/>
        <w:rPr>
          <w:rFonts w:ascii="宋体" w:eastAsia="宋体" w:hAnsi="宋体"/>
          <w:b w:val="0"/>
          <w:bCs w:val="0"/>
        </w:rPr>
      </w:pPr>
      <w:bookmarkStart w:id="147" w:name="_Toc523521230"/>
      <w:r w:rsidRPr="00C81BAD">
        <w:rPr>
          <w:rFonts w:ascii="宋体" w:eastAsia="宋体" w:hAnsi="宋体" w:hint="eastAsia"/>
          <w:b w:val="0"/>
          <w:bCs w:val="0"/>
        </w:rPr>
        <w:lastRenderedPageBreak/>
        <w:t>√-</w:t>
      </w:r>
      <w:r w:rsidRPr="00C81BAD">
        <w:rPr>
          <w:rFonts w:ascii="宋体" w:eastAsia="宋体" w:hAnsi="宋体"/>
          <w:b w:val="0"/>
          <w:bCs w:val="0"/>
        </w:rPr>
        <w:t>HDU</w:t>
      </w:r>
      <w:r w:rsidRPr="00C81BAD">
        <w:rPr>
          <w:rFonts w:ascii="宋体" w:eastAsia="宋体" w:hAnsi="宋体" w:hint="eastAsia"/>
          <w:b w:val="0"/>
          <w:bCs w:val="0"/>
        </w:rPr>
        <w:t>-</w:t>
      </w:r>
      <w:r w:rsidRPr="00C81BAD">
        <w:rPr>
          <w:rFonts w:ascii="宋体" w:eastAsia="宋体" w:hAnsi="宋体"/>
          <w:b w:val="0"/>
          <w:bCs w:val="0"/>
        </w:rPr>
        <w:t>2594</w:t>
      </w:r>
      <w:r w:rsidRPr="00C81BAD">
        <w:rPr>
          <w:rFonts w:ascii="宋体" w:eastAsia="宋体" w:hAnsi="宋体" w:hint="eastAsia"/>
          <w:b w:val="0"/>
          <w:bCs w:val="0"/>
        </w:rPr>
        <w:t>-</w:t>
      </w:r>
      <w:r w:rsidRPr="00C81BAD">
        <w:rPr>
          <w:rFonts w:ascii="宋体" w:eastAsia="宋体" w:hAnsi="宋体"/>
          <w:b w:val="0"/>
          <w:bCs w:val="0"/>
        </w:rPr>
        <w:t>Simpsons’Hidden Talents</w:t>
      </w:r>
      <w:bookmarkEnd w:id="147"/>
      <w:r w:rsidRPr="00C81BAD">
        <w:rPr>
          <w:rFonts w:ascii="宋体" w:eastAsia="宋体" w:hAnsi="宋体"/>
          <w:b w:val="0"/>
          <w:bCs w:val="0"/>
        </w:rPr>
        <w:fldChar w:fldCharType="begin"/>
      </w:r>
      <w:r w:rsidRPr="00C81BAD">
        <w:rPr>
          <w:rFonts w:ascii="宋体" w:eastAsia="宋体" w:hAnsi="宋体"/>
        </w:rPr>
        <w:instrText xml:space="preserve"> XE "</w:instrText>
      </w:r>
      <w:r w:rsidRPr="00C81BAD">
        <w:rPr>
          <w:rFonts w:ascii="宋体" w:eastAsia="宋体" w:hAnsi="宋体" w:hint="eastAsia"/>
          <w:b w:val="0"/>
          <w:bCs w:val="0"/>
        </w:rPr>
        <w:instrText>√-</w:instrText>
      </w:r>
      <w:r w:rsidRPr="00C81BAD">
        <w:rPr>
          <w:rFonts w:ascii="宋体" w:eastAsia="宋体" w:hAnsi="宋体"/>
          <w:b w:val="0"/>
          <w:bCs w:val="0"/>
        </w:rPr>
        <w:instrText>HDU</w:instrText>
      </w:r>
      <w:r w:rsidRPr="00C81BAD">
        <w:rPr>
          <w:rFonts w:ascii="宋体" w:eastAsia="宋体" w:hAnsi="宋体" w:hint="eastAsia"/>
          <w:b w:val="0"/>
          <w:bCs w:val="0"/>
        </w:rPr>
        <w:instrText>-</w:instrText>
      </w:r>
      <w:r w:rsidRPr="00C81BAD">
        <w:rPr>
          <w:rFonts w:ascii="宋体" w:eastAsia="宋体" w:hAnsi="宋体"/>
          <w:b w:val="0"/>
          <w:bCs w:val="0"/>
        </w:rPr>
        <w:instrText>2594</w:instrText>
      </w:r>
      <w:r w:rsidRPr="00C81BAD">
        <w:rPr>
          <w:rFonts w:ascii="宋体" w:eastAsia="宋体" w:hAnsi="宋体" w:hint="eastAsia"/>
          <w:b w:val="0"/>
          <w:bCs w:val="0"/>
        </w:rPr>
        <w:instrText>-</w:instrText>
      </w:r>
      <w:r w:rsidRPr="00C81BAD">
        <w:rPr>
          <w:rFonts w:ascii="宋体" w:eastAsia="宋体" w:hAnsi="宋体"/>
          <w:b w:val="0"/>
          <w:bCs w:val="0"/>
        </w:rPr>
        <w:instrText>Simpsons’Hidden Talents</w:instrText>
      </w:r>
      <w:r w:rsidRPr="00C81BAD">
        <w:rPr>
          <w:rFonts w:ascii="宋体" w:eastAsia="宋体" w:hAnsi="宋体"/>
        </w:rPr>
        <w:instrText xml:space="preserve">:2594" \y "HDU:2594" </w:instrText>
      </w:r>
      <w:r w:rsidRPr="00C81BAD">
        <w:rPr>
          <w:rFonts w:ascii="宋体" w:eastAsia="宋体" w:hAnsi="宋体"/>
          <w:b w:val="0"/>
          <w:bCs w:val="0"/>
        </w:rPr>
        <w:fldChar w:fldCharType="end"/>
      </w:r>
    </w:p>
    <w:p w:rsidR="00580D6A" w:rsidRPr="00C81BAD" w:rsidRDefault="00580D6A" w:rsidP="00580D6A">
      <w:pPr>
        <w:rPr>
          <w:rFonts w:ascii="宋体" w:eastAsia="宋体" w:hAnsi="宋体"/>
        </w:rPr>
      </w:pPr>
      <w:r w:rsidRPr="00C81BAD">
        <w:rPr>
          <w:rFonts w:ascii="宋体" w:eastAsia="宋体" w:hAnsi="宋体" w:hint="eastAsia"/>
        </w:rPr>
        <w:t>【题意】给定2个字符串a,b要求最长的字符串s，s是a的前缀同时是b的后缀</w:t>
      </w:r>
    </w:p>
    <w:p w:rsidR="00580D6A" w:rsidRPr="00C81BAD" w:rsidRDefault="00580D6A" w:rsidP="00580D6A">
      <w:pPr>
        <w:rPr>
          <w:rFonts w:ascii="宋体" w:eastAsia="宋体" w:hAnsi="宋体"/>
        </w:rPr>
      </w:pPr>
      <w:r w:rsidRPr="00C81BAD">
        <w:rPr>
          <w:rFonts w:ascii="宋体" w:eastAsia="宋体" w:hAnsi="宋体" w:hint="eastAsia"/>
        </w:rPr>
        <w:t>【TAG】字符串 KMP 前缀 后缀 签到题</w:t>
      </w:r>
    </w:p>
    <w:p w:rsidR="00580D6A" w:rsidRPr="00C81BAD" w:rsidRDefault="00580D6A" w:rsidP="00580D6A">
      <w:pPr>
        <w:rPr>
          <w:rFonts w:ascii="宋体" w:eastAsia="宋体" w:hAnsi="宋体" w:cs="Segoe UI"/>
          <w:color w:val="373A3C"/>
        </w:rPr>
      </w:pPr>
      <w:r w:rsidRPr="00C81BAD">
        <w:rPr>
          <w:rFonts w:ascii="宋体" w:eastAsia="宋体" w:hAnsi="宋体" w:cs="Segoe UI" w:hint="eastAsia"/>
          <w:color w:val="373A3C"/>
        </w:rPr>
        <w:t>【题解】一开始以为是扩展KMP，吓得去学习了一波。学完之后发现扩展KMP解决的是字符串a和b，a的所有后缀中与b的最长公共前缀。而本题要求的是b的后缀与a的一段前缀相同，即扩展KMP中的后缀的公共前缀不要求一直通到尾部，而本题是要一直通到尾部的。所以实际上就是把a串作为模式串与b串进行匹配，匹配结束时，a串被匹配了多少就是答案。我们之所以只需要考虑匹配结束时模式串被匹配了多少，是因为如果一个匹配就算再长（哪怕匹配完了）也不是我们关心的答案，比如abcde去匹配abcdeabc，本题要的答案是abc而不是当中的abcde</w:t>
      </w:r>
    </w:p>
    <w:p w:rsidR="00580D6A" w:rsidRPr="00C81BAD" w:rsidRDefault="00580D6A" w:rsidP="00580D6A">
      <w:pPr>
        <w:rPr>
          <w:rFonts w:ascii="宋体" w:eastAsia="宋体" w:hAnsi="宋体" w:cs="Segoe UI"/>
          <w:color w:val="373A3C"/>
        </w:rPr>
      </w:pPr>
      <w:r w:rsidRPr="00C81BAD">
        <w:rPr>
          <w:rFonts w:ascii="宋体" w:eastAsia="宋体" w:hAnsi="宋体" w:cs="Segoe UI" w:hint="eastAsia"/>
          <w:color w:val="373A3C"/>
        </w:rPr>
        <w:t>【代码】</w:t>
      </w:r>
    </w:p>
    <w:p w:rsidR="00580D6A" w:rsidRPr="00C81BAD" w:rsidRDefault="00580D6A" w:rsidP="00580D6A">
      <w:pPr>
        <w:rPr>
          <w:rFonts w:ascii="宋体" w:eastAsia="宋体" w:hAnsi="宋体"/>
        </w:rPr>
      </w:pPr>
      <w:r w:rsidRPr="00C81BAD">
        <w:rPr>
          <w:rFonts w:ascii="宋体" w:eastAsia="宋体" w:hAnsi="宋体"/>
        </w:rPr>
        <w:t>#include &lt;bits/stdc++.h&gt;</w:t>
      </w:r>
    </w:p>
    <w:p w:rsidR="00580D6A" w:rsidRPr="00C81BAD" w:rsidRDefault="00580D6A" w:rsidP="00580D6A">
      <w:pPr>
        <w:rPr>
          <w:rFonts w:ascii="宋体" w:eastAsia="宋体" w:hAnsi="宋体"/>
        </w:rPr>
      </w:pPr>
      <w:r w:rsidRPr="00C81BAD">
        <w:rPr>
          <w:rFonts w:ascii="宋体" w:eastAsia="宋体" w:hAnsi="宋体"/>
        </w:rPr>
        <w:t>#define MAXLEN 50010</w:t>
      </w:r>
    </w:p>
    <w:p w:rsidR="00580D6A" w:rsidRPr="00C81BAD" w:rsidRDefault="00580D6A" w:rsidP="00580D6A">
      <w:pPr>
        <w:rPr>
          <w:rFonts w:ascii="宋体" w:eastAsia="宋体" w:hAnsi="宋体"/>
        </w:rPr>
      </w:pPr>
    </w:p>
    <w:p w:rsidR="00580D6A" w:rsidRPr="00C81BAD" w:rsidRDefault="00580D6A" w:rsidP="00580D6A">
      <w:pPr>
        <w:rPr>
          <w:rFonts w:ascii="宋体" w:eastAsia="宋体" w:hAnsi="宋体"/>
        </w:rPr>
      </w:pPr>
      <w:r w:rsidRPr="00C81BAD">
        <w:rPr>
          <w:rFonts w:ascii="宋体" w:eastAsia="宋体" w:hAnsi="宋体"/>
        </w:rPr>
        <w:t>using namespace std;</w:t>
      </w:r>
    </w:p>
    <w:p w:rsidR="00580D6A" w:rsidRPr="00C81BAD" w:rsidRDefault="00580D6A" w:rsidP="00580D6A">
      <w:pPr>
        <w:rPr>
          <w:rFonts w:ascii="宋体" w:eastAsia="宋体" w:hAnsi="宋体"/>
        </w:rPr>
      </w:pPr>
    </w:p>
    <w:p w:rsidR="00580D6A" w:rsidRPr="00C81BAD" w:rsidRDefault="00580D6A" w:rsidP="00580D6A">
      <w:pPr>
        <w:rPr>
          <w:rFonts w:ascii="宋体" w:eastAsia="宋体" w:hAnsi="宋体"/>
        </w:rPr>
      </w:pPr>
      <w:r w:rsidRPr="00C81BAD">
        <w:rPr>
          <w:rFonts w:ascii="宋体" w:eastAsia="宋体" w:hAnsi="宋体"/>
        </w:rPr>
        <w:t>void cal_next(char s[],int len,int next[]){</w:t>
      </w:r>
    </w:p>
    <w:p w:rsidR="00580D6A" w:rsidRPr="00C81BAD" w:rsidRDefault="00580D6A" w:rsidP="00580D6A">
      <w:pPr>
        <w:rPr>
          <w:rFonts w:ascii="宋体" w:eastAsia="宋体" w:hAnsi="宋体"/>
        </w:rPr>
      </w:pPr>
      <w:r w:rsidRPr="00C81BAD">
        <w:rPr>
          <w:rFonts w:ascii="宋体" w:eastAsia="宋体" w:hAnsi="宋体"/>
        </w:rPr>
        <w:t xml:space="preserve">    next[0]=0;</w:t>
      </w:r>
    </w:p>
    <w:p w:rsidR="00580D6A" w:rsidRPr="00C81BAD" w:rsidRDefault="00580D6A" w:rsidP="00580D6A">
      <w:pPr>
        <w:rPr>
          <w:rFonts w:ascii="宋体" w:eastAsia="宋体" w:hAnsi="宋体"/>
        </w:rPr>
      </w:pPr>
      <w:r w:rsidRPr="00C81BAD">
        <w:rPr>
          <w:rFonts w:ascii="宋体" w:eastAsia="宋体" w:hAnsi="宋体"/>
        </w:rPr>
        <w:t xml:space="preserve">    int i=1,j=0;</w:t>
      </w:r>
    </w:p>
    <w:p w:rsidR="00580D6A" w:rsidRPr="00C81BAD" w:rsidRDefault="00580D6A" w:rsidP="00580D6A">
      <w:pPr>
        <w:rPr>
          <w:rFonts w:ascii="宋体" w:eastAsia="宋体" w:hAnsi="宋体"/>
        </w:rPr>
      </w:pPr>
      <w:r w:rsidRPr="00C81BAD">
        <w:rPr>
          <w:rFonts w:ascii="宋体" w:eastAsia="宋体" w:hAnsi="宋体"/>
        </w:rPr>
        <w:t xml:space="preserve">    while(i&lt;len){</w:t>
      </w:r>
    </w:p>
    <w:p w:rsidR="00580D6A" w:rsidRPr="00C81BAD" w:rsidRDefault="00580D6A" w:rsidP="00580D6A">
      <w:pPr>
        <w:rPr>
          <w:rFonts w:ascii="宋体" w:eastAsia="宋体" w:hAnsi="宋体"/>
        </w:rPr>
      </w:pPr>
      <w:r w:rsidRPr="00C81BAD">
        <w:rPr>
          <w:rFonts w:ascii="宋体" w:eastAsia="宋体" w:hAnsi="宋体"/>
        </w:rPr>
        <w:t xml:space="preserve">        if(s[i]==s[j]){</w:t>
      </w:r>
    </w:p>
    <w:p w:rsidR="00580D6A" w:rsidRPr="00C81BAD" w:rsidRDefault="00580D6A" w:rsidP="00580D6A">
      <w:pPr>
        <w:rPr>
          <w:rFonts w:ascii="宋体" w:eastAsia="宋体" w:hAnsi="宋体"/>
        </w:rPr>
      </w:pPr>
      <w:r w:rsidRPr="00C81BAD">
        <w:rPr>
          <w:rFonts w:ascii="宋体" w:eastAsia="宋体" w:hAnsi="宋体"/>
        </w:rPr>
        <w:t xml:space="preserve">            next[i++]=(j++)+1;</w:t>
      </w:r>
    </w:p>
    <w:p w:rsidR="00580D6A" w:rsidRPr="00C81BAD" w:rsidRDefault="00580D6A" w:rsidP="00580D6A">
      <w:pPr>
        <w:rPr>
          <w:rFonts w:ascii="宋体" w:eastAsia="宋体" w:hAnsi="宋体"/>
        </w:rPr>
      </w:pPr>
      <w:r w:rsidRPr="00C81BAD">
        <w:rPr>
          <w:rFonts w:ascii="宋体" w:eastAsia="宋体" w:hAnsi="宋体"/>
        </w:rPr>
        <w:t xml:space="preserve">            continue;</w:t>
      </w:r>
    </w:p>
    <w:p w:rsidR="00580D6A" w:rsidRPr="00C81BAD" w:rsidRDefault="00580D6A" w:rsidP="00580D6A">
      <w:pPr>
        <w:rPr>
          <w:rFonts w:ascii="宋体" w:eastAsia="宋体" w:hAnsi="宋体"/>
        </w:rPr>
      </w:pPr>
      <w:r w:rsidRPr="00C81BAD">
        <w:rPr>
          <w:rFonts w:ascii="宋体" w:eastAsia="宋体" w:hAnsi="宋体"/>
        </w:rPr>
        <w:t xml:space="preserve">        }</w:t>
      </w:r>
    </w:p>
    <w:p w:rsidR="00580D6A" w:rsidRPr="00C81BAD" w:rsidRDefault="00580D6A" w:rsidP="00580D6A">
      <w:pPr>
        <w:rPr>
          <w:rFonts w:ascii="宋体" w:eastAsia="宋体" w:hAnsi="宋体"/>
        </w:rPr>
      </w:pPr>
      <w:r w:rsidRPr="00C81BAD">
        <w:rPr>
          <w:rFonts w:ascii="宋体" w:eastAsia="宋体" w:hAnsi="宋体"/>
        </w:rPr>
        <w:t xml:space="preserve">        while(s[i]!=s[j]){</w:t>
      </w:r>
    </w:p>
    <w:p w:rsidR="00580D6A" w:rsidRPr="00C81BAD" w:rsidRDefault="00580D6A" w:rsidP="00580D6A">
      <w:pPr>
        <w:rPr>
          <w:rFonts w:ascii="宋体" w:eastAsia="宋体" w:hAnsi="宋体"/>
        </w:rPr>
      </w:pPr>
      <w:r w:rsidRPr="00C81BAD">
        <w:rPr>
          <w:rFonts w:ascii="宋体" w:eastAsia="宋体" w:hAnsi="宋体"/>
        </w:rPr>
        <w:t xml:space="preserve">            if(j==0){</w:t>
      </w:r>
    </w:p>
    <w:p w:rsidR="00580D6A" w:rsidRPr="00C81BAD" w:rsidRDefault="00580D6A" w:rsidP="00580D6A">
      <w:pPr>
        <w:rPr>
          <w:rFonts w:ascii="宋体" w:eastAsia="宋体" w:hAnsi="宋体"/>
        </w:rPr>
      </w:pPr>
      <w:r w:rsidRPr="00C81BAD">
        <w:rPr>
          <w:rFonts w:ascii="宋体" w:eastAsia="宋体" w:hAnsi="宋体"/>
        </w:rPr>
        <w:t xml:space="preserve">                next[i++]=0;</w:t>
      </w:r>
    </w:p>
    <w:p w:rsidR="00580D6A" w:rsidRPr="00C81BAD" w:rsidRDefault="00580D6A" w:rsidP="00580D6A">
      <w:pPr>
        <w:rPr>
          <w:rFonts w:ascii="宋体" w:eastAsia="宋体" w:hAnsi="宋体"/>
        </w:rPr>
      </w:pPr>
      <w:r w:rsidRPr="00C81BAD">
        <w:rPr>
          <w:rFonts w:ascii="宋体" w:eastAsia="宋体" w:hAnsi="宋体"/>
        </w:rPr>
        <w:t xml:space="preserve">                break;</w:t>
      </w:r>
    </w:p>
    <w:p w:rsidR="00580D6A" w:rsidRPr="00C81BAD" w:rsidRDefault="00580D6A" w:rsidP="00580D6A">
      <w:pPr>
        <w:rPr>
          <w:rFonts w:ascii="宋体" w:eastAsia="宋体" w:hAnsi="宋体"/>
        </w:rPr>
      </w:pPr>
      <w:r w:rsidRPr="00C81BAD">
        <w:rPr>
          <w:rFonts w:ascii="宋体" w:eastAsia="宋体" w:hAnsi="宋体"/>
        </w:rPr>
        <w:t xml:space="preserve">            }</w:t>
      </w:r>
    </w:p>
    <w:p w:rsidR="00580D6A" w:rsidRPr="00C81BAD" w:rsidRDefault="00580D6A" w:rsidP="00580D6A">
      <w:pPr>
        <w:rPr>
          <w:rFonts w:ascii="宋体" w:eastAsia="宋体" w:hAnsi="宋体"/>
        </w:rPr>
      </w:pPr>
      <w:r w:rsidRPr="00C81BAD">
        <w:rPr>
          <w:rFonts w:ascii="宋体" w:eastAsia="宋体" w:hAnsi="宋体"/>
        </w:rPr>
        <w:t xml:space="preserve">            j=next[j-1];</w:t>
      </w:r>
    </w:p>
    <w:p w:rsidR="00580D6A" w:rsidRPr="00C81BAD" w:rsidRDefault="00580D6A" w:rsidP="00580D6A">
      <w:pPr>
        <w:rPr>
          <w:rFonts w:ascii="宋体" w:eastAsia="宋体" w:hAnsi="宋体"/>
        </w:rPr>
      </w:pPr>
      <w:r w:rsidRPr="00C81BAD">
        <w:rPr>
          <w:rFonts w:ascii="宋体" w:eastAsia="宋体" w:hAnsi="宋体"/>
        </w:rPr>
        <w:t xml:space="preserve">        }</w:t>
      </w:r>
    </w:p>
    <w:p w:rsidR="00580D6A" w:rsidRPr="00C81BAD" w:rsidRDefault="00580D6A" w:rsidP="00580D6A">
      <w:pPr>
        <w:rPr>
          <w:rFonts w:ascii="宋体" w:eastAsia="宋体" w:hAnsi="宋体"/>
        </w:rPr>
      </w:pPr>
      <w:r w:rsidRPr="00C81BAD">
        <w:rPr>
          <w:rFonts w:ascii="宋体" w:eastAsia="宋体" w:hAnsi="宋体"/>
        </w:rPr>
        <w:t xml:space="preserve">    }</w:t>
      </w:r>
    </w:p>
    <w:p w:rsidR="00580D6A" w:rsidRPr="00C81BAD" w:rsidRDefault="00580D6A" w:rsidP="00580D6A">
      <w:pPr>
        <w:rPr>
          <w:rFonts w:ascii="宋体" w:eastAsia="宋体" w:hAnsi="宋体"/>
        </w:rPr>
      </w:pPr>
      <w:r w:rsidRPr="00C81BAD">
        <w:rPr>
          <w:rFonts w:ascii="宋体" w:eastAsia="宋体" w:hAnsi="宋体"/>
        </w:rPr>
        <w:t xml:space="preserve">    return;</w:t>
      </w:r>
    </w:p>
    <w:p w:rsidR="00580D6A" w:rsidRPr="00C81BAD" w:rsidRDefault="00580D6A" w:rsidP="00580D6A">
      <w:pPr>
        <w:rPr>
          <w:rFonts w:ascii="宋体" w:eastAsia="宋体" w:hAnsi="宋体"/>
        </w:rPr>
      </w:pPr>
      <w:r w:rsidRPr="00C81BAD">
        <w:rPr>
          <w:rFonts w:ascii="宋体" w:eastAsia="宋体" w:hAnsi="宋体"/>
        </w:rPr>
        <w:t>}</w:t>
      </w:r>
    </w:p>
    <w:p w:rsidR="00580D6A" w:rsidRPr="00C81BAD" w:rsidRDefault="00580D6A" w:rsidP="00580D6A">
      <w:pPr>
        <w:rPr>
          <w:rFonts w:ascii="宋体" w:eastAsia="宋体" w:hAnsi="宋体"/>
        </w:rPr>
      </w:pPr>
    </w:p>
    <w:p w:rsidR="00580D6A" w:rsidRPr="00C81BAD" w:rsidRDefault="00580D6A" w:rsidP="00580D6A">
      <w:pPr>
        <w:rPr>
          <w:rFonts w:ascii="宋体" w:eastAsia="宋体" w:hAnsi="宋体"/>
        </w:rPr>
      </w:pPr>
      <w:r w:rsidRPr="00C81BAD">
        <w:rPr>
          <w:rFonts w:ascii="宋体" w:eastAsia="宋体" w:hAnsi="宋体"/>
        </w:rPr>
        <w:t>void kmp(char s1[],char s2[]){</w:t>
      </w:r>
    </w:p>
    <w:p w:rsidR="00580D6A" w:rsidRPr="00C81BAD" w:rsidRDefault="00580D6A" w:rsidP="00580D6A">
      <w:pPr>
        <w:rPr>
          <w:rFonts w:ascii="宋体" w:eastAsia="宋体" w:hAnsi="宋体"/>
        </w:rPr>
      </w:pPr>
      <w:r w:rsidRPr="00C81BAD">
        <w:rPr>
          <w:rFonts w:ascii="宋体" w:eastAsia="宋体" w:hAnsi="宋体"/>
        </w:rPr>
        <w:t xml:space="preserve">    int len1=strlen(s1),len2=strlen(s2),next[MAXLEN];</w:t>
      </w:r>
    </w:p>
    <w:p w:rsidR="00580D6A" w:rsidRPr="00C81BAD" w:rsidRDefault="00580D6A" w:rsidP="00580D6A">
      <w:pPr>
        <w:rPr>
          <w:rFonts w:ascii="宋体" w:eastAsia="宋体" w:hAnsi="宋体"/>
        </w:rPr>
      </w:pPr>
      <w:r w:rsidRPr="00C81BAD">
        <w:rPr>
          <w:rFonts w:ascii="宋体" w:eastAsia="宋体" w:hAnsi="宋体"/>
        </w:rPr>
        <w:t xml:space="preserve">    cal_next(s1,len1,next);</w:t>
      </w:r>
    </w:p>
    <w:p w:rsidR="00580D6A" w:rsidRPr="00C81BAD" w:rsidRDefault="00580D6A" w:rsidP="00580D6A">
      <w:pPr>
        <w:rPr>
          <w:rFonts w:ascii="宋体" w:eastAsia="宋体" w:hAnsi="宋体"/>
        </w:rPr>
      </w:pPr>
      <w:r w:rsidRPr="00C81BAD">
        <w:rPr>
          <w:rFonts w:ascii="宋体" w:eastAsia="宋体" w:hAnsi="宋体"/>
        </w:rPr>
        <w:t xml:space="preserve">    int j=0;</w:t>
      </w:r>
    </w:p>
    <w:p w:rsidR="00580D6A" w:rsidRPr="00C81BAD" w:rsidRDefault="00580D6A" w:rsidP="00580D6A">
      <w:pPr>
        <w:rPr>
          <w:rFonts w:ascii="宋体" w:eastAsia="宋体" w:hAnsi="宋体"/>
        </w:rPr>
      </w:pPr>
      <w:r w:rsidRPr="00C81BAD">
        <w:rPr>
          <w:rFonts w:ascii="宋体" w:eastAsia="宋体" w:hAnsi="宋体"/>
        </w:rPr>
        <w:t xml:space="preserve">    for (int i=0;i&lt;len2;i++){</w:t>
      </w:r>
    </w:p>
    <w:p w:rsidR="00580D6A" w:rsidRPr="00C81BAD" w:rsidRDefault="00580D6A" w:rsidP="00580D6A">
      <w:pPr>
        <w:rPr>
          <w:rFonts w:ascii="宋体" w:eastAsia="宋体" w:hAnsi="宋体"/>
        </w:rPr>
      </w:pPr>
      <w:r w:rsidRPr="00C81BAD">
        <w:rPr>
          <w:rFonts w:ascii="宋体" w:eastAsia="宋体" w:hAnsi="宋体"/>
        </w:rPr>
        <w:t xml:space="preserve">        while(s2[i]!=s1[j]){</w:t>
      </w:r>
    </w:p>
    <w:p w:rsidR="00580D6A" w:rsidRPr="00C81BAD" w:rsidRDefault="00580D6A" w:rsidP="00580D6A">
      <w:pPr>
        <w:rPr>
          <w:rFonts w:ascii="宋体" w:eastAsia="宋体" w:hAnsi="宋体"/>
        </w:rPr>
      </w:pPr>
      <w:r w:rsidRPr="00C81BAD">
        <w:rPr>
          <w:rFonts w:ascii="宋体" w:eastAsia="宋体" w:hAnsi="宋体"/>
        </w:rPr>
        <w:t xml:space="preserve">            if(j==0) break;</w:t>
      </w:r>
    </w:p>
    <w:p w:rsidR="00580D6A" w:rsidRPr="00C81BAD" w:rsidRDefault="00580D6A" w:rsidP="00580D6A">
      <w:pPr>
        <w:rPr>
          <w:rFonts w:ascii="宋体" w:eastAsia="宋体" w:hAnsi="宋体"/>
        </w:rPr>
      </w:pPr>
      <w:r w:rsidRPr="00C81BAD">
        <w:rPr>
          <w:rFonts w:ascii="宋体" w:eastAsia="宋体" w:hAnsi="宋体"/>
        </w:rPr>
        <w:lastRenderedPageBreak/>
        <w:t xml:space="preserve">            j=next[j-1];</w:t>
      </w:r>
    </w:p>
    <w:p w:rsidR="00580D6A" w:rsidRPr="00C81BAD" w:rsidRDefault="00580D6A" w:rsidP="00580D6A">
      <w:pPr>
        <w:rPr>
          <w:rFonts w:ascii="宋体" w:eastAsia="宋体" w:hAnsi="宋体"/>
        </w:rPr>
      </w:pPr>
      <w:r w:rsidRPr="00C81BAD">
        <w:rPr>
          <w:rFonts w:ascii="宋体" w:eastAsia="宋体" w:hAnsi="宋体"/>
        </w:rPr>
        <w:t xml:space="preserve">        }</w:t>
      </w:r>
    </w:p>
    <w:p w:rsidR="00580D6A" w:rsidRPr="00C81BAD" w:rsidRDefault="00580D6A" w:rsidP="00580D6A">
      <w:pPr>
        <w:rPr>
          <w:rFonts w:ascii="宋体" w:eastAsia="宋体" w:hAnsi="宋体"/>
        </w:rPr>
      </w:pPr>
      <w:r w:rsidRPr="00C81BAD">
        <w:rPr>
          <w:rFonts w:ascii="宋体" w:eastAsia="宋体" w:hAnsi="宋体"/>
        </w:rPr>
        <w:t xml:space="preserve">        if(s2[i]==s1[j]){</w:t>
      </w:r>
    </w:p>
    <w:p w:rsidR="00580D6A" w:rsidRPr="00C81BAD" w:rsidRDefault="00580D6A" w:rsidP="00580D6A">
      <w:pPr>
        <w:rPr>
          <w:rFonts w:ascii="宋体" w:eastAsia="宋体" w:hAnsi="宋体"/>
        </w:rPr>
      </w:pPr>
      <w:r w:rsidRPr="00C81BAD">
        <w:rPr>
          <w:rFonts w:ascii="宋体" w:eastAsia="宋体" w:hAnsi="宋体"/>
        </w:rPr>
        <w:t xml:space="preserve">            j++;</w:t>
      </w:r>
    </w:p>
    <w:p w:rsidR="00580D6A" w:rsidRPr="00C81BAD" w:rsidRDefault="00580D6A" w:rsidP="00580D6A">
      <w:pPr>
        <w:rPr>
          <w:rFonts w:ascii="宋体" w:eastAsia="宋体" w:hAnsi="宋体"/>
        </w:rPr>
      </w:pPr>
      <w:r w:rsidRPr="00C81BAD">
        <w:rPr>
          <w:rFonts w:ascii="宋体" w:eastAsia="宋体" w:hAnsi="宋体"/>
        </w:rPr>
        <w:t xml:space="preserve">        }</w:t>
      </w:r>
    </w:p>
    <w:p w:rsidR="00580D6A" w:rsidRPr="00C81BAD" w:rsidRDefault="00580D6A" w:rsidP="00580D6A">
      <w:pPr>
        <w:rPr>
          <w:rFonts w:ascii="宋体" w:eastAsia="宋体" w:hAnsi="宋体"/>
        </w:rPr>
      </w:pPr>
      <w:r w:rsidRPr="00C81BAD">
        <w:rPr>
          <w:rFonts w:ascii="宋体" w:eastAsia="宋体" w:hAnsi="宋体"/>
        </w:rPr>
        <w:t xml:space="preserve">    }</w:t>
      </w:r>
    </w:p>
    <w:p w:rsidR="00580D6A" w:rsidRPr="00C81BAD" w:rsidRDefault="00580D6A" w:rsidP="00580D6A">
      <w:pPr>
        <w:rPr>
          <w:rFonts w:ascii="宋体" w:eastAsia="宋体" w:hAnsi="宋体"/>
        </w:rPr>
      </w:pPr>
      <w:r w:rsidRPr="00C81BAD">
        <w:rPr>
          <w:rFonts w:ascii="宋体" w:eastAsia="宋体" w:hAnsi="宋体"/>
        </w:rPr>
        <w:t xml:space="preserve">    if(j&gt;0){</w:t>
      </w:r>
    </w:p>
    <w:p w:rsidR="00580D6A" w:rsidRPr="00C81BAD" w:rsidRDefault="00580D6A" w:rsidP="00580D6A">
      <w:pPr>
        <w:rPr>
          <w:rFonts w:ascii="宋体" w:eastAsia="宋体" w:hAnsi="宋体"/>
        </w:rPr>
      </w:pPr>
      <w:r w:rsidRPr="00C81BAD">
        <w:rPr>
          <w:rFonts w:ascii="宋体" w:eastAsia="宋体" w:hAnsi="宋体"/>
        </w:rPr>
        <w:t xml:space="preserve">        for(int i=0;i&lt;j;i++) printf("%c",s1[i]);</w:t>
      </w:r>
    </w:p>
    <w:p w:rsidR="00580D6A" w:rsidRPr="00C81BAD" w:rsidRDefault="00580D6A" w:rsidP="00580D6A">
      <w:pPr>
        <w:rPr>
          <w:rFonts w:ascii="宋体" w:eastAsia="宋体" w:hAnsi="宋体"/>
        </w:rPr>
      </w:pPr>
      <w:r w:rsidRPr="00C81BAD">
        <w:rPr>
          <w:rFonts w:ascii="宋体" w:eastAsia="宋体" w:hAnsi="宋体"/>
        </w:rPr>
        <w:t xml:space="preserve">        printf(" ");</w:t>
      </w:r>
    </w:p>
    <w:p w:rsidR="00580D6A" w:rsidRPr="00C81BAD" w:rsidRDefault="00580D6A" w:rsidP="00580D6A">
      <w:pPr>
        <w:rPr>
          <w:rFonts w:ascii="宋体" w:eastAsia="宋体" w:hAnsi="宋体"/>
        </w:rPr>
      </w:pPr>
      <w:r w:rsidRPr="00C81BAD">
        <w:rPr>
          <w:rFonts w:ascii="宋体" w:eastAsia="宋体" w:hAnsi="宋体"/>
        </w:rPr>
        <w:t xml:space="preserve">    }</w:t>
      </w:r>
    </w:p>
    <w:p w:rsidR="00580D6A" w:rsidRPr="00C81BAD" w:rsidRDefault="00580D6A" w:rsidP="00580D6A">
      <w:pPr>
        <w:rPr>
          <w:rFonts w:ascii="宋体" w:eastAsia="宋体" w:hAnsi="宋体"/>
        </w:rPr>
      </w:pPr>
      <w:r w:rsidRPr="00C81BAD">
        <w:rPr>
          <w:rFonts w:ascii="宋体" w:eastAsia="宋体" w:hAnsi="宋体"/>
        </w:rPr>
        <w:t xml:space="preserve">    printf("%d\n",j);</w:t>
      </w:r>
    </w:p>
    <w:p w:rsidR="00580D6A" w:rsidRPr="00C81BAD" w:rsidRDefault="00580D6A" w:rsidP="00580D6A">
      <w:pPr>
        <w:rPr>
          <w:rFonts w:ascii="宋体" w:eastAsia="宋体" w:hAnsi="宋体"/>
        </w:rPr>
      </w:pPr>
      <w:r w:rsidRPr="00C81BAD">
        <w:rPr>
          <w:rFonts w:ascii="宋体" w:eastAsia="宋体" w:hAnsi="宋体"/>
        </w:rPr>
        <w:t xml:space="preserve">    return;</w:t>
      </w:r>
    </w:p>
    <w:p w:rsidR="00580D6A" w:rsidRPr="00C81BAD" w:rsidRDefault="00580D6A" w:rsidP="00580D6A">
      <w:pPr>
        <w:rPr>
          <w:rFonts w:ascii="宋体" w:eastAsia="宋体" w:hAnsi="宋体"/>
        </w:rPr>
      </w:pPr>
      <w:r w:rsidRPr="00C81BAD">
        <w:rPr>
          <w:rFonts w:ascii="宋体" w:eastAsia="宋体" w:hAnsi="宋体"/>
        </w:rPr>
        <w:t>}</w:t>
      </w:r>
    </w:p>
    <w:p w:rsidR="00580D6A" w:rsidRPr="00C81BAD" w:rsidRDefault="00580D6A" w:rsidP="00580D6A">
      <w:pPr>
        <w:rPr>
          <w:rFonts w:ascii="宋体" w:eastAsia="宋体" w:hAnsi="宋体"/>
        </w:rPr>
      </w:pPr>
    </w:p>
    <w:p w:rsidR="00580D6A" w:rsidRPr="00C81BAD" w:rsidRDefault="00580D6A" w:rsidP="00580D6A">
      <w:pPr>
        <w:rPr>
          <w:rFonts w:ascii="宋体" w:eastAsia="宋体" w:hAnsi="宋体"/>
        </w:rPr>
      </w:pPr>
      <w:r w:rsidRPr="00C81BAD">
        <w:rPr>
          <w:rFonts w:ascii="宋体" w:eastAsia="宋体" w:hAnsi="宋体"/>
        </w:rPr>
        <w:t>int main()</w:t>
      </w:r>
    </w:p>
    <w:p w:rsidR="00580D6A" w:rsidRPr="00C81BAD" w:rsidRDefault="00580D6A" w:rsidP="00580D6A">
      <w:pPr>
        <w:rPr>
          <w:rFonts w:ascii="宋体" w:eastAsia="宋体" w:hAnsi="宋体"/>
        </w:rPr>
      </w:pPr>
      <w:r w:rsidRPr="00C81BAD">
        <w:rPr>
          <w:rFonts w:ascii="宋体" w:eastAsia="宋体" w:hAnsi="宋体"/>
        </w:rPr>
        <w:t>{</w:t>
      </w:r>
    </w:p>
    <w:p w:rsidR="00580D6A" w:rsidRPr="00C81BAD" w:rsidRDefault="00580D6A" w:rsidP="00580D6A">
      <w:pPr>
        <w:rPr>
          <w:rFonts w:ascii="宋体" w:eastAsia="宋体" w:hAnsi="宋体"/>
        </w:rPr>
      </w:pPr>
      <w:r w:rsidRPr="00C81BAD">
        <w:rPr>
          <w:rFonts w:ascii="宋体" w:eastAsia="宋体" w:hAnsi="宋体"/>
        </w:rPr>
        <w:t xml:space="preserve">    char s1[MAXLEN],s2[MAXLEN];</w:t>
      </w:r>
    </w:p>
    <w:p w:rsidR="00580D6A" w:rsidRPr="00C81BAD" w:rsidRDefault="00580D6A" w:rsidP="00580D6A">
      <w:pPr>
        <w:rPr>
          <w:rFonts w:ascii="宋体" w:eastAsia="宋体" w:hAnsi="宋体"/>
        </w:rPr>
      </w:pPr>
      <w:r w:rsidRPr="00C81BAD">
        <w:rPr>
          <w:rFonts w:ascii="宋体" w:eastAsia="宋体" w:hAnsi="宋体"/>
        </w:rPr>
        <w:t xml:space="preserve">    while(~scanf("%s%s",s1,s2)) kmp(s1,s2);</w:t>
      </w:r>
    </w:p>
    <w:p w:rsidR="00580D6A" w:rsidRPr="00C81BAD" w:rsidRDefault="00580D6A" w:rsidP="00580D6A">
      <w:pPr>
        <w:rPr>
          <w:rFonts w:ascii="宋体" w:eastAsia="宋体" w:hAnsi="宋体"/>
        </w:rPr>
      </w:pPr>
      <w:r w:rsidRPr="00C81BAD">
        <w:rPr>
          <w:rFonts w:ascii="宋体" w:eastAsia="宋体" w:hAnsi="宋体"/>
        </w:rPr>
        <w:t xml:space="preserve">    return 0;</w:t>
      </w:r>
    </w:p>
    <w:p w:rsidR="00580D6A" w:rsidRPr="00C81BAD" w:rsidRDefault="00580D6A" w:rsidP="00580D6A">
      <w:pPr>
        <w:rPr>
          <w:rFonts w:ascii="宋体" w:eastAsia="宋体" w:hAnsi="宋体"/>
        </w:rPr>
      </w:pPr>
      <w:r w:rsidRPr="00C81BAD">
        <w:rPr>
          <w:rFonts w:ascii="宋体" w:eastAsia="宋体" w:hAnsi="宋体"/>
        </w:rPr>
        <w:t>}</w:t>
      </w:r>
    </w:p>
    <w:p w:rsidR="00B72B85" w:rsidRPr="00C81BAD" w:rsidRDefault="00B72B85" w:rsidP="00B72B85">
      <w:pPr>
        <w:pStyle w:val="3"/>
        <w:rPr>
          <w:rFonts w:ascii="宋体" w:eastAsia="宋体" w:hAnsi="宋体"/>
          <w:b w:val="0"/>
        </w:rPr>
      </w:pPr>
      <w:bookmarkStart w:id="148" w:name="_Toc523521231"/>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4300</w:t>
      </w:r>
      <w:r w:rsidRPr="00C81BAD">
        <w:rPr>
          <w:rFonts w:ascii="宋体" w:eastAsia="宋体" w:hAnsi="宋体" w:hint="eastAsia"/>
          <w:b w:val="0"/>
        </w:rPr>
        <w:t>-</w:t>
      </w:r>
      <w:hyperlink r:id="rId62" w:anchor="problem/D" w:history="1">
        <w:r w:rsidRPr="00C81BAD">
          <w:rPr>
            <w:rFonts w:ascii="宋体" w:eastAsia="宋体" w:hAnsi="宋体"/>
            <w:b w:val="0"/>
            <w:szCs w:val="22"/>
          </w:rPr>
          <w:t>Clairewd’s message</w:t>
        </w:r>
        <w:bookmarkEnd w:id="148"/>
      </w:hyperlink>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4300</w:instrText>
      </w:r>
      <w:r w:rsidRPr="00C81BAD">
        <w:rPr>
          <w:rFonts w:ascii="宋体" w:eastAsia="宋体" w:hAnsi="宋体" w:hint="eastAsia"/>
          <w:b w:val="0"/>
        </w:rPr>
        <w:instrText>-</w:instrText>
      </w:r>
      <w:r w:rsidRPr="00C81BAD">
        <w:rPr>
          <w:rFonts w:ascii="宋体" w:eastAsia="宋体" w:hAnsi="宋体"/>
          <w:b w:val="0"/>
          <w:szCs w:val="22"/>
        </w:rPr>
        <w:instrText>Clairewd’s message</w:instrText>
      </w:r>
      <w:r w:rsidRPr="00C81BAD">
        <w:rPr>
          <w:rFonts w:ascii="宋体" w:eastAsia="宋体" w:hAnsi="宋体"/>
          <w:b w:val="0"/>
        </w:rPr>
        <w:instrText>:</w:instrText>
      </w:r>
      <w:r w:rsidRPr="00C81BAD">
        <w:rPr>
          <w:rFonts w:ascii="宋体" w:eastAsia="宋体" w:hAnsi="宋体"/>
        </w:rPr>
        <w:instrText xml:space="preserve">4300" \y "HDU:4300" </w:instrText>
      </w:r>
      <w:r w:rsidRPr="00C81BAD">
        <w:rPr>
          <w:rFonts w:ascii="宋体" w:eastAsia="宋体" w:hAnsi="宋体"/>
          <w:b w:val="0"/>
        </w:rPr>
        <w:fldChar w:fldCharType="end"/>
      </w:r>
    </w:p>
    <w:p w:rsidR="00B72B85" w:rsidRPr="00C81BAD" w:rsidRDefault="00B72B85" w:rsidP="00580D6A">
      <w:pPr>
        <w:rPr>
          <w:rFonts w:ascii="宋体" w:eastAsia="宋体" w:hAnsi="宋体"/>
        </w:rPr>
      </w:pPr>
      <w:r w:rsidRPr="00C81BAD">
        <w:rPr>
          <w:rFonts w:ascii="宋体" w:eastAsia="宋体" w:hAnsi="宋体" w:hint="eastAsia"/>
        </w:rPr>
        <w:t>【题意】给定26个字母的明密文转换表，在给定一个字符串s，这个字符串s一定是由密文+明文的文本的一个前缀，要求最短的可能完整的文本</w:t>
      </w:r>
    </w:p>
    <w:p w:rsidR="00B72B85" w:rsidRPr="00C81BAD" w:rsidRDefault="00B72B85" w:rsidP="00580D6A">
      <w:pPr>
        <w:rPr>
          <w:rFonts w:ascii="宋体" w:eastAsia="宋体" w:hAnsi="宋体"/>
        </w:rPr>
      </w:pPr>
      <w:r w:rsidRPr="00C81BAD">
        <w:rPr>
          <w:rFonts w:ascii="宋体" w:eastAsia="宋体" w:hAnsi="宋体" w:hint="eastAsia"/>
        </w:rPr>
        <w:t>【TAG】字符串 密码 KMP 签到题</w:t>
      </w:r>
    </w:p>
    <w:p w:rsidR="00B72B85" w:rsidRPr="00C81BAD" w:rsidRDefault="00B72B85" w:rsidP="00580D6A">
      <w:pPr>
        <w:rPr>
          <w:rFonts w:ascii="宋体" w:eastAsia="宋体" w:hAnsi="宋体"/>
        </w:rPr>
      </w:pPr>
      <w:r w:rsidRPr="00C81BAD">
        <w:rPr>
          <w:rFonts w:ascii="宋体" w:eastAsia="宋体" w:hAnsi="宋体" w:hint="eastAsia"/>
        </w:rPr>
        <w:t>【题解】要文本最短的情况就是前一半刚好是密文，后一半刚好是对应的明文，如果是偶数的时候都不用再补了，不管怎么说前一半一定都是密文，所以直接先翻译为明文，和剩下的文本进行KMP匹配，匹配结束时j的值（也就是前一半被匹配的数量），就是已经出现的明文的最大可能长度，那么把剩下的明文补上就可以了。这题要注意的地方，第一个是密文是长度/2向上取整（比如说5个是要取3个），另外最后再输出的时候一定要搞清楚补上的是明文，补明文的时候确保是从密文翻译过来了，因为一开始只翻译了前一半的密文，所以后面可能会遗漏一些密文还没有翻译。</w:t>
      </w:r>
    </w:p>
    <w:p w:rsidR="00B72B85" w:rsidRPr="00C81BAD" w:rsidRDefault="00B72B85" w:rsidP="00580D6A">
      <w:pPr>
        <w:rPr>
          <w:rFonts w:ascii="宋体" w:eastAsia="宋体" w:hAnsi="宋体"/>
        </w:rPr>
      </w:pPr>
      <w:r w:rsidRPr="00C81BAD">
        <w:rPr>
          <w:rFonts w:ascii="宋体" w:eastAsia="宋体" w:hAnsi="宋体" w:hint="eastAsia"/>
        </w:rPr>
        <w:t>【代码】</w:t>
      </w:r>
    </w:p>
    <w:p w:rsidR="00B72B85" w:rsidRPr="00C81BAD" w:rsidRDefault="00B72B85" w:rsidP="00B72B85">
      <w:pPr>
        <w:rPr>
          <w:rFonts w:ascii="宋体" w:eastAsia="宋体" w:hAnsi="宋体"/>
        </w:rPr>
      </w:pPr>
      <w:r w:rsidRPr="00C81BAD">
        <w:rPr>
          <w:rFonts w:ascii="宋体" w:eastAsia="宋体" w:hAnsi="宋体"/>
        </w:rPr>
        <w:t>#include &lt;bits/stdc++.h&gt;</w:t>
      </w:r>
    </w:p>
    <w:p w:rsidR="00B72B85" w:rsidRPr="00C81BAD" w:rsidRDefault="00B72B85" w:rsidP="00B72B85">
      <w:pPr>
        <w:rPr>
          <w:rFonts w:ascii="宋体" w:eastAsia="宋体" w:hAnsi="宋体"/>
        </w:rPr>
      </w:pPr>
      <w:r w:rsidRPr="00C81BAD">
        <w:rPr>
          <w:rFonts w:ascii="宋体" w:eastAsia="宋体" w:hAnsi="宋体"/>
        </w:rPr>
        <w:t>#define MAXLEN 100010</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void cal_next(char s[],int len,int next[]){</w:t>
      </w:r>
    </w:p>
    <w:p w:rsidR="00B72B85" w:rsidRPr="00C81BAD" w:rsidRDefault="00B72B85" w:rsidP="00B72B85">
      <w:pPr>
        <w:rPr>
          <w:rFonts w:ascii="宋体" w:eastAsia="宋体" w:hAnsi="宋体"/>
        </w:rPr>
      </w:pPr>
      <w:r w:rsidRPr="00C81BAD">
        <w:rPr>
          <w:rFonts w:ascii="宋体" w:eastAsia="宋体" w:hAnsi="宋体"/>
        </w:rPr>
        <w:t xml:space="preserve">    next[0]=0;</w:t>
      </w:r>
    </w:p>
    <w:p w:rsidR="00B72B85" w:rsidRPr="00C81BAD" w:rsidRDefault="00B72B85" w:rsidP="00B72B85">
      <w:pPr>
        <w:rPr>
          <w:rFonts w:ascii="宋体" w:eastAsia="宋体" w:hAnsi="宋体"/>
        </w:rPr>
      </w:pPr>
      <w:r w:rsidRPr="00C81BAD">
        <w:rPr>
          <w:rFonts w:ascii="宋体" w:eastAsia="宋体" w:hAnsi="宋体"/>
        </w:rPr>
        <w:t xml:space="preserve">    int i=1,j=0;</w:t>
      </w:r>
    </w:p>
    <w:p w:rsidR="00B72B85" w:rsidRPr="00C81BAD" w:rsidRDefault="00B72B85" w:rsidP="00B72B85">
      <w:pPr>
        <w:rPr>
          <w:rFonts w:ascii="宋体" w:eastAsia="宋体" w:hAnsi="宋体"/>
        </w:rPr>
      </w:pPr>
      <w:r w:rsidRPr="00C81BAD">
        <w:rPr>
          <w:rFonts w:ascii="宋体" w:eastAsia="宋体" w:hAnsi="宋体"/>
        </w:rPr>
        <w:t xml:space="preserve">    while(i&lt;len){</w:t>
      </w:r>
    </w:p>
    <w:p w:rsidR="00B72B85" w:rsidRPr="00C81BAD" w:rsidRDefault="00B72B85" w:rsidP="00B72B85">
      <w:pPr>
        <w:rPr>
          <w:rFonts w:ascii="宋体" w:eastAsia="宋体" w:hAnsi="宋体"/>
        </w:rPr>
      </w:pPr>
      <w:r w:rsidRPr="00C81BAD">
        <w:rPr>
          <w:rFonts w:ascii="宋体" w:eastAsia="宋体" w:hAnsi="宋体"/>
        </w:rPr>
        <w:t xml:space="preserve">        if(s[i]==s[j]){</w:t>
      </w:r>
    </w:p>
    <w:p w:rsidR="00B72B85" w:rsidRPr="00C81BAD" w:rsidRDefault="00B72B85" w:rsidP="00B72B85">
      <w:pPr>
        <w:rPr>
          <w:rFonts w:ascii="宋体" w:eastAsia="宋体" w:hAnsi="宋体"/>
        </w:rPr>
      </w:pPr>
      <w:r w:rsidRPr="00C81BAD">
        <w:rPr>
          <w:rFonts w:ascii="宋体" w:eastAsia="宋体" w:hAnsi="宋体"/>
        </w:rPr>
        <w:t xml:space="preserve">            next[i++]=(j++)+1;</w:t>
      </w:r>
    </w:p>
    <w:p w:rsidR="00B72B85" w:rsidRPr="00C81BAD" w:rsidRDefault="00B72B85" w:rsidP="00B72B85">
      <w:pPr>
        <w:rPr>
          <w:rFonts w:ascii="宋体" w:eastAsia="宋体" w:hAnsi="宋体"/>
        </w:rPr>
      </w:pPr>
      <w:r w:rsidRPr="00C81BAD">
        <w:rPr>
          <w:rFonts w:ascii="宋体" w:eastAsia="宋体" w:hAnsi="宋体"/>
        </w:rPr>
        <w:t xml:space="preserve">            continue;</w:t>
      </w:r>
    </w:p>
    <w:p w:rsidR="00B72B85" w:rsidRPr="00C81BAD" w:rsidRDefault="00B72B85" w:rsidP="00B72B85">
      <w:pPr>
        <w:rPr>
          <w:rFonts w:ascii="宋体" w:eastAsia="宋体" w:hAnsi="宋体"/>
        </w:rPr>
      </w:pPr>
      <w:r w:rsidRPr="00C81BAD">
        <w:rPr>
          <w:rFonts w:ascii="宋体" w:eastAsia="宋体" w:hAnsi="宋体"/>
        </w:rPr>
        <w:lastRenderedPageBreak/>
        <w:t xml:space="preserve">        }</w:t>
      </w:r>
    </w:p>
    <w:p w:rsidR="00B72B85" w:rsidRPr="00C81BAD" w:rsidRDefault="00B72B85" w:rsidP="00B72B85">
      <w:pPr>
        <w:rPr>
          <w:rFonts w:ascii="宋体" w:eastAsia="宋体" w:hAnsi="宋体"/>
        </w:rPr>
      </w:pPr>
      <w:r w:rsidRPr="00C81BAD">
        <w:rPr>
          <w:rFonts w:ascii="宋体" w:eastAsia="宋体" w:hAnsi="宋体"/>
        </w:rPr>
        <w:t xml:space="preserve">        while(s[i]!=s[j]){</w:t>
      </w:r>
    </w:p>
    <w:p w:rsidR="00B72B85" w:rsidRPr="00C81BAD" w:rsidRDefault="00B72B85" w:rsidP="00B72B85">
      <w:pPr>
        <w:rPr>
          <w:rFonts w:ascii="宋体" w:eastAsia="宋体" w:hAnsi="宋体"/>
        </w:rPr>
      </w:pPr>
      <w:r w:rsidRPr="00C81BAD">
        <w:rPr>
          <w:rFonts w:ascii="宋体" w:eastAsia="宋体" w:hAnsi="宋体"/>
        </w:rPr>
        <w:t xml:space="preserve">            if(j==0){</w:t>
      </w:r>
    </w:p>
    <w:p w:rsidR="00B72B85" w:rsidRPr="00C81BAD" w:rsidRDefault="00B72B85" w:rsidP="00B72B85">
      <w:pPr>
        <w:rPr>
          <w:rFonts w:ascii="宋体" w:eastAsia="宋体" w:hAnsi="宋体"/>
        </w:rPr>
      </w:pPr>
      <w:r w:rsidRPr="00C81BAD">
        <w:rPr>
          <w:rFonts w:ascii="宋体" w:eastAsia="宋体" w:hAnsi="宋体"/>
        </w:rPr>
        <w:t xml:space="preserve">                next[i++]=0;</w:t>
      </w:r>
    </w:p>
    <w:p w:rsidR="00B72B85" w:rsidRPr="00C81BAD" w:rsidRDefault="00B72B85" w:rsidP="00B72B85">
      <w:pPr>
        <w:rPr>
          <w:rFonts w:ascii="宋体" w:eastAsia="宋体" w:hAnsi="宋体"/>
        </w:rPr>
      </w:pPr>
      <w:r w:rsidRPr="00C81BAD">
        <w:rPr>
          <w:rFonts w:ascii="宋体" w:eastAsia="宋体" w:hAnsi="宋体"/>
        </w:rPr>
        <w:t xml:space="preserve">                break;</w:t>
      </w:r>
    </w:p>
    <w:p w:rsidR="00B72B85" w:rsidRPr="00C81BAD" w:rsidRDefault="00B72B85" w:rsidP="00B72B85">
      <w:pPr>
        <w:rPr>
          <w:rFonts w:ascii="宋体" w:eastAsia="宋体" w:hAnsi="宋体"/>
        </w:rPr>
      </w:pPr>
      <w:r w:rsidRPr="00C81BAD">
        <w:rPr>
          <w:rFonts w:ascii="宋体" w:eastAsia="宋体" w:hAnsi="宋体"/>
        </w:rPr>
        <w:t xml:space="preserve">            }</w:t>
      </w:r>
    </w:p>
    <w:p w:rsidR="00B72B85" w:rsidRPr="00C81BAD" w:rsidRDefault="00B72B85" w:rsidP="00B72B85">
      <w:pPr>
        <w:rPr>
          <w:rFonts w:ascii="宋体" w:eastAsia="宋体" w:hAnsi="宋体"/>
        </w:rPr>
      </w:pPr>
      <w:r w:rsidRPr="00C81BAD">
        <w:rPr>
          <w:rFonts w:ascii="宋体" w:eastAsia="宋体" w:hAnsi="宋体"/>
        </w:rPr>
        <w:t xml:space="preserve">            j=next[j-1];</w:t>
      </w:r>
    </w:p>
    <w:p w:rsidR="00B72B85" w:rsidRPr="00C81BAD" w:rsidRDefault="00B72B85" w:rsidP="00B72B85">
      <w:pPr>
        <w:rPr>
          <w:rFonts w:ascii="宋体" w:eastAsia="宋体" w:hAnsi="宋体"/>
        </w:rPr>
      </w:pPr>
      <w:r w:rsidRPr="00C81BAD">
        <w:rPr>
          <w:rFonts w:ascii="宋体" w:eastAsia="宋体" w:hAnsi="宋体"/>
        </w:rPr>
        <w:t xml:space="preserve">        }</w:t>
      </w:r>
    </w:p>
    <w:p w:rsidR="00B72B85" w:rsidRPr="00C81BAD" w:rsidRDefault="00B72B85" w:rsidP="00B72B85">
      <w:pPr>
        <w:rPr>
          <w:rFonts w:ascii="宋体" w:eastAsia="宋体" w:hAnsi="宋体"/>
        </w:rPr>
      </w:pPr>
      <w:r w:rsidRPr="00C81BAD">
        <w:rPr>
          <w:rFonts w:ascii="宋体" w:eastAsia="宋体" w:hAnsi="宋体"/>
        </w:rPr>
        <w:t xml:space="preserve">    }</w:t>
      </w:r>
    </w:p>
    <w:p w:rsidR="00B72B85" w:rsidRPr="00C81BAD" w:rsidRDefault="00B72B85" w:rsidP="00B72B85">
      <w:pPr>
        <w:rPr>
          <w:rFonts w:ascii="宋体" w:eastAsia="宋体" w:hAnsi="宋体"/>
        </w:rPr>
      </w:pPr>
      <w:r w:rsidRPr="00C81BAD">
        <w:rPr>
          <w:rFonts w:ascii="宋体" w:eastAsia="宋体" w:hAnsi="宋体"/>
        </w:rPr>
        <w:t xml:space="preserve">    return;</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void kmp(char con[],char s[]){</w:t>
      </w:r>
    </w:p>
    <w:p w:rsidR="00B72B85" w:rsidRPr="00C81BAD" w:rsidRDefault="00B72B85" w:rsidP="00B72B85">
      <w:pPr>
        <w:rPr>
          <w:rFonts w:ascii="宋体" w:eastAsia="宋体" w:hAnsi="宋体"/>
        </w:rPr>
      </w:pPr>
      <w:r w:rsidRPr="00C81BAD">
        <w:rPr>
          <w:rFonts w:ascii="宋体" w:eastAsia="宋体" w:hAnsi="宋体"/>
        </w:rPr>
        <w:t xml:space="preserve">    int len=strlen(s),next[MAXLEN];</w:t>
      </w:r>
    </w:p>
    <w:p w:rsidR="00B72B85" w:rsidRPr="00C81BAD" w:rsidRDefault="00B72B85" w:rsidP="00B72B85">
      <w:pPr>
        <w:rPr>
          <w:rFonts w:ascii="宋体" w:eastAsia="宋体" w:hAnsi="宋体"/>
        </w:rPr>
      </w:pPr>
      <w:r w:rsidRPr="00C81BAD">
        <w:rPr>
          <w:rFonts w:ascii="宋体" w:eastAsia="宋体" w:hAnsi="宋体"/>
        </w:rPr>
        <w:t xml:space="preserve">    printf("%s",s);</w:t>
      </w:r>
    </w:p>
    <w:p w:rsidR="00B72B85" w:rsidRPr="00C81BAD" w:rsidRDefault="00B72B85" w:rsidP="00B72B85">
      <w:pPr>
        <w:rPr>
          <w:rFonts w:ascii="宋体" w:eastAsia="宋体" w:hAnsi="宋体"/>
        </w:rPr>
      </w:pPr>
      <w:r w:rsidRPr="00C81BAD">
        <w:rPr>
          <w:rFonts w:ascii="宋体" w:eastAsia="宋体" w:hAnsi="宋体"/>
        </w:rPr>
        <w:t xml:space="preserve">    int lens=(len+1)/2;</w:t>
      </w:r>
    </w:p>
    <w:p w:rsidR="00B72B85" w:rsidRPr="00C81BAD" w:rsidRDefault="00B72B85" w:rsidP="00B72B85">
      <w:pPr>
        <w:rPr>
          <w:rFonts w:ascii="宋体" w:eastAsia="宋体" w:hAnsi="宋体"/>
        </w:rPr>
      </w:pPr>
      <w:r w:rsidRPr="00C81BAD">
        <w:rPr>
          <w:rFonts w:ascii="宋体" w:eastAsia="宋体" w:hAnsi="宋体"/>
        </w:rPr>
        <w:t xml:space="preserve">    for(int i=0;i&lt;lens;i++) s[i]=con[s[i]-'a'];</w:t>
      </w:r>
    </w:p>
    <w:p w:rsidR="00B72B85" w:rsidRPr="00C81BAD" w:rsidRDefault="00B72B85" w:rsidP="00B72B85">
      <w:pPr>
        <w:rPr>
          <w:rFonts w:ascii="宋体" w:eastAsia="宋体" w:hAnsi="宋体"/>
        </w:rPr>
      </w:pPr>
      <w:r w:rsidRPr="00C81BAD">
        <w:rPr>
          <w:rFonts w:ascii="宋体" w:eastAsia="宋体" w:hAnsi="宋体"/>
        </w:rPr>
        <w:t xml:space="preserve">    cal_next(s,lens,next);</w:t>
      </w:r>
    </w:p>
    <w:p w:rsidR="00B72B85" w:rsidRPr="00C81BAD" w:rsidRDefault="00B72B85" w:rsidP="00B72B85">
      <w:pPr>
        <w:rPr>
          <w:rFonts w:ascii="宋体" w:eastAsia="宋体" w:hAnsi="宋体"/>
        </w:rPr>
      </w:pPr>
      <w:r w:rsidRPr="00C81BAD">
        <w:rPr>
          <w:rFonts w:ascii="宋体" w:eastAsia="宋体" w:hAnsi="宋体"/>
        </w:rPr>
        <w:t xml:space="preserve">    int j=0;</w:t>
      </w:r>
    </w:p>
    <w:p w:rsidR="00B72B85" w:rsidRPr="00C81BAD" w:rsidRDefault="00B72B85" w:rsidP="00B72B85">
      <w:pPr>
        <w:rPr>
          <w:rFonts w:ascii="宋体" w:eastAsia="宋体" w:hAnsi="宋体"/>
        </w:rPr>
      </w:pPr>
      <w:r w:rsidRPr="00C81BAD">
        <w:rPr>
          <w:rFonts w:ascii="宋体" w:eastAsia="宋体" w:hAnsi="宋体"/>
        </w:rPr>
        <w:t xml:space="preserve">    for(int i=lens;i&lt;len;i++){</w:t>
      </w:r>
    </w:p>
    <w:p w:rsidR="00B72B85" w:rsidRPr="00C81BAD" w:rsidRDefault="00B72B85" w:rsidP="00B72B85">
      <w:pPr>
        <w:rPr>
          <w:rFonts w:ascii="宋体" w:eastAsia="宋体" w:hAnsi="宋体"/>
        </w:rPr>
      </w:pPr>
      <w:r w:rsidRPr="00C81BAD">
        <w:rPr>
          <w:rFonts w:ascii="宋体" w:eastAsia="宋体" w:hAnsi="宋体"/>
        </w:rPr>
        <w:t xml:space="preserve">        while(s[i]!=s[j]){</w:t>
      </w:r>
    </w:p>
    <w:p w:rsidR="00B72B85" w:rsidRPr="00C81BAD" w:rsidRDefault="00B72B85" w:rsidP="00B72B85">
      <w:pPr>
        <w:rPr>
          <w:rFonts w:ascii="宋体" w:eastAsia="宋体" w:hAnsi="宋体"/>
        </w:rPr>
      </w:pPr>
      <w:r w:rsidRPr="00C81BAD">
        <w:rPr>
          <w:rFonts w:ascii="宋体" w:eastAsia="宋体" w:hAnsi="宋体"/>
        </w:rPr>
        <w:t xml:space="preserve">            if(j==0) break;</w:t>
      </w:r>
    </w:p>
    <w:p w:rsidR="00B72B85" w:rsidRPr="00C81BAD" w:rsidRDefault="00B72B85" w:rsidP="00B72B85">
      <w:pPr>
        <w:rPr>
          <w:rFonts w:ascii="宋体" w:eastAsia="宋体" w:hAnsi="宋体"/>
        </w:rPr>
      </w:pPr>
      <w:r w:rsidRPr="00C81BAD">
        <w:rPr>
          <w:rFonts w:ascii="宋体" w:eastAsia="宋体" w:hAnsi="宋体"/>
        </w:rPr>
        <w:t xml:space="preserve">            j=next[j-1];</w:t>
      </w:r>
    </w:p>
    <w:p w:rsidR="00B72B85" w:rsidRPr="00C81BAD" w:rsidRDefault="00B72B85" w:rsidP="00B72B85">
      <w:pPr>
        <w:rPr>
          <w:rFonts w:ascii="宋体" w:eastAsia="宋体" w:hAnsi="宋体"/>
        </w:rPr>
      </w:pPr>
      <w:r w:rsidRPr="00C81BAD">
        <w:rPr>
          <w:rFonts w:ascii="宋体" w:eastAsia="宋体" w:hAnsi="宋体"/>
        </w:rPr>
        <w:t xml:space="preserve">        }</w:t>
      </w:r>
    </w:p>
    <w:p w:rsidR="00B72B85" w:rsidRPr="00C81BAD" w:rsidRDefault="00B72B85" w:rsidP="00B72B85">
      <w:pPr>
        <w:rPr>
          <w:rFonts w:ascii="宋体" w:eastAsia="宋体" w:hAnsi="宋体"/>
        </w:rPr>
      </w:pPr>
      <w:r w:rsidRPr="00C81BAD">
        <w:rPr>
          <w:rFonts w:ascii="宋体" w:eastAsia="宋体" w:hAnsi="宋体"/>
        </w:rPr>
        <w:t xml:space="preserve">        if(s[i]==s[j]) j++;</w:t>
      </w:r>
    </w:p>
    <w:p w:rsidR="00B72B85" w:rsidRPr="00C81BAD" w:rsidRDefault="00B72B85" w:rsidP="00B72B85">
      <w:pPr>
        <w:rPr>
          <w:rFonts w:ascii="宋体" w:eastAsia="宋体" w:hAnsi="宋体"/>
        </w:rPr>
      </w:pPr>
      <w:r w:rsidRPr="00C81BAD">
        <w:rPr>
          <w:rFonts w:ascii="宋体" w:eastAsia="宋体" w:hAnsi="宋体"/>
        </w:rPr>
        <w:t xml:space="preserve">    }</w:t>
      </w:r>
    </w:p>
    <w:p w:rsidR="00B72B85" w:rsidRPr="00C81BAD" w:rsidRDefault="00B72B85" w:rsidP="00B72B85">
      <w:pPr>
        <w:rPr>
          <w:rFonts w:ascii="宋体" w:eastAsia="宋体" w:hAnsi="宋体"/>
        </w:rPr>
      </w:pPr>
      <w:r w:rsidRPr="00C81BAD">
        <w:rPr>
          <w:rFonts w:ascii="宋体" w:eastAsia="宋体" w:hAnsi="宋体"/>
        </w:rPr>
        <w:t xml:space="preserve">    for(int i=j;i&lt;j+(len-2*j);i++){</w:t>
      </w:r>
    </w:p>
    <w:p w:rsidR="00B72B85" w:rsidRPr="00C81BAD" w:rsidRDefault="00B72B85" w:rsidP="00B72B85">
      <w:pPr>
        <w:rPr>
          <w:rFonts w:ascii="宋体" w:eastAsia="宋体" w:hAnsi="宋体"/>
        </w:rPr>
      </w:pPr>
      <w:r w:rsidRPr="00C81BAD">
        <w:rPr>
          <w:rFonts w:ascii="宋体" w:eastAsia="宋体" w:hAnsi="宋体"/>
        </w:rPr>
        <w:t xml:space="preserve">        if(i&lt;lens) printf("%c",s[i]);else printf("%c",con[s[i]-'a']);</w:t>
      </w:r>
    </w:p>
    <w:p w:rsidR="00B72B85" w:rsidRPr="00C81BAD" w:rsidRDefault="00B72B85" w:rsidP="00B72B85">
      <w:pPr>
        <w:rPr>
          <w:rFonts w:ascii="宋体" w:eastAsia="宋体" w:hAnsi="宋体"/>
        </w:rPr>
      </w:pPr>
      <w:r w:rsidRPr="00C81BAD">
        <w:rPr>
          <w:rFonts w:ascii="宋体" w:eastAsia="宋体" w:hAnsi="宋体"/>
        </w:rPr>
        <w:t xml:space="preserve">    }</w:t>
      </w:r>
    </w:p>
    <w:p w:rsidR="00B72B85" w:rsidRPr="00C81BAD" w:rsidRDefault="00B72B85" w:rsidP="00B72B85">
      <w:pPr>
        <w:rPr>
          <w:rFonts w:ascii="宋体" w:eastAsia="宋体" w:hAnsi="宋体"/>
        </w:rPr>
      </w:pPr>
      <w:r w:rsidRPr="00C81BAD">
        <w:rPr>
          <w:rFonts w:ascii="宋体" w:eastAsia="宋体" w:hAnsi="宋体"/>
        </w:rPr>
        <w:t xml:space="preserve">    printf("\n");</w:t>
      </w:r>
    </w:p>
    <w:p w:rsidR="00B72B85" w:rsidRPr="00C81BAD" w:rsidRDefault="00B72B85" w:rsidP="00B72B85">
      <w:pPr>
        <w:rPr>
          <w:rFonts w:ascii="宋体" w:eastAsia="宋体" w:hAnsi="宋体"/>
        </w:rPr>
      </w:pPr>
      <w:r w:rsidRPr="00C81BAD">
        <w:rPr>
          <w:rFonts w:ascii="宋体" w:eastAsia="宋体" w:hAnsi="宋体"/>
        </w:rPr>
        <w:t xml:space="preserve">    return;</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p>
    <w:p w:rsidR="00B72B85" w:rsidRPr="00C81BAD" w:rsidRDefault="00B72B85" w:rsidP="00B72B85">
      <w:pPr>
        <w:rPr>
          <w:rFonts w:ascii="宋体" w:eastAsia="宋体" w:hAnsi="宋体"/>
        </w:rPr>
      </w:pPr>
      <w:r w:rsidRPr="00C81BAD">
        <w:rPr>
          <w:rFonts w:ascii="宋体" w:eastAsia="宋体" w:hAnsi="宋体"/>
        </w:rPr>
        <w:t>int main()</w:t>
      </w:r>
    </w:p>
    <w:p w:rsidR="00B72B85" w:rsidRPr="00C81BAD" w:rsidRDefault="00B72B85" w:rsidP="00B72B85">
      <w:pPr>
        <w:rPr>
          <w:rFonts w:ascii="宋体" w:eastAsia="宋体" w:hAnsi="宋体"/>
        </w:rPr>
      </w:pPr>
      <w:r w:rsidRPr="00C81BAD">
        <w:rPr>
          <w:rFonts w:ascii="宋体" w:eastAsia="宋体" w:hAnsi="宋体"/>
        </w:rPr>
        <w:t>{</w:t>
      </w:r>
    </w:p>
    <w:p w:rsidR="00B72B85" w:rsidRPr="00C81BAD" w:rsidRDefault="00B72B85" w:rsidP="00B72B85">
      <w:pPr>
        <w:rPr>
          <w:rFonts w:ascii="宋体" w:eastAsia="宋体" w:hAnsi="宋体"/>
        </w:rPr>
      </w:pPr>
      <w:r w:rsidRPr="00C81BAD">
        <w:rPr>
          <w:rFonts w:ascii="宋体" w:eastAsia="宋体" w:hAnsi="宋体"/>
        </w:rPr>
        <w:t xml:space="preserve">    int t;</w:t>
      </w:r>
    </w:p>
    <w:p w:rsidR="00B72B85" w:rsidRPr="00C81BAD" w:rsidRDefault="00B72B85" w:rsidP="00B72B85">
      <w:pPr>
        <w:rPr>
          <w:rFonts w:ascii="宋体" w:eastAsia="宋体" w:hAnsi="宋体"/>
        </w:rPr>
      </w:pPr>
      <w:r w:rsidRPr="00C81BAD">
        <w:rPr>
          <w:rFonts w:ascii="宋体" w:eastAsia="宋体" w:hAnsi="宋体"/>
        </w:rPr>
        <w:t xml:space="preserve">    scanf("%d",&amp;t);</w:t>
      </w:r>
    </w:p>
    <w:p w:rsidR="00B72B85" w:rsidRPr="00C81BAD" w:rsidRDefault="00B72B85" w:rsidP="00B72B85">
      <w:pPr>
        <w:rPr>
          <w:rFonts w:ascii="宋体" w:eastAsia="宋体" w:hAnsi="宋体"/>
        </w:rPr>
      </w:pPr>
      <w:r w:rsidRPr="00C81BAD">
        <w:rPr>
          <w:rFonts w:ascii="宋体" w:eastAsia="宋体" w:hAnsi="宋体"/>
        </w:rPr>
        <w:t xml:space="preserve">    while(t--){</w:t>
      </w:r>
    </w:p>
    <w:p w:rsidR="00B72B85" w:rsidRPr="00C81BAD" w:rsidRDefault="00B72B85" w:rsidP="00B72B85">
      <w:pPr>
        <w:rPr>
          <w:rFonts w:ascii="宋体" w:eastAsia="宋体" w:hAnsi="宋体"/>
        </w:rPr>
      </w:pPr>
      <w:r w:rsidRPr="00C81BAD">
        <w:rPr>
          <w:rFonts w:ascii="宋体" w:eastAsia="宋体" w:hAnsi="宋体"/>
        </w:rPr>
        <w:t xml:space="preserve">        char conversion[30],s[MAXLEN],con[30];</w:t>
      </w:r>
    </w:p>
    <w:p w:rsidR="00B72B85" w:rsidRPr="00C81BAD" w:rsidRDefault="00B72B85" w:rsidP="00B72B85">
      <w:pPr>
        <w:rPr>
          <w:rFonts w:ascii="宋体" w:eastAsia="宋体" w:hAnsi="宋体"/>
        </w:rPr>
      </w:pPr>
      <w:r w:rsidRPr="00C81BAD">
        <w:rPr>
          <w:rFonts w:ascii="宋体" w:eastAsia="宋体" w:hAnsi="宋体"/>
        </w:rPr>
        <w:t xml:space="preserve">        scanf("%s%s",conversion,s);</w:t>
      </w:r>
    </w:p>
    <w:p w:rsidR="00B72B85" w:rsidRPr="00C81BAD" w:rsidRDefault="00B72B85" w:rsidP="00B72B85">
      <w:pPr>
        <w:rPr>
          <w:rFonts w:ascii="宋体" w:eastAsia="宋体" w:hAnsi="宋体"/>
        </w:rPr>
      </w:pPr>
      <w:r w:rsidRPr="00C81BAD">
        <w:rPr>
          <w:rFonts w:ascii="宋体" w:eastAsia="宋体" w:hAnsi="宋体"/>
        </w:rPr>
        <w:t xml:space="preserve">        memset(con,0,sizeof(con));</w:t>
      </w:r>
    </w:p>
    <w:p w:rsidR="00B72B85" w:rsidRPr="00C81BAD" w:rsidRDefault="00B72B85" w:rsidP="00B72B85">
      <w:pPr>
        <w:rPr>
          <w:rFonts w:ascii="宋体" w:eastAsia="宋体" w:hAnsi="宋体"/>
        </w:rPr>
      </w:pPr>
      <w:r w:rsidRPr="00C81BAD">
        <w:rPr>
          <w:rFonts w:ascii="宋体" w:eastAsia="宋体" w:hAnsi="宋体"/>
        </w:rPr>
        <w:t xml:space="preserve">        for(int i=0;i&lt;26;i++){</w:t>
      </w:r>
    </w:p>
    <w:p w:rsidR="00B72B85" w:rsidRPr="00C81BAD" w:rsidRDefault="00B72B85" w:rsidP="00B72B85">
      <w:pPr>
        <w:rPr>
          <w:rFonts w:ascii="宋体" w:eastAsia="宋体" w:hAnsi="宋体"/>
        </w:rPr>
      </w:pPr>
      <w:r w:rsidRPr="00C81BAD">
        <w:rPr>
          <w:rFonts w:ascii="宋体" w:eastAsia="宋体" w:hAnsi="宋体"/>
        </w:rPr>
        <w:t xml:space="preserve">            con[conversion[i]-'a']='a'+i;</w:t>
      </w:r>
    </w:p>
    <w:p w:rsidR="00B72B85" w:rsidRPr="00C81BAD" w:rsidRDefault="00B72B85" w:rsidP="00B72B85">
      <w:pPr>
        <w:rPr>
          <w:rFonts w:ascii="宋体" w:eastAsia="宋体" w:hAnsi="宋体"/>
        </w:rPr>
      </w:pPr>
      <w:r w:rsidRPr="00C81BAD">
        <w:rPr>
          <w:rFonts w:ascii="宋体" w:eastAsia="宋体" w:hAnsi="宋体"/>
        </w:rPr>
        <w:t xml:space="preserve">        }</w:t>
      </w:r>
    </w:p>
    <w:p w:rsidR="00B72B85" w:rsidRPr="00C81BAD" w:rsidRDefault="00B72B85" w:rsidP="00B72B85">
      <w:pPr>
        <w:rPr>
          <w:rFonts w:ascii="宋体" w:eastAsia="宋体" w:hAnsi="宋体"/>
        </w:rPr>
      </w:pPr>
      <w:r w:rsidRPr="00C81BAD">
        <w:rPr>
          <w:rFonts w:ascii="宋体" w:eastAsia="宋体" w:hAnsi="宋体"/>
        </w:rPr>
        <w:lastRenderedPageBreak/>
        <w:t xml:space="preserve">        kmp(con,s);</w:t>
      </w:r>
    </w:p>
    <w:p w:rsidR="00B72B85" w:rsidRPr="00C81BAD" w:rsidRDefault="00B72B85" w:rsidP="00B72B85">
      <w:pPr>
        <w:rPr>
          <w:rFonts w:ascii="宋体" w:eastAsia="宋体" w:hAnsi="宋体"/>
        </w:rPr>
      </w:pPr>
      <w:r w:rsidRPr="00C81BAD">
        <w:rPr>
          <w:rFonts w:ascii="宋体" w:eastAsia="宋体" w:hAnsi="宋体"/>
        </w:rPr>
        <w:t xml:space="preserve">    }</w:t>
      </w:r>
    </w:p>
    <w:p w:rsidR="00B72B85" w:rsidRPr="00C81BAD" w:rsidRDefault="00B72B85" w:rsidP="00B72B85">
      <w:pPr>
        <w:rPr>
          <w:rFonts w:ascii="宋体" w:eastAsia="宋体" w:hAnsi="宋体"/>
        </w:rPr>
      </w:pPr>
      <w:r w:rsidRPr="00C81BAD">
        <w:rPr>
          <w:rFonts w:ascii="宋体" w:eastAsia="宋体" w:hAnsi="宋体"/>
        </w:rPr>
        <w:t xml:space="preserve">    return 0;</w:t>
      </w:r>
    </w:p>
    <w:p w:rsidR="00B72B85" w:rsidRPr="00C81BAD" w:rsidRDefault="00B72B85" w:rsidP="00B72B85">
      <w:pPr>
        <w:rPr>
          <w:rFonts w:ascii="宋体" w:eastAsia="宋体" w:hAnsi="宋体"/>
        </w:rPr>
      </w:pPr>
      <w:r w:rsidRPr="00C81BAD">
        <w:rPr>
          <w:rFonts w:ascii="宋体" w:eastAsia="宋体" w:hAnsi="宋体"/>
        </w:rPr>
        <w:t>}</w:t>
      </w:r>
    </w:p>
    <w:p w:rsidR="00CE4A97" w:rsidRPr="00C81BAD" w:rsidRDefault="005816C1" w:rsidP="00CE4A97">
      <w:pPr>
        <w:pStyle w:val="3"/>
        <w:rPr>
          <w:rFonts w:ascii="宋体" w:eastAsia="宋体" w:hAnsi="宋体"/>
          <w:b w:val="0"/>
        </w:rPr>
      </w:pPr>
      <w:bookmarkStart w:id="149" w:name="_Toc523521232"/>
      <w:r w:rsidRPr="00C81BAD">
        <w:rPr>
          <w:rFonts w:ascii="宋体" w:eastAsia="宋体" w:hAnsi="宋体" w:hint="eastAsia"/>
          <w:b w:val="0"/>
        </w:rPr>
        <w:t>最小最大表示法</w:t>
      </w:r>
      <w:bookmarkEnd w:id="149"/>
    </w:p>
    <w:p w:rsidR="0031346C" w:rsidRPr="00C81BAD" w:rsidRDefault="0031346C" w:rsidP="005816C1">
      <w:pPr>
        <w:rPr>
          <w:rFonts w:ascii="宋体" w:eastAsia="宋体" w:hAnsi="宋体"/>
        </w:rPr>
      </w:pPr>
      <w:r w:rsidRPr="00C81BAD">
        <w:rPr>
          <w:rFonts w:ascii="宋体" w:eastAsia="宋体" w:hAnsi="宋体"/>
        </w:rPr>
        <w:t>令i=0,j=1</w:t>
      </w:r>
      <w:r w:rsidRPr="00C81BAD">
        <w:rPr>
          <w:rFonts w:ascii="宋体" w:eastAsia="宋体" w:hAnsi="宋体"/>
        </w:rPr>
        <w:br/>
        <w:t>如果S[i] &gt; S[j] i=j, j=i+1</w:t>
      </w:r>
      <w:r w:rsidRPr="00C81BAD">
        <w:rPr>
          <w:rFonts w:ascii="宋体" w:eastAsia="宋体" w:hAnsi="宋体"/>
        </w:rPr>
        <w:br/>
        <w:t>如果S[i] &lt; S[j] j++</w:t>
      </w:r>
      <w:r w:rsidRPr="00C81BAD">
        <w:rPr>
          <w:rFonts w:ascii="宋体" w:eastAsia="宋体" w:hAnsi="宋体"/>
        </w:rPr>
        <w:br/>
        <w:t>如果S[i]==S[j] 设指针k，分别从i和j位置向下比较，直到S[i+k] != S[j+k]</w:t>
      </w:r>
    </w:p>
    <w:p w:rsidR="005816C1" w:rsidRPr="00C81BAD" w:rsidRDefault="0031346C" w:rsidP="005816C1">
      <w:pPr>
        <w:rPr>
          <w:rFonts w:ascii="宋体" w:eastAsia="宋体" w:hAnsi="宋体"/>
          <w:b/>
          <w:bCs/>
        </w:rPr>
      </w:pPr>
      <w:r w:rsidRPr="00C81BAD">
        <w:rPr>
          <w:rFonts w:ascii="宋体" w:eastAsia="宋体" w:hAnsi="宋体"/>
          <w:b/>
          <w:bCs/>
        </w:rPr>
        <w:t>如果S[i+k] &gt; S[j+k] i=i+k</w:t>
      </w:r>
      <w:r w:rsidRPr="00C81BAD">
        <w:rPr>
          <w:rFonts w:ascii="宋体" w:eastAsia="宋体" w:hAnsi="宋体"/>
        </w:rPr>
        <w:t>否则j++</w:t>
      </w:r>
      <w:r w:rsidRPr="00C81BAD">
        <w:rPr>
          <w:rFonts w:ascii="宋体" w:eastAsia="宋体" w:hAnsi="宋体"/>
        </w:rPr>
        <w:br/>
      </w:r>
      <w:r w:rsidRPr="00C81BAD">
        <w:rPr>
          <w:rFonts w:ascii="宋体" w:eastAsia="宋体" w:hAnsi="宋体"/>
          <w:b/>
          <w:bCs/>
        </w:rPr>
        <w:t>返回i和j的小者</w:t>
      </w:r>
    </w:p>
    <w:p w:rsidR="003924DF" w:rsidRPr="00C81BAD" w:rsidRDefault="003924DF" w:rsidP="005816C1">
      <w:pPr>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int</w:t>
      </w:r>
      <w:r w:rsidRPr="00C81BAD">
        <w:rPr>
          <w:rFonts w:ascii="宋体" w:eastAsia="宋体" w:hAnsi="宋体" w:cs="Courier New"/>
          <w:color w:val="000000"/>
          <w:szCs w:val="21"/>
          <w:shd w:val="clear" w:color="auto" w:fill="FFFFFF"/>
        </w:rPr>
        <w:t xml:space="preserve"> minimalRepresentation() { </w:t>
      </w:r>
    </w:p>
    <w:p w:rsidR="003924DF" w:rsidRPr="00C81BAD" w:rsidRDefault="003924DF" w:rsidP="003924DF">
      <w:pPr>
        <w:ind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int</w:t>
      </w:r>
      <w:r w:rsidRPr="00C81BAD">
        <w:rPr>
          <w:rFonts w:ascii="宋体" w:eastAsia="宋体" w:hAnsi="宋体" w:cs="Courier New"/>
          <w:color w:val="000000"/>
          <w:szCs w:val="21"/>
          <w:shd w:val="clear" w:color="auto" w:fill="FFFFFF"/>
        </w:rPr>
        <w:t xml:space="preserve"> n = strlen(str); </w:t>
      </w:r>
    </w:p>
    <w:p w:rsidR="003924DF" w:rsidRPr="00C81BAD" w:rsidRDefault="003924DF" w:rsidP="003924DF">
      <w:pPr>
        <w:ind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int</w:t>
      </w:r>
      <w:r w:rsidRPr="00C81BAD">
        <w:rPr>
          <w:rFonts w:ascii="宋体" w:eastAsia="宋体" w:hAnsi="宋体" w:cs="Courier New"/>
          <w:color w:val="000000"/>
          <w:szCs w:val="21"/>
          <w:shd w:val="clear" w:color="auto" w:fill="FFFFFF"/>
        </w:rPr>
        <w:t xml:space="preserve"> i = </w:t>
      </w:r>
      <w:r w:rsidRPr="00C81BAD">
        <w:rPr>
          <w:rFonts w:ascii="宋体" w:eastAsia="宋体" w:hAnsi="宋体" w:cs="Courier New"/>
          <w:color w:val="800080"/>
          <w:szCs w:val="21"/>
          <w:shd w:val="clear" w:color="auto" w:fill="FFFFFF"/>
        </w:rPr>
        <w:t>0</w:t>
      </w:r>
      <w:r w:rsidRPr="00C81BAD">
        <w:rPr>
          <w:rFonts w:ascii="宋体" w:eastAsia="宋体" w:hAnsi="宋体" w:cs="Courier New"/>
          <w:color w:val="000000"/>
          <w:szCs w:val="21"/>
          <w:shd w:val="clear" w:color="auto" w:fill="FFFFFF"/>
        </w:rPr>
        <w:t xml:space="preserve">,j = </w:t>
      </w:r>
      <w:r w:rsidRPr="00C81BAD">
        <w:rPr>
          <w:rFonts w:ascii="宋体" w:eastAsia="宋体" w:hAnsi="宋体" w:cs="Courier New"/>
          <w:color w:val="800080"/>
          <w:szCs w:val="21"/>
          <w:shd w:val="clear" w:color="auto" w:fill="FFFFFF"/>
        </w:rPr>
        <w:t>1</w:t>
      </w:r>
      <w:r w:rsidRPr="00C81BAD">
        <w:rPr>
          <w:rFonts w:ascii="宋体" w:eastAsia="宋体" w:hAnsi="宋体" w:cs="Courier New"/>
          <w:color w:val="000000"/>
          <w:szCs w:val="21"/>
          <w:shd w:val="clear" w:color="auto" w:fill="FFFFFF"/>
        </w:rPr>
        <w:t xml:space="preserve">, k = </w:t>
      </w:r>
      <w:r w:rsidRPr="00C81BAD">
        <w:rPr>
          <w:rFonts w:ascii="宋体" w:eastAsia="宋体" w:hAnsi="宋体" w:cs="Courier New"/>
          <w:color w:val="800080"/>
          <w:szCs w:val="21"/>
          <w:shd w:val="clear" w:color="auto" w:fill="FFFFFF"/>
        </w:rPr>
        <w:t>0</w:t>
      </w:r>
      <w:r w:rsidRPr="00C81BAD">
        <w:rPr>
          <w:rFonts w:ascii="宋体" w:eastAsia="宋体" w:hAnsi="宋体" w:cs="Courier New"/>
          <w:color w:val="000000"/>
          <w:szCs w:val="21"/>
          <w:shd w:val="clear" w:color="auto" w:fill="FFFFFF"/>
        </w:rPr>
        <w:t xml:space="preserve">; </w:t>
      </w:r>
    </w:p>
    <w:p w:rsidR="003924DF" w:rsidRPr="00C81BAD" w:rsidRDefault="003924DF" w:rsidP="003924DF">
      <w:pPr>
        <w:ind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while</w:t>
      </w:r>
      <w:r w:rsidRPr="00C81BAD">
        <w:rPr>
          <w:rFonts w:ascii="宋体" w:eastAsia="宋体" w:hAnsi="宋体" w:cs="Courier New"/>
          <w:color w:val="000000"/>
          <w:szCs w:val="21"/>
          <w:shd w:val="clear" w:color="auto" w:fill="FFFFFF"/>
        </w:rPr>
        <w:t xml:space="preserve">(i&lt;n &amp;&amp; j&lt;n &amp;&amp; k&lt;n) { </w:t>
      </w:r>
    </w:p>
    <w:p w:rsidR="003924DF" w:rsidRPr="00C81BAD" w:rsidRDefault="003924DF" w:rsidP="003924DF">
      <w:pPr>
        <w:ind w:left="420"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int</w:t>
      </w:r>
      <w:r w:rsidRPr="00C81BAD">
        <w:rPr>
          <w:rFonts w:ascii="宋体" w:eastAsia="宋体" w:hAnsi="宋体" w:cs="Courier New"/>
          <w:color w:val="000000"/>
          <w:szCs w:val="21"/>
          <w:shd w:val="clear" w:color="auto" w:fill="FFFFFF"/>
        </w:rPr>
        <w:t xml:space="preserve"> t = str[(i+k)%n] - str[(j+k)%n] ; </w:t>
      </w:r>
    </w:p>
    <w:p w:rsidR="003924DF" w:rsidRPr="00C81BAD" w:rsidRDefault="003924DF" w:rsidP="003924DF">
      <w:pPr>
        <w:ind w:left="420"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if</w:t>
      </w:r>
      <w:r w:rsidRPr="00C81BAD">
        <w:rPr>
          <w:rFonts w:ascii="宋体" w:eastAsia="宋体" w:hAnsi="宋体" w:cs="Courier New"/>
          <w:color w:val="000000"/>
          <w:szCs w:val="21"/>
          <w:shd w:val="clear" w:color="auto" w:fill="FFFFFF"/>
        </w:rPr>
        <w:t xml:space="preserve">(t == </w:t>
      </w:r>
      <w:r w:rsidRPr="00C81BAD">
        <w:rPr>
          <w:rFonts w:ascii="宋体" w:eastAsia="宋体" w:hAnsi="宋体" w:cs="Courier New"/>
          <w:color w:val="800080"/>
          <w:szCs w:val="21"/>
          <w:shd w:val="clear" w:color="auto" w:fill="FFFFFF"/>
        </w:rPr>
        <w:t>0</w:t>
      </w:r>
      <w:r w:rsidRPr="00C81BAD">
        <w:rPr>
          <w:rFonts w:ascii="宋体" w:eastAsia="宋体" w:hAnsi="宋体" w:cs="Courier New"/>
          <w:color w:val="000000"/>
          <w:szCs w:val="21"/>
          <w:shd w:val="clear" w:color="auto" w:fill="FFFFFF"/>
        </w:rPr>
        <w:t xml:space="preserve">) k++; </w:t>
      </w:r>
    </w:p>
    <w:p w:rsidR="003924DF" w:rsidRPr="00C81BAD" w:rsidRDefault="003924DF" w:rsidP="003924DF">
      <w:pPr>
        <w:ind w:left="420"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else</w:t>
      </w:r>
      <w:r w:rsidRPr="00C81BAD">
        <w:rPr>
          <w:rFonts w:ascii="宋体" w:eastAsia="宋体" w:hAnsi="宋体" w:cs="Courier New"/>
          <w:color w:val="000000"/>
          <w:szCs w:val="21"/>
          <w:shd w:val="clear" w:color="auto" w:fill="FFFFFF"/>
        </w:rPr>
        <w:t xml:space="preserve"> { </w:t>
      </w:r>
    </w:p>
    <w:p w:rsidR="003924DF" w:rsidRPr="00C81BAD" w:rsidRDefault="003924DF" w:rsidP="003924DF">
      <w:pPr>
        <w:ind w:left="840"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if</w:t>
      </w:r>
      <w:r w:rsidRPr="00C81BAD">
        <w:rPr>
          <w:rFonts w:ascii="宋体" w:eastAsia="宋体" w:hAnsi="宋体" w:cs="Courier New"/>
          <w:color w:val="000000"/>
          <w:szCs w:val="21"/>
          <w:shd w:val="clear" w:color="auto" w:fill="FFFFFF"/>
        </w:rPr>
        <w:t>(t&gt;</w:t>
      </w:r>
      <w:r w:rsidRPr="00C81BAD">
        <w:rPr>
          <w:rFonts w:ascii="宋体" w:eastAsia="宋体" w:hAnsi="宋体" w:cs="Courier New"/>
          <w:color w:val="800080"/>
          <w:szCs w:val="21"/>
          <w:shd w:val="clear" w:color="auto" w:fill="FFFFFF"/>
        </w:rPr>
        <w:t>0</w:t>
      </w:r>
      <w:r w:rsidRPr="00C81BAD">
        <w:rPr>
          <w:rFonts w:ascii="宋体" w:eastAsia="宋体" w:hAnsi="宋体" w:cs="Courier New"/>
          <w:color w:val="000000"/>
          <w:szCs w:val="21"/>
          <w:shd w:val="clear" w:color="auto" w:fill="FFFFFF"/>
        </w:rPr>
        <w:t>) i+=k+</w:t>
      </w:r>
      <w:r w:rsidRPr="00C81BAD">
        <w:rPr>
          <w:rFonts w:ascii="宋体" w:eastAsia="宋体" w:hAnsi="宋体" w:cs="Courier New"/>
          <w:color w:val="800080"/>
          <w:szCs w:val="21"/>
          <w:shd w:val="clear" w:color="auto" w:fill="FFFFFF"/>
        </w:rPr>
        <w:t>1</w:t>
      </w:r>
      <w:r w:rsidRPr="00C81BAD">
        <w:rPr>
          <w:rFonts w:ascii="宋体" w:eastAsia="宋体" w:hAnsi="宋体" w:cs="Courier New"/>
          <w:color w:val="000000"/>
          <w:szCs w:val="21"/>
          <w:shd w:val="clear" w:color="auto" w:fill="FFFFFF"/>
        </w:rPr>
        <w:t xml:space="preserve">; </w:t>
      </w:r>
    </w:p>
    <w:p w:rsidR="003924DF" w:rsidRPr="00C81BAD" w:rsidRDefault="003924DF" w:rsidP="003924DF">
      <w:pPr>
        <w:ind w:left="840"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else</w:t>
      </w:r>
      <w:r w:rsidRPr="00C81BAD">
        <w:rPr>
          <w:rFonts w:ascii="宋体" w:eastAsia="宋体" w:hAnsi="宋体" w:cs="Courier New"/>
          <w:color w:val="000000"/>
          <w:szCs w:val="21"/>
          <w:shd w:val="clear" w:color="auto" w:fill="FFFFFF"/>
        </w:rPr>
        <w:t xml:space="preserve"> j+=k+</w:t>
      </w:r>
      <w:r w:rsidRPr="00C81BAD">
        <w:rPr>
          <w:rFonts w:ascii="宋体" w:eastAsia="宋体" w:hAnsi="宋体" w:cs="Courier New"/>
          <w:color w:val="800080"/>
          <w:szCs w:val="21"/>
          <w:shd w:val="clear" w:color="auto" w:fill="FFFFFF"/>
        </w:rPr>
        <w:t>1</w:t>
      </w:r>
      <w:r w:rsidRPr="00C81BAD">
        <w:rPr>
          <w:rFonts w:ascii="宋体" w:eastAsia="宋体" w:hAnsi="宋体" w:cs="Courier New"/>
          <w:color w:val="000000"/>
          <w:szCs w:val="21"/>
          <w:shd w:val="clear" w:color="auto" w:fill="FFFFFF"/>
        </w:rPr>
        <w:t xml:space="preserve">; </w:t>
      </w:r>
    </w:p>
    <w:p w:rsidR="003924DF" w:rsidRPr="00C81BAD" w:rsidRDefault="003924DF" w:rsidP="003924DF">
      <w:pPr>
        <w:ind w:left="840"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if</w:t>
      </w:r>
      <w:r w:rsidRPr="00C81BAD">
        <w:rPr>
          <w:rFonts w:ascii="宋体" w:eastAsia="宋体" w:hAnsi="宋体" w:cs="Courier New"/>
          <w:color w:val="000000"/>
          <w:szCs w:val="21"/>
          <w:shd w:val="clear" w:color="auto" w:fill="FFFFFF"/>
        </w:rPr>
        <w:t xml:space="preserve">(i==j) j++; k = </w:t>
      </w:r>
      <w:r w:rsidRPr="00C81BAD">
        <w:rPr>
          <w:rFonts w:ascii="宋体" w:eastAsia="宋体" w:hAnsi="宋体" w:cs="Courier New"/>
          <w:color w:val="800080"/>
          <w:szCs w:val="21"/>
          <w:shd w:val="clear" w:color="auto" w:fill="FFFFFF"/>
        </w:rPr>
        <w:t>0</w:t>
      </w:r>
      <w:r w:rsidRPr="00C81BAD">
        <w:rPr>
          <w:rFonts w:ascii="宋体" w:eastAsia="宋体" w:hAnsi="宋体" w:cs="Courier New"/>
          <w:color w:val="000000"/>
          <w:szCs w:val="21"/>
          <w:shd w:val="clear" w:color="auto" w:fill="FFFFFF"/>
        </w:rPr>
        <w:t xml:space="preserve">; </w:t>
      </w:r>
    </w:p>
    <w:p w:rsidR="003924DF" w:rsidRPr="00C81BAD" w:rsidRDefault="003924DF" w:rsidP="003924DF">
      <w:pPr>
        <w:ind w:left="420" w:firstLine="420"/>
        <w:rPr>
          <w:rFonts w:ascii="宋体" w:eastAsia="宋体" w:hAnsi="宋体" w:cs="Courier New"/>
          <w:color w:val="000000"/>
          <w:szCs w:val="21"/>
          <w:shd w:val="clear" w:color="auto" w:fill="FFFFFF"/>
        </w:rPr>
      </w:pPr>
      <w:r w:rsidRPr="00C81BAD">
        <w:rPr>
          <w:rFonts w:ascii="宋体" w:eastAsia="宋体" w:hAnsi="宋体" w:cs="Courier New"/>
          <w:color w:val="000000"/>
          <w:szCs w:val="21"/>
          <w:shd w:val="clear" w:color="auto" w:fill="FFFFFF"/>
        </w:rPr>
        <w:t xml:space="preserve">} </w:t>
      </w:r>
    </w:p>
    <w:p w:rsidR="003924DF" w:rsidRPr="00C81BAD" w:rsidRDefault="003924DF" w:rsidP="003924DF">
      <w:pPr>
        <w:ind w:firstLine="420"/>
        <w:rPr>
          <w:rFonts w:ascii="宋体" w:eastAsia="宋体" w:hAnsi="宋体" w:cs="Courier New"/>
          <w:color w:val="000000"/>
          <w:szCs w:val="21"/>
          <w:shd w:val="clear" w:color="auto" w:fill="FFFFFF"/>
        </w:rPr>
      </w:pPr>
      <w:r w:rsidRPr="00C81BAD">
        <w:rPr>
          <w:rFonts w:ascii="宋体" w:eastAsia="宋体" w:hAnsi="宋体" w:cs="Courier New"/>
          <w:color w:val="000000"/>
          <w:szCs w:val="21"/>
          <w:shd w:val="clear" w:color="auto" w:fill="FFFFFF"/>
        </w:rPr>
        <w:t xml:space="preserve">} </w:t>
      </w:r>
    </w:p>
    <w:p w:rsidR="003924DF" w:rsidRPr="00C81BAD" w:rsidRDefault="003924DF" w:rsidP="003924DF">
      <w:pPr>
        <w:ind w:firstLine="420"/>
        <w:rPr>
          <w:rFonts w:ascii="宋体" w:eastAsia="宋体" w:hAnsi="宋体" w:cs="Courier New"/>
          <w:color w:val="000000"/>
          <w:szCs w:val="21"/>
          <w:shd w:val="clear" w:color="auto" w:fill="FFFFFF"/>
        </w:rPr>
      </w:pPr>
      <w:r w:rsidRPr="00C81BAD">
        <w:rPr>
          <w:rFonts w:ascii="宋体" w:eastAsia="宋体" w:hAnsi="宋体" w:cs="Courier New"/>
          <w:color w:val="0000FF"/>
          <w:szCs w:val="21"/>
          <w:shd w:val="clear" w:color="auto" w:fill="FFFFFF"/>
        </w:rPr>
        <w:t>return</w:t>
      </w:r>
      <w:r w:rsidRPr="00C81BAD">
        <w:rPr>
          <w:rFonts w:ascii="宋体" w:eastAsia="宋体" w:hAnsi="宋体" w:cs="Courier New"/>
          <w:color w:val="000000"/>
          <w:szCs w:val="21"/>
          <w:shd w:val="clear" w:color="auto" w:fill="FFFFFF"/>
        </w:rPr>
        <w:t xml:space="preserve"> i &lt; j ? i : j; </w:t>
      </w:r>
    </w:p>
    <w:p w:rsidR="003924DF" w:rsidRPr="00C81BAD" w:rsidRDefault="003924DF" w:rsidP="003924DF">
      <w:pPr>
        <w:rPr>
          <w:rFonts w:ascii="宋体" w:eastAsia="宋体" w:hAnsi="宋体"/>
        </w:rPr>
      </w:pPr>
      <w:r w:rsidRPr="00C81BAD">
        <w:rPr>
          <w:rFonts w:ascii="宋体" w:eastAsia="宋体" w:hAnsi="宋体" w:cs="Courier New"/>
          <w:color w:val="000000"/>
          <w:szCs w:val="21"/>
          <w:shd w:val="clear" w:color="auto" w:fill="FFFFFF"/>
        </w:rPr>
        <w:t>}</w:t>
      </w:r>
    </w:p>
    <w:p w:rsidR="00D46DF7" w:rsidRPr="00C81BAD" w:rsidRDefault="00D46DF7" w:rsidP="00D46DF7">
      <w:pPr>
        <w:pStyle w:val="2"/>
        <w:rPr>
          <w:rFonts w:ascii="宋体" w:eastAsia="宋体" w:hAnsi="宋体"/>
          <w:b w:val="0"/>
        </w:rPr>
      </w:pPr>
      <w:bookmarkStart w:id="150" w:name="_Toc523521233"/>
      <w:r w:rsidRPr="00C81BAD">
        <w:rPr>
          <w:rFonts w:ascii="宋体" w:eastAsia="宋体" w:hAnsi="宋体" w:hint="eastAsia"/>
          <w:b w:val="0"/>
        </w:rPr>
        <w:lastRenderedPageBreak/>
        <w:t>扩展K</w:t>
      </w:r>
      <w:r w:rsidRPr="00C81BAD">
        <w:rPr>
          <w:rFonts w:ascii="宋体" w:eastAsia="宋体" w:hAnsi="宋体"/>
          <w:b w:val="0"/>
        </w:rPr>
        <w:t>MP</w:t>
      </w:r>
      <w:bookmarkEnd w:id="150"/>
    </w:p>
    <w:p w:rsidR="00DB2CDE" w:rsidRPr="00C81BAD" w:rsidRDefault="00DB2CDE" w:rsidP="00DB2CDE">
      <w:pPr>
        <w:pStyle w:val="2"/>
        <w:rPr>
          <w:rFonts w:ascii="宋体" w:eastAsia="宋体" w:hAnsi="宋体"/>
        </w:rPr>
      </w:pPr>
      <w:bookmarkStart w:id="151" w:name="_Toc523521234"/>
      <w:r w:rsidRPr="00C81BAD">
        <w:rPr>
          <w:rFonts w:ascii="宋体" w:eastAsia="宋体" w:hAnsi="宋体" w:hint="eastAsia"/>
          <w:b w:val="0"/>
        </w:rPr>
        <w:t>最长回文子串（</w:t>
      </w:r>
      <w:r w:rsidRPr="00C81BAD">
        <w:rPr>
          <w:rFonts w:ascii="宋体" w:eastAsia="宋体" w:hAnsi="宋体"/>
          <w:b w:val="0"/>
        </w:rPr>
        <w:t>Manacher</w:t>
      </w:r>
      <w:r w:rsidRPr="00C81BAD">
        <w:rPr>
          <w:rFonts w:ascii="宋体" w:eastAsia="宋体" w:hAnsi="宋体" w:hint="eastAsia"/>
          <w:b w:val="0"/>
        </w:rPr>
        <w:t>算法）</w:t>
      </w:r>
      <w:bookmarkEnd w:id="151"/>
    </w:p>
    <w:p w:rsidR="00D46DF7" w:rsidRPr="00C81BAD" w:rsidRDefault="00D46DF7" w:rsidP="00D46DF7">
      <w:pPr>
        <w:pStyle w:val="2"/>
        <w:rPr>
          <w:rFonts w:ascii="宋体" w:eastAsia="宋体" w:hAnsi="宋体"/>
          <w:b w:val="0"/>
        </w:rPr>
      </w:pPr>
      <w:bookmarkStart w:id="152" w:name="_Toc523521235"/>
      <w:r w:rsidRPr="00C81BAD">
        <w:rPr>
          <w:rFonts w:ascii="宋体" w:eastAsia="宋体" w:hAnsi="宋体" w:hint="eastAsia"/>
          <w:b w:val="0"/>
        </w:rPr>
        <w:t>字典树</w:t>
      </w:r>
      <w:bookmarkEnd w:id="152"/>
    </w:p>
    <w:p w:rsidR="00D46DF7" w:rsidRPr="00C81BAD" w:rsidRDefault="00D46DF7" w:rsidP="00D46DF7">
      <w:pPr>
        <w:pStyle w:val="2"/>
        <w:rPr>
          <w:rFonts w:ascii="宋体" w:eastAsia="宋体" w:hAnsi="宋体"/>
          <w:b w:val="0"/>
        </w:rPr>
      </w:pPr>
      <w:bookmarkStart w:id="153" w:name="_Toc523521236"/>
      <w:r w:rsidRPr="00C81BAD">
        <w:rPr>
          <w:rFonts w:ascii="宋体" w:eastAsia="宋体" w:hAnsi="宋体" w:hint="eastAsia"/>
          <w:b w:val="0"/>
        </w:rPr>
        <w:t>A</w:t>
      </w:r>
      <w:r w:rsidRPr="00C81BAD">
        <w:rPr>
          <w:rFonts w:ascii="宋体" w:eastAsia="宋体" w:hAnsi="宋体"/>
          <w:b w:val="0"/>
        </w:rPr>
        <w:t>C</w:t>
      </w:r>
      <w:r w:rsidRPr="00C81BAD">
        <w:rPr>
          <w:rFonts w:ascii="宋体" w:eastAsia="宋体" w:hAnsi="宋体" w:hint="eastAsia"/>
          <w:b w:val="0"/>
        </w:rPr>
        <w:t>自动机</w:t>
      </w:r>
      <w:bookmarkEnd w:id="153"/>
    </w:p>
    <w:p w:rsidR="00D46DF7" w:rsidRPr="00C81BAD" w:rsidRDefault="00D46DF7" w:rsidP="00D46DF7">
      <w:pPr>
        <w:pStyle w:val="2"/>
        <w:rPr>
          <w:rFonts w:ascii="宋体" w:eastAsia="宋体" w:hAnsi="宋体"/>
          <w:b w:val="0"/>
        </w:rPr>
      </w:pPr>
      <w:bookmarkStart w:id="154" w:name="_Toc523521237"/>
      <w:r w:rsidRPr="00C81BAD">
        <w:rPr>
          <w:rFonts w:ascii="宋体" w:eastAsia="宋体" w:hAnsi="宋体" w:hint="eastAsia"/>
          <w:b w:val="0"/>
        </w:rPr>
        <w:t>后缀数组</w:t>
      </w:r>
      <w:bookmarkEnd w:id="154"/>
    </w:p>
    <w:p w:rsidR="00BC5A66" w:rsidRPr="00C81BAD" w:rsidRDefault="00BC5A66" w:rsidP="00BC5A66">
      <w:pPr>
        <w:pStyle w:val="2"/>
        <w:rPr>
          <w:rFonts w:ascii="宋体" w:eastAsia="宋体" w:hAnsi="宋体"/>
          <w:b w:val="0"/>
        </w:rPr>
      </w:pPr>
      <w:bookmarkStart w:id="155" w:name="_Toc523521238"/>
      <w:r w:rsidRPr="00C81BAD">
        <w:rPr>
          <w:rFonts w:ascii="宋体" w:eastAsia="宋体" w:hAnsi="宋体" w:hint="eastAsia"/>
          <w:b w:val="0"/>
        </w:rPr>
        <w:t>回文树</w:t>
      </w:r>
      <w:r w:rsidR="00D02E66" w:rsidRPr="00C81BAD">
        <w:rPr>
          <w:rFonts w:ascii="宋体" w:eastAsia="宋体" w:hAnsi="宋体" w:hint="eastAsia"/>
          <w:b w:val="0"/>
        </w:rPr>
        <w:t>-前置：后缀数组</w:t>
      </w:r>
      <w:bookmarkEnd w:id="155"/>
    </w:p>
    <w:p w:rsidR="00D02E66" w:rsidRPr="00C81BAD" w:rsidRDefault="00C14360" w:rsidP="00D02E66">
      <w:pPr>
        <w:rPr>
          <w:rFonts w:ascii="宋体" w:eastAsia="宋体" w:hAnsi="宋体"/>
        </w:rPr>
      </w:pPr>
      <w:hyperlink r:id="rId63" w:history="1">
        <w:r w:rsidR="00580D6A" w:rsidRPr="00C81BAD">
          <w:rPr>
            <w:rStyle w:val="a3"/>
            <w:rFonts w:ascii="宋体" w:eastAsia="宋体" w:hAnsi="宋体"/>
          </w:rPr>
          <w:t>https://www.bilibili.com/video/av25326779?from=search&amp;seid=2767747169022162614</w:t>
        </w:r>
      </w:hyperlink>
    </w:p>
    <w:p w:rsidR="00EE5D3F" w:rsidRPr="00C81BAD" w:rsidRDefault="004B1ACF" w:rsidP="009B11BF">
      <w:pPr>
        <w:pStyle w:val="1"/>
        <w:rPr>
          <w:rFonts w:ascii="宋体" w:eastAsia="宋体" w:hAnsi="宋体"/>
        </w:rPr>
      </w:pPr>
      <w:bookmarkStart w:id="156" w:name="_Toc523521239"/>
      <w:r w:rsidRPr="00C81BAD">
        <w:rPr>
          <w:rFonts w:ascii="宋体" w:eastAsia="宋体" w:hAnsi="宋体" w:hint="eastAsia"/>
        </w:rPr>
        <w:t>六、</w:t>
      </w:r>
      <w:r w:rsidR="007341D3" w:rsidRPr="00C81BAD">
        <w:rPr>
          <w:rFonts w:ascii="宋体" w:eastAsia="宋体" w:hAnsi="宋体" w:hint="eastAsia"/>
        </w:rPr>
        <w:t>数据结构</w:t>
      </w:r>
      <w:bookmarkEnd w:id="156"/>
    </w:p>
    <w:p w:rsidR="0042321F" w:rsidRPr="00C81BAD" w:rsidRDefault="00C14360" w:rsidP="004B4D1B">
      <w:pPr>
        <w:rPr>
          <w:rStyle w:val="a3"/>
          <w:rFonts w:ascii="宋体" w:eastAsia="宋体" w:hAnsi="宋体"/>
        </w:rPr>
      </w:pPr>
      <w:hyperlink r:id="rId64" w:history="1">
        <w:r w:rsidR="00EA7565" w:rsidRPr="00C81BAD">
          <w:rPr>
            <w:rStyle w:val="a3"/>
            <w:rFonts w:ascii="宋体" w:eastAsia="宋体" w:hAnsi="宋体"/>
          </w:rPr>
          <w:t>https://blog.csdn.net/trapper_c/article/details/51919980</w:t>
        </w:r>
      </w:hyperlink>
    </w:p>
    <w:p w:rsidR="002E7142" w:rsidRPr="00C81BAD" w:rsidRDefault="002E7142" w:rsidP="00EB1D91">
      <w:pPr>
        <w:pStyle w:val="2"/>
        <w:rPr>
          <w:rStyle w:val="a3"/>
          <w:rFonts w:ascii="宋体" w:eastAsia="宋体" w:hAnsi="宋体"/>
          <w:b w:val="0"/>
          <w:color w:val="auto"/>
          <w:u w:val="none"/>
        </w:rPr>
      </w:pPr>
      <w:bookmarkStart w:id="157" w:name="_Toc523521240"/>
      <w:r w:rsidRPr="00C81BAD">
        <w:rPr>
          <w:rStyle w:val="a3"/>
          <w:rFonts w:ascii="宋体" w:eastAsia="宋体" w:hAnsi="宋体" w:hint="eastAsia"/>
          <w:b w:val="0"/>
          <w:color w:val="auto"/>
          <w:u w:val="none"/>
        </w:rPr>
        <w:t>补题</w:t>
      </w:r>
      <w:bookmarkEnd w:id="157"/>
    </w:p>
    <w:p w:rsidR="002E7142" w:rsidRPr="00C81BAD" w:rsidRDefault="002E7142" w:rsidP="00EB1D91">
      <w:pPr>
        <w:pStyle w:val="3"/>
        <w:rPr>
          <w:rStyle w:val="a3"/>
          <w:rFonts w:ascii="宋体" w:eastAsia="宋体" w:hAnsi="宋体"/>
          <w:b w:val="0"/>
          <w:color w:val="auto"/>
          <w:u w:val="none"/>
        </w:rPr>
      </w:pPr>
      <w:bookmarkStart w:id="158" w:name="_Toc523521241"/>
      <w:r w:rsidRPr="00C81BAD">
        <w:rPr>
          <w:rStyle w:val="a3"/>
          <w:rFonts w:ascii="宋体" w:eastAsia="宋体" w:hAnsi="宋体" w:hint="eastAsia"/>
          <w:b w:val="0"/>
          <w:color w:val="auto"/>
          <w:u w:val="none"/>
        </w:rPr>
        <w:t>金牌题-前置：无</w:t>
      </w:r>
      <w:bookmarkEnd w:id="158"/>
    </w:p>
    <w:p w:rsidR="002E7142" w:rsidRPr="00C81BAD" w:rsidRDefault="002E7142" w:rsidP="004B4D1B">
      <w:pPr>
        <w:rPr>
          <w:rStyle w:val="a3"/>
          <w:rFonts w:ascii="宋体" w:eastAsia="宋体" w:hAnsi="宋体"/>
          <w:color w:val="auto"/>
          <w:u w:val="none"/>
        </w:rPr>
      </w:pPr>
      <w:r w:rsidRPr="00C81BAD">
        <w:rPr>
          <w:rStyle w:val="a3"/>
          <w:rFonts w:ascii="宋体" w:eastAsia="宋体" w:hAnsi="宋体" w:hint="eastAsia"/>
          <w:color w:val="auto"/>
          <w:u w:val="none"/>
        </w:rPr>
        <w:t>2018杭电暑期多校3J-</w:t>
      </w:r>
      <w:r w:rsidR="00EB1D91" w:rsidRPr="00C81BAD">
        <w:rPr>
          <w:rStyle w:val="a3"/>
          <w:rFonts w:ascii="宋体" w:eastAsia="宋体" w:hAnsi="宋体"/>
          <w:color w:val="auto"/>
          <w:u w:val="none"/>
        </w:rPr>
        <w:t>HDU6328</w:t>
      </w:r>
      <w:r w:rsidR="00EB1D91" w:rsidRPr="00C81BAD">
        <w:rPr>
          <w:rStyle w:val="a3"/>
          <w:rFonts w:ascii="宋体" w:eastAsia="宋体" w:hAnsi="宋体" w:hint="eastAsia"/>
          <w:color w:val="auto"/>
          <w:u w:val="none"/>
        </w:rPr>
        <w:t>-</w:t>
      </w:r>
      <w:r w:rsidR="00EB1D91" w:rsidRPr="00C81BAD">
        <w:rPr>
          <w:rStyle w:val="a3"/>
          <w:rFonts w:ascii="宋体" w:eastAsia="宋体" w:hAnsi="宋体"/>
          <w:color w:val="auto"/>
          <w:u w:val="none"/>
        </w:rPr>
        <w:t>Rectangle Radar Scanner</w:t>
      </w:r>
    </w:p>
    <w:p w:rsidR="00EB1D91" w:rsidRPr="00C81BAD" w:rsidRDefault="00EB1D91" w:rsidP="004B4D1B">
      <w:pPr>
        <w:rPr>
          <w:rStyle w:val="a3"/>
          <w:rFonts w:ascii="宋体" w:eastAsia="宋体" w:hAnsi="宋体"/>
          <w:color w:val="auto"/>
          <w:u w:val="none"/>
        </w:rPr>
      </w:pPr>
      <w:r w:rsidRPr="00C81BAD">
        <w:rPr>
          <w:rStyle w:val="a3"/>
          <w:rFonts w:ascii="宋体" w:eastAsia="宋体" w:hAnsi="宋体" w:hint="eastAsia"/>
          <w:color w:val="auto"/>
          <w:u w:val="none"/>
        </w:rPr>
        <w:t>【题意】</w:t>
      </w:r>
    </w:p>
    <w:p w:rsidR="00EB1D91" w:rsidRPr="00C81BAD" w:rsidRDefault="00EB1D91" w:rsidP="004B4D1B">
      <w:pPr>
        <w:rPr>
          <w:rStyle w:val="a3"/>
          <w:rFonts w:ascii="宋体" w:eastAsia="宋体" w:hAnsi="宋体"/>
          <w:color w:val="auto"/>
          <w:u w:val="none"/>
        </w:rPr>
      </w:pPr>
      <w:r w:rsidRPr="00C81BAD">
        <w:rPr>
          <w:rStyle w:val="a3"/>
          <w:rFonts w:ascii="宋体" w:eastAsia="宋体" w:hAnsi="宋体" w:hint="eastAsia"/>
          <w:color w:val="auto"/>
          <w:u w:val="none"/>
        </w:rPr>
        <w:t>【TAG】区间维护 区间查询</w:t>
      </w:r>
    </w:p>
    <w:p w:rsidR="00EB1D91" w:rsidRPr="00C81BAD" w:rsidRDefault="00EB1D91" w:rsidP="004B4D1B">
      <w:pPr>
        <w:rPr>
          <w:rStyle w:val="a3"/>
          <w:rFonts w:ascii="宋体" w:eastAsia="宋体" w:hAnsi="宋体"/>
          <w:color w:val="auto"/>
          <w:u w:val="none"/>
        </w:rPr>
      </w:pPr>
      <w:r w:rsidRPr="00C81BAD">
        <w:rPr>
          <w:rStyle w:val="a3"/>
          <w:rFonts w:ascii="宋体" w:eastAsia="宋体" w:hAnsi="宋体" w:hint="eastAsia"/>
          <w:color w:val="auto"/>
          <w:u w:val="none"/>
        </w:rPr>
        <w:t>【题解】</w:t>
      </w:r>
    </w:p>
    <w:p w:rsidR="00EB1D91" w:rsidRPr="00C81BAD" w:rsidRDefault="00EB1D91" w:rsidP="004B4D1B">
      <w:pPr>
        <w:rPr>
          <w:rStyle w:val="a3"/>
          <w:rFonts w:ascii="宋体" w:eastAsia="宋体" w:hAnsi="宋体"/>
          <w:color w:val="auto"/>
          <w:u w:val="none"/>
        </w:rPr>
      </w:pPr>
      <w:r w:rsidRPr="00C81BAD">
        <w:rPr>
          <w:rStyle w:val="a3"/>
          <w:rFonts w:ascii="宋体" w:eastAsia="宋体" w:hAnsi="宋体" w:hint="eastAsia"/>
          <w:color w:val="auto"/>
          <w:u w:val="none"/>
        </w:rPr>
        <w:t>【代码】</w:t>
      </w:r>
    </w:p>
    <w:p w:rsidR="00FB28F9" w:rsidRPr="00C81BAD" w:rsidRDefault="00FB28F9" w:rsidP="00FB28F9">
      <w:pPr>
        <w:pStyle w:val="3"/>
        <w:rPr>
          <w:rStyle w:val="a3"/>
          <w:rFonts w:ascii="宋体" w:eastAsia="宋体" w:hAnsi="宋体"/>
          <w:b w:val="0"/>
          <w:color w:val="auto"/>
          <w:u w:val="none"/>
        </w:rPr>
      </w:pPr>
      <w:bookmarkStart w:id="159" w:name="_Toc523521242"/>
      <w:r w:rsidRPr="00C81BAD">
        <w:rPr>
          <w:rStyle w:val="a3"/>
          <w:rFonts w:ascii="宋体" w:eastAsia="宋体" w:hAnsi="宋体" w:hint="eastAsia"/>
          <w:b w:val="0"/>
          <w:color w:val="auto"/>
          <w:u w:val="none"/>
        </w:rPr>
        <w:t>金牌题-前置：无</w:t>
      </w:r>
      <w:bookmarkEnd w:id="159"/>
    </w:p>
    <w:p w:rsidR="00FB28F9" w:rsidRPr="00C81BAD" w:rsidRDefault="00FB28F9" w:rsidP="004B4D1B">
      <w:pPr>
        <w:rPr>
          <w:rStyle w:val="a3"/>
          <w:rFonts w:ascii="宋体" w:eastAsia="宋体" w:hAnsi="宋体"/>
          <w:color w:val="auto"/>
          <w:u w:val="none"/>
        </w:rPr>
      </w:pPr>
      <w:r w:rsidRPr="00C81BAD">
        <w:rPr>
          <w:rStyle w:val="a3"/>
          <w:rFonts w:ascii="宋体" w:eastAsia="宋体" w:hAnsi="宋体" w:hint="eastAsia"/>
          <w:color w:val="auto"/>
          <w:u w:val="none"/>
        </w:rPr>
        <w:t>牛客网2018暑期多校4E-</w:t>
      </w:r>
      <w:r w:rsidRPr="00C81BAD">
        <w:rPr>
          <w:rStyle w:val="a3"/>
          <w:rFonts w:ascii="宋体" w:eastAsia="宋体" w:hAnsi="宋体"/>
          <w:color w:val="auto"/>
          <w:u w:val="none"/>
        </w:rPr>
        <w:t>Skyline</w:t>
      </w:r>
    </w:p>
    <w:p w:rsidR="00FB28F9" w:rsidRPr="00C81BAD" w:rsidRDefault="00FB28F9" w:rsidP="004B4D1B">
      <w:pPr>
        <w:rPr>
          <w:rStyle w:val="a3"/>
          <w:rFonts w:ascii="宋体" w:eastAsia="宋体" w:hAnsi="宋体"/>
          <w:color w:val="auto"/>
          <w:u w:val="none"/>
        </w:rPr>
      </w:pPr>
      <w:r w:rsidRPr="00C81BAD">
        <w:rPr>
          <w:rStyle w:val="a3"/>
          <w:rFonts w:ascii="宋体" w:eastAsia="宋体" w:hAnsi="宋体" w:hint="eastAsia"/>
          <w:color w:val="auto"/>
          <w:u w:val="none"/>
        </w:rPr>
        <w:t>【题意】</w:t>
      </w:r>
    </w:p>
    <w:p w:rsidR="00FB28F9" w:rsidRPr="00C81BAD" w:rsidRDefault="00FB28F9" w:rsidP="004B4D1B">
      <w:pPr>
        <w:rPr>
          <w:rStyle w:val="a3"/>
          <w:rFonts w:ascii="宋体" w:eastAsia="宋体" w:hAnsi="宋体"/>
          <w:color w:val="auto"/>
          <w:u w:val="none"/>
        </w:rPr>
      </w:pPr>
      <w:r w:rsidRPr="00C81BAD">
        <w:rPr>
          <w:rStyle w:val="a3"/>
          <w:rFonts w:ascii="宋体" w:eastAsia="宋体" w:hAnsi="宋体" w:hint="eastAsia"/>
          <w:color w:val="auto"/>
          <w:u w:val="none"/>
        </w:rPr>
        <w:t>【TAG】概率 线段树</w:t>
      </w:r>
    </w:p>
    <w:p w:rsidR="00FB28F9" w:rsidRPr="00C81BAD" w:rsidRDefault="00FB28F9" w:rsidP="004B4D1B">
      <w:pPr>
        <w:rPr>
          <w:rStyle w:val="a3"/>
          <w:rFonts w:ascii="宋体" w:eastAsia="宋体" w:hAnsi="宋体"/>
          <w:color w:val="auto"/>
          <w:u w:val="none"/>
        </w:rPr>
      </w:pPr>
      <w:r w:rsidRPr="00C81BAD">
        <w:rPr>
          <w:rStyle w:val="a3"/>
          <w:rFonts w:ascii="宋体" w:eastAsia="宋体" w:hAnsi="宋体" w:hint="eastAsia"/>
          <w:color w:val="auto"/>
          <w:u w:val="none"/>
        </w:rPr>
        <w:t>【题解】</w:t>
      </w:r>
    </w:p>
    <w:p w:rsidR="00D705CE" w:rsidRPr="00C81BAD" w:rsidRDefault="00D705CE" w:rsidP="00D705CE">
      <w:pPr>
        <w:pStyle w:val="2"/>
        <w:rPr>
          <w:rStyle w:val="a3"/>
          <w:rFonts w:ascii="宋体" w:eastAsia="宋体" w:hAnsi="宋体"/>
          <w:b w:val="0"/>
          <w:color w:val="auto"/>
          <w:u w:val="none"/>
        </w:rPr>
      </w:pPr>
      <w:bookmarkStart w:id="160" w:name="_Toc523521243"/>
      <w:r w:rsidRPr="00C81BAD">
        <w:rPr>
          <w:rStyle w:val="a3"/>
          <w:rFonts w:ascii="宋体" w:eastAsia="宋体" w:hAnsi="宋体" w:hint="eastAsia"/>
          <w:b w:val="0"/>
          <w:color w:val="auto"/>
          <w:u w:val="none"/>
        </w:rPr>
        <w:lastRenderedPageBreak/>
        <w:t>前缀和</w:t>
      </w:r>
      <w:bookmarkEnd w:id="160"/>
    </w:p>
    <w:p w:rsidR="00D705CE" w:rsidRPr="00C81BAD" w:rsidRDefault="00D705CE" w:rsidP="00D705CE">
      <w:pPr>
        <w:pStyle w:val="3"/>
        <w:rPr>
          <w:rFonts w:ascii="宋体" w:eastAsia="宋体" w:hAnsi="宋体"/>
          <w:b w:val="0"/>
        </w:rPr>
      </w:pPr>
      <w:bookmarkStart w:id="161" w:name="_Toc523521244"/>
      <w:r w:rsidRPr="00C81BAD">
        <w:rPr>
          <w:rFonts w:ascii="宋体" w:eastAsia="宋体" w:hAnsi="宋体" w:hint="eastAsia"/>
          <w:b w:val="0"/>
        </w:rPr>
        <w:t>√-</w:t>
      </w:r>
      <w:r w:rsidRPr="00C81BAD">
        <w:rPr>
          <w:rFonts w:ascii="宋体" w:eastAsia="宋体" w:hAnsi="宋体"/>
          <w:b w:val="0"/>
        </w:rPr>
        <w:t>2018</w:t>
      </w:r>
      <w:r w:rsidRPr="00C81BAD">
        <w:rPr>
          <w:rFonts w:ascii="宋体" w:eastAsia="宋体" w:hAnsi="宋体" w:hint="eastAsia"/>
          <w:b w:val="0"/>
        </w:rPr>
        <w:t>百度之星程序设计大赛资格赛-</w:t>
      </w:r>
      <w:r w:rsidRPr="00C81BAD">
        <w:rPr>
          <w:rFonts w:ascii="宋体" w:eastAsia="宋体" w:hAnsi="宋体"/>
          <w:b w:val="0"/>
        </w:rPr>
        <w:t>1002</w:t>
      </w:r>
      <w:r w:rsidRPr="00C81BAD">
        <w:rPr>
          <w:rFonts w:ascii="宋体" w:eastAsia="宋体" w:hAnsi="宋体" w:hint="eastAsia"/>
          <w:b w:val="0"/>
        </w:rPr>
        <w:t>-子串查询</w:t>
      </w:r>
      <w:bookmarkEnd w:id="161"/>
    </w:p>
    <w:p w:rsidR="00D705CE" w:rsidRPr="00C81BAD" w:rsidRDefault="00D705CE" w:rsidP="00D705CE">
      <w:pPr>
        <w:rPr>
          <w:rFonts w:ascii="宋体" w:eastAsia="宋体" w:hAnsi="宋体"/>
        </w:rPr>
      </w:pPr>
      <w:r w:rsidRPr="00C81BAD">
        <w:rPr>
          <w:rFonts w:ascii="宋体" w:eastAsia="宋体" w:hAnsi="宋体" w:hint="eastAsia"/>
        </w:rPr>
        <w:t>【题意】</w:t>
      </w:r>
    </w:p>
    <w:p w:rsidR="00D705CE" w:rsidRPr="00C81BAD" w:rsidRDefault="00D705CE" w:rsidP="00D705CE">
      <w:pPr>
        <w:rPr>
          <w:rFonts w:ascii="宋体" w:eastAsia="宋体" w:hAnsi="宋体"/>
        </w:rPr>
      </w:pPr>
      <w:r w:rsidRPr="00C81BAD">
        <w:rPr>
          <w:rFonts w:ascii="宋体" w:eastAsia="宋体" w:hAnsi="宋体" w:hint="eastAsia"/>
        </w:rPr>
        <w:t>【TAG】前缀和 字符串 字典序 签到题</w:t>
      </w:r>
    </w:p>
    <w:p w:rsidR="00D705CE" w:rsidRPr="00C81BAD" w:rsidRDefault="00D705CE" w:rsidP="00D705CE">
      <w:pPr>
        <w:rPr>
          <w:rFonts w:ascii="宋体" w:eastAsia="宋体" w:hAnsi="宋体"/>
        </w:rPr>
      </w:pPr>
      <w:r w:rsidRPr="00C81BAD">
        <w:rPr>
          <w:rFonts w:ascii="宋体" w:eastAsia="宋体" w:hAnsi="宋体" w:hint="eastAsia"/>
        </w:rPr>
        <w:t>【题解】最小字典序的子串一定只有一个字符，维护26个字母的前缀和数量即可</w:t>
      </w:r>
    </w:p>
    <w:p w:rsidR="00D705CE" w:rsidRPr="00C81BAD" w:rsidRDefault="00D705CE" w:rsidP="00D705CE">
      <w:pPr>
        <w:rPr>
          <w:rFonts w:ascii="宋体" w:eastAsia="宋体" w:hAnsi="宋体"/>
        </w:rPr>
      </w:pPr>
      <w:r w:rsidRPr="00C81BAD">
        <w:rPr>
          <w:rFonts w:ascii="宋体" w:eastAsia="宋体" w:hAnsi="宋体" w:hint="eastAsia"/>
        </w:rPr>
        <w:t>【代码】</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880000"/>
          <w:kern w:val="0"/>
          <w:sz w:val="24"/>
          <w:szCs w:val="24"/>
        </w:rPr>
        <w:t>#</w:t>
      </w:r>
      <w:r w:rsidRPr="00C81BAD">
        <w:rPr>
          <w:rFonts w:ascii="宋体" w:eastAsia="宋体" w:hAnsi="宋体" w:cs="Consolas"/>
          <w:b/>
          <w:bCs/>
          <w:color w:val="880000"/>
          <w:kern w:val="0"/>
          <w:sz w:val="24"/>
          <w:szCs w:val="24"/>
        </w:rPr>
        <w:t>include</w:t>
      </w:r>
      <w:r w:rsidRPr="00C81BAD">
        <w:rPr>
          <w:rFonts w:ascii="宋体" w:eastAsia="宋体" w:hAnsi="宋体" w:cs="Consolas"/>
          <w:color w:val="880000"/>
          <w:kern w:val="0"/>
          <w:sz w:val="24"/>
          <w:szCs w:val="24"/>
        </w:rPr>
        <w:t xml:space="preserve"> &lt;bits/stdc++.h&gt;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880000"/>
          <w:kern w:val="0"/>
          <w:sz w:val="24"/>
          <w:szCs w:val="24"/>
        </w:rPr>
        <w:t>#</w:t>
      </w:r>
      <w:r w:rsidRPr="00C81BAD">
        <w:rPr>
          <w:rFonts w:ascii="宋体" w:eastAsia="宋体" w:hAnsi="宋体" w:cs="Consolas"/>
          <w:b/>
          <w:bCs/>
          <w:color w:val="880000"/>
          <w:kern w:val="0"/>
          <w:sz w:val="24"/>
          <w:szCs w:val="24"/>
        </w:rPr>
        <w:t>define</w:t>
      </w:r>
      <w:r w:rsidRPr="00C81BAD">
        <w:rPr>
          <w:rFonts w:ascii="宋体" w:eastAsia="宋体" w:hAnsi="宋体" w:cs="Consolas"/>
          <w:color w:val="880000"/>
          <w:kern w:val="0"/>
          <w:sz w:val="24"/>
          <w:szCs w:val="24"/>
        </w:rPr>
        <w:t xml:space="preserve"> MAXN 100010</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b/>
          <w:bCs/>
          <w:color w:val="000000"/>
          <w:kern w:val="0"/>
          <w:sz w:val="24"/>
          <w:szCs w:val="24"/>
        </w:rPr>
        <w:t>using</w:t>
      </w: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namespace</w:t>
      </w: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std</w:t>
      </w:r>
      <w:r w:rsidRPr="00C81BAD">
        <w:rPr>
          <w:rFonts w:ascii="宋体" w:eastAsia="宋体" w:hAnsi="宋体" w:cs="Consolas"/>
          <w:color w:val="000000"/>
          <w:kern w:val="0"/>
          <w:sz w:val="24"/>
          <w:szCs w:val="24"/>
        </w:rPr>
        <w: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880000"/>
          <w:kern w:val="0"/>
          <w:sz w:val="24"/>
          <w:szCs w:val="24"/>
        </w:rPr>
        <w:t>main</w:t>
      </w:r>
      <w:r w:rsidRPr="00C81BAD">
        <w:rPr>
          <w:rFonts w:ascii="宋体" w:eastAsia="宋体" w:hAnsi="宋体" w:cs="Consolas"/>
          <w:color w:val="000000"/>
          <w:kern w:val="0"/>
          <w:sz w:val="24"/>
          <w:szCs w:val="24"/>
        </w:rPr>
        <w: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t,n,q;</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**sum=</w:t>
      </w:r>
      <w:r w:rsidRPr="00C81BAD">
        <w:rPr>
          <w:rFonts w:ascii="宋体" w:eastAsia="宋体" w:hAnsi="宋体" w:cs="Consolas"/>
          <w:b/>
          <w:bCs/>
          <w:color w:val="000000"/>
          <w:kern w:val="0"/>
          <w:sz w:val="24"/>
          <w:szCs w:val="24"/>
        </w:rPr>
        <w:t>new</w:t>
      </w: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w:t>
      </w:r>
      <w:r w:rsidRPr="00C81BAD">
        <w:rPr>
          <w:rFonts w:ascii="宋体" w:eastAsia="宋体" w:hAnsi="宋体" w:cs="Consolas"/>
          <w:color w:val="008800"/>
          <w:kern w:val="0"/>
          <w:sz w:val="24"/>
          <w:szCs w:val="24"/>
        </w:rPr>
        <w:t>26</w:t>
      </w:r>
      <w:r w:rsidRPr="00C81BAD">
        <w:rPr>
          <w:rFonts w:ascii="宋体" w:eastAsia="宋体" w:hAnsi="宋体" w:cs="Consolas"/>
          <w:color w:val="000000"/>
          <w:kern w:val="0"/>
          <w:sz w:val="24"/>
          <w:szCs w:val="24"/>
        </w:rPr>
        <w: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for</w:t>
      </w:r>
      <w:r w:rsidRPr="00C81BAD">
        <w:rPr>
          <w:rFonts w:ascii="宋体" w:eastAsia="宋体" w:hAnsi="宋体" w:cs="Consolas"/>
          <w:color w:val="000000"/>
          <w:kern w:val="0"/>
          <w:sz w:val="24"/>
          <w:szCs w:val="24"/>
        </w:rPr>
        <w:t>(</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i=</w:t>
      </w:r>
      <w:r w:rsidRPr="00C81BAD">
        <w:rPr>
          <w:rFonts w:ascii="宋体" w:eastAsia="宋体" w:hAnsi="宋体" w:cs="Consolas"/>
          <w:color w:val="008800"/>
          <w:kern w:val="0"/>
          <w:sz w:val="24"/>
          <w:szCs w:val="24"/>
        </w:rPr>
        <w:t>0</w:t>
      </w:r>
      <w:r w:rsidRPr="00C81BAD">
        <w:rPr>
          <w:rFonts w:ascii="宋体" w:eastAsia="宋体" w:hAnsi="宋体" w:cs="Consolas"/>
          <w:color w:val="000000"/>
          <w:kern w:val="0"/>
          <w:sz w:val="24"/>
          <w:szCs w:val="24"/>
        </w:rPr>
        <w:t>;i&lt;</w:t>
      </w:r>
      <w:r w:rsidRPr="00C81BAD">
        <w:rPr>
          <w:rFonts w:ascii="宋体" w:eastAsia="宋体" w:hAnsi="宋体" w:cs="Consolas"/>
          <w:color w:val="008800"/>
          <w:kern w:val="0"/>
          <w:sz w:val="24"/>
          <w:szCs w:val="24"/>
        </w:rPr>
        <w:t>26</w:t>
      </w:r>
      <w:r w:rsidRPr="00C81BAD">
        <w:rPr>
          <w:rFonts w:ascii="宋体" w:eastAsia="宋体" w:hAnsi="宋体" w:cs="Consolas"/>
          <w:color w:val="000000"/>
          <w:kern w:val="0"/>
          <w:sz w:val="24"/>
          <w:szCs w:val="24"/>
        </w:rPr>
        <w:t>;i++) sum[i]=</w:t>
      </w:r>
      <w:r w:rsidRPr="00C81BAD">
        <w:rPr>
          <w:rFonts w:ascii="宋体" w:eastAsia="宋体" w:hAnsi="宋体" w:cs="Consolas"/>
          <w:b/>
          <w:bCs/>
          <w:color w:val="000000"/>
          <w:kern w:val="0"/>
          <w:sz w:val="24"/>
          <w:szCs w:val="24"/>
        </w:rPr>
        <w:t>new</w:t>
      </w: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[MAXN];</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char</w:t>
      </w:r>
      <w:r w:rsidRPr="00C81BAD">
        <w:rPr>
          <w:rFonts w:ascii="宋体" w:eastAsia="宋体" w:hAnsi="宋体" w:cs="Consolas"/>
          <w:color w:val="000000"/>
          <w:kern w:val="0"/>
          <w:sz w:val="24"/>
          <w:szCs w:val="24"/>
        </w:rPr>
        <w:t xml:space="preserve"> *s=</w:t>
      </w:r>
      <w:r w:rsidRPr="00C81BAD">
        <w:rPr>
          <w:rFonts w:ascii="宋体" w:eastAsia="宋体" w:hAnsi="宋体" w:cs="Consolas"/>
          <w:b/>
          <w:bCs/>
          <w:color w:val="000000"/>
          <w:kern w:val="0"/>
          <w:sz w:val="24"/>
          <w:szCs w:val="24"/>
        </w:rPr>
        <w:t>new</w:t>
      </w: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char</w:t>
      </w:r>
      <w:r w:rsidRPr="00C81BAD">
        <w:rPr>
          <w:rFonts w:ascii="宋体" w:eastAsia="宋体" w:hAnsi="宋体" w:cs="Consolas"/>
          <w:color w:val="000000"/>
          <w:kern w:val="0"/>
          <w:sz w:val="24"/>
          <w:szCs w:val="24"/>
        </w:rPr>
        <w:t>[MAXN];</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scanf</w:t>
      </w:r>
      <w:r w:rsidRPr="00C81BAD">
        <w:rPr>
          <w:rFonts w:ascii="宋体" w:eastAsia="宋体" w:hAnsi="宋体" w:cs="Consolas"/>
          <w:color w:val="000000"/>
          <w:kern w:val="0"/>
          <w:sz w:val="24"/>
          <w:szCs w:val="24"/>
        </w:rPr>
        <w:t>(</w:t>
      </w:r>
      <w:r w:rsidRPr="00C81BAD">
        <w:rPr>
          <w:rFonts w:ascii="宋体" w:eastAsia="宋体" w:hAnsi="宋体" w:cs="Consolas"/>
          <w:color w:val="880000"/>
          <w:kern w:val="0"/>
          <w:sz w:val="24"/>
          <w:szCs w:val="24"/>
        </w:rPr>
        <w:t>"%d"</w:t>
      </w:r>
      <w:r w:rsidRPr="00C81BAD">
        <w:rPr>
          <w:rFonts w:ascii="宋体" w:eastAsia="宋体" w:hAnsi="宋体" w:cs="Consolas"/>
          <w:color w:val="000000"/>
          <w:kern w:val="0"/>
          <w:sz w:val="24"/>
          <w:szCs w:val="24"/>
        </w:rPr>
        <w:t>,&amp;t);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for</w:t>
      </w:r>
      <w:r w:rsidRPr="00C81BAD">
        <w:rPr>
          <w:rFonts w:ascii="宋体" w:eastAsia="宋体" w:hAnsi="宋体" w:cs="Consolas"/>
          <w:color w:val="000000"/>
          <w:kern w:val="0"/>
          <w:sz w:val="24"/>
          <w:szCs w:val="24"/>
        </w:rPr>
        <w:t>(</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casenum=</w:t>
      </w:r>
      <w:r w:rsidRPr="00C81BAD">
        <w:rPr>
          <w:rFonts w:ascii="宋体" w:eastAsia="宋体" w:hAnsi="宋体" w:cs="Consolas"/>
          <w:color w:val="008800"/>
          <w:kern w:val="0"/>
          <w:sz w:val="24"/>
          <w:szCs w:val="24"/>
        </w:rPr>
        <w:t>1</w:t>
      </w:r>
      <w:r w:rsidRPr="00C81BAD">
        <w:rPr>
          <w:rFonts w:ascii="宋体" w:eastAsia="宋体" w:hAnsi="宋体" w:cs="Consolas"/>
          <w:color w:val="000000"/>
          <w:kern w:val="0"/>
          <w:sz w:val="24"/>
          <w:szCs w:val="24"/>
        </w:rPr>
        <w:t>;casenum&lt;=t;casenum++){</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scanf</w:t>
      </w:r>
      <w:r w:rsidRPr="00C81BAD">
        <w:rPr>
          <w:rFonts w:ascii="宋体" w:eastAsia="宋体" w:hAnsi="宋体" w:cs="Consolas"/>
          <w:color w:val="000000"/>
          <w:kern w:val="0"/>
          <w:sz w:val="24"/>
          <w:szCs w:val="24"/>
        </w:rPr>
        <w:t>(</w:t>
      </w:r>
      <w:r w:rsidRPr="00C81BAD">
        <w:rPr>
          <w:rFonts w:ascii="宋体" w:eastAsia="宋体" w:hAnsi="宋体" w:cs="Consolas"/>
          <w:color w:val="880000"/>
          <w:kern w:val="0"/>
          <w:sz w:val="24"/>
          <w:szCs w:val="24"/>
        </w:rPr>
        <w:t>"%d%d"</w:t>
      </w:r>
      <w:r w:rsidRPr="00C81BAD">
        <w:rPr>
          <w:rFonts w:ascii="宋体" w:eastAsia="宋体" w:hAnsi="宋体" w:cs="Consolas"/>
          <w:color w:val="000000"/>
          <w:kern w:val="0"/>
          <w:sz w:val="24"/>
          <w:szCs w:val="24"/>
        </w:rPr>
        <w:t>,&amp;n,&amp;q);</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for</w:t>
      </w:r>
      <w:r w:rsidRPr="00C81BAD">
        <w:rPr>
          <w:rFonts w:ascii="宋体" w:eastAsia="宋体" w:hAnsi="宋体" w:cs="Consolas"/>
          <w:color w:val="000000"/>
          <w:kern w:val="0"/>
          <w:sz w:val="24"/>
          <w:szCs w:val="24"/>
        </w:rPr>
        <w:t>(</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i=</w:t>
      </w:r>
      <w:r w:rsidRPr="00C81BAD">
        <w:rPr>
          <w:rFonts w:ascii="宋体" w:eastAsia="宋体" w:hAnsi="宋体" w:cs="Consolas"/>
          <w:color w:val="008800"/>
          <w:kern w:val="0"/>
          <w:sz w:val="24"/>
          <w:szCs w:val="24"/>
        </w:rPr>
        <w:t>0</w:t>
      </w:r>
      <w:r w:rsidRPr="00C81BAD">
        <w:rPr>
          <w:rFonts w:ascii="宋体" w:eastAsia="宋体" w:hAnsi="宋体" w:cs="Consolas"/>
          <w:color w:val="000000"/>
          <w:kern w:val="0"/>
          <w:sz w:val="24"/>
          <w:szCs w:val="24"/>
        </w:rPr>
        <w:t>;i&lt;</w:t>
      </w:r>
      <w:r w:rsidRPr="00C81BAD">
        <w:rPr>
          <w:rFonts w:ascii="宋体" w:eastAsia="宋体" w:hAnsi="宋体" w:cs="Consolas"/>
          <w:color w:val="008800"/>
          <w:kern w:val="0"/>
          <w:sz w:val="24"/>
          <w:szCs w:val="24"/>
        </w:rPr>
        <w:t>26</w:t>
      </w:r>
      <w:r w:rsidRPr="00C81BAD">
        <w:rPr>
          <w:rFonts w:ascii="宋体" w:eastAsia="宋体" w:hAnsi="宋体" w:cs="Consolas"/>
          <w:color w:val="000000"/>
          <w:kern w:val="0"/>
          <w:sz w:val="24"/>
          <w:szCs w:val="24"/>
        </w:rPr>
        <w:t xml:space="preserve">;i++) </w:t>
      </w:r>
      <w:r w:rsidRPr="00C81BAD">
        <w:rPr>
          <w:rFonts w:ascii="宋体" w:eastAsia="宋体" w:hAnsi="宋体" w:cs="Consolas"/>
          <w:b/>
          <w:bCs/>
          <w:color w:val="000000"/>
          <w:kern w:val="0"/>
          <w:sz w:val="24"/>
          <w:szCs w:val="24"/>
        </w:rPr>
        <w:t>for</w:t>
      </w:r>
      <w:r w:rsidRPr="00C81BAD">
        <w:rPr>
          <w:rFonts w:ascii="宋体" w:eastAsia="宋体" w:hAnsi="宋体" w:cs="Consolas"/>
          <w:color w:val="000000"/>
          <w:kern w:val="0"/>
          <w:sz w:val="24"/>
          <w:szCs w:val="24"/>
        </w:rPr>
        <w:t>(</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j=</w:t>
      </w:r>
      <w:r w:rsidRPr="00C81BAD">
        <w:rPr>
          <w:rFonts w:ascii="宋体" w:eastAsia="宋体" w:hAnsi="宋体" w:cs="Consolas"/>
          <w:color w:val="008800"/>
          <w:kern w:val="0"/>
          <w:sz w:val="24"/>
          <w:szCs w:val="24"/>
        </w:rPr>
        <w:t>0</w:t>
      </w:r>
      <w:r w:rsidRPr="00C81BAD">
        <w:rPr>
          <w:rFonts w:ascii="宋体" w:eastAsia="宋体" w:hAnsi="宋体" w:cs="Consolas"/>
          <w:color w:val="000000"/>
          <w:kern w:val="0"/>
          <w:sz w:val="24"/>
          <w:szCs w:val="24"/>
        </w:rPr>
        <w:t>;j&lt;MAXN;j++) sum[i][j]=</w:t>
      </w:r>
      <w:r w:rsidRPr="00C81BAD">
        <w:rPr>
          <w:rFonts w:ascii="宋体" w:eastAsia="宋体" w:hAnsi="宋体" w:cs="Consolas"/>
          <w:color w:val="008800"/>
          <w:kern w:val="0"/>
          <w:sz w:val="24"/>
          <w:szCs w:val="24"/>
        </w:rPr>
        <w:t>0</w:t>
      </w:r>
      <w:r w:rsidRPr="00C81BAD">
        <w:rPr>
          <w:rFonts w:ascii="宋体" w:eastAsia="宋体" w:hAnsi="宋体" w:cs="Consolas"/>
          <w:color w:val="000000"/>
          <w:kern w:val="0"/>
          <w:sz w:val="24"/>
          <w:szCs w:val="24"/>
        </w:rPr>
        <w: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scanf</w:t>
      </w:r>
      <w:r w:rsidRPr="00C81BAD">
        <w:rPr>
          <w:rFonts w:ascii="宋体" w:eastAsia="宋体" w:hAnsi="宋体" w:cs="Consolas"/>
          <w:color w:val="000000"/>
          <w:kern w:val="0"/>
          <w:sz w:val="24"/>
          <w:szCs w:val="24"/>
        </w:rPr>
        <w:t>(</w:t>
      </w:r>
      <w:r w:rsidRPr="00C81BAD">
        <w:rPr>
          <w:rFonts w:ascii="宋体" w:eastAsia="宋体" w:hAnsi="宋体" w:cs="Consolas"/>
          <w:color w:val="880000"/>
          <w:kern w:val="0"/>
          <w:sz w:val="24"/>
          <w:szCs w:val="24"/>
        </w:rPr>
        <w:t>"%s"</w:t>
      </w:r>
      <w:r w:rsidRPr="00C81BAD">
        <w:rPr>
          <w:rFonts w:ascii="宋体" w:eastAsia="宋体" w:hAnsi="宋体" w:cs="Consolas"/>
          <w:color w:val="000000"/>
          <w:kern w:val="0"/>
          <w:sz w:val="24"/>
          <w:szCs w:val="24"/>
        </w:rPr>
        <w:t>,s);</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for</w:t>
      </w:r>
      <w:r w:rsidRPr="00C81BAD">
        <w:rPr>
          <w:rFonts w:ascii="宋体" w:eastAsia="宋体" w:hAnsi="宋体" w:cs="Consolas"/>
          <w:color w:val="000000"/>
          <w:kern w:val="0"/>
          <w:sz w:val="24"/>
          <w:szCs w:val="24"/>
        </w:rPr>
        <w:t>(</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i=</w:t>
      </w:r>
      <w:r w:rsidRPr="00C81BAD">
        <w:rPr>
          <w:rFonts w:ascii="宋体" w:eastAsia="宋体" w:hAnsi="宋体" w:cs="Consolas"/>
          <w:color w:val="008800"/>
          <w:kern w:val="0"/>
          <w:sz w:val="24"/>
          <w:szCs w:val="24"/>
        </w:rPr>
        <w:t>0</w:t>
      </w:r>
      <w:r w:rsidRPr="00C81BAD">
        <w:rPr>
          <w:rFonts w:ascii="宋体" w:eastAsia="宋体" w:hAnsi="宋体" w:cs="Consolas"/>
          <w:color w:val="000000"/>
          <w:kern w:val="0"/>
          <w:sz w:val="24"/>
          <w:szCs w:val="24"/>
        </w:rPr>
        <w:t>;i&lt;n;i++){</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if</w:t>
      </w:r>
      <w:r w:rsidRPr="00C81BAD">
        <w:rPr>
          <w:rFonts w:ascii="宋体" w:eastAsia="宋体" w:hAnsi="宋体" w:cs="Consolas"/>
          <w:color w:val="000000"/>
          <w:kern w:val="0"/>
          <w:sz w:val="24"/>
          <w:szCs w:val="24"/>
        </w:rPr>
        <w:t>(i){</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for</w:t>
      </w:r>
      <w:r w:rsidRPr="00C81BAD">
        <w:rPr>
          <w:rFonts w:ascii="宋体" w:eastAsia="宋体" w:hAnsi="宋体" w:cs="Consolas"/>
          <w:color w:val="000000"/>
          <w:kern w:val="0"/>
          <w:sz w:val="24"/>
          <w:szCs w:val="24"/>
        </w:rPr>
        <w:t>(</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j=</w:t>
      </w:r>
      <w:r w:rsidRPr="00C81BAD">
        <w:rPr>
          <w:rFonts w:ascii="宋体" w:eastAsia="宋体" w:hAnsi="宋体" w:cs="Consolas"/>
          <w:color w:val="008800"/>
          <w:kern w:val="0"/>
          <w:sz w:val="24"/>
          <w:szCs w:val="24"/>
        </w:rPr>
        <w:t>0</w:t>
      </w:r>
      <w:r w:rsidRPr="00C81BAD">
        <w:rPr>
          <w:rFonts w:ascii="宋体" w:eastAsia="宋体" w:hAnsi="宋体" w:cs="Consolas"/>
          <w:color w:val="000000"/>
          <w:kern w:val="0"/>
          <w:sz w:val="24"/>
          <w:szCs w:val="24"/>
        </w:rPr>
        <w:t>;j&lt;</w:t>
      </w:r>
      <w:r w:rsidRPr="00C81BAD">
        <w:rPr>
          <w:rFonts w:ascii="宋体" w:eastAsia="宋体" w:hAnsi="宋体" w:cs="Consolas"/>
          <w:color w:val="008800"/>
          <w:kern w:val="0"/>
          <w:sz w:val="24"/>
          <w:szCs w:val="24"/>
        </w:rPr>
        <w:t>26</w:t>
      </w:r>
      <w:r w:rsidRPr="00C81BAD">
        <w:rPr>
          <w:rFonts w:ascii="宋体" w:eastAsia="宋体" w:hAnsi="宋体" w:cs="Consolas"/>
          <w:color w:val="000000"/>
          <w:kern w:val="0"/>
          <w:sz w:val="24"/>
          <w:szCs w:val="24"/>
        </w:rPr>
        <w:t>;j++) sum[j][i]=sum[j][i-</w:t>
      </w:r>
      <w:r w:rsidRPr="00C81BAD">
        <w:rPr>
          <w:rFonts w:ascii="宋体" w:eastAsia="宋体" w:hAnsi="宋体" w:cs="Consolas"/>
          <w:color w:val="008800"/>
          <w:kern w:val="0"/>
          <w:sz w:val="24"/>
          <w:szCs w:val="24"/>
        </w:rPr>
        <w:t>1</w:t>
      </w:r>
      <w:r w:rsidRPr="00C81BAD">
        <w:rPr>
          <w:rFonts w:ascii="宋体" w:eastAsia="宋体" w:hAnsi="宋体" w:cs="Consolas"/>
          <w:color w:val="000000"/>
          <w:kern w:val="0"/>
          <w:sz w:val="24"/>
          <w:szCs w:val="24"/>
        </w:rPr>
        <w: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sum[s[i]-</w:t>
      </w:r>
      <w:r w:rsidRPr="00C81BAD">
        <w:rPr>
          <w:rFonts w:ascii="宋体" w:eastAsia="宋体" w:hAnsi="宋体" w:cs="Consolas"/>
          <w:color w:val="880000"/>
          <w:kern w:val="0"/>
          <w:sz w:val="24"/>
          <w:szCs w:val="24"/>
        </w:rPr>
        <w:t>'A'</w:t>
      </w:r>
      <w:r w:rsidRPr="00C81BAD">
        <w:rPr>
          <w:rFonts w:ascii="宋体" w:eastAsia="宋体" w:hAnsi="宋体" w:cs="Consolas"/>
          <w:color w:val="000000"/>
          <w:kern w:val="0"/>
          <w:sz w:val="24"/>
          <w:szCs w:val="24"/>
        </w:rPr>
        <w:t>][i]++;</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printf</w:t>
      </w:r>
      <w:r w:rsidRPr="00C81BAD">
        <w:rPr>
          <w:rFonts w:ascii="宋体" w:eastAsia="宋体" w:hAnsi="宋体" w:cs="Consolas"/>
          <w:color w:val="000000"/>
          <w:kern w:val="0"/>
          <w:sz w:val="24"/>
          <w:szCs w:val="24"/>
        </w:rPr>
        <w:t>(</w:t>
      </w:r>
      <w:r w:rsidRPr="00C81BAD">
        <w:rPr>
          <w:rFonts w:ascii="宋体" w:eastAsia="宋体" w:hAnsi="宋体" w:cs="Consolas"/>
          <w:color w:val="880000"/>
          <w:kern w:val="0"/>
          <w:sz w:val="24"/>
          <w:szCs w:val="24"/>
        </w:rPr>
        <w:t>"Case #%d:\n"</w:t>
      </w:r>
      <w:r w:rsidRPr="00C81BAD">
        <w:rPr>
          <w:rFonts w:ascii="宋体" w:eastAsia="宋体" w:hAnsi="宋体" w:cs="Consolas"/>
          <w:color w:val="000000"/>
          <w:kern w:val="0"/>
          <w:sz w:val="24"/>
          <w:szCs w:val="24"/>
        </w:rPr>
        <w:t>,casenum);</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while</w:t>
      </w:r>
      <w:r w:rsidRPr="00C81BAD">
        <w:rPr>
          <w:rFonts w:ascii="宋体" w:eastAsia="宋体" w:hAnsi="宋体" w:cs="Consolas"/>
          <w:color w:val="000000"/>
          <w:kern w:val="0"/>
          <w:sz w:val="24"/>
          <w:szCs w:val="24"/>
        </w:rPr>
        <w:t>(q--){</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l,r;</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scanf</w:t>
      </w:r>
      <w:r w:rsidRPr="00C81BAD">
        <w:rPr>
          <w:rFonts w:ascii="宋体" w:eastAsia="宋体" w:hAnsi="宋体" w:cs="Consolas"/>
          <w:color w:val="000000"/>
          <w:kern w:val="0"/>
          <w:sz w:val="24"/>
          <w:szCs w:val="24"/>
        </w:rPr>
        <w:t>(</w:t>
      </w:r>
      <w:r w:rsidRPr="00C81BAD">
        <w:rPr>
          <w:rFonts w:ascii="宋体" w:eastAsia="宋体" w:hAnsi="宋体" w:cs="Consolas"/>
          <w:color w:val="880000"/>
          <w:kern w:val="0"/>
          <w:sz w:val="24"/>
          <w:szCs w:val="24"/>
        </w:rPr>
        <w:t>"%d%d"</w:t>
      </w:r>
      <w:r w:rsidRPr="00C81BAD">
        <w:rPr>
          <w:rFonts w:ascii="宋体" w:eastAsia="宋体" w:hAnsi="宋体" w:cs="Consolas"/>
          <w:color w:val="000000"/>
          <w:kern w:val="0"/>
          <w:sz w:val="24"/>
          <w:szCs w:val="24"/>
        </w:rPr>
        <w:t>,&amp;l,&amp;r);</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l--,r--;</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for</w:t>
      </w:r>
      <w:r w:rsidRPr="00C81BAD">
        <w:rPr>
          <w:rFonts w:ascii="宋体" w:eastAsia="宋体" w:hAnsi="宋体" w:cs="Consolas"/>
          <w:color w:val="000000"/>
          <w:kern w:val="0"/>
          <w:sz w:val="24"/>
          <w:szCs w:val="24"/>
        </w:rPr>
        <w:t>(</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j=</w:t>
      </w:r>
      <w:r w:rsidRPr="00C81BAD">
        <w:rPr>
          <w:rFonts w:ascii="宋体" w:eastAsia="宋体" w:hAnsi="宋体" w:cs="Consolas"/>
          <w:color w:val="008800"/>
          <w:kern w:val="0"/>
          <w:sz w:val="24"/>
          <w:szCs w:val="24"/>
        </w:rPr>
        <w:t>0</w:t>
      </w:r>
      <w:r w:rsidRPr="00C81BAD">
        <w:rPr>
          <w:rFonts w:ascii="宋体" w:eastAsia="宋体" w:hAnsi="宋体" w:cs="Consolas"/>
          <w:color w:val="000000"/>
          <w:kern w:val="0"/>
          <w:sz w:val="24"/>
          <w:szCs w:val="24"/>
        </w:rPr>
        <w:t>;j&lt;</w:t>
      </w:r>
      <w:r w:rsidRPr="00C81BAD">
        <w:rPr>
          <w:rFonts w:ascii="宋体" w:eastAsia="宋体" w:hAnsi="宋体" w:cs="Consolas"/>
          <w:color w:val="008800"/>
          <w:kern w:val="0"/>
          <w:sz w:val="24"/>
          <w:szCs w:val="24"/>
        </w:rPr>
        <w:t>26</w:t>
      </w:r>
      <w:r w:rsidRPr="00C81BAD">
        <w:rPr>
          <w:rFonts w:ascii="宋体" w:eastAsia="宋体" w:hAnsi="宋体" w:cs="Consolas"/>
          <w:color w:val="000000"/>
          <w:kern w:val="0"/>
          <w:sz w:val="24"/>
          <w:szCs w:val="24"/>
        </w:rPr>
        <w:t>;j++){</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int</w:t>
      </w:r>
      <w:r w:rsidRPr="00C81BAD">
        <w:rPr>
          <w:rFonts w:ascii="宋体" w:eastAsia="宋体" w:hAnsi="宋体" w:cs="Consolas"/>
          <w:color w:val="000000"/>
          <w:kern w:val="0"/>
          <w:sz w:val="24"/>
          <w:szCs w:val="24"/>
        </w:rPr>
        <w:t xml:space="preserve"> ans=(l==</w:t>
      </w:r>
      <w:r w:rsidRPr="00C81BAD">
        <w:rPr>
          <w:rFonts w:ascii="宋体" w:eastAsia="宋体" w:hAnsi="宋体" w:cs="Consolas"/>
          <w:color w:val="008800"/>
          <w:kern w:val="0"/>
          <w:sz w:val="24"/>
          <w:szCs w:val="24"/>
        </w:rPr>
        <w:t>0</w:t>
      </w:r>
      <w:r w:rsidRPr="00C81BAD">
        <w:rPr>
          <w:rFonts w:ascii="宋体" w:eastAsia="宋体" w:hAnsi="宋体" w:cs="Consolas"/>
          <w:color w:val="000000"/>
          <w:kern w:val="0"/>
          <w:sz w:val="24"/>
          <w:szCs w:val="24"/>
        </w:rPr>
        <w:t>)?sum[j][r]:sum[j][r]-sum[j][l-</w:t>
      </w:r>
      <w:r w:rsidRPr="00C81BAD">
        <w:rPr>
          <w:rFonts w:ascii="宋体" w:eastAsia="宋体" w:hAnsi="宋体" w:cs="Consolas"/>
          <w:color w:val="008800"/>
          <w:kern w:val="0"/>
          <w:sz w:val="24"/>
          <w:szCs w:val="24"/>
        </w:rPr>
        <w:t>1</w:t>
      </w:r>
      <w:r w:rsidRPr="00C81BAD">
        <w:rPr>
          <w:rFonts w:ascii="宋体" w:eastAsia="宋体" w:hAnsi="宋体" w:cs="Consolas"/>
          <w:color w:val="000000"/>
          <w:kern w:val="0"/>
          <w:sz w:val="24"/>
          <w:szCs w:val="24"/>
        </w:rPr>
        <w: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if</w:t>
      </w:r>
      <w:r w:rsidRPr="00C81BAD">
        <w:rPr>
          <w:rFonts w:ascii="宋体" w:eastAsia="宋体" w:hAnsi="宋体" w:cs="Consolas"/>
          <w:color w:val="000000"/>
          <w:kern w:val="0"/>
          <w:sz w:val="24"/>
          <w:szCs w:val="24"/>
        </w:rPr>
        <w:t>(ans){</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printf</w:t>
      </w:r>
      <w:r w:rsidRPr="00C81BAD">
        <w:rPr>
          <w:rFonts w:ascii="宋体" w:eastAsia="宋体" w:hAnsi="宋体" w:cs="Consolas"/>
          <w:color w:val="000000"/>
          <w:kern w:val="0"/>
          <w:sz w:val="24"/>
          <w:szCs w:val="24"/>
        </w:rPr>
        <w:t>(</w:t>
      </w:r>
      <w:r w:rsidRPr="00C81BAD">
        <w:rPr>
          <w:rFonts w:ascii="宋体" w:eastAsia="宋体" w:hAnsi="宋体" w:cs="Consolas"/>
          <w:color w:val="880000"/>
          <w:kern w:val="0"/>
          <w:sz w:val="24"/>
          <w:szCs w:val="24"/>
        </w:rPr>
        <w:t>"%d\n"</w:t>
      </w:r>
      <w:r w:rsidRPr="00C81BAD">
        <w:rPr>
          <w:rFonts w:ascii="宋体" w:eastAsia="宋体" w:hAnsi="宋体" w:cs="Consolas"/>
          <w:color w:val="000000"/>
          <w:kern w:val="0"/>
          <w:sz w:val="24"/>
          <w:szCs w:val="24"/>
        </w:rPr>
        <w:t>,ans);</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break</w:t>
      </w:r>
      <w:r w:rsidRPr="00C81BAD">
        <w:rPr>
          <w:rFonts w:ascii="宋体" w:eastAsia="宋体" w:hAnsi="宋体" w:cs="Consolas"/>
          <w:color w:val="000000"/>
          <w:kern w:val="0"/>
          <w:sz w:val="24"/>
          <w:szCs w:val="24"/>
        </w:rPr>
        <w: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lastRenderedPageBreak/>
        <w:t xml:space="preserve">            }</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delete</w:t>
      </w:r>
      <w:r w:rsidRPr="00C81BAD">
        <w:rPr>
          <w:rFonts w:ascii="宋体" w:eastAsia="宋体" w:hAnsi="宋体" w:cs="Consolas"/>
          <w:color w:val="000000"/>
          <w:kern w:val="0"/>
          <w:sz w:val="24"/>
          <w:szCs w:val="24"/>
        </w:rPr>
        <w:t>[] s;</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Consolas"/>
          <w:color w:val="000000"/>
          <w:kern w:val="0"/>
          <w:sz w:val="24"/>
          <w:szCs w:val="24"/>
        </w:rPr>
      </w:pPr>
      <w:r w:rsidRPr="00C81BAD">
        <w:rPr>
          <w:rFonts w:ascii="宋体" w:eastAsia="宋体" w:hAnsi="宋体" w:cs="Consolas"/>
          <w:color w:val="000000"/>
          <w:kern w:val="0"/>
          <w:sz w:val="24"/>
          <w:szCs w:val="24"/>
        </w:rPr>
        <w:t xml:space="preserve">    </w:t>
      </w:r>
      <w:r w:rsidRPr="00C81BAD">
        <w:rPr>
          <w:rFonts w:ascii="宋体" w:eastAsia="宋体" w:hAnsi="宋体" w:cs="Consolas"/>
          <w:b/>
          <w:bCs/>
          <w:color w:val="000000"/>
          <w:kern w:val="0"/>
          <w:sz w:val="24"/>
          <w:szCs w:val="24"/>
        </w:rPr>
        <w:t>return</w:t>
      </w:r>
      <w:r w:rsidRPr="00C81BAD">
        <w:rPr>
          <w:rFonts w:ascii="宋体" w:eastAsia="宋体" w:hAnsi="宋体" w:cs="Consolas"/>
          <w:color w:val="000000"/>
          <w:kern w:val="0"/>
          <w:sz w:val="24"/>
          <w:szCs w:val="24"/>
        </w:rPr>
        <w:t xml:space="preserve"> </w:t>
      </w:r>
      <w:r w:rsidRPr="00C81BAD">
        <w:rPr>
          <w:rFonts w:ascii="宋体" w:eastAsia="宋体" w:hAnsi="宋体" w:cs="Consolas"/>
          <w:color w:val="008800"/>
          <w:kern w:val="0"/>
          <w:sz w:val="24"/>
          <w:szCs w:val="24"/>
        </w:rPr>
        <w:t>0</w:t>
      </w:r>
      <w:r w:rsidRPr="00C81BAD">
        <w:rPr>
          <w:rFonts w:ascii="宋体" w:eastAsia="宋体" w:hAnsi="宋体" w:cs="Consolas"/>
          <w:color w:val="000000"/>
          <w:kern w:val="0"/>
          <w:sz w:val="24"/>
          <w:szCs w:val="24"/>
        </w:rPr>
        <w:t>;</w:t>
      </w:r>
    </w:p>
    <w:p w:rsidR="00D705CE" w:rsidRPr="00C81BAD" w:rsidRDefault="00D705CE" w:rsidP="00D705CE">
      <w:pPr>
        <w:widowControl/>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Cs w:val="21"/>
        </w:rPr>
      </w:pPr>
      <w:r w:rsidRPr="00C81BAD">
        <w:rPr>
          <w:rFonts w:ascii="宋体" w:eastAsia="宋体" w:hAnsi="宋体" w:cs="Consolas"/>
          <w:color w:val="000000"/>
          <w:kern w:val="0"/>
          <w:sz w:val="24"/>
          <w:szCs w:val="24"/>
        </w:rPr>
        <w:t>}</w:t>
      </w:r>
    </w:p>
    <w:p w:rsidR="007341D3" w:rsidRPr="00C81BAD" w:rsidRDefault="007341D3" w:rsidP="007341D3">
      <w:pPr>
        <w:pStyle w:val="2"/>
        <w:rPr>
          <w:rStyle w:val="a3"/>
          <w:rFonts w:ascii="宋体" w:eastAsia="宋体" w:hAnsi="宋体"/>
          <w:b w:val="0"/>
          <w:color w:val="auto"/>
          <w:u w:val="none"/>
        </w:rPr>
      </w:pPr>
      <w:bookmarkStart w:id="162" w:name="_Toc523521245"/>
      <w:r w:rsidRPr="00C81BAD">
        <w:rPr>
          <w:rStyle w:val="a3"/>
          <w:rFonts w:ascii="宋体" w:eastAsia="宋体" w:hAnsi="宋体" w:hint="eastAsia"/>
          <w:b w:val="0"/>
          <w:color w:val="auto"/>
          <w:u w:val="none"/>
        </w:rPr>
        <w:t>线段树</w:t>
      </w:r>
      <w:bookmarkEnd w:id="162"/>
    </w:p>
    <w:p w:rsidR="003A3499" w:rsidRPr="00C81BAD" w:rsidRDefault="003A3499" w:rsidP="007341D3">
      <w:pPr>
        <w:pStyle w:val="3"/>
        <w:rPr>
          <w:rFonts w:ascii="宋体" w:eastAsia="宋体" w:hAnsi="宋体"/>
          <w:b w:val="0"/>
        </w:rPr>
      </w:pPr>
      <w:bookmarkStart w:id="163" w:name="_Toc523521246"/>
      <w:r w:rsidRPr="00C81BAD">
        <w:rPr>
          <w:rFonts w:ascii="宋体" w:eastAsia="宋体" w:hAnsi="宋体" w:hint="eastAsia"/>
          <w:b w:val="0"/>
        </w:rPr>
        <w:t>线段树：区间更新</w:t>
      </w:r>
      <w:bookmarkEnd w:id="163"/>
    </w:p>
    <w:p w:rsidR="003A3499" w:rsidRPr="00C81BAD" w:rsidRDefault="003A3499" w:rsidP="007341D3">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6315</w:t>
      </w:r>
      <w:r w:rsidRPr="00C81BAD">
        <w:rPr>
          <w:rFonts w:ascii="宋体" w:eastAsia="宋体" w:hAnsi="宋体" w:hint="eastAsia"/>
          <w:b w:val="0"/>
        </w:rPr>
        <w:t>-多校2铜牌题</w:t>
      </w:r>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w:instrText>
      </w:r>
      <w:r w:rsidRPr="00C81BAD">
        <w:rPr>
          <w:rFonts w:ascii="宋体" w:eastAsia="宋体" w:hAnsi="宋体"/>
          <w:b w:val="0"/>
        </w:rPr>
        <w:instrText>HDU</w:instrText>
      </w:r>
      <w:r w:rsidRPr="00C81BAD">
        <w:rPr>
          <w:rFonts w:ascii="宋体" w:eastAsia="宋体" w:hAnsi="宋体" w:hint="eastAsia"/>
          <w:b w:val="0"/>
        </w:rPr>
        <w:instrText>-</w:instrText>
      </w:r>
      <w:r w:rsidRPr="00C81BAD">
        <w:rPr>
          <w:rFonts w:ascii="宋体" w:eastAsia="宋体" w:hAnsi="宋体"/>
          <w:b w:val="0"/>
        </w:rPr>
        <w:instrText>6315</w:instrText>
      </w:r>
      <w:r w:rsidRPr="00C81BAD">
        <w:rPr>
          <w:rFonts w:ascii="宋体" w:eastAsia="宋体" w:hAnsi="宋体" w:hint="eastAsia"/>
          <w:b w:val="0"/>
        </w:rPr>
        <w:instrText>-多校2铜牌题</w:instrText>
      </w:r>
      <w:r w:rsidRPr="00C81BAD">
        <w:rPr>
          <w:rFonts w:ascii="宋体" w:eastAsia="宋体" w:hAnsi="宋体"/>
          <w:b w:val="0"/>
        </w:rPr>
        <w:instrText>:</w:instrText>
      </w:r>
      <w:r w:rsidRPr="00C81BAD">
        <w:rPr>
          <w:rFonts w:ascii="宋体" w:eastAsia="宋体" w:hAnsi="宋体"/>
        </w:rPr>
        <w:instrText xml:space="preserve">6315" \y "HDU:6315" </w:instrText>
      </w:r>
      <w:r w:rsidRPr="00C81BAD">
        <w:rPr>
          <w:rFonts w:ascii="宋体" w:eastAsia="宋体" w:hAnsi="宋体"/>
          <w:b w:val="0"/>
        </w:rPr>
        <w:fldChar w:fldCharType="end"/>
      </w:r>
    </w:p>
    <w:p w:rsidR="003A3499" w:rsidRPr="00C81BAD" w:rsidRDefault="003A3499" w:rsidP="004B4D1B">
      <w:pPr>
        <w:rPr>
          <w:rFonts w:ascii="宋体" w:eastAsia="宋体" w:hAnsi="宋体"/>
        </w:rPr>
      </w:pPr>
      <w:r w:rsidRPr="00C81BAD">
        <w:rPr>
          <w:rFonts w:ascii="宋体" w:eastAsia="宋体" w:hAnsi="宋体" w:hint="eastAsia"/>
        </w:rPr>
        <w:t>【题意】b数组是1-n的一个排列，a数组开始全0，更新操作为将一段区间的a数组都加1，查询操作为查询一段区间的</w:t>
      </w:r>
      <w:r w:rsidRPr="00C81BAD">
        <w:rPr>
          <w:rFonts w:ascii="宋体" w:eastAsia="宋体" w:hAnsi="宋体"/>
          <w:position w:val="-32"/>
        </w:rPr>
        <w:object w:dxaOrig="800" w:dyaOrig="760">
          <v:shape id="_x0000_i1038" type="#_x0000_t75" style="width:39.75pt;height:38.25pt" o:ole="">
            <v:imagedata r:id="rId65" o:title=""/>
          </v:shape>
          <o:OLEObject Type="Embed" ProgID="Equation.DSMT4" ShapeID="_x0000_i1038" DrawAspect="Content" ObjectID="_1597263049" r:id="rId66"/>
        </w:object>
      </w:r>
    </w:p>
    <w:p w:rsidR="003A3499" w:rsidRPr="00C81BAD" w:rsidRDefault="003A3499" w:rsidP="004B4D1B">
      <w:pPr>
        <w:rPr>
          <w:rFonts w:ascii="宋体" w:eastAsia="宋体" w:hAnsi="宋体"/>
        </w:rPr>
      </w:pPr>
      <w:r w:rsidRPr="00C81BAD">
        <w:rPr>
          <w:rFonts w:ascii="宋体" w:eastAsia="宋体" w:hAnsi="宋体" w:hint="eastAsia"/>
        </w:rPr>
        <w:t>【题解】每个区间维护差几加几（差left加add）</w:t>
      </w:r>
    </w:p>
    <w:p w:rsidR="003A3499" w:rsidRPr="00C81BAD" w:rsidRDefault="003A3499" w:rsidP="004B4D1B">
      <w:pPr>
        <w:rPr>
          <w:rFonts w:ascii="宋体" w:eastAsia="宋体" w:hAnsi="宋体"/>
        </w:rPr>
      </w:pPr>
      <w:r w:rsidRPr="00C81BAD">
        <w:rPr>
          <w:rFonts w:ascii="宋体" w:eastAsia="宋体" w:hAnsi="宋体" w:hint="eastAsia"/>
        </w:rPr>
        <w:t>【自测数据】</w:t>
      </w:r>
    </w:p>
    <w:p w:rsidR="003A3499" w:rsidRPr="00C81BAD" w:rsidRDefault="003A3499" w:rsidP="004B4D1B">
      <w:pPr>
        <w:rPr>
          <w:rFonts w:ascii="宋体" w:eastAsia="宋体" w:hAnsi="宋体"/>
        </w:rPr>
      </w:pPr>
      <w:r w:rsidRPr="00C81BAD">
        <w:rPr>
          <w:rFonts w:ascii="宋体" w:eastAsia="宋体" w:hAnsi="宋体" w:hint="eastAsia"/>
        </w:rPr>
        <w:t>debug设为true，生成数据的答案，debug</w:t>
      </w:r>
      <w:r w:rsidRPr="00C81BAD">
        <w:rPr>
          <w:rFonts w:ascii="宋体" w:eastAsia="宋体" w:hAnsi="宋体"/>
        </w:rPr>
        <w:t>huge</w:t>
      </w:r>
      <w:r w:rsidRPr="00C81BAD">
        <w:rPr>
          <w:rFonts w:ascii="宋体" w:eastAsia="宋体" w:hAnsi="宋体" w:hint="eastAsia"/>
        </w:rPr>
        <w:t>可以测试大n下程序的性能（自动生成b数组）</w:t>
      </w:r>
    </w:p>
    <w:p w:rsidR="003A3499" w:rsidRPr="00C81BAD" w:rsidRDefault="003A3499" w:rsidP="003A3499">
      <w:pPr>
        <w:rPr>
          <w:rFonts w:ascii="宋体" w:eastAsia="宋体" w:hAnsi="宋体"/>
        </w:rPr>
      </w:pPr>
      <w:r w:rsidRPr="00C81BAD">
        <w:rPr>
          <w:rFonts w:ascii="宋体" w:eastAsia="宋体" w:hAnsi="宋体"/>
        </w:rPr>
        <w:t>/*</w:t>
      </w:r>
    </w:p>
    <w:p w:rsidR="003A3499" w:rsidRPr="00C81BAD" w:rsidRDefault="003A3499" w:rsidP="003A3499">
      <w:pPr>
        <w:rPr>
          <w:rFonts w:ascii="宋体" w:eastAsia="宋体" w:hAnsi="宋体"/>
        </w:rPr>
      </w:pPr>
      <w:r w:rsidRPr="00C81BAD">
        <w:rPr>
          <w:rFonts w:ascii="宋体" w:eastAsia="宋体" w:hAnsi="宋体"/>
        </w:rPr>
        <w:t>input</w:t>
      </w:r>
    </w:p>
    <w:p w:rsidR="003A3499" w:rsidRPr="00C81BAD" w:rsidRDefault="003A3499" w:rsidP="003A3499">
      <w:pPr>
        <w:rPr>
          <w:rFonts w:ascii="宋体" w:eastAsia="宋体" w:hAnsi="宋体"/>
        </w:rPr>
      </w:pPr>
      <w:r w:rsidRPr="00C81BAD">
        <w:rPr>
          <w:rFonts w:ascii="宋体" w:eastAsia="宋体" w:hAnsi="宋体"/>
        </w:rPr>
        <w:t>5 12</w:t>
      </w:r>
    </w:p>
    <w:p w:rsidR="003A3499" w:rsidRPr="00C81BAD" w:rsidRDefault="003A3499" w:rsidP="003A3499">
      <w:pPr>
        <w:rPr>
          <w:rFonts w:ascii="宋体" w:eastAsia="宋体" w:hAnsi="宋体"/>
        </w:rPr>
      </w:pPr>
      <w:r w:rsidRPr="00C81BAD">
        <w:rPr>
          <w:rFonts w:ascii="宋体" w:eastAsia="宋体" w:hAnsi="宋体"/>
        </w:rPr>
        <w:t>1 5 2 4 3</w:t>
      </w:r>
    </w:p>
    <w:p w:rsidR="003A3499" w:rsidRPr="00C81BAD" w:rsidRDefault="003A3499" w:rsidP="003A3499">
      <w:pPr>
        <w:rPr>
          <w:rFonts w:ascii="宋体" w:eastAsia="宋体" w:hAnsi="宋体"/>
        </w:rPr>
      </w:pPr>
      <w:r w:rsidRPr="00C81BAD">
        <w:rPr>
          <w:rFonts w:ascii="宋体" w:eastAsia="宋体" w:hAnsi="宋体"/>
        </w:rPr>
        <w:t>add 1 4</w:t>
      </w:r>
    </w:p>
    <w:p w:rsidR="003A3499" w:rsidRPr="00C81BAD" w:rsidRDefault="003A3499" w:rsidP="003A3499">
      <w:pPr>
        <w:rPr>
          <w:rFonts w:ascii="宋体" w:eastAsia="宋体" w:hAnsi="宋体"/>
        </w:rPr>
      </w:pPr>
      <w:r w:rsidRPr="00C81BAD">
        <w:rPr>
          <w:rFonts w:ascii="宋体" w:eastAsia="宋体" w:hAnsi="宋体"/>
        </w:rPr>
        <w:t>query 1 4</w:t>
      </w:r>
    </w:p>
    <w:p w:rsidR="003A3499" w:rsidRPr="00C81BAD" w:rsidRDefault="003A3499" w:rsidP="003A3499">
      <w:pPr>
        <w:rPr>
          <w:rFonts w:ascii="宋体" w:eastAsia="宋体" w:hAnsi="宋体"/>
        </w:rPr>
      </w:pPr>
      <w:r w:rsidRPr="00C81BAD">
        <w:rPr>
          <w:rFonts w:ascii="宋体" w:eastAsia="宋体" w:hAnsi="宋体"/>
        </w:rPr>
        <w:t>add 2 5</w:t>
      </w:r>
    </w:p>
    <w:p w:rsidR="003A3499" w:rsidRPr="00C81BAD" w:rsidRDefault="003A3499" w:rsidP="003A3499">
      <w:pPr>
        <w:rPr>
          <w:rFonts w:ascii="宋体" w:eastAsia="宋体" w:hAnsi="宋体"/>
        </w:rPr>
      </w:pPr>
      <w:r w:rsidRPr="00C81BAD">
        <w:rPr>
          <w:rFonts w:ascii="宋体" w:eastAsia="宋体" w:hAnsi="宋体"/>
        </w:rPr>
        <w:t>query 2 5</w:t>
      </w:r>
    </w:p>
    <w:p w:rsidR="003A3499" w:rsidRPr="00C81BAD" w:rsidRDefault="003A3499" w:rsidP="003A3499">
      <w:pPr>
        <w:rPr>
          <w:rFonts w:ascii="宋体" w:eastAsia="宋体" w:hAnsi="宋体"/>
        </w:rPr>
      </w:pPr>
      <w:r w:rsidRPr="00C81BAD">
        <w:rPr>
          <w:rFonts w:ascii="宋体" w:eastAsia="宋体" w:hAnsi="宋体"/>
        </w:rPr>
        <w:t>add 3 5</w:t>
      </w:r>
    </w:p>
    <w:p w:rsidR="003A3499" w:rsidRPr="00C81BAD" w:rsidRDefault="003A3499" w:rsidP="003A3499">
      <w:pPr>
        <w:rPr>
          <w:rFonts w:ascii="宋体" w:eastAsia="宋体" w:hAnsi="宋体"/>
        </w:rPr>
      </w:pPr>
      <w:r w:rsidRPr="00C81BAD">
        <w:rPr>
          <w:rFonts w:ascii="宋体" w:eastAsia="宋体" w:hAnsi="宋体"/>
        </w:rPr>
        <w:t>query 1 5</w:t>
      </w:r>
    </w:p>
    <w:p w:rsidR="003A3499" w:rsidRPr="00C81BAD" w:rsidRDefault="003A3499" w:rsidP="003A3499">
      <w:pPr>
        <w:rPr>
          <w:rFonts w:ascii="宋体" w:eastAsia="宋体" w:hAnsi="宋体"/>
        </w:rPr>
      </w:pPr>
      <w:r w:rsidRPr="00C81BAD">
        <w:rPr>
          <w:rFonts w:ascii="宋体" w:eastAsia="宋体" w:hAnsi="宋体"/>
        </w:rPr>
        <w:t>add 2 4</w:t>
      </w:r>
    </w:p>
    <w:p w:rsidR="003A3499" w:rsidRPr="00C81BAD" w:rsidRDefault="003A3499" w:rsidP="003A3499">
      <w:pPr>
        <w:rPr>
          <w:rFonts w:ascii="宋体" w:eastAsia="宋体" w:hAnsi="宋体"/>
        </w:rPr>
      </w:pPr>
      <w:r w:rsidRPr="00C81BAD">
        <w:rPr>
          <w:rFonts w:ascii="宋体" w:eastAsia="宋体" w:hAnsi="宋体"/>
        </w:rPr>
        <w:t>query 1 4</w:t>
      </w:r>
    </w:p>
    <w:p w:rsidR="003A3499" w:rsidRPr="00C81BAD" w:rsidRDefault="003A3499" w:rsidP="003A3499">
      <w:pPr>
        <w:rPr>
          <w:rFonts w:ascii="宋体" w:eastAsia="宋体" w:hAnsi="宋体"/>
        </w:rPr>
      </w:pPr>
      <w:r w:rsidRPr="00C81BAD">
        <w:rPr>
          <w:rFonts w:ascii="宋体" w:eastAsia="宋体" w:hAnsi="宋体"/>
        </w:rPr>
        <w:t>add 2 5</w:t>
      </w:r>
    </w:p>
    <w:p w:rsidR="003A3499" w:rsidRPr="00C81BAD" w:rsidRDefault="003A3499" w:rsidP="003A3499">
      <w:pPr>
        <w:rPr>
          <w:rFonts w:ascii="宋体" w:eastAsia="宋体" w:hAnsi="宋体"/>
        </w:rPr>
      </w:pPr>
      <w:r w:rsidRPr="00C81BAD">
        <w:rPr>
          <w:rFonts w:ascii="宋体" w:eastAsia="宋体" w:hAnsi="宋体"/>
        </w:rPr>
        <w:t>query 2 5</w:t>
      </w:r>
    </w:p>
    <w:p w:rsidR="003A3499" w:rsidRPr="00C81BAD" w:rsidRDefault="003A3499" w:rsidP="003A3499">
      <w:pPr>
        <w:rPr>
          <w:rFonts w:ascii="宋体" w:eastAsia="宋体" w:hAnsi="宋体"/>
        </w:rPr>
      </w:pPr>
      <w:r w:rsidRPr="00C81BAD">
        <w:rPr>
          <w:rFonts w:ascii="宋体" w:eastAsia="宋体" w:hAnsi="宋体"/>
        </w:rPr>
        <w:t>add 2 2</w:t>
      </w:r>
    </w:p>
    <w:p w:rsidR="003A3499" w:rsidRPr="00C81BAD" w:rsidRDefault="003A3499" w:rsidP="003A3499">
      <w:pPr>
        <w:rPr>
          <w:rFonts w:ascii="宋体" w:eastAsia="宋体" w:hAnsi="宋体"/>
        </w:rPr>
      </w:pPr>
      <w:r w:rsidRPr="00C81BAD">
        <w:rPr>
          <w:rFonts w:ascii="宋体" w:eastAsia="宋体" w:hAnsi="宋体"/>
        </w:rPr>
        <w:t>query 1 5</w:t>
      </w:r>
    </w:p>
    <w:p w:rsidR="003A3499" w:rsidRPr="00C81BAD" w:rsidRDefault="003A3499" w:rsidP="003A3499">
      <w:pPr>
        <w:rPr>
          <w:rFonts w:ascii="宋体" w:eastAsia="宋体" w:hAnsi="宋体"/>
        </w:rPr>
      </w:pPr>
      <w:r w:rsidRPr="00C81BAD">
        <w:rPr>
          <w:rFonts w:ascii="宋体" w:eastAsia="宋体" w:hAnsi="宋体"/>
        </w:rPr>
        <w:t>6 8</w:t>
      </w:r>
    </w:p>
    <w:p w:rsidR="003A3499" w:rsidRPr="00C81BAD" w:rsidRDefault="003A3499" w:rsidP="003A3499">
      <w:pPr>
        <w:rPr>
          <w:rFonts w:ascii="宋体" w:eastAsia="宋体" w:hAnsi="宋体"/>
        </w:rPr>
      </w:pPr>
      <w:r w:rsidRPr="00C81BAD">
        <w:rPr>
          <w:rFonts w:ascii="宋体" w:eastAsia="宋体" w:hAnsi="宋体"/>
        </w:rPr>
        <w:t>6 5 4 3 2 1</w:t>
      </w:r>
    </w:p>
    <w:p w:rsidR="003A3499" w:rsidRPr="00C81BAD" w:rsidRDefault="003A3499" w:rsidP="003A3499">
      <w:pPr>
        <w:rPr>
          <w:rFonts w:ascii="宋体" w:eastAsia="宋体" w:hAnsi="宋体"/>
        </w:rPr>
      </w:pPr>
      <w:r w:rsidRPr="00C81BAD">
        <w:rPr>
          <w:rFonts w:ascii="宋体" w:eastAsia="宋体" w:hAnsi="宋体"/>
        </w:rPr>
        <w:t>add 1 3</w:t>
      </w:r>
    </w:p>
    <w:p w:rsidR="003A3499" w:rsidRPr="00C81BAD" w:rsidRDefault="003A3499" w:rsidP="003A3499">
      <w:pPr>
        <w:rPr>
          <w:rFonts w:ascii="宋体" w:eastAsia="宋体" w:hAnsi="宋体"/>
        </w:rPr>
      </w:pPr>
      <w:r w:rsidRPr="00C81BAD">
        <w:rPr>
          <w:rFonts w:ascii="宋体" w:eastAsia="宋体" w:hAnsi="宋体"/>
        </w:rPr>
        <w:t>add 1 3</w:t>
      </w:r>
    </w:p>
    <w:p w:rsidR="003A3499" w:rsidRPr="00C81BAD" w:rsidRDefault="003A3499" w:rsidP="003A3499">
      <w:pPr>
        <w:rPr>
          <w:rFonts w:ascii="宋体" w:eastAsia="宋体" w:hAnsi="宋体"/>
        </w:rPr>
      </w:pPr>
      <w:r w:rsidRPr="00C81BAD">
        <w:rPr>
          <w:rFonts w:ascii="宋体" w:eastAsia="宋体" w:hAnsi="宋体"/>
        </w:rPr>
        <w:lastRenderedPageBreak/>
        <w:t>query 2 4</w:t>
      </w:r>
    </w:p>
    <w:p w:rsidR="003A3499" w:rsidRPr="00C81BAD" w:rsidRDefault="003A3499" w:rsidP="003A3499">
      <w:pPr>
        <w:rPr>
          <w:rFonts w:ascii="宋体" w:eastAsia="宋体" w:hAnsi="宋体"/>
        </w:rPr>
      </w:pPr>
      <w:r w:rsidRPr="00C81BAD">
        <w:rPr>
          <w:rFonts w:ascii="宋体" w:eastAsia="宋体" w:hAnsi="宋体"/>
        </w:rPr>
        <w:t>add 2 4</w:t>
      </w:r>
    </w:p>
    <w:p w:rsidR="003A3499" w:rsidRPr="00C81BAD" w:rsidRDefault="003A3499" w:rsidP="003A3499">
      <w:pPr>
        <w:rPr>
          <w:rFonts w:ascii="宋体" w:eastAsia="宋体" w:hAnsi="宋体"/>
        </w:rPr>
      </w:pPr>
      <w:r w:rsidRPr="00C81BAD">
        <w:rPr>
          <w:rFonts w:ascii="宋体" w:eastAsia="宋体" w:hAnsi="宋体"/>
        </w:rPr>
        <w:t>query 1 6</w:t>
      </w:r>
    </w:p>
    <w:p w:rsidR="003A3499" w:rsidRPr="00C81BAD" w:rsidRDefault="003A3499" w:rsidP="003A3499">
      <w:pPr>
        <w:rPr>
          <w:rFonts w:ascii="宋体" w:eastAsia="宋体" w:hAnsi="宋体"/>
        </w:rPr>
      </w:pPr>
      <w:r w:rsidRPr="00C81BAD">
        <w:rPr>
          <w:rFonts w:ascii="宋体" w:eastAsia="宋体" w:hAnsi="宋体"/>
        </w:rPr>
        <w:t>add 1 6</w:t>
      </w:r>
    </w:p>
    <w:p w:rsidR="003A3499" w:rsidRPr="00C81BAD" w:rsidRDefault="003A3499" w:rsidP="003A3499">
      <w:pPr>
        <w:rPr>
          <w:rFonts w:ascii="宋体" w:eastAsia="宋体" w:hAnsi="宋体"/>
        </w:rPr>
      </w:pPr>
      <w:r w:rsidRPr="00C81BAD">
        <w:rPr>
          <w:rFonts w:ascii="宋体" w:eastAsia="宋体" w:hAnsi="宋体"/>
        </w:rPr>
        <w:t>add 2 6</w:t>
      </w:r>
    </w:p>
    <w:p w:rsidR="003A3499" w:rsidRPr="00C81BAD" w:rsidRDefault="003A3499" w:rsidP="003A3499">
      <w:pPr>
        <w:rPr>
          <w:rFonts w:ascii="宋体" w:eastAsia="宋体" w:hAnsi="宋体"/>
        </w:rPr>
      </w:pPr>
      <w:r w:rsidRPr="00C81BAD">
        <w:rPr>
          <w:rFonts w:ascii="宋体" w:eastAsia="宋体" w:hAnsi="宋体"/>
        </w:rPr>
        <w:t>query 3 6</w:t>
      </w:r>
    </w:p>
    <w:p w:rsidR="003A3499" w:rsidRPr="00C81BAD" w:rsidRDefault="003A3499" w:rsidP="003A3499">
      <w:pPr>
        <w:rPr>
          <w:rFonts w:ascii="宋体" w:eastAsia="宋体" w:hAnsi="宋体"/>
        </w:rPr>
      </w:pPr>
      <w:r w:rsidRPr="00C81BAD">
        <w:rPr>
          <w:rFonts w:ascii="宋体" w:eastAsia="宋体" w:hAnsi="宋体"/>
        </w:rPr>
        <w:t>7 8</w:t>
      </w:r>
    </w:p>
    <w:p w:rsidR="003A3499" w:rsidRPr="00C81BAD" w:rsidRDefault="003A3499" w:rsidP="003A3499">
      <w:pPr>
        <w:rPr>
          <w:rFonts w:ascii="宋体" w:eastAsia="宋体" w:hAnsi="宋体"/>
        </w:rPr>
      </w:pPr>
      <w:r w:rsidRPr="00C81BAD">
        <w:rPr>
          <w:rFonts w:ascii="宋体" w:eastAsia="宋体" w:hAnsi="宋体"/>
        </w:rPr>
        <w:t>3 5 1 2 4 7 6</w:t>
      </w:r>
    </w:p>
    <w:p w:rsidR="003A3499" w:rsidRPr="00C81BAD" w:rsidRDefault="003A3499" w:rsidP="003A3499">
      <w:pPr>
        <w:rPr>
          <w:rFonts w:ascii="宋体" w:eastAsia="宋体" w:hAnsi="宋体"/>
        </w:rPr>
      </w:pPr>
      <w:r w:rsidRPr="00C81BAD">
        <w:rPr>
          <w:rFonts w:ascii="宋体" w:eastAsia="宋体" w:hAnsi="宋体"/>
        </w:rPr>
        <w:t>add 1 3</w:t>
      </w:r>
    </w:p>
    <w:p w:rsidR="003A3499" w:rsidRPr="00C81BAD" w:rsidRDefault="003A3499" w:rsidP="003A3499">
      <w:pPr>
        <w:rPr>
          <w:rFonts w:ascii="宋体" w:eastAsia="宋体" w:hAnsi="宋体"/>
        </w:rPr>
      </w:pPr>
      <w:r w:rsidRPr="00C81BAD">
        <w:rPr>
          <w:rFonts w:ascii="宋体" w:eastAsia="宋体" w:hAnsi="宋体"/>
        </w:rPr>
        <w:t>add 1 3</w:t>
      </w:r>
    </w:p>
    <w:p w:rsidR="003A3499" w:rsidRPr="00C81BAD" w:rsidRDefault="003A3499" w:rsidP="003A3499">
      <w:pPr>
        <w:rPr>
          <w:rFonts w:ascii="宋体" w:eastAsia="宋体" w:hAnsi="宋体"/>
        </w:rPr>
      </w:pPr>
      <w:r w:rsidRPr="00C81BAD">
        <w:rPr>
          <w:rFonts w:ascii="宋体" w:eastAsia="宋体" w:hAnsi="宋体"/>
        </w:rPr>
        <w:t>query 2 4</w:t>
      </w:r>
    </w:p>
    <w:p w:rsidR="003A3499" w:rsidRPr="00C81BAD" w:rsidRDefault="003A3499" w:rsidP="003A3499">
      <w:pPr>
        <w:rPr>
          <w:rFonts w:ascii="宋体" w:eastAsia="宋体" w:hAnsi="宋体"/>
        </w:rPr>
      </w:pPr>
      <w:r w:rsidRPr="00C81BAD">
        <w:rPr>
          <w:rFonts w:ascii="宋体" w:eastAsia="宋体" w:hAnsi="宋体"/>
        </w:rPr>
        <w:t>add 2 4</w:t>
      </w:r>
    </w:p>
    <w:p w:rsidR="003A3499" w:rsidRPr="00C81BAD" w:rsidRDefault="003A3499" w:rsidP="003A3499">
      <w:pPr>
        <w:rPr>
          <w:rFonts w:ascii="宋体" w:eastAsia="宋体" w:hAnsi="宋体"/>
        </w:rPr>
      </w:pPr>
      <w:r w:rsidRPr="00C81BAD">
        <w:rPr>
          <w:rFonts w:ascii="宋体" w:eastAsia="宋体" w:hAnsi="宋体"/>
        </w:rPr>
        <w:t>query 1 6</w:t>
      </w:r>
    </w:p>
    <w:p w:rsidR="003A3499" w:rsidRPr="00C81BAD" w:rsidRDefault="003A3499" w:rsidP="003A3499">
      <w:pPr>
        <w:rPr>
          <w:rFonts w:ascii="宋体" w:eastAsia="宋体" w:hAnsi="宋体"/>
        </w:rPr>
      </w:pPr>
      <w:r w:rsidRPr="00C81BAD">
        <w:rPr>
          <w:rFonts w:ascii="宋体" w:eastAsia="宋体" w:hAnsi="宋体"/>
        </w:rPr>
        <w:t>add 1 6</w:t>
      </w:r>
    </w:p>
    <w:p w:rsidR="003A3499" w:rsidRPr="00C81BAD" w:rsidRDefault="003A3499" w:rsidP="003A3499">
      <w:pPr>
        <w:rPr>
          <w:rFonts w:ascii="宋体" w:eastAsia="宋体" w:hAnsi="宋体"/>
        </w:rPr>
      </w:pPr>
      <w:r w:rsidRPr="00C81BAD">
        <w:rPr>
          <w:rFonts w:ascii="宋体" w:eastAsia="宋体" w:hAnsi="宋体"/>
        </w:rPr>
        <w:t>add 2 6</w:t>
      </w:r>
    </w:p>
    <w:p w:rsidR="003A3499" w:rsidRPr="00C81BAD" w:rsidRDefault="003A3499" w:rsidP="003A3499">
      <w:pPr>
        <w:rPr>
          <w:rFonts w:ascii="宋体" w:eastAsia="宋体" w:hAnsi="宋体"/>
        </w:rPr>
      </w:pPr>
      <w:r w:rsidRPr="00C81BAD">
        <w:rPr>
          <w:rFonts w:ascii="宋体" w:eastAsia="宋体" w:hAnsi="宋体"/>
        </w:rPr>
        <w:t>query 3 6</w:t>
      </w:r>
    </w:p>
    <w:p w:rsidR="003A3499" w:rsidRPr="00C81BAD" w:rsidRDefault="003A3499" w:rsidP="003A3499">
      <w:pPr>
        <w:rPr>
          <w:rFonts w:ascii="宋体" w:eastAsia="宋体" w:hAnsi="宋体"/>
        </w:rPr>
      </w:pPr>
      <w:r w:rsidRPr="00C81BAD">
        <w:rPr>
          <w:rFonts w:ascii="宋体" w:eastAsia="宋体" w:hAnsi="宋体"/>
        </w:rPr>
        <w:t>100000 8</w:t>
      </w:r>
    </w:p>
    <w:p w:rsidR="003A3499" w:rsidRPr="00C81BAD" w:rsidRDefault="003A3499" w:rsidP="003A3499">
      <w:pPr>
        <w:rPr>
          <w:rFonts w:ascii="宋体" w:eastAsia="宋体" w:hAnsi="宋体"/>
        </w:rPr>
      </w:pPr>
      <w:r w:rsidRPr="00C81BAD">
        <w:rPr>
          <w:rFonts w:ascii="宋体" w:eastAsia="宋体" w:hAnsi="宋体"/>
        </w:rPr>
        <w:t>add 1 3</w:t>
      </w:r>
    </w:p>
    <w:p w:rsidR="003A3499" w:rsidRPr="00C81BAD" w:rsidRDefault="003A3499" w:rsidP="003A3499">
      <w:pPr>
        <w:rPr>
          <w:rFonts w:ascii="宋体" w:eastAsia="宋体" w:hAnsi="宋体"/>
        </w:rPr>
      </w:pPr>
      <w:r w:rsidRPr="00C81BAD">
        <w:rPr>
          <w:rFonts w:ascii="宋体" w:eastAsia="宋体" w:hAnsi="宋体"/>
        </w:rPr>
        <w:t>add 1 3</w:t>
      </w:r>
    </w:p>
    <w:p w:rsidR="003A3499" w:rsidRPr="00C81BAD" w:rsidRDefault="003A3499" w:rsidP="003A3499">
      <w:pPr>
        <w:rPr>
          <w:rFonts w:ascii="宋体" w:eastAsia="宋体" w:hAnsi="宋体"/>
        </w:rPr>
      </w:pPr>
      <w:r w:rsidRPr="00C81BAD">
        <w:rPr>
          <w:rFonts w:ascii="宋体" w:eastAsia="宋体" w:hAnsi="宋体"/>
        </w:rPr>
        <w:t>query 2 4</w:t>
      </w:r>
    </w:p>
    <w:p w:rsidR="003A3499" w:rsidRPr="00C81BAD" w:rsidRDefault="003A3499" w:rsidP="003A3499">
      <w:pPr>
        <w:rPr>
          <w:rFonts w:ascii="宋体" w:eastAsia="宋体" w:hAnsi="宋体"/>
        </w:rPr>
      </w:pPr>
      <w:r w:rsidRPr="00C81BAD">
        <w:rPr>
          <w:rFonts w:ascii="宋体" w:eastAsia="宋体" w:hAnsi="宋体"/>
        </w:rPr>
        <w:t>add 2 4</w:t>
      </w:r>
    </w:p>
    <w:p w:rsidR="003A3499" w:rsidRPr="00C81BAD" w:rsidRDefault="003A3499" w:rsidP="003A3499">
      <w:pPr>
        <w:rPr>
          <w:rFonts w:ascii="宋体" w:eastAsia="宋体" w:hAnsi="宋体"/>
        </w:rPr>
      </w:pPr>
      <w:r w:rsidRPr="00C81BAD">
        <w:rPr>
          <w:rFonts w:ascii="宋体" w:eastAsia="宋体" w:hAnsi="宋体"/>
        </w:rPr>
        <w:t>query 1 6</w:t>
      </w:r>
    </w:p>
    <w:p w:rsidR="003A3499" w:rsidRPr="00C81BAD" w:rsidRDefault="003A3499" w:rsidP="003A3499">
      <w:pPr>
        <w:rPr>
          <w:rFonts w:ascii="宋体" w:eastAsia="宋体" w:hAnsi="宋体"/>
        </w:rPr>
      </w:pPr>
      <w:r w:rsidRPr="00C81BAD">
        <w:rPr>
          <w:rFonts w:ascii="宋体" w:eastAsia="宋体" w:hAnsi="宋体"/>
        </w:rPr>
        <w:t>add 1 6</w:t>
      </w:r>
    </w:p>
    <w:p w:rsidR="003A3499" w:rsidRPr="00C81BAD" w:rsidRDefault="003A3499" w:rsidP="003A3499">
      <w:pPr>
        <w:rPr>
          <w:rFonts w:ascii="宋体" w:eastAsia="宋体" w:hAnsi="宋体"/>
        </w:rPr>
      </w:pPr>
      <w:r w:rsidRPr="00C81BAD">
        <w:rPr>
          <w:rFonts w:ascii="宋体" w:eastAsia="宋体" w:hAnsi="宋体"/>
        </w:rPr>
        <w:t>add 2 6</w:t>
      </w:r>
    </w:p>
    <w:p w:rsidR="003A3499" w:rsidRPr="00C81BAD" w:rsidRDefault="003A3499" w:rsidP="003A3499">
      <w:pPr>
        <w:rPr>
          <w:rFonts w:ascii="宋体" w:eastAsia="宋体" w:hAnsi="宋体"/>
        </w:rPr>
      </w:pPr>
      <w:r w:rsidRPr="00C81BAD">
        <w:rPr>
          <w:rFonts w:ascii="宋体" w:eastAsia="宋体" w:hAnsi="宋体"/>
        </w:rPr>
        <w:t>query 3 6</w:t>
      </w:r>
    </w:p>
    <w:p w:rsidR="003A3499" w:rsidRPr="00C81BAD" w:rsidRDefault="003A3499" w:rsidP="003A3499">
      <w:pPr>
        <w:rPr>
          <w:rFonts w:ascii="宋体" w:eastAsia="宋体" w:hAnsi="宋体"/>
        </w:rPr>
      </w:pPr>
      <w:r w:rsidRPr="00C81BAD">
        <w:rPr>
          <w:rFonts w:ascii="宋体" w:eastAsia="宋体" w:hAnsi="宋体"/>
        </w:rPr>
        <w:t>output</w:t>
      </w:r>
    </w:p>
    <w:p w:rsidR="003A3499" w:rsidRPr="00C81BAD" w:rsidRDefault="003A3499" w:rsidP="003A3499">
      <w:pPr>
        <w:rPr>
          <w:rFonts w:ascii="宋体" w:eastAsia="宋体" w:hAnsi="宋体"/>
        </w:rPr>
      </w:pPr>
      <w:r w:rsidRPr="00C81BAD">
        <w:rPr>
          <w:rFonts w:ascii="宋体" w:eastAsia="宋体" w:hAnsi="宋体"/>
        </w:rPr>
        <w:t>1</w:t>
      </w:r>
    </w:p>
    <w:p w:rsidR="003A3499" w:rsidRPr="00C81BAD" w:rsidRDefault="003A3499" w:rsidP="003A3499">
      <w:pPr>
        <w:rPr>
          <w:rFonts w:ascii="宋体" w:eastAsia="宋体" w:hAnsi="宋体"/>
        </w:rPr>
      </w:pPr>
      <w:r w:rsidRPr="00C81BAD">
        <w:rPr>
          <w:rFonts w:ascii="宋体" w:eastAsia="宋体" w:hAnsi="宋体"/>
        </w:rPr>
        <w:t>1</w:t>
      </w:r>
    </w:p>
    <w:p w:rsidR="003A3499" w:rsidRPr="00C81BAD" w:rsidRDefault="003A3499" w:rsidP="003A3499">
      <w:pPr>
        <w:rPr>
          <w:rFonts w:ascii="宋体" w:eastAsia="宋体" w:hAnsi="宋体"/>
        </w:rPr>
      </w:pPr>
      <w:r w:rsidRPr="00C81BAD">
        <w:rPr>
          <w:rFonts w:ascii="宋体" w:eastAsia="宋体" w:hAnsi="宋体"/>
        </w:rPr>
        <w:t>2</w:t>
      </w:r>
    </w:p>
    <w:p w:rsidR="003A3499" w:rsidRPr="00C81BAD" w:rsidRDefault="003A3499" w:rsidP="003A3499">
      <w:pPr>
        <w:rPr>
          <w:rFonts w:ascii="宋体" w:eastAsia="宋体" w:hAnsi="宋体"/>
        </w:rPr>
      </w:pPr>
      <w:r w:rsidRPr="00C81BAD">
        <w:rPr>
          <w:rFonts w:ascii="宋体" w:eastAsia="宋体" w:hAnsi="宋体"/>
        </w:rPr>
        <w:t>4</w:t>
      </w:r>
    </w:p>
    <w:p w:rsidR="003A3499" w:rsidRPr="00C81BAD" w:rsidRDefault="003A3499" w:rsidP="003A3499">
      <w:pPr>
        <w:rPr>
          <w:rFonts w:ascii="宋体" w:eastAsia="宋体" w:hAnsi="宋体"/>
        </w:rPr>
      </w:pPr>
      <w:r w:rsidRPr="00C81BAD">
        <w:rPr>
          <w:rFonts w:ascii="宋体" w:eastAsia="宋体" w:hAnsi="宋体"/>
        </w:rPr>
        <w:t>4</w:t>
      </w:r>
    </w:p>
    <w:p w:rsidR="003A3499" w:rsidRPr="00C81BAD" w:rsidRDefault="003A3499" w:rsidP="003A3499">
      <w:pPr>
        <w:rPr>
          <w:rFonts w:ascii="宋体" w:eastAsia="宋体" w:hAnsi="宋体"/>
        </w:rPr>
      </w:pPr>
      <w:r w:rsidRPr="00C81BAD">
        <w:rPr>
          <w:rFonts w:ascii="宋体" w:eastAsia="宋体" w:hAnsi="宋体"/>
        </w:rPr>
        <w:t>6</w:t>
      </w:r>
    </w:p>
    <w:p w:rsidR="003A3499" w:rsidRPr="00C81BAD" w:rsidRDefault="003A3499" w:rsidP="003A3499">
      <w:pPr>
        <w:rPr>
          <w:rFonts w:ascii="宋体" w:eastAsia="宋体" w:hAnsi="宋体"/>
        </w:rPr>
      </w:pPr>
    </w:p>
    <w:p w:rsidR="003A3499" w:rsidRPr="00C81BAD" w:rsidRDefault="003A3499" w:rsidP="003A3499">
      <w:pPr>
        <w:rPr>
          <w:rFonts w:ascii="宋体" w:eastAsia="宋体" w:hAnsi="宋体"/>
        </w:rPr>
      </w:pPr>
      <w:r w:rsidRPr="00C81BAD">
        <w:rPr>
          <w:rFonts w:ascii="宋体" w:eastAsia="宋体" w:hAnsi="宋体"/>
        </w:rPr>
        <w:t>0</w:t>
      </w:r>
    </w:p>
    <w:p w:rsidR="003A3499" w:rsidRPr="00C81BAD" w:rsidRDefault="003A3499" w:rsidP="003A3499">
      <w:pPr>
        <w:rPr>
          <w:rFonts w:ascii="宋体" w:eastAsia="宋体" w:hAnsi="宋体"/>
        </w:rPr>
      </w:pPr>
      <w:r w:rsidRPr="00C81BAD">
        <w:rPr>
          <w:rFonts w:ascii="宋体" w:eastAsia="宋体" w:hAnsi="宋体"/>
        </w:rPr>
        <w:t>0</w:t>
      </w:r>
    </w:p>
    <w:p w:rsidR="003A3499" w:rsidRPr="00C81BAD" w:rsidRDefault="003A3499" w:rsidP="003A3499">
      <w:pPr>
        <w:rPr>
          <w:rFonts w:ascii="宋体" w:eastAsia="宋体" w:hAnsi="宋体"/>
        </w:rPr>
      </w:pPr>
      <w:r w:rsidRPr="00C81BAD">
        <w:rPr>
          <w:rFonts w:ascii="宋体" w:eastAsia="宋体" w:hAnsi="宋体"/>
        </w:rPr>
        <w:t>5</w:t>
      </w:r>
    </w:p>
    <w:p w:rsidR="003A3499" w:rsidRPr="00C81BAD" w:rsidRDefault="003A3499" w:rsidP="003A3499">
      <w:pPr>
        <w:rPr>
          <w:rFonts w:ascii="宋体" w:eastAsia="宋体" w:hAnsi="宋体"/>
        </w:rPr>
      </w:pPr>
    </w:p>
    <w:p w:rsidR="003A3499" w:rsidRPr="00C81BAD" w:rsidRDefault="003A3499" w:rsidP="003A3499">
      <w:pPr>
        <w:rPr>
          <w:rFonts w:ascii="宋体" w:eastAsia="宋体" w:hAnsi="宋体"/>
        </w:rPr>
      </w:pPr>
      <w:r w:rsidRPr="00C81BAD">
        <w:rPr>
          <w:rFonts w:ascii="宋体" w:eastAsia="宋体" w:hAnsi="宋体"/>
        </w:rPr>
        <w:t>2</w:t>
      </w:r>
    </w:p>
    <w:p w:rsidR="003A3499" w:rsidRPr="00C81BAD" w:rsidRDefault="003A3499" w:rsidP="003A3499">
      <w:pPr>
        <w:rPr>
          <w:rFonts w:ascii="宋体" w:eastAsia="宋体" w:hAnsi="宋体"/>
        </w:rPr>
      </w:pPr>
      <w:r w:rsidRPr="00C81BAD">
        <w:rPr>
          <w:rFonts w:ascii="宋体" w:eastAsia="宋体" w:hAnsi="宋体"/>
        </w:rPr>
        <w:t>3</w:t>
      </w:r>
    </w:p>
    <w:p w:rsidR="003A3499" w:rsidRPr="00C81BAD" w:rsidRDefault="003A3499" w:rsidP="003A3499">
      <w:pPr>
        <w:rPr>
          <w:rFonts w:ascii="宋体" w:eastAsia="宋体" w:hAnsi="宋体"/>
        </w:rPr>
      </w:pPr>
      <w:r w:rsidRPr="00C81BAD">
        <w:rPr>
          <w:rFonts w:ascii="宋体" w:eastAsia="宋体" w:hAnsi="宋体"/>
        </w:rPr>
        <w:t>6</w:t>
      </w:r>
    </w:p>
    <w:p w:rsidR="003A3499" w:rsidRPr="00C81BAD" w:rsidRDefault="003A3499" w:rsidP="003A3499">
      <w:pPr>
        <w:rPr>
          <w:rFonts w:ascii="宋体" w:eastAsia="宋体" w:hAnsi="宋体"/>
        </w:rPr>
      </w:pPr>
    </w:p>
    <w:p w:rsidR="003A3499" w:rsidRPr="00C81BAD" w:rsidRDefault="003A3499" w:rsidP="003A3499">
      <w:pPr>
        <w:rPr>
          <w:rFonts w:ascii="宋体" w:eastAsia="宋体" w:hAnsi="宋体"/>
        </w:rPr>
      </w:pPr>
      <w:r w:rsidRPr="00C81BAD">
        <w:rPr>
          <w:rFonts w:ascii="宋体" w:eastAsia="宋体" w:hAnsi="宋体"/>
        </w:rPr>
        <w:t>1</w:t>
      </w:r>
    </w:p>
    <w:p w:rsidR="003A3499" w:rsidRPr="00C81BAD" w:rsidRDefault="003A3499" w:rsidP="003A3499">
      <w:pPr>
        <w:rPr>
          <w:rFonts w:ascii="宋体" w:eastAsia="宋体" w:hAnsi="宋体"/>
        </w:rPr>
      </w:pPr>
      <w:r w:rsidRPr="00C81BAD">
        <w:rPr>
          <w:rFonts w:ascii="宋体" w:eastAsia="宋体" w:hAnsi="宋体"/>
        </w:rPr>
        <w:t>4</w:t>
      </w:r>
    </w:p>
    <w:p w:rsidR="003A3499" w:rsidRPr="00C81BAD" w:rsidRDefault="003A3499" w:rsidP="003A3499">
      <w:pPr>
        <w:rPr>
          <w:rFonts w:ascii="宋体" w:eastAsia="宋体" w:hAnsi="宋体"/>
        </w:rPr>
      </w:pPr>
      <w:r w:rsidRPr="00C81BAD">
        <w:rPr>
          <w:rFonts w:ascii="宋体" w:eastAsia="宋体" w:hAnsi="宋体"/>
        </w:rPr>
        <w:t>1</w:t>
      </w:r>
    </w:p>
    <w:p w:rsidR="003A3499" w:rsidRPr="00C81BAD" w:rsidRDefault="003A3499" w:rsidP="004B4D1B">
      <w:pPr>
        <w:rPr>
          <w:rFonts w:ascii="宋体" w:eastAsia="宋体" w:hAnsi="宋体"/>
        </w:rPr>
      </w:pPr>
      <w:r w:rsidRPr="00C81BAD">
        <w:rPr>
          <w:rFonts w:ascii="宋体" w:eastAsia="宋体" w:hAnsi="宋体"/>
        </w:rPr>
        <w:lastRenderedPageBreak/>
        <w:t>*/</w:t>
      </w:r>
    </w:p>
    <w:p w:rsidR="003A3499" w:rsidRPr="00C81BAD" w:rsidRDefault="003A3499" w:rsidP="004B4D1B">
      <w:pPr>
        <w:rPr>
          <w:rFonts w:ascii="宋体" w:eastAsia="宋体" w:hAnsi="宋体"/>
        </w:rPr>
      </w:pPr>
      <w:r w:rsidRPr="00C81BAD">
        <w:rPr>
          <w:rFonts w:ascii="宋体" w:eastAsia="宋体" w:hAnsi="宋体" w:hint="eastAsia"/>
        </w:rPr>
        <w:t>【代码】</w:t>
      </w:r>
    </w:p>
    <w:p w:rsidR="003A3499" w:rsidRPr="00C81BAD" w:rsidRDefault="003A3499" w:rsidP="003A3499">
      <w:pPr>
        <w:rPr>
          <w:rFonts w:ascii="宋体" w:eastAsia="宋体" w:hAnsi="宋体"/>
        </w:rPr>
      </w:pPr>
      <w:r w:rsidRPr="00C81BAD">
        <w:rPr>
          <w:rFonts w:ascii="宋体" w:eastAsia="宋体" w:hAnsi="宋体"/>
        </w:rPr>
        <w:t>#include &lt;bits/stdc++.h&gt;</w:t>
      </w:r>
    </w:p>
    <w:p w:rsidR="003A3499" w:rsidRPr="00C81BAD" w:rsidRDefault="003A3499" w:rsidP="003A3499">
      <w:pPr>
        <w:rPr>
          <w:rFonts w:ascii="宋体" w:eastAsia="宋体" w:hAnsi="宋体"/>
        </w:rPr>
      </w:pPr>
      <w:r w:rsidRPr="00C81BAD">
        <w:rPr>
          <w:rFonts w:ascii="宋体" w:eastAsia="宋体" w:hAnsi="宋体"/>
        </w:rPr>
        <w:t>#define MAXN 100010</w:t>
      </w:r>
    </w:p>
    <w:p w:rsidR="003A3499" w:rsidRPr="00C81BAD" w:rsidRDefault="003A3499" w:rsidP="003A3499">
      <w:pPr>
        <w:rPr>
          <w:rFonts w:ascii="宋体" w:eastAsia="宋体" w:hAnsi="宋体"/>
        </w:rPr>
      </w:pPr>
      <w:r w:rsidRPr="00C81BAD">
        <w:rPr>
          <w:rFonts w:ascii="宋体" w:eastAsia="宋体" w:hAnsi="宋体"/>
        </w:rPr>
        <w:t>#define ll long long</w:t>
      </w:r>
    </w:p>
    <w:p w:rsidR="003A3499" w:rsidRPr="00C81BAD" w:rsidRDefault="003A3499" w:rsidP="003A3499">
      <w:pPr>
        <w:rPr>
          <w:rFonts w:ascii="宋体" w:eastAsia="宋体" w:hAnsi="宋体"/>
        </w:rPr>
      </w:pPr>
      <w:r w:rsidRPr="00C81BAD">
        <w:rPr>
          <w:rFonts w:ascii="宋体" w:eastAsia="宋体" w:hAnsi="宋体"/>
        </w:rPr>
        <w:t>#define debug false</w:t>
      </w:r>
    </w:p>
    <w:p w:rsidR="003A3499" w:rsidRPr="00C81BAD" w:rsidRDefault="003A3499" w:rsidP="003A3499">
      <w:pPr>
        <w:rPr>
          <w:rFonts w:ascii="宋体" w:eastAsia="宋体" w:hAnsi="宋体"/>
        </w:rPr>
      </w:pPr>
      <w:r w:rsidRPr="00C81BAD">
        <w:rPr>
          <w:rFonts w:ascii="宋体" w:eastAsia="宋体" w:hAnsi="宋体"/>
        </w:rPr>
        <w:t>#define debughuge false</w:t>
      </w:r>
    </w:p>
    <w:p w:rsidR="003A3499" w:rsidRPr="00C81BAD" w:rsidRDefault="003A3499" w:rsidP="003A3499">
      <w:pPr>
        <w:rPr>
          <w:rFonts w:ascii="宋体" w:eastAsia="宋体" w:hAnsi="宋体"/>
        </w:rPr>
      </w:pPr>
    </w:p>
    <w:p w:rsidR="003A3499" w:rsidRPr="00C81BAD" w:rsidRDefault="003A3499" w:rsidP="003A3499">
      <w:pPr>
        <w:rPr>
          <w:rFonts w:ascii="宋体" w:eastAsia="宋体" w:hAnsi="宋体"/>
        </w:rPr>
      </w:pPr>
      <w:r w:rsidRPr="00C81BAD">
        <w:rPr>
          <w:rFonts w:ascii="宋体" w:eastAsia="宋体" w:hAnsi="宋体"/>
        </w:rPr>
        <w:t>using namespace std;</w:t>
      </w:r>
    </w:p>
    <w:p w:rsidR="003A3499" w:rsidRPr="00C81BAD" w:rsidRDefault="003A3499" w:rsidP="003A3499">
      <w:pPr>
        <w:rPr>
          <w:rFonts w:ascii="宋体" w:eastAsia="宋体" w:hAnsi="宋体"/>
        </w:rPr>
      </w:pPr>
    </w:p>
    <w:p w:rsidR="003A3499" w:rsidRPr="00C81BAD" w:rsidRDefault="003A3499" w:rsidP="003A3499">
      <w:pPr>
        <w:rPr>
          <w:rFonts w:ascii="宋体" w:eastAsia="宋体" w:hAnsi="宋体"/>
        </w:rPr>
      </w:pPr>
      <w:r w:rsidRPr="00C81BAD">
        <w:rPr>
          <w:rFonts w:ascii="宋体" w:eastAsia="宋体" w:hAnsi="宋体"/>
        </w:rPr>
        <w:t>struct node{</w:t>
      </w:r>
    </w:p>
    <w:p w:rsidR="003A3499" w:rsidRPr="00C81BAD" w:rsidRDefault="003A3499" w:rsidP="003A3499">
      <w:pPr>
        <w:rPr>
          <w:rFonts w:ascii="宋体" w:eastAsia="宋体" w:hAnsi="宋体"/>
        </w:rPr>
      </w:pPr>
      <w:r w:rsidRPr="00C81BAD">
        <w:rPr>
          <w:rFonts w:ascii="宋体" w:eastAsia="宋体" w:hAnsi="宋体"/>
        </w:rPr>
        <w:t xml:space="preserve">    int l,r;</w:t>
      </w:r>
    </w:p>
    <w:p w:rsidR="003A3499" w:rsidRPr="00C81BAD" w:rsidRDefault="003A3499" w:rsidP="003A3499">
      <w:pPr>
        <w:rPr>
          <w:rFonts w:ascii="宋体" w:eastAsia="宋体" w:hAnsi="宋体"/>
        </w:rPr>
      </w:pPr>
      <w:r w:rsidRPr="00C81BAD">
        <w:rPr>
          <w:rFonts w:ascii="宋体" w:eastAsia="宋体" w:hAnsi="宋体"/>
        </w:rPr>
        <w:t xml:space="preserve">    ll sum,store,lazy,left,add;</w:t>
      </w:r>
    </w:p>
    <w:p w:rsidR="003A3499" w:rsidRPr="00C81BAD" w:rsidRDefault="003A3499" w:rsidP="003A3499">
      <w:pPr>
        <w:rPr>
          <w:rFonts w:ascii="宋体" w:eastAsia="宋体" w:hAnsi="宋体"/>
        </w:rPr>
      </w:pPr>
      <w:r w:rsidRPr="00C81BAD">
        <w:rPr>
          <w:rFonts w:ascii="宋体" w:eastAsia="宋体" w:hAnsi="宋体"/>
        </w:rPr>
        <w:t>}tree[MAXN&lt;&lt;2];</w:t>
      </w:r>
    </w:p>
    <w:p w:rsidR="003A3499" w:rsidRPr="00C81BAD" w:rsidRDefault="003A3499" w:rsidP="003A3499">
      <w:pPr>
        <w:rPr>
          <w:rFonts w:ascii="宋体" w:eastAsia="宋体" w:hAnsi="宋体"/>
        </w:rPr>
      </w:pPr>
      <w:r w:rsidRPr="00C81BAD">
        <w:rPr>
          <w:rFonts w:ascii="宋体" w:eastAsia="宋体" w:hAnsi="宋体"/>
        </w:rPr>
        <w:t>ll b[MAXN];</w:t>
      </w:r>
    </w:p>
    <w:p w:rsidR="003A3499" w:rsidRPr="00C81BAD" w:rsidRDefault="003A3499" w:rsidP="003A3499">
      <w:pPr>
        <w:rPr>
          <w:rFonts w:ascii="宋体" w:eastAsia="宋体" w:hAnsi="宋体"/>
        </w:rPr>
      </w:pPr>
      <w:r w:rsidRPr="00C81BAD">
        <w:rPr>
          <w:rFonts w:ascii="宋体" w:eastAsia="宋体" w:hAnsi="宋体"/>
        </w:rPr>
        <w:t>void push_up(int id);</w:t>
      </w:r>
    </w:p>
    <w:p w:rsidR="003A3499" w:rsidRPr="00C81BAD" w:rsidRDefault="003A3499" w:rsidP="003A3499">
      <w:pPr>
        <w:rPr>
          <w:rFonts w:ascii="宋体" w:eastAsia="宋体" w:hAnsi="宋体"/>
        </w:rPr>
      </w:pPr>
      <w:r w:rsidRPr="00C81BAD">
        <w:rPr>
          <w:rFonts w:ascii="宋体" w:eastAsia="宋体" w:hAnsi="宋体"/>
        </w:rPr>
        <w:t>void push_down(int id);</w:t>
      </w:r>
    </w:p>
    <w:p w:rsidR="003A3499" w:rsidRPr="00C81BAD" w:rsidRDefault="003A3499" w:rsidP="003A3499">
      <w:pPr>
        <w:rPr>
          <w:rFonts w:ascii="宋体" w:eastAsia="宋体" w:hAnsi="宋体"/>
        </w:rPr>
      </w:pPr>
      <w:r w:rsidRPr="00C81BAD">
        <w:rPr>
          <w:rFonts w:ascii="宋体" w:eastAsia="宋体" w:hAnsi="宋体"/>
        </w:rPr>
        <w:t>void build_tree(int id,int l,int r);</w:t>
      </w:r>
    </w:p>
    <w:p w:rsidR="003A3499" w:rsidRPr="00C81BAD" w:rsidRDefault="003A3499" w:rsidP="003A3499">
      <w:pPr>
        <w:rPr>
          <w:rFonts w:ascii="宋体" w:eastAsia="宋体" w:hAnsi="宋体"/>
        </w:rPr>
      </w:pPr>
      <w:r w:rsidRPr="00C81BAD">
        <w:rPr>
          <w:rFonts w:ascii="宋体" w:eastAsia="宋体" w:hAnsi="宋体"/>
        </w:rPr>
        <w:t>void update(int id,int l,int r,ll num);</w:t>
      </w:r>
    </w:p>
    <w:p w:rsidR="003A3499" w:rsidRPr="00C81BAD" w:rsidRDefault="003A3499" w:rsidP="003A3499">
      <w:pPr>
        <w:rPr>
          <w:rFonts w:ascii="宋体" w:eastAsia="宋体" w:hAnsi="宋体"/>
        </w:rPr>
      </w:pPr>
      <w:r w:rsidRPr="00C81BAD">
        <w:rPr>
          <w:rFonts w:ascii="宋体" w:eastAsia="宋体" w:hAnsi="宋体"/>
        </w:rPr>
        <w:t>ll query(int id,int l,int r);</w:t>
      </w:r>
    </w:p>
    <w:p w:rsidR="003A3499" w:rsidRPr="00C81BAD" w:rsidRDefault="003A3499" w:rsidP="003A3499">
      <w:pPr>
        <w:rPr>
          <w:rFonts w:ascii="宋体" w:eastAsia="宋体" w:hAnsi="宋体"/>
        </w:rPr>
      </w:pPr>
    </w:p>
    <w:p w:rsidR="003A3499" w:rsidRPr="00C81BAD" w:rsidRDefault="003A3499" w:rsidP="003A3499">
      <w:pPr>
        <w:rPr>
          <w:rFonts w:ascii="宋体" w:eastAsia="宋体" w:hAnsi="宋体"/>
        </w:rPr>
      </w:pPr>
      <w:r w:rsidRPr="00C81BAD">
        <w:rPr>
          <w:rFonts w:ascii="宋体" w:eastAsia="宋体" w:hAnsi="宋体"/>
        </w:rPr>
        <w:t>void push_up(int id){</w:t>
      </w:r>
    </w:p>
    <w:p w:rsidR="003A3499" w:rsidRPr="00C81BAD" w:rsidRDefault="003A3499" w:rsidP="003A3499">
      <w:pPr>
        <w:rPr>
          <w:rFonts w:ascii="宋体" w:eastAsia="宋体" w:hAnsi="宋体"/>
        </w:rPr>
      </w:pPr>
      <w:r w:rsidRPr="00C81BAD">
        <w:rPr>
          <w:rFonts w:ascii="宋体" w:eastAsia="宋体" w:hAnsi="宋体"/>
        </w:rPr>
        <w:t xml:space="preserve">    tree[id].sum=tree[id&lt;&lt;1].sum+tree[id&lt;&lt;1|1].sum;</w:t>
      </w:r>
    </w:p>
    <w:p w:rsidR="003A3499" w:rsidRPr="00C81BAD" w:rsidRDefault="003A3499" w:rsidP="003A3499">
      <w:pPr>
        <w:rPr>
          <w:rFonts w:ascii="宋体" w:eastAsia="宋体" w:hAnsi="宋体"/>
        </w:rPr>
      </w:pPr>
      <w:r w:rsidRPr="00C81BAD">
        <w:rPr>
          <w:rFonts w:ascii="宋体" w:eastAsia="宋体" w:hAnsi="宋体"/>
        </w:rPr>
        <w:t xml:space="preserve">    tree[id].store=min(tree[id&lt;&lt;1].store,tree[id&lt;&lt;1|1].store);</w:t>
      </w:r>
    </w:p>
    <w:p w:rsidR="003A3499" w:rsidRPr="00C81BAD" w:rsidRDefault="003A3499" w:rsidP="003A3499">
      <w:pPr>
        <w:rPr>
          <w:rFonts w:ascii="宋体" w:eastAsia="宋体" w:hAnsi="宋体"/>
        </w:rPr>
      </w:pPr>
      <w:r w:rsidRPr="00C81BAD">
        <w:rPr>
          <w:rFonts w:ascii="宋体" w:eastAsia="宋体" w:hAnsi="宋体"/>
        </w:rPr>
        <w:t xml:space="preserve">    if(tree[id&lt;&lt;1].left==tree[id&lt;&lt;1|1].left){</w:t>
      </w:r>
    </w:p>
    <w:p w:rsidR="003A3499" w:rsidRPr="00C81BAD" w:rsidRDefault="003A3499" w:rsidP="003A3499">
      <w:pPr>
        <w:rPr>
          <w:rFonts w:ascii="宋体" w:eastAsia="宋体" w:hAnsi="宋体"/>
        </w:rPr>
      </w:pPr>
      <w:r w:rsidRPr="00C81BAD">
        <w:rPr>
          <w:rFonts w:ascii="宋体" w:eastAsia="宋体" w:hAnsi="宋体"/>
        </w:rPr>
        <w:t xml:space="preserve">        tree[id].left=tree[id&lt;&lt;1].left,tree[id].add=tree[id&lt;&lt;1].add+tree[id&lt;&lt;1|1].add;</w:t>
      </w:r>
    </w:p>
    <w:p w:rsidR="003A3499" w:rsidRPr="00C81BAD" w:rsidRDefault="003A3499" w:rsidP="003A3499">
      <w:pPr>
        <w:rPr>
          <w:rFonts w:ascii="宋体" w:eastAsia="宋体" w:hAnsi="宋体"/>
        </w:rPr>
      </w:pPr>
      <w:r w:rsidRPr="00C81BAD">
        <w:rPr>
          <w:rFonts w:ascii="宋体" w:eastAsia="宋体" w:hAnsi="宋体"/>
        </w:rPr>
        <w:t xml:space="preserve">    }else if(tree[id&lt;&lt;1].left&lt;tree[id&lt;&lt;1|1].left){</w:t>
      </w:r>
    </w:p>
    <w:p w:rsidR="003A3499" w:rsidRPr="00C81BAD" w:rsidRDefault="003A3499" w:rsidP="003A3499">
      <w:pPr>
        <w:rPr>
          <w:rFonts w:ascii="宋体" w:eastAsia="宋体" w:hAnsi="宋体"/>
        </w:rPr>
      </w:pPr>
      <w:r w:rsidRPr="00C81BAD">
        <w:rPr>
          <w:rFonts w:ascii="宋体" w:eastAsia="宋体" w:hAnsi="宋体"/>
        </w:rPr>
        <w:t xml:space="preserve">        tree[id].left=tree[id&lt;&lt;1].left,tree[id].add=tree[id&lt;&lt;1].add;</w:t>
      </w:r>
    </w:p>
    <w:p w:rsidR="003A3499" w:rsidRPr="00C81BAD" w:rsidRDefault="003A3499" w:rsidP="003A3499">
      <w:pPr>
        <w:rPr>
          <w:rFonts w:ascii="宋体" w:eastAsia="宋体" w:hAnsi="宋体"/>
        </w:rPr>
      </w:pPr>
      <w:r w:rsidRPr="00C81BAD">
        <w:rPr>
          <w:rFonts w:ascii="宋体" w:eastAsia="宋体" w:hAnsi="宋体"/>
        </w:rPr>
        <w:t xml:space="preserve">    }else{</w:t>
      </w:r>
    </w:p>
    <w:p w:rsidR="003A3499" w:rsidRPr="00C81BAD" w:rsidRDefault="003A3499" w:rsidP="003A3499">
      <w:pPr>
        <w:rPr>
          <w:rFonts w:ascii="宋体" w:eastAsia="宋体" w:hAnsi="宋体"/>
        </w:rPr>
      </w:pPr>
      <w:r w:rsidRPr="00C81BAD">
        <w:rPr>
          <w:rFonts w:ascii="宋体" w:eastAsia="宋体" w:hAnsi="宋体"/>
        </w:rPr>
        <w:t xml:space="preserve">        tree[id].left=tree[id&lt;&lt;1|1].left,tree[id].add=tree[id&lt;&lt;1|1].add;</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return;</w:t>
      </w:r>
    </w:p>
    <w:p w:rsidR="003A3499" w:rsidRPr="00C81BAD" w:rsidRDefault="003A3499" w:rsidP="003A3499">
      <w:pPr>
        <w:rPr>
          <w:rFonts w:ascii="宋体" w:eastAsia="宋体" w:hAnsi="宋体"/>
        </w:rPr>
      </w:pPr>
      <w:r w:rsidRPr="00C81BAD">
        <w:rPr>
          <w:rFonts w:ascii="宋体" w:eastAsia="宋体" w:hAnsi="宋体"/>
        </w:rPr>
        <w:t>}</w:t>
      </w:r>
    </w:p>
    <w:p w:rsidR="003A3499" w:rsidRPr="00C81BAD" w:rsidRDefault="003A3499" w:rsidP="003A3499">
      <w:pPr>
        <w:rPr>
          <w:rFonts w:ascii="宋体" w:eastAsia="宋体" w:hAnsi="宋体"/>
        </w:rPr>
      </w:pPr>
      <w:r w:rsidRPr="00C81BAD">
        <w:rPr>
          <w:rFonts w:ascii="宋体" w:eastAsia="宋体" w:hAnsi="宋体"/>
        </w:rPr>
        <w:t>void push_down(int id){</w:t>
      </w:r>
    </w:p>
    <w:p w:rsidR="003A3499" w:rsidRPr="00C81BAD" w:rsidRDefault="003A3499" w:rsidP="003A3499">
      <w:pPr>
        <w:rPr>
          <w:rFonts w:ascii="宋体" w:eastAsia="宋体" w:hAnsi="宋体"/>
        </w:rPr>
      </w:pPr>
      <w:r w:rsidRPr="00C81BAD">
        <w:rPr>
          <w:rFonts w:ascii="宋体" w:eastAsia="宋体" w:hAnsi="宋体"/>
        </w:rPr>
        <w:t xml:space="preserve">    if(tree[id].lazy){</w:t>
      </w:r>
    </w:p>
    <w:p w:rsidR="003A3499" w:rsidRPr="00C81BAD" w:rsidRDefault="003A3499" w:rsidP="003A3499">
      <w:pPr>
        <w:rPr>
          <w:rFonts w:ascii="宋体" w:eastAsia="宋体" w:hAnsi="宋体"/>
        </w:rPr>
      </w:pPr>
      <w:r w:rsidRPr="00C81BAD">
        <w:rPr>
          <w:rFonts w:ascii="宋体" w:eastAsia="宋体" w:hAnsi="宋体"/>
        </w:rPr>
        <w:t xml:space="preserve">        update(id&lt;&lt;1,tree[id&lt;&lt;1].l,tree[id&lt;&lt;1].r,tree[id].lazy);</w:t>
      </w:r>
    </w:p>
    <w:p w:rsidR="003A3499" w:rsidRPr="00C81BAD" w:rsidRDefault="003A3499" w:rsidP="003A3499">
      <w:pPr>
        <w:rPr>
          <w:rFonts w:ascii="宋体" w:eastAsia="宋体" w:hAnsi="宋体"/>
        </w:rPr>
      </w:pPr>
      <w:r w:rsidRPr="00C81BAD">
        <w:rPr>
          <w:rFonts w:ascii="宋体" w:eastAsia="宋体" w:hAnsi="宋体"/>
        </w:rPr>
        <w:t xml:space="preserve">        update(id&lt;&lt;1|1,tree[id&lt;&lt;1|1].l,tree[id&lt;&lt;1|1].r,tree[id].lazy);</w:t>
      </w:r>
    </w:p>
    <w:p w:rsidR="003A3499" w:rsidRPr="00C81BAD" w:rsidRDefault="003A3499" w:rsidP="003A3499">
      <w:pPr>
        <w:rPr>
          <w:rFonts w:ascii="宋体" w:eastAsia="宋体" w:hAnsi="宋体"/>
        </w:rPr>
      </w:pPr>
      <w:r w:rsidRPr="00C81BAD">
        <w:rPr>
          <w:rFonts w:ascii="宋体" w:eastAsia="宋体" w:hAnsi="宋体"/>
        </w:rPr>
        <w:t xml:space="preserve">        tree[id].lazy=0;</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return;</w:t>
      </w:r>
    </w:p>
    <w:p w:rsidR="003A3499" w:rsidRPr="00C81BAD" w:rsidRDefault="003A3499" w:rsidP="003A3499">
      <w:pPr>
        <w:rPr>
          <w:rFonts w:ascii="宋体" w:eastAsia="宋体" w:hAnsi="宋体"/>
        </w:rPr>
      </w:pPr>
      <w:r w:rsidRPr="00C81BAD">
        <w:rPr>
          <w:rFonts w:ascii="宋体" w:eastAsia="宋体" w:hAnsi="宋体"/>
        </w:rPr>
        <w:t>}</w:t>
      </w:r>
    </w:p>
    <w:p w:rsidR="003A3499" w:rsidRPr="00C81BAD" w:rsidRDefault="003A3499" w:rsidP="003A3499">
      <w:pPr>
        <w:rPr>
          <w:rFonts w:ascii="宋体" w:eastAsia="宋体" w:hAnsi="宋体"/>
        </w:rPr>
      </w:pPr>
      <w:r w:rsidRPr="00C81BAD">
        <w:rPr>
          <w:rFonts w:ascii="宋体" w:eastAsia="宋体" w:hAnsi="宋体"/>
        </w:rPr>
        <w:t>void build_tree(int id,int l,int r){</w:t>
      </w:r>
    </w:p>
    <w:p w:rsidR="003A3499" w:rsidRPr="00C81BAD" w:rsidRDefault="003A3499" w:rsidP="003A3499">
      <w:pPr>
        <w:rPr>
          <w:rFonts w:ascii="宋体" w:eastAsia="宋体" w:hAnsi="宋体"/>
        </w:rPr>
      </w:pPr>
      <w:r w:rsidRPr="00C81BAD">
        <w:rPr>
          <w:rFonts w:ascii="宋体" w:eastAsia="宋体" w:hAnsi="宋体"/>
        </w:rPr>
        <w:t xml:space="preserve">    tree[id].l=l,tree[id].r=r,tree[id].lazy=tree[id].store=tree[id].sum=0;</w:t>
      </w:r>
    </w:p>
    <w:p w:rsidR="003A3499" w:rsidRPr="00C81BAD" w:rsidRDefault="003A3499" w:rsidP="003A3499">
      <w:pPr>
        <w:rPr>
          <w:rFonts w:ascii="宋体" w:eastAsia="宋体" w:hAnsi="宋体"/>
        </w:rPr>
      </w:pPr>
      <w:r w:rsidRPr="00C81BAD">
        <w:rPr>
          <w:rFonts w:ascii="宋体" w:eastAsia="宋体" w:hAnsi="宋体"/>
        </w:rPr>
        <w:lastRenderedPageBreak/>
        <w:t xml:space="preserve">    if(l==r){</w:t>
      </w:r>
    </w:p>
    <w:p w:rsidR="003A3499" w:rsidRPr="00C81BAD" w:rsidRDefault="003A3499" w:rsidP="003A3499">
      <w:pPr>
        <w:rPr>
          <w:rFonts w:ascii="宋体" w:eastAsia="宋体" w:hAnsi="宋体"/>
        </w:rPr>
      </w:pPr>
      <w:r w:rsidRPr="00C81BAD">
        <w:rPr>
          <w:rFonts w:ascii="宋体" w:eastAsia="宋体" w:hAnsi="宋体"/>
        </w:rPr>
        <w:t xml:space="preserve">        tree[id].left=b[l],tree[id].add=1;</w:t>
      </w:r>
    </w:p>
    <w:p w:rsidR="003A3499" w:rsidRPr="00C81BAD" w:rsidRDefault="003A3499" w:rsidP="003A3499">
      <w:pPr>
        <w:rPr>
          <w:rFonts w:ascii="宋体" w:eastAsia="宋体" w:hAnsi="宋体"/>
        </w:rPr>
      </w:pPr>
      <w:r w:rsidRPr="00C81BAD">
        <w:rPr>
          <w:rFonts w:ascii="宋体" w:eastAsia="宋体" w:hAnsi="宋体"/>
        </w:rPr>
        <w:t xml:space="preserve">        return;</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int mid=(l+r)&gt;&gt;1;</w:t>
      </w:r>
    </w:p>
    <w:p w:rsidR="003A3499" w:rsidRPr="00C81BAD" w:rsidRDefault="003A3499" w:rsidP="003A3499">
      <w:pPr>
        <w:rPr>
          <w:rFonts w:ascii="宋体" w:eastAsia="宋体" w:hAnsi="宋体"/>
        </w:rPr>
      </w:pPr>
      <w:r w:rsidRPr="00C81BAD">
        <w:rPr>
          <w:rFonts w:ascii="宋体" w:eastAsia="宋体" w:hAnsi="宋体"/>
        </w:rPr>
        <w:t xml:space="preserve">    build_tree(id&lt;&lt;1,l,mid),build_tree(id&lt;&lt;1|1,mid+1,r);</w:t>
      </w:r>
    </w:p>
    <w:p w:rsidR="003A3499" w:rsidRPr="00C81BAD" w:rsidRDefault="003A3499" w:rsidP="003A3499">
      <w:pPr>
        <w:rPr>
          <w:rFonts w:ascii="宋体" w:eastAsia="宋体" w:hAnsi="宋体"/>
        </w:rPr>
      </w:pPr>
      <w:r w:rsidRPr="00C81BAD">
        <w:rPr>
          <w:rFonts w:ascii="宋体" w:eastAsia="宋体" w:hAnsi="宋体"/>
        </w:rPr>
        <w:t xml:space="preserve">    push_up(id);</w:t>
      </w:r>
    </w:p>
    <w:p w:rsidR="003A3499" w:rsidRPr="00C81BAD" w:rsidRDefault="003A3499" w:rsidP="003A3499">
      <w:pPr>
        <w:rPr>
          <w:rFonts w:ascii="宋体" w:eastAsia="宋体" w:hAnsi="宋体"/>
        </w:rPr>
      </w:pPr>
      <w:r w:rsidRPr="00C81BAD">
        <w:rPr>
          <w:rFonts w:ascii="宋体" w:eastAsia="宋体" w:hAnsi="宋体"/>
        </w:rPr>
        <w:t xml:space="preserve">    return;</w:t>
      </w:r>
    </w:p>
    <w:p w:rsidR="003A3499" w:rsidRPr="00C81BAD" w:rsidRDefault="003A3499" w:rsidP="003A3499">
      <w:pPr>
        <w:rPr>
          <w:rFonts w:ascii="宋体" w:eastAsia="宋体" w:hAnsi="宋体"/>
        </w:rPr>
      </w:pPr>
      <w:r w:rsidRPr="00C81BAD">
        <w:rPr>
          <w:rFonts w:ascii="宋体" w:eastAsia="宋体" w:hAnsi="宋体"/>
        </w:rPr>
        <w:t>}</w:t>
      </w:r>
    </w:p>
    <w:p w:rsidR="003A3499" w:rsidRPr="00C81BAD" w:rsidRDefault="003A3499" w:rsidP="003A3499">
      <w:pPr>
        <w:rPr>
          <w:rFonts w:ascii="宋体" w:eastAsia="宋体" w:hAnsi="宋体"/>
        </w:rPr>
      </w:pPr>
      <w:r w:rsidRPr="00C81BAD">
        <w:rPr>
          <w:rFonts w:ascii="宋体" w:eastAsia="宋体" w:hAnsi="宋体"/>
        </w:rPr>
        <w:t>void update(int id,int l,int r,ll num){</w:t>
      </w:r>
    </w:p>
    <w:p w:rsidR="003A3499" w:rsidRPr="00C81BAD" w:rsidRDefault="003A3499" w:rsidP="003A3499">
      <w:pPr>
        <w:rPr>
          <w:rFonts w:ascii="宋体" w:eastAsia="宋体" w:hAnsi="宋体"/>
        </w:rPr>
      </w:pPr>
      <w:r w:rsidRPr="00C81BAD">
        <w:rPr>
          <w:rFonts w:ascii="宋体" w:eastAsia="宋体" w:hAnsi="宋体"/>
        </w:rPr>
        <w:t xml:space="preserve">    if(tree[id].l==l&amp;&amp;tree[id].r==r){</w:t>
      </w:r>
    </w:p>
    <w:p w:rsidR="003A3499" w:rsidRPr="00C81BAD" w:rsidRDefault="003A3499" w:rsidP="003A3499">
      <w:pPr>
        <w:rPr>
          <w:rFonts w:ascii="宋体" w:eastAsia="宋体" w:hAnsi="宋体"/>
        </w:rPr>
      </w:pPr>
      <w:r w:rsidRPr="00C81BAD">
        <w:rPr>
          <w:rFonts w:ascii="宋体" w:eastAsia="宋体" w:hAnsi="宋体"/>
        </w:rPr>
        <w:t xml:space="preserve">        if(l==r){</w:t>
      </w:r>
    </w:p>
    <w:p w:rsidR="003A3499" w:rsidRPr="00C81BAD" w:rsidRDefault="003A3499" w:rsidP="003A3499">
      <w:pPr>
        <w:rPr>
          <w:rFonts w:ascii="宋体" w:eastAsia="宋体" w:hAnsi="宋体"/>
        </w:rPr>
      </w:pPr>
      <w:r w:rsidRPr="00C81BAD">
        <w:rPr>
          <w:rFonts w:ascii="宋体" w:eastAsia="宋体" w:hAnsi="宋体"/>
        </w:rPr>
        <w:t xml:space="preserve">            tree[id].store+=num;</w:t>
      </w:r>
    </w:p>
    <w:p w:rsidR="003A3499" w:rsidRPr="00C81BAD" w:rsidRDefault="003A3499" w:rsidP="003A3499">
      <w:pPr>
        <w:rPr>
          <w:rFonts w:ascii="宋体" w:eastAsia="宋体" w:hAnsi="宋体"/>
        </w:rPr>
      </w:pPr>
      <w:r w:rsidRPr="00C81BAD">
        <w:rPr>
          <w:rFonts w:ascii="宋体" w:eastAsia="宋体" w:hAnsi="宋体"/>
        </w:rPr>
        <w:t xml:space="preserve">            while(tree[id].store&gt;=tree[id].left){</w:t>
      </w:r>
    </w:p>
    <w:p w:rsidR="003A3499" w:rsidRPr="00C81BAD" w:rsidRDefault="003A3499" w:rsidP="003A3499">
      <w:pPr>
        <w:rPr>
          <w:rFonts w:ascii="宋体" w:eastAsia="宋体" w:hAnsi="宋体"/>
        </w:rPr>
      </w:pPr>
      <w:r w:rsidRPr="00C81BAD">
        <w:rPr>
          <w:rFonts w:ascii="宋体" w:eastAsia="宋体" w:hAnsi="宋体"/>
        </w:rPr>
        <w:t xml:space="preserve">                tree[id].store-=tree[id].left;</w:t>
      </w:r>
    </w:p>
    <w:p w:rsidR="003A3499" w:rsidRPr="00C81BAD" w:rsidRDefault="003A3499" w:rsidP="003A3499">
      <w:pPr>
        <w:rPr>
          <w:rFonts w:ascii="宋体" w:eastAsia="宋体" w:hAnsi="宋体"/>
        </w:rPr>
      </w:pPr>
      <w:r w:rsidRPr="00C81BAD">
        <w:rPr>
          <w:rFonts w:ascii="宋体" w:eastAsia="宋体" w:hAnsi="宋体"/>
        </w:rPr>
        <w:t xml:space="preserve">                tree[id].sum++;</w:t>
      </w:r>
    </w:p>
    <w:p w:rsidR="003A3499" w:rsidRPr="00C81BAD" w:rsidRDefault="003A3499" w:rsidP="003A3499">
      <w:pPr>
        <w:rPr>
          <w:rFonts w:ascii="宋体" w:eastAsia="宋体" w:hAnsi="宋体"/>
        </w:rPr>
      </w:pPr>
      <w:r w:rsidRPr="00C81BAD">
        <w:rPr>
          <w:rFonts w:ascii="宋体" w:eastAsia="宋体" w:hAnsi="宋体"/>
        </w:rPr>
        <w:t xml:space="preserve">                tree[id].left=b[l];</w:t>
      </w:r>
    </w:p>
    <w:p w:rsidR="003A3499" w:rsidRPr="00C81BAD" w:rsidRDefault="003A3499" w:rsidP="003A3499">
      <w:pPr>
        <w:rPr>
          <w:rFonts w:ascii="宋体" w:eastAsia="宋体" w:hAnsi="宋体"/>
        </w:rPr>
      </w:pPr>
      <w:r w:rsidRPr="00C81BAD">
        <w:rPr>
          <w:rFonts w:ascii="宋体" w:eastAsia="宋体" w:hAnsi="宋体"/>
        </w:rPr>
        <w:t xml:space="preserve">                tree[id].add=1;</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tree[id].left-=tree[id].store;</w:t>
      </w:r>
    </w:p>
    <w:p w:rsidR="003A3499" w:rsidRPr="00C81BAD" w:rsidRDefault="003A3499" w:rsidP="003A3499">
      <w:pPr>
        <w:rPr>
          <w:rFonts w:ascii="宋体" w:eastAsia="宋体" w:hAnsi="宋体"/>
        </w:rPr>
      </w:pPr>
      <w:r w:rsidRPr="00C81BAD">
        <w:rPr>
          <w:rFonts w:ascii="宋体" w:eastAsia="宋体" w:hAnsi="宋体"/>
        </w:rPr>
        <w:t xml:space="preserve">            tree[id].store=0;</w:t>
      </w:r>
    </w:p>
    <w:p w:rsidR="003A3499" w:rsidRPr="00C81BAD" w:rsidRDefault="003A3499" w:rsidP="003A3499">
      <w:pPr>
        <w:rPr>
          <w:rFonts w:ascii="宋体" w:eastAsia="宋体" w:hAnsi="宋体"/>
        </w:rPr>
      </w:pPr>
      <w:r w:rsidRPr="00C81BAD">
        <w:rPr>
          <w:rFonts w:ascii="宋体" w:eastAsia="宋体" w:hAnsi="宋体"/>
        </w:rPr>
        <w:t xml:space="preserve">        }else{</w:t>
      </w:r>
    </w:p>
    <w:p w:rsidR="003A3499" w:rsidRPr="00C81BAD" w:rsidRDefault="003A3499" w:rsidP="003A3499">
      <w:pPr>
        <w:rPr>
          <w:rFonts w:ascii="宋体" w:eastAsia="宋体" w:hAnsi="宋体"/>
        </w:rPr>
      </w:pPr>
      <w:r w:rsidRPr="00C81BAD">
        <w:rPr>
          <w:rFonts w:ascii="宋体" w:eastAsia="宋体" w:hAnsi="宋体"/>
        </w:rPr>
        <w:t xml:space="preserve">            tree[id].lazy+=num;</w:t>
      </w:r>
    </w:p>
    <w:p w:rsidR="003A3499" w:rsidRPr="00C81BAD" w:rsidRDefault="003A3499" w:rsidP="003A3499">
      <w:pPr>
        <w:rPr>
          <w:rFonts w:ascii="宋体" w:eastAsia="宋体" w:hAnsi="宋体"/>
        </w:rPr>
      </w:pPr>
      <w:r w:rsidRPr="00C81BAD">
        <w:rPr>
          <w:rFonts w:ascii="宋体" w:eastAsia="宋体" w:hAnsi="宋体"/>
        </w:rPr>
        <w:t xml:space="preserve">            tree[id].store+=num;</w:t>
      </w:r>
    </w:p>
    <w:p w:rsidR="003A3499" w:rsidRPr="00C81BAD" w:rsidRDefault="003A3499" w:rsidP="003A3499">
      <w:pPr>
        <w:rPr>
          <w:rFonts w:ascii="宋体" w:eastAsia="宋体" w:hAnsi="宋体"/>
        </w:rPr>
      </w:pPr>
      <w:r w:rsidRPr="00C81BAD">
        <w:rPr>
          <w:rFonts w:ascii="宋体" w:eastAsia="宋体" w:hAnsi="宋体"/>
        </w:rPr>
        <w:t xml:space="preserve">            while(tree[id].store&gt;=tree[id].left){</w:t>
      </w:r>
    </w:p>
    <w:p w:rsidR="003A3499" w:rsidRPr="00C81BAD" w:rsidRDefault="003A3499" w:rsidP="003A3499">
      <w:pPr>
        <w:rPr>
          <w:rFonts w:ascii="宋体" w:eastAsia="宋体" w:hAnsi="宋体"/>
        </w:rPr>
      </w:pPr>
      <w:r w:rsidRPr="00C81BAD">
        <w:rPr>
          <w:rFonts w:ascii="宋体" w:eastAsia="宋体" w:hAnsi="宋体"/>
        </w:rPr>
        <w:t xml:space="preserve">                tree[id].store-=tree[id].left;</w:t>
      </w:r>
    </w:p>
    <w:p w:rsidR="003A3499" w:rsidRPr="00C81BAD" w:rsidRDefault="003A3499" w:rsidP="003A3499">
      <w:pPr>
        <w:rPr>
          <w:rFonts w:ascii="宋体" w:eastAsia="宋体" w:hAnsi="宋体"/>
        </w:rPr>
      </w:pPr>
      <w:r w:rsidRPr="00C81BAD">
        <w:rPr>
          <w:rFonts w:ascii="宋体" w:eastAsia="宋体" w:hAnsi="宋体"/>
        </w:rPr>
        <w:t xml:space="preserve">                tree[id].sum+=tree[id].add;</w:t>
      </w:r>
    </w:p>
    <w:p w:rsidR="003A3499" w:rsidRPr="00C81BAD" w:rsidRDefault="003A3499" w:rsidP="003A3499">
      <w:pPr>
        <w:rPr>
          <w:rFonts w:ascii="宋体" w:eastAsia="宋体" w:hAnsi="宋体"/>
        </w:rPr>
      </w:pPr>
      <w:r w:rsidRPr="00C81BAD">
        <w:rPr>
          <w:rFonts w:ascii="宋体" w:eastAsia="宋体" w:hAnsi="宋体"/>
        </w:rPr>
        <w:t xml:space="preserve">                tree[id].left=0;</w:t>
      </w:r>
    </w:p>
    <w:p w:rsidR="003A3499" w:rsidRPr="00C81BAD" w:rsidRDefault="003A3499" w:rsidP="003A3499">
      <w:pPr>
        <w:rPr>
          <w:rFonts w:ascii="宋体" w:eastAsia="宋体" w:hAnsi="宋体"/>
        </w:rPr>
      </w:pPr>
      <w:r w:rsidRPr="00C81BAD">
        <w:rPr>
          <w:rFonts w:ascii="宋体" w:eastAsia="宋体" w:hAnsi="宋体"/>
        </w:rPr>
        <w:t xml:space="preserve">                push_down(id);</w:t>
      </w:r>
    </w:p>
    <w:p w:rsidR="003A3499" w:rsidRPr="00C81BAD" w:rsidRDefault="003A3499" w:rsidP="003A3499">
      <w:pPr>
        <w:rPr>
          <w:rFonts w:ascii="宋体" w:eastAsia="宋体" w:hAnsi="宋体"/>
        </w:rPr>
      </w:pPr>
      <w:r w:rsidRPr="00C81BAD">
        <w:rPr>
          <w:rFonts w:ascii="宋体" w:eastAsia="宋体" w:hAnsi="宋体"/>
        </w:rPr>
        <w:t xml:space="preserve">                push_up(id);</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tree[id].left-=tree[id].store;</w:t>
      </w:r>
    </w:p>
    <w:p w:rsidR="003A3499" w:rsidRPr="00C81BAD" w:rsidRDefault="003A3499" w:rsidP="003A3499">
      <w:pPr>
        <w:rPr>
          <w:rFonts w:ascii="宋体" w:eastAsia="宋体" w:hAnsi="宋体"/>
        </w:rPr>
      </w:pPr>
      <w:r w:rsidRPr="00C81BAD">
        <w:rPr>
          <w:rFonts w:ascii="宋体" w:eastAsia="宋体" w:hAnsi="宋体"/>
        </w:rPr>
        <w:t xml:space="preserve">            tree[id].store=0;</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return;</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push_down(id);</w:t>
      </w:r>
    </w:p>
    <w:p w:rsidR="003A3499" w:rsidRPr="00C81BAD" w:rsidRDefault="003A3499" w:rsidP="003A3499">
      <w:pPr>
        <w:rPr>
          <w:rFonts w:ascii="宋体" w:eastAsia="宋体" w:hAnsi="宋体"/>
        </w:rPr>
      </w:pPr>
      <w:r w:rsidRPr="00C81BAD">
        <w:rPr>
          <w:rFonts w:ascii="宋体" w:eastAsia="宋体" w:hAnsi="宋体"/>
        </w:rPr>
        <w:t xml:space="preserve">    int leftr=tree[id&lt;&lt;1].r,rightl=tree[id&lt;&lt;1|1].l;</w:t>
      </w:r>
    </w:p>
    <w:p w:rsidR="003A3499" w:rsidRPr="00C81BAD" w:rsidRDefault="003A3499" w:rsidP="003A3499">
      <w:pPr>
        <w:rPr>
          <w:rFonts w:ascii="宋体" w:eastAsia="宋体" w:hAnsi="宋体"/>
        </w:rPr>
      </w:pPr>
      <w:r w:rsidRPr="00C81BAD">
        <w:rPr>
          <w:rFonts w:ascii="宋体" w:eastAsia="宋体" w:hAnsi="宋体"/>
        </w:rPr>
        <w:t xml:space="preserve">    if(r&lt;=leftr){</w:t>
      </w:r>
    </w:p>
    <w:p w:rsidR="003A3499" w:rsidRPr="00C81BAD" w:rsidRDefault="003A3499" w:rsidP="003A3499">
      <w:pPr>
        <w:rPr>
          <w:rFonts w:ascii="宋体" w:eastAsia="宋体" w:hAnsi="宋体"/>
        </w:rPr>
      </w:pPr>
      <w:r w:rsidRPr="00C81BAD">
        <w:rPr>
          <w:rFonts w:ascii="宋体" w:eastAsia="宋体" w:hAnsi="宋体"/>
        </w:rPr>
        <w:t xml:space="preserve">        update(id&lt;&lt;1,l,r,num);</w:t>
      </w:r>
    </w:p>
    <w:p w:rsidR="003A3499" w:rsidRPr="00C81BAD" w:rsidRDefault="003A3499" w:rsidP="003A3499">
      <w:pPr>
        <w:rPr>
          <w:rFonts w:ascii="宋体" w:eastAsia="宋体" w:hAnsi="宋体"/>
        </w:rPr>
      </w:pPr>
      <w:r w:rsidRPr="00C81BAD">
        <w:rPr>
          <w:rFonts w:ascii="宋体" w:eastAsia="宋体" w:hAnsi="宋体"/>
        </w:rPr>
        <w:t xml:space="preserve">    }else if(l&gt;=rightl){</w:t>
      </w:r>
    </w:p>
    <w:p w:rsidR="003A3499" w:rsidRPr="00C81BAD" w:rsidRDefault="003A3499" w:rsidP="003A3499">
      <w:pPr>
        <w:rPr>
          <w:rFonts w:ascii="宋体" w:eastAsia="宋体" w:hAnsi="宋体"/>
        </w:rPr>
      </w:pPr>
      <w:r w:rsidRPr="00C81BAD">
        <w:rPr>
          <w:rFonts w:ascii="宋体" w:eastAsia="宋体" w:hAnsi="宋体"/>
        </w:rPr>
        <w:t xml:space="preserve">        update(id&lt;&lt;1|1,l,r,num);</w:t>
      </w:r>
    </w:p>
    <w:p w:rsidR="003A3499" w:rsidRPr="00C81BAD" w:rsidRDefault="003A3499" w:rsidP="003A3499">
      <w:pPr>
        <w:rPr>
          <w:rFonts w:ascii="宋体" w:eastAsia="宋体" w:hAnsi="宋体"/>
        </w:rPr>
      </w:pPr>
      <w:r w:rsidRPr="00C81BAD">
        <w:rPr>
          <w:rFonts w:ascii="宋体" w:eastAsia="宋体" w:hAnsi="宋体"/>
        </w:rPr>
        <w:t xml:space="preserve">    }else{</w:t>
      </w:r>
    </w:p>
    <w:p w:rsidR="003A3499" w:rsidRPr="00C81BAD" w:rsidRDefault="003A3499" w:rsidP="003A3499">
      <w:pPr>
        <w:rPr>
          <w:rFonts w:ascii="宋体" w:eastAsia="宋体" w:hAnsi="宋体"/>
        </w:rPr>
      </w:pPr>
      <w:r w:rsidRPr="00C81BAD">
        <w:rPr>
          <w:rFonts w:ascii="宋体" w:eastAsia="宋体" w:hAnsi="宋体"/>
        </w:rPr>
        <w:t xml:space="preserve">        update(id&lt;&lt;1,l,leftr,num),update(id&lt;&lt;1|1,rightl,r,num);</w:t>
      </w:r>
    </w:p>
    <w:p w:rsidR="003A3499" w:rsidRPr="00C81BAD" w:rsidRDefault="003A3499" w:rsidP="003A3499">
      <w:pPr>
        <w:rPr>
          <w:rFonts w:ascii="宋体" w:eastAsia="宋体" w:hAnsi="宋体"/>
        </w:rPr>
      </w:pPr>
      <w:r w:rsidRPr="00C81BAD">
        <w:rPr>
          <w:rFonts w:ascii="宋体" w:eastAsia="宋体" w:hAnsi="宋体"/>
        </w:rPr>
        <w:lastRenderedPageBreak/>
        <w:t xml:space="preserve">    }</w:t>
      </w:r>
    </w:p>
    <w:p w:rsidR="003A3499" w:rsidRPr="00C81BAD" w:rsidRDefault="003A3499" w:rsidP="003A3499">
      <w:pPr>
        <w:rPr>
          <w:rFonts w:ascii="宋体" w:eastAsia="宋体" w:hAnsi="宋体"/>
        </w:rPr>
      </w:pPr>
      <w:r w:rsidRPr="00C81BAD">
        <w:rPr>
          <w:rFonts w:ascii="宋体" w:eastAsia="宋体" w:hAnsi="宋体"/>
        </w:rPr>
        <w:t xml:space="preserve">    push_up(id);</w:t>
      </w:r>
    </w:p>
    <w:p w:rsidR="003A3499" w:rsidRPr="00C81BAD" w:rsidRDefault="003A3499" w:rsidP="003A3499">
      <w:pPr>
        <w:rPr>
          <w:rFonts w:ascii="宋体" w:eastAsia="宋体" w:hAnsi="宋体"/>
        </w:rPr>
      </w:pPr>
      <w:r w:rsidRPr="00C81BAD">
        <w:rPr>
          <w:rFonts w:ascii="宋体" w:eastAsia="宋体" w:hAnsi="宋体"/>
        </w:rPr>
        <w:t xml:space="preserve">    return;</w:t>
      </w:r>
    </w:p>
    <w:p w:rsidR="003A3499" w:rsidRPr="00C81BAD" w:rsidRDefault="003A3499" w:rsidP="003A3499">
      <w:pPr>
        <w:rPr>
          <w:rFonts w:ascii="宋体" w:eastAsia="宋体" w:hAnsi="宋体"/>
        </w:rPr>
      </w:pPr>
      <w:r w:rsidRPr="00C81BAD">
        <w:rPr>
          <w:rFonts w:ascii="宋体" w:eastAsia="宋体" w:hAnsi="宋体"/>
        </w:rPr>
        <w:t>}</w:t>
      </w:r>
    </w:p>
    <w:p w:rsidR="003A3499" w:rsidRPr="00C81BAD" w:rsidRDefault="003A3499" w:rsidP="003A3499">
      <w:pPr>
        <w:rPr>
          <w:rFonts w:ascii="宋体" w:eastAsia="宋体" w:hAnsi="宋体"/>
        </w:rPr>
      </w:pPr>
      <w:r w:rsidRPr="00C81BAD">
        <w:rPr>
          <w:rFonts w:ascii="宋体" w:eastAsia="宋体" w:hAnsi="宋体"/>
        </w:rPr>
        <w:t>ll query(int id,int l,int r){</w:t>
      </w:r>
    </w:p>
    <w:p w:rsidR="003A3499" w:rsidRPr="00C81BAD" w:rsidRDefault="003A3499" w:rsidP="003A3499">
      <w:pPr>
        <w:rPr>
          <w:rFonts w:ascii="宋体" w:eastAsia="宋体" w:hAnsi="宋体"/>
        </w:rPr>
      </w:pPr>
      <w:r w:rsidRPr="00C81BAD">
        <w:rPr>
          <w:rFonts w:ascii="宋体" w:eastAsia="宋体" w:hAnsi="宋体"/>
        </w:rPr>
        <w:t xml:space="preserve">    if(tree[id].l==l&amp;&amp;tree[id].r==r){</w:t>
      </w:r>
    </w:p>
    <w:p w:rsidR="003A3499" w:rsidRPr="00C81BAD" w:rsidRDefault="003A3499" w:rsidP="003A3499">
      <w:pPr>
        <w:rPr>
          <w:rFonts w:ascii="宋体" w:eastAsia="宋体" w:hAnsi="宋体"/>
        </w:rPr>
      </w:pPr>
      <w:r w:rsidRPr="00C81BAD">
        <w:rPr>
          <w:rFonts w:ascii="宋体" w:eastAsia="宋体" w:hAnsi="宋体"/>
        </w:rPr>
        <w:t xml:space="preserve">        return tree[id].sum;</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push_down(id);</w:t>
      </w:r>
    </w:p>
    <w:p w:rsidR="003A3499" w:rsidRPr="00C81BAD" w:rsidRDefault="003A3499" w:rsidP="003A3499">
      <w:pPr>
        <w:rPr>
          <w:rFonts w:ascii="宋体" w:eastAsia="宋体" w:hAnsi="宋体"/>
        </w:rPr>
      </w:pPr>
      <w:r w:rsidRPr="00C81BAD">
        <w:rPr>
          <w:rFonts w:ascii="宋体" w:eastAsia="宋体" w:hAnsi="宋体"/>
        </w:rPr>
        <w:t xml:space="preserve">    ll ans;</w:t>
      </w:r>
    </w:p>
    <w:p w:rsidR="003A3499" w:rsidRPr="00C81BAD" w:rsidRDefault="003A3499" w:rsidP="003A3499">
      <w:pPr>
        <w:rPr>
          <w:rFonts w:ascii="宋体" w:eastAsia="宋体" w:hAnsi="宋体"/>
        </w:rPr>
      </w:pPr>
      <w:r w:rsidRPr="00C81BAD">
        <w:rPr>
          <w:rFonts w:ascii="宋体" w:eastAsia="宋体" w:hAnsi="宋体"/>
        </w:rPr>
        <w:t xml:space="preserve">    int leftr=tree[id&lt;&lt;1].r,rightl=tree[id&lt;&lt;1|1].l;</w:t>
      </w:r>
    </w:p>
    <w:p w:rsidR="003A3499" w:rsidRPr="00C81BAD" w:rsidRDefault="003A3499" w:rsidP="003A3499">
      <w:pPr>
        <w:rPr>
          <w:rFonts w:ascii="宋体" w:eastAsia="宋体" w:hAnsi="宋体"/>
        </w:rPr>
      </w:pPr>
      <w:r w:rsidRPr="00C81BAD">
        <w:rPr>
          <w:rFonts w:ascii="宋体" w:eastAsia="宋体" w:hAnsi="宋体"/>
        </w:rPr>
        <w:t xml:space="preserve">    if(r&lt;=leftr){</w:t>
      </w:r>
    </w:p>
    <w:p w:rsidR="003A3499" w:rsidRPr="00C81BAD" w:rsidRDefault="003A3499" w:rsidP="003A3499">
      <w:pPr>
        <w:rPr>
          <w:rFonts w:ascii="宋体" w:eastAsia="宋体" w:hAnsi="宋体"/>
        </w:rPr>
      </w:pPr>
      <w:r w:rsidRPr="00C81BAD">
        <w:rPr>
          <w:rFonts w:ascii="宋体" w:eastAsia="宋体" w:hAnsi="宋体"/>
        </w:rPr>
        <w:t xml:space="preserve">        ans=query(id&lt;&lt;1,l,r);</w:t>
      </w:r>
    </w:p>
    <w:p w:rsidR="003A3499" w:rsidRPr="00C81BAD" w:rsidRDefault="003A3499" w:rsidP="003A3499">
      <w:pPr>
        <w:rPr>
          <w:rFonts w:ascii="宋体" w:eastAsia="宋体" w:hAnsi="宋体"/>
        </w:rPr>
      </w:pPr>
      <w:r w:rsidRPr="00C81BAD">
        <w:rPr>
          <w:rFonts w:ascii="宋体" w:eastAsia="宋体" w:hAnsi="宋体"/>
        </w:rPr>
        <w:t xml:space="preserve">    }else if(l&gt;=rightl){</w:t>
      </w:r>
    </w:p>
    <w:p w:rsidR="003A3499" w:rsidRPr="00C81BAD" w:rsidRDefault="003A3499" w:rsidP="003A3499">
      <w:pPr>
        <w:rPr>
          <w:rFonts w:ascii="宋体" w:eastAsia="宋体" w:hAnsi="宋体"/>
        </w:rPr>
      </w:pPr>
      <w:r w:rsidRPr="00C81BAD">
        <w:rPr>
          <w:rFonts w:ascii="宋体" w:eastAsia="宋体" w:hAnsi="宋体"/>
        </w:rPr>
        <w:t xml:space="preserve">        ans=query(id&lt;&lt;1|1,l,r);</w:t>
      </w:r>
    </w:p>
    <w:p w:rsidR="003A3499" w:rsidRPr="00C81BAD" w:rsidRDefault="003A3499" w:rsidP="003A3499">
      <w:pPr>
        <w:rPr>
          <w:rFonts w:ascii="宋体" w:eastAsia="宋体" w:hAnsi="宋体"/>
        </w:rPr>
      </w:pPr>
      <w:r w:rsidRPr="00C81BAD">
        <w:rPr>
          <w:rFonts w:ascii="宋体" w:eastAsia="宋体" w:hAnsi="宋体"/>
        </w:rPr>
        <w:t xml:space="preserve">    }else{</w:t>
      </w:r>
    </w:p>
    <w:p w:rsidR="003A3499" w:rsidRPr="00C81BAD" w:rsidRDefault="003A3499" w:rsidP="003A3499">
      <w:pPr>
        <w:rPr>
          <w:rFonts w:ascii="宋体" w:eastAsia="宋体" w:hAnsi="宋体"/>
        </w:rPr>
      </w:pPr>
      <w:r w:rsidRPr="00C81BAD">
        <w:rPr>
          <w:rFonts w:ascii="宋体" w:eastAsia="宋体" w:hAnsi="宋体"/>
        </w:rPr>
        <w:t xml:space="preserve">        ans=query(id&lt;&lt;1,l,leftr)+query(id&lt;&lt;1|1,rightl,r);</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push_up(id);</w:t>
      </w:r>
    </w:p>
    <w:p w:rsidR="003A3499" w:rsidRPr="00C81BAD" w:rsidRDefault="003A3499" w:rsidP="003A3499">
      <w:pPr>
        <w:rPr>
          <w:rFonts w:ascii="宋体" w:eastAsia="宋体" w:hAnsi="宋体"/>
        </w:rPr>
      </w:pPr>
      <w:r w:rsidRPr="00C81BAD">
        <w:rPr>
          <w:rFonts w:ascii="宋体" w:eastAsia="宋体" w:hAnsi="宋体"/>
        </w:rPr>
        <w:t xml:space="preserve">    return ans;</w:t>
      </w:r>
    </w:p>
    <w:p w:rsidR="003A3499" w:rsidRPr="00C81BAD" w:rsidRDefault="003A3499" w:rsidP="003A3499">
      <w:pPr>
        <w:rPr>
          <w:rFonts w:ascii="宋体" w:eastAsia="宋体" w:hAnsi="宋体"/>
        </w:rPr>
      </w:pPr>
      <w:r w:rsidRPr="00C81BAD">
        <w:rPr>
          <w:rFonts w:ascii="宋体" w:eastAsia="宋体" w:hAnsi="宋体"/>
        </w:rPr>
        <w:t>}</w:t>
      </w:r>
    </w:p>
    <w:p w:rsidR="003A3499" w:rsidRPr="00C81BAD" w:rsidRDefault="003A3499" w:rsidP="003A3499">
      <w:pPr>
        <w:rPr>
          <w:rFonts w:ascii="宋体" w:eastAsia="宋体" w:hAnsi="宋体"/>
        </w:rPr>
      </w:pPr>
    </w:p>
    <w:p w:rsidR="003A3499" w:rsidRPr="00C81BAD" w:rsidRDefault="003A3499" w:rsidP="003A3499">
      <w:pPr>
        <w:rPr>
          <w:rFonts w:ascii="宋体" w:eastAsia="宋体" w:hAnsi="宋体"/>
        </w:rPr>
      </w:pPr>
      <w:r w:rsidRPr="00C81BAD">
        <w:rPr>
          <w:rFonts w:ascii="宋体" w:eastAsia="宋体" w:hAnsi="宋体"/>
        </w:rPr>
        <w:t>int main()</w:t>
      </w:r>
    </w:p>
    <w:p w:rsidR="003A3499" w:rsidRPr="00C81BAD" w:rsidRDefault="003A3499" w:rsidP="003A3499">
      <w:pPr>
        <w:rPr>
          <w:rFonts w:ascii="宋体" w:eastAsia="宋体" w:hAnsi="宋体"/>
        </w:rPr>
      </w:pPr>
      <w:r w:rsidRPr="00C81BAD">
        <w:rPr>
          <w:rFonts w:ascii="宋体" w:eastAsia="宋体" w:hAnsi="宋体"/>
        </w:rPr>
        <w:t>{</w:t>
      </w:r>
    </w:p>
    <w:p w:rsidR="003A3499" w:rsidRPr="00C81BAD" w:rsidRDefault="003A3499" w:rsidP="003A3499">
      <w:pPr>
        <w:rPr>
          <w:rFonts w:ascii="宋体" w:eastAsia="宋体" w:hAnsi="宋体"/>
        </w:rPr>
      </w:pPr>
      <w:r w:rsidRPr="00C81BAD">
        <w:rPr>
          <w:rFonts w:ascii="宋体" w:eastAsia="宋体" w:hAnsi="宋体"/>
        </w:rPr>
        <w:t xml:space="preserve">    if(debug){</w:t>
      </w:r>
    </w:p>
    <w:p w:rsidR="003A3499" w:rsidRPr="00C81BAD" w:rsidRDefault="003A3499" w:rsidP="003A3499">
      <w:pPr>
        <w:rPr>
          <w:rFonts w:ascii="宋体" w:eastAsia="宋体" w:hAnsi="宋体"/>
        </w:rPr>
      </w:pPr>
      <w:r w:rsidRPr="00C81BAD">
        <w:rPr>
          <w:rFonts w:ascii="宋体" w:eastAsia="宋体" w:hAnsi="宋体"/>
        </w:rPr>
        <w:t xml:space="preserve">        int n,q;</w:t>
      </w:r>
    </w:p>
    <w:p w:rsidR="003A3499" w:rsidRPr="00C81BAD" w:rsidRDefault="003A3499" w:rsidP="003A3499">
      <w:pPr>
        <w:rPr>
          <w:rFonts w:ascii="宋体" w:eastAsia="宋体" w:hAnsi="宋体"/>
        </w:rPr>
      </w:pPr>
      <w:r w:rsidRPr="00C81BAD">
        <w:rPr>
          <w:rFonts w:ascii="宋体" w:eastAsia="宋体" w:hAnsi="宋体"/>
        </w:rPr>
        <w:t xml:space="preserve">        while(~scanf("%d%d",&amp;n,&amp;q)){</w:t>
      </w:r>
    </w:p>
    <w:p w:rsidR="003A3499" w:rsidRPr="00C81BAD" w:rsidRDefault="003A3499" w:rsidP="003A3499">
      <w:pPr>
        <w:rPr>
          <w:rFonts w:ascii="宋体" w:eastAsia="宋体" w:hAnsi="宋体"/>
        </w:rPr>
      </w:pPr>
      <w:r w:rsidRPr="00C81BAD">
        <w:rPr>
          <w:rFonts w:ascii="宋体" w:eastAsia="宋体" w:hAnsi="宋体"/>
        </w:rPr>
        <w:t xml:space="preserve">            if(debughuge) for (int i=1;i&lt;=n;i++) b[i]=i;</w:t>
      </w:r>
    </w:p>
    <w:p w:rsidR="003A3499" w:rsidRPr="00C81BAD" w:rsidRDefault="003A3499" w:rsidP="003A3499">
      <w:pPr>
        <w:rPr>
          <w:rFonts w:ascii="宋体" w:eastAsia="宋体" w:hAnsi="宋体"/>
        </w:rPr>
      </w:pPr>
      <w:r w:rsidRPr="00C81BAD">
        <w:rPr>
          <w:rFonts w:ascii="宋体" w:eastAsia="宋体" w:hAnsi="宋体"/>
        </w:rPr>
        <w:t xml:space="preserve">            else{</w:t>
      </w:r>
    </w:p>
    <w:p w:rsidR="003A3499" w:rsidRPr="00C81BAD" w:rsidRDefault="003A3499" w:rsidP="003A3499">
      <w:pPr>
        <w:rPr>
          <w:rFonts w:ascii="宋体" w:eastAsia="宋体" w:hAnsi="宋体"/>
        </w:rPr>
      </w:pPr>
      <w:r w:rsidRPr="00C81BAD">
        <w:rPr>
          <w:rFonts w:ascii="宋体" w:eastAsia="宋体" w:hAnsi="宋体"/>
        </w:rPr>
        <w:t xml:space="preserve">                for (int i=1;i&lt;=n;i++) scanf("%I64d",&amp;b[i]);</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int a[MAXN];</w:t>
      </w:r>
    </w:p>
    <w:p w:rsidR="003A3499" w:rsidRPr="00C81BAD" w:rsidRDefault="003A3499" w:rsidP="003A3499">
      <w:pPr>
        <w:rPr>
          <w:rFonts w:ascii="宋体" w:eastAsia="宋体" w:hAnsi="宋体"/>
        </w:rPr>
      </w:pPr>
      <w:r w:rsidRPr="00C81BAD">
        <w:rPr>
          <w:rFonts w:ascii="宋体" w:eastAsia="宋体" w:hAnsi="宋体"/>
        </w:rPr>
        <w:t xml:space="preserve">            memset(a,0,sizeof(a));</w:t>
      </w:r>
    </w:p>
    <w:p w:rsidR="003A3499" w:rsidRPr="00C81BAD" w:rsidRDefault="003A3499" w:rsidP="003A3499">
      <w:pPr>
        <w:rPr>
          <w:rFonts w:ascii="宋体" w:eastAsia="宋体" w:hAnsi="宋体"/>
        </w:rPr>
      </w:pPr>
      <w:r w:rsidRPr="00C81BAD">
        <w:rPr>
          <w:rFonts w:ascii="宋体" w:eastAsia="宋体" w:hAnsi="宋体"/>
        </w:rPr>
        <w:t xml:space="preserve">            char op[20];</w:t>
      </w:r>
    </w:p>
    <w:p w:rsidR="003A3499" w:rsidRPr="00C81BAD" w:rsidRDefault="003A3499" w:rsidP="003A3499">
      <w:pPr>
        <w:rPr>
          <w:rFonts w:ascii="宋体" w:eastAsia="宋体" w:hAnsi="宋体"/>
        </w:rPr>
      </w:pPr>
      <w:r w:rsidRPr="00C81BAD">
        <w:rPr>
          <w:rFonts w:ascii="宋体" w:eastAsia="宋体" w:hAnsi="宋体"/>
        </w:rPr>
        <w:t xml:space="preserve">            int l,r;</w:t>
      </w:r>
    </w:p>
    <w:p w:rsidR="003A3499" w:rsidRPr="00C81BAD" w:rsidRDefault="003A3499" w:rsidP="003A3499">
      <w:pPr>
        <w:rPr>
          <w:rFonts w:ascii="宋体" w:eastAsia="宋体" w:hAnsi="宋体"/>
        </w:rPr>
      </w:pPr>
      <w:r w:rsidRPr="00C81BAD">
        <w:rPr>
          <w:rFonts w:ascii="宋体" w:eastAsia="宋体" w:hAnsi="宋体"/>
        </w:rPr>
        <w:t xml:space="preserve">            while(q--){</w:t>
      </w:r>
    </w:p>
    <w:p w:rsidR="003A3499" w:rsidRPr="00C81BAD" w:rsidRDefault="003A3499" w:rsidP="003A3499">
      <w:pPr>
        <w:rPr>
          <w:rFonts w:ascii="宋体" w:eastAsia="宋体" w:hAnsi="宋体"/>
        </w:rPr>
      </w:pPr>
      <w:r w:rsidRPr="00C81BAD">
        <w:rPr>
          <w:rFonts w:ascii="宋体" w:eastAsia="宋体" w:hAnsi="宋体"/>
        </w:rPr>
        <w:t xml:space="preserve">                scanf("%s%d%d",op,&amp;l,&amp;r);</w:t>
      </w:r>
    </w:p>
    <w:p w:rsidR="003A3499" w:rsidRPr="00C81BAD" w:rsidRDefault="003A3499" w:rsidP="003A3499">
      <w:pPr>
        <w:rPr>
          <w:rFonts w:ascii="宋体" w:eastAsia="宋体" w:hAnsi="宋体"/>
        </w:rPr>
      </w:pPr>
      <w:r w:rsidRPr="00C81BAD">
        <w:rPr>
          <w:rFonts w:ascii="宋体" w:eastAsia="宋体" w:hAnsi="宋体"/>
        </w:rPr>
        <w:t xml:space="preserve">                if(op[0]=='a'){</w:t>
      </w:r>
    </w:p>
    <w:p w:rsidR="003A3499" w:rsidRPr="00C81BAD" w:rsidRDefault="003A3499" w:rsidP="003A3499">
      <w:pPr>
        <w:rPr>
          <w:rFonts w:ascii="宋体" w:eastAsia="宋体" w:hAnsi="宋体"/>
        </w:rPr>
      </w:pPr>
      <w:r w:rsidRPr="00C81BAD">
        <w:rPr>
          <w:rFonts w:ascii="宋体" w:eastAsia="宋体" w:hAnsi="宋体"/>
        </w:rPr>
        <w:t xml:space="preserve">                    for (int i=l;i&lt;=r;i++) a[i]++;</w:t>
      </w:r>
    </w:p>
    <w:p w:rsidR="003A3499" w:rsidRPr="00C81BAD" w:rsidRDefault="003A3499" w:rsidP="003A3499">
      <w:pPr>
        <w:rPr>
          <w:rFonts w:ascii="宋体" w:eastAsia="宋体" w:hAnsi="宋体"/>
        </w:rPr>
      </w:pPr>
      <w:r w:rsidRPr="00C81BAD">
        <w:rPr>
          <w:rFonts w:ascii="宋体" w:eastAsia="宋体" w:hAnsi="宋体"/>
        </w:rPr>
        <w:t xml:space="preserve">                }else if(op[0]=='q'){</w:t>
      </w:r>
    </w:p>
    <w:p w:rsidR="003A3499" w:rsidRPr="00C81BAD" w:rsidRDefault="003A3499" w:rsidP="003A3499">
      <w:pPr>
        <w:rPr>
          <w:rFonts w:ascii="宋体" w:eastAsia="宋体" w:hAnsi="宋体"/>
        </w:rPr>
      </w:pPr>
      <w:r w:rsidRPr="00C81BAD">
        <w:rPr>
          <w:rFonts w:ascii="宋体" w:eastAsia="宋体" w:hAnsi="宋体"/>
        </w:rPr>
        <w:t xml:space="preserve">                    ll ans=0;</w:t>
      </w:r>
    </w:p>
    <w:p w:rsidR="003A3499" w:rsidRPr="00C81BAD" w:rsidRDefault="003A3499" w:rsidP="003A3499">
      <w:pPr>
        <w:rPr>
          <w:rFonts w:ascii="宋体" w:eastAsia="宋体" w:hAnsi="宋体"/>
        </w:rPr>
      </w:pPr>
      <w:r w:rsidRPr="00C81BAD">
        <w:rPr>
          <w:rFonts w:ascii="宋体" w:eastAsia="宋体" w:hAnsi="宋体"/>
        </w:rPr>
        <w:t xml:space="preserve">                    for (int i=l;i&lt;=r;i++) ans+=a[i]/b[i];</w:t>
      </w:r>
    </w:p>
    <w:p w:rsidR="003A3499" w:rsidRPr="00C81BAD" w:rsidRDefault="003A3499" w:rsidP="003A3499">
      <w:pPr>
        <w:rPr>
          <w:rFonts w:ascii="宋体" w:eastAsia="宋体" w:hAnsi="宋体"/>
        </w:rPr>
      </w:pPr>
      <w:r w:rsidRPr="00C81BAD">
        <w:rPr>
          <w:rFonts w:ascii="宋体" w:eastAsia="宋体" w:hAnsi="宋体"/>
        </w:rPr>
        <w:t xml:space="preserve">                    printf("%I64d\n",ans);</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lastRenderedPageBreak/>
        <w:t xml:space="preserve">            }</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return 0;</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int n,q;</w:t>
      </w:r>
    </w:p>
    <w:p w:rsidR="003A3499" w:rsidRPr="00C81BAD" w:rsidRDefault="003A3499" w:rsidP="003A3499">
      <w:pPr>
        <w:rPr>
          <w:rFonts w:ascii="宋体" w:eastAsia="宋体" w:hAnsi="宋体"/>
        </w:rPr>
      </w:pPr>
      <w:r w:rsidRPr="00C81BAD">
        <w:rPr>
          <w:rFonts w:ascii="宋体" w:eastAsia="宋体" w:hAnsi="宋体"/>
        </w:rPr>
        <w:t xml:space="preserve">    while(~scanf("%d%d",&amp;n,&amp;q)){</w:t>
      </w:r>
    </w:p>
    <w:p w:rsidR="003A3499" w:rsidRPr="00C81BAD" w:rsidRDefault="003A3499" w:rsidP="003A3499">
      <w:pPr>
        <w:rPr>
          <w:rFonts w:ascii="宋体" w:eastAsia="宋体" w:hAnsi="宋体"/>
        </w:rPr>
      </w:pPr>
      <w:r w:rsidRPr="00C81BAD">
        <w:rPr>
          <w:rFonts w:ascii="宋体" w:eastAsia="宋体" w:hAnsi="宋体"/>
        </w:rPr>
        <w:t xml:space="preserve">        if(debughuge) for (int i=1;i&lt;=n;i++) b[i]=i;</w:t>
      </w:r>
    </w:p>
    <w:p w:rsidR="003A3499" w:rsidRPr="00C81BAD" w:rsidRDefault="003A3499" w:rsidP="003A3499">
      <w:pPr>
        <w:rPr>
          <w:rFonts w:ascii="宋体" w:eastAsia="宋体" w:hAnsi="宋体"/>
        </w:rPr>
      </w:pPr>
      <w:r w:rsidRPr="00C81BAD">
        <w:rPr>
          <w:rFonts w:ascii="宋体" w:eastAsia="宋体" w:hAnsi="宋体"/>
        </w:rPr>
        <w:t xml:space="preserve">        else{</w:t>
      </w:r>
    </w:p>
    <w:p w:rsidR="003A3499" w:rsidRPr="00C81BAD" w:rsidRDefault="003A3499" w:rsidP="003A3499">
      <w:pPr>
        <w:rPr>
          <w:rFonts w:ascii="宋体" w:eastAsia="宋体" w:hAnsi="宋体"/>
        </w:rPr>
      </w:pPr>
      <w:r w:rsidRPr="00C81BAD">
        <w:rPr>
          <w:rFonts w:ascii="宋体" w:eastAsia="宋体" w:hAnsi="宋体"/>
        </w:rPr>
        <w:t xml:space="preserve">            for (int i=1;i&lt;=n;i++) scanf("%I64d",&amp;b[i]);</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build_tree(1,1,n);</w:t>
      </w:r>
    </w:p>
    <w:p w:rsidR="003A3499" w:rsidRPr="00C81BAD" w:rsidRDefault="003A3499" w:rsidP="003A3499">
      <w:pPr>
        <w:rPr>
          <w:rFonts w:ascii="宋体" w:eastAsia="宋体" w:hAnsi="宋体"/>
        </w:rPr>
      </w:pPr>
      <w:r w:rsidRPr="00C81BAD">
        <w:rPr>
          <w:rFonts w:ascii="宋体" w:eastAsia="宋体" w:hAnsi="宋体"/>
        </w:rPr>
        <w:t xml:space="preserve">        char op[20];</w:t>
      </w:r>
    </w:p>
    <w:p w:rsidR="003A3499" w:rsidRPr="00C81BAD" w:rsidRDefault="003A3499" w:rsidP="003A3499">
      <w:pPr>
        <w:rPr>
          <w:rFonts w:ascii="宋体" w:eastAsia="宋体" w:hAnsi="宋体"/>
        </w:rPr>
      </w:pPr>
      <w:r w:rsidRPr="00C81BAD">
        <w:rPr>
          <w:rFonts w:ascii="宋体" w:eastAsia="宋体" w:hAnsi="宋体"/>
        </w:rPr>
        <w:t xml:space="preserve">        int l,r;</w:t>
      </w:r>
    </w:p>
    <w:p w:rsidR="003A3499" w:rsidRPr="00C81BAD" w:rsidRDefault="003A3499" w:rsidP="003A3499">
      <w:pPr>
        <w:rPr>
          <w:rFonts w:ascii="宋体" w:eastAsia="宋体" w:hAnsi="宋体"/>
        </w:rPr>
      </w:pPr>
      <w:r w:rsidRPr="00C81BAD">
        <w:rPr>
          <w:rFonts w:ascii="宋体" w:eastAsia="宋体" w:hAnsi="宋体"/>
        </w:rPr>
        <w:t xml:space="preserve">        while(q--){</w:t>
      </w:r>
    </w:p>
    <w:p w:rsidR="003A3499" w:rsidRPr="00C81BAD" w:rsidRDefault="003A3499" w:rsidP="003A3499">
      <w:pPr>
        <w:rPr>
          <w:rFonts w:ascii="宋体" w:eastAsia="宋体" w:hAnsi="宋体"/>
        </w:rPr>
      </w:pPr>
      <w:r w:rsidRPr="00C81BAD">
        <w:rPr>
          <w:rFonts w:ascii="宋体" w:eastAsia="宋体" w:hAnsi="宋体"/>
        </w:rPr>
        <w:t xml:space="preserve">            scanf("%s%d%d",op,&amp;l,&amp;r);</w:t>
      </w:r>
    </w:p>
    <w:p w:rsidR="003A3499" w:rsidRPr="00C81BAD" w:rsidRDefault="003A3499" w:rsidP="003A3499">
      <w:pPr>
        <w:rPr>
          <w:rFonts w:ascii="宋体" w:eastAsia="宋体" w:hAnsi="宋体"/>
        </w:rPr>
      </w:pPr>
      <w:r w:rsidRPr="00C81BAD">
        <w:rPr>
          <w:rFonts w:ascii="宋体" w:eastAsia="宋体" w:hAnsi="宋体"/>
        </w:rPr>
        <w:t xml:space="preserve">            if(op[0]=='a'){</w:t>
      </w:r>
    </w:p>
    <w:p w:rsidR="003A3499" w:rsidRPr="00C81BAD" w:rsidRDefault="003A3499" w:rsidP="003A3499">
      <w:pPr>
        <w:rPr>
          <w:rFonts w:ascii="宋体" w:eastAsia="宋体" w:hAnsi="宋体"/>
        </w:rPr>
      </w:pPr>
      <w:r w:rsidRPr="00C81BAD">
        <w:rPr>
          <w:rFonts w:ascii="宋体" w:eastAsia="宋体" w:hAnsi="宋体"/>
        </w:rPr>
        <w:t xml:space="preserve">                update(1,l,r,1);</w:t>
      </w:r>
    </w:p>
    <w:p w:rsidR="003A3499" w:rsidRPr="00C81BAD" w:rsidRDefault="003A3499" w:rsidP="003A3499">
      <w:pPr>
        <w:rPr>
          <w:rFonts w:ascii="宋体" w:eastAsia="宋体" w:hAnsi="宋体"/>
        </w:rPr>
      </w:pPr>
      <w:r w:rsidRPr="00C81BAD">
        <w:rPr>
          <w:rFonts w:ascii="宋体" w:eastAsia="宋体" w:hAnsi="宋体"/>
        </w:rPr>
        <w:t xml:space="preserve">            }else if(op[0]=='q'){</w:t>
      </w:r>
    </w:p>
    <w:p w:rsidR="003A3499" w:rsidRPr="00C81BAD" w:rsidRDefault="003A3499" w:rsidP="003A3499">
      <w:pPr>
        <w:rPr>
          <w:rFonts w:ascii="宋体" w:eastAsia="宋体" w:hAnsi="宋体"/>
        </w:rPr>
      </w:pPr>
      <w:r w:rsidRPr="00C81BAD">
        <w:rPr>
          <w:rFonts w:ascii="宋体" w:eastAsia="宋体" w:hAnsi="宋体"/>
        </w:rPr>
        <w:t xml:space="preserve">                printf("%I64d\n",query(1,l,r));</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w:t>
      </w:r>
    </w:p>
    <w:p w:rsidR="003A3499" w:rsidRPr="00C81BAD" w:rsidRDefault="003A3499" w:rsidP="003A3499">
      <w:pPr>
        <w:rPr>
          <w:rFonts w:ascii="宋体" w:eastAsia="宋体" w:hAnsi="宋体"/>
        </w:rPr>
      </w:pPr>
      <w:r w:rsidRPr="00C81BAD">
        <w:rPr>
          <w:rFonts w:ascii="宋体" w:eastAsia="宋体" w:hAnsi="宋体"/>
        </w:rPr>
        <w:t xml:space="preserve">    return 0;</w:t>
      </w:r>
    </w:p>
    <w:p w:rsidR="003A3499" w:rsidRPr="00C81BAD" w:rsidRDefault="003A3499" w:rsidP="003A3499">
      <w:pPr>
        <w:rPr>
          <w:rFonts w:ascii="宋体" w:eastAsia="宋体" w:hAnsi="宋体"/>
        </w:rPr>
      </w:pPr>
      <w:r w:rsidRPr="00C81BAD">
        <w:rPr>
          <w:rFonts w:ascii="宋体" w:eastAsia="宋体" w:hAnsi="宋体"/>
        </w:rPr>
        <w:t>}</w:t>
      </w:r>
    </w:p>
    <w:p w:rsidR="00CC61A2" w:rsidRPr="00C81BAD" w:rsidRDefault="00CC61A2" w:rsidP="00A26871">
      <w:pPr>
        <w:pStyle w:val="4"/>
        <w:rPr>
          <w:rFonts w:ascii="宋体" w:eastAsia="宋体" w:hAnsi="宋体"/>
          <w:b w:val="0"/>
        </w:rPr>
      </w:pPr>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6356</w:t>
      </w:r>
      <w:r w:rsidRPr="00C81BAD">
        <w:rPr>
          <w:rFonts w:ascii="宋体" w:eastAsia="宋体" w:hAnsi="宋体" w:hint="eastAsia"/>
          <w:b w:val="0"/>
        </w:rPr>
        <w:t>-</w:t>
      </w:r>
      <w:r w:rsidRPr="00C81BAD">
        <w:rPr>
          <w:rFonts w:ascii="宋体" w:eastAsia="宋体" w:hAnsi="宋体"/>
          <w:b w:val="0"/>
        </w:rPr>
        <w:t>Glad Your Came</w:t>
      </w:r>
      <w:r w:rsidR="00A26871" w:rsidRPr="00C81BAD">
        <w:rPr>
          <w:rFonts w:ascii="宋体" w:eastAsia="宋体" w:hAnsi="宋体"/>
          <w:b w:val="0"/>
        </w:rPr>
        <w:fldChar w:fldCharType="begin"/>
      </w:r>
      <w:r w:rsidR="00A26871" w:rsidRPr="00C81BAD">
        <w:rPr>
          <w:rFonts w:ascii="宋体" w:eastAsia="宋体" w:hAnsi="宋体"/>
        </w:rPr>
        <w:instrText xml:space="preserve"> XE "</w:instrText>
      </w:r>
      <w:r w:rsidR="00A26871" w:rsidRPr="00C81BAD">
        <w:rPr>
          <w:rFonts w:ascii="宋体" w:eastAsia="宋体" w:hAnsi="宋体" w:hint="eastAsia"/>
          <w:b w:val="0"/>
        </w:rPr>
        <w:instrText>√-</w:instrText>
      </w:r>
      <w:r w:rsidR="00A26871" w:rsidRPr="00C81BAD">
        <w:rPr>
          <w:rFonts w:ascii="宋体" w:eastAsia="宋体" w:hAnsi="宋体"/>
          <w:b w:val="0"/>
        </w:rPr>
        <w:instrText>HDU</w:instrText>
      </w:r>
      <w:r w:rsidR="00A26871" w:rsidRPr="00C81BAD">
        <w:rPr>
          <w:rFonts w:ascii="宋体" w:eastAsia="宋体" w:hAnsi="宋体" w:hint="eastAsia"/>
          <w:b w:val="0"/>
        </w:rPr>
        <w:instrText>-</w:instrText>
      </w:r>
      <w:r w:rsidR="00A26871" w:rsidRPr="00C81BAD">
        <w:rPr>
          <w:rFonts w:ascii="宋体" w:eastAsia="宋体" w:hAnsi="宋体"/>
          <w:b w:val="0"/>
        </w:rPr>
        <w:instrText>6356</w:instrText>
      </w:r>
      <w:r w:rsidR="00A26871" w:rsidRPr="00C81BAD">
        <w:rPr>
          <w:rFonts w:ascii="宋体" w:eastAsia="宋体" w:hAnsi="宋体" w:hint="eastAsia"/>
          <w:b w:val="0"/>
        </w:rPr>
        <w:instrText>-</w:instrText>
      </w:r>
      <w:r w:rsidR="00A26871" w:rsidRPr="00C81BAD">
        <w:rPr>
          <w:rFonts w:ascii="宋体" w:eastAsia="宋体" w:hAnsi="宋体"/>
          <w:b w:val="0"/>
        </w:rPr>
        <w:instrText>Glad Your Came:</w:instrText>
      </w:r>
      <w:r w:rsidR="00A26871" w:rsidRPr="00C81BAD">
        <w:rPr>
          <w:rFonts w:ascii="宋体" w:eastAsia="宋体" w:hAnsi="宋体"/>
        </w:rPr>
        <w:instrText xml:space="preserve">6356" \y "HDU:6356" </w:instrText>
      </w:r>
      <w:r w:rsidR="00A26871" w:rsidRPr="00C81BAD">
        <w:rPr>
          <w:rFonts w:ascii="宋体" w:eastAsia="宋体" w:hAnsi="宋体"/>
          <w:b w:val="0"/>
        </w:rPr>
        <w:fldChar w:fldCharType="end"/>
      </w:r>
    </w:p>
    <w:p w:rsidR="00CC61A2" w:rsidRPr="00C81BAD" w:rsidRDefault="00CC61A2" w:rsidP="003A3499">
      <w:pPr>
        <w:rPr>
          <w:rFonts w:ascii="宋体" w:eastAsia="宋体" w:hAnsi="宋体"/>
        </w:rPr>
      </w:pPr>
      <w:r w:rsidRPr="00C81BAD">
        <w:rPr>
          <w:rFonts w:ascii="宋体" w:eastAsia="宋体" w:hAnsi="宋体" w:hint="eastAsia"/>
        </w:rPr>
        <w:t>【source】2018杭电暑期多校第5场1007-铜牌题</w:t>
      </w:r>
    </w:p>
    <w:p w:rsidR="00CC61A2" w:rsidRPr="00C81BAD" w:rsidRDefault="00CC61A2" w:rsidP="003A3499">
      <w:pPr>
        <w:rPr>
          <w:rFonts w:ascii="宋体" w:eastAsia="宋体" w:hAnsi="宋体"/>
        </w:rPr>
      </w:pPr>
      <w:r w:rsidRPr="00C81BAD">
        <w:rPr>
          <w:rFonts w:ascii="宋体" w:eastAsia="宋体" w:hAnsi="宋体" w:hint="eastAsia"/>
        </w:rPr>
        <w:t>【题意】数组大小n（从1开始），初始全为0，给定生成函数和初始值，每次生成l,r,v，总共生成m次，将[l,r]中比v小的都更新为v，最后求</w:t>
      </w:r>
      <w:r w:rsidRPr="00C81BAD">
        <w:rPr>
          <w:rFonts w:ascii="宋体" w:eastAsia="宋体" w:hAnsi="宋体"/>
          <w:position w:val="-20"/>
        </w:rPr>
        <w:object w:dxaOrig="639" w:dyaOrig="580">
          <v:shape id="_x0000_i1039" type="#_x0000_t75" style="width:47.25pt;height:42.75pt" o:ole="">
            <v:imagedata r:id="rId67" o:title=""/>
          </v:shape>
          <o:OLEObject Type="Embed" ProgID="Equation.DSMT4" ShapeID="_x0000_i1039" DrawAspect="Content" ObjectID="_1597263050" r:id="rId68"/>
        </w:object>
      </w:r>
    </w:p>
    <w:p w:rsidR="00CC61A2" w:rsidRPr="00C81BAD" w:rsidRDefault="00CC61A2" w:rsidP="003A3499">
      <w:pPr>
        <w:rPr>
          <w:rFonts w:ascii="宋体" w:eastAsia="宋体" w:hAnsi="宋体"/>
        </w:rPr>
      </w:pPr>
      <w:r w:rsidRPr="00C81BAD">
        <w:rPr>
          <w:rFonts w:ascii="宋体" w:eastAsia="宋体" w:hAnsi="宋体" w:hint="eastAsia"/>
        </w:rPr>
        <w:t>【TAG】线段树 异或和 区间更新 区间查询</w:t>
      </w:r>
    </w:p>
    <w:p w:rsidR="00CC61A2" w:rsidRPr="00C81BAD" w:rsidRDefault="00CC61A2" w:rsidP="003A3499">
      <w:pPr>
        <w:rPr>
          <w:rFonts w:ascii="宋体" w:eastAsia="宋体" w:hAnsi="宋体"/>
        </w:rPr>
      </w:pPr>
      <w:r w:rsidRPr="00C81BAD">
        <w:rPr>
          <w:rFonts w:ascii="宋体" w:eastAsia="宋体" w:hAnsi="宋体" w:hint="eastAsia"/>
        </w:rPr>
        <w:t>【题解】线段树节点记录当前区间的最小值，开始的时候只更新区间的最小值，不更新和，最后一次性查询和。这个写完之后会TLE，加一个减枝就过了。就是更新的num如果比当前区间的最小值更小了，那么就直接减枝掉。开始的u</w:t>
      </w:r>
      <w:r w:rsidRPr="00C81BAD">
        <w:rPr>
          <w:rFonts w:ascii="宋体" w:eastAsia="宋体" w:hAnsi="宋体"/>
        </w:rPr>
        <w:t>int32_t</w:t>
      </w:r>
      <w:r w:rsidRPr="00C81BAD">
        <w:rPr>
          <w:rFonts w:ascii="宋体" w:eastAsia="宋体" w:hAnsi="宋体" w:hint="eastAsia"/>
        </w:rPr>
        <w:t>搞了半天，不过只要样例对了基本就没问题了。</w:t>
      </w:r>
    </w:p>
    <w:p w:rsidR="00A3204F" w:rsidRPr="00C81BAD" w:rsidRDefault="00A3204F" w:rsidP="003A3499">
      <w:pPr>
        <w:rPr>
          <w:rFonts w:ascii="宋体" w:eastAsia="宋体" w:hAnsi="宋体"/>
        </w:rPr>
      </w:pPr>
      <w:r w:rsidRPr="00C81BAD">
        <w:rPr>
          <w:rFonts w:ascii="宋体" w:eastAsia="宋体" w:hAnsi="宋体"/>
        </w:rPr>
        <w:t>2</w:t>
      </w:r>
      <w:r w:rsidRPr="00C81BAD">
        <w:rPr>
          <w:rFonts w:ascii="宋体" w:eastAsia="宋体" w:hAnsi="宋体" w:hint="eastAsia"/>
        </w:rPr>
        <w:t>的30次方可以直接用1&lt;&lt;30，不用快速幂了</w:t>
      </w:r>
    </w:p>
    <w:p w:rsidR="00CC61A2" w:rsidRPr="00C81BAD" w:rsidRDefault="00604082" w:rsidP="003A3499">
      <w:pPr>
        <w:rPr>
          <w:rFonts w:ascii="宋体" w:eastAsia="宋体" w:hAnsi="宋体"/>
        </w:rPr>
      </w:pPr>
      <w:r w:rsidRPr="00C81BAD">
        <w:rPr>
          <w:rFonts w:ascii="宋体" w:eastAsia="宋体" w:hAnsi="宋体" w:hint="eastAsia"/>
        </w:rPr>
        <w:t>官方题解中的做法是一种类似ST表的操作。</w:t>
      </w:r>
    </w:p>
    <w:p w:rsidR="00CC61A2" w:rsidRPr="00C81BAD" w:rsidRDefault="00CC61A2" w:rsidP="003A3499">
      <w:pPr>
        <w:rPr>
          <w:rFonts w:ascii="宋体" w:eastAsia="宋体" w:hAnsi="宋体"/>
        </w:rPr>
      </w:pPr>
      <w:r w:rsidRPr="00C81BAD">
        <w:rPr>
          <w:rFonts w:ascii="宋体" w:eastAsia="宋体" w:hAnsi="宋体" w:hint="eastAsia"/>
        </w:rPr>
        <w:t>【代码】</w:t>
      </w:r>
    </w:p>
    <w:p w:rsidR="00A3204F" w:rsidRPr="00C81BAD" w:rsidRDefault="00A3204F" w:rsidP="00A3204F">
      <w:pPr>
        <w:rPr>
          <w:rFonts w:ascii="宋体" w:eastAsia="宋体" w:hAnsi="宋体"/>
        </w:rPr>
      </w:pPr>
      <w:r w:rsidRPr="00C81BAD">
        <w:rPr>
          <w:rFonts w:ascii="宋体" w:eastAsia="宋体" w:hAnsi="宋体"/>
        </w:rPr>
        <w:t>#include &lt;bits/stdc++.h&gt;</w:t>
      </w:r>
    </w:p>
    <w:p w:rsidR="00A3204F" w:rsidRPr="00C81BAD" w:rsidRDefault="00A3204F" w:rsidP="00A3204F">
      <w:pPr>
        <w:rPr>
          <w:rFonts w:ascii="宋体" w:eastAsia="宋体" w:hAnsi="宋体"/>
        </w:rPr>
      </w:pPr>
      <w:r w:rsidRPr="00C81BAD">
        <w:rPr>
          <w:rFonts w:ascii="宋体" w:eastAsia="宋体" w:hAnsi="宋体"/>
        </w:rPr>
        <w:t>#define ll long long</w:t>
      </w:r>
    </w:p>
    <w:p w:rsidR="00A3204F" w:rsidRPr="00C81BAD" w:rsidRDefault="00A3204F" w:rsidP="00A3204F">
      <w:pPr>
        <w:rPr>
          <w:rFonts w:ascii="宋体" w:eastAsia="宋体" w:hAnsi="宋体"/>
        </w:rPr>
      </w:pPr>
      <w:r w:rsidRPr="00C81BAD">
        <w:rPr>
          <w:rFonts w:ascii="宋体" w:eastAsia="宋体" w:hAnsi="宋体"/>
        </w:rPr>
        <w:t>#define MAXN 100010</w:t>
      </w:r>
    </w:p>
    <w:p w:rsidR="00A3204F" w:rsidRPr="00C81BAD" w:rsidRDefault="00A3204F" w:rsidP="00A3204F">
      <w:pPr>
        <w:rPr>
          <w:rFonts w:ascii="宋体" w:eastAsia="宋体" w:hAnsi="宋体"/>
        </w:rPr>
      </w:pPr>
      <w:r w:rsidRPr="00C81BAD">
        <w:rPr>
          <w:rFonts w:ascii="宋体" w:eastAsia="宋体" w:hAnsi="宋体"/>
        </w:rPr>
        <w:lastRenderedPageBreak/>
        <w:t>#define debug false</w:t>
      </w:r>
    </w:p>
    <w:p w:rsidR="00A3204F" w:rsidRPr="00C81BAD" w:rsidRDefault="00A3204F" w:rsidP="00A3204F">
      <w:pPr>
        <w:rPr>
          <w:rFonts w:ascii="宋体" w:eastAsia="宋体" w:hAnsi="宋体"/>
        </w:rPr>
      </w:pPr>
      <w:r w:rsidRPr="00C81BAD">
        <w:rPr>
          <w:rFonts w:ascii="宋体" w:eastAsia="宋体" w:hAnsi="宋体"/>
        </w:rPr>
        <w:t>//#define ASSERT(X) if(!(X)) while(true);</w:t>
      </w:r>
    </w:p>
    <w:p w:rsidR="00A3204F" w:rsidRPr="00C81BAD" w:rsidRDefault="00A3204F" w:rsidP="00A3204F">
      <w:pPr>
        <w:rPr>
          <w:rFonts w:ascii="宋体" w:eastAsia="宋体" w:hAnsi="宋体"/>
        </w:rPr>
      </w:pPr>
      <w:r w:rsidRPr="00C81BAD">
        <w:rPr>
          <w:rFonts w:ascii="宋体" w:eastAsia="宋体" w:hAnsi="宋体"/>
        </w:rPr>
        <w:t>//#define ASSERT(X) if(!(X)){int sz=1;while(sz++){int *num=new int[sz];}}</w:t>
      </w:r>
    </w:p>
    <w:p w:rsidR="00A3204F" w:rsidRPr="00C81BAD" w:rsidRDefault="00A3204F" w:rsidP="00A3204F">
      <w:pPr>
        <w:rPr>
          <w:rFonts w:ascii="宋体" w:eastAsia="宋体" w:hAnsi="宋体"/>
        </w:rPr>
      </w:pPr>
      <w:r w:rsidRPr="00C81BAD">
        <w:rPr>
          <w:rFonts w:ascii="宋体" w:eastAsia="宋体" w:hAnsi="宋体"/>
        </w:rPr>
        <w:t>//#define assert ASSERT</w:t>
      </w:r>
    </w:p>
    <w:p w:rsidR="00A3204F" w:rsidRPr="00C81BAD" w:rsidRDefault="00A3204F" w:rsidP="00A3204F">
      <w:pPr>
        <w:rPr>
          <w:rFonts w:ascii="宋体" w:eastAsia="宋体" w:hAnsi="宋体"/>
        </w:rPr>
      </w:pPr>
      <w:r w:rsidRPr="00C81BAD">
        <w:rPr>
          <w:rFonts w:ascii="宋体" w:eastAsia="宋体" w:hAnsi="宋体"/>
        </w:rPr>
        <w:t>using namespace std;</w:t>
      </w:r>
    </w:p>
    <w:p w:rsidR="00A3204F" w:rsidRPr="00C81BAD" w:rsidRDefault="00A3204F" w:rsidP="00A3204F">
      <w:pPr>
        <w:rPr>
          <w:rFonts w:ascii="宋体" w:eastAsia="宋体" w:hAnsi="宋体"/>
        </w:rPr>
      </w:pPr>
    </w:p>
    <w:p w:rsidR="00A3204F" w:rsidRPr="00C81BAD" w:rsidRDefault="00A3204F" w:rsidP="00A3204F">
      <w:pPr>
        <w:rPr>
          <w:rFonts w:ascii="宋体" w:eastAsia="宋体" w:hAnsi="宋体"/>
        </w:rPr>
      </w:pPr>
      <w:r w:rsidRPr="00C81BAD">
        <w:rPr>
          <w:rFonts w:ascii="宋体" w:eastAsia="宋体" w:hAnsi="宋体"/>
        </w:rPr>
        <w:t>struct SegmentTree{</w:t>
      </w:r>
    </w:p>
    <w:p w:rsidR="00A3204F" w:rsidRPr="00C81BAD" w:rsidRDefault="00A3204F" w:rsidP="00A3204F">
      <w:pPr>
        <w:rPr>
          <w:rFonts w:ascii="宋体" w:eastAsia="宋体" w:hAnsi="宋体"/>
        </w:rPr>
      </w:pPr>
      <w:r w:rsidRPr="00C81BAD">
        <w:rPr>
          <w:rFonts w:ascii="宋体" w:eastAsia="宋体" w:hAnsi="宋体"/>
        </w:rPr>
        <w:t xml:space="preserve">    struct node{</w:t>
      </w:r>
    </w:p>
    <w:p w:rsidR="00A3204F" w:rsidRPr="00C81BAD" w:rsidRDefault="00A3204F" w:rsidP="00A3204F">
      <w:pPr>
        <w:rPr>
          <w:rFonts w:ascii="宋体" w:eastAsia="宋体" w:hAnsi="宋体"/>
        </w:rPr>
      </w:pPr>
      <w:r w:rsidRPr="00C81BAD">
        <w:rPr>
          <w:rFonts w:ascii="宋体" w:eastAsia="宋体" w:hAnsi="宋体"/>
        </w:rPr>
        <w:t xml:space="preserve">        ll sum,minnum;</w:t>
      </w:r>
    </w:p>
    <w:p w:rsidR="00A3204F" w:rsidRPr="00C81BAD" w:rsidRDefault="00A3204F" w:rsidP="00A3204F">
      <w:pPr>
        <w:rPr>
          <w:rFonts w:ascii="宋体" w:eastAsia="宋体" w:hAnsi="宋体"/>
        </w:rPr>
      </w:pPr>
      <w:r w:rsidRPr="00C81BAD">
        <w:rPr>
          <w:rFonts w:ascii="宋体" w:eastAsia="宋体" w:hAnsi="宋体"/>
        </w:rPr>
        <w:t xml:space="preserve">        bool lazy;</w:t>
      </w:r>
    </w:p>
    <w:p w:rsidR="00A3204F" w:rsidRPr="00C81BAD" w:rsidRDefault="00A3204F" w:rsidP="00A3204F">
      <w:pPr>
        <w:rPr>
          <w:rFonts w:ascii="宋体" w:eastAsia="宋体" w:hAnsi="宋体"/>
        </w:rPr>
      </w:pPr>
      <w:r w:rsidRPr="00C81BAD">
        <w:rPr>
          <w:rFonts w:ascii="宋体" w:eastAsia="宋体" w:hAnsi="宋体"/>
        </w:rPr>
        <w:t xml:space="preserve">    }tree[4*MAXN];</w:t>
      </w:r>
    </w:p>
    <w:p w:rsidR="00A3204F" w:rsidRPr="00C81BAD" w:rsidRDefault="00A3204F" w:rsidP="00A3204F">
      <w:pPr>
        <w:rPr>
          <w:rFonts w:ascii="宋体" w:eastAsia="宋体" w:hAnsi="宋体"/>
        </w:rPr>
      </w:pPr>
      <w:r w:rsidRPr="00C81BAD">
        <w:rPr>
          <w:rFonts w:ascii="宋体" w:eastAsia="宋体" w:hAnsi="宋体"/>
        </w:rPr>
        <w:t xml:space="preserve">    void push_down(uint32_t id){</w:t>
      </w:r>
    </w:p>
    <w:p w:rsidR="00A3204F" w:rsidRPr="00C81BAD" w:rsidRDefault="00A3204F" w:rsidP="00A3204F">
      <w:pPr>
        <w:rPr>
          <w:rFonts w:ascii="宋体" w:eastAsia="宋体" w:hAnsi="宋体"/>
        </w:rPr>
      </w:pPr>
      <w:r w:rsidRPr="00C81BAD">
        <w:rPr>
          <w:rFonts w:ascii="宋体" w:eastAsia="宋体" w:hAnsi="宋体"/>
        </w:rPr>
        <w:t xml:space="preserve">        if(tree[id].lazy){</w:t>
      </w:r>
    </w:p>
    <w:p w:rsidR="00A3204F" w:rsidRPr="00C81BAD" w:rsidRDefault="00A3204F" w:rsidP="00A3204F">
      <w:pPr>
        <w:rPr>
          <w:rFonts w:ascii="宋体" w:eastAsia="宋体" w:hAnsi="宋体"/>
        </w:rPr>
      </w:pPr>
      <w:r w:rsidRPr="00C81BAD">
        <w:rPr>
          <w:rFonts w:ascii="宋体" w:eastAsia="宋体" w:hAnsi="宋体"/>
        </w:rPr>
        <w:t xml:space="preserve">            tree[2*id].minnum=max(tree[2*id].minnum,tree[id].minnum);</w:t>
      </w:r>
    </w:p>
    <w:p w:rsidR="00A3204F" w:rsidRPr="00C81BAD" w:rsidRDefault="00A3204F" w:rsidP="00A3204F">
      <w:pPr>
        <w:rPr>
          <w:rFonts w:ascii="宋体" w:eastAsia="宋体" w:hAnsi="宋体"/>
        </w:rPr>
      </w:pPr>
      <w:r w:rsidRPr="00C81BAD">
        <w:rPr>
          <w:rFonts w:ascii="宋体" w:eastAsia="宋体" w:hAnsi="宋体"/>
        </w:rPr>
        <w:t xml:space="preserve">            tree[2*id].lazy=true;</w:t>
      </w:r>
    </w:p>
    <w:p w:rsidR="00A3204F" w:rsidRPr="00C81BAD" w:rsidRDefault="00A3204F" w:rsidP="00A3204F">
      <w:pPr>
        <w:rPr>
          <w:rFonts w:ascii="宋体" w:eastAsia="宋体" w:hAnsi="宋体"/>
        </w:rPr>
      </w:pPr>
      <w:r w:rsidRPr="00C81BAD">
        <w:rPr>
          <w:rFonts w:ascii="宋体" w:eastAsia="宋体" w:hAnsi="宋体"/>
        </w:rPr>
        <w:t xml:space="preserve">            tree[2*id+1].minnum=max(tree[2*id+1].minnum,tree[id].minnum);</w:t>
      </w:r>
    </w:p>
    <w:p w:rsidR="00A3204F" w:rsidRPr="00C81BAD" w:rsidRDefault="00A3204F" w:rsidP="00A3204F">
      <w:pPr>
        <w:rPr>
          <w:rFonts w:ascii="宋体" w:eastAsia="宋体" w:hAnsi="宋体"/>
        </w:rPr>
      </w:pPr>
      <w:r w:rsidRPr="00C81BAD">
        <w:rPr>
          <w:rFonts w:ascii="宋体" w:eastAsia="宋体" w:hAnsi="宋体"/>
        </w:rPr>
        <w:t xml:space="preserve">            tree[2*id+1].lazy=true;</w:t>
      </w:r>
    </w:p>
    <w:p w:rsidR="00A3204F" w:rsidRPr="00C81BAD" w:rsidRDefault="00A3204F" w:rsidP="00A3204F">
      <w:pPr>
        <w:rPr>
          <w:rFonts w:ascii="宋体" w:eastAsia="宋体" w:hAnsi="宋体"/>
        </w:rPr>
      </w:pPr>
      <w:r w:rsidRPr="00C81BAD">
        <w:rPr>
          <w:rFonts w:ascii="宋体" w:eastAsia="宋体" w:hAnsi="宋体"/>
        </w:rPr>
        <w:t xml:space="preserve">            tree[id].lazy=false;</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 xml:space="preserve">        return;</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 xml:space="preserve">    void build_tree(){</w:t>
      </w:r>
    </w:p>
    <w:p w:rsidR="00A3204F" w:rsidRPr="00C81BAD" w:rsidRDefault="00A3204F" w:rsidP="00A3204F">
      <w:pPr>
        <w:rPr>
          <w:rFonts w:ascii="宋体" w:eastAsia="宋体" w:hAnsi="宋体"/>
        </w:rPr>
      </w:pPr>
      <w:r w:rsidRPr="00C81BAD">
        <w:rPr>
          <w:rFonts w:ascii="宋体" w:eastAsia="宋体" w:hAnsi="宋体"/>
        </w:rPr>
        <w:t xml:space="preserve">        memset(tree,0,sizeof(tree));</w:t>
      </w:r>
    </w:p>
    <w:p w:rsidR="00A3204F" w:rsidRPr="00C81BAD" w:rsidRDefault="00A3204F" w:rsidP="00A3204F">
      <w:pPr>
        <w:rPr>
          <w:rFonts w:ascii="宋体" w:eastAsia="宋体" w:hAnsi="宋体"/>
        </w:rPr>
      </w:pPr>
      <w:r w:rsidRPr="00C81BAD">
        <w:rPr>
          <w:rFonts w:ascii="宋体" w:eastAsia="宋体" w:hAnsi="宋体"/>
        </w:rPr>
        <w:t xml:space="preserve">        return;</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 xml:space="preserve">    void update(uint32_t id,uint32_t tl,uint32_t tr,uint32_t ul,uint32_t ur,ll num){</w:t>
      </w:r>
    </w:p>
    <w:p w:rsidR="00A3204F" w:rsidRPr="00C81BAD" w:rsidRDefault="00A3204F" w:rsidP="00A3204F">
      <w:pPr>
        <w:rPr>
          <w:rFonts w:ascii="宋体" w:eastAsia="宋体" w:hAnsi="宋体"/>
        </w:rPr>
      </w:pPr>
      <w:r w:rsidRPr="00C81BAD">
        <w:rPr>
          <w:rFonts w:ascii="宋体" w:eastAsia="宋体" w:hAnsi="宋体"/>
        </w:rPr>
        <w:t xml:space="preserve">        assert(tl&lt;=ul&amp;&amp;ur&lt;=tr);</w:t>
      </w:r>
    </w:p>
    <w:p w:rsidR="00A3204F" w:rsidRPr="00C81BAD" w:rsidRDefault="00A3204F" w:rsidP="00A3204F">
      <w:pPr>
        <w:rPr>
          <w:rFonts w:ascii="宋体" w:eastAsia="宋体" w:hAnsi="宋体"/>
        </w:rPr>
      </w:pPr>
      <w:r w:rsidRPr="00C81BAD">
        <w:rPr>
          <w:rFonts w:ascii="宋体" w:eastAsia="宋体" w:hAnsi="宋体"/>
        </w:rPr>
        <w:t xml:space="preserve">        if(num&lt;=tree[id].minnum) return;//减枝,不加就是TLE,加了就AC</w:t>
      </w:r>
    </w:p>
    <w:p w:rsidR="00A3204F" w:rsidRPr="00C81BAD" w:rsidRDefault="00A3204F" w:rsidP="00A3204F">
      <w:pPr>
        <w:rPr>
          <w:rFonts w:ascii="宋体" w:eastAsia="宋体" w:hAnsi="宋体"/>
        </w:rPr>
      </w:pPr>
      <w:r w:rsidRPr="00C81BAD">
        <w:rPr>
          <w:rFonts w:ascii="宋体" w:eastAsia="宋体" w:hAnsi="宋体"/>
        </w:rPr>
        <w:t xml:space="preserve">        if(tl==ul&amp;&amp;tr==ur){</w:t>
      </w:r>
    </w:p>
    <w:p w:rsidR="00A3204F" w:rsidRPr="00C81BAD" w:rsidRDefault="00A3204F" w:rsidP="00A3204F">
      <w:pPr>
        <w:rPr>
          <w:rFonts w:ascii="宋体" w:eastAsia="宋体" w:hAnsi="宋体"/>
        </w:rPr>
      </w:pPr>
      <w:r w:rsidRPr="00C81BAD">
        <w:rPr>
          <w:rFonts w:ascii="宋体" w:eastAsia="宋体" w:hAnsi="宋体"/>
        </w:rPr>
        <w:t xml:space="preserve">            tree[id].minnum=max(tree[id].minnum,num);</w:t>
      </w:r>
    </w:p>
    <w:p w:rsidR="00A3204F" w:rsidRPr="00C81BAD" w:rsidRDefault="00A3204F" w:rsidP="00A3204F">
      <w:pPr>
        <w:rPr>
          <w:rFonts w:ascii="宋体" w:eastAsia="宋体" w:hAnsi="宋体"/>
        </w:rPr>
      </w:pPr>
      <w:r w:rsidRPr="00C81BAD">
        <w:rPr>
          <w:rFonts w:ascii="宋体" w:eastAsia="宋体" w:hAnsi="宋体"/>
        </w:rPr>
        <w:t xml:space="preserve">            tree[id].lazy=true;</w:t>
      </w:r>
    </w:p>
    <w:p w:rsidR="00A3204F" w:rsidRPr="00C81BAD" w:rsidRDefault="00A3204F" w:rsidP="00A3204F">
      <w:pPr>
        <w:rPr>
          <w:rFonts w:ascii="宋体" w:eastAsia="宋体" w:hAnsi="宋体"/>
        </w:rPr>
      </w:pPr>
      <w:r w:rsidRPr="00C81BAD">
        <w:rPr>
          <w:rFonts w:ascii="宋体" w:eastAsia="宋体" w:hAnsi="宋体"/>
        </w:rPr>
        <w:t xml:space="preserve">            return;</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 xml:space="preserve">        push_down(id);</w:t>
      </w:r>
    </w:p>
    <w:p w:rsidR="00A3204F" w:rsidRPr="00C81BAD" w:rsidRDefault="00A3204F" w:rsidP="00A3204F">
      <w:pPr>
        <w:rPr>
          <w:rFonts w:ascii="宋体" w:eastAsia="宋体" w:hAnsi="宋体"/>
        </w:rPr>
      </w:pPr>
      <w:r w:rsidRPr="00C81BAD">
        <w:rPr>
          <w:rFonts w:ascii="宋体" w:eastAsia="宋体" w:hAnsi="宋体"/>
        </w:rPr>
        <w:t xml:space="preserve">        uint32_t mid=(tl+tr)/2;</w:t>
      </w:r>
    </w:p>
    <w:p w:rsidR="00A3204F" w:rsidRPr="00C81BAD" w:rsidRDefault="00A3204F" w:rsidP="00A3204F">
      <w:pPr>
        <w:rPr>
          <w:rFonts w:ascii="宋体" w:eastAsia="宋体" w:hAnsi="宋体"/>
        </w:rPr>
      </w:pPr>
      <w:r w:rsidRPr="00C81BAD">
        <w:rPr>
          <w:rFonts w:ascii="宋体" w:eastAsia="宋体" w:hAnsi="宋体"/>
        </w:rPr>
        <w:t xml:space="preserve">        if(ur&lt;=mid) update(2*id,tl,mid,ul,ur,num);</w:t>
      </w:r>
    </w:p>
    <w:p w:rsidR="00A3204F" w:rsidRPr="00C81BAD" w:rsidRDefault="00A3204F" w:rsidP="00A3204F">
      <w:pPr>
        <w:rPr>
          <w:rFonts w:ascii="宋体" w:eastAsia="宋体" w:hAnsi="宋体"/>
        </w:rPr>
      </w:pPr>
      <w:r w:rsidRPr="00C81BAD">
        <w:rPr>
          <w:rFonts w:ascii="宋体" w:eastAsia="宋体" w:hAnsi="宋体"/>
        </w:rPr>
        <w:t xml:space="preserve">        else if(ul&gt;mid) update(2*id+1,mid+1,tr,ul,ur,num);</w:t>
      </w:r>
    </w:p>
    <w:p w:rsidR="00A3204F" w:rsidRPr="00C81BAD" w:rsidRDefault="00A3204F" w:rsidP="00A3204F">
      <w:pPr>
        <w:rPr>
          <w:rFonts w:ascii="宋体" w:eastAsia="宋体" w:hAnsi="宋体"/>
        </w:rPr>
      </w:pPr>
      <w:r w:rsidRPr="00C81BAD">
        <w:rPr>
          <w:rFonts w:ascii="宋体" w:eastAsia="宋体" w:hAnsi="宋体"/>
        </w:rPr>
        <w:t xml:space="preserve">        else update(2*id,tl,mid,ul,mid,num),update(2*id+1,mid+1,tr,mid+1,ur,num);</w:t>
      </w:r>
    </w:p>
    <w:p w:rsidR="00A3204F" w:rsidRPr="00C81BAD" w:rsidRDefault="00A3204F" w:rsidP="00A3204F">
      <w:pPr>
        <w:rPr>
          <w:rFonts w:ascii="宋体" w:eastAsia="宋体" w:hAnsi="宋体"/>
        </w:rPr>
      </w:pPr>
      <w:r w:rsidRPr="00C81BAD">
        <w:rPr>
          <w:rFonts w:ascii="宋体" w:eastAsia="宋体" w:hAnsi="宋体"/>
        </w:rPr>
        <w:t xml:space="preserve">        return;</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 xml:space="preserve">    ll query(uint32_t id,uint32_t tl,uint32_t tr,uint32_t ql,uint32_t qr){</w:t>
      </w:r>
    </w:p>
    <w:p w:rsidR="00A3204F" w:rsidRPr="00C81BAD" w:rsidRDefault="00A3204F" w:rsidP="00A3204F">
      <w:pPr>
        <w:rPr>
          <w:rFonts w:ascii="宋体" w:eastAsia="宋体" w:hAnsi="宋体"/>
        </w:rPr>
      </w:pPr>
      <w:r w:rsidRPr="00C81BAD">
        <w:rPr>
          <w:rFonts w:ascii="宋体" w:eastAsia="宋体" w:hAnsi="宋体"/>
        </w:rPr>
        <w:t xml:space="preserve">        assert(tl==ql&amp;&amp;tr==qr);</w:t>
      </w:r>
    </w:p>
    <w:p w:rsidR="00A3204F" w:rsidRPr="00C81BAD" w:rsidRDefault="00A3204F" w:rsidP="00A3204F">
      <w:pPr>
        <w:rPr>
          <w:rFonts w:ascii="宋体" w:eastAsia="宋体" w:hAnsi="宋体"/>
        </w:rPr>
      </w:pPr>
      <w:r w:rsidRPr="00C81BAD">
        <w:rPr>
          <w:rFonts w:ascii="宋体" w:eastAsia="宋体" w:hAnsi="宋体"/>
        </w:rPr>
        <w:lastRenderedPageBreak/>
        <w:t xml:space="preserve">        if(ql==qr){</w:t>
      </w:r>
    </w:p>
    <w:p w:rsidR="00A3204F" w:rsidRPr="00C81BAD" w:rsidRDefault="00A3204F" w:rsidP="00A3204F">
      <w:pPr>
        <w:rPr>
          <w:rFonts w:ascii="宋体" w:eastAsia="宋体" w:hAnsi="宋体"/>
        </w:rPr>
      </w:pPr>
      <w:r w:rsidRPr="00C81BAD">
        <w:rPr>
          <w:rFonts w:ascii="宋体" w:eastAsia="宋体" w:hAnsi="宋体"/>
        </w:rPr>
        <w:t xml:space="preserve">            tree[id].sum=max(tree[id].sum,tree[id].minnum);</w:t>
      </w:r>
    </w:p>
    <w:p w:rsidR="00A3204F" w:rsidRPr="00C81BAD" w:rsidRDefault="00A3204F" w:rsidP="00A3204F">
      <w:pPr>
        <w:rPr>
          <w:rFonts w:ascii="宋体" w:eastAsia="宋体" w:hAnsi="宋体"/>
        </w:rPr>
      </w:pPr>
      <w:r w:rsidRPr="00C81BAD">
        <w:rPr>
          <w:rFonts w:ascii="宋体" w:eastAsia="宋体" w:hAnsi="宋体"/>
        </w:rPr>
        <w:t xml:space="preserve">            if(debug) return tree[id].sum;</w:t>
      </w:r>
    </w:p>
    <w:p w:rsidR="00A3204F" w:rsidRPr="00C81BAD" w:rsidRDefault="00A3204F" w:rsidP="00A3204F">
      <w:pPr>
        <w:rPr>
          <w:rFonts w:ascii="宋体" w:eastAsia="宋体" w:hAnsi="宋体"/>
        </w:rPr>
      </w:pPr>
      <w:r w:rsidRPr="00C81BAD">
        <w:rPr>
          <w:rFonts w:ascii="宋体" w:eastAsia="宋体" w:hAnsi="宋体"/>
        </w:rPr>
        <w:t xml:space="preserve">            ll i=(ll)ql;</w:t>
      </w:r>
    </w:p>
    <w:p w:rsidR="00A3204F" w:rsidRPr="00C81BAD" w:rsidRDefault="00A3204F" w:rsidP="00A3204F">
      <w:pPr>
        <w:rPr>
          <w:rFonts w:ascii="宋体" w:eastAsia="宋体" w:hAnsi="宋体"/>
        </w:rPr>
      </w:pPr>
      <w:r w:rsidRPr="00C81BAD">
        <w:rPr>
          <w:rFonts w:ascii="宋体" w:eastAsia="宋体" w:hAnsi="宋体"/>
        </w:rPr>
        <w:t xml:space="preserve">            return i*tree[id].sum;</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 xml:space="preserve">        push_down(id);</w:t>
      </w:r>
    </w:p>
    <w:p w:rsidR="00A3204F" w:rsidRPr="00C81BAD" w:rsidRDefault="00A3204F" w:rsidP="00A3204F">
      <w:pPr>
        <w:rPr>
          <w:rFonts w:ascii="宋体" w:eastAsia="宋体" w:hAnsi="宋体"/>
        </w:rPr>
      </w:pPr>
      <w:r w:rsidRPr="00C81BAD">
        <w:rPr>
          <w:rFonts w:ascii="宋体" w:eastAsia="宋体" w:hAnsi="宋体"/>
        </w:rPr>
        <w:t xml:space="preserve">        uint32_t mid=(tl+tr)/2;</w:t>
      </w:r>
    </w:p>
    <w:p w:rsidR="00A3204F" w:rsidRPr="00C81BAD" w:rsidRDefault="00A3204F" w:rsidP="00A3204F">
      <w:pPr>
        <w:rPr>
          <w:rFonts w:ascii="宋体" w:eastAsia="宋体" w:hAnsi="宋体"/>
        </w:rPr>
      </w:pPr>
      <w:r w:rsidRPr="00C81BAD">
        <w:rPr>
          <w:rFonts w:ascii="宋体" w:eastAsia="宋体" w:hAnsi="宋体"/>
        </w:rPr>
        <w:t xml:space="preserve">        if(debug) return tree[id].sum=query(2*id,tl,mid,ql,mid)+query(2*id+1,mid+1,tr,mid+1,qr);</w:t>
      </w:r>
    </w:p>
    <w:p w:rsidR="00A3204F" w:rsidRPr="00C81BAD" w:rsidRDefault="00A3204F" w:rsidP="00A3204F">
      <w:pPr>
        <w:rPr>
          <w:rFonts w:ascii="宋体" w:eastAsia="宋体" w:hAnsi="宋体"/>
        </w:rPr>
      </w:pPr>
      <w:r w:rsidRPr="00C81BAD">
        <w:rPr>
          <w:rFonts w:ascii="宋体" w:eastAsia="宋体" w:hAnsi="宋体"/>
        </w:rPr>
        <w:t xml:space="preserve">        return tree[id].sum=query(2*id,tl,mid,ql,mid)^query(2*id+1,mid+1,tr,mid+1,qr);</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}ST;</w:t>
      </w:r>
    </w:p>
    <w:p w:rsidR="00A3204F" w:rsidRPr="00C81BAD" w:rsidRDefault="00A3204F" w:rsidP="00A3204F">
      <w:pPr>
        <w:rPr>
          <w:rFonts w:ascii="宋体" w:eastAsia="宋体" w:hAnsi="宋体"/>
        </w:rPr>
      </w:pPr>
      <w:r w:rsidRPr="00C81BAD">
        <w:rPr>
          <w:rFonts w:ascii="宋体" w:eastAsia="宋体" w:hAnsi="宋体"/>
        </w:rPr>
        <w:t>uint32_t RNG61(uint32_t &amp;x,uint32_t &amp;y,uint32_t &amp;z){</w:t>
      </w:r>
    </w:p>
    <w:p w:rsidR="00A3204F" w:rsidRPr="00C81BAD" w:rsidRDefault="00A3204F" w:rsidP="00A3204F">
      <w:pPr>
        <w:rPr>
          <w:rFonts w:ascii="宋体" w:eastAsia="宋体" w:hAnsi="宋体"/>
        </w:rPr>
      </w:pPr>
      <w:r w:rsidRPr="00C81BAD">
        <w:rPr>
          <w:rFonts w:ascii="宋体" w:eastAsia="宋体" w:hAnsi="宋体"/>
        </w:rPr>
        <w:t xml:space="preserve">    x=x^(x&lt;&lt;11);</w:t>
      </w:r>
    </w:p>
    <w:p w:rsidR="00A3204F" w:rsidRPr="00C81BAD" w:rsidRDefault="00A3204F" w:rsidP="00A3204F">
      <w:pPr>
        <w:rPr>
          <w:rFonts w:ascii="宋体" w:eastAsia="宋体" w:hAnsi="宋体"/>
        </w:rPr>
      </w:pPr>
      <w:r w:rsidRPr="00C81BAD">
        <w:rPr>
          <w:rFonts w:ascii="宋体" w:eastAsia="宋体" w:hAnsi="宋体"/>
        </w:rPr>
        <w:t xml:space="preserve">    x=x^(x&gt;&gt;4);</w:t>
      </w:r>
    </w:p>
    <w:p w:rsidR="00A3204F" w:rsidRPr="00C81BAD" w:rsidRDefault="00A3204F" w:rsidP="00A3204F">
      <w:pPr>
        <w:rPr>
          <w:rFonts w:ascii="宋体" w:eastAsia="宋体" w:hAnsi="宋体"/>
        </w:rPr>
      </w:pPr>
      <w:r w:rsidRPr="00C81BAD">
        <w:rPr>
          <w:rFonts w:ascii="宋体" w:eastAsia="宋体" w:hAnsi="宋体"/>
        </w:rPr>
        <w:t xml:space="preserve">    x=x^(x&lt;&lt;5);</w:t>
      </w:r>
    </w:p>
    <w:p w:rsidR="00A3204F" w:rsidRPr="00C81BAD" w:rsidRDefault="00A3204F" w:rsidP="00A3204F">
      <w:pPr>
        <w:rPr>
          <w:rFonts w:ascii="宋体" w:eastAsia="宋体" w:hAnsi="宋体"/>
        </w:rPr>
      </w:pPr>
      <w:r w:rsidRPr="00C81BAD">
        <w:rPr>
          <w:rFonts w:ascii="宋体" w:eastAsia="宋体" w:hAnsi="宋体"/>
        </w:rPr>
        <w:t xml:space="preserve">    x=x^(x&gt;&gt;14);</w:t>
      </w:r>
    </w:p>
    <w:p w:rsidR="00A3204F" w:rsidRPr="00C81BAD" w:rsidRDefault="00A3204F" w:rsidP="00A3204F">
      <w:pPr>
        <w:rPr>
          <w:rFonts w:ascii="宋体" w:eastAsia="宋体" w:hAnsi="宋体"/>
        </w:rPr>
      </w:pPr>
      <w:r w:rsidRPr="00C81BAD">
        <w:rPr>
          <w:rFonts w:ascii="宋体" w:eastAsia="宋体" w:hAnsi="宋体"/>
        </w:rPr>
        <w:t xml:space="preserve">    uint32_t w=x^(y^z);</w:t>
      </w:r>
    </w:p>
    <w:p w:rsidR="00A3204F" w:rsidRPr="00C81BAD" w:rsidRDefault="00A3204F" w:rsidP="00A3204F">
      <w:pPr>
        <w:rPr>
          <w:rFonts w:ascii="宋体" w:eastAsia="宋体" w:hAnsi="宋体"/>
        </w:rPr>
      </w:pPr>
      <w:r w:rsidRPr="00C81BAD">
        <w:rPr>
          <w:rFonts w:ascii="宋体" w:eastAsia="宋体" w:hAnsi="宋体"/>
        </w:rPr>
        <w:t xml:space="preserve">    x=y;</w:t>
      </w:r>
    </w:p>
    <w:p w:rsidR="00A3204F" w:rsidRPr="00C81BAD" w:rsidRDefault="00A3204F" w:rsidP="00A3204F">
      <w:pPr>
        <w:rPr>
          <w:rFonts w:ascii="宋体" w:eastAsia="宋体" w:hAnsi="宋体"/>
        </w:rPr>
      </w:pPr>
      <w:r w:rsidRPr="00C81BAD">
        <w:rPr>
          <w:rFonts w:ascii="宋体" w:eastAsia="宋体" w:hAnsi="宋体"/>
        </w:rPr>
        <w:t xml:space="preserve">    y=z;</w:t>
      </w:r>
    </w:p>
    <w:p w:rsidR="00A3204F" w:rsidRPr="00C81BAD" w:rsidRDefault="00A3204F" w:rsidP="00A3204F">
      <w:pPr>
        <w:rPr>
          <w:rFonts w:ascii="宋体" w:eastAsia="宋体" w:hAnsi="宋体"/>
        </w:rPr>
      </w:pPr>
      <w:r w:rsidRPr="00C81BAD">
        <w:rPr>
          <w:rFonts w:ascii="宋体" w:eastAsia="宋体" w:hAnsi="宋体"/>
        </w:rPr>
        <w:t xml:space="preserve">    z=w;</w:t>
      </w:r>
    </w:p>
    <w:p w:rsidR="00A3204F" w:rsidRPr="00C81BAD" w:rsidRDefault="00A3204F" w:rsidP="00A3204F">
      <w:pPr>
        <w:rPr>
          <w:rFonts w:ascii="宋体" w:eastAsia="宋体" w:hAnsi="宋体"/>
        </w:rPr>
      </w:pPr>
      <w:r w:rsidRPr="00C81BAD">
        <w:rPr>
          <w:rFonts w:ascii="宋体" w:eastAsia="宋体" w:hAnsi="宋体"/>
        </w:rPr>
        <w:t xml:space="preserve">    return z;</w:t>
      </w:r>
    </w:p>
    <w:p w:rsidR="00A3204F" w:rsidRPr="00C81BAD" w:rsidRDefault="00A3204F" w:rsidP="00A3204F">
      <w:pPr>
        <w:rPr>
          <w:rFonts w:ascii="宋体" w:eastAsia="宋体" w:hAnsi="宋体"/>
        </w:rPr>
      </w:pPr>
      <w:r w:rsidRPr="00C81BAD">
        <w:rPr>
          <w:rFonts w:ascii="宋体" w:eastAsia="宋体" w:hAnsi="宋体"/>
        </w:rPr>
        <w:t>}</w:t>
      </w:r>
    </w:p>
    <w:p w:rsidR="00A3204F" w:rsidRPr="00C81BAD" w:rsidRDefault="00A3204F" w:rsidP="00A3204F">
      <w:pPr>
        <w:rPr>
          <w:rFonts w:ascii="宋体" w:eastAsia="宋体" w:hAnsi="宋体"/>
        </w:rPr>
      </w:pPr>
    </w:p>
    <w:p w:rsidR="00A3204F" w:rsidRPr="00C81BAD" w:rsidRDefault="00A3204F" w:rsidP="00A3204F">
      <w:pPr>
        <w:rPr>
          <w:rFonts w:ascii="宋体" w:eastAsia="宋体" w:hAnsi="宋体"/>
        </w:rPr>
      </w:pPr>
      <w:r w:rsidRPr="00C81BAD">
        <w:rPr>
          <w:rFonts w:ascii="宋体" w:eastAsia="宋体" w:hAnsi="宋体"/>
        </w:rPr>
        <w:t>int main()</w:t>
      </w:r>
    </w:p>
    <w:p w:rsidR="00A3204F" w:rsidRPr="00C81BAD" w:rsidRDefault="00A3204F" w:rsidP="00A3204F">
      <w:pPr>
        <w:rPr>
          <w:rFonts w:ascii="宋体" w:eastAsia="宋体" w:hAnsi="宋体"/>
        </w:rPr>
      </w:pPr>
      <w:r w:rsidRPr="00C81BAD">
        <w:rPr>
          <w:rFonts w:ascii="宋体" w:eastAsia="宋体" w:hAnsi="宋体"/>
        </w:rPr>
        <w:t>{</w:t>
      </w:r>
    </w:p>
    <w:p w:rsidR="00A3204F" w:rsidRPr="00C81BAD" w:rsidRDefault="00A3204F" w:rsidP="00A3204F">
      <w:pPr>
        <w:rPr>
          <w:rFonts w:ascii="宋体" w:eastAsia="宋体" w:hAnsi="宋体"/>
        </w:rPr>
      </w:pPr>
      <w:r w:rsidRPr="00C81BAD">
        <w:rPr>
          <w:rFonts w:ascii="宋体" w:eastAsia="宋体" w:hAnsi="宋体"/>
        </w:rPr>
        <w:t xml:space="preserve">    if(debug){</w:t>
      </w:r>
    </w:p>
    <w:p w:rsidR="00A3204F" w:rsidRPr="00C81BAD" w:rsidRDefault="00A3204F" w:rsidP="00A3204F">
      <w:pPr>
        <w:rPr>
          <w:rFonts w:ascii="宋体" w:eastAsia="宋体" w:hAnsi="宋体"/>
        </w:rPr>
      </w:pPr>
      <w:r w:rsidRPr="00C81BAD">
        <w:rPr>
          <w:rFonts w:ascii="宋体" w:eastAsia="宋体" w:hAnsi="宋体"/>
        </w:rPr>
        <w:t xml:space="preserve">        ST.build_tree();</w:t>
      </w:r>
    </w:p>
    <w:p w:rsidR="00A3204F" w:rsidRPr="00C81BAD" w:rsidRDefault="00A3204F" w:rsidP="00A3204F">
      <w:pPr>
        <w:rPr>
          <w:rFonts w:ascii="宋体" w:eastAsia="宋体" w:hAnsi="宋体"/>
        </w:rPr>
      </w:pPr>
      <w:r w:rsidRPr="00C81BAD">
        <w:rPr>
          <w:rFonts w:ascii="宋体" w:eastAsia="宋体" w:hAnsi="宋体"/>
        </w:rPr>
        <w:t xml:space="preserve">        int n=10;</w:t>
      </w:r>
    </w:p>
    <w:p w:rsidR="00A3204F" w:rsidRPr="00C81BAD" w:rsidRDefault="00A3204F" w:rsidP="00A3204F">
      <w:pPr>
        <w:rPr>
          <w:rFonts w:ascii="宋体" w:eastAsia="宋体" w:hAnsi="宋体"/>
        </w:rPr>
      </w:pPr>
      <w:r w:rsidRPr="00C81BAD">
        <w:rPr>
          <w:rFonts w:ascii="宋体" w:eastAsia="宋体" w:hAnsi="宋体"/>
        </w:rPr>
        <w:t xml:space="preserve">        ST.update(1,1,n,1,n,5);</w:t>
      </w:r>
    </w:p>
    <w:p w:rsidR="00A3204F" w:rsidRPr="00C81BAD" w:rsidRDefault="00A3204F" w:rsidP="00A3204F">
      <w:pPr>
        <w:rPr>
          <w:rFonts w:ascii="宋体" w:eastAsia="宋体" w:hAnsi="宋体"/>
        </w:rPr>
      </w:pPr>
      <w:r w:rsidRPr="00C81BAD">
        <w:rPr>
          <w:rFonts w:ascii="宋体" w:eastAsia="宋体" w:hAnsi="宋体"/>
        </w:rPr>
        <w:t xml:space="preserve">        ST.update(1,1,n,3,6,8);</w:t>
      </w:r>
    </w:p>
    <w:p w:rsidR="00A3204F" w:rsidRPr="00C81BAD" w:rsidRDefault="00A3204F" w:rsidP="00A3204F">
      <w:pPr>
        <w:rPr>
          <w:rFonts w:ascii="宋体" w:eastAsia="宋体" w:hAnsi="宋体"/>
        </w:rPr>
      </w:pPr>
      <w:r w:rsidRPr="00C81BAD">
        <w:rPr>
          <w:rFonts w:ascii="宋体" w:eastAsia="宋体" w:hAnsi="宋体"/>
        </w:rPr>
        <w:t xml:space="preserve">        ST.update(1,1,n,4,7,6);</w:t>
      </w:r>
    </w:p>
    <w:p w:rsidR="00A3204F" w:rsidRPr="00C81BAD" w:rsidRDefault="00A3204F" w:rsidP="00A3204F">
      <w:pPr>
        <w:rPr>
          <w:rFonts w:ascii="宋体" w:eastAsia="宋体" w:hAnsi="宋体"/>
        </w:rPr>
      </w:pPr>
      <w:r w:rsidRPr="00C81BAD">
        <w:rPr>
          <w:rFonts w:ascii="宋体" w:eastAsia="宋体" w:hAnsi="宋体"/>
        </w:rPr>
        <w:t xml:space="preserve">        cout&lt;&lt;ST.query(1,1,n,1,n)&lt;&lt;endl;</w:t>
      </w:r>
    </w:p>
    <w:p w:rsidR="00A3204F" w:rsidRPr="00C81BAD" w:rsidRDefault="00A3204F" w:rsidP="00A3204F">
      <w:pPr>
        <w:rPr>
          <w:rFonts w:ascii="宋体" w:eastAsia="宋体" w:hAnsi="宋体"/>
        </w:rPr>
      </w:pPr>
      <w:r w:rsidRPr="00C81BAD">
        <w:rPr>
          <w:rFonts w:ascii="宋体" w:eastAsia="宋体" w:hAnsi="宋体"/>
        </w:rPr>
        <w:t xml:space="preserve">        return 0;</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 xml:space="preserve">    int t;</w:t>
      </w:r>
    </w:p>
    <w:p w:rsidR="00A3204F" w:rsidRPr="00C81BAD" w:rsidRDefault="00A3204F" w:rsidP="00A3204F">
      <w:pPr>
        <w:rPr>
          <w:rFonts w:ascii="宋体" w:eastAsia="宋体" w:hAnsi="宋体"/>
        </w:rPr>
      </w:pPr>
      <w:r w:rsidRPr="00C81BAD">
        <w:rPr>
          <w:rFonts w:ascii="宋体" w:eastAsia="宋体" w:hAnsi="宋体"/>
        </w:rPr>
        <w:t xml:space="preserve">    scanf("%d",&amp;t);</w:t>
      </w:r>
    </w:p>
    <w:p w:rsidR="00A3204F" w:rsidRPr="00C81BAD" w:rsidRDefault="00A3204F" w:rsidP="00A3204F">
      <w:pPr>
        <w:rPr>
          <w:rFonts w:ascii="宋体" w:eastAsia="宋体" w:hAnsi="宋体"/>
        </w:rPr>
      </w:pPr>
      <w:r w:rsidRPr="00C81BAD">
        <w:rPr>
          <w:rFonts w:ascii="宋体" w:eastAsia="宋体" w:hAnsi="宋体"/>
        </w:rPr>
        <w:t xml:space="preserve">    while(t--){</w:t>
      </w:r>
    </w:p>
    <w:p w:rsidR="00A3204F" w:rsidRPr="00C81BAD" w:rsidRDefault="00A3204F" w:rsidP="00A3204F">
      <w:pPr>
        <w:rPr>
          <w:rFonts w:ascii="宋体" w:eastAsia="宋体" w:hAnsi="宋体"/>
        </w:rPr>
      </w:pPr>
      <w:r w:rsidRPr="00C81BAD">
        <w:rPr>
          <w:rFonts w:ascii="宋体" w:eastAsia="宋体" w:hAnsi="宋体"/>
        </w:rPr>
        <w:t xml:space="preserve">        int m;</w:t>
      </w:r>
    </w:p>
    <w:p w:rsidR="00A3204F" w:rsidRPr="00C81BAD" w:rsidRDefault="00A3204F" w:rsidP="00A3204F">
      <w:pPr>
        <w:rPr>
          <w:rFonts w:ascii="宋体" w:eastAsia="宋体" w:hAnsi="宋体"/>
        </w:rPr>
      </w:pPr>
      <w:r w:rsidRPr="00C81BAD">
        <w:rPr>
          <w:rFonts w:ascii="宋体" w:eastAsia="宋体" w:hAnsi="宋体"/>
        </w:rPr>
        <w:t xml:space="preserve">        uint32_t X,Y,Z,n,l,r,v,f1,f2,f3,p=1&lt;&lt;30;</w:t>
      </w:r>
    </w:p>
    <w:p w:rsidR="00A3204F" w:rsidRPr="00C81BAD" w:rsidRDefault="00A3204F" w:rsidP="00A3204F">
      <w:pPr>
        <w:rPr>
          <w:rFonts w:ascii="宋体" w:eastAsia="宋体" w:hAnsi="宋体"/>
        </w:rPr>
      </w:pPr>
      <w:r w:rsidRPr="00C81BAD">
        <w:rPr>
          <w:rFonts w:ascii="宋体" w:eastAsia="宋体" w:hAnsi="宋体"/>
        </w:rPr>
        <w:t xml:space="preserve">        cin&gt;&gt;n&gt;&gt;m&gt;&gt;X&gt;&gt;Y&gt;&gt;Z;</w:t>
      </w:r>
    </w:p>
    <w:p w:rsidR="00A3204F" w:rsidRPr="00C81BAD" w:rsidRDefault="00A3204F" w:rsidP="00A3204F">
      <w:pPr>
        <w:rPr>
          <w:rFonts w:ascii="宋体" w:eastAsia="宋体" w:hAnsi="宋体"/>
        </w:rPr>
      </w:pPr>
      <w:r w:rsidRPr="00C81BAD">
        <w:rPr>
          <w:rFonts w:ascii="宋体" w:eastAsia="宋体" w:hAnsi="宋体"/>
        </w:rPr>
        <w:t xml:space="preserve">        ST.build_tree();</w:t>
      </w:r>
    </w:p>
    <w:p w:rsidR="00A3204F" w:rsidRPr="00C81BAD" w:rsidRDefault="00A3204F" w:rsidP="00A3204F">
      <w:pPr>
        <w:rPr>
          <w:rFonts w:ascii="宋体" w:eastAsia="宋体" w:hAnsi="宋体"/>
        </w:rPr>
      </w:pPr>
      <w:r w:rsidRPr="00C81BAD">
        <w:rPr>
          <w:rFonts w:ascii="宋体" w:eastAsia="宋体" w:hAnsi="宋体"/>
        </w:rPr>
        <w:lastRenderedPageBreak/>
        <w:t xml:space="preserve">        while(m--){</w:t>
      </w:r>
    </w:p>
    <w:p w:rsidR="00A3204F" w:rsidRPr="00C81BAD" w:rsidRDefault="00A3204F" w:rsidP="00A3204F">
      <w:pPr>
        <w:rPr>
          <w:rFonts w:ascii="宋体" w:eastAsia="宋体" w:hAnsi="宋体"/>
        </w:rPr>
      </w:pPr>
      <w:r w:rsidRPr="00C81BAD">
        <w:rPr>
          <w:rFonts w:ascii="宋体" w:eastAsia="宋体" w:hAnsi="宋体"/>
        </w:rPr>
        <w:t xml:space="preserve">            f1=RNG61(X,Y,Z),f2=RNG61(X,Y,Z),f3=RNG61(X,Y,Z);</w:t>
      </w:r>
    </w:p>
    <w:p w:rsidR="00A3204F" w:rsidRPr="00C81BAD" w:rsidRDefault="00A3204F" w:rsidP="00A3204F">
      <w:pPr>
        <w:rPr>
          <w:rFonts w:ascii="宋体" w:eastAsia="宋体" w:hAnsi="宋体"/>
        </w:rPr>
      </w:pPr>
      <w:r w:rsidRPr="00C81BAD">
        <w:rPr>
          <w:rFonts w:ascii="宋体" w:eastAsia="宋体" w:hAnsi="宋体"/>
        </w:rPr>
        <w:t xml:space="preserve">            l=min((f1%n)+1,(f2%n)+1);</w:t>
      </w:r>
    </w:p>
    <w:p w:rsidR="00A3204F" w:rsidRPr="00C81BAD" w:rsidRDefault="00A3204F" w:rsidP="00A3204F">
      <w:pPr>
        <w:rPr>
          <w:rFonts w:ascii="宋体" w:eastAsia="宋体" w:hAnsi="宋体"/>
        </w:rPr>
      </w:pPr>
      <w:r w:rsidRPr="00C81BAD">
        <w:rPr>
          <w:rFonts w:ascii="宋体" w:eastAsia="宋体" w:hAnsi="宋体"/>
        </w:rPr>
        <w:t xml:space="preserve">            r=max((f1%n)+1,(f2%n)+1);</w:t>
      </w:r>
    </w:p>
    <w:p w:rsidR="00A3204F" w:rsidRPr="00C81BAD" w:rsidRDefault="00A3204F" w:rsidP="00A3204F">
      <w:pPr>
        <w:rPr>
          <w:rFonts w:ascii="宋体" w:eastAsia="宋体" w:hAnsi="宋体"/>
        </w:rPr>
      </w:pPr>
      <w:r w:rsidRPr="00C81BAD">
        <w:rPr>
          <w:rFonts w:ascii="宋体" w:eastAsia="宋体" w:hAnsi="宋体"/>
        </w:rPr>
        <w:t xml:space="preserve">            assert(l&gt;=1&amp;&amp;r&lt;=n&amp;&amp;l&lt;=r);</w:t>
      </w:r>
    </w:p>
    <w:p w:rsidR="00A3204F" w:rsidRPr="00C81BAD" w:rsidRDefault="00A3204F" w:rsidP="00A3204F">
      <w:pPr>
        <w:rPr>
          <w:rFonts w:ascii="宋体" w:eastAsia="宋体" w:hAnsi="宋体"/>
        </w:rPr>
      </w:pPr>
      <w:r w:rsidRPr="00C81BAD">
        <w:rPr>
          <w:rFonts w:ascii="宋体" w:eastAsia="宋体" w:hAnsi="宋体"/>
        </w:rPr>
        <w:t xml:space="preserve">            v=f3%p;</w:t>
      </w:r>
    </w:p>
    <w:p w:rsidR="00A3204F" w:rsidRPr="00C81BAD" w:rsidRDefault="00A3204F" w:rsidP="00A3204F">
      <w:pPr>
        <w:rPr>
          <w:rFonts w:ascii="宋体" w:eastAsia="宋体" w:hAnsi="宋体"/>
        </w:rPr>
      </w:pPr>
      <w:r w:rsidRPr="00C81BAD">
        <w:rPr>
          <w:rFonts w:ascii="宋体" w:eastAsia="宋体" w:hAnsi="宋体"/>
        </w:rPr>
        <w:t xml:space="preserve">            ST.update(1,1,n,l,r,(ll)v);</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 xml:space="preserve">        cout&lt;&lt;ST.query(1,1,n,1,n)&lt;&lt;endl;</w:t>
      </w:r>
    </w:p>
    <w:p w:rsidR="00A3204F" w:rsidRPr="00C81BAD" w:rsidRDefault="00A3204F" w:rsidP="00A3204F">
      <w:pPr>
        <w:rPr>
          <w:rFonts w:ascii="宋体" w:eastAsia="宋体" w:hAnsi="宋体"/>
        </w:rPr>
      </w:pPr>
      <w:r w:rsidRPr="00C81BAD">
        <w:rPr>
          <w:rFonts w:ascii="宋体" w:eastAsia="宋体" w:hAnsi="宋体"/>
        </w:rPr>
        <w:t xml:space="preserve">    }</w:t>
      </w:r>
    </w:p>
    <w:p w:rsidR="00A3204F" w:rsidRPr="00C81BAD" w:rsidRDefault="00A3204F" w:rsidP="00A3204F">
      <w:pPr>
        <w:rPr>
          <w:rFonts w:ascii="宋体" w:eastAsia="宋体" w:hAnsi="宋体"/>
        </w:rPr>
      </w:pPr>
      <w:r w:rsidRPr="00C81BAD">
        <w:rPr>
          <w:rFonts w:ascii="宋体" w:eastAsia="宋体" w:hAnsi="宋体"/>
        </w:rPr>
        <w:t xml:space="preserve">    return 0;</w:t>
      </w:r>
    </w:p>
    <w:p w:rsidR="00A3204F" w:rsidRPr="00C81BAD" w:rsidRDefault="00A3204F" w:rsidP="00A3204F">
      <w:pPr>
        <w:rPr>
          <w:rFonts w:ascii="宋体" w:eastAsia="宋体" w:hAnsi="宋体"/>
        </w:rPr>
      </w:pPr>
      <w:r w:rsidRPr="00C81BAD">
        <w:rPr>
          <w:rFonts w:ascii="宋体" w:eastAsia="宋体" w:hAnsi="宋体"/>
        </w:rPr>
        <w:t>}</w:t>
      </w:r>
    </w:p>
    <w:p w:rsidR="00FE1FCE" w:rsidRPr="00C81BAD" w:rsidRDefault="00FE1FCE" w:rsidP="007341D3">
      <w:pPr>
        <w:pStyle w:val="3"/>
        <w:rPr>
          <w:rFonts w:ascii="宋体" w:eastAsia="宋体" w:hAnsi="宋体"/>
          <w:b w:val="0"/>
        </w:rPr>
      </w:pPr>
      <w:bookmarkStart w:id="164" w:name="_Toc523521247"/>
      <w:r w:rsidRPr="00C81BAD">
        <w:rPr>
          <w:rFonts w:ascii="宋体" w:eastAsia="宋体" w:hAnsi="宋体" w:hint="eastAsia"/>
          <w:b w:val="0"/>
        </w:rPr>
        <w:t>线段树：区间合并</w:t>
      </w:r>
      <w:bookmarkEnd w:id="164"/>
    </w:p>
    <w:p w:rsidR="00FE1FCE" w:rsidRPr="00C81BAD" w:rsidRDefault="00FE1FCE" w:rsidP="007341D3">
      <w:pPr>
        <w:pStyle w:val="4"/>
        <w:rPr>
          <w:rFonts w:ascii="宋体" w:eastAsia="宋体" w:hAnsi="宋体"/>
        </w:rPr>
      </w:pPr>
      <w:r w:rsidRPr="00C81BAD">
        <w:rPr>
          <w:rFonts w:ascii="宋体" w:eastAsia="宋体" w:hAnsi="宋体" w:hint="eastAsia"/>
        </w:rPr>
        <w:t>√-</w:t>
      </w:r>
      <w:r w:rsidRPr="00C81BAD">
        <w:rPr>
          <w:rFonts w:ascii="宋体" w:eastAsia="宋体" w:hAnsi="宋体"/>
        </w:rPr>
        <w:t>POJ</w:t>
      </w:r>
      <w:r w:rsidRPr="00C81BAD">
        <w:rPr>
          <w:rFonts w:ascii="宋体" w:eastAsia="宋体" w:hAnsi="宋体" w:hint="eastAsia"/>
        </w:rPr>
        <w:t>-</w:t>
      </w:r>
      <w:r w:rsidRPr="00C81BAD">
        <w:rPr>
          <w:rFonts w:ascii="宋体" w:eastAsia="宋体" w:hAnsi="宋体"/>
        </w:rPr>
        <w:t>3667</w:t>
      </w:r>
      <w:r w:rsidRPr="00C81BAD">
        <w:rPr>
          <w:rFonts w:ascii="宋体" w:eastAsia="宋体" w:hAnsi="宋体" w:hint="eastAsia"/>
        </w:rPr>
        <w:t>-</w:t>
      </w:r>
      <w:r w:rsidRPr="00C81BAD">
        <w:rPr>
          <w:rFonts w:ascii="宋体" w:eastAsia="宋体" w:hAnsi="宋体"/>
        </w:rPr>
        <w:t>Hotel</w:t>
      </w:r>
      <w:r w:rsidRPr="00C81BAD">
        <w:rPr>
          <w:rFonts w:ascii="宋体" w:eastAsia="宋体" w:hAnsi="宋体" w:hint="eastAsia"/>
        </w:rPr>
        <w:t>（线段树区间合并模板题）</w:t>
      </w:r>
      <w:r w:rsidR="00CC0F69" w:rsidRPr="00C81BAD">
        <w:rPr>
          <w:rFonts w:ascii="宋体" w:eastAsia="宋体" w:hAnsi="宋体"/>
        </w:rPr>
        <w:fldChar w:fldCharType="begin"/>
      </w:r>
      <w:r w:rsidR="00CC0F69" w:rsidRPr="00C81BAD">
        <w:rPr>
          <w:rFonts w:ascii="宋体" w:eastAsia="宋体" w:hAnsi="宋体"/>
        </w:rPr>
        <w:instrText xml:space="preserve"> XE "</w:instrText>
      </w:r>
      <w:r w:rsidR="00CC0F69" w:rsidRPr="00C81BAD">
        <w:rPr>
          <w:rFonts w:ascii="宋体" w:eastAsia="宋体" w:hAnsi="宋体" w:hint="eastAsia"/>
        </w:rPr>
        <w:instrText>√-</w:instrText>
      </w:r>
      <w:r w:rsidR="00CC0F69" w:rsidRPr="00C81BAD">
        <w:rPr>
          <w:rFonts w:ascii="宋体" w:eastAsia="宋体" w:hAnsi="宋体"/>
        </w:rPr>
        <w:instrText>POJ</w:instrText>
      </w:r>
      <w:r w:rsidR="00CC0F69" w:rsidRPr="00C81BAD">
        <w:rPr>
          <w:rFonts w:ascii="宋体" w:eastAsia="宋体" w:hAnsi="宋体" w:hint="eastAsia"/>
        </w:rPr>
        <w:instrText>-</w:instrText>
      </w:r>
      <w:r w:rsidR="00CC0F69" w:rsidRPr="00C81BAD">
        <w:rPr>
          <w:rFonts w:ascii="宋体" w:eastAsia="宋体" w:hAnsi="宋体"/>
        </w:rPr>
        <w:instrText>3667</w:instrText>
      </w:r>
      <w:r w:rsidR="00CC0F69" w:rsidRPr="00C81BAD">
        <w:rPr>
          <w:rFonts w:ascii="宋体" w:eastAsia="宋体" w:hAnsi="宋体" w:hint="eastAsia"/>
        </w:rPr>
        <w:instrText>-</w:instrText>
      </w:r>
      <w:r w:rsidR="00CC0F69" w:rsidRPr="00C81BAD">
        <w:rPr>
          <w:rFonts w:ascii="宋体" w:eastAsia="宋体" w:hAnsi="宋体"/>
        </w:rPr>
        <w:instrText>Hotel</w:instrText>
      </w:r>
      <w:r w:rsidR="00CC0F69" w:rsidRPr="00C81BAD">
        <w:rPr>
          <w:rFonts w:ascii="宋体" w:eastAsia="宋体" w:hAnsi="宋体" w:hint="eastAsia"/>
        </w:rPr>
        <w:instrText>（线段树区间合并模板题）</w:instrText>
      </w:r>
      <w:r w:rsidR="00CC0F69" w:rsidRPr="00C81BAD">
        <w:rPr>
          <w:rFonts w:ascii="宋体" w:eastAsia="宋体" w:hAnsi="宋体"/>
        </w:rPr>
        <w:instrText xml:space="preserve">:3667" \y "POJ:3667" </w:instrText>
      </w:r>
      <w:r w:rsidR="00CC0F69" w:rsidRPr="00C81BAD">
        <w:rPr>
          <w:rFonts w:ascii="宋体" w:eastAsia="宋体" w:hAnsi="宋体"/>
        </w:rPr>
        <w:fldChar w:fldCharType="end"/>
      </w:r>
    </w:p>
    <w:p w:rsidR="00FE1FCE" w:rsidRPr="00C81BAD" w:rsidRDefault="00FE1FCE" w:rsidP="00FE1FCE">
      <w:pPr>
        <w:rPr>
          <w:rFonts w:ascii="宋体" w:eastAsia="宋体" w:hAnsi="宋体"/>
        </w:rPr>
      </w:pPr>
      <w:r w:rsidRPr="00C81BAD">
        <w:rPr>
          <w:rFonts w:ascii="宋体" w:eastAsia="宋体" w:hAnsi="宋体" w:hint="eastAsia"/>
        </w:rPr>
        <w:t>【题意】</w:t>
      </w:r>
    </w:p>
    <w:p w:rsidR="0097048C" w:rsidRPr="00C81BAD" w:rsidRDefault="0097048C" w:rsidP="00FE1FCE">
      <w:pPr>
        <w:rPr>
          <w:rFonts w:ascii="宋体" w:eastAsia="宋体" w:hAnsi="宋体"/>
        </w:rPr>
      </w:pPr>
      <w:r w:rsidRPr="00C81BAD">
        <w:rPr>
          <w:rFonts w:ascii="宋体" w:eastAsia="宋体" w:hAnsi="宋体" w:hint="eastAsia"/>
        </w:rPr>
        <w:t>n个房间，初始时均为空，2种操作，第1种操作是找到指定的k个 连续空房间，如果找得到的话输出第1个房间号，否则输出0，优先找房间号小的，第2种操作是指定连续的x号到y号房间清空。数据规模n为50000.</w:t>
      </w:r>
    </w:p>
    <w:p w:rsidR="00FE1FCE" w:rsidRPr="00C81BAD" w:rsidRDefault="00FE1FCE" w:rsidP="00FE1FCE">
      <w:pPr>
        <w:rPr>
          <w:rFonts w:ascii="宋体" w:eastAsia="宋体" w:hAnsi="宋体"/>
        </w:rPr>
      </w:pPr>
      <w:r w:rsidRPr="00C81BAD">
        <w:rPr>
          <w:rFonts w:ascii="宋体" w:eastAsia="宋体" w:hAnsi="宋体" w:hint="eastAsia"/>
        </w:rPr>
        <w:t>【代码】</w:t>
      </w:r>
    </w:p>
    <w:p w:rsidR="00FE1FCE" w:rsidRPr="00C81BAD" w:rsidRDefault="00FE1FCE" w:rsidP="00FE1FCE">
      <w:pPr>
        <w:rPr>
          <w:rFonts w:ascii="宋体" w:eastAsia="宋体" w:hAnsi="宋体"/>
        </w:rPr>
      </w:pPr>
      <w:r w:rsidRPr="00C81BAD">
        <w:rPr>
          <w:rFonts w:ascii="宋体" w:eastAsia="宋体" w:hAnsi="宋体"/>
        </w:rPr>
        <w:t>#include &lt;iostream&gt;</w:t>
      </w:r>
    </w:p>
    <w:p w:rsidR="00FE1FCE" w:rsidRPr="00C81BAD" w:rsidRDefault="00FE1FCE" w:rsidP="00FE1FCE">
      <w:pPr>
        <w:rPr>
          <w:rFonts w:ascii="宋体" w:eastAsia="宋体" w:hAnsi="宋体"/>
        </w:rPr>
      </w:pPr>
      <w:r w:rsidRPr="00C81BAD">
        <w:rPr>
          <w:rFonts w:ascii="宋体" w:eastAsia="宋体" w:hAnsi="宋体"/>
        </w:rPr>
        <w:t>#include &lt;cstdio&gt;</w:t>
      </w:r>
    </w:p>
    <w:p w:rsidR="00FE1FCE" w:rsidRPr="00C81BAD" w:rsidRDefault="00FE1FCE" w:rsidP="00FE1FCE">
      <w:pPr>
        <w:rPr>
          <w:rFonts w:ascii="宋体" w:eastAsia="宋体" w:hAnsi="宋体"/>
        </w:rPr>
      </w:pPr>
      <w:r w:rsidRPr="00C81BAD">
        <w:rPr>
          <w:rFonts w:ascii="宋体" w:eastAsia="宋体" w:hAnsi="宋体"/>
        </w:rPr>
        <w:t>#include &lt;algorithm&gt;</w:t>
      </w:r>
    </w:p>
    <w:p w:rsidR="00FE1FCE" w:rsidRPr="00C81BAD" w:rsidRDefault="00FE1FCE" w:rsidP="00FE1FCE">
      <w:pPr>
        <w:rPr>
          <w:rFonts w:ascii="宋体" w:eastAsia="宋体" w:hAnsi="宋体"/>
        </w:rPr>
      </w:pPr>
      <w:r w:rsidRPr="00C81BAD">
        <w:rPr>
          <w:rFonts w:ascii="宋体" w:eastAsia="宋体" w:hAnsi="宋体"/>
        </w:rPr>
        <w:t>#define MAXN 50010</w:t>
      </w:r>
    </w:p>
    <w:p w:rsidR="00FE1FCE" w:rsidRPr="00C81BAD" w:rsidRDefault="00FE1FCE" w:rsidP="00FE1FCE">
      <w:pPr>
        <w:rPr>
          <w:rFonts w:ascii="宋体" w:eastAsia="宋体" w:hAnsi="宋体"/>
        </w:rPr>
      </w:pPr>
      <w:r w:rsidRPr="00C81BAD">
        <w:rPr>
          <w:rFonts w:ascii="宋体" w:eastAsia="宋体" w:hAnsi="宋体"/>
        </w:rPr>
        <w:t>#define IN 1</w:t>
      </w:r>
    </w:p>
    <w:p w:rsidR="00FE1FCE" w:rsidRPr="00C81BAD" w:rsidRDefault="00FE1FCE" w:rsidP="00FE1FCE">
      <w:pPr>
        <w:rPr>
          <w:rFonts w:ascii="宋体" w:eastAsia="宋体" w:hAnsi="宋体"/>
        </w:rPr>
      </w:pPr>
      <w:r w:rsidRPr="00C81BAD">
        <w:rPr>
          <w:rFonts w:ascii="宋体" w:eastAsia="宋体" w:hAnsi="宋体"/>
        </w:rPr>
        <w:t>#define OUT 2</w:t>
      </w: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r w:rsidRPr="00C81BAD">
        <w:rPr>
          <w:rFonts w:ascii="宋体" w:eastAsia="宋体" w:hAnsi="宋体"/>
        </w:rPr>
        <w:t>using namespace std;</w:t>
      </w: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r w:rsidRPr="00C81BAD">
        <w:rPr>
          <w:rFonts w:ascii="宋体" w:eastAsia="宋体" w:hAnsi="宋体"/>
        </w:rPr>
        <w:t>struct node{</w:t>
      </w:r>
    </w:p>
    <w:p w:rsidR="00FE1FCE" w:rsidRPr="00C81BAD" w:rsidRDefault="00FE1FCE" w:rsidP="00FE1FCE">
      <w:pPr>
        <w:rPr>
          <w:rFonts w:ascii="宋体" w:eastAsia="宋体" w:hAnsi="宋体"/>
        </w:rPr>
      </w:pPr>
      <w:r w:rsidRPr="00C81BAD">
        <w:rPr>
          <w:rFonts w:ascii="宋体" w:eastAsia="宋体" w:hAnsi="宋体"/>
        </w:rPr>
        <w:t xml:space="preserve">    int l,r,lmax,rmax,totmax,lazytag;</w:t>
      </w:r>
    </w:p>
    <w:p w:rsidR="00FE1FCE" w:rsidRPr="00C81BAD" w:rsidRDefault="00FE1FCE" w:rsidP="00FE1FCE">
      <w:pPr>
        <w:rPr>
          <w:rFonts w:ascii="宋体" w:eastAsia="宋体" w:hAnsi="宋体"/>
        </w:rPr>
      </w:pPr>
      <w:r w:rsidRPr="00C81BAD">
        <w:rPr>
          <w:rFonts w:ascii="宋体" w:eastAsia="宋体" w:hAnsi="宋体"/>
        </w:rPr>
        <w:t>}tree[MAXN&lt;&lt;2];</w:t>
      </w: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r w:rsidRPr="00C81BAD">
        <w:rPr>
          <w:rFonts w:ascii="宋体" w:eastAsia="宋体" w:hAnsi="宋体"/>
        </w:rPr>
        <w:t>void build_tree(int id,int l,int r);</w:t>
      </w:r>
    </w:p>
    <w:p w:rsidR="00FE1FCE" w:rsidRPr="00C81BAD" w:rsidRDefault="00FE1FCE" w:rsidP="00FE1FCE">
      <w:pPr>
        <w:rPr>
          <w:rFonts w:ascii="宋体" w:eastAsia="宋体" w:hAnsi="宋体"/>
        </w:rPr>
      </w:pPr>
      <w:r w:rsidRPr="00C81BAD">
        <w:rPr>
          <w:rFonts w:ascii="宋体" w:eastAsia="宋体" w:hAnsi="宋体"/>
        </w:rPr>
        <w:t>void push_up(int id);</w:t>
      </w:r>
    </w:p>
    <w:p w:rsidR="00FE1FCE" w:rsidRPr="00C81BAD" w:rsidRDefault="00FE1FCE" w:rsidP="00FE1FCE">
      <w:pPr>
        <w:rPr>
          <w:rFonts w:ascii="宋体" w:eastAsia="宋体" w:hAnsi="宋体"/>
        </w:rPr>
      </w:pPr>
      <w:r w:rsidRPr="00C81BAD">
        <w:rPr>
          <w:rFonts w:ascii="宋体" w:eastAsia="宋体" w:hAnsi="宋体"/>
        </w:rPr>
        <w:t>void push_down(int id);</w:t>
      </w:r>
    </w:p>
    <w:p w:rsidR="00FE1FCE" w:rsidRPr="00C81BAD" w:rsidRDefault="00FE1FCE" w:rsidP="00FE1FCE">
      <w:pPr>
        <w:rPr>
          <w:rFonts w:ascii="宋体" w:eastAsia="宋体" w:hAnsi="宋体"/>
        </w:rPr>
      </w:pPr>
      <w:r w:rsidRPr="00C81BAD">
        <w:rPr>
          <w:rFonts w:ascii="宋体" w:eastAsia="宋体" w:hAnsi="宋体"/>
        </w:rPr>
        <w:t>void check_in(int id,int l,int r);</w:t>
      </w:r>
    </w:p>
    <w:p w:rsidR="00FE1FCE" w:rsidRPr="00C81BAD" w:rsidRDefault="00FE1FCE" w:rsidP="00FE1FCE">
      <w:pPr>
        <w:rPr>
          <w:rFonts w:ascii="宋体" w:eastAsia="宋体" w:hAnsi="宋体"/>
        </w:rPr>
      </w:pPr>
      <w:r w:rsidRPr="00C81BAD">
        <w:rPr>
          <w:rFonts w:ascii="宋体" w:eastAsia="宋体" w:hAnsi="宋体"/>
        </w:rPr>
        <w:t>void check_out(int id,int l,int r);</w:t>
      </w:r>
    </w:p>
    <w:p w:rsidR="00FE1FCE" w:rsidRPr="00C81BAD" w:rsidRDefault="00FE1FCE" w:rsidP="00FE1FCE">
      <w:pPr>
        <w:rPr>
          <w:rFonts w:ascii="宋体" w:eastAsia="宋体" w:hAnsi="宋体"/>
        </w:rPr>
      </w:pPr>
      <w:r w:rsidRPr="00C81BAD">
        <w:rPr>
          <w:rFonts w:ascii="宋体" w:eastAsia="宋体" w:hAnsi="宋体"/>
        </w:rPr>
        <w:t>int query_first(int id,int d);</w:t>
      </w: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r w:rsidRPr="00C81BAD">
        <w:rPr>
          <w:rFonts w:ascii="宋体" w:eastAsia="宋体" w:hAnsi="宋体"/>
        </w:rPr>
        <w:lastRenderedPageBreak/>
        <w:t>void push_up(int id){</w:t>
      </w:r>
    </w:p>
    <w:p w:rsidR="00FE1FCE" w:rsidRPr="00C81BAD" w:rsidRDefault="00FE1FCE" w:rsidP="00FE1FCE">
      <w:pPr>
        <w:rPr>
          <w:rFonts w:ascii="宋体" w:eastAsia="宋体" w:hAnsi="宋体"/>
        </w:rPr>
      </w:pPr>
      <w:r w:rsidRPr="00C81BAD">
        <w:rPr>
          <w:rFonts w:ascii="宋体" w:eastAsia="宋体" w:hAnsi="宋体"/>
        </w:rPr>
        <w:t xml:space="preserve">    tree[id].lmax=(tree[id&lt;&lt;1].lmax==tree[id&lt;&lt;1].r-tree[id&lt;&lt;1].l+1)?tree[id&lt;&lt;1].lmax+tree[id&lt;&lt;1|1].lmax:tree[id&lt;&lt;1].lmax;</w:t>
      </w:r>
    </w:p>
    <w:p w:rsidR="00FE1FCE" w:rsidRPr="00C81BAD" w:rsidRDefault="00FE1FCE" w:rsidP="00FE1FCE">
      <w:pPr>
        <w:rPr>
          <w:rFonts w:ascii="宋体" w:eastAsia="宋体" w:hAnsi="宋体"/>
        </w:rPr>
      </w:pPr>
      <w:r w:rsidRPr="00C81BAD">
        <w:rPr>
          <w:rFonts w:ascii="宋体" w:eastAsia="宋体" w:hAnsi="宋体"/>
        </w:rPr>
        <w:t xml:space="preserve">    tree[id].rmax=(tree[id&lt;&lt;1|1].rmax==tree[id&lt;&lt;1|1].r-tree[id&lt;&lt;1|1].l+1)?tree[id&lt;&lt;1].rmax+tree[id&lt;&lt;1|1].rmax:tree[id&lt;&lt;1|1].rmax;</w:t>
      </w:r>
    </w:p>
    <w:p w:rsidR="00FE1FCE" w:rsidRPr="00C81BAD" w:rsidRDefault="00FE1FCE" w:rsidP="00FE1FCE">
      <w:pPr>
        <w:rPr>
          <w:rFonts w:ascii="宋体" w:eastAsia="宋体" w:hAnsi="宋体"/>
        </w:rPr>
      </w:pPr>
      <w:r w:rsidRPr="00C81BAD">
        <w:rPr>
          <w:rFonts w:ascii="宋体" w:eastAsia="宋体" w:hAnsi="宋体"/>
        </w:rPr>
        <w:t xml:space="preserve">    tree[id].totmax=max(max(tree[id&lt;&lt;1].totmax,tree[id&lt;&lt;1|1].totmax),tree[id&lt;&lt;1].rmax+tree[id&lt;&lt;1|1].lmax);</w:t>
      </w:r>
    </w:p>
    <w:p w:rsidR="00FE1FCE" w:rsidRPr="00C81BAD" w:rsidRDefault="00FE1FCE" w:rsidP="00FE1FCE">
      <w:pPr>
        <w:rPr>
          <w:rFonts w:ascii="宋体" w:eastAsia="宋体" w:hAnsi="宋体"/>
        </w:rPr>
      </w:pPr>
      <w:r w:rsidRPr="00C81BAD">
        <w:rPr>
          <w:rFonts w:ascii="宋体" w:eastAsia="宋体" w:hAnsi="宋体"/>
        </w:rPr>
        <w:t xml:space="preserve">    return;</w:t>
      </w:r>
    </w:p>
    <w:p w:rsidR="00FE1FCE" w:rsidRPr="00C81BAD" w:rsidRDefault="00FE1FCE" w:rsidP="00FE1FCE">
      <w:pPr>
        <w:rPr>
          <w:rFonts w:ascii="宋体" w:eastAsia="宋体" w:hAnsi="宋体"/>
        </w:rPr>
      </w:pPr>
      <w:r w:rsidRPr="00C81BAD">
        <w:rPr>
          <w:rFonts w:ascii="宋体" w:eastAsia="宋体" w:hAnsi="宋体"/>
        </w:rPr>
        <w:t>}</w:t>
      </w: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r w:rsidRPr="00C81BAD">
        <w:rPr>
          <w:rFonts w:ascii="宋体" w:eastAsia="宋体" w:hAnsi="宋体"/>
        </w:rPr>
        <w:t>void push_down(int id){</w:t>
      </w:r>
    </w:p>
    <w:p w:rsidR="00FE1FCE" w:rsidRPr="00C81BAD" w:rsidRDefault="00FE1FCE" w:rsidP="00FE1FCE">
      <w:pPr>
        <w:rPr>
          <w:rFonts w:ascii="宋体" w:eastAsia="宋体" w:hAnsi="宋体"/>
        </w:rPr>
      </w:pPr>
      <w:r w:rsidRPr="00C81BAD">
        <w:rPr>
          <w:rFonts w:ascii="宋体" w:eastAsia="宋体" w:hAnsi="宋体"/>
        </w:rPr>
        <w:t xml:space="preserve">    if (tree[id].lazytag==IN){</w:t>
      </w:r>
    </w:p>
    <w:p w:rsidR="00FE1FCE" w:rsidRPr="00C81BAD" w:rsidRDefault="00FE1FCE" w:rsidP="00FE1FCE">
      <w:pPr>
        <w:rPr>
          <w:rFonts w:ascii="宋体" w:eastAsia="宋体" w:hAnsi="宋体"/>
        </w:rPr>
      </w:pPr>
      <w:r w:rsidRPr="00C81BAD">
        <w:rPr>
          <w:rFonts w:ascii="宋体" w:eastAsia="宋体" w:hAnsi="宋体"/>
        </w:rPr>
        <w:t xml:space="preserve">        tree[id&lt;&lt;1].lmax=tree[id&lt;&lt;1].rmax=tree[id&lt;&lt;1].totmax=tree[id&lt;&lt;1|1].lmax=tree[id&lt;&lt;1|1].rmax=tree[id&lt;&lt;1|1].totmax=0;</w:t>
      </w:r>
    </w:p>
    <w:p w:rsidR="00FE1FCE" w:rsidRPr="00C81BAD" w:rsidRDefault="00FE1FCE" w:rsidP="00FE1FCE">
      <w:pPr>
        <w:rPr>
          <w:rFonts w:ascii="宋体" w:eastAsia="宋体" w:hAnsi="宋体"/>
        </w:rPr>
      </w:pPr>
      <w:r w:rsidRPr="00C81BAD">
        <w:rPr>
          <w:rFonts w:ascii="宋体" w:eastAsia="宋体" w:hAnsi="宋体"/>
        </w:rPr>
        <w:t xml:space="preserve">        tree[id&lt;&lt;1].lazytag=tree[id&lt;&lt;1|1].lazytag=IN;</w:t>
      </w:r>
    </w:p>
    <w:p w:rsidR="00FE1FCE" w:rsidRPr="00C81BAD" w:rsidRDefault="00FE1FCE" w:rsidP="00FE1FCE">
      <w:pPr>
        <w:rPr>
          <w:rFonts w:ascii="宋体" w:eastAsia="宋体" w:hAnsi="宋体"/>
        </w:rPr>
      </w:pPr>
      <w:r w:rsidRPr="00C81BAD">
        <w:rPr>
          <w:rFonts w:ascii="宋体" w:eastAsia="宋体" w:hAnsi="宋体"/>
        </w:rPr>
        <w:t xml:space="preserve">    }else if (tree[id].lazytag==OUT){</w:t>
      </w:r>
    </w:p>
    <w:p w:rsidR="00FE1FCE" w:rsidRPr="00C81BAD" w:rsidRDefault="00FE1FCE" w:rsidP="00FE1FCE">
      <w:pPr>
        <w:rPr>
          <w:rFonts w:ascii="宋体" w:eastAsia="宋体" w:hAnsi="宋体"/>
        </w:rPr>
      </w:pPr>
      <w:r w:rsidRPr="00C81BAD">
        <w:rPr>
          <w:rFonts w:ascii="宋体" w:eastAsia="宋体" w:hAnsi="宋体"/>
        </w:rPr>
        <w:t xml:space="preserve">        tree[id&lt;&lt;1].lmax=tree[id&lt;&lt;1].rmax=tree[id&lt;&lt;1].totmax=tree[id&lt;&lt;1].r-tree[id&lt;&lt;1].l+1;</w:t>
      </w:r>
    </w:p>
    <w:p w:rsidR="00FE1FCE" w:rsidRPr="00C81BAD" w:rsidRDefault="00FE1FCE" w:rsidP="00FE1FCE">
      <w:pPr>
        <w:rPr>
          <w:rFonts w:ascii="宋体" w:eastAsia="宋体" w:hAnsi="宋体"/>
        </w:rPr>
      </w:pPr>
      <w:r w:rsidRPr="00C81BAD">
        <w:rPr>
          <w:rFonts w:ascii="宋体" w:eastAsia="宋体" w:hAnsi="宋体"/>
        </w:rPr>
        <w:t xml:space="preserve">        tree[id&lt;&lt;1|1].lmax=tree[id&lt;&lt;1|1].rmax=tree[id&lt;&lt;1|1].totmax=tree[id&lt;&lt;1|1].r-tree[id&lt;&lt;1|1].l+1;</w:t>
      </w:r>
    </w:p>
    <w:p w:rsidR="00FE1FCE" w:rsidRPr="00C81BAD" w:rsidRDefault="00FE1FCE" w:rsidP="00FE1FCE">
      <w:pPr>
        <w:rPr>
          <w:rFonts w:ascii="宋体" w:eastAsia="宋体" w:hAnsi="宋体"/>
        </w:rPr>
      </w:pPr>
      <w:r w:rsidRPr="00C81BAD">
        <w:rPr>
          <w:rFonts w:ascii="宋体" w:eastAsia="宋体" w:hAnsi="宋体"/>
        </w:rPr>
        <w:t xml:space="preserve">        tree[id&lt;&lt;1].lazytag=tree[id&lt;&lt;1|1].lazytag=OUT;</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tree[id].lazytag=0;</w:t>
      </w:r>
    </w:p>
    <w:p w:rsidR="00FE1FCE" w:rsidRPr="00C81BAD" w:rsidRDefault="00FE1FCE" w:rsidP="00FE1FCE">
      <w:pPr>
        <w:rPr>
          <w:rFonts w:ascii="宋体" w:eastAsia="宋体" w:hAnsi="宋体"/>
        </w:rPr>
      </w:pPr>
      <w:r w:rsidRPr="00C81BAD">
        <w:rPr>
          <w:rFonts w:ascii="宋体" w:eastAsia="宋体" w:hAnsi="宋体"/>
        </w:rPr>
        <w:t xml:space="preserve">    return;</w:t>
      </w:r>
    </w:p>
    <w:p w:rsidR="00FE1FCE" w:rsidRPr="00C81BAD" w:rsidRDefault="00FE1FCE" w:rsidP="00FE1FCE">
      <w:pPr>
        <w:rPr>
          <w:rFonts w:ascii="宋体" w:eastAsia="宋体" w:hAnsi="宋体"/>
        </w:rPr>
      </w:pPr>
      <w:r w:rsidRPr="00C81BAD">
        <w:rPr>
          <w:rFonts w:ascii="宋体" w:eastAsia="宋体" w:hAnsi="宋体"/>
        </w:rPr>
        <w:t>}</w:t>
      </w: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r w:rsidRPr="00C81BAD">
        <w:rPr>
          <w:rFonts w:ascii="宋体" w:eastAsia="宋体" w:hAnsi="宋体"/>
        </w:rPr>
        <w:t>void build_tree(int id,int l,int r){</w:t>
      </w:r>
    </w:p>
    <w:p w:rsidR="00FE1FCE" w:rsidRPr="00C81BAD" w:rsidRDefault="00FE1FCE" w:rsidP="00FE1FCE">
      <w:pPr>
        <w:rPr>
          <w:rFonts w:ascii="宋体" w:eastAsia="宋体" w:hAnsi="宋体"/>
        </w:rPr>
      </w:pPr>
      <w:r w:rsidRPr="00C81BAD">
        <w:rPr>
          <w:rFonts w:ascii="宋体" w:eastAsia="宋体" w:hAnsi="宋体"/>
        </w:rPr>
        <w:t xml:space="preserve">    tree[id].l=l,tree[id].r=r,tree[id].lazytag=0;</w:t>
      </w:r>
    </w:p>
    <w:p w:rsidR="00FE1FCE" w:rsidRPr="00C81BAD" w:rsidRDefault="00FE1FCE" w:rsidP="00FE1FCE">
      <w:pPr>
        <w:rPr>
          <w:rFonts w:ascii="宋体" w:eastAsia="宋体" w:hAnsi="宋体"/>
        </w:rPr>
      </w:pPr>
      <w:r w:rsidRPr="00C81BAD">
        <w:rPr>
          <w:rFonts w:ascii="宋体" w:eastAsia="宋体" w:hAnsi="宋体"/>
        </w:rPr>
        <w:t xml:space="preserve">    if (tree[id].l==tree[id].r){</w:t>
      </w:r>
    </w:p>
    <w:p w:rsidR="00FE1FCE" w:rsidRPr="00C81BAD" w:rsidRDefault="00FE1FCE" w:rsidP="00FE1FCE">
      <w:pPr>
        <w:rPr>
          <w:rFonts w:ascii="宋体" w:eastAsia="宋体" w:hAnsi="宋体"/>
        </w:rPr>
      </w:pPr>
      <w:r w:rsidRPr="00C81BAD">
        <w:rPr>
          <w:rFonts w:ascii="宋体" w:eastAsia="宋体" w:hAnsi="宋体"/>
        </w:rPr>
        <w:t xml:space="preserve">        tree[id].lmax=tree[id].rmax=tree[id].totmax=1;</w:t>
      </w:r>
    </w:p>
    <w:p w:rsidR="00FE1FCE" w:rsidRPr="00C81BAD" w:rsidRDefault="00FE1FCE" w:rsidP="00FE1FCE">
      <w:pPr>
        <w:rPr>
          <w:rFonts w:ascii="宋体" w:eastAsia="宋体" w:hAnsi="宋体"/>
        </w:rPr>
      </w:pPr>
      <w:r w:rsidRPr="00C81BAD">
        <w:rPr>
          <w:rFonts w:ascii="宋体" w:eastAsia="宋体" w:hAnsi="宋体"/>
        </w:rPr>
        <w:t xml:space="preserve">        return;</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int mid=(l+r)/2;</w:t>
      </w:r>
    </w:p>
    <w:p w:rsidR="00FE1FCE" w:rsidRPr="00C81BAD" w:rsidRDefault="00FE1FCE" w:rsidP="00FE1FCE">
      <w:pPr>
        <w:rPr>
          <w:rFonts w:ascii="宋体" w:eastAsia="宋体" w:hAnsi="宋体"/>
        </w:rPr>
      </w:pPr>
      <w:r w:rsidRPr="00C81BAD">
        <w:rPr>
          <w:rFonts w:ascii="宋体" w:eastAsia="宋体" w:hAnsi="宋体"/>
        </w:rPr>
        <w:t xml:space="preserve">    build_tree(id&lt;&lt;1,l,mid),build_tree(id&lt;&lt;1|1,mid+1,r);</w:t>
      </w:r>
    </w:p>
    <w:p w:rsidR="00FE1FCE" w:rsidRPr="00C81BAD" w:rsidRDefault="00FE1FCE" w:rsidP="00FE1FCE">
      <w:pPr>
        <w:rPr>
          <w:rFonts w:ascii="宋体" w:eastAsia="宋体" w:hAnsi="宋体"/>
        </w:rPr>
      </w:pPr>
      <w:r w:rsidRPr="00C81BAD">
        <w:rPr>
          <w:rFonts w:ascii="宋体" w:eastAsia="宋体" w:hAnsi="宋体"/>
        </w:rPr>
        <w:t xml:space="preserve">    push_up(id);</w:t>
      </w:r>
    </w:p>
    <w:p w:rsidR="00FE1FCE" w:rsidRPr="00C81BAD" w:rsidRDefault="00FE1FCE" w:rsidP="00FE1FCE">
      <w:pPr>
        <w:rPr>
          <w:rFonts w:ascii="宋体" w:eastAsia="宋体" w:hAnsi="宋体"/>
        </w:rPr>
      </w:pPr>
      <w:r w:rsidRPr="00C81BAD">
        <w:rPr>
          <w:rFonts w:ascii="宋体" w:eastAsia="宋体" w:hAnsi="宋体"/>
        </w:rPr>
        <w:t xml:space="preserve">    return;</w:t>
      </w:r>
    </w:p>
    <w:p w:rsidR="00FE1FCE" w:rsidRPr="00C81BAD" w:rsidRDefault="00FE1FCE" w:rsidP="00FE1FCE">
      <w:pPr>
        <w:rPr>
          <w:rFonts w:ascii="宋体" w:eastAsia="宋体" w:hAnsi="宋体"/>
        </w:rPr>
      </w:pPr>
      <w:r w:rsidRPr="00C81BAD">
        <w:rPr>
          <w:rFonts w:ascii="宋体" w:eastAsia="宋体" w:hAnsi="宋体"/>
        </w:rPr>
        <w:t>}</w:t>
      </w: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r w:rsidRPr="00C81BAD">
        <w:rPr>
          <w:rFonts w:ascii="宋体" w:eastAsia="宋体" w:hAnsi="宋体"/>
        </w:rPr>
        <w:t>int query_first(int id,int d){</w:t>
      </w:r>
    </w:p>
    <w:p w:rsidR="00FE1FCE" w:rsidRPr="00C81BAD" w:rsidRDefault="00FE1FCE" w:rsidP="00FE1FCE">
      <w:pPr>
        <w:rPr>
          <w:rFonts w:ascii="宋体" w:eastAsia="宋体" w:hAnsi="宋体"/>
        </w:rPr>
      </w:pPr>
      <w:r w:rsidRPr="00C81BAD">
        <w:rPr>
          <w:rFonts w:ascii="宋体" w:eastAsia="宋体" w:hAnsi="宋体"/>
        </w:rPr>
        <w:t xml:space="preserve">    if (tree[id].totmax&lt;d) return 0;</w:t>
      </w:r>
    </w:p>
    <w:p w:rsidR="00FE1FCE" w:rsidRPr="00C81BAD" w:rsidRDefault="00FE1FCE" w:rsidP="00FE1FCE">
      <w:pPr>
        <w:rPr>
          <w:rFonts w:ascii="宋体" w:eastAsia="宋体" w:hAnsi="宋体"/>
        </w:rPr>
      </w:pPr>
      <w:r w:rsidRPr="00C81BAD">
        <w:rPr>
          <w:rFonts w:ascii="宋体" w:eastAsia="宋体" w:hAnsi="宋体"/>
        </w:rPr>
        <w:t xml:space="preserve">    if (tree[id].totmax==d&amp;&amp;tree[id].totmax==tree[id].r-tree[id].l+1){</w:t>
      </w:r>
    </w:p>
    <w:p w:rsidR="00FE1FCE" w:rsidRPr="00C81BAD" w:rsidRDefault="00FE1FCE" w:rsidP="00FE1FCE">
      <w:pPr>
        <w:rPr>
          <w:rFonts w:ascii="宋体" w:eastAsia="宋体" w:hAnsi="宋体"/>
        </w:rPr>
      </w:pPr>
      <w:r w:rsidRPr="00C81BAD">
        <w:rPr>
          <w:rFonts w:ascii="宋体" w:eastAsia="宋体" w:hAnsi="宋体"/>
        </w:rPr>
        <w:lastRenderedPageBreak/>
        <w:t xml:space="preserve">        return tree[id].l;</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push_down(id);</w:t>
      </w:r>
    </w:p>
    <w:p w:rsidR="00FE1FCE" w:rsidRPr="00C81BAD" w:rsidRDefault="00FE1FCE" w:rsidP="00FE1FCE">
      <w:pPr>
        <w:rPr>
          <w:rFonts w:ascii="宋体" w:eastAsia="宋体" w:hAnsi="宋体"/>
        </w:rPr>
      </w:pPr>
      <w:r w:rsidRPr="00C81BAD">
        <w:rPr>
          <w:rFonts w:ascii="宋体" w:eastAsia="宋体" w:hAnsi="宋体"/>
        </w:rPr>
        <w:t xml:space="preserve">    if (tree[id&lt;&lt;1].totmax&gt;=d){</w:t>
      </w:r>
    </w:p>
    <w:p w:rsidR="00FE1FCE" w:rsidRPr="00C81BAD" w:rsidRDefault="00FE1FCE" w:rsidP="00FE1FCE">
      <w:pPr>
        <w:rPr>
          <w:rFonts w:ascii="宋体" w:eastAsia="宋体" w:hAnsi="宋体"/>
        </w:rPr>
      </w:pPr>
      <w:r w:rsidRPr="00C81BAD">
        <w:rPr>
          <w:rFonts w:ascii="宋体" w:eastAsia="宋体" w:hAnsi="宋体"/>
        </w:rPr>
        <w:t xml:space="preserve">        return query_first(id&lt;&lt;1,d);</w:t>
      </w:r>
    </w:p>
    <w:p w:rsidR="00FE1FCE" w:rsidRPr="00C81BAD" w:rsidRDefault="00FE1FCE" w:rsidP="00FE1FCE">
      <w:pPr>
        <w:rPr>
          <w:rFonts w:ascii="宋体" w:eastAsia="宋体" w:hAnsi="宋体"/>
        </w:rPr>
      </w:pPr>
      <w:r w:rsidRPr="00C81BAD">
        <w:rPr>
          <w:rFonts w:ascii="宋体" w:eastAsia="宋体" w:hAnsi="宋体"/>
        </w:rPr>
        <w:t xml:space="preserve">    }else if (tree[id&lt;&lt;1].rmax+tree[id&lt;&lt;1|1].lmax&gt;=d){</w:t>
      </w:r>
    </w:p>
    <w:p w:rsidR="00FE1FCE" w:rsidRPr="00C81BAD" w:rsidRDefault="00FE1FCE" w:rsidP="00FE1FCE">
      <w:pPr>
        <w:rPr>
          <w:rFonts w:ascii="宋体" w:eastAsia="宋体" w:hAnsi="宋体"/>
        </w:rPr>
      </w:pPr>
      <w:r w:rsidRPr="00C81BAD">
        <w:rPr>
          <w:rFonts w:ascii="宋体" w:eastAsia="宋体" w:hAnsi="宋体"/>
        </w:rPr>
        <w:t xml:space="preserve">        return tree[id&lt;&lt;1].r-tree[id&lt;&lt;1].rmax+1;</w:t>
      </w:r>
    </w:p>
    <w:p w:rsidR="00FE1FCE" w:rsidRPr="00C81BAD" w:rsidRDefault="00FE1FCE" w:rsidP="00FE1FCE">
      <w:pPr>
        <w:rPr>
          <w:rFonts w:ascii="宋体" w:eastAsia="宋体" w:hAnsi="宋体"/>
        </w:rPr>
      </w:pPr>
      <w:r w:rsidRPr="00C81BAD">
        <w:rPr>
          <w:rFonts w:ascii="宋体" w:eastAsia="宋体" w:hAnsi="宋体"/>
        </w:rPr>
        <w:t xml:space="preserve">    }else{</w:t>
      </w:r>
    </w:p>
    <w:p w:rsidR="00FE1FCE" w:rsidRPr="00C81BAD" w:rsidRDefault="00FE1FCE" w:rsidP="00FE1FCE">
      <w:pPr>
        <w:rPr>
          <w:rFonts w:ascii="宋体" w:eastAsia="宋体" w:hAnsi="宋体"/>
        </w:rPr>
      </w:pPr>
      <w:r w:rsidRPr="00C81BAD">
        <w:rPr>
          <w:rFonts w:ascii="宋体" w:eastAsia="宋体" w:hAnsi="宋体"/>
        </w:rPr>
        <w:t xml:space="preserve">        return query_first(id&lt;&lt;1|1,d);</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return 0;</w:t>
      </w:r>
    </w:p>
    <w:p w:rsidR="00FE1FCE" w:rsidRPr="00C81BAD" w:rsidRDefault="00FE1FCE" w:rsidP="00FE1FCE">
      <w:pPr>
        <w:rPr>
          <w:rFonts w:ascii="宋体" w:eastAsia="宋体" w:hAnsi="宋体"/>
        </w:rPr>
      </w:pPr>
      <w:r w:rsidRPr="00C81BAD">
        <w:rPr>
          <w:rFonts w:ascii="宋体" w:eastAsia="宋体" w:hAnsi="宋体"/>
        </w:rPr>
        <w:t>}</w:t>
      </w:r>
    </w:p>
    <w:p w:rsidR="00FE1FCE" w:rsidRPr="00C81BAD" w:rsidRDefault="00FE1FCE" w:rsidP="00FE1FCE">
      <w:pPr>
        <w:rPr>
          <w:rFonts w:ascii="宋体" w:eastAsia="宋体" w:hAnsi="宋体"/>
        </w:rPr>
      </w:pPr>
      <w:r w:rsidRPr="00C81BAD">
        <w:rPr>
          <w:rFonts w:ascii="宋体" w:eastAsia="宋体" w:hAnsi="宋体"/>
        </w:rPr>
        <w:t>void check_in(int id,int l,int r){</w:t>
      </w:r>
    </w:p>
    <w:p w:rsidR="00FE1FCE" w:rsidRPr="00C81BAD" w:rsidRDefault="00FE1FCE" w:rsidP="00FE1FCE">
      <w:pPr>
        <w:rPr>
          <w:rFonts w:ascii="宋体" w:eastAsia="宋体" w:hAnsi="宋体"/>
        </w:rPr>
      </w:pPr>
      <w:r w:rsidRPr="00C81BAD">
        <w:rPr>
          <w:rFonts w:ascii="宋体" w:eastAsia="宋体" w:hAnsi="宋体"/>
        </w:rPr>
        <w:t xml:space="preserve">    if (tree[id].l==l&amp;&amp;tree[id].r==r){</w:t>
      </w:r>
    </w:p>
    <w:p w:rsidR="00FE1FCE" w:rsidRPr="00C81BAD" w:rsidRDefault="00FE1FCE" w:rsidP="00FE1FCE">
      <w:pPr>
        <w:rPr>
          <w:rFonts w:ascii="宋体" w:eastAsia="宋体" w:hAnsi="宋体"/>
        </w:rPr>
      </w:pPr>
      <w:r w:rsidRPr="00C81BAD">
        <w:rPr>
          <w:rFonts w:ascii="宋体" w:eastAsia="宋体" w:hAnsi="宋体"/>
        </w:rPr>
        <w:t xml:space="preserve">        tree[id].lmax=tree[id].rmax=tree[id].totmax=0;</w:t>
      </w:r>
    </w:p>
    <w:p w:rsidR="00FE1FCE" w:rsidRPr="00C81BAD" w:rsidRDefault="00FE1FCE" w:rsidP="00FE1FCE">
      <w:pPr>
        <w:rPr>
          <w:rFonts w:ascii="宋体" w:eastAsia="宋体" w:hAnsi="宋体"/>
        </w:rPr>
      </w:pPr>
      <w:r w:rsidRPr="00C81BAD">
        <w:rPr>
          <w:rFonts w:ascii="宋体" w:eastAsia="宋体" w:hAnsi="宋体"/>
        </w:rPr>
        <w:t xml:space="preserve">        tree[id].lazytag=IN;</w:t>
      </w:r>
    </w:p>
    <w:p w:rsidR="00FE1FCE" w:rsidRPr="00C81BAD" w:rsidRDefault="00FE1FCE" w:rsidP="00FE1FCE">
      <w:pPr>
        <w:rPr>
          <w:rFonts w:ascii="宋体" w:eastAsia="宋体" w:hAnsi="宋体"/>
        </w:rPr>
      </w:pPr>
      <w:r w:rsidRPr="00C81BAD">
        <w:rPr>
          <w:rFonts w:ascii="宋体" w:eastAsia="宋体" w:hAnsi="宋体"/>
        </w:rPr>
        <w:t xml:space="preserve">        return;</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push_down(id);</w:t>
      </w:r>
    </w:p>
    <w:p w:rsidR="00FE1FCE" w:rsidRPr="00C81BAD" w:rsidRDefault="00FE1FCE" w:rsidP="00FE1FCE">
      <w:pPr>
        <w:rPr>
          <w:rFonts w:ascii="宋体" w:eastAsia="宋体" w:hAnsi="宋体"/>
        </w:rPr>
      </w:pPr>
      <w:r w:rsidRPr="00C81BAD">
        <w:rPr>
          <w:rFonts w:ascii="宋体" w:eastAsia="宋体" w:hAnsi="宋体"/>
        </w:rPr>
        <w:t xml:space="preserve">    int leftr=tree[id&lt;&lt;1].r,rightl=tree[id&lt;&lt;1|1].l;</w:t>
      </w:r>
    </w:p>
    <w:p w:rsidR="00FE1FCE" w:rsidRPr="00C81BAD" w:rsidRDefault="00FE1FCE" w:rsidP="00FE1FCE">
      <w:pPr>
        <w:rPr>
          <w:rFonts w:ascii="宋体" w:eastAsia="宋体" w:hAnsi="宋体"/>
        </w:rPr>
      </w:pPr>
      <w:r w:rsidRPr="00C81BAD">
        <w:rPr>
          <w:rFonts w:ascii="宋体" w:eastAsia="宋体" w:hAnsi="宋体"/>
        </w:rPr>
        <w:t xml:space="preserve">    if (r&lt;=leftr){</w:t>
      </w:r>
    </w:p>
    <w:p w:rsidR="00FE1FCE" w:rsidRPr="00C81BAD" w:rsidRDefault="00FE1FCE" w:rsidP="00FE1FCE">
      <w:pPr>
        <w:rPr>
          <w:rFonts w:ascii="宋体" w:eastAsia="宋体" w:hAnsi="宋体"/>
        </w:rPr>
      </w:pPr>
      <w:r w:rsidRPr="00C81BAD">
        <w:rPr>
          <w:rFonts w:ascii="宋体" w:eastAsia="宋体" w:hAnsi="宋体"/>
        </w:rPr>
        <w:t xml:space="preserve">        check_in(id&lt;&lt;1,l,r);</w:t>
      </w:r>
    </w:p>
    <w:p w:rsidR="00FE1FCE" w:rsidRPr="00C81BAD" w:rsidRDefault="00FE1FCE" w:rsidP="00FE1FCE">
      <w:pPr>
        <w:rPr>
          <w:rFonts w:ascii="宋体" w:eastAsia="宋体" w:hAnsi="宋体"/>
        </w:rPr>
      </w:pPr>
      <w:r w:rsidRPr="00C81BAD">
        <w:rPr>
          <w:rFonts w:ascii="宋体" w:eastAsia="宋体" w:hAnsi="宋体"/>
        </w:rPr>
        <w:t xml:space="preserve">    }else if (l&gt;=rightl){</w:t>
      </w:r>
    </w:p>
    <w:p w:rsidR="00FE1FCE" w:rsidRPr="00C81BAD" w:rsidRDefault="00FE1FCE" w:rsidP="00FE1FCE">
      <w:pPr>
        <w:rPr>
          <w:rFonts w:ascii="宋体" w:eastAsia="宋体" w:hAnsi="宋体"/>
        </w:rPr>
      </w:pPr>
      <w:r w:rsidRPr="00C81BAD">
        <w:rPr>
          <w:rFonts w:ascii="宋体" w:eastAsia="宋体" w:hAnsi="宋体"/>
        </w:rPr>
        <w:t xml:space="preserve">        check_in(id&lt;&lt;1|1,l,r);</w:t>
      </w:r>
    </w:p>
    <w:p w:rsidR="00FE1FCE" w:rsidRPr="00C81BAD" w:rsidRDefault="00FE1FCE" w:rsidP="00FE1FCE">
      <w:pPr>
        <w:rPr>
          <w:rFonts w:ascii="宋体" w:eastAsia="宋体" w:hAnsi="宋体"/>
        </w:rPr>
      </w:pPr>
      <w:r w:rsidRPr="00C81BAD">
        <w:rPr>
          <w:rFonts w:ascii="宋体" w:eastAsia="宋体" w:hAnsi="宋体"/>
        </w:rPr>
        <w:t xml:space="preserve">    }else{</w:t>
      </w:r>
    </w:p>
    <w:p w:rsidR="00FE1FCE" w:rsidRPr="00C81BAD" w:rsidRDefault="00FE1FCE" w:rsidP="00FE1FCE">
      <w:pPr>
        <w:rPr>
          <w:rFonts w:ascii="宋体" w:eastAsia="宋体" w:hAnsi="宋体"/>
        </w:rPr>
      </w:pPr>
      <w:r w:rsidRPr="00C81BAD">
        <w:rPr>
          <w:rFonts w:ascii="宋体" w:eastAsia="宋体" w:hAnsi="宋体"/>
        </w:rPr>
        <w:t xml:space="preserve">        check_in(id&lt;&lt;1,l,leftr),check_in(id&lt;&lt;1|1,rightl,r);</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push_up(id);</w:t>
      </w:r>
    </w:p>
    <w:p w:rsidR="00FE1FCE" w:rsidRPr="00C81BAD" w:rsidRDefault="00FE1FCE" w:rsidP="00FE1FCE">
      <w:pPr>
        <w:rPr>
          <w:rFonts w:ascii="宋体" w:eastAsia="宋体" w:hAnsi="宋体"/>
        </w:rPr>
      </w:pPr>
      <w:r w:rsidRPr="00C81BAD">
        <w:rPr>
          <w:rFonts w:ascii="宋体" w:eastAsia="宋体" w:hAnsi="宋体"/>
        </w:rPr>
        <w:t xml:space="preserve">    return;</w:t>
      </w:r>
    </w:p>
    <w:p w:rsidR="00FE1FCE" w:rsidRPr="00C81BAD" w:rsidRDefault="00FE1FCE" w:rsidP="00FE1FCE">
      <w:pPr>
        <w:rPr>
          <w:rFonts w:ascii="宋体" w:eastAsia="宋体" w:hAnsi="宋体"/>
        </w:rPr>
      </w:pPr>
      <w:r w:rsidRPr="00C81BAD">
        <w:rPr>
          <w:rFonts w:ascii="宋体" w:eastAsia="宋体" w:hAnsi="宋体"/>
        </w:rPr>
        <w:t>}</w:t>
      </w: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r w:rsidRPr="00C81BAD">
        <w:rPr>
          <w:rFonts w:ascii="宋体" w:eastAsia="宋体" w:hAnsi="宋体"/>
        </w:rPr>
        <w:t>void check_out(int id,int l,int r){</w:t>
      </w:r>
    </w:p>
    <w:p w:rsidR="00FE1FCE" w:rsidRPr="00C81BAD" w:rsidRDefault="00FE1FCE" w:rsidP="00FE1FCE">
      <w:pPr>
        <w:rPr>
          <w:rFonts w:ascii="宋体" w:eastAsia="宋体" w:hAnsi="宋体"/>
        </w:rPr>
      </w:pPr>
      <w:r w:rsidRPr="00C81BAD">
        <w:rPr>
          <w:rFonts w:ascii="宋体" w:eastAsia="宋体" w:hAnsi="宋体"/>
        </w:rPr>
        <w:t xml:space="preserve">    if (tree[id].l==l&amp;&amp;tree[id].r==r){</w:t>
      </w:r>
    </w:p>
    <w:p w:rsidR="00FE1FCE" w:rsidRPr="00C81BAD" w:rsidRDefault="00FE1FCE" w:rsidP="00FE1FCE">
      <w:pPr>
        <w:rPr>
          <w:rFonts w:ascii="宋体" w:eastAsia="宋体" w:hAnsi="宋体"/>
        </w:rPr>
      </w:pPr>
      <w:r w:rsidRPr="00C81BAD">
        <w:rPr>
          <w:rFonts w:ascii="宋体" w:eastAsia="宋体" w:hAnsi="宋体"/>
        </w:rPr>
        <w:t xml:space="preserve">        tree[id].lmax=tree[id].rmax=tree[id].totmax=tree[id].r-tree[id].l+1;</w:t>
      </w:r>
    </w:p>
    <w:p w:rsidR="00FE1FCE" w:rsidRPr="00C81BAD" w:rsidRDefault="00FE1FCE" w:rsidP="00FE1FCE">
      <w:pPr>
        <w:rPr>
          <w:rFonts w:ascii="宋体" w:eastAsia="宋体" w:hAnsi="宋体"/>
        </w:rPr>
      </w:pPr>
      <w:r w:rsidRPr="00C81BAD">
        <w:rPr>
          <w:rFonts w:ascii="宋体" w:eastAsia="宋体" w:hAnsi="宋体"/>
        </w:rPr>
        <w:t xml:space="preserve">        tree[id].lazytag=OUT;</w:t>
      </w:r>
    </w:p>
    <w:p w:rsidR="00FE1FCE" w:rsidRPr="00C81BAD" w:rsidRDefault="00FE1FCE" w:rsidP="00FE1FCE">
      <w:pPr>
        <w:rPr>
          <w:rFonts w:ascii="宋体" w:eastAsia="宋体" w:hAnsi="宋体"/>
        </w:rPr>
      </w:pPr>
      <w:r w:rsidRPr="00C81BAD">
        <w:rPr>
          <w:rFonts w:ascii="宋体" w:eastAsia="宋体" w:hAnsi="宋体"/>
        </w:rPr>
        <w:t xml:space="preserve">        return;</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push_down(id);</w:t>
      </w:r>
    </w:p>
    <w:p w:rsidR="00FE1FCE" w:rsidRPr="00C81BAD" w:rsidRDefault="00FE1FCE" w:rsidP="00FE1FCE">
      <w:pPr>
        <w:rPr>
          <w:rFonts w:ascii="宋体" w:eastAsia="宋体" w:hAnsi="宋体"/>
        </w:rPr>
      </w:pPr>
      <w:r w:rsidRPr="00C81BAD">
        <w:rPr>
          <w:rFonts w:ascii="宋体" w:eastAsia="宋体" w:hAnsi="宋体"/>
        </w:rPr>
        <w:t xml:space="preserve">    int leftr=tree[id&lt;&lt;1].r,rightl=tree[id&lt;&lt;1|1].l;</w:t>
      </w:r>
    </w:p>
    <w:p w:rsidR="00FE1FCE" w:rsidRPr="00C81BAD" w:rsidRDefault="00FE1FCE" w:rsidP="00FE1FCE">
      <w:pPr>
        <w:rPr>
          <w:rFonts w:ascii="宋体" w:eastAsia="宋体" w:hAnsi="宋体"/>
        </w:rPr>
      </w:pPr>
      <w:r w:rsidRPr="00C81BAD">
        <w:rPr>
          <w:rFonts w:ascii="宋体" w:eastAsia="宋体" w:hAnsi="宋体"/>
        </w:rPr>
        <w:t xml:space="preserve">    if (r&lt;=leftr){</w:t>
      </w:r>
    </w:p>
    <w:p w:rsidR="00FE1FCE" w:rsidRPr="00C81BAD" w:rsidRDefault="00FE1FCE" w:rsidP="00FE1FCE">
      <w:pPr>
        <w:rPr>
          <w:rFonts w:ascii="宋体" w:eastAsia="宋体" w:hAnsi="宋体"/>
        </w:rPr>
      </w:pPr>
      <w:r w:rsidRPr="00C81BAD">
        <w:rPr>
          <w:rFonts w:ascii="宋体" w:eastAsia="宋体" w:hAnsi="宋体"/>
        </w:rPr>
        <w:t xml:space="preserve">        check_out(id&lt;&lt;1,l,r);</w:t>
      </w:r>
    </w:p>
    <w:p w:rsidR="00FE1FCE" w:rsidRPr="00C81BAD" w:rsidRDefault="00FE1FCE" w:rsidP="00FE1FCE">
      <w:pPr>
        <w:rPr>
          <w:rFonts w:ascii="宋体" w:eastAsia="宋体" w:hAnsi="宋体"/>
        </w:rPr>
      </w:pPr>
      <w:r w:rsidRPr="00C81BAD">
        <w:rPr>
          <w:rFonts w:ascii="宋体" w:eastAsia="宋体" w:hAnsi="宋体"/>
        </w:rPr>
        <w:t xml:space="preserve">    }else if (l&gt;=rightl){</w:t>
      </w:r>
    </w:p>
    <w:p w:rsidR="00FE1FCE" w:rsidRPr="00C81BAD" w:rsidRDefault="00FE1FCE" w:rsidP="00FE1FCE">
      <w:pPr>
        <w:rPr>
          <w:rFonts w:ascii="宋体" w:eastAsia="宋体" w:hAnsi="宋体"/>
        </w:rPr>
      </w:pPr>
      <w:r w:rsidRPr="00C81BAD">
        <w:rPr>
          <w:rFonts w:ascii="宋体" w:eastAsia="宋体" w:hAnsi="宋体"/>
        </w:rPr>
        <w:t xml:space="preserve">        check_out(id&lt;&lt;1|1,l,r);</w:t>
      </w:r>
    </w:p>
    <w:p w:rsidR="00FE1FCE" w:rsidRPr="00C81BAD" w:rsidRDefault="00FE1FCE" w:rsidP="00FE1FCE">
      <w:pPr>
        <w:rPr>
          <w:rFonts w:ascii="宋体" w:eastAsia="宋体" w:hAnsi="宋体"/>
        </w:rPr>
      </w:pPr>
      <w:r w:rsidRPr="00C81BAD">
        <w:rPr>
          <w:rFonts w:ascii="宋体" w:eastAsia="宋体" w:hAnsi="宋体"/>
        </w:rPr>
        <w:lastRenderedPageBreak/>
        <w:t xml:space="preserve">    }else{</w:t>
      </w:r>
    </w:p>
    <w:p w:rsidR="00FE1FCE" w:rsidRPr="00C81BAD" w:rsidRDefault="00FE1FCE" w:rsidP="00FE1FCE">
      <w:pPr>
        <w:rPr>
          <w:rFonts w:ascii="宋体" w:eastAsia="宋体" w:hAnsi="宋体"/>
        </w:rPr>
      </w:pPr>
      <w:r w:rsidRPr="00C81BAD">
        <w:rPr>
          <w:rFonts w:ascii="宋体" w:eastAsia="宋体" w:hAnsi="宋体"/>
        </w:rPr>
        <w:t xml:space="preserve">        check_out(id&lt;&lt;1,l,leftr),check_out(id&lt;&lt;1|1,rightl,r);</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push_up(id);</w:t>
      </w:r>
    </w:p>
    <w:p w:rsidR="00FE1FCE" w:rsidRPr="00C81BAD" w:rsidRDefault="00FE1FCE" w:rsidP="00FE1FCE">
      <w:pPr>
        <w:rPr>
          <w:rFonts w:ascii="宋体" w:eastAsia="宋体" w:hAnsi="宋体"/>
        </w:rPr>
      </w:pPr>
      <w:r w:rsidRPr="00C81BAD">
        <w:rPr>
          <w:rFonts w:ascii="宋体" w:eastAsia="宋体" w:hAnsi="宋体"/>
        </w:rPr>
        <w:t xml:space="preserve">    return;</w:t>
      </w:r>
    </w:p>
    <w:p w:rsidR="00FE1FCE" w:rsidRPr="00C81BAD" w:rsidRDefault="00FE1FCE" w:rsidP="00FE1FCE">
      <w:pPr>
        <w:rPr>
          <w:rFonts w:ascii="宋体" w:eastAsia="宋体" w:hAnsi="宋体"/>
        </w:rPr>
      </w:pPr>
      <w:r w:rsidRPr="00C81BAD">
        <w:rPr>
          <w:rFonts w:ascii="宋体" w:eastAsia="宋体" w:hAnsi="宋体"/>
        </w:rPr>
        <w:t>}</w:t>
      </w:r>
    </w:p>
    <w:p w:rsidR="00FE1FCE" w:rsidRPr="00C81BAD" w:rsidRDefault="00FE1FCE" w:rsidP="00FE1FCE">
      <w:pPr>
        <w:rPr>
          <w:rFonts w:ascii="宋体" w:eastAsia="宋体" w:hAnsi="宋体"/>
        </w:rPr>
      </w:pPr>
    </w:p>
    <w:p w:rsidR="00FE1FCE" w:rsidRPr="00C81BAD" w:rsidRDefault="00FE1FCE" w:rsidP="00FE1FCE">
      <w:pPr>
        <w:rPr>
          <w:rFonts w:ascii="宋体" w:eastAsia="宋体" w:hAnsi="宋体"/>
        </w:rPr>
      </w:pPr>
      <w:r w:rsidRPr="00C81BAD">
        <w:rPr>
          <w:rFonts w:ascii="宋体" w:eastAsia="宋体" w:hAnsi="宋体"/>
        </w:rPr>
        <w:t>int main()</w:t>
      </w:r>
    </w:p>
    <w:p w:rsidR="00FE1FCE" w:rsidRPr="00C81BAD" w:rsidRDefault="00FE1FCE" w:rsidP="00FE1FCE">
      <w:pPr>
        <w:rPr>
          <w:rFonts w:ascii="宋体" w:eastAsia="宋体" w:hAnsi="宋体"/>
        </w:rPr>
      </w:pPr>
      <w:r w:rsidRPr="00C81BAD">
        <w:rPr>
          <w:rFonts w:ascii="宋体" w:eastAsia="宋体" w:hAnsi="宋体"/>
        </w:rPr>
        <w:t>{</w:t>
      </w:r>
    </w:p>
    <w:p w:rsidR="00FE1FCE" w:rsidRPr="00C81BAD" w:rsidRDefault="00FE1FCE" w:rsidP="00FE1FCE">
      <w:pPr>
        <w:rPr>
          <w:rFonts w:ascii="宋体" w:eastAsia="宋体" w:hAnsi="宋体"/>
        </w:rPr>
      </w:pPr>
      <w:r w:rsidRPr="00C81BAD">
        <w:rPr>
          <w:rFonts w:ascii="宋体" w:eastAsia="宋体" w:hAnsi="宋体"/>
        </w:rPr>
        <w:t xml:space="preserve">    int n,m;</w:t>
      </w:r>
    </w:p>
    <w:p w:rsidR="00FE1FCE" w:rsidRPr="00C81BAD" w:rsidRDefault="00FE1FCE" w:rsidP="00FE1FCE">
      <w:pPr>
        <w:rPr>
          <w:rFonts w:ascii="宋体" w:eastAsia="宋体" w:hAnsi="宋体"/>
        </w:rPr>
      </w:pPr>
      <w:r w:rsidRPr="00C81BAD">
        <w:rPr>
          <w:rFonts w:ascii="宋体" w:eastAsia="宋体" w:hAnsi="宋体"/>
        </w:rPr>
        <w:t xml:space="preserve">    scanf("%d%d",&amp;n,&amp;m);</w:t>
      </w:r>
    </w:p>
    <w:p w:rsidR="00FE1FCE" w:rsidRPr="00C81BAD" w:rsidRDefault="00FE1FCE" w:rsidP="00FE1FCE">
      <w:pPr>
        <w:rPr>
          <w:rFonts w:ascii="宋体" w:eastAsia="宋体" w:hAnsi="宋体"/>
        </w:rPr>
      </w:pPr>
      <w:r w:rsidRPr="00C81BAD">
        <w:rPr>
          <w:rFonts w:ascii="宋体" w:eastAsia="宋体" w:hAnsi="宋体"/>
        </w:rPr>
        <w:t xml:space="preserve">    build_tree(1,1,n);</w:t>
      </w:r>
    </w:p>
    <w:p w:rsidR="00FE1FCE" w:rsidRPr="00C81BAD" w:rsidRDefault="00FE1FCE" w:rsidP="00FE1FCE">
      <w:pPr>
        <w:rPr>
          <w:rFonts w:ascii="宋体" w:eastAsia="宋体" w:hAnsi="宋体"/>
        </w:rPr>
      </w:pPr>
      <w:r w:rsidRPr="00C81BAD">
        <w:rPr>
          <w:rFonts w:ascii="宋体" w:eastAsia="宋体" w:hAnsi="宋体"/>
        </w:rPr>
        <w:t xml:space="preserve">    while (m--){</w:t>
      </w:r>
    </w:p>
    <w:p w:rsidR="00FE1FCE" w:rsidRPr="00C81BAD" w:rsidRDefault="00FE1FCE" w:rsidP="00FE1FCE">
      <w:pPr>
        <w:rPr>
          <w:rFonts w:ascii="宋体" w:eastAsia="宋体" w:hAnsi="宋体"/>
        </w:rPr>
      </w:pPr>
      <w:r w:rsidRPr="00C81BAD">
        <w:rPr>
          <w:rFonts w:ascii="宋体" w:eastAsia="宋体" w:hAnsi="宋体"/>
        </w:rPr>
        <w:t xml:space="preserve">        int op;</w:t>
      </w:r>
    </w:p>
    <w:p w:rsidR="00FE1FCE" w:rsidRPr="00C81BAD" w:rsidRDefault="00FE1FCE" w:rsidP="00FE1FCE">
      <w:pPr>
        <w:rPr>
          <w:rFonts w:ascii="宋体" w:eastAsia="宋体" w:hAnsi="宋体"/>
        </w:rPr>
      </w:pPr>
      <w:r w:rsidRPr="00C81BAD">
        <w:rPr>
          <w:rFonts w:ascii="宋体" w:eastAsia="宋体" w:hAnsi="宋体"/>
        </w:rPr>
        <w:t xml:space="preserve">        scanf("%d",&amp;op);</w:t>
      </w:r>
    </w:p>
    <w:p w:rsidR="00FE1FCE" w:rsidRPr="00C81BAD" w:rsidRDefault="00FE1FCE" w:rsidP="00FE1FCE">
      <w:pPr>
        <w:rPr>
          <w:rFonts w:ascii="宋体" w:eastAsia="宋体" w:hAnsi="宋体"/>
        </w:rPr>
      </w:pPr>
      <w:r w:rsidRPr="00C81BAD">
        <w:rPr>
          <w:rFonts w:ascii="宋体" w:eastAsia="宋体" w:hAnsi="宋体"/>
        </w:rPr>
        <w:t xml:space="preserve">        switch(op)</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case 1:</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int d;</w:t>
      </w:r>
    </w:p>
    <w:p w:rsidR="00FE1FCE" w:rsidRPr="00C81BAD" w:rsidRDefault="00FE1FCE" w:rsidP="00FE1FCE">
      <w:pPr>
        <w:rPr>
          <w:rFonts w:ascii="宋体" w:eastAsia="宋体" w:hAnsi="宋体"/>
        </w:rPr>
      </w:pPr>
      <w:r w:rsidRPr="00C81BAD">
        <w:rPr>
          <w:rFonts w:ascii="宋体" w:eastAsia="宋体" w:hAnsi="宋体"/>
        </w:rPr>
        <w:t xml:space="preserve">                scanf("%d",&amp;d);</w:t>
      </w:r>
    </w:p>
    <w:p w:rsidR="00FE1FCE" w:rsidRPr="00C81BAD" w:rsidRDefault="00FE1FCE" w:rsidP="00FE1FCE">
      <w:pPr>
        <w:rPr>
          <w:rFonts w:ascii="宋体" w:eastAsia="宋体" w:hAnsi="宋体"/>
        </w:rPr>
      </w:pPr>
      <w:r w:rsidRPr="00C81BAD">
        <w:rPr>
          <w:rFonts w:ascii="宋体" w:eastAsia="宋体" w:hAnsi="宋体"/>
        </w:rPr>
        <w:t xml:space="preserve">                int ans=query_first(1,d);</w:t>
      </w:r>
    </w:p>
    <w:p w:rsidR="00FE1FCE" w:rsidRPr="00C81BAD" w:rsidRDefault="00FE1FCE" w:rsidP="00FE1FCE">
      <w:pPr>
        <w:rPr>
          <w:rFonts w:ascii="宋体" w:eastAsia="宋体" w:hAnsi="宋体"/>
        </w:rPr>
      </w:pPr>
      <w:r w:rsidRPr="00C81BAD">
        <w:rPr>
          <w:rFonts w:ascii="宋体" w:eastAsia="宋体" w:hAnsi="宋体"/>
        </w:rPr>
        <w:t xml:space="preserve">                printf("%d\n",ans);</w:t>
      </w:r>
    </w:p>
    <w:p w:rsidR="00FE1FCE" w:rsidRPr="00C81BAD" w:rsidRDefault="00FE1FCE" w:rsidP="00FE1FCE">
      <w:pPr>
        <w:rPr>
          <w:rFonts w:ascii="宋体" w:eastAsia="宋体" w:hAnsi="宋体"/>
        </w:rPr>
      </w:pPr>
      <w:r w:rsidRPr="00C81BAD">
        <w:rPr>
          <w:rFonts w:ascii="宋体" w:eastAsia="宋体" w:hAnsi="宋体"/>
        </w:rPr>
        <w:t xml:space="preserve">                if (ans&gt;0) check_in(1,ans,ans+d-1);</w:t>
      </w:r>
    </w:p>
    <w:p w:rsidR="00FE1FCE" w:rsidRPr="00C81BAD" w:rsidRDefault="00FE1FCE" w:rsidP="00FE1FCE">
      <w:pPr>
        <w:rPr>
          <w:rFonts w:ascii="宋体" w:eastAsia="宋体" w:hAnsi="宋体"/>
        </w:rPr>
      </w:pPr>
      <w:r w:rsidRPr="00C81BAD">
        <w:rPr>
          <w:rFonts w:ascii="宋体" w:eastAsia="宋体" w:hAnsi="宋体"/>
        </w:rPr>
        <w:t xml:space="preserve">                break;</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case 2:</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int x,d;</w:t>
      </w:r>
    </w:p>
    <w:p w:rsidR="00FE1FCE" w:rsidRPr="00C81BAD" w:rsidRDefault="00FE1FCE" w:rsidP="00FE1FCE">
      <w:pPr>
        <w:rPr>
          <w:rFonts w:ascii="宋体" w:eastAsia="宋体" w:hAnsi="宋体"/>
        </w:rPr>
      </w:pPr>
      <w:r w:rsidRPr="00C81BAD">
        <w:rPr>
          <w:rFonts w:ascii="宋体" w:eastAsia="宋体" w:hAnsi="宋体"/>
        </w:rPr>
        <w:t xml:space="preserve">                scanf("%d%d",&amp;x,&amp;d);</w:t>
      </w:r>
    </w:p>
    <w:p w:rsidR="00FE1FCE" w:rsidRPr="00C81BAD" w:rsidRDefault="00FE1FCE" w:rsidP="00FE1FCE">
      <w:pPr>
        <w:rPr>
          <w:rFonts w:ascii="宋体" w:eastAsia="宋体" w:hAnsi="宋体"/>
        </w:rPr>
      </w:pPr>
      <w:r w:rsidRPr="00C81BAD">
        <w:rPr>
          <w:rFonts w:ascii="宋体" w:eastAsia="宋体" w:hAnsi="宋体"/>
        </w:rPr>
        <w:t xml:space="preserve">                check_out(1,x,x+d-1);</w:t>
      </w:r>
    </w:p>
    <w:p w:rsidR="00FE1FCE" w:rsidRPr="00C81BAD" w:rsidRDefault="00FE1FCE" w:rsidP="00FE1FCE">
      <w:pPr>
        <w:rPr>
          <w:rFonts w:ascii="宋体" w:eastAsia="宋体" w:hAnsi="宋体"/>
        </w:rPr>
      </w:pPr>
      <w:r w:rsidRPr="00C81BAD">
        <w:rPr>
          <w:rFonts w:ascii="宋体" w:eastAsia="宋体" w:hAnsi="宋体"/>
        </w:rPr>
        <w:t xml:space="preserve">                break;</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w:t>
      </w:r>
    </w:p>
    <w:p w:rsidR="00FE1FCE" w:rsidRPr="00C81BAD" w:rsidRDefault="00FE1FCE" w:rsidP="00FE1FCE">
      <w:pPr>
        <w:rPr>
          <w:rFonts w:ascii="宋体" w:eastAsia="宋体" w:hAnsi="宋体"/>
        </w:rPr>
      </w:pPr>
      <w:r w:rsidRPr="00C81BAD">
        <w:rPr>
          <w:rFonts w:ascii="宋体" w:eastAsia="宋体" w:hAnsi="宋体"/>
        </w:rPr>
        <w:t xml:space="preserve">    return 0;</w:t>
      </w:r>
    </w:p>
    <w:p w:rsidR="00FE1FCE" w:rsidRPr="00C81BAD" w:rsidRDefault="00FE1FCE" w:rsidP="00FE1FCE">
      <w:pPr>
        <w:rPr>
          <w:rFonts w:ascii="宋体" w:eastAsia="宋体" w:hAnsi="宋体"/>
        </w:rPr>
      </w:pPr>
      <w:r w:rsidRPr="00C81BAD">
        <w:rPr>
          <w:rFonts w:ascii="宋体" w:eastAsia="宋体" w:hAnsi="宋体"/>
        </w:rPr>
        <w:t>}</w:t>
      </w:r>
    </w:p>
    <w:p w:rsidR="00157E38" w:rsidRPr="00C81BAD" w:rsidRDefault="00157E38" w:rsidP="00157E38">
      <w:pPr>
        <w:pStyle w:val="2"/>
        <w:rPr>
          <w:rFonts w:ascii="宋体" w:eastAsia="宋体" w:hAnsi="宋体"/>
          <w:b w:val="0"/>
        </w:rPr>
      </w:pPr>
      <w:bookmarkStart w:id="165" w:name="_Toc523521248"/>
      <w:r w:rsidRPr="00C81BAD">
        <w:rPr>
          <w:rFonts w:ascii="宋体" w:eastAsia="宋体" w:hAnsi="宋体" w:hint="eastAsia"/>
          <w:b w:val="0"/>
        </w:rPr>
        <w:t>离散化&amp;扫描线</w:t>
      </w:r>
      <w:bookmarkEnd w:id="165"/>
    </w:p>
    <w:p w:rsidR="00ED2236" w:rsidRPr="00C81BAD" w:rsidRDefault="00ED2236" w:rsidP="008F20AB">
      <w:pPr>
        <w:pStyle w:val="3"/>
        <w:rPr>
          <w:rFonts w:ascii="宋体" w:eastAsia="宋体" w:hAnsi="宋体"/>
          <w:b w:val="0"/>
        </w:rPr>
      </w:pPr>
      <w:bookmarkStart w:id="166" w:name="_Toc523521249"/>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1542</w:t>
      </w:r>
      <w:r w:rsidRPr="00C81BAD">
        <w:rPr>
          <w:rFonts w:ascii="宋体" w:eastAsia="宋体" w:hAnsi="宋体" w:hint="eastAsia"/>
          <w:b w:val="0"/>
        </w:rPr>
        <w:t>-</w:t>
      </w:r>
      <w:r w:rsidRPr="00C81BAD">
        <w:rPr>
          <w:rFonts w:ascii="宋体" w:eastAsia="宋体" w:hAnsi="宋体"/>
          <w:b w:val="0"/>
        </w:rPr>
        <w:t>Atlantis</w:t>
      </w:r>
      <w:r w:rsidRPr="00C81BAD">
        <w:rPr>
          <w:rFonts w:ascii="宋体" w:eastAsia="宋体" w:hAnsi="宋体" w:hint="eastAsia"/>
          <w:b w:val="0"/>
        </w:rPr>
        <w:t>（矩形面积并）</w:t>
      </w:r>
      <w:bookmarkEnd w:id="166"/>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w:instrText>
      </w:r>
      <w:r w:rsidR="00C478A5" w:rsidRPr="00C81BAD">
        <w:rPr>
          <w:rFonts w:ascii="宋体" w:eastAsia="宋体" w:hAnsi="宋体"/>
          <w:b w:val="0"/>
        </w:rPr>
        <w:instrText>HDU</w:instrText>
      </w:r>
      <w:r w:rsidR="00C478A5" w:rsidRPr="00C81BAD">
        <w:rPr>
          <w:rFonts w:ascii="宋体" w:eastAsia="宋体" w:hAnsi="宋体" w:hint="eastAsia"/>
          <w:b w:val="0"/>
        </w:rPr>
        <w:instrText>-</w:instrText>
      </w:r>
      <w:r w:rsidR="00C478A5" w:rsidRPr="00C81BAD">
        <w:rPr>
          <w:rFonts w:ascii="宋体" w:eastAsia="宋体" w:hAnsi="宋体"/>
          <w:b w:val="0"/>
        </w:rPr>
        <w:instrText>1542</w:instrText>
      </w:r>
      <w:r w:rsidR="00C478A5" w:rsidRPr="00C81BAD">
        <w:rPr>
          <w:rFonts w:ascii="宋体" w:eastAsia="宋体" w:hAnsi="宋体" w:hint="eastAsia"/>
          <w:b w:val="0"/>
        </w:rPr>
        <w:instrText>-</w:instrText>
      </w:r>
      <w:r w:rsidR="00C478A5" w:rsidRPr="00C81BAD">
        <w:rPr>
          <w:rFonts w:ascii="宋体" w:eastAsia="宋体" w:hAnsi="宋体"/>
          <w:b w:val="0"/>
        </w:rPr>
        <w:instrText>Atlantis</w:instrText>
      </w:r>
      <w:r w:rsidR="00C478A5" w:rsidRPr="00C81BAD">
        <w:rPr>
          <w:rFonts w:ascii="宋体" w:eastAsia="宋体" w:hAnsi="宋体" w:hint="eastAsia"/>
          <w:b w:val="0"/>
        </w:rPr>
        <w:instrText>（矩形面积并）</w:instrText>
      </w:r>
      <w:r w:rsidR="00C478A5" w:rsidRPr="00C81BAD">
        <w:rPr>
          <w:rFonts w:ascii="宋体" w:eastAsia="宋体" w:hAnsi="宋体"/>
        </w:rPr>
        <w:instrText>:</w:instrText>
      </w:r>
      <w:r w:rsidR="00C478A5" w:rsidRPr="00C81BAD">
        <w:rPr>
          <w:rFonts w:ascii="宋体" w:eastAsia="宋体" w:hAnsi="宋体" w:hint="eastAsia"/>
        </w:rPr>
        <w:instrText>1</w:instrText>
      </w:r>
      <w:r w:rsidR="00C478A5" w:rsidRPr="00C81BAD">
        <w:rPr>
          <w:rFonts w:ascii="宋体" w:eastAsia="宋体" w:hAnsi="宋体"/>
        </w:rPr>
        <w:instrText xml:space="preserve">542" \y "HDU:1542" </w:instrText>
      </w:r>
      <w:r w:rsidR="00C478A5" w:rsidRPr="00C81BAD">
        <w:rPr>
          <w:rFonts w:ascii="宋体" w:eastAsia="宋体" w:hAnsi="宋体"/>
          <w:b w:val="0"/>
        </w:rPr>
        <w:fldChar w:fldCharType="end"/>
      </w:r>
    </w:p>
    <w:p w:rsidR="00ED2236" w:rsidRPr="00C81BAD" w:rsidRDefault="00ED730E" w:rsidP="00ED2236">
      <w:pPr>
        <w:rPr>
          <w:rFonts w:ascii="宋体" w:eastAsia="宋体" w:hAnsi="宋体"/>
        </w:rPr>
      </w:pPr>
      <w:r w:rsidRPr="00C81BAD">
        <w:rPr>
          <w:rFonts w:ascii="宋体" w:eastAsia="宋体" w:hAnsi="宋体" w:hint="eastAsia"/>
        </w:rPr>
        <w:t>【题意】</w:t>
      </w:r>
    </w:p>
    <w:p w:rsidR="008C4F45" w:rsidRPr="00C81BAD" w:rsidRDefault="008C4F45" w:rsidP="00ED2236">
      <w:pPr>
        <w:rPr>
          <w:rFonts w:ascii="宋体" w:eastAsia="宋体" w:hAnsi="宋体"/>
        </w:rPr>
      </w:pPr>
      <w:r w:rsidRPr="00C81BAD">
        <w:rPr>
          <w:rFonts w:ascii="宋体" w:eastAsia="宋体" w:hAnsi="宋体" w:hint="eastAsia"/>
        </w:rPr>
        <w:lastRenderedPageBreak/>
        <w:t>给定n个矩形（题目给出每个矩形的左下和右上点坐标，浮点数，坐标范围0-</w:t>
      </w:r>
      <w:r w:rsidRPr="00C81BAD">
        <w:rPr>
          <w:rFonts w:ascii="宋体" w:eastAsia="宋体" w:hAnsi="宋体"/>
        </w:rPr>
        <w:t>100000</w:t>
      </w:r>
      <w:r w:rsidRPr="00C81BAD">
        <w:rPr>
          <w:rFonts w:ascii="宋体" w:eastAsia="宋体" w:hAnsi="宋体" w:hint="eastAsia"/>
        </w:rPr>
        <w:t>，最多100个），求面积并</w:t>
      </w:r>
    </w:p>
    <w:p w:rsidR="00ED730E" w:rsidRPr="00C81BAD" w:rsidRDefault="00ED730E" w:rsidP="00ED2236">
      <w:pPr>
        <w:rPr>
          <w:rFonts w:ascii="宋体" w:eastAsia="宋体" w:hAnsi="宋体"/>
        </w:rPr>
      </w:pPr>
      <w:r w:rsidRPr="00C81BAD">
        <w:rPr>
          <w:rFonts w:ascii="宋体" w:eastAsia="宋体" w:hAnsi="宋体" w:hint="eastAsia"/>
        </w:rPr>
        <w:t>【题解】</w:t>
      </w:r>
    </w:p>
    <w:p w:rsidR="008C4F45" w:rsidRPr="00C81BAD" w:rsidRDefault="008C4F45" w:rsidP="00ED2236">
      <w:pPr>
        <w:rPr>
          <w:rFonts w:ascii="宋体" w:eastAsia="宋体" w:hAnsi="宋体"/>
        </w:rPr>
      </w:pPr>
      <w:r w:rsidRPr="00C81BAD">
        <w:rPr>
          <w:rFonts w:ascii="宋体" w:eastAsia="宋体" w:hAnsi="宋体" w:hint="eastAsia"/>
        </w:rPr>
        <w:t>选定横坐标离散化（这样最多100*</w:t>
      </w:r>
      <w:r w:rsidRPr="00C81BAD">
        <w:rPr>
          <w:rFonts w:ascii="宋体" w:eastAsia="宋体" w:hAnsi="宋体"/>
        </w:rPr>
        <w:t>2</w:t>
      </w:r>
      <w:r w:rsidRPr="00C81BAD">
        <w:rPr>
          <w:rFonts w:ascii="宋体" w:eastAsia="宋体" w:hAnsi="宋体" w:hint="eastAsia"/>
        </w:rPr>
        <w:t>个）</w:t>
      </w:r>
      <w:r w:rsidR="00741F78" w:rsidRPr="00C81BAD">
        <w:rPr>
          <w:rFonts w:ascii="宋体" w:eastAsia="宋体" w:hAnsi="宋体" w:hint="eastAsia"/>
        </w:rPr>
        <w:t>，自下而上扫描，碰到下面的边就把离散化后的相应区间+</w:t>
      </w:r>
      <w:r w:rsidR="00741F78" w:rsidRPr="00C81BAD">
        <w:rPr>
          <w:rFonts w:ascii="宋体" w:eastAsia="宋体" w:hAnsi="宋体"/>
        </w:rPr>
        <w:t>1</w:t>
      </w:r>
      <w:r w:rsidR="00741F78" w:rsidRPr="00C81BAD">
        <w:rPr>
          <w:rFonts w:ascii="宋体" w:eastAsia="宋体" w:hAnsi="宋体" w:hint="eastAsia"/>
        </w:rPr>
        <w:t>，碰到上面的边就-</w:t>
      </w:r>
      <w:r w:rsidR="00741F78" w:rsidRPr="00C81BAD">
        <w:rPr>
          <w:rFonts w:ascii="宋体" w:eastAsia="宋体" w:hAnsi="宋体"/>
        </w:rPr>
        <w:t>1</w:t>
      </w:r>
      <w:r w:rsidR="00741F78" w:rsidRPr="00C81BAD">
        <w:rPr>
          <w:rFonts w:ascii="宋体" w:eastAsia="宋体" w:hAnsi="宋体" w:hint="eastAsia"/>
        </w:rPr>
        <w:t>，从0到1时当前横坐标和增加该离散化区间的原始长度，从1到0则是减少。</w:t>
      </w:r>
    </w:p>
    <w:p w:rsidR="00ED730E" w:rsidRPr="00C81BAD" w:rsidRDefault="00ED730E" w:rsidP="00ED2236">
      <w:pPr>
        <w:rPr>
          <w:rFonts w:ascii="宋体" w:eastAsia="宋体" w:hAnsi="宋体"/>
        </w:rPr>
      </w:pPr>
      <w:r w:rsidRPr="00C81BAD">
        <w:rPr>
          <w:rFonts w:ascii="宋体" w:eastAsia="宋体" w:hAnsi="宋体" w:hint="eastAsia"/>
        </w:rPr>
        <w:t>【代码】</w:t>
      </w:r>
    </w:p>
    <w:p w:rsidR="008F20AB" w:rsidRPr="00C81BAD" w:rsidRDefault="008F20AB" w:rsidP="008F20AB">
      <w:pPr>
        <w:rPr>
          <w:rFonts w:ascii="宋体" w:eastAsia="宋体" w:hAnsi="宋体"/>
        </w:rPr>
      </w:pPr>
      <w:r w:rsidRPr="00C81BAD">
        <w:rPr>
          <w:rFonts w:ascii="宋体" w:eastAsia="宋体" w:hAnsi="宋体"/>
        </w:rPr>
        <w:t>#include &lt;cstdio&gt;</w:t>
      </w:r>
    </w:p>
    <w:p w:rsidR="008F20AB" w:rsidRPr="00C81BAD" w:rsidRDefault="008F20AB" w:rsidP="008F20AB">
      <w:pPr>
        <w:rPr>
          <w:rFonts w:ascii="宋体" w:eastAsia="宋体" w:hAnsi="宋体"/>
        </w:rPr>
      </w:pPr>
      <w:r w:rsidRPr="00C81BAD">
        <w:rPr>
          <w:rFonts w:ascii="宋体" w:eastAsia="宋体" w:hAnsi="宋体"/>
        </w:rPr>
        <w:t>#include &lt;algorithm&gt;</w:t>
      </w:r>
    </w:p>
    <w:p w:rsidR="008F20AB" w:rsidRPr="00C81BAD" w:rsidRDefault="008F20AB" w:rsidP="008F20AB">
      <w:pPr>
        <w:rPr>
          <w:rFonts w:ascii="宋体" w:eastAsia="宋体" w:hAnsi="宋体"/>
        </w:rPr>
      </w:pPr>
      <w:r w:rsidRPr="00C81BAD">
        <w:rPr>
          <w:rFonts w:ascii="宋体" w:eastAsia="宋体" w:hAnsi="宋体"/>
        </w:rPr>
        <w:t>#include &lt;cstring&gt;</w:t>
      </w:r>
    </w:p>
    <w:p w:rsidR="008F20AB" w:rsidRPr="00C81BAD" w:rsidRDefault="008F20AB" w:rsidP="008F20AB">
      <w:pPr>
        <w:rPr>
          <w:rFonts w:ascii="宋体" w:eastAsia="宋体" w:hAnsi="宋体"/>
        </w:rPr>
      </w:pPr>
      <w:r w:rsidRPr="00C81BAD">
        <w:rPr>
          <w:rFonts w:ascii="宋体" w:eastAsia="宋体" w:hAnsi="宋体"/>
        </w:rPr>
        <w:t>#define MAXN 110</w:t>
      </w:r>
    </w:p>
    <w:p w:rsidR="008F20AB" w:rsidRPr="00C81BAD" w:rsidRDefault="008F20AB" w:rsidP="008F20AB">
      <w:pPr>
        <w:rPr>
          <w:rFonts w:ascii="宋体" w:eastAsia="宋体" w:hAnsi="宋体"/>
        </w:rPr>
      </w:pPr>
    </w:p>
    <w:p w:rsidR="008F20AB" w:rsidRPr="00C81BAD" w:rsidRDefault="008F20AB" w:rsidP="008F20AB">
      <w:pPr>
        <w:rPr>
          <w:rFonts w:ascii="宋体" w:eastAsia="宋体" w:hAnsi="宋体"/>
        </w:rPr>
      </w:pPr>
      <w:r w:rsidRPr="00C81BAD">
        <w:rPr>
          <w:rFonts w:ascii="宋体" w:eastAsia="宋体" w:hAnsi="宋体"/>
        </w:rPr>
        <w:t>using namespace std;</w:t>
      </w:r>
    </w:p>
    <w:p w:rsidR="008F20AB" w:rsidRPr="00C81BAD" w:rsidRDefault="008F20AB" w:rsidP="008F20AB">
      <w:pPr>
        <w:rPr>
          <w:rFonts w:ascii="宋体" w:eastAsia="宋体" w:hAnsi="宋体"/>
        </w:rPr>
      </w:pPr>
    </w:p>
    <w:p w:rsidR="008F20AB" w:rsidRPr="00C81BAD" w:rsidRDefault="008F20AB" w:rsidP="008F20AB">
      <w:pPr>
        <w:rPr>
          <w:rFonts w:ascii="宋体" w:eastAsia="宋体" w:hAnsi="宋体"/>
        </w:rPr>
      </w:pPr>
      <w:r w:rsidRPr="00C81BAD">
        <w:rPr>
          <w:rFonts w:ascii="宋体" w:eastAsia="宋体" w:hAnsi="宋体"/>
        </w:rPr>
        <w:t>struct node{</w:t>
      </w:r>
    </w:p>
    <w:p w:rsidR="008F20AB" w:rsidRPr="00C81BAD" w:rsidRDefault="008F20AB" w:rsidP="008F20AB">
      <w:pPr>
        <w:rPr>
          <w:rFonts w:ascii="宋体" w:eastAsia="宋体" w:hAnsi="宋体"/>
        </w:rPr>
      </w:pPr>
      <w:r w:rsidRPr="00C81BAD">
        <w:rPr>
          <w:rFonts w:ascii="宋体" w:eastAsia="宋体" w:hAnsi="宋体"/>
        </w:rPr>
        <w:t xml:space="preserve">    int id,fs,ft;</w:t>
      </w:r>
    </w:p>
    <w:p w:rsidR="008F20AB" w:rsidRPr="00C81BAD" w:rsidRDefault="008F20AB" w:rsidP="008F20AB">
      <w:pPr>
        <w:rPr>
          <w:rFonts w:ascii="宋体" w:eastAsia="宋体" w:hAnsi="宋体"/>
        </w:rPr>
      </w:pPr>
      <w:r w:rsidRPr="00C81BAD">
        <w:rPr>
          <w:rFonts w:ascii="宋体" w:eastAsia="宋体" w:hAnsi="宋体"/>
        </w:rPr>
        <w:t xml:space="preserve">    double x,y;</w:t>
      </w:r>
    </w:p>
    <w:p w:rsidR="008F20AB" w:rsidRPr="00C81BAD" w:rsidRDefault="008F20AB" w:rsidP="008F20AB">
      <w:pPr>
        <w:rPr>
          <w:rFonts w:ascii="宋体" w:eastAsia="宋体" w:hAnsi="宋体"/>
        </w:rPr>
      </w:pPr>
      <w:r w:rsidRPr="00C81BAD">
        <w:rPr>
          <w:rFonts w:ascii="宋体" w:eastAsia="宋体" w:hAnsi="宋体"/>
        </w:rPr>
        <w:t>}dot[MAXN&lt;&lt;2];</w:t>
      </w:r>
    </w:p>
    <w:p w:rsidR="008F20AB" w:rsidRPr="00C81BAD" w:rsidRDefault="008F20AB" w:rsidP="008F20AB">
      <w:pPr>
        <w:rPr>
          <w:rFonts w:ascii="宋体" w:eastAsia="宋体" w:hAnsi="宋体"/>
        </w:rPr>
      </w:pPr>
      <w:r w:rsidRPr="00C81BAD">
        <w:rPr>
          <w:rFonts w:ascii="宋体" w:eastAsia="宋体" w:hAnsi="宋体"/>
        </w:rPr>
        <w:t>typedef struct node node;</w:t>
      </w:r>
    </w:p>
    <w:p w:rsidR="008F20AB" w:rsidRPr="00C81BAD" w:rsidRDefault="008F20AB" w:rsidP="008F20AB">
      <w:pPr>
        <w:rPr>
          <w:rFonts w:ascii="宋体" w:eastAsia="宋体" w:hAnsi="宋体"/>
        </w:rPr>
      </w:pPr>
    </w:p>
    <w:p w:rsidR="008F20AB" w:rsidRPr="00C81BAD" w:rsidRDefault="008F20AB" w:rsidP="008F20AB">
      <w:pPr>
        <w:rPr>
          <w:rFonts w:ascii="宋体" w:eastAsia="宋体" w:hAnsi="宋体"/>
        </w:rPr>
      </w:pPr>
      <w:r w:rsidRPr="00C81BAD">
        <w:rPr>
          <w:rFonts w:ascii="宋体" w:eastAsia="宋体" w:hAnsi="宋体"/>
        </w:rPr>
        <w:t>bool cmp_x(node x,node y){return x.x&lt;y.x;}</w:t>
      </w:r>
    </w:p>
    <w:p w:rsidR="008F20AB" w:rsidRPr="00C81BAD" w:rsidRDefault="008F20AB" w:rsidP="008F20AB">
      <w:pPr>
        <w:rPr>
          <w:rFonts w:ascii="宋体" w:eastAsia="宋体" w:hAnsi="宋体"/>
        </w:rPr>
      </w:pPr>
      <w:r w:rsidRPr="00C81BAD">
        <w:rPr>
          <w:rFonts w:ascii="宋体" w:eastAsia="宋体" w:hAnsi="宋体"/>
        </w:rPr>
        <w:t>bool cmp_y(node x,node y){return x.y&lt;y.y;}</w:t>
      </w:r>
    </w:p>
    <w:p w:rsidR="008F20AB" w:rsidRPr="00C81BAD" w:rsidRDefault="008F20AB" w:rsidP="008F20AB">
      <w:pPr>
        <w:rPr>
          <w:rFonts w:ascii="宋体" w:eastAsia="宋体" w:hAnsi="宋体"/>
        </w:rPr>
      </w:pPr>
      <w:r w:rsidRPr="00C81BAD">
        <w:rPr>
          <w:rFonts w:ascii="宋体" w:eastAsia="宋体" w:hAnsi="宋体"/>
        </w:rPr>
        <w:t>bool cmp_id(node x,node y){return x.id&lt;y.id;}</w:t>
      </w:r>
    </w:p>
    <w:p w:rsidR="008F20AB" w:rsidRPr="00C81BAD" w:rsidRDefault="008F20AB" w:rsidP="008F20AB">
      <w:pPr>
        <w:rPr>
          <w:rFonts w:ascii="宋体" w:eastAsia="宋体" w:hAnsi="宋体"/>
        </w:rPr>
      </w:pPr>
    </w:p>
    <w:p w:rsidR="008F20AB" w:rsidRPr="00C81BAD" w:rsidRDefault="008F20AB" w:rsidP="008F20AB">
      <w:pPr>
        <w:rPr>
          <w:rFonts w:ascii="宋体" w:eastAsia="宋体" w:hAnsi="宋体"/>
        </w:rPr>
      </w:pPr>
      <w:r w:rsidRPr="00C81BAD">
        <w:rPr>
          <w:rFonts w:ascii="宋体" w:eastAsia="宋体" w:hAnsi="宋体"/>
        </w:rPr>
        <w:t>int main()</w:t>
      </w:r>
    </w:p>
    <w:p w:rsidR="008F20AB" w:rsidRPr="00C81BAD" w:rsidRDefault="008F20AB" w:rsidP="008F20AB">
      <w:pPr>
        <w:rPr>
          <w:rFonts w:ascii="宋体" w:eastAsia="宋体" w:hAnsi="宋体"/>
        </w:rPr>
      </w:pPr>
      <w:r w:rsidRPr="00C81BAD">
        <w:rPr>
          <w:rFonts w:ascii="宋体" w:eastAsia="宋体" w:hAnsi="宋体"/>
        </w:rPr>
        <w:t>{</w:t>
      </w:r>
    </w:p>
    <w:p w:rsidR="008F20AB" w:rsidRPr="00C81BAD" w:rsidRDefault="008F20AB" w:rsidP="008F20AB">
      <w:pPr>
        <w:rPr>
          <w:rFonts w:ascii="宋体" w:eastAsia="宋体" w:hAnsi="宋体"/>
        </w:rPr>
      </w:pPr>
      <w:r w:rsidRPr="00C81BAD">
        <w:rPr>
          <w:rFonts w:ascii="宋体" w:eastAsia="宋体" w:hAnsi="宋体"/>
        </w:rPr>
        <w:t xml:space="preserve">    int n,testcase=1,cnt[MAXN&lt;&lt;2];</w:t>
      </w:r>
    </w:p>
    <w:p w:rsidR="008F20AB" w:rsidRPr="00C81BAD" w:rsidRDefault="008F20AB" w:rsidP="008F20AB">
      <w:pPr>
        <w:rPr>
          <w:rFonts w:ascii="宋体" w:eastAsia="宋体" w:hAnsi="宋体"/>
        </w:rPr>
      </w:pPr>
      <w:r w:rsidRPr="00C81BAD">
        <w:rPr>
          <w:rFonts w:ascii="宋体" w:eastAsia="宋体" w:hAnsi="宋体"/>
        </w:rPr>
        <w:t xml:space="preserve">    double ans,totx,lasty,f[MAXN&lt;&lt;2];</w:t>
      </w:r>
    </w:p>
    <w:p w:rsidR="008F20AB" w:rsidRPr="00C81BAD" w:rsidRDefault="008F20AB" w:rsidP="008F20AB">
      <w:pPr>
        <w:rPr>
          <w:rFonts w:ascii="宋体" w:eastAsia="宋体" w:hAnsi="宋体"/>
        </w:rPr>
      </w:pPr>
      <w:r w:rsidRPr="00C81BAD">
        <w:rPr>
          <w:rFonts w:ascii="宋体" w:eastAsia="宋体" w:hAnsi="宋体"/>
        </w:rPr>
        <w:t xml:space="preserve">    while (~scanf("%d",&amp;n)&amp;&amp;n){</w:t>
      </w:r>
    </w:p>
    <w:p w:rsidR="008F20AB" w:rsidRPr="00C81BAD" w:rsidRDefault="008F20AB" w:rsidP="008F20AB">
      <w:pPr>
        <w:rPr>
          <w:rFonts w:ascii="宋体" w:eastAsia="宋体" w:hAnsi="宋体"/>
        </w:rPr>
      </w:pPr>
      <w:r w:rsidRPr="00C81BAD">
        <w:rPr>
          <w:rFonts w:ascii="宋体" w:eastAsia="宋体" w:hAnsi="宋体"/>
        </w:rPr>
        <w:t xml:space="preserve">        for (int i=1;i&lt;=n;i++){</w:t>
      </w:r>
    </w:p>
    <w:p w:rsidR="008F20AB" w:rsidRPr="00C81BAD" w:rsidRDefault="008F20AB" w:rsidP="008F20AB">
      <w:pPr>
        <w:rPr>
          <w:rFonts w:ascii="宋体" w:eastAsia="宋体" w:hAnsi="宋体"/>
        </w:rPr>
      </w:pPr>
      <w:r w:rsidRPr="00C81BAD">
        <w:rPr>
          <w:rFonts w:ascii="宋体" w:eastAsia="宋体" w:hAnsi="宋体"/>
        </w:rPr>
        <w:t xml:space="preserve">            dot[2*i-1].id=2*i-1,dot[2*i].id=2*i;</w:t>
      </w:r>
    </w:p>
    <w:p w:rsidR="008F20AB" w:rsidRPr="00C81BAD" w:rsidRDefault="008F20AB" w:rsidP="008F20AB">
      <w:pPr>
        <w:rPr>
          <w:rFonts w:ascii="宋体" w:eastAsia="宋体" w:hAnsi="宋体"/>
        </w:rPr>
      </w:pPr>
      <w:r w:rsidRPr="00C81BAD">
        <w:rPr>
          <w:rFonts w:ascii="宋体" w:eastAsia="宋体" w:hAnsi="宋体"/>
        </w:rPr>
        <w:t xml:space="preserve">            scanf("%lf%lf%lf%lf",&amp;dot[2*i-1].x,&amp;dot[2*i-1].y,&amp;dot[2*i].x,&amp;dot[2*i].y);</w:t>
      </w:r>
    </w:p>
    <w:p w:rsidR="008F20AB" w:rsidRPr="00C81BAD" w:rsidRDefault="008F20AB" w:rsidP="008F20AB">
      <w:pPr>
        <w:rPr>
          <w:rFonts w:ascii="宋体" w:eastAsia="宋体" w:hAnsi="宋体"/>
        </w:rPr>
      </w:pPr>
      <w:r w:rsidRPr="00C81BAD">
        <w:rPr>
          <w:rFonts w:ascii="宋体" w:eastAsia="宋体" w:hAnsi="宋体"/>
        </w:rPr>
        <w:t xml:space="preserve">        }</w:t>
      </w:r>
    </w:p>
    <w:p w:rsidR="008F20AB" w:rsidRPr="00C81BAD" w:rsidRDefault="008F20AB" w:rsidP="008F20AB">
      <w:pPr>
        <w:rPr>
          <w:rFonts w:ascii="宋体" w:eastAsia="宋体" w:hAnsi="宋体"/>
        </w:rPr>
      </w:pPr>
      <w:r w:rsidRPr="00C81BAD">
        <w:rPr>
          <w:rFonts w:ascii="宋体" w:eastAsia="宋体" w:hAnsi="宋体"/>
        </w:rPr>
        <w:t xml:space="preserve">        sort(dot+1,dot+2*n+1,cmp_x);</w:t>
      </w:r>
    </w:p>
    <w:p w:rsidR="008F20AB" w:rsidRPr="00C81BAD" w:rsidRDefault="008F20AB" w:rsidP="008F20AB">
      <w:pPr>
        <w:rPr>
          <w:rFonts w:ascii="宋体" w:eastAsia="宋体" w:hAnsi="宋体"/>
        </w:rPr>
      </w:pPr>
      <w:r w:rsidRPr="00C81BAD">
        <w:rPr>
          <w:rFonts w:ascii="宋体" w:eastAsia="宋体" w:hAnsi="宋体"/>
        </w:rPr>
        <w:t xml:space="preserve">        for (int i=1;i&lt;=2*n;i++){</w:t>
      </w:r>
    </w:p>
    <w:p w:rsidR="008F20AB" w:rsidRPr="00C81BAD" w:rsidRDefault="008F20AB" w:rsidP="008F20AB">
      <w:pPr>
        <w:rPr>
          <w:rFonts w:ascii="宋体" w:eastAsia="宋体" w:hAnsi="宋体"/>
        </w:rPr>
      </w:pPr>
      <w:r w:rsidRPr="00C81BAD">
        <w:rPr>
          <w:rFonts w:ascii="宋体" w:eastAsia="宋体" w:hAnsi="宋体"/>
        </w:rPr>
        <w:t xml:space="preserve">            if (dot[i].id%2==1) dot[i].fs=i; else dot[i].ft=i;</w:t>
      </w:r>
    </w:p>
    <w:p w:rsidR="008F20AB" w:rsidRPr="00C81BAD" w:rsidRDefault="008F20AB" w:rsidP="008F20AB">
      <w:pPr>
        <w:rPr>
          <w:rFonts w:ascii="宋体" w:eastAsia="宋体" w:hAnsi="宋体"/>
        </w:rPr>
      </w:pPr>
      <w:r w:rsidRPr="00C81BAD">
        <w:rPr>
          <w:rFonts w:ascii="宋体" w:eastAsia="宋体" w:hAnsi="宋体"/>
        </w:rPr>
        <w:t xml:space="preserve">            if(i&lt;2*n) f[i]=dot[i+1].x-dot[i].x;</w:t>
      </w:r>
    </w:p>
    <w:p w:rsidR="008F20AB" w:rsidRPr="00C81BAD" w:rsidRDefault="008F20AB" w:rsidP="008F20AB">
      <w:pPr>
        <w:rPr>
          <w:rFonts w:ascii="宋体" w:eastAsia="宋体" w:hAnsi="宋体"/>
        </w:rPr>
      </w:pPr>
      <w:r w:rsidRPr="00C81BAD">
        <w:rPr>
          <w:rFonts w:ascii="宋体" w:eastAsia="宋体" w:hAnsi="宋体"/>
        </w:rPr>
        <w:t xml:space="preserve">        }</w:t>
      </w:r>
    </w:p>
    <w:p w:rsidR="008F20AB" w:rsidRPr="00C81BAD" w:rsidRDefault="008F20AB" w:rsidP="008F20AB">
      <w:pPr>
        <w:rPr>
          <w:rFonts w:ascii="宋体" w:eastAsia="宋体" w:hAnsi="宋体"/>
        </w:rPr>
      </w:pPr>
      <w:r w:rsidRPr="00C81BAD">
        <w:rPr>
          <w:rFonts w:ascii="宋体" w:eastAsia="宋体" w:hAnsi="宋体"/>
        </w:rPr>
        <w:t xml:space="preserve">        sort(dot+1,dot+2*n+1,cmp_id);</w:t>
      </w:r>
    </w:p>
    <w:p w:rsidR="008F20AB" w:rsidRPr="00C81BAD" w:rsidRDefault="008F20AB" w:rsidP="008F20AB">
      <w:pPr>
        <w:rPr>
          <w:rFonts w:ascii="宋体" w:eastAsia="宋体" w:hAnsi="宋体"/>
        </w:rPr>
      </w:pPr>
      <w:r w:rsidRPr="00C81BAD">
        <w:rPr>
          <w:rFonts w:ascii="宋体" w:eastAsia="宋体" w:hAnsi="宋体"/>
        </w:rPr>
        <w:t xml:space="preserve">        for (int i=1;i&lt;=2*n;i++){</w:t>
      </w:r>
    </w:p>
    <w:p w:rsidR="008F20AB" w:rsidRPr="00C81BAD" w:rsidRDefault="008F20AB" w:rsidP="008F20AB">
      <w:pPr>
        <w:rPr>
          <w:rFonts w:ascii="宋体" w:eastAsia="宋体" w:hAnsi="宋体"/>
        </w:rPr>
      </w:pPr>
      <w:r w:rsidRPr="00C81BAD">
        <w:rPr>
          <w:rFonts w:ascii="宋体" w:eastAsia="宋体" w:hAnsi="宋体"/>
        </w:rPr>
        <w:t xml:space="preserve">            if (dot[i].id%2==1) dot[i].ft=dot[i+1].ft;else dot[i].fs=dot[i-1].fs;</w:t>
      </w:r>
    </w:p>
    <w:p w:rsidR="008F20AB" w:rsidRPr="00C81BAD" w:rsidRDefault="008F20AB" w:rsidP="008F20AB">
      <w:pPr>
        <w:rPr>
          <w:rFonts w:ascii="宋体" w:eastAsia="宋体" w:hAnsi="宋体"/>
        </w:rPr>
      </w:pPr>
      <w:r w:rsidRPr="00C81BAD">
        <w:rPr>
          <w:rFonts w:ascii="宋体" w:eastAsia="宋体" w:hAnsi="宋体"/>
        </w:rPr>
        <w:t xml:space="preserve">        }</w:t>
      </w:r>
    </w:p>
    <w:p w:rsidR="008F20AB" w:rsidRPr="00C81BAD" w:rsidRDefault="008F20AB" w:rsidP="008F20AB">
      <w:pPr>
        <w:rPr>
          <w:rFonts w:ascii="宋体" w:eastAsia="宋体" w:hAnsi="宋体"/>
        </w:rPr>
      </w:pPr>
      <w:r w:rsidRPr="00C81BAD">
        <w:rPr>
          <w:rFonts w:ascii="宋体" w:eastAsia="宋体" w:hAnsi="宋体"/>
        </w:rPr>
        <w:lastRenderedPageBreak/>
        <w:t xml:space="preserve">        sort(dot+1,dot+2*n+1,cmp_y);</w:t>
      </w:r>
    </w:p>
    <w:p w:rsidR="008F20AB" w:rsidRPr="00C81BAD" w:rsidRDefault="008F20AB" w:rsidP="008F20AB">
      <w:pPr>
        <w:rPr>
          <w:rFonts w:ascii="宋体" w:eastAsia="宋体" w:hAnsi="宋体"/>
        </w:rPr>
      </w:pPr>
      <w:r w:rsidRPr="00C81BAD">
        <w:rPr>
          <w:rFonts w:ascii="宋体" w:eastAsia="宋体" w:hAnsi="宋体"/>
        </w:rPr>
        <w:t xml:space="preserve">        ans=totx=lasty=0;</w:t>
      </w:r>
    </w:p>
    <w:p w:rsidR="008F20AB" w:rsidRPr="00C81BAD" w:rsidRDefault="008F20AB" w:rsidP="008F20AB">
      <w:pPr>
        <w:rPr>
          <w:rFonts w:ascii="宋体" w:eastAsia="宋体" w:hAnsi="宋体"/>
        </w:rPr>
      </w:pPr>
      <w:r w:rsidRPr="00C81BAD">
        <w:rPr>
          <w:rFonts w:ascii="宋体" w:eastAsia="宋体" w:hAnsi="宋体"/>
        </w:rPr>
        <w:t xml:space="preserve">        memset(cnt,0,sizeof(cnt));</w:t>
      </w:r>
    </w:p>
    <w:p w:rsidR="008F20AB" w:rsidRPr="00C81BAD" w:rsidRDefault="008F20AB" w:rsidP="008F20AB">
      <w:pPr>
        <w:rPr>
          <w:rFonts w:ascii="宋体" w:eastAsia="宋体" w:hAnsi="宋体"/>
        </w:rPr>
      </w:pPr>
      <w:r w:rsidRPr="00C81BAD">
        <w:rPr>
          <w:rFonts w:ascii="宋体" w:eastAsia="宋体" w:hAnsi="宋体"/>
        </w:rPr>
        <w:t xml:space="preserve">        for (int i=1;i&lt;=2*n;i++){</w:t>
      </w:r>
    </w:p>
    <w:p w:rsidR="008F20AB" w:rsidRPr="00C81BAD" w:rsidRDefault="008F20AB" w:rsidP="008F20AB">
      <w:pPr>
        <w:rPr>
          <w:rFonts w:ascii="宋体" w:eastAsia="宋体" w:hAnsi="宋体"/>
        </w:rPr>
      </w:pPr>
      <w:r w:rsidRPr="00C81BAD">
        <w:rPr>
          <w:rFonts w:ascii="宋体" w:eastAsia="宋体" w:hAnsi="宋体"/>
        </w:rPr>
        <w:t xml:space="preserve">            ans+=totx*(dot[i].y-lasty);</w:t>
      </w:r>
    </w:p>
    <w:p w:rsidR="008F20AB" w:rsidRPr="00C81BAD" w:rsidRDefault="008F20AB" w:rsidP="008F20AB">
      <w:pPr>
        <w:rPr>
          <w:rFonts w:ascii="宋体" w:eastAsia="宋体" w:hAnsi="宋体"/>
        </w:rPr>
      </w:pPr>
      <w:r w:rsidRPr="00C81BAD">
        <w:rPr>
          <w:rFonts w:ascii="宋体" w:eastAsia="宋体" w:hAnsi="宋体"/>
        </w:rPr>
        <w:t xml:space="preserve">            lasty=dot[i].y;</w:t>
      </w:r>
    </w:p>
    <w:p w:rsidR="008F20AB" w:rsidRPr="00C81BAD" w:rsidRDefault="008F20AB" w:rsidP="008F20AB">
      <w:pPr>
        <w:rPr>
          <w:rFonts w:ascii="宋体" w:eastAsia="宋体" w:hAnsi="宋体"/>
        </w:rPr>
      </w:pPr>
      <w:r w:rsidRPr="00C81BAD">
        <w:rPr>
          <w:rFonts w:ascii="宋体" w:eastAsia="宋体" w:hAnsi="宋体"/>
        </w:rPr>
        <w:t xml:space="preserve">            for (int j=dot[i].fs;j&lt;dot[i].ft;j++){</w:t>
      </w:r>
    </w:p>
    <w:p w:rsidR="008F20AB" w:rsidRPr="00C81BAD" w:rsidRDefault="008F20AB" w:rsidP="008F20AB">
      <w:pPr>
        <w:rPr>
          <w:rFonts w:ascii="宋体" w:eastAsia="宋体" w:hAnsi="宋体"/>
        </w:rPr>
      </w:pPr>
      <w:r w:rsidRPr="00C81BAD">
        <w:rPr>
          <w:rFonts w:ascii="宋体" w:eastAsia="宋体" w:hAnsi="宋体"/>
        </w:rPr>
        <w:t xml:space="preserve">                if (dot[i].id%2==0){</w:t>
      </w:r>
    </w:p>
    <w:p w:rsidR="008F20AB" w:rsidRPr="00C81BAD" w:rsidRDefault="008F20AB" w:rsidP="008F20AB">
      <w:pPr>
        <w:rPr>
          <w:rFonts w:ascii="宋体" w:eastAsia="宋体" w:hAnsi="宋体"/>
        </w:rPr>
      </w:pPr>
      <w:r w:rsidRPr="00C81BAD">
        <w:rPr>
          <w:rFonts w:ascii="宋体" w:eastAsia="宋体" w:hAnsi="宋体"/>
        </w:rPr>
        <w:t xml:space="preserve">                    cnt[j]--;</w:t>
      </w:r>
    </w:p>
    <w:p w:rsidR="008F20AB" w:rsidRPr="00C81BAD" w:rsidRDefault="008F20AB" w:rsidP="008F20AB">
      <w:pPr>
        <w:rPr>
          <w:rFonts w:ascii="宋体" w:eastAsia="宋体" w:hAnsi="宋体"/>
        </w:rPr>
      </w:pPr>
      <w:r w:rsidRPr="00C81BAD">
        <w:rPr>
          <w:rFonts w:ascii="宋体" w:eastAsia="宋体" w:hAnsi="宋体"/>
        </w:rPr>
        <w:t xml:space="preserve">                    if (cnt[j]==0) totx-=f[j];</w:t>
      </w:r>
    </w:p>
    <w:p w:rsidR="008F20AB" w:rsidRPr="00C81BAD" w:rsidRDefault="008F20AB" w:rsidP="008F20AB">
      <w:pPr>
        <w:rPr>
          <w:rFonts w:ascii="宋体" w:eastAsia="宋体" w:hAnsi="宋体"/>
        </w:rPr>
      </w:pPr>
      <w:r w:rsidRPr="00C81BAD">
        <w:rPr>
          <w:rFonts w:ascii="宋体" w:eastAsia="宋体" w:hAnsi="宋体"/>
        </w:rPr>
        <w:t xml:space="preserve">                }else{</w:t>
      </w:r>
    </w:p>
    <w:p w:rsidR="008F20AB" w:rsidRPr="00C81BAD" w:rsidRDefault="008F20AB" w:rsidP="008F20AB">
      <w:pPr>
        <w:rPr>
          <w:rFonts w:ascii="宋体" w:eastAsia="宋体" w:hAnsi="宋体"/>
        </w:rPr>
      </w:pPr>
      <w:r w:rsidRPr="00C81BAD">
        <w:rPr>
          <w:rFonts w:ascii="宋体" w:eastAsia="宋体" w:hAnsi="宋体"/>
        </w:rPr>
        <w:t xml:space="preserve">                    cnt[j]++;</w:t>
      </w:r>
    </w:p>
    <w:p w:rsidR="008F20AB" w:rsidRPr="00C81BAD" w:rsidRDefault="008F20AB" w:rsidP="008F20AB">
      <w:pPr>
        <w:rPr>
          <w:rFonts w:ascii="宋体" w:eastAsia="宋体" w:hAnsi="宋体"/>
        </w:rPr>
      </w:pPr>
      <w:r w:rsidRPr="00C81BAD">
        <w:rPr>
          <w:rFonts w:ascii="宋体" w:eastAsia="宋体" w:hAnsi="宋体"/>
        </w:rPr>
        <w:t xml:space="preserve">                    if (cnt[j]==1) totx+=f[j];</w:t>
      </w:r>
    </w:p>
    <w:p w:rsidR="008F20AB" w:rsidRPr="00C81BAD" w:rsidRDefault="008F20AB" w:rsidP="008F20AB">
      <w:pPr>
        <w:rPr>
          <w:rFonts w:ascii="宋体" w:eastAsia="宋体" w:hAnsi="宋体"/>
        </w:rPr>
      </w:pPr>
      <w:r w:rsidRPr="00C81BAD">
        <w:rPr>
          <w:rFonts w:ascii="宋体" w:eastAsia="宋体" w:hAnsi="宋体"/>
        </w:rPr>
        <w:t xml:space="preserve">                }</w:t>
      </w:r>
    </w:p>
    <w:p w:rsidR="008F20AB" w:rsidRPr="00C81BAD" w:rsidRDefault="008F20AB" w:rsidP="008F20AB">
      <w:pPr>
        <w:rPr>
          <w:rFonts w:ascii="宋体" w:eastAsia="宋体" w:hAnsi="宋体"/>
        </w:rPr>
      </w:pPr>
      <w:r w:rsidRPr="00C81BAD">
        <w:rPr>
          <w:rFonts w:ascii="宋体" w:eastAsia="宋体" w:hAnsi="宋体"/>
        </w:rPr>
        <w:t xml:space="preserve">            }</w:t>
      </w:r>
    </w:p>
    <w:p w:rsidR="008F20AB" w:rsidRPr="00C81BAD" w:rsidRDefault="008F20AB" w:rsidP="008F20AB">
      <w:pPr>
        <w:rPr>
          <w:rFonts w:ascii="宋体" w:eastAsia="宋体" w:hAnsi="宋体"/>
        </w:rPr>
      </w:pPr>
      <w:r w:rsidRPr="00C81BAD">
        <w:rPr>
          <w:rFonts w:ascii="宋体" w:eastAsia="宋体" w:hAnsi="宋体"/>
        </w:rPr>
        <w:t xml:space="preserve">        }</w:t>
      </w:r>
    </w:p>
    <w:p w:rsidR="008F20AB" w:rsidRPr="00C81BAD" w:rsidRDefault="008F20AB" w:rsidP="008F20AB">
      <w:pPr>
        <w:rPr>
          <w:rFonts w:ascii="宋体" w:eastAsia="宋体" w:hAnsi="宋体"/>
        </w:rPr>
      </w:pPr>
      <w:r w:rsidRPr="00C81BAD">
        <w:rPr>
          <w:rFonts w:ascii="宋体" w:eastAsia="宋体" w:hAnsi="宋体"/>
        </w:rPr>
        <w:t xml:space="preserve">        printf("Test case #%d\nTotal explored area: %.2lf\n\n",testcase++,ans);</w:t>
      </w:r>
    </w:p>
    <w:p w:rsidR="008F20AB" w:rsidRPr="00C81BAD" w:rsidRDefault="008F20AB" w:rsidP="008F20AB">
      <w:pPr>
        <w:rPr>
          <w:rFonts w:ascii="宋体" w:eastAsia="宋体" w:hAnsi="宋体"/>
        </w:rPr>
      </w:pPr>
      <w:r w:rsidRPr="00C81BAD">
        <w:rPr>
          <w:rFonts w:ascii="宋体" w:eastAsia="宋体" w:hAnsi="宋体"/>
        </w:rPr>
        <w:t xml:space="preserve">    }</w:t>
      </w:r>
    </w:p>
    <w:p w:rsidR="008F20AB" w:rsidRPr="00C81BAD" w:rsidRDefault="008F20AB" w:rsidP="008F20AB">
      <w:pPr>
        <w:rPr>
          <w:rFonts w:ascii="宋体" w:eastAsia="宋体" w:hAnsi="宋体"/>
        </w:rPr>
      </w:pPr>
      <w:r w:rsidRPr="00C81BAD">
        <w:rPr>
          <w:rFonts w:ascii="宋体" w:eastAsia="宋体" w:hAnsi="宋体"/>
        </w:rPr>
        <w:t xml:space="preserve">    return 0;</w:t>
      </w:r>
    </w:p>
    <w:p w:rsidR="00B11B62" w:rsidRPr="00C81BAD" w:rsidRDefault="008F20AB" w:rsidP="008F20AB">
      <w:pPr>
        <w:rPr>
          <w:rFonts w:ascii="宋体" w:eastAsia="宋体" w:hAnsi="宋体"/>
        </w:rPr>
      </w:pPr>
      <w:r w:rsidRPr="00C81BAD">
        <w:rPr>
          <w:rFonts w:ascii="宋体" w:eastAsia="宋体" w:hAnsi="宋体"/>
        </w:rPr>
        <w:t>}</w:t>
      </w:r>
    </w:p>
    <w:p w:rsidR="00F45B42" w:rsidRPr="00C81BAD" w:rsidRDefault="00993F8C" w:rsidP="00F45B42">
      <w:pPr>
        <w:pStyle w:val="3"/>
        <w:rPr>
          <w:rFonts w:ascii="宋体" w:eastAsia="宋体" w:hAnsi="宋体"/>
          <w:b w:val="0"/>
        </w:rPr>
      </w:pPr>
      <w:bookmarkStart w:id="167" w:name="_Toc523521250"/>
      <w:r w:rsidRPr="00C81BAD">
        <w:rPr>
          <w:rFonts w:ascii="宋体" w:eastAsia="宋体" w:hAnsi="宋体" w:hint="eastAsia"/>
          <w:b w:val="0"/>
        </w:rPr>
        <w:t>√-</w:t>
      </w:r>
      <w:r w:rsidR="00F45B42" w:rsidRPr="00C81BAD">
        <w:rPr>
          <w:rFonts w:ascii="宋体" w:eastAsia="宋体" w:hAnsi="宋体" w:hint="eastAsia"/>
          <w:b w:val="0"/>
        </w:rPr>
        <w:t>HDU-</w:t>
      </w:r>
      <w:r w:rsidR="00F45B42" w:rsidRPr="00C81BAD">
        <w:rPr>
          <w:rFonts w:ascii="宋体" w:eastAsia="宋体" w:hAnsi="宋体"/>
          <w:b w:val="0"/>
        </w:rPr>
        <w:t>5862</w:t>
      </w:r>
      <w:r w:rsidR="00F45B42" w:rsidRPr="00C81BAD">
        <w:rPr>
          <w:rFonts w:ascii="宋体" w:eastAsia="宋体" w:hAnsi="宋体" w:hint="eastAsia"/>
          <w:b w:val="0"/>
        </w:rPr>
        <w:t>-</w:t>
      </w:r>
      <w:r w:rsidR="00F45B42" w:rsidRPr="00C81BAD">
        <w:rPr>
          <w:rFonts w:ascii="宋体" w:eastAsia="宋体" w:hAnsi="宋体"/>
          <w:b w:val="0"/>
        </w:rPr>
        <w:t>2016</w:t>
      </w:r>
      <w:r w:rsidR="00F45B42" w:rsidRPr="00C81BAD">
        <w:rPr>
          <w:rFonts w:ascii="宋体" w:eastAsia="宋体" w:hAnsi="宋体" w:hint="eastAsia"/>
          <w:b w:val="0"/>
        </w:rPr>
        <w:t>多校10-铜牌</w:t>
      </w:r>
      <w:bookmarkEnd w:id="167"/>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√-HDU-</w:instrText>
      </w:r>
      <w:r w:rsidR="00C478A5" w:rsidRPr="00C81BAD">
        <w:rPr>
          <w:rFonts w:ascii="宋体" w:eastAsia="宋体" w:hAnsi="宋体"/>
          <w:b w:val="0"/>
        </w:rPr>
        <w:instrText>5862</w:instrText>
      </w:r>
      <w:r w:rsidR="00C478A5" w:rsidRPr="00C81BAD">
        <w:rPr>
          <w:rFonts w:ascii="宋体" w:eastAsia="宋体" w:hAnsi="宋体" w:hint="eastAsia"/>
          <w:b w:val="0"/>
        </w:rPr>
        <w:instrText>-</w:instrText>
      </w:r>
      <w:r w:rsidR="00C478A5" w:rsidRPr="00C81BAD">
        <w:rPr>
          <w:rFonts w:ascii="宋体" w:eastAsia="宋体" w:hAnsi="宋体"/>
          <w:b w:val="0"/>
        </w:rPr>
        <w:instrText>2016</w:instrText>
      </w:r>
      <w:r w:rsidR="00C478A5" w:rsidRPr="00C81BAD">
        <w:rPr>
          <w:rFonts w:ascii="宋体" w:eastAsia="宋体" w:hAnsi="宋体" w:hint="eastAsia"/>
          <w:b w:val="0"/>
        </w:rPr>
        <w:instrText>多校10-铜牌</w:instrText>
      </w:r>
      <w:r w:rsidR="00C478A5" w:rsidRPr="00C81BAD">
        <w:rPr>
          <w:rFonts w:ascii="宋体" w:eastAsia="宋体" w:hAnsi="宋体"/>
        </w:rPr>
        <w:instrText xml:space="preserve">:5862" \y "HDU:5862" </w:instrText>
      </w:r>
      <w:r w:rsidR="00C478A5" w:rsidRPr="00C81BAD">
        <w:rPr>
          <w:rFonts w:ascii="宋体" w:eastAsia="宋体" w:hAnsi="宋体"/>
          <w:b w:val="0"/>
        </w:rPr>
        <w:fldChar w:fldCharType="end"/>
      </w:r>
    </w:p>
    <w:p w:rsidR="00F45B42" w:rsidRPr="00C81BAD" w:rsidRDefault="00F45B42" w:rsidP="00F45B42">
      <w:pPr>
        <w:rPr>
          <w:rFonts w:ascii="宋体" w:eastAsia="宋体" w:hAnsi="宋体"/>
        </w:rPr>
      </w:pPr>
      <w:r w:rsidRPr="00C81BAD">
        <w:rPr>
          <w:rFonts w:ascii="宋体" w:eastAsia="宋体" w:hAnsi="宋体" w:hint="eastAsia"/>
        </w:rPr>
        <w:t>【题意】</w:t>
      </w:r>
      <w:r w:rsidR="006D0277" w:rsidRPr="00C81BAD">
        <w:rPr>
          <w:rFonts w:ascii="宋体" w:eastAsia="宋体" w:hAnsi="宋体" w:hint="eastAsia"/>
        </w:rPr>
        <w:t>给定n个与坐标轴平行的线段（以端点坐标给出），求解交点个数，n的规模为10^5，坐标的原始规模为-</w:t>
      </w:r>
      <w:r w:rsidR="006D0277" w:rsidRPr="00C81BAD">
        <w:rPr>
          <w:rFonts w:ascii="宋体" w:eastAsia="宋体" w:hAnsi="宋体"/>
        </w:rPr>
        <w:t>10^9-10^9</w:t>
      </w:r>
    </w:p>
    <w:p w:rsidR="00F45B42" w:rsidRPr="00C81BAD" w:rsidRDefault="00F45B42" w:rsidP="00F45B42">
      <w:pPr>
        <w:rPr>
          <w:rFonts w:ascii="宋体" w:eastAsia="宋体" w:hAnsi="宋体"/>
        </w:rPr>
      </w:pPr>
      <w:r w:rsidRPr="00C81BAD">
        <w:rPr>
          <w:rFonts w:ascii="宋体" w:eastAsia="宋体" w:hAnsi="宋体" w:hint="eastAsia"/>
        </w:rPr>
        <w:t>【题解】</w:t>
      </w:r>
      <w:r w:rsidR="006D0277" w:rsidRPr="00C81BAD">
        <w:rPr>
          <w:rFonts w:ascii="宋体" w:eastAsia="宋体" w:hAnsi="宋体" w:hint="eastAsia"/>
        </w:rPr>
        <w:t>首先离散化，使得坐标规模缩小到10^5，接着使用扫描线，</w:t>
      </w:r>
      <w:r w:rsidRPr="00C81BAD">
        <w:rPr>
          <w:rFonts w:ascii="宋体" w:eastAsia="宋体" w:hAnsi="宋体" w:hint="eastAsia"/>
        </w:rPr>
        <w:t>一开始用了错误的算法</w:t>
      </w:r>
      <w:r w:rsidR="006D0277" w:rsidRPr="00C81BAD">
        <w:rPr>
          <w:rFonts w:ascii="宋体" w:eastAsia="宋体" w:hAnsi="宋体" w:hint="eastAsia"/>
        </w:rPr>
        <w:t>，本想以up_num[y]表示在y以上的那些以竖线上端点在y以上的个数，down_num[y]表示竖线下端点在y以下的个数，这样2者相加就是完全在上+</w:t>
      </w:r>
      <w:r w:rsidR="006D0277" w:rsidRPr="00C81BAD">
        <w:rPr>
          <w:rFonts w:ascii="宋体" w:eastAsia="宋体" w:hAnsi="宋体"/>
        </w:rPr>
        <w:t>2</w:t>
      </w:r>
      <w:r w:rsidR="006D0277" w:rsidRPr="00C81BAD">
        <w:rPr>
          <w:rFonts w:ascii="宋体" w:eastAsia="宋体" w:hAnsi="宋体" w:hint="eastAsia"/>
        </w:rPr>
        <w:t>*相交+完全在下，再减去整体的数量，就可以得到相交到的数量，但是这里由于是线段，所以要求的上述数量都是在一个范围的，总体数量还可以用线段树在nlogn级别解决，但是在上和在下就涉及到二维线段树，时间复杂度无法降低。</w:t>
      </w:r>
    </w:p>
    <w:p w:rsidR="006D0277" w:rsidRPr="00C81BAD" w:rsidRDefault="006D0277" w:rsidP="00F45B42">
      <w:pPr>
        <w:rPr>
          <w:rFonts w:ascii="宋体" w:eastAsia="宋体" w:hAnsi="宋体"/>
        </w:rPr>
      </w:pPr>
      <w:r w:rsidRPr="00C81BAD">
        <w:rPr>
          <w:rFonts w:ascii="宋体" w:eastAsia="宋体" w:hAnsi="宋体" w:hint="eastAsia"/>
        </w:rPr>
        <w:t>正确算法是采用扫描线，自上而下扫描，对于同一纵坐标，先处理竖直线上端点，单点更新线段树+</w:t>
      </w:r>
      <w:r w:rsidRPr="00C81BAD">
        <w:rPr>
          <w:rFonts w:ascii="宋体" w:eastAsia="宋体" w:hAnsi="宋体"/>
        </w:rPr>
        <w:t>1</w:t>
      </w:r>
      <w:r w:rsidRPr="00C81BAD">
        <w:rPr>
          <w:rFonts w:ascii="宋体" w:eastAsia="宋体" w:hAnsi="宋体" w:hint="eastAsia"/>
        </w:rPr>
        <w:t>，再处理水平线，区间查询增加ans值，再处理竖直线下端点，单点更新-</w:t>
      </w:r>
      <w:r w:rsidRPr="00C81BAD">
        <w:rPr>
          <w:rFonts w:ascii="宋体" w:eastAsia="宋体" w:hAnsi="宋体"/>
        </w:rPr>
        <w:t>1</w:t>
      </w:r>
      <w:r w:rsidR="00993F8C" w:rsidRPr="00C81BAD">
        <w:rPr>
          <w:rFonts w:ascii="宋体" w:eastAsia="宋体" w:hAnsi="宋体" w:hint="eastAsia"/>
        </w:rPr>
        <w:t>。</w:t>
      </w:r>
    </w:p>
    <w:p w:rsidR="00993F8C" w:rsidRPr="00C81BAD" w:rsidRDefault="00993F8C" w:rsidP="00F45B42">
      <w:pPr>
        <w:rPr>
          <w:rFonts w:ascii="宋体" w:eastAsia="宋体" w:hAnsi="宋体"/>
        </w:rPr>
      </w:pPr>
      <w:r w:rsidRPr="00C81BAD">
        <w:rPr>
          <w:rFonts w:ascii="宋体" w:eastAsia="宋体" w:hAnsi="宋体" w:hint="eastAsia"/>
        </w:rPr>
        <w:t>另外这里线段树可以不用建树，只需维护cnt即可，可以节省一些时间和空间的复杂度。</w:t>
      </w:r>
    </w:p>
    <w:p w:rsidR="00993F8C" w:rsidRPr="00C81BAD" w:rsidRDefault="00993F8C" w:rsidP="00F45B42">
      <w:pPr>
        <w:rPr>
          <w:rFonts w:ascii="宋体" w:eastAsia="宋体" w:hAnsi="宋体"/>
        </w:rPr>
      </w:pPr>
      <w:r w:rsidRPr="00C81BAD">
        <w:rPr>
          <w:rFonts w:ascii="宋体" w:eastAsia="宋体" w:hAnsi="宋体" w:hint="eastAsia"/>
        </w:rPr>
        <w:t>要注意最后的ans是会爆int的，水平线和竖直线各n/2完全相交的情况可以达到n^2/4</w:t>
      </w:r>
      <w:r w:rsidR="00B04FC1" w:rsidRPr="00C81BAD">
        <w:rPr>
          <w:rFonts w:ascii="宋体" w:eastAsia="宋体" w:hAnsi="宋体" w:hint="eastAsia"/>
        </w:rPr>
        <w:t>。</w:t>
      </w:r>
    </w:p>
    <w:p w:rsidR="00B04FC1" w:rsidRPr="00C81BAD" w:rsidRDefault="00B04FC1" w:rsidP="00F45B42">
      <w:pPr>
        <w:rPr>
          <w:rFonts w:ascii="宋体" w:eastAsia="宋体" w:hAnsi="宋体"/>
        </w:rPr>
      </w:pPr>
      <w:r w:rsidRPr="00C81BAD">
        <w:rPr>
          <w:rFonts w:ascii="宋体" w:eastAsia="宋体" w:hAnsi="宋体" w:hint="eastAsia"/>
        </w:rPr>
        <w:t>HDU上提交的时候选用C++编译器会TLE，选用G++编译器可AC</w:t>
      </w:r>
    </w:p>
    <w:p w:rsidR="00F45B42" w:rsidRPr="00C81BAD" w:rsidRDefault="00F45B42" w:rsidP="00F45B42">
      <w:pPr>
        <w:rPr>
          <w:rFonts w:ascii="宋体" w:eastAsia="宋体" w:hAnsi="宋体"/>
        </w:rPr>
      </w:pPr>
      <w:r w:rsidRPr="00C81BAD">
        <w:rPr>
          <w:rFonts w:ascii="宋体" w:eastAsia="宋体" w:hAnsi="宋体" w:hint="eastAsia"/>
        </w:rPr>
        <w:t>【代码】</w:t>
      </w:r>
    </w:p>
    <w:p w:rsidR="006D0277" w:rsidRPr="00C81BAD" w:rsidRDefault="006D0277" w:rsidP="006D0277">
      <w:pPr>
        <w:rPr>
          <w:rFonts w:ascii="宋体" w:eastAsia="宋体" w:hAnsi="宋体"/>
        </w:rPr>
      </w:pPr>
      <w:r w:rsidRPr="00C81BAD">
        <w:rPr>
          <w:rFonts w:ascii="宋体" w:eastAsia="宋体" w:hAnsi="宋体"/>
        </w:rPr>
        <w:t>#include &lt;cstdio&gt;</w:t>
      </w:r>
    </w:p>
    <w:p w:rsidR="006D0277" w:rsidRPr="00C81BAD" w:rsidRDefault="006D0277" w:rsidP="006D0277">
      <w:pPr>
        <w:rPr>
          <w:rFonts w:ascii="宋体" w:eastAsia="宋体" w:hAnsi="宋体"/>
        </w:rPr>
      </w:pPr>
      <w:r w:rsidRPr="00C81BAD">
        <w:rPr>
          <w:rFonts w:ascii="宋体" w:eastAsia="宋体" w:hAnsi="宋体"/>
        </w:rPr>
        <w:t>#include &lt;algorithm&gt;</w:t>
      </w:r>
    </w:p>
    <w:p w:rsidR="006D0277" w:rsidRPr="00C81BAD" w:rsidRDefault="006D0277" w:rsidP="006D0277">
      <w:pPr>
        <w:rPr>
          <w:rFonts w:ascii="宋体" w:eastAsia="宋体" w:hAnsi="宋体"/>
        </w:rPr>
      </w:pPr>
      <w:r w:rsidRPr="00C81BAD">
        <w:rPr>
          <w:rFonts w:ascii="宋体" w:eastAsia="宋体" w:hAnsi="宋体"/>
        </w:rPr>
        <w:t>#include &lt;iostream&gt;</w:t>
      </w:r>
    </w:p>
    <w:p w:rsidR="006D0277" w:rsidRPr="00C81BAD" w:rsidRDefault="006D0277" w:rsidP="006D0277">
      <w:pPr>
        <w:rPr>
          <w:rFonts w:ascii="宋体" w:eastAsia="宋体" w:hAnsi="宋体"/>
        </w:rPr>
      </w:pPr>
      <w:r w:rsidRPr="00C81BAD">
        <w:rPr>
          <w:rFonts w:ascii="宋体" w:eastAsia="宋体" w:hAnsi="宋体"/>
        </w:rPr>
        <w:t>#include &lt;cstring&gt;</w:t>
      </w:r>
    </w:p>
    <w:p w:rsidR="006D0277" w:rsidRPr="00C81BAD" w:rsidRDefault="006D0277" w:rsidP="006D0277">
      <w:pPr>
        <w:rPr>
          <w:rFonts w:ascii="宋体" w:eastAsia="宋体" w:hAnsi="宋体"/>
        </w:rPr>
      </w:pPr>
      <w:r w:rsidRPr="00C81BAD">
        <w:rPr>
          <w:rFonts w:ascii="宋体" w:eastAsia="宋体" w:hAnsi="宋体"/>
        </w:rPr>
        <w:t>#define MAXN 100010</w:t>
      </w:r>
    </w:p>
    <w:p w:rsidR="006D0277" w:rsidRPr="00C81BAD" w:rsidRDefault="006D0277" w:rsidP="006D0277">
      <w:pPr>
        <w:rPr>
          <w:rFonts w:ascii="宋体" w:eastAsia="宋体" w:hAnsi="宋体"/>
        </w:rPr>
      </w:pPr>
      <w:r w:rsidRPr="00C81BAD">
        <w:rPr>
          <w:rFonts w:ascii="宋体" w:eastAsia="宋体" w:hAnsi="宋体"/>
        </w:rPr>
        <w:t>#define ll long long//会爆int,可能的最大值是n^2/4</w:t>
      </w:r>
    </w:p>
    <w:p w:rsidR="006D0277" w:rsidRPr="00C81BAD" w:rsidRDefault="006D0277" w:rsidP="006D0277">
      <w:pPr>
        <w:rPr>
          <w:rFonts w:ascii="宋体" w:eastAsia="宋体" w:hAnsi="宋体"/>
        </w:rPr>
      </w:pPr>
      <w:r w:rsidRPr="00C81BAD">
        <w:rPr>
          <w:rFonts w:ascii="宋体" w:eastAsia="宋体" w:hAnsi="宋体"/>
        </w:rPr>
        <w:t>#define VERTICAL_UP 1</w:t>
      </w:r>
    </w:p>
    <w:p w:rsidR="006D0277" w:rsidRPr="00C81BAD" w:rsidRDefault="006D0277" w:rsidP="006D0277">
      <w:pPr>
        <w:rPr>
          <w:rFonts w:ascii="宋体" w:eastAsia="宋体" w:hAnsi="宋体"/>
        </w:rPr>
      </w:pPr>
      <w:r w:rsidRPr="00C81BAD">
        <w:rPr>
          <w:rFonts w:ascii="宋体" w:eastAsia="宋体" w:hAnsi="宋体"/>
        </w:rPr>
        <w:lastRenderedPageBreak/>
        <w:t>#define HORIZONTAL 2</w:t>
      </w:r>
    </w:p>
    <w:p w:rsidR="006D0277" w:rsidRPr="00C81BAD" w:rsidRDefault="006D0277" w:rsidP="006D0277">
      <w:pPr>
        <w:rPr>
          <w:rFonts w:ascii="宋体" w:eastAsia="宋体" w:hAnsi="宋体"/>
        </w:rPr>
      </w:pPr>
      <w:r w:rsidRPr="00C81BAD">
        <w:rPr>
          <w:rFonts w:ascii="宋体" w:eastAsia="宋体" w:hAnsi="宋体"/>
        </w:rPr>
        <w:t>#define VERTICAL_DOWN 3</w:t>
      </w:r>
    </w:p>
    <w:p w:rsidR="006D0277" w:rsidRPr="00C81BAD" w:rsidRDefault="006D0277" w:rsidP="006D0277">
      <w:pPr>
        <w:rPr>
          <w:rFonts w:ascii="宋体" w:eastAsia="宋体" w:hAnsi="宋体"/>
        </w:rPr>
      </w:pPr>
    </w:p>
    <w:p w:rsidR="006D0277" w:rsidRPr="00C81BAD" w:rsidRDefault="006D0277" w:rsidP="006D0277">
      <w:pPr>
        <w:rPr>
          <w:rFonts w:ascii="宋体" w:eastAsia="宋体" w:hAnsi="宋体"/>
        </w:rPr>
      </w:pPr>
      <w:r w:rsidRPr="00C81BAD">
        <w:rPr>
          <w:rFonts w:ascii="宋体" w:eastAsia="宋体" w:hAnsi="宋体"/>
        </w:rPr>
        <w:t>using namespace std;</w:t>
      </w:r>
    </w:p>
    <w:p w:rsidR="006D0277" w:rsidRPr="00C81BAD" w:rsidRDefault="006D0277" w:rsidP="006D0277">
      <w:pPr>
        <w:rPr>
          <w:rFonts w:ascii="宋体" w:eastAsia="宋体" w:hAnsi="宋体"/>
        </w:rPr>
      </w:pPr>
    </w:p>
    <w:p w:rsidR="006D0277" w:rsidRPr="00C81BAD" w:rsidRDefault="006D0277" w:rsidP="006D0277">
      <w:pPr>
        <w:rPr>
          <w:rFonts w:ascii="宋体" w:eastAsia="宋体" w:hAnsi="宋体"/>
        </w:rPr>
      </w:pPr>
      <w:r w:rsidRPr="00C81BAD">
        <w:rPr>
          <w:rFonts w:ascii="宋体" w:eastAsia="宋体" w:hAnsi="宋体"/>
        </w:rPr>
        <w:t>/*</w:t>
      </w:r>
    </w:p>
    <w:p w:rsidR="006D0277" w:rsidRPr="00C81BAD" w:rsidRDefault="006D0277" w:rsidP="006D0277">
      <w:pPr>
        <w:rPr>
          <w:rFonts w:ascii="宋体" w:eastAsia="宋体" w:hAnsi="宋体"/>
        </w:rPr>
      </w:pPr>
      <w:r w:rsidRPr="00C81BAD">
        <w:rPr>
          <w:rFonts w:ascii="宋体" w:eastAsia="宋体" w:hAnsi="宋体"/>
        </w:rPr>
        <w:t>vertex从1开始标号，奇数代表左（上）端点，偶数是右（下）端点</w:t>
      </w:r>
    </w:p>
    <w:p w:rsidR="006D0277" w:rsidRPr="00C81BAD" w:rsidRDefault="006D0277" w:rsidP="006D0277">
      <w:pPr>
        <w:rPr>
          <w:rFonts w:ascii="宋体" w:eastAsia="宋体" w:hAnsi="宋体"/>
        </w:rPr>
      </w:pPr>
      <w:r w:rsidRPr="00C81BAD">
        <w:rPr>
          <w:rFonts w:ascii="宋体" w:eastAsia="宋体" w:hAnsi="宋体" w:hint="eastAsia"/>
        </w:rPr>
        <w:t>按照</w:t>
      </w:r>
      <w:r w:rsidRPr="00C81BAD">
        <w:rPr>
          <w:rFonts w:ascii="宋体" w:eastAsia="宋体" w:hAnsi="宋体"/>
        </w:rPr>
        <w:t>id排序的话,1..2*hori_num都是水平线的端点,2*hori_num+1..2*n都是竖直线的端点,n-hori_num=verti_num</w:t>
      </w:r>
    </w:p>
    <w:p w:rsidR="006D0277" w:rsidRPr="00C81BAD" w:rsidRDefault="006D0277" w:rsidP="006D0277">
      <w:pPr>
        <w:rPr>
          <w:rFonts w:ascii="宋体" w:eastAsia="宋体" w:hAnsi="宋体"/>
        </w:rPr>
      </w:pPr>
      <w:r w:rsidRPr="00C81BAD">
        <w:rPr>
          <w:rFonts w:ascii="宋体" w:eastAsia="宋体" w:hAnsi="宋体"/>
        </w:rPr>
        <w:t>*/</w:t>
      </w:r>
    </w:p>
    <w:p w:rsidR="006D0277" w:rsidRPr="00C81BAD" w:rsidRDefault="006D0277" w:rsidP="006D0277">
      <w:pPr>
        <w:rPr>
          <w:rFonts w:ascii="宋体" w:eastAsia="宋体" w:hAnsi="宋体"/>
        </w:rPr>
      </w:pPr>
      <w:r w:rsidRPr="00C81BAD">
        <w:rPr>
          <w:rFonts w:ascii="宋体" w:eastAsia="宋体" w:hAnsi="宋体"/>
        </w:rPr>
        <w:t>struct node{</w:t>
      </w:r>
    </w:p>
    <w:p w:rsidR="006D0277" w:rsidRPr="00C81BAD" w:rsidRDefault="006D0277" w:rsidP="006D0277">
      <w:pPr>
        <w:rPr>
          <w:rFonts w:ascii="宋体" w:eastAsia="宋体" w:hAnsi="宋体"/>
        </w:rPr>
      </w:pPr>
      <w:r w:rsidRPr="00C81BAD">
        <w:rPr>
          <w:rFonts w:ascii="宋体" w:eastAsia="宋体" w:hAnsi="宋体"/>
        </w:rPr>
        <w:t xml:space="preserve">    int id,x,y,type;</w:t>
      </w:r>
    </w:p>
    <w:p w:rsidR="006D0277" w:rsidRPr="00C81BAD" w:rsidRDefault="006D0277" w:rsidP="006D0277">
      <w:pPr>
        <w:rPr>
          <w:rFonts w:ascii="宋体" w:eastAsia="宋体" w:hAnsi="宋体"/>
        </w:rPr>
      </w:pPr>
      <w:r w:rsidRPr="00C81BAD">
        <w:rPr>
          <w:rFonts w:ascii="宋体" w:eastAsia="宋体" w:hAnsi="宋体"/>
        </w:rPr>
        <w:t>}vertex[MAXN&lt;&lt;2];</w:t>
      </w:r>
    </w:p>
    <w:p w:rsidR="006D0277" w:rsidRPr="00C81BAD" w:rsidRDefault="006D0277" w:rsidP="006D0277">
      <w:pPr>
        <w:rPr>
          <w:rFonts w:ascii="宋体" w:eastAsia="宋体" w:hAnsi="宋体"/>
        </w:rPr>
      </w:pPr>
      <w:r w:rsidRPr="00C81BAD">
        <w:rPr>
          <w:rFonts w:ascii="宋体" w:eastAsia="宋体" w:hAnsi="宋体"/>
        </w:rPr>
        <w:t>bool cmp_id(node x,node y){return x.id&lt;y.id;}</w:t>
      </w:r>
    </w:p>
    <w:p w:rsidR="006D0277" w:rsidRPr="00C81BAD" w:rsidRDefault="006D0277" w:rsidP="006D0277">
      <w:pPr>
        <w:rPr>
          <w:rFonts w:ascii="宋体" w:eastAsia="宋体" w:hAnsi="宋体"/>
        </w:rPr>
      </w:pPr>
      <w:r w:rsidRPr="00C81BAD">
        <w:rPr>
          <w:rFonts w:ascii="宋体" w:eastAsia="宋体" w:hAnsi="宋体"/>
        </w:rPr>
        <w:t>bool cmp_x(node x,node y){return x.x&lt;y.x;}</w:t>
      </w:r>
    </w:p>
    <w:p w:rsidR="006D0277" w:rsidRPr="00C81BAD" w:rsidRDefault="006D0277" w:rsidP="006D0277">
      <w:pPr>
        <w:rPr>
          <w:rFonts w:ascii="宋体" w:eastAsia="宋体" w:hAnsi="宋体"/>
        </w:rPr>
      </w:pPr>
      <w:r w:rsidRPr="00C81BAD">
        <w:rPr>
          <w:rFonts w:ascii="宋体" w:eastAsia="宋体" w:hAnsi="宋体"/>
        </w:rPr>
        <w:t>bool cmp_y(node x,node y){return x.y&lt;y.y;}</w:t>
      </w:r>
    </w:p>
    <w:p w:rsidR="006D0277" w:rsidRPr="00C81BAD" w:rsidRDefault="006D0277" w:rsidP="006D0277">
      <w:pPr>
        <w:rPr>
          <w:rFonts w:ascii="宋体" w:eastAsia="宋体" w:hAnsi="宋体"/>
        </w:rPr>
      </w:pPr>
      <w:r w:rsidRPr="00C81BAD">
        <w:rPr>
          <w:rFonts w:ascii="宋体" w:eastAsia="宋体" w:hAnsi="宋体"/>
        </w:rPr>
        <w:t>bool cmp(node x,node y){</w:t>
      </w:r>
    </w:p>
    <w:p w:rsidR="006D0277" w:rsidRPr="00C81BAD" w:rsidRDefault="006D0277" w:rsidP="006D0277">
      <w:pPr>
        <w:rPr>
          <w:rFonts w:ascii="宋体" w:eastAsia="宋体" w:hAnsi="宋体"/>
        </w:rPr>
      </w:pPr>
      <w:r w:rsidRPr="00C81BAD">
        <w:rPr>
          <w:rFonts w:ascii="宋体" w:eastAsia="宋体" w:hAnsi="宋体"/>
        </w:rPr>
        <w:t xml:space="preserve">    if (x.y==y.y){</w:t>
      </w:r>
    </w:p>
    <w:p w:rsidR="006D0277" w:rsidRPr="00C81BAD" w:rsidRDefault="006D0277" w:rsidP="006D0277">
      <w:pPr>
        <w:rPr>
          <w:rFonts w:ascii="宋体" w:eastAsia="宋体" w:hAnsi="宋体"/>
        </w:rPr>
      </w:pPr>
      <w:r w:rsidRPr="00C81BAD">
        <w:rPr>
          <w:rFonts w:ascii="宋体" w:eastAsia="宋体" w:hAnsi="宋体"/>
        </w:rPr>
        <w:t xml:space="preserve">        if(x.type==y.type) return x.id&lt;y.id;</w:t>
      </w:r>
    </w:p>
    <w:p w:rsidR="006D0277" w:rsidRPr="00C81BAD" w:rsidRDefault="006D0277" w:rsidP="006D0277">
      <w:pPr>
        <w:rPr>
          <w:rFonts w:ascii="宋体" w:eastAsia="宋体" w:hAnsi="宋体"/>
        </w:rPr>
      </w:pPr>
      <w:r w:rsidRPr="00C81BAD">
        <w:rPr>
          <w:rFonts w:ascii="宋体" w:eastAsia="宋体" w:hAnsi="宋体"/>
        </w:rPr>
        <w:t xml:space="preserve">        return x.type&lt;y.type;</w:t>
      </w:r>
    </w:p>
    <w:p w:rsidR="006D0277" w:rsidRPr="00C81BAD" w:rsidRDefault="006D0277" w:rsidP="006D0277">
      <w:pPr>
        <w:rPr>
          <w:rFonts w:ascii="宋体" w:eastAsia="宋体" w:hAnsi="宋体"/>
        </w:rPr>
      </w:pPr>
      <w:r w:rsidRPr="00C81BAD">
        <w:rPr>
          <w:rFonts w:ascii="宋体" w:eastAsia="宋体" w:hAnsi="宋体"/>
        </w:rPr>
        <w:t xml:space="preserve">    }</w:t>
      </w:r>
    </w:p>
    <w:p w:rsidR="006D0277" w:rsidRPr="00C81BAD" w:rsidRDefault="006D0277" w:rsidP="006D0277">
      <w:pPr>
        <w:rPr>
          <w:rFonts w:ascii="宋体" w:eastAsia="宋体" w:hAnsi="宋体"/>
        </w:rPr>
      </w:pPr>
      <w:r w:rsidRPr="00C81BAD">
        <w:rPr>
          <w:rFonts w:ascii="宋体" w:eastAsia="宋体" w:hAnsi="宋体"/>
        </w:rPr>
        <w:t xml:space="preserve">    return x.y&gt;y.y;</w:t>
      </w:r>
    </w:p>
    <w:p w:rsidR="006D0277" w:rsidRPr="00C81BAD" w:rsidRDefault="006D0277" w:rsidP="006D0277">
      <w:pPr>
        <w:rPr>
          <w:rFonts w:ascii="宋体" w:eastAsia="宋体" w:hAnsi="宋体"/>
        </w:rPr>
      </w:pPr>
      <w:r w:rsidRPr="00C81BAD">
        <w:rPr>
          <w:rFonts w:ascii="宋体" w:eastAsia="宋体" w:hAnsi="宋体"/>
        </w:rPr>
        <w:t>}</w:t>
      </w:r>
    </w:p>
    <w:p w:rsidR="006D0277" w:rsidRPr="00C81BAD" w:rsidRDefault="006D0277" w:rsidP="006D0277">
      <w:pPr>
        <w:rPr>
          <w:rFonts w:ascii="宋体" w:eastAsia="宋体" w:hAnsi="宋体"/>
        </w:rPr>
      </w:pPr>
    </w:p>
    <w:p w:rsidR="006D0277" w:rsidRPr="00C81BAD" w:rsidRDefault="006D0277" w:rsidP="006D0277">
      <w:pPr>
        <w:rPr>
          <w:rFonts w:ascii="宋体" w:eastAsia="宋体" w:hAnsi="宋体"/>
        </w:rPr>
      </w:pPr>
      <w:r w:rsidRPr="00C81BAD">
        <w:rPr>
          <w:rFonts w:ascii="宋体" w:eastAsia="宋体" w:hAnsi="宋体"/>
        </w:rPr>
        <w:t>int cnt[MAXN&lt;&lt;4];</w:t>
      </w:r>
    </w:p>
    <w:p w:rsidR="006D0277" w:rsidRPr="00C81BAD" w:rsidRDefault="006D0277" w:rsidP="006D0277">
      <w:pPr>
        <w:rPr>
          <w:rFonts w:ascii="宋体" w:eastAsia="宋体" w:hAnsi="宋体"/>
        </w:rPr>
      </w:pPr>
      <w:r w:rsidRPr="00C81BAD">
        <w:rPr>
          <w:rFonts w:ascii="宋体" w:eastAsia="宋体" w:hAnsi="宋体"/>
        </w:rPr>
        <w:t>void update(int id,int l,int r,int num,int flag){</w:t>
      </w:r>
    </w:p>
    <w:p w:rsidR="006D0277" w:rsidRPr="00C81BAD" w:rsidRDefault="006D0277" w:rsidP="006D0277">
      <w:pPr>
        <w:rPr>
          <w:rFonts w:ascii="宋体" w:eastAsia="宋体" w:hAnsi="宋体"/>
        </w:rPr>
      </w:pPr>
      <w:r w:rsidRPr="00C81BAD">
        <w:rPr>
          <w:rFonts w:ascii="宋体" w:eastAsia="宋体" w:hAnsi="宋体"/>
        </w:rPr>
        <w:t xml:space="preserve">    if(l==r&amp;&amp;l==num){cnt[id]+=flag;return;}</w:t>
      </w:r>
    </w:p>
    <w:p w:rsidR="006D0277" w:rsidRPr="00C81BAD" w:rsidRDefault="006D0277" w:rsidP="006D0277">
      <w:pPr>
        <w:rPr>
          <w:rFonts w:ascii="宋体" w:eastAsia="宋体" w:hAnsi="宋体"/>
        </w:rPr>
      </w:pPr>
      <w:r w:rsidRPr="00C81BAD">
        <w:rPr>
          <w:rFonts w:ascii="宋体" w:eastAsia="宋体" w:hAnsi="宋体"/>
        </w:rPr>
        <w:t xml:space="preserve">    int mid=(l+r)&gt;&gt;1;</w:t>
      </w:r>
    </w:p>
    <w:p w:rsidR="006D0277" w:rsidRPr="00C81BAD" w:rsidRDefault="006D0277" w:rsidP="006D0277">
      <w:pPr>
        <w:rPr>
          <w:rFonts w:ascii="宋体" w:eastAsia="宋体" w:hAnsi="宋体"/>
        </w:rPr>
      </w:pPr>
      <w:r w:rsidRPr="00C81BAD">
        <w:rPr>
          <w:rFonts w:ascii="宋体" w:eastAsia="宋体" w:hAnsi="宋体"/>
        </w:rPr>
        <w:t xml:space="preserve">    if(num&lt;=mid) update(id&lt;&lt;1,l,mid,num,flag);else update(id&lt;&lt;1|1,mid+1,r,num,flag);</w:t>
      </w:r>
    </w:p>
    <w:p w:rsidR="006D0277" w:rsidRPr="00C81BAD" w:rsidRDefault="006D0277" w:rsidP="006D0277">
      <w:pPr>
        <w:rPr>
          <w:rFonts w:ascii="宋体" w:eastAsia="宋体" w:hAnsi="宋体"/>
        </w:rPr>
      </w:pPr>
      <w:r w:rsidRPr="00C81BAD">
        <w:rPr>
          <w:rFonts w:ascii="宋体" w:eastAsia="宋体" w:hAnsi="宋体"/>
        </w:rPr>
        <w:t xml:space="preserve">    cnt[id]=cnt[id&lt;&lt;1]+cnt[id&lt;&lt;1|1];</w:t>
      </w:r>
    </w:p>
    <w:p w:rsidR="006D0277" w:rsidRPr="00C81BAD" w:rsidRDefault="006D0277" w:rsidP="006D0277">
      <w:pPr>
        <w:rPr>
          <w:rFonts w:ascii="宋体" w:eastAsia="宋体" w:hAnsi="宋体"/>
        </w:rPr>
      </w:pPr>
      <w:r w:rsidRPr="00C81BAD">
        <w:rPr>
          <w:rFonts w:ascii="宋体" w:eastAsia="宋体" w:hAnsi="宋体"/>
        </w:rPr>
        <w:t xml:space="preserve">    return;</w:t>
      </w:r>
    </w:p>
    <w:p w:rsidR="006D0277" w:rsidRPr="00C81BAD" w:rsidRDefault="006D0277" w:rsidP="006D0277">
      <w:pPr>
        <w:rPr>
          <w:rFonts w:ascii="宋体" w:eastAsia="宋体" w:hAnsi="宋体"/>
        </w:rPr>
      </w:pPr>
      <w:r w:rsidRPr="00C81BAD">
        <w:rPr>
          <w:rFonts w:ascii="宋体" w:eastAsia="宋体" w:hAnsi="宋体"/>
        </w:rPr>
        <w:t>}</w:t>
      </w:r>
    </w:p>
    <w:p w:rsidR="006D0277" w:rsidRPr="00C81BAD" w:rsidRDefault="006D0277" w:rsidP="006D0277">
      <w:pPr>
        <w:rPr>
          <w:rFonts w:ascii="宋体" w:eastAsia="宋体" w:hAnsi="宋体"/>
        </w:rPr>
      </w:pPr>
      <w:r w:rsidRPr="00C81BAD">
        <w:rPr>
          <w:rFonts w:ascii="宋体" w:eastAsia="宋体" w:hAnsi="宋体"/>
        </w:rPr>
        <w:t>int query(int id,int l,int r,int ql,int qr){</w:t>
      </w:r>
    </w:p>
    <w:p w:rsidR="006D0277" w:rsidRPr="00C81BAD" w:rsidRDefault="006D0277" w:rsidP="006D0277">
      <w:pPr>
        <w:rPr>
          <w:rFonts w:ascii="宋体" w:eastAsia="宋体" w:hAnsi="宋体"/>
        </w:rPr>
      </w:pPr>
      <w:r w:rsidRPr="00C81BAD">
        <w:rPr>
          <w:rFonts w:ascii="宋体" w:eastAsia="宋体" w:hAnsi="宋体"/>
        </w:rPr>
        <w:t xml:space="preserve">    if(l==ql&amp;&amp;r==qr) return cnt[id];</w:t>
      </w:r>
    </w:p>
    <w:p w:rsidR="006D0277" w:rsidRPr="00C81BAD" w:rsidRDefault="006D0277" w:rsidP="006D0277">
      <w:pPr>
        <w:rPr>
          <w:rFonts w:ascii="宋体" w:eastAsia="宋体" w:hAnsi="宋体"/>
        </w:rPr>
      </w:pPr>
      <w:r w:rsidRPr="00C81BAD">
        <w:rPr>
          <w:rFonts w:ascii="宋体" w:eastAsia="宋体" w:hAnsi="宋体"/>
        </w:rPr>
        <w:t xml:space="preserve">    int mid=(l+r)&gt;&gt;1;</w:t>
      </w:r>
    </w:p>
    <w:p w:rsidR="006D0277" w:rsidRPr="00C81BAD" w:rsidRDefault="006D0277" w:rsidP="006D0277">
      <w:pPr>
        <w:rPr>
          <w:rFonts w:ascii="宋体" w:eastAsia="宋体" w:hAnsi="宋体"/>
        </w:rPr>
      </w:pPr>
      <w:r w:rsidRPr="00C81BAD">
        <w:rPr>
          <w:rFonts w:ascii="宋体" w:eastAsia="宋体" w:hAnsi="宋体"/>
        </w:rPr>
        <w:t xml:space="preserve">    if(qr&lt;=mid) return query(id&lt;&lt;1,l,mid,ql,qr);</w:t>
      </w:r>
    </w:p>
    <w:p w:rsidR="006D0277" w:rsidRPr="00C81BAD" w:rsidRDefault="006D0277" w:rsidP="006D0277">
      <w:pPr>
        <w:rPr>
          <w:rFonts w:ascii="宋体" w:eastAsia="宋体" w:hAnsi="宋体"/>
        </w:rPr>
      </w:pPr>
      <w:r w:rsidRPr="00C81BAD">
        <w:rPr>
          <w:rFonts w:ascii="宋体" w:eastAsia="宋体" w:hAnsi="宋体"/>
        </w:rPr>
        <w:t xml:space="preserve">    else if (ql&gt;=mid+1)return query(id&lt;&lt;1|1,mid+1,r,ql,qr);</w:t>
      </w:r>
    </w:p>
    <w:p w:rsidR="006D0277" w:rsidRPr="00C81BAD" w:rsidRDefault="006D0277" w:rsidP="006D0277">
      <w:pPr>
        <w:rPr>
          <w:rFonts w:ascii="宋体" w:eastAsia="宋体" w:hAnsi="宋体"/>
        </w:rPr>
      </w:pPr>
      <w:r w:rsidRPr="00C81BAD">
        <w:rPr>
          <w:rFonts w:ascii="宋体" w:eastAsia="宋体" w:hAnsi="宋体"/>
        </w:rPr>
        <w:t xml:space="preserve">    else return query(id&lt;&lt;1,l,mid,ql,mid)+query(id&lt;&lt;1|1,mid+1,r,mid+1,qr);</w:t>
      </w:r>
    </w:p>
    <w:p w:rsidR="006D0277" w:rsidRPr="00C81BAD" w:rsidRDefault="006D0277" w:rsidP="006D0277">
      <w:pPr>
        <w:rPr>
          <w:rFonts w:ascii="宋体" w:eastAsia="宋体" w:hAnsi="宋体"/>
        </w:rPr>
      </w:pPr>
      <w:r w:rsidRPr="00C81BAD">
        <w:rPr>
          <w:rFonts w:ascii="宋体" w:eastAsia="宋体" w:hAnsi="宋体"/>
        </w:rPr>
        <w:t>}</w:t>
      </w:r>
    </w:p>
    <w:p w:rsidR="006D0277" w:rsidRPr="00C81BAD" w:rsidRDefault="006D0277" w:rsidP="006D0277">
      <w:pPr>
        <w:rPr>
          <w:rFonts w:ascii="宋体" w:eastAsia="宋体" w:hAnsi="宋体"/>
        </w:rPr>
      </w:pPr>
    </w:p>
    <w:p w:rsidR="006D0277" w:rsidRPr="00C81BAD" w:rsidRDefault="006D0277" w:rsidP="006D0277">
      <w:pPr>
        <w:rPr>
          <w:rFonts w:ascii="宋体" w:eastAsia="宋体" w:hAnsi="宋体"/>
        </w:rPr>
      </w:pPr>
      <w:r w:rsidRPr="00C81BAD">
        <w:rPr>
          <w:rFonts w:ascii="宋体" w:eastAsia="宋体" w:hAnsi="宋体"/>
        </w:rPr>
        <w:t>int main()</w:t>
      </w:r>
    </w:p>
    <w:p w:rsidR="006D0277" w:rsidRPr="00C81BAD" w:rsidRDefault="006D0277" w:rsidP="006D0277">
      <w:pPr>
        <w:rPr>
          <w:rFonts w:ascii="宋体" w:eastAsia="宋体" w:hAnsi="宋体"/>
        </w:rPr>
      </w:pPr>
      <w:r w:rsidRPr="00C81BAD">
        <w:rPr>
          <w:rFonts w:ascii="宋体" w:eastAsia="宋体" w:hAnsi="宋体"/>
        </w:rPr>
        <w:t>{</w:t>
      </w:r>
    </w:p>
    <w:p w:rsidR="006D0277" w:rsidRPr="00C81BAD" w:rsidRDefault="006D0277" w:rsidP="006D0277">
      <w:pPr>
        <w:rPr>
          <w:rFonts w:ascii="宋体" w:eastAsia="宋体" w:hAnsi="宋体"/>
        </w:rPr>
      </w:pPr>
      <w:r w:rsidRPr="00C81BAD">
        <w:rPr>
          <w:rFonts w:ascii="宋体" w:eastAsia="宋体" w:hAnsi="宋体"/>
        </w:rPr>
        <w:t xml:space="preserve">    int t;</w:t>
      </w:r>
    </w:p>
    <w:p w:rsidR="006D0277" w:rsidRPr="00C81BAD" w:rsidRDefault="006D0277" w:rsidP="006D0277">
      <w:pPr>
        <w:rPr>
          <w:rFonts w:ascii="宋体" w:eastAsia="宋体" w:hAnsi="宋体"/>
        </w:rPr>
      </w:pPr>
      <w:r w:rsidRPr="00C81BAD">
        <w:rPr>
          <w:rFonts w:ascii="宋体" w:eastAsia="宋体" w:hAnsi="宋体"/>
        </w:rPr>
        <w:lastRenderedPageBreak/>
        <w:t xml:space="preserve">    scanf("%d",&amp;t);</w:t>
      </w:r>
    </w:p>
    <w:p w:rsidR="006D0277" w:rsidRPr="00C81BAD" w:rsidRDefault="006D0277" w:rsidP="006D0277">
      <w:pPr>
        <w:rPr>
          <w:rFonts w:ascii="宋体" w:eastAsia="宋体" w:hAnsi="宋体"/>
        </w:rPr>
      </w:pPr>
      <w:r w:rsidRPr="00C81BAD">
        <w:rPr>
          <w:rFonts w:ascii="宋体" w:eastAsia="宋体" w:hAnsi="宋体"/>
        </w:rPr>
        <w:t xml:space="preserve">    while(t--){</w:t>
      </w:r>
    </w:p>
    <w:p w:rsidR="006D0277" w:rsidRPr="00C81BAD" w:rsidRDefault="006D0277" w:rsidP="006D0277">
      <w:pPr>
        <w:rPr>
          <w:rFonts w:ascii="宋体" w:eastAsia="宋体" w:hAnsi="宋体"/>
        </w:rPr>
      </w:pPr>
      <w:r w:rsidRPr="00C81BAD">
        <w:rPr>
          <w:rFonts w:ascii="宋体" w:eastAsia="宋体" w:hAnsi="宋体"/>
        </w:rPr>
        <w:t xml:space="preserve">        int n,verti_num=0,hori_num=0;</w:t>
      </w:r>
    </w:p>
    <w:p w:rsidR="006D0277" w:rsidRPr="00C81BAD" w:rsidRDefault="006D0277" w:rsidP="006D0277">
      <w:pPr>
        <w:rPr>
          <w:rFonts w:ascii="宋体" w:eastAsia="宋体" w:hAnsi="宋体"/>
        </w:rPr>
      </w:pPr>
      <w:r w:rsidRPr="00C81BAD">
        <w:rPr>
          <w:rFonts w:ascii="宋体" w:eastAsia="宋体" w:hAnsi="宋体"/>
        </w:rPr>
        <w:t xml:space="preserve">        scanf("%d",&amp;n);</w:t>
      </w:r>
    </w:p>
    <w:p w:rsidR="006D0277" w:rsidRPr="00C81BAD" w:rsidRDefault="006D0277" w:rsidP="006D0277">
      <w:pPr>
        <w:rPr>
          <w:rFonts w:ascii="宋体" w:eastAsia="宋体" w:hAnsi="宋体"/>
        </w:rPr>
      </w:pPr>
      <w:r w:rsidRPr="00C81BAD">
        <w:rPr>
          <w:rFonts w:ascii="宋体" w:eastAsia="宋体" w:hAnsi="宋体"/>
        </w:rPr>
        <w:t xml:space="preserve">        for (int i=1;i&lt;=n;i++){</w:t>
      </w:r>
    </w:p>
    <w:p w:rsidR="006D0277" w:rsidRPr="00C81BAD" w:rsidRDefault="006D0277" w:rsidP="006D0277">
      <w:pPr>
        <w:rPr>
          <w:rFonts w:ascii="宋体" w:eastAsia="宋体" w:hAnsi="宋体"/>
        </w:rPr>
      </w:pPr>
      <w:r w:rsidRPr="00C81BAD">
        <w:rPr>
          <w:rFonts w:ascii="宋体" w:eastAsia="宋体" w:hAnsi="宋体"/>
        </w:rPr>
        <w:t xml:space="preserve">            int x1,y1,x2,y2;</w:t>
      </w:r>
    </w:p>
    <w:p w:rsidR="006D0277" w:rsidRPr="00C81BAD" w:rsidRDefault="006D0277" w:rsidP="006D0277">
      <w:pPr>
        <w:rPr>
          <w:rFonts w:ascii="宋体" w:eastAsia="宋体" w:hAnsi="宋体"/>
        </w:rPr>
      </w:pPr>
      <w:r w:rsidRPr="00C81BAD">
        <w:rPr>
          <w:rFonts w:ascii="宋体" w:eastAsia="宋体" w:hAnsi="宋体"/>
        </w:rPr>
        <w:t xml:space="preserve">            scanf("%d%d%d%d",&amp;x1,&amp;y1,&amp;x2,&amp;y2);</w:t>
      </w:r>
    </w:p>
    <w:p w:rsidR="006D0277" w:rsidRPr="00C81BAD" w:rsidRDefault="006D0277" w:rsidP="006D0277">
      <w:pPr>
        <w:rPr>
          <w:rFonts w:ascii="宋体" w:eastAsia="宋体" w:hAnsi="宋体"/>
        </w:rPr>
      </w:pPr>
      <w:r w:rsidRPr="00C81BAD">
        <w:rPr>
          <w:rFonts w:ascii="宋体" w:eastAsia="宋体" w:hAnsi="宋体"/>
        </w:rPr>
        <w:t xml:space="preserve">            if(x1==x2){//竖直线从后往前存</w:t>
      </w:r>
    </w:p>
    <w:p w:rsidR="006D0277" w:rsidRPr="00C81BAD" w:rsidRDefault="006D0277" w:rsidP="006D0277">
      <w:pPr>
        <w:rPr>
          <w:rFonts w:ascii="宋体" w:eastAsia="宋体" w:hAnsi="宋体"/>
        </w:rPr>
      </w:pPr>
      <w:r w:rsidRPr="00C81BAD">
        <w:rPr>
          <w:rFonts w:ascii="宋体" w:eastAsia="宋体" w:hAnsi="宋体"/>
        </w:rPr>
        <w:t xml:space="preserve">                if(y1&lt;y2) swap(y1,y2);//确保奇数点是上端点</w:t>
      </w:r>
    </w:p>
    <w:p w:rsidR="006D0277" w:rsidRPr="00C81BAD" w:rsidRDefault="006D0277" w:rsidP="006D0277">
      <w:pPr>
        <w:rPr>
          <w:rFonts w:ascii="宋体" w:eastAsia="宋体" w:hAnsi="宋体"/>
        </w:rPr>
      </w:pPr>
      <w:r w:rsidRPr="00C81BAD">
        <w:rPr>
          <w:rFonts w:ascii="宋体" w:eastAsia="宋体" w:hAnsi="宋体"/>
        </w:rPr>
        <w:t xml:space="preserve">                verti_num++;</w:t>
      </w:r>
    </w:p>
    <w:p w:rsidR="006D0277" w:rsidRPr="00C81BAD" w:rsidRDefault="006D0277" w:rsidP="006D0277">
      <w:pPr>
        <w:rPr>
          <w:rFonts w:ascii="宋体" w:eastAsia="宋体" w:hAnsi="宋体"/>
        </w:rPr>
      </w:pPr>
      <w:r w:rsidRPr="00C81BAD">
        <w:rPr>
          <w:rFonts w:ascii="宋体" w:eastAsia="宋体" w:hAnsi="宋体"/>
        </w:rPr>
        <w:t xml:space="preserve">                vertex[2*(n-verti_num+1)-1].type=VERTICAL_UP,vertex[2*(n-verti_num+1)].type=VERTICAL_DOWN;</w:t>
      </w:r>
    </w:p>
    <w:p w:rsidR="006D0277" w:rsidRPr="00C81BAD" w:rsidRDefault="006D0277" w:rsidP="006D0277">
      <w:pPr>
        <w:rPr>
          <w:rFonts w:ascii="宋体" w:eastAsia="宋体" w:hAnsi="宋体"/>
        </w:rPr>
      </w:pPr>
      <w:r w:rsidRPr="00C81BAD">
        <w:rPr>
          <w:rFonts w:ascii="宋体" w:eastAsia="宋体" w:hAnsi="宋体"/>
        </w:rPr>
        <w:t xml:space="preserve">                vertex[2*(n-verti_num+1)-1].id=2*(n-verti_num+1)-1,vertex[2*(n-verti_num+1)].id=2*(n-verti_num+1);</w:t>
      </w:r>
    </w:p>
    <w:p w:rsidR="006D0277" w:rsidRPr="00C81BAD" w:rsidRDefault="006D0277" w:rsidP="006D0277">
      <w:pPr>
        <w:rPr>
          <w:rFonts w:ascii="宋体" w:eastAsia="宋体" w:hAnsi="宋体"/>
        </w:rPr>
      </w:pPr>
      <w:r w:rsidRPr="00C81BAD">
        <w:rPr>
          <w:rFonts w:ascii="宋体" w:eastAsia="宋体" w:hAnsi="宋体"/>
        </w:rPr>
        <w:t xml:space="preserve">                vertex[2*(n-verti_num+1)-1].x=x1,vertex[2*(n-verti_num+1)-1].y=y1;</w:t>
      </w:r>
    </w:p>
    <w:p w:rsidR="006D0277" w:rsidRPr="00C81BAD" w:rsidRDefault="006D0277" w:rsidP="006D0277">
      <w:pPr>
        <w:rPr>
          <w:rFonts w:ascii="宋体" w:eastAsia="宋体" w:hAnsi="宋体"/>
        </w:rPr>
      </w:pPr>
      <w:r w:rsidRPr="00C81BAD">
        <w:rPr>
          <w:rFonts w:ascii="宋体" w:eastAsia="宋体" w:hAnsi="宋体"/>
        </w:rPr>
        <w:t xml:space="preserve">                vertex[2*(n-verti_num+1)].x=x2,vertex[2*(n-verti_num+1)].y=y2;</w:t>
      </w:r>
    </w:p>
    <w:p w:rsidR="006D0277" w:rsidRPr="00C81BAD" w:rsidRDefault="006D0277" w:rsidP="006D0277">
      <w:pPr>
        <w:rPr>
          <w:rFonts w:ascii="宋体" w:eastAsia="宋体" w:hAnsi="宋体"/>
        </w:rPr>
      </w:pPr>
      <w:r w:rsidRPr="00C81BAD">
        <w:rPr>
          <w:rFonts w:ascii="宋体" w:eastAsia="宋体" w:hAnsi="宋体"/>
        </w:rPr>
        <w:t xml:space="preserve">            }else if(y1==y2){//水平线从前往后存</w:t>
      </w:r>
    </w:p>
    <w:p w:rsidR="006D0277" w:rsidRPr="00C81BAD" w:rsidRDefault="006D0277" w:rsidP="006D0277">
      <w:pPr>
        <w:rPr>
          <w:rFonts w:ascii="宋体" w:eastAsia="宋体" w:hAnsi="宋体"/>
        </w:rPr>
      </w:pPr>
      <w:r w:rsidRPr="00C81BAD">
        <w:rPr>
          <w:rFonts w:ascii="宋体" w:eastAsia="宋体" w:hAnsi="宋体"/>
        </w:rPr>
        <w:t xml:space="preserve">                if(x1&gt;x2) swap(x1,x2);//确保奇数点是左端点</w:t>
      </w:r>
    </w:p>
    <w:p w:rsidR="006D0277" w:rsidRPr="00C81BAD" w:rsidRDefault="006D0277" w:rsidP="006D0277">
      <w:pPr>
        <w:rPr>
          <w:rFonts w:ascii="宋体" w:eastAsia="宋体" w:hAnsi="宋体"/>
        </w:rPr>
      </w:pPr>
      <w:r w:rsidRPr="00C81BAD">
        <w:rPr>
          <w:rFonts w:ascii="宋体" w:eastAsia="宋体" w:hAnsi="宋体"/>
        </w:rPr>
        <w:t xml:space="preserve">                hori_num++;</w:t>
      </w:r>
    </w:p>
    <w:p w:rsidR="006D0277" w:rsidRPr="00C81BAD" w:rsidRDefault="006D0277" w:rsidP="006D0277">
      <w:pPr>
        <w:rPr>
          <w:rFonts w:ascii="宋体" w:eastAsia="宋体" w:hAnsi="宋体"/>
        </w:rPr>
      </w:pPr>
      <w:r w:rsidRPr="00C81BAD">
        <w:rPr>
          <w:rFonts w:ascii="宋体" w:eastAsia="宋体" w:hAnsi="宋体"/>
        </w:rPr>
        <w:t xml:space="preserve">                vertex[2*hori_num-1].type=vertex[2*hori_num].type=HORIZONTAL;</w:t>
      </w:r>
    </w:p>
    <w:p w:rsidR="006D0277" w:rsidRPr="00C81BAD" w:rsidRDefault="006D0277" w:rsidP="006D0277">
      <w:pPr>
        <w:rPr>
          <w:rFonts w:ascii="宋体" w:eastAsia="宋体" w:hAnsi="宋体"/>
        </w:rPr>
      </w:pPr>
      <w:r w:rsidRPr="00C81BAD">
        <w:rPr>
          <w:rFonts w:ascii="宋体" w:eastAsia="宋体" w:hAnsi="宋体"/>
        </w:rPr>
        <w:t xml:space="preserve">                vertex[2*hori_num-1].id=2*hori_num-1,vertex[2*hori_num].id=2*hori_num;</w:t>
      </w:r>
    </w:p>
    <w:p w:rsidR="006D0277" w:rsidRPr="00C81BAD" w:rsidRDefault="006D0277" w:rsidP="006D0277">
      <w:pPr>
        <w:rPr>
          <w:rFonts w:ascii="宋体" w:eastAsia="宋体" w:hAnsi="宋体"/>
        </w:rPr>
      </w:pPr>
      <w:r w:rsidRPr="00C81BAD">
        <w:rPr>
          <w:rFonts w:ascii="宋体" w:eastAsia="宋体" w:hAnsi="宋体"/>
        </w:rPr>
        <w:t xml:space="preserve">                vertex[2*hori_num-1].x=x1,vertex[2*hori_num-1].y=y1;</w:t>
      </w:r>
    </w:p>
    <w:p w:rsidR="006D0277" w:rsidRPr="00C81BAD" w:rsidRDefault="006D0277" w:rsidP="006D0277">
      <w:pPr>
        <w:rPr>
          <w:rFonts w:ascii="宋体" w:eastAsia="宋体" w:hAnsi="宋体"/>
        </w:rPr>
      </w:pPr>
      <w:r w:rsidRPr="00C81BAD">
        <w:rPr>
          <w:rFonts w:ascii="宋体" w:eastAsia="宋体" w:hAnsi="宋体"/>
        </w:rPr>
        <w:t xml:space="preserve">                vertex[2*hori_num].x=x2,vertex[2*hori_num].y=y2;</w:t>
      </w:r>
    </w:p>
    <w:p w:rsidR="006D0277" w:rsidRPr="00C81BAD" w:rsidRDefault="006D0277" w:rsidP="006D0277">
      <w:pPr>
        <w:rPr>
          <w:rFonts w:ascii="宋体" w:eastAsia="宋体" w:hAnsi="宋体"/>
        </w:rPr>
      </w:pPr>
      <w:r w:rsidRPr="00C81BAD">
        <w:rPr>
          <w:rFonts w:ascii="宋体" w:eastAsia="宋体" w:hAnsi="宋体"/>
        </w:rPr>
        <w:t xml:space="preserve">            }</w:t>
      </w:r>
    </w:p>
    <w:p w:rsidR="006D0277" w:rsidRPr="00C81BAD" w:rsidRDefault="006D0277" w:rsidP="006D0277">
      <w:pPr>
        <w:rPr>
          <w:rFonts w:ascii="宋体" w:eastAsia="宋体" w:hAnsi="宋体"/>
        </w:rPr>
      </w:pPr>
      <w:r w:rsidRPr="00C81BAD">
        <w:rPr>
          <w:rFonts w:ascii="宋体" w:eastAsia="宋体" w:hAnsi="宋体"/>
        </w:rPr>
        <w:t xml:space="preserve">        }</w:t>
      </w:r>
    </w:p>
    <w:p w:rsidR="006D0277" w:rsidRPr="00C81BAD" w:rsidRDefault="006D0277" w:rsidP="006D0277">
      <w:pPr>
        <w:rPr>
          <w:rFonts w:ascii="宋体" w:eastAsia="宋体" w:hAnsi="宋体"/>
        </w:rPr>
      </w:pPr>
      <w:r w:rsidRPr="00C81BAD">
        <w:rPr>
          <w:rFonts w:ascii="宋体" w:eastAsia="宋体" w:hAnsi="宋体"/>
        </w:rPr>
        <w:t xml:space="preserve">        //离散化,x坐标和y坐标分别离散化,注意sort的数组下标范围,排序0..n-1时下标为+0,+n,排序1..n时下标为+1,+n+1</w:t>
      </w:r>
    </w:p>
    <w:p w:rsidR="006D0277" w:rsidRPr="00C81BAD" w:rsidRDefault="006D0277" w:rsidP="006D0277">
      <w:pPr>
        <w:rPr>
          <w:rFonts w:ascii="宋体" w:eastAsia="宋体" w:hAnsi="宋体"/>
        </w:rPr>
      </w:pPr>
      <w:r w:rsidRPr="00C81BAD">
        <w:rPr>
          <w:rFonts w:ascii="宋体" w:eastAsia="宋体" w:hAnsi="宋体"/>
        </w:rPr>
        <w:t xml:space="preserve">        sort(vertex+1,vertex+2*n+1,cmp_x);</w:t>
      </w:r>
    </w:p>
    <w:p w:rsidR="006D0277" w:rsidRPr="00C81BAD" w:rsidRDefault="006D0277" w:rsidP="006D0277">
      <w:pPr>
        <w:rPr>
          <w:rFonts w:ascii="宋体" w:eastAsia="宋体" w:hAnsi="宋体"/>
        </w:rPr>
      </w:pPr>
      <w:r w:rsidRPr="00C81BAD">
        <w:rPr>
          <w:rFonts w:ascii="宋体" w:eastAsia="宋体" w:hAnsi="宋体"/>
        </w:rPr>
        <w:t xml:space="preserve">        int last_x=vertex[1].x,cnt_x=1;</w:t>
      </w:r>
    </w:p>
    <w:p w:rsidR="006D0277" w:rsidRPr="00C81BAD" w:rsidRDefault="006D0277" w:rsidP="006D0277">
      <w:pPr>
        <w:rPr>
          <w:rFonts w:ascii="宋体" w:eastAsia="宋体" w:hAnsi="宋体"/>
        </w:rPr>
      </w:pPr>
      <w:r w:rsidRPr="00C81BAD">
        <w:rPr>
          <w:rFonts w:ascii="宋体" w:eastAsia="宋体" w:hAnsi="宋体"/>
        </w:rPr>
        <w:t xml:space="preserve">        for (int i=1;i&lt;=2*n;i++){</w:t>
      </w:r>
    </w:p>
    <w:p w:rsidR="006D0277" w:rsidRPr="00C81BAD" w:rsidRDefault="006D0277" w:rsidP="006D0277">
      <w:pPr>
        <w:rPr>
          <w:rFonts w:ascii="宋体" w:eastAsia="宋体" w:hAnsi="宋体"/>
        </w:rPr>
      </w:pPr>
      <w:r w:rsidRPr="00C81BAD">
        <w:rPr>
          <w:rFonts w:ascii="宋体" w:eastAsia="宋体" w:hAnsi="宋体"/>
        </w:rPr>
        <w:t xml:space="preserve">            if(vertex[i].x==last_x) vertex[i].x=cnt_x; else last_x=vertex[i].x,vertex[i].x=++cnt_x;</w:t>
      </w:r>
    </w:p>
    <w:p w:rsidR="006D0277" w:rsidRPr="00C81BAD" w:rsidRDefault="006D0277" w:rsidP="006D0277">
      <w:pPr>
        <w:rPr>
          <w:rFonts w:ascii="宋体" w:eastAsia="宋体" w:hAnsi="宋体"/>
        </w:rPr>
      </w:pPr>
      <w:r w:rsidRPr="00C81BAD">
        <w:rPr>
          <w:rFonts w:ascii="宋体" w:eastAsia="宋体" w:hAnsi="宋体"/>
        </w:rPr>
        <w:t xml:space="preserve">        }</w:t>
      </w:r>
    </w:p>
    <w:p w:rsidR="006D0277" w:rsidRPr="00C81BAD" w:rsidRDefault="006D0277" w:rsidP="006D0277">
      <w:pPr>
        <w:rPr>
          <w:rFonts w:ascii="宋体" w:eastAsia="宋体" w:hAnsi="宋体"/>
        </w:rPr>
      </w:pPr>
      <w:r w:rsidRPr="00C81BAD">
        <w:rPr>
          <w:rFonts w:ascii="宋体" w:eastAsia="宋体" w:hAnsi="宋体"/>
        </w:rPr>
        <w:t xml:space="preserve">        sort(vertex+1,vertex+2*n+1,cmp_y);</w:t>
      </w:r>
    </w:p>
    <w:p w:rsidR="006D0277" w:rsidRPr="00C81BAD" w:rsidRDefault="006D0277" w:rsidP="006D0277">
      <w:pPr>
        <w:rPr>
          <w:rFonts w:ascii="宋体" w:eastAsia="宋体" w:hAnsi="宋体"/>
        </w:rPr>
      </w:pPr>
      <w:r w:rsidRPr="00C81BAD">
        <w:rPr>
          <w:rFonts w:ascii="宋体" w:eastAsia="宋体" w:hAnsi="宋体"/>
        </w:rPr>
        <w:t xml:space="preserve">        int last_y=vertex[1].y,cnt_y=1;</w:t>
      </w:r>
    </w:p>
    <w:p w:rsidR="006D0277" w:rsidRPr="00C81BAD" w:rsidRDefault="006D0277" w:rsidP="006D0277">
      <w:pPr>
        <w:rPr>
          <w:rFonts w:ascii="宋体" w:eastAsia="宋体" w:hAnsi="宋体"/>
        </w:rPr>
      </w:pPr>
      <w:r w:rsidRPr="00C81BAD">
        <w:rPr>
          <w:rFonts w:ascii="宋体" w:eastAsia="宋体" w:hAnsi="宋体"/>
        </w:rPr>
        <w:t xml:space="preserve">        for (int i=1;i&lt;=2*n;i++){</w:t>
      </w:r>
    </w:p>
    <w:p w:rsidR="006D0277" w:rsidRPr="00C81BAD" w:rsidRDefault="006D0277" w:rsidP="006D0277">
      <w:pPr>
        <w:rPr>
          <w:rFonts w:ascii="宋体" w:eastAsia="宋体" w:hAnsi="宋体"/>
        </w:rPr>
      </w:pPr>
      <w:r w:rsidRPr="00C81BAD">
        <w:rPr>
          <w:rFonts w:ascii="宋体" w:eastAsia="宋体" w:hAnsi="宋体"/>
        </w:rPr>
        <w:t xml:space="preserve">            if(vertex[i].y==last_y) vertex[i].y=cnt_y;else last_y=vertex[i].y,vertex[i].y=++cnt_y;</w:t>
      </w:r>
    </w:p>
    <w:p w:rsidR="006D0277" w:rsidRPr="00C81BAD" w:rsidRDefault="006D0277" w:rsidP="006D0277">
      <w:pPr>
        <w:rPr>
          <w:rFonts w:ascii="宋体" w:eastAsia="宋体" w:hAnsi="宋体"/>
        </w:rPr>
      </w:pPr>
      <w:r w:rsidRPr="00C81BAD">
        <w:rPr>
          <w:rFonts w:ascii="宋体" w:eastAsia="宋体" w:hAnsi="宋体"/>
        </w:rPr>
        <w:t xml:space="preserve">        }</w:t>
      </w:r>
    </w:p>
    <w:p w:rsidR="006D0277" w:rsidRPr="00C81BAD" w:rsidRDefault="006D0277" w:rsidP="006D0277">
      <w:pPr>
        <w:rPr>
          <w:rFonts w:ascii="宋体" w:eastAsia="宋体" w:hAnsi="宋体"/>
        </w:rPr>
      </w:pPr>
      <w:r w:rsidRPr="00C81BAD">
        <w:rPr>
          <w:rFonts w:ascii="宋体" w:eastAsia="宋体" w:hAnsi="宋体"/>
        </w:rPr>
        <w:t xml:space="preserve">        sort(vertex+1,vertex+2*n+1,cmp_id);</w:t>
      </w:r>
    </w:p>
    <w:p w:rsidR="006D0277" w:rsidRPr="00C81BAD" w:rsidRDefault="006D0277" w:rsidP="006D0277">
      <w:pPr>
        <w:rPr>
          <w:rFonts w:ascii="宋体" w:eastAsia="宋体" w:hAnsi="宋体"/>
        </w:rPr>
      </w:pPr>
      <w:r w:rsidRPr="00C81BAD">
        <w:rPr>
          <w:rFonts w:ascii="宋体" w:eastAsia="宋体" w:hAnsi="宋体"/>
        </w:rPr>
        <w:t xml:space="preserve">        //开始建树，用于查询一段x区间上竖直线的个数</w:t>
      </w:r>
    </w:p>
    <w:p w:rsidR="006D0277" w:rsidRPr="00C81BAD" w:rsidRDefault="006D0277" w:rsidP="006D0277">
      <w:pPr>
        <w:rPr>
          <w:rFonts w:ascii="宋体" w:eastAsia="宋体" w:hAnsi="宋体"/>
        </w:rPr>
      </w:pPr>
      <w:r w:rsidRPr="00C81BAD">
        <w:rPr>
          <w:rFonts w:ascii="宋体" w:eastAsia="宋体" w:hAnsi="宋体"/>
        </w:rPr>
        <w:t xml:space="preserve">        memset(cnt,0,sizeof(cnt));</w:t>
      </w:r>
    </w:p>
    <w:p w:rsidR="006D0277" w:rsidRPr="00C81BAD" w:rsidRDefault="006D0277" w:rsidP="006D0277">
      <w:pPr>
        <w:rPr>
          <w:rFonts w:ascii="宋体" w:eastAsia="宋体" w:hAnsi="宋体"/>
        </w:rPr>
      </w:pPr>
      <w:r w:rsidRPr="00C81BAD">
        <w:rPr>
          <w:rFonts w:ascii="宋体" w:eastAsia="宋体" w:hAnsi="宋体"/>
        </w:rPr>
        <w:lastRenderedPageBreak/>
        <w:t xml:space="preserve">        //正确算法为自上而下扫描，遇到竖直线的上端点则update+1,有水平线则查询,有竖直线下端点则update-1，顺序不能错</w:t>
      </w:r>
    </w:p>
    <w:p w:rsidR="006D0277" w:rsidRPr="00C81BAD" w:rsidRDefault="006D0277" w:rsidP="006D0277">
      <w:pPr>
        <w:rPr>
          <w:rFonts w:ascii="宋体" w:eastAsia="宋体" w:hAnsi="宋体"/>
        </w:rPr>
      </w:pPr>
      <w:r w:rsidRPr="00C81BAD">
        <w:rPr>
          <w:rFonts w:ascii="宋体" w:eastAsia="宋体" w:hAnsi="宋体"/>
        </w:rPr>
        <w:t xml:space="preserve">        ll ans=0;</w:t>
      </w:r>
    </w:p>
    <w:p w:rsidR="006D0277" w:rsidRPr="00C81BAD" w:rsidRDefault="006D0277" w:rsidP="006D0277">
      <w:pPr>
        <w:rPr>
          <w:rFonts w:ascii="宋体" w:eastAsia="宋体" w:hAnsi="宋体"/>
        </w:rPr>
      </w:pPr>
      <w:r w:rsidRPr="00C81BAD">
        <w:rPr>
          <w:rFonts w:ascii="宋体" w:eastAsia="宋体" w:hAnsi="宋体"/>
        </w:rPr>
        <w:t xml:space="preserve">        sort(vertex+1,vertex+2*n+1,cmp);</w:t>
      </w:r>
    </w:p>
    <w:p w:rsidR="006D0277" w:rsidRPr="00C81BAD" w:rsidRDefault="006D0277" w:rsidP="006D0277">
      <w:pPr>
        <w:rPr>
          <w:rFonts w:ascii="宋体" w:eastAsia="宋体" w:hAnsi="宋体"/>
        </w:rPr>
      </w:pPr>
      <w:r w:rsidRPr="00C81BAD">
        <w:rPr>
          <w:rFonts w:ascii="宋体" w:eastAsia="宋体" w:hAnsi="宋体"/>
        </w:rPr>
        <w:t xml:space="preserve">        int nowk=1;</w:t>
      </w:r>
    </w:p>
    <w:p w:rsidR="006D0277" w:rsidRPr="00C81BAD" w:rsidRDefault="006D0277" w:rsidP="006D0277">
      <w:pPr>
        <w:rPr>
          <w:rFonts w:ascii="宋体" w:eastAsia="宋体" w:hAnsi="宋体"/>
        </w:rPr>
      </w:pPr>
      <w:r w:rsidRPr="00C81BAD">
        <w:rPr>
          <w:rFonts w:ascii="宋体" w:eastAsia="宋体" w:hAnsi="宋体"/>
        </w:rPr>
        <w:t xml:space="preserve">        while(nowk&lt;=2*n){</w:t>
      </w:r>
    </w:p>
    <w:p w:rsidR="006D0277" w:rsidRPr="00C81BAD" w:rsidRDefault="006D0277" w:rsidP="006D0277">
      <w:pPr>
        <w:rPr>
          <w:rFonts w:ascii="宋体" w:eastAsia="宋体" w:hAnsi="宋体"/>
        </w:rPr>
      </w:pPr>
      <w:r w:rsidRPr="00C81BAD">
        <w:rPr>
          <w:rFonts w:ascii="宋体" w:eastAsia="宋体" w:hAnsi="宋体"/>
        </w:rPr>
        <w:t xml:space="preserve">            if(vertex[nowk].type==VERTICAL_UP) update(1,1,cnt_x,vertex[nowk++].x,1);</w:t>
      </w:r>
    </w:p>
    <w:p w:rsidR="006D0277" w:rsidRPr="00C81BAD" w:rsidRDefault="006D0277" w:rsidP="006D0277">
      <w:pPr>
        <w:rPr>
          <w:rFonts w:ascii="宋体" w:eastAsia="宋体" w:hAnsi="宋体"/>
        </w:rPr>
      </w:pPr>
      <w:r w:rsidRPr="00C81BAD">
        <w:rPr>
          <w:rFonts w:ascii="宋体" w:eastAsia="宋体" w:hAnsi="宋体"/>
        </w:rPr>
        <w:t xml:space="preserve">            else if (vertex[nowk].type==VERTICAL_DOWN) update(1,1,cnt_x,vertex[nowk++].x,-1);</w:t>
      </w:r>
    </w:p>
    <w:p w:rsidR="006D0277" w:rsidRPr="00C81BAD" w:rsidRDefault="006D0277" w:rsidP="006D0277">
      <w:pPr>
        <w:rPr>
          <w:rFonts w:ascii="宋体" w:eastAsia="宋体" w:hAnsi="宋体"/>
        </w:rPr>
      </w:pPr>
      <w:r w:rsidRPr="00C81BAD">
        <w:rPr>
          <w:rFonts w:ascii="宋体" w:eastAsia="宋体" w:hAnsi="宋体"/>
        </w:rPr>
        <w:t xml:space="preserve">            else if (vertex[nowk].type==HORIZONTAL){</w:t>
      </w:r>
    </w:p>
    <w:p w:rsidR="006D0277" w:rsidRPr="00C81BAD" w:rsidRDefault="006D0277" w:rsidP="006D0277">
      <w:pPr>
        <w:rPr>
          <w:rFonts w:ascii="宋体" w:eastAsia="宋体" w:hAnsi="宋体"/>
        </w:rPr>
      </w:pPr>
      <w:r w:rsidRPr="00C81BAD">
        <w:rPr>
          <w:rFonts w:ascii="宋体" w:eastAsia="宋体" w:hAnsi="宋体"/>
        </w:rPr>
        <w:t xml:space="preserve">                ans+=query(1,1,cnt_x,vertex[nowk].x,vertex[nowk+1].x),nowk+=2;</w:t>
      </w:r>
    </w:p>
    <w:p w:rsidR="006D0277" w:rsidRPr="00C81BAD" w:rsidRDefault="006D0277" w:rsidP="006D0277">
      <w:pPr>
        <w:rPr>
          <w:rFonts w:ascii="宋体" w:eastAsia="宋体" w:hAnsi="宋体"/>
        </w:rPr>
      </w:pPr>
      <w:r w:rsidRPr="00C81BAD">
        <w:rPr>
          <w:rFonts w:ascii="宋体" w:eastAsia="宋体" w:hAnsi="宋体"/>
        </w:rPr>
        <w:t xml:space="preserve">            }</w:t>
      </w:r>
    </w:p>
    <w:p w:rsidR="006D0277" w:rsidRPr="00C81BAD" w:rsidRDefault="006D0277" w:rsidP="006D0277">
      <w:pPr>
        <w:rPr>
          <w:rFonts w:ascii="宋体" w:eastAsia="宋体" w:hAnsi="宋体"/>
        </w:rPr>
      </w:pPr>
      <w:r w:rsidRPr="00C81BAD">
        <w:rPr>
          <w:rFonts w:ascii="宋体" w:eastAsia="宋体" w:hAnsi="宋体"/>
        </w:rPr>
        <w:t xml:space="preserve">        }</w:t>
      </w:r>
    </w:p>
    <w:p w:rsidR="006D0277" w:rsidRPr="00C81BAD" w:rsidRDefault="006D0277" w:rsidP="006D0277">
      <w:pPr>
        <w:rPr>
          <w:rFonts w:ascii="宋体" w:eastAsia="宋体" w:hAnsi="宋体"/>
        </w:rPr>
      </w:pPr>
      <w:r w:rsidRPr="00C81BAD">
        <w:rPr>
          <w:rFonts w:ascii="宋体" w:eastAsia="宋体" w:hAnsi="宋体"/>
        </w:rPr>
        <w:t xml:space="preserve">        cout&lt;&lt;ans&lt;&lt;endl;</w:t>
      </w:r>
    </w:p>
    <w:p w:rsidR="006D0277" w:rsidRPr="00C81BAD" w:rsidRDefault="006D0277" w:rsidP="006D0277">
      <w:pPr>
        <w:rPr>
          <w:rFonts w:ascii="宋体" w:eastAsia="宋体" w:hAnsi="宋体"/>
        </w:rPr>
      </w:pPr>
      <w:r w:rsidRPr="00C81BAD">
        <w:rPr>
          <w:rFonts w:ascii="宋体" w:eastAsia="宋体" w:hAnsi="宋体"/>
        </w:rPr>
        <w:t xml:space="preserve">    }</w:t>
      </w:r>
    </w:p>
    <w:p w:rsidR="006D0277" w:rsidRPr="00C81BAD" w:rsidRDefault="006D0277" w:rsidP="006D0277">
      <w:pPr>
        <w:rPr>
          <w:rFonts w:ascii="宋体" w:eastAsia="宋体" w:hAnsi="宋体"/>
        </w:rPr>
      </w:pPr>
      <w:r w:rsidRPr="00C81BAD">
        <w:rPr>
          <w:rFonts w:ascii="宋体" w:eastAsia="宋体" w:hAnsi="宋体"/>
        </w:rPr>
        <w:t xml:space="preserve">    return 0;</w:t>
      </w:r>
    </w:p>
    <w:p w:rsidR="00F45B42" w:rsidRPr="00C81BAD" w:rsidRDefault="006D0277" w:rsidP="006D0277">
      <w:pPr>
        <w:rPr>
          <w:rFonts w:ascii="宋体" w:eastAsia="宋体" w:hAnsi="宋体"/>
        </w:rPr>
      </w:pPr>
      <w:r w:rsidRPr="00C81BAD">
        <w:rPr>
          <w:rFonts w:ascii="宋体" w:eastAsia="宋体" w:hAnsi="宋体"/>
        </w:rPr>
        <w:t>}</w:t>
      </w:r>
    </w:p>
    <w:p w:rsidR="0067651D" w:rsidRPr="00C81BAD" w:rsidRDefault="0067651D" w:rsidP="0067651D">
      <w:pPr>
        <w:pStyle w:val="2"/>
        <w:rPr>
          <w:rFonts w:ascii="宋体" w:eastAsia="宋体" w:hAnsi="宋体"/>
          <w:b w:val="0"/>
        </w:rPr>
      </w:pPr>
      <w:bookmarkStart w:id="168" w:name="_Toc523521251"/>
      <w:r w:rsidRPr="00C81BAD">
        <w:rPr>
          <w:rFonts w:ascii="宋体" w:eastAsia="宋体" w:hAnsi="宋体" w:hint="eastAsia"/>
          <w:b w:val="0"/>
        </w:rPr>
        <w:t>二维线段树</w:t>
      </w:r>
      <w:bookmarkEnd w:id="168"/>
    </w:p>
    <w:p w:rsidR="002E1DC2" w:rsidRPr="00C81BAD" w:rsidRDefault="002E1DC2" w:rsidP="002E1DC2">
      <w:pPr>
        <w:pStyle w:val="3"/>
        <w:rPr>
          <w:rFonts w:ascii="宋体" w:eastAsia="宋体" w:hAnsi="宋体"/>
          <w:b w:val="0"/>
        </w:rPr>
      </w:pPr>
      <w:bookmarkStart w:id="169" w:name="_Toc523521252"/>
      <w:r w:rsidRPr="00C81BAD">
        <w:rPr>
          <w:rFonts w:ascii="宋体" w:eastAsia="宋体" w:hAnsi="宋体" w:hint="eastAsia"/>
          <w:b w:val="0"/>
        </w:rPr>
        <w:t>TLE-</w:t>
      </w:r>
      <w:r w:rsidRPr="00C81BAD">
        <w:rPr>
          <w:rFonts w:ascii="宋体" w:eastAsia="宋体" w:hAnsi="宋体"/>
          <w:b w:val="0"/>
        </w:rPr>
        <w:t>POJ</w:t>
      </w:r>
      <w:r w:rsidRPr="00C81BAD">
        <w:rPr>
          <w:rFonts w:ascii="宋体" w:eastAsia="宋体" w:hAnsi="宋体" w:hint="eastAsia"/>
          <w:b w:val="0"/>
        </w:rPr>
        <w:t>-</w:t>
      </w:r>
      <w:r w:rsidRPr="00C81BAD">
        <w:rPr>
          <w:rFonts w:ascii="宋体" w:eastAsia="宋体" w:hAnsi="宋体"/>
          <w:b w:val="0"/>
        </w:rPr>
        <w:t>2155</w:t>
      </w:r>
      <w:r w:rsidR="00CA6394" w:rsidRPr="00C81BAD">
        <w:rPr>
          <w:rFonts w:ascii="宋体" w:eastAsia="宋体" w:hAnsi="宋体" w:hint="eastAsia"/>
          <w:b w:val="0"/>
        </w:rPr>
        <w:t>-</w:t>
      </w:r>
      <w:r w:rsidR="00CA6394" w:rsidRPr="00C81BAD">
        <w:rPr>
          <w:rFonts w:ascii="宋体" w:eastAsia="宋体" w:hAnsi="宋体"/>
          <w:b w:val="0"/>
        </w:rPr>
        <w:t>Matrix</w:t>
      </w:r>
      <w:bookmarkEnd w:id="169"/>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TLE-</w:instrText>
      </w:r>
      <w:r w:rsidR="00C478A5" w:rsidRPr="00C81BAD">
        <w:rPr>
          <w:rFonts w:ascii="宋体" w:eastAsia="宋体" w:hAnsi="宋体"/>
          <w:b w:val="0"/>
        </w:rPr>
        <w:instrText>POJ</w:instrText>
      </w:r>
      <w:r w:rsidR="00C478A5" w:rsidRPr="00C81BAD">
        <w:rPr>
          <w:rFonts w:ascii="宋体" w:eastAsia="宋体" w:hAnsi="宋体" w:hint="eastAsia"/>
          <w:b w:val="0"/>
        </w:rPr>
        <w:instrText>-</w:instrText>
      </w:r>
      <w:r w:rsidR="00C478A5" w:rsidRPr="00C81BAD">
        <w:rPr>
          <w:rFonts w:ascii="宋体" w:eastAsia="宋体" w:hAnsi="宋体"/>
          <w:b w:val="0"/>
        </w:rPr>
        <w:instrText>2155</w:instrText>
      </w:r>
      <w:r w:rsidR="00C478A5" w:rsidRPr="00C81BAD">
        <w:rPr>
          <w:rFonts w:ascii="宋体" w:eastAsia="宋体" w:hAnsi="宋体" w:hint="eastAsia"/>
          <w:b w:val="0"/>
        </w:rPr>
        <w:instrText>-</w:instrText>
      </w:r>
      <w:r w:rsidR="00C478A5" w:rsidRPr="00C81BAD">
        <w:rPr>
          <w:rFonts w:ascii="宋体" w:eastAsia="宋体" w:hAnsi="宋体"/>
          <w:b w:val="0"/>
        </w:rPr>
        <w:instrText>Matrix</w:instrText>
      </w:r>
      <w:r w:rsidR="00C478A5" w:rsidRPr="00C81BAD">
        <w:rPr>
          <w:rFonts w:ascii="宋体" w:eastAsia="宋体" w:hAnsi="宋体"/>
        </w:rPr>
        <w:instrText>:</w:instrText>
      </w:r>
      <w:r w:rsidR="00C478A5" w:rsidRPr="00C81BAD">
        <w:rPr>
          <w:rFonts w:ascii="宋体" w:eastAsia="宋体" w:hAnsi="宋体" w:hint="eastAsia"/>
        </w:rPr>
        <w:instrText>2</w:instrText>
      </w:r>
      <w:r w:rsidR="00C478A5" w:rsidRPr="00C81BAD">
        <w:rPr>
          <w:rFonts w:ascii="宋体" w:eastAsia="宋体" w:hAnsi="宋体"/>
        </w:rPr>
        <w:instrText xml:space="preserve">155" \y "POJ:2155" </w:instrText>
      </w:r>
      <w:r w:rsidR="00C478A5" w:rsidRPr="00C81BAD">
        <w:rPr>
          <w:rFonts w:ascii="宋体" w:eastAsia="宋体" w:hAnsi="宋体"/>
          <w:b w:val="0"/>
        </w:rPr>
        <w:fldChar w:fldCharType="end"/>
      </w:r>
    </w:p>
    <w:p w:rsidR="002E1DC2" w:rsidRPr="00C81BAD" w:rsidRDefault="002E1DC2" w:rsidP="002E1DC2">
      <w:pPr>
        <w:rPr>
          <w:rFonts w:ascii="宋体" w:eastAsia="宋体" w:hAnsi="宋体"/>
        </w:rPr>
      </w:pPr>
      <w:r w:rsidRPr="00C81BAD">
        <w:rPr>
          <w:rFonts w:ascii="宋体" w:eastAsia="宋体" w:hAnsi="宋体" w:hint="eastAsia"/>
        </w:rPr>
        <w:t>【题意】</w:t>
      </w:r>
    </w:p>
    <w:p w:rsidR="002E1DC2" w:rsidRPr="00C81BAD" w:rsidRDefault="002E1DC2" w:rsidP="002E1DC2">
      <w:pPr>
        <w:rPr>
          <w:rFonts w:ascii="宋体" w:eastAsia="宋体" w:hAnsi="宋体"/>
        </w:rPr>
      </w:pPr>
      <w:r w:rsidRPr="00C81BAD">
        <w:rPr>
          <w:rFonts w:ascii="宋体" w:eastAsia="宋体" w:hAnsi="宋体" w:hint="eastAsia"/>
        </w:rPr>
        <w:t>【题解】</w:t>
      </w:r>
    </w:p>
    <w:p w:rsidR="007341D3" w:rsidRPr="00C81BAD" w:rsidRDefault="00C14360" w:rsidP="007341D3">
      <w:pPr>
        <w:rPr>
          <w:rFonts w:ascii="宋体" w:eastAsia="宋体" w:hAnsi="宋体"/>
        </w:rPr>
      </w:pPr>
      <w:hyperlink r:id="rId69" w:history="1">
        <w:r w:rsidR="002E1DC2" w:rsidRPr="00C81BAD">
          <w:rPr>
            <w:rStyle w:val="a3"/>
            <w:rFonts w:ascii="宋体" w:eastAsia="宋体" w:hAnsi="宋体"/>
          </w:rPr>
          <w:t>https://blog.csdn.net/u013761036/article/details/46363605</w:t>
        </w:r>
      </w:hyperlink>
    </w:p>
    <w:p w:rsidR="003B5C64" w:rsidRPr="00C81BAD" w:rsidRDefault="003B5C64" w:rsidP="003B5C64">
      <w:pPr>
        <w:pStyle w:val="2"/>
        <w:rPr>
          <w:rFonts w:ascii="宋体" w:eastAsia="宋体" w:hAnsi="宋体"/>
          <w:b w:val="0"/>
        </w:rPr>
      </w:pPr>
      <w:bookmarkStart w:id="170" w:name="_Toc523521253"/>
      <w:r w:rsidRPr="00C81BAD">
        <w:rPr>
          <w:rFonts w:ascii="宋体" w:eastAsia="宋体" w:hAnsi="宋体" w:hint="eastAsia"/>
          <w:b w:val="0"/>
        </w:rPr>
        <w:t>综合题</w:t>
      </w:r>
      <w:bookmarkEnd w:id="170"/>
    </w:p>
    <w:p w:rsidR="00D705CE" w:rsidRPr="00C81BAD" w:rsidRDefault="00D705CE" w:rsidP="00F73381">
      <w:pPr>
        <w:pStyle w:val="3"/>
        <w:rPr>
          <w:rFonts w:ascii="宋体" w:eastAsia="宋体" w:hAnsi="宋体"/>
          <w:b w:val="0"/>
        </w:rPr>
      </w:pPr>
      <w:bookmarkStart w:id="171" w:name="_Toc523521254"/>
      <w:r w:rsidRPr="00C81BAD">
        <w:rPr>
          <w:rFonts w:ascii="宋体" w:eastAsia="宋体" w:hAnsi="宋体" w:hint="eastAsia"/>
          <w:b w:val="0"/>
        </w:rPr>
        <w:t>√-</w:t>
      </w:r>
      <w:r w:rsidRPr="00C81BAD">
        <w:rPr>
          <w:rFonts w:ascii="宋体" w:eastAsia="宋体" w:hAnsi="宋体"/>
          <w:b w:val="0"/>
        </w:rPr>
        <w:t>2018</w:t>
      </w:r>
      <w:r w:rsidRPr="00C81BAD">
        <w:rPr>
          <w:rFonts w:ascii="宋体" w:eastAsia="宋体" w:hAnsi="宋体" w:hint="eastAsia"/>
          <w:b w:val="0"/>
        </w:rPr>
        <w:t>百度之星程序设计大赛资格赛</w:t>
      </w:r>
      <w:r w:rsidRPr="00C81BAD">
        <w:rPr>
          <w:rFonts w:ascii="宋体" w:eastAsia="宋体" w:hAnsi="宋体"/>
          <w:b w:val="0"/>
        </w:rPr>
        <w:t>-1005-</w:t>
      </w:r>
      <w:r w:rsidRPr="00C81BAD">
        <w:rPr>
          <w:rFonts w:ascii="宋体" w:eastAsia="宋体" w:hAnsi="宋体" w:hint="eastAsia"/>
          <w:b w:val="0"/>
        </w:rPr>
        <w:t>序列计数</w:t>
      </w:r>
      <w:bookmarkEnd w:id="171"/>
      <w:r w:rsidR="00F73381" w:rsidRPr="00C81BAD">
        <w:rPr>
          <w:rFonts w:ascii="宋体" w:eastAsia="宋体" w:hAnsi="宋体"/>
          <w:b w:val="0"/>
        </w:rPr>
        <w:fldChar w:fldCharType="begin"/>
      </w:r>
      <w:r w:rsidR="00F73381" w:rsidRPr="00C81BAD">
        <w:rPr>
          <w:rFonts w:ascii="宋体" w:eastAsia="宋体" w:hAnsi="宋体"/>
        </w:rPr>
        <w:instrText xml:space="preserve"> XE "</w:instrText>
      </w:r>
      <w:r w:rsidR="00F73381" w:rsidRPr="00C81BAD">
        <w:rPr>
          <w:rFonts w:ascii="宋体" w:eastAsia="宋体" w:hAnsi="宋体" w:hint="eastAsia"/>
          <w:b w:val="0"/>
        </w:rPr>
        <w:instrText>√-</w:instrText>
      </w:r>
      <w:r w:rsidR="00F73381" w:rsidRPr="00C81BAD">
        <w:rPr>
          <w:rFonts w:ascii="宋体" w:eastAsia="宋体" w:hAnsi="宋体"/>
          <w:b w:val="0"/>
        </w:rPr>
        <w:instrText>2018</w:instrText>
      </w:r>
      <w:r w:rsidR="00F73381" w:rsidRPr="00C81BAD">
        <w:rPr>
          <w:rFonts w:ascii="宋体" w:eastAsia="宋体" w:hAnsi="宋体" w:hint="eastAsia"/>
          <w:b w:val="0"/>
        </w:rPr>
        <w:instrText>百度之星程序设计大赛资格赛</w:instrText>
      </w:r>
      <w:r w:rsidR="00F73381" w:rsidRPr="00C81BAD">
        <w:rPr>
          <w:rFonts w:ascii="宋体" w:eastAsia="宋体" w:hAnsi="宋体"/>
          <w:b w:val="0"/>
        </w:rPr>
        <w:instrText>-1005-</w:instrText>
      </w:r>
      <w:r w:rsidR="00F73381" w:rsidRPr="00C81BAD">
        <w:rPr>
          <w:rFonts w:ascii="宋体" w:eastAsia="宋体" w:hAnsi="宋体" w:hint="eastAsia"/>
          <w:b w:val="0"/>
        </w:rPr>
        <w:instrText>序列计数</w:instrText>
      </w:r>
      <w:r w:rsidR="00F73381" w:rsidRPr="00C81BAD">
        <w:rPr>
          <w:rFonts w:ascii="宋体" w:eastAsia="宋体" w:hAnsi="宋体"/>
        </w:rPr>
        <w:instrText xml:space="preserve">" \y "百度之星" </w:instrText>
      </w:r>
      <w:r w:rsidR="00F73381" w:rsidRPr="00C81BAD">
        <w:rPr>
          <w:rFonts w:ascii="宋体" w:eastAsia="宋体" w:hAnsi="宋体"/>
          <w:b w:val="0"/>
        </w:rPr>
        <w:fldChar w:fldCharType="end"/>
      </w:r>
    </w:p>
    <w:p w:rsidR="00D705CE" w:rsidRPr="00C81BAD" w:rsidRDefault="00D705CE" w:rsidP="00D705CE">
      <w:pPr>
        <w:rPr>
          <w:rFonts w:ascii="宋体" w:eastAsia="宋体" w:hAnsi="宋体"/>
        </w:rPr>
      </w:pPr>
      <w:r w:rsidRPr="00C81BAD">
        <w:rPr>
          <w:rFonts w:ascii="宋体" w:eastAsia="宋体" w:hAnsi="宋体" w:hint="eastAsia"/>
        </w:rPr>
        <w:t>【题意】</w:t>
      </w:r>
    </w:p>
    <w:p w:rsidR="00D705CE" w:rsidRPr="00C81BAD" w:rsidRDefault="00D705CE" w:rsidP="00D705CE">
      <w:pPr>
        <w:rPr>
          <w:rFonts w:ascii="宋体" w:eastAsia="宋体" w:hAnsi="宋体"/>
        </w:rPr>
      </w:pPr>
      <w:r w:rsidRPr="00C81BAD">
        <w:rPr>
          <w:rFonts w:ascii="宋体" w:eastAsia="宋体" w:hAnsi="宋体" w:hint="eastAsia"/>
        </w:rPr>
        <w:t xml:space="preserve">【TAG】LIS </w:t>
      </w:r>
      <w:r w:rsidRPr="00C81BAD">
        <w:rPr>
          <w:rFonts w:ascii="宋体" w:eastAsia="宋体" w:hAnsi="宋体"/>
        </w:rPr>
        <w:t xml:space="preserve">DP </w:t>
      </w:r>
      <w:r w:rsidRPr="00C81BAD">
        <w:rPr>
          <w:rFonts w:ascii="宋体" w:eastAsia="宋体" w:hAnsi="宋体" w:hint="eastAsia"/>
        </w:rPr>
        <w:t>树状数组 线段树 前缀和 随机</w:t>
      </w:r>
    </w:p>
    <w:p w:rsidR="00D705CE" w:rsidRPr="00C81BAD" w:rsidRDefault="00D705CE" w:rsidP="00D705CE">
      <w:pPr>
        <w:rPr>
          <w:rFonts w:ascii="宋体" w:eastAsia="宋体" w:hAnsi="宋体"/>
        </w:rPr>
      </w:pPr>
      <w:r w:rsidRPr="00C81BAD">
        <w:rPr>
          <w:rFonts w:ascii="宋体" w:eastAsia="宋体" w:hAnsi="宋体" w:hint="eastAsia"/>
        </w:rPr>
        <w:t>【题解】设dp[i][k]表示以第i个数字结尾，长度为k的上升子序列个数。</w:t>
      </w:r>
    </w:p>
    <w:p w:rsidR="00D705CE" w:rsidRPr="00C81BAD" w:rsidRDefault="00D705CE" w:rsidP="00D705CE">
      <w:pPr>
        <w:rPr>
          <w:rFonts w:ascii="宋体" w:eastAsia="宋体" w:hAnsi="宋体"/>
        </w:rPr>
      </w:pPr>
      <w:r w:rsidRPr="00C81BAD">
        <w:rPr>
          <w:rFonts w:ascii="宋体" w:eastAsia="宋体" w:hAnsi="宋体"/>
          <w:position w:val="-28"/>
        </w:rPr>
        <w:object w:dxaOrig="1960" w:dyaOrig="680">
          <v:shape id="_x0000_i1040" type="#_x0000_t75" style="width:133.5pt;height:45.75pt" o:ole="">
            <v:imagedata r:id="rId70" o:title=""/>
          </v:shape>
          <o:OLEObject Type="Embed" ProgID="Equation.DSMT4" ShapeID="_x0000_i1040" DrawAspect="Content" ObjectID="_1597263051" r:id="rId71"/>
        </w:object>
      </w:r>
    </w:p>
    <w:p w:rsidR="00D705CE" w:rsidRPr="00C81BAD" w:rsidRDefault="00F73381" w:rsidP="00D705CE">
      <w:pPr>
        <w:rPr>
          <w:rFonts w:ascii="宋体" w:eastAsia="宋体" w:hAnsi="宋体"/>
        </w:rPr>
      </w:pPr>
      <w:r w:rsidRPr="00C81BAD">
        <w:rPr>
          <w:rFonts w:ascii="宋体" w:eastAsia="宋体" w:hAnsi="宋体"/>
          <w:position w:val="-40"/>
        </w:rPr>
        <w:object w:dxaOrig="3440" w:dyaOrig="920">
          <v:shape id="_x0000_i1041" type="#_x0000_t75" style="width:321.75pt;height:85.5pt" o:ole="">
            <v:imagedata r:id="rId72" o:title=""/>
          </v:shape>
          <o:OLEObject Type="Embed" ProgID="Equation.DSMT4" ShapeID="_x0000_i1041" DrawAspect="Content" ObjectID="_1597263052" r:id="rId73"/>
        </w:object>
      </w:r>
    </w:p>
    <w:p w:rsidR="00F73381" w:rsidRPr="00C81BAD" w:rsidRDefault="00F73381" w:rsidP="00D705CE">
      <w:pPr>
        <w:rPr>
          <w:rFonts w:ascii="宋体" w:eastAsia="宋体" w:hAnsi="宋体"/>
        </w:rPr>
      </w:pPr>
      <w:r w:rsidRPr="00C81BAD">
        <w:rPr>
          <w:rFonts w:ascii="宋体" w:eastAsia="宋体" w:hAnsi="宋体" w:hint="eastAsia"/>
        </w:rPr>
        <w:t>在进行求和时，我们可以把数字1-</w:t>
      </w:r>
      <w:r w:rsidRPr="00C81BAD">
        <w:rPr>
          <w:rFonts w:ascii="宋体" w:eastAsia="宋体" w:hAnsi="宋体"/>
        </w:rPr>
        <w:t>n</w:t>
      </w:r>
      <w:r w:rsidRPr="00C81BAD">
        <w:rPr>
          <w:rFonts w:ascii="宋体" w:eastAsia="宋体" w:hAnsi="宋体" w:hint="eastAsia"/>
        </w:rPr>
        <w:t>按顺序把dp的值存着，这样每次就是查询一个数num[i]的位置前面的前缀和，可以用树状数组或线段树维护，同时可以再维护一个最大上升子序列，这样求最大上升子序列也可以查询前面的最大值完成，复杂度都是log。</w:t>
      </w:r>
    </w:p>
    <w:p w:rsidR="00F73381" w:rsidRPr="00C81BAD" w:rsidRDefault="00F73381" w:rsidP="00D705CE">
      <w:pPr>
        <w:rPr>
          <w:rFonts w:ascii="宋体" w:eastAsia="宋体" w:hAnsi="宋体"/>
        </w:rPr>
      </w:pPr>
      <w:r w:rsidRPr="00C81BAD">
        <w:rPr>
          <w:rFonts w:ascii="宋体" w:eastAsia="宋体" w:hAnsi="宋体" w:hint="eastAsia"/>
        </w:rPr>
        <w:t>这样做完处理发现，dp第一维是1e5每次查询log即使不计，第2维还是有1e5，但是题目中说了这1-n的排列是随机生成的，也就是说它最大上升子序列的长度其实是远小于最大值的。所以直接操作就可以过了。dp的第二维甚至应该比理论值少开一个数量级，否则会MLE。</w:t>
      </w:r>
    </w:p>
    <w:p w:rsidR="00D705CE" w:rsidRPr="00C81BAD" w:rsidRDefault="00D705CE" w:rsidP="00D705CE">
      <w:pPr>
        <w:rPr>
          <w:rFonts w:ascii="宋体" w:eastAsia="宋体" w:hAnsi="宋体"/>
        </w:rPr>
      </w:pPr>
      <w:r w:rsidRPr="00C81BAD">
        <w:rPr>
          <w:rFonts w:ascii="宋体" w:eastAsia="宋体" w:hAnsi="宋体" w:hint="eastAsia"/>
        </w:rPr>
        <w:t>【代码】</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C81BAD">
        <w:rPr>
          <w:rStyle w:val="hljs-comment"/>
          <w:rFonts w:cs="Consolas"/>
          <w:color w:val="888888"/>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C81BAD">
        <w:rPr>
          <w:rStyle w:val="hljs-comment"/>
          <w:rFonts w:cs="Consolas"/>
          <w:color w:val="888888"/>
        </w:rPr>
        <w:t>100</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C81BAD">
        <w:rPr>
          <w:rStyle w:val="hljs-comment"/>
          <w:rFonts w:cs="Consolas"/>
          <w:color w:val="888888"/>
        </w:rPr>
        <w:t>50</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comment"/>
          <w:rFonts w:cs="Consolas"/>
          <w:color w:val="888888"/>
        </w:rPr>
      </w:pPr>
      <w:r w:rsidRPr="00C81BAD">
        <w:rPr>
          <w:rStyle w:val="hljs-comment"/>
          <w:rFonts w:cs="Consolas"/>
          <w:color w:val="888888"/>
        </w:rPr>
        <w:t>1 2 3 4 5 6 7 8 9 10 11 12 13 14 15 16 17 18 19 20 21 22 23 24 25 26 27 28 29 30 31 32 33 34 35 36 37 38 39 40 41 42 43 44 45 46 47 48 49 50</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comment"/>
          <w:rFonts w:cs="Consolas"/>
          <w:color w:val="888888"/>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preprocessor"/>
          <w:rFonts w:cs="Consolas"/>
          <w:color w:val="880000"/>
        </w:rPr>
        <w:t>#</w:t>
      </w:r>
      <w:r w:rsidRPr="00C81BAD">
        <w:rPr>
          <w:rStyle w:val="hljs-keyword"/>
          <w:rFonts w:cs="Consolas"/>
          <w:b/>
          <w:bCs/>
          <w:color w:val="880000"/>
        </w:rPr>
        <w:t>include</w:t>
      </w:r>
      <w:r w:rsidRPr="00C81BAD">
        <w:rPr>
          <w:rStyle w:val="hljs-preprocessor"/>
          <w:rFonts w:cs="Consolas"/>
          <w:color w:val="880000"/>
        </w:rPr>
        <w:t xml:space="preserve"> &lt;bits/stdc++.h&gt;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preprocessor"/>
          <w:rFonts w:cs="Consolas"/>
          <w:color w:val="880000"/>
        </w:rPr>
        <w:t>#</w:t>
      </w:r>
      <w:r w:rsidRPr="00C81BAD">
        <w:rPr>
          <w:rStyle w:val="hljs-keyword"/>
          <w:rFonts w:cs="Consolas"/>
          <w:b/>
          <w:bCs/>
          <w:color w:val="880000"/>
        </w:rPr>
        <w:t>define</w:t>
      </w:r>
      <w:r w:rsidRPr="00C81BAD">
        <w:rPr>
          <w:rStyle w:val="hljs-preprocessor"/>
          <w:rFonts w:cs="Consolas"/>
          <w:color w:val="880000"/>
        </w:rPr>
        <w:t xml:space="preserve"> ll long long</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preprocessor"/>
          <w:rFonts w:cs="Consolas"/>
          <w:color w:val="880000"/>
        </w:rPr>
        <w:t>#</w:t>
      </w:r>
      <w:r w:rsidRPr="00C81BAD">
        <w:rPr>
          <w:rStyle w:val="hljs-keyword"/>
          <w:rFonts w:cs="Consolas"/>
          <w:b/>
          <w:bCs/>
          <w:color w:val="880000"/>
        </w:rPr>
        <w:t>define</w:t>
      </w:r>
      <w:r w:rsidRPr="00C81BAD">
        <w:rPr>
          <w:rStyle w:val="hljs-preprocessor"/>
          <w:rFonts w:cs="Consolas"/>
          <w:color w:val="880000"/>
        </w:rPr>
        <w:t xml:space="preserve"> MODN 1000000007</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preprocessor"/>
          <w:rFonts w:cs="Consolas"/>
          <w:color w:val="880000"/>
        </w:rPr>
        <w:t>#</w:t>
      </w:r>
      <w:r w:rsidRPr="00C81BAD">
        <w:rPr>
          <w:rStyle w:val="hljs-keyword"/>
          <w:rFonts w:cs="Consolas"/>
          <w:b/>
          <w:bCs/>
          <w:color w:val="880000"/>
        </w:rPr>
        <w:t>define</w:t>
      </w:r>
      <w:r w:rsidRPr="00C81BAD">
        <w:rPr>
          <w:rStyle w:val="hljs-preprocessor"/>
          <w:rFonts w:cs="Consolas"/>
          <w:color w:val="880000"/>
        </w:rPr>
        <w:t xml:space="preserve"> MAXN 10010</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using</w:t>
      </w:r>
      <w:r w:rsidRPr="00C81BAD">
        <w:rPr>
          <w:rStyle w:val="HTML2"/>
          <w:rFonts w:cs="Consolas"/>
          <w:color w:val="000000"/>
        </w:rPr>
        <w:t xml:space="preserve"> </w:t>
      </w:r>
      <w:r w:rsidRPr="00C81BAD">
        <w:rPr>
          <w:rStyle w:val="hljs-keyword"/>
          <w:rFonts w:cs="Consolas"/>
          <w:b/>
          <w:bCs/>
          <w:color w:val="000000"/>
        </w:rPr>
        <w:t>namespace</w:t>
      </w:r>
      <w:r w:rsidRPr="00C81BAD">
        <w:rPr>
          <w:rStyle w:val="HTML2"/>
          <w:rFonts w:cs="Consolas"/>
          <w:color w:val="000000"/>
        </w:rPr>
        <w:t xml:space="preserve"> </w:t>
      </w:r>
      <w:r w:rsidRPr="00C81BAD">
        <w:rPr>
          <w:rStyle w:val="hljs-builtin"/>
          <w:rFonts w:cs="Consolas"/>
          <w:b/>
          <w:bCs/>
          <w:color w:val="000000"/>
        </w:rPr>
        <w:t>std</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TML2"/>
          <w:rFonts w:cs="Consolas"/>
          <w:color w:val="000000"/>
        </w:rPr>
        <w:t xml:space="preserve"> n,num[MAXN],dp[MAXN][</w:t>
      </w:r>
      <w:r w:rsidRPr="00C81BAD">
        <w:rPr>
          <w:rStyle w:val="hljs-number"/>
          <w:rFonts w:cs="Consolas"/>
          <w:color w:val="008800"/>
        </w:rPr>
        <w:t>1000</w:t>
      </w:r>
      <w:r w:rsidRPr="00C81BAD">
        <w:rPr>
          <w:rStyle w:val="HTML2"/>
          <w:rFonts w:cs="Consolas"/>
          <w:color w:val="000000"/>
        </w:rPr>
        <w:t>],maxlen[MAXN];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void</w:t>
      </w:r>
      <w:r w:rsidRPr="00C81BAD">
        <w:rPr>
          <w:rStyle w:val="hljs-function"/>
          <w:rFonts w:cs="Consolas"/>
          <w:color w:val="000000"/>
        </w:rPr>
        <w:t xml:space="preserve"> </w:t>
      </w:r>
      <w:r w:rsidRPr="00C81BAD">
        <w:rPr>
          <w:rStyle w:val="hljs-title"/>
          <w:rFonts w:cs="Consolas"/>
          <w:b/>
          <w:bCs/>
          <w:color w:val="880000"/>
        </w:rPr>
        <w:t>init</w:t>
      </w:r>
      <w:r w:rsidRPr="00C81BAD">
        <w:rPr>
          <w:rStyle w:val="hljs-params"/>
          <w:rFonts w:cs="Consolas"/>
          <w:color w:val="000000"/>
        </w:rPr>
        <w:t>()</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0</w:t>
      </w:r>
      <w:r w:rsidRPr="00C81BAD">
        <w:rPr>
          <w:rStyle w:val="HTML2"/>
          <w:rFonts w:cs="Consolas"/>
          <w:color w:val="000000"/>
        </w:rPr>
        <w:t xml:space="preserve">;i&lt;=n;i++) </w:t>
      </w:r>
      <w:r w:rsidRPr="00C81BAD">
        <w:rPr>
          <w:rStyle w:val="hljs-builtin"/>
          <w:rFonts w:cs="Consolas"/>
          <w:b/>
          <w:bCs/>
          <w:color w:val="000000"/>
        </w:rPr>
        <w:t>memset</w:t>
      </w:r>
      <w:r w:rsidRPr="00C81BAD">
        <w:rPr>
          <w:rStyle w:val="HTML2"/>
          <w:rFonts w:cs="Consolas"/>
          <w:color w:val="000000"/>
        </w:rPr>
        <w:t>(dp[i],</w:t>
      </w:r>
      <w:r w:rsidRPr="00C81BAD">
        <w:rPr>
          <w:rStyle w:val="hljs-number"/>
          <w:rFonts w:cs="Consolas"/>
          <w:color w:val="008800"/>
        </w:rPr>
        <w:t>0</w:t>
      </w:r>
      <w:r w:rsidRPr="00C81BAD">
        <w:rPr>
          <w:rStyle w:val="HTML2"/>
          <w:rFonts w:cs="Consolas"/>
          <w:color w:val="000000"/>
        </w:rPr>
        <w:t>,</w:t>
      </w:r>
      <w:r w:rsidRPr="00C81BAD">
        <w:rPr>
          <w:rStyle w:val="hljs-keyword"/>
          <w:rFonts w:cs="Consolas"/>
          <w:b/>
          <w:bCs/>
          <w:color w:val="000000"/>
        </w:rPr>
        <w:t>sizeof</w:t>
      </w:r>
      <w:r w:rsidRPr="00C81BAD">
        <w:rPr>
          <w:rStyle w:val="HTML2"/>
          <w:rFonts w:cs="Consolas"/>
          <w:color w:val="000000"/>
        </w:rPr>
        <w:t>(dp[i]));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memset</w:t>
      </w:r>
      <w:r w:rsidRPr="00C81BAD">
        <w:rPr>
          <w:rStyle w:val="HTML2"/>
          <w:rFonts w:cs="Consolas"/>
          <w:color w:val="000000"/>
        </w:rPr>
        <w:t>(maxlen,</w:t>
      </w:r>
      <w:r w:rsidRPr="00C81BAD">
        <w:rPr>
          <w:rStyle w:val="hljs-number"/>
          <w:rFonts w:cs="Consolas"/>
          <w:color w:val="008800"/>
        </w:rPr>
        <w:t>0</w:t>
      </w:r>
      <w:r w:rsidRPr="00C81BAD">
        <w:rPr>
          <w:rStyle w:val="HTML2"/>
          <w:rFonts w:cs="Consolas"/>
          <w:color w:val="000000"/>
        </w:rPr>
        <w:t>,</w:t>
      </w:r>
      <w:r w:rsidRPr="00C81BAD">
        <w:rPr>
          <w:rStyle w:val="hljs-keyword"/>
          <w:rFonts w:cs="Consolas"/>
          <w:b/>
          <w:bCs/>
          <w:color w:val="000000"/>
        </w:rPr>
        <w:t>sizeof</w:t>
      </w:r>
      <w:r w:rsidRPr="00C81BAD">
        <w:rPr>
          <w:rStyle w:val="HTML2"/>
          <w:rFonts w:cs="Consolas"/>
          <w:color w:val="000000"/>
        </w:rPr>
        <w:t>(maxlen));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ljs-function"/>
          <w:rFonts w:cs="Consolas"/>
          <w:color w:val="000000"/>
        </w:rPr>
        <w:t xml:space="preserve"> </w:t>
      </w:r>
      <w:r w:rsidRPr="00C81BAD">
        <w:rPr>
          <w:rStyle w:val="hljs-title"/>
          <w:rFonts w:cs="Consolas"/>
          <w:b/>
          <w:bCs/>
          <w:color w:val="880000"/>
        </w:rPr>
        <w:t>lowbit</w:t>
      </w:r>
      <w:r w:rsidRPr="00C81BAD">
        <w:rPr>
          <w:rStyle w:val="hljs-params"/>
          <w:rFonts w:cs="Consolas"/>
          <w:color w:val="000000"/>
        </w:rPr>
        <w:t>(</w:t>
      </w:r>
      <w:r w:rsidRPr="00C81BAD">
        <w:rPr>
          <w:rStyle w:val="hljs-keyword"/>
          <w:rFonts w:cs="Consolas"/>
          <w:b/>
          <w:bCs/>
          <w:color w:val="000000"/>
        </w:rPr>
        <w:t>int</w:t>
      </w:r>
      <w:r w:rsidRPr="00C81BAD">
        <w:rPr>
          <w:rStyle w:val="hljs-params"/>
          <w:rFonts w:cs="Consolas"/>
          <w:color w:val="000000"/>
        </w:rPr>
        <w:t xml:space="preserve"> x)</w:t>
      </w:r>
      <w:r w:rsidRPr="00C81BAD">
        <w:rPr>
          <w:rStyle w:val="HTML2"/>
          <w:rFonts w:cs="Consolas"/>
          <w:color w:val="000000"/>
        </w:rPr>
        <w:t>{</w:t>
      </w:r>
      <w:r w:rsidRPr="00C81BAD">
        <w:rPr>
          <w:rStyle w:val="hljs-keyword"/>
          <w:rFonts w:cs="Consolas"/>
          <w:b/>
          <w:bCs/>
          <w:color w:val="000000"/>
        </w:rPr>
        <w:t>return</w:t>
      </w:r>
      <w:r w:rsidRPr="00C81BAD">
        <w:rPr>
          <w:rStyle w:val="HTML2"/>
          <w:rFonts w:cs="Consolas"/>
          <w:color w:val="000000"/>
        </w:rPr>
        <w:t xml:space="preserve"> x&amp;(-x);}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ljs-function"/>
          <w:rFonts w:cs="Consolas"/>
          <w:color w:val="000000"/>
        </w:rPr>
        <w:t xml:space="preserve"> </w:t>
      </w:r>
      <w:r w:rsidRPr="00C81BAD">
        <w:rPr>
          <w:rStyle w:val="hljs-title"/>
          <w:rFonts w:cs="Consolas"/>
          <w:b/>
          <w:bCs/>
          <w:color w:val="880000"/>
        </w:rPr>
        <w:t>query_sum</w:t>
      </w:r>
      <w:r w:rsidRPr="00C81BAD">
        <w:rPr>
          <w:rStyle w:val="hljs-params"/>
          <w:rFonts w:cs="Consolas"/>
          <w:color w:val="000000"/>
        </w:rPr>
        <w:t>(</w:t>
      </w:r>
      <w:r w:rsidRPr="00C81BAD">
        <w:rPr>
          <w:rStyle w:val="hljs-keyword"/>
          <w:rFonts w:cs="Consolas"/>
          <w:b/>
          <w:bCs/>
          <w:color w:val="000000"/>
        </w:rPr>
        <w:t>int</w:t>
      </w:r>
      <w:r w:rsidRPr="00C81BAD">
        <w:rPr>
          <w:rStyle w:val="hljs-params"/>
          <w:rFonts w:cs="Consolas"/>
          <w:color w:val="000000"/>
        </w:rPr>
        <w:t xml:space="preserve"> x,</w:t>
      </w:r>
      <w:r w:rsidRPr="00C81BAD">
        <w:rPr>
          <w:rStyle w:val="hljs-keyword"/>
          <w:rFonts w:cs="Consolas"/>
          <w:b/>
          <w:bCs/>
          <w:color w:val="000000"/>
        </w:rPr>
        <w:t>int</w:t>
      </w:r>
      <w:r w:rsidRPr="00C81BAD">
        <w:rPr>
          <w:rStyle w:val="hljs-params"/>
          <w:rFonts w:cs="Consolas"/>
          <w:color w:val="000000"/>
        </w:rPr>
        <w:t xml:space="preserve"> k)</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ans=</w:t>
      </w:r>
      <w:r w:rsidRPr="00C81BAD">
        <w:rPr>
          <w:rStyle w:val="hljs-number"/>
          <w:rFonts w:cs="Consolas"/>
          <w:color w:val="008800"/>
        </w:rPr>
        <w:t>0</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while</w:t>
      </w:r>
      <w:r w:rsidRPr="00C81BAD">
        <w:rPr>
          <w:rStyle w:val="HTML2"/>
          <w:rFonts w:cs="Consolas"/>
          <w:color w:val="000000"/>
        </w:rPr>
        <w:t>(x){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ans=(ans+dp[x][k])%MODN;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x-=lowbit(x);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ans;</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lastRenderedPageBreak/>
        <w:t>void</w:t>
      </w:r>
      <w:r w:rsidRPr="00C81BAD">
        <w:rPr>
          <w:rStyle w:val="hljs-function"/>
          <w:rFonts w:cs="Consolas"/>
          <w:color w:val="000000"/>
        </w:rPr>
        <w:t xml:space="preserve"> </w:t>
      </w:r>
      <w:r w:rsidRPr="00C81BAD">
        <w:rPr>
          <w:rStyle w:val="hljs-title"/>
          <w:rFonts w:cs="Consolas"/>
          <w:b/>
          <w:bCs/>
          <w:color w:val="880000"/>
        </w:rPr>
        <w:t>update_sum</w:t>
      </w:r>
      <w:r w:rsidRPr="00C81BAD">
        <w:rPr>
          <w:rStyle w:val="hljs-params"/>
          <w:rFonts w:cs="Consolas"/>
          <w:color w:val="000000"/>
        </w:rPr>
        <w:t>(</w:t>
      </w:r>
      <w:r w:rsidRPr="00C81BAD">
        <w:rPr>
          <w:rStyle w:val="hljs-keyword"/>
          <w:rFonts w:cs="Consolas"/>
          <w:b/>
          <w:bCs/>
          <w:color w:val="000000"/>
        </w:rPr>
        <w:t>int</w:t>
      </w:r>
      <w:r w:rsidRPr="00C81BAD">
        <w:rPr>
          <w:rStyle w:val="hljs-params"/>
          <w:rFonts w:cs="Consolas"/>
          <w:color w:val="000000"/>
        </w:rPr>
        <w:t xml:space="preserve"> x,</w:t>
      </w:r>
      <w:r w:rsidRPr="00C81BAD">
        <w:rPr>
          <w:rStyle w:val="hljs-keyword"/>
          <w:rFonts w:cs="Consolas"/>
          <w:b/>
          <w:bCs/>
          <w:color w:val="000000"/>
        </w:rPr>
        <w:t>int</w:t>
      </w:r>
      <w:r w:rsidRPr="00C81BAD">
        <w:rPr>
          <w:rStyle w:val="hljs-params"/>
          <w:rFonts w:cs="Consolas"/>
          <w:color w:val="000000"/>
        </w:rPr>
        <w:t xml:space="preserve"> k,</w:t>
      </w:r>
      <w:r w:rsidRPr="00C81BAD">
        <w:rPr>
          <w:rStyle w:val="hljs-keyword"/>
          <w:rFonts w:cs="Consolas"/>
          <w:b/>
          <w:bCs/>
          <w:color w:val="000000"/>
        </w:rPr>
        <w:t>int</w:t>
      </w:r>
      <w:r w:rsidRPr="00C81BAD">
        <w:rPr>
          <w:rStyle w:val="hljs-params"/>
          <w:rFonts w:cs="Consolas"/>
          <w:color w:val="000000"/>
        </w:rPr>
        <w:t xml:space="preserve"> num)</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while</w:t>
      </w:r>
      <w:r w:rsidRPr="00C81BAD">
        <w:rPr>
          <w:rStyle w:val="HTML2"/>
          <w:rFonts w:cs="Consolas"/>
          <w:color w:val="000000"/>
        </w:rPr>
        <w:t>(x&lt;=n){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dp[x][k]=(dp[x][k]+num)%MODN;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x+=lowbit(x);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ljs-function"/>
          <w:rFonts w:cs="Consolas"/>
          <w:color w:val="000000"/>
        </w:rPr>
        <w:t xml:space="preserve"> </w:t>
      </w:r>
      <w:r w:rsidRPr="00C81BAD">
        <w:rPr>
          <w:rStyle w:val="hljs-title"/>
          <w:rFonts w:cs="Consolas"/>
          <w:b/>
          <w:bCs/>
          <w:color w:val="880000"/>
        </w:rPr>
        <w:t>query_max</w:t>
      </w:r>
      <w:r w:rsidRPr="00C81BAD">
        <w:rPr>
          <w:rStyle w:val="hljs-params"/>
          <w:rFonts w:cs="Consolas"/>
          <w:color w:val="000000"/>
        </w:rPr>
        <w:t>(</w:t>
      </w:r>
      <w:r w:rsidRPr="00C81BAD">
        <w:rPr>
          <w:rStyle w:val="hljs-keyword"/>
          <w:rFonts w:cs="Consolas"/>
          <w:b/>
          <w:bCs/>
          <w:color w:val="000000"/>
        </w:rPr>
        <w:t>int</w:t>
      </w:r>
      <w:r w:rsidRPr="00C81BAD">
        <w:rPr>
          <w:rStyle w:val="hljs-params"/>
          <w:rFonts w:cs="Consolas"/>
          <w:color w:val="000000"/>
        </w:rPr>
        <w:t xml:space="preserve"> x)</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ans=</w:t>
      </w:r>
      <w:r w:rsidRPr="00C81BAD">
        <w:rPr>
          <w:rStyle w:val="hljs-number"/>
          <w:rFonts w:cs="Consolas"/>
          <w:color w:val="008800"/>
        </w:rPr>
        <w:t>0</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while</w:t>
      </w:r>
      <w:r w:rsidRPr="00C81BAD">
        <w:rPr>
          <w:rStyle w:val="HTML2"/>
          <w:rFonts w:cs="Consolas"/>
          <w:color w:val="000000"/>
        </w:rPr>
        <w:t>(x){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ans=max(ans,maxlen[x]);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x-=lowbit(x);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ans;</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void</w:t>
      </w:r>
      <w:r w:rsidRPr="00C81BAD">
        <w:rPr>
          <w:rStyle w:val="hljs-function"/>
          <w:rFonts w:cs="Consolas"/>
          <w:color w:val="000000"/>
        </w:rPr>
        <w:t xml:space="preserve"> </w:t>
      </w:r>
      <w:r w:rsidRPr="00C81BAD">
        <w:rPr>
          <w:rStyle w:val="hljs-title"/>
          <w:rFonts w:cs="Consolas"/>
          <w:b/>
          <w:bCs/>
          <w:color w:val="880000"/>
        </w:rPr>
        <w:t>update_max</w:t>
      </w:r>
      <w:r w:rsidRPr="00C81BAD">
        <w:rPr>
          <w:rStyle w:val="hljs-params"/>
          <w:rFonts w:cs="Consolas"/>
          <w:color w:val="000000"/>
        </w:rPr>
        <w:t>(</w:t>
      </w:r>
      <w:r w:rsidRPr="00C81BAD">
        <w:rPr>
          <w:rStyle w:val="hljs-keyword"/>
          <w:rFonts w:cs="Consolas"/>
          <w:b/>
          <w:bCs/>
          <w:color w:val="000000"/>
        </w:rPr>
        <w:t>int</w:t>
      </w:r>
      <w:r w:rsidRPr="00C81BAD">
        <w:rPr>
          <w:rStyle w:val="hljs-params"/>
          <w:rFonts w:cs="Consolas"/>
          <w:color w:val="000000"/>
        </w:rPr>
        <w:t xml:space="preserve"> x,</w:t>
      </w:r>
      <w:r w:rsidRPr="00C81BAD">
        <w:rPr>
          <w:rStyle w:val="hljs-keyword"/>
          <w:rFonts w:cs="Consolas"/>
          <w:b/>
          <w:bCs/>
          <w:color w:val="000000"/>
        </w:rPr>
        <w:t>int</w:t>
      </w:r>
      <w:r w:rsidRPr="00C81BAD">
        <w:rPr>
          <w:rStyle w:val="hljs-params"/>
          <w:rFonts w:cs="Consolas"/>
          <w:color w:val="000000"/>
        </w:rPr>
        <w:t xml:space="preserve"> num)</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while</w:t>
      </w:r>
      <w:r w:rsidRPr="00C81BAD">
        <w:rPr>
          <w:rStyle w:val="HTML2"/>
          <w:rFonts w:cs="Consolas"/>
          <w:color w:val="000000"/>
        </w:rPr>
        <w:t>(x&lt;=n){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maxlen[x]=max(maxlen[x],num);</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x+=lowbit(x);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ljs-function"/>
          <w:rFonts w:cs="Consolas"/>
          <w:color w:val="000000"/>
        </w:rPr>
      </w:pPr>
      <w:r w:rsidRPr="00C81BAD">
        <w:rPr>
          <w:rStyle w:val="hljs-keyword"/>
          <w:rFonts w:cs="Consolas"/>
          <w:b/>
          <w:bCs/>
          <w:color w:val="000000"/>
        </w:rPr>
        <w:t>int</w:t>
      </w:r>
      <w:r w:rsidRPr="00C81BAD">
        <w:rPr>
          <w:rStyle w:val="hljs-function"/>
          <w:rFonts w:cs="Consolas"/>
          <w:color w:val="000000"/>
        </w:rPr>
        <w:t xml:space="preserve"> </w:t>
      </w:r>
      <w:r w:rsidRPr="00C81BAD">
        <w:rPr>
          <w:rStyle w:val="hljs-title"/>
          <w:rFonts w:cs="Consolas"/>
          <w:b/>
          <w:bCs/>
          <w:color w:val="880000"/>
        </w:rPr>
        <w:t>main</w:t>
      </w:r>
      <w:r w:rsidRPr="00C81BAD">
        <w:rPr>
          <w:rStyle w:val="hljs-params"/>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scanf</w:t>
      </w:r>
      <w:r w:rsidRPr="00C81BAD">
        <w:rPr>
          <w:rStyle w:val="HTML2"/>
          <w:rFonts w:cs="Consolas"/>
          <w:color w:val="000000"/>
        </w:rPr>
        <w:t>(</w:t>
      </w:r>
      <w:r w:rsidRPr="00C81BAD">
        <w:rPr>
          <w:rStyle w:val="hljs-string"/>
          <w:rFonts w:cs="Consolas"/>
          <w:color w:val="880000"/>
        </w:rPr>
        <w:t>"%d"</w:t>
      </w:r>
      <w:r w:rsidRPr="00C81BAD">
        <w:rPr>
          <w:rStyle w:val="HTML2"/>
          <w:rFonts w:cs="Consolas"/>
          <w:color w:val="000000"/>
        </w:rPr>
        <w:t>,&amp;t);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casenum=</w:t>
      </w:r>
      <w:r w:rsidRPr="00C81BAD">
        <w:rPr>
          <w:rStyle w:val="hljs-number"/>
          <w:rFonts w:cs="Consolas"/>
          <w:color w:val="008800"/>
        </w:rPr>
        <w:t>1</w:t>
      </w:r>
      <w:r w:rsidRPr="00C81BAD">
        <w:rPr>
          <w:rStyle w:val="HTML2"/>
          <w:rFonts w:cs="Consolas"/>
          <w:color w:val="000000"/>
        </w:rPr>
        <w:t>;casenum&lt;=t;casenum++){</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init();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scanf</w:t>
      </w:r>
      <w:r w:rsidRPr="00C81BAD">
        <w:rPr>
          <w:rStyle w:val="HTML2"/>
          <w:rFonts w:cs="Consolas"/>
          <w:color w:val="000000"/>
        </w:rPr>
        <w:t>(</w:t>
      </w:r>
      <w:r w:rsidRPr="00C81BAD">
        <w:rPr>
          <w:rStyle w:val="hljs-string"/>
          <w:rFonts w:cs="Consolas"/>
          <w:color w:val="880000"/>
        </w:rPr>
        <w:t>"%d"</w:t>
      </w:r>
      <w:r w:rsidRPr="00C81BAD">
        <w:rPr>
          <w:rStyle w:val="HTML2"/>
          <w:rFonts w:cs="Consolas"/>
          <w:color w:val="000000"/>
        </w:rPr>
        <w:t>,&amp;n);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ans[MAXN];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memset</w:t>
      </w:r>
      <w:r w:rsidRPr="00C81BAD">
        <w:rPr>
          <w:rStyle w:val="HTML2"/>
          <w:rFonts w:cs="Consolas"/>
          <w:color w:val="000000"/>
        </w:rPr>
        <w:t>(ans,</w:t>
      </w:r>
      <w:r w:rsidRPr="00C81BAD">
        <w:rPr>
          <w:rStyle w:val="hljs-number"/>
          <w:rFonts w:cs="Consolas"/>
          <w:color w:val="008800"/>
        </w:rPr>
        <w:t>0</w:t>
      </w:r>
      <w:r w:rsidRPr="00C81BAD">
        <w:rPr>
          <w:rStyle w:val="HTML2"/>
          <w:rFonts w:cs="Consolas"/>
          <w:color w:val="000000"/>
        </w:rPr>
        <w:t>,</w:t>
      </w:r>
      <w:r w:rsidRPr="00C81BAD">
        <w:rPr>
          <w:rStyle w:val="hljs-keyword"/>
          <w:rFonts w:cs="Consolas"/>
          <w:b/>
          <w:bCs/>
          <w:color w:val="000000"/>
        </w:rPr>
        <w:t>sizeof</w:t>
      </w:r>
      <w:r w:rsidRPr="00C81BAD">
        <w:rPr>
          <w:rStyle w:val="HTML2"/>
          <w:rFonts w:cs="Consolas"/>
          <w:color w:val="000000"/>
        </w:rPr>
        <w:t>(ans));</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;i&lt;=n;i++){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scanf</w:t>
      </w:r>
      <w:r w:rsidRPr="00C81BAD">
        <w:rPr>
          <w:rStyle w:val="HTML2"/>
          <w:rFonts w:cs="Consolas"/>
          <w:color w:val="000000"/>
        </w:rPr>
        <w:t>(</w:t>
      </w:r>
      <w:r w:rsidRPr="00C81BAD">
        <w:rPr>
          <w:rStyle w:val="hljs-string"/>
          <w:rFonts w:cs="Consolas"/>
          <w:color w:val="880000"/>
        </w:rPr>
        <w:t>"%d"</w:t>
      </w:r>
      <w:r w:rsidRPr="00C81BAD">
        <w:rPr>
          <w:rStyle w:val="HTML2"/>
          <w:rFonts w:cs="Consolas"/>
          <w:color w:val="000000"/>
        </w:rPr>
        <w:t>,&amp;num[i]);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nowmaxlen=query_max(num[i]-</w:t>
      </w:r>
      <w:r w:rsidRPr="00C81BAD">
        <w:rPr>
          <w:rStyle w:val="hljs-number"/>
          <w:rFonts w:cs="Consolas"/>
          <w:color w:val="008800"/>
        </w:rPr>
        <w:t>1</w:t>
      </w:r>
      <w:r w:rsidRPr="00C81BAD">
        <w:rPr>
          <w:rStyle w:val="HTML2"/>
          <w:rFonts w:cs="Consolas"/>
          <w:color w:val="000000"/>
        </w:rPr>
        <w:t>)+</w:t>
      </w:r>
      <w:r w:rsidRPr="00C81BAD">
        <w:rPr>
          <w:rStyle w:val="hljs-number"/>
          <w:rFonts w:cs="Consolas"/>
          <w:color w:val="008800"/>
        </w:rPr>
        <w:t>1</w:t>
      </w:r>
      <w:r w:rsidRPr="00C81BAD">
        <w:rPr>
          <w:rStyle w:val="HTML2"/>
          <w:rFonts w:cs="Consolas"/>
          <w:color w:val="000000"/>
        </w:rPr>
        <w:t>,temp[MAXN];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update_max(num[i],nowmaxlen);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ans[</w:t>
      </w:r>
      <w:r w:rsidRPr="00C81BAD">
        <w:rPr>
          <w:rStyle w:val="hljs-number"/>
          <w:rFonts w:cs="Consolas"/>
          <w:color w:val="008800"/>
        </w:rPr>
        <w:t>1</w:t>
      </w:r>
      <w:r w:rsidRPr="00C81BAD">
        <w:rPr>
          <w:rStyle w:val="HTML2"/>
          <w:rFonts w:cs="Consolas"/>
          <w:color w:val="000000"/>
        </w:rPr>
        <w:t>]=(ans[</w:t>
      </w:r>
      <w:r w:rsidRPr="00C81BAD">
        <w:rPr>
          <w:rStyle w:val="hljs-number"/>
          <w:rFonts w:cs="Consolas"/>
          <w:color w:val="008800"/>
        </w:rPr>
        <w:t>1</w:t>
      </w:r>
      <w:r w:rsidRPr="00C81BAD">
        <w:rPr>
          <w:rStyle w:val="HTML2"/>
          <w:rFonts w:cs="Consolas"/>
          <w:color w:val="000000"/>
        </w:rPr>
        <w:t>]+</w:t>
      </w:r>
      <w:r w:rsidRPr="00C81BAD">
        <w:rPr>
          <w:rStyle w:val="hljs-number"/>
          <w:rFonts w:cs="Consolas"/>
          <w:color w:val="008800"/>
        </w:rPr>
        <w:t>1</w:t>
      </w:r>
      <w:r w:rsidRPr="00C81BAD">
        <w:rPr>
          <w:rStyle w:val="HTML2"/>
          <w:rFonts w:cs="Consolas"/>
          <w:color w:val="000000"/>
        </w:rPr>
        <w:t>)%MODN;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update_sum(num[i],</w:t>
      </w:r>
      <w:r w:rsidRPr="00C81BAD">
        <w:rPr>
          <w:rStyle w:val="hljs-number"/>
          <w:rFonts w:cs="Consolas"/>
          <w:color w:val="008800"/>
        </w:rPr>
        <w:t>1</w:t>
      </w:r>
      <w:r w:rsidRPr="00C81BAD">
        <w:rPr>
          <w:rStyle w:val="HTML2"/>
          <w:rFonts w:cs="Consolas"/>
          <w:color w:val="000000"/>
        </w:rPr>
        <w:t>,</w:t>
      </w:r>
      <w:r w:rsidRPr="00C81BAD">
        <w:rPr>
          <w:rStyle w:val="hljs-number"/>
          <w:rFonts w:cs="Consolas"/>
          <w:color w:val="008800"/>
        </w:rPr>
        <w:t>1</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j=</w:t>
      </w:r>
      <w:r w:rsidRPr="00C81BAD">
        <w:rPr>
          <w:rStyle w:val="hljs-number"/>
          <w:rFonts w:cs="Consolas"/>
          <w:color w:val="008800"/>
        </w:rPr>
        <w:t>2</w:t>
      </w:r>
      <w:r w:rsidRPr="00C81BAD">
        <w:rPr>
          <w:rStyle w:val="HTML2"/>
          <w:rFonts w:cs="Consolas"/>
          <w:color w:val="000000"/>
        </w:rPr>
        <w:t>;j&lt;=nowmaxlen;j++){</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temp[j]=query_sum(num[i]-</w:t>
      </w:r>
      <w:r w:rsidRPr="00C81BAD">
        <w:rPr>
          <w:rStyle w:val="hljs-number"/>
          <w:rFonts w:cs="Consolas"/>
          <w:color w:val="008800"/>
        </w:rPr>
        <w:t>1</w:t>
      </w:r>
      <w:r w:rsidRPr="00C81BAD">
        <w:rPr>
          <w:rStyle w:val="HTML2"/>
          <w:rFonts w:cs="Consolas"/>
          <w:color w:val="000000"/>
        </w:rPr>
        <w:t>,j-</w:t>
      </w:r>
      <w:r w:rsidRPr="00C81BAD">
        <w:rPr>
          <w:rStyle w:val="hljs-number"/>
          <w:rFonts w:cs="Consolas"/>
          <w:color w:val="008800"/>
        </w:rPr>
        <w:t>1</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ans[j]=(ans[j]+temp[j])%MODN;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update_sum(num[i],j,temp[j]);</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lastRenderedPageBreak/>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printf</w:t>
      </w:r>
      <w:r w:rsidRPr="00C81BAD">
        <w:rPr>
          <w:rStyle w:val="HTML2"/>
          <w:rFonts w:cs="Consolas"/>
          <w:color w:val="000000"/>
        </w:rPr>
        <w:t>(</w:t>
      </w:r>
      <w:r w:rsidRPr="00C81BAD">
        <w:rPr>
          <w:rStyle w:val="hljs-string"/>
          <w:rFonts w:cs="Consolas"/>
          <w:color w:val="880000"/>
        </w:rPr>
        <w:t>"Case #%d:"</w:t>
      </w:r>
      <w:r w:rsidRPr="00C81BAD">
        <w:rPr>
          <w:rStyle w:val="HTML2"/>
          <w:rFonts w:cs="Consolas"/>
          <w:color w:val="000000"/>
        </w:rPr>
        <w:t>,casenum);</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 xml:space="preserve">;i&lt;=n;i++) </w:t>
      </w:r>
      <w:r w:rsidRPr="00C81BAD">
        <w:rPr>
          <w:rStyle w:val="hljs-builtin"/>
          <w:rFonts w:cs="Consolas"/>
          <w:b/>
          <w:bCs/>
          <w:color w:val="000000"/>
        </w:rPr>
        <w:t>printf</w:t>
      </w:r>
      <w:r w:rsidRPr="00C81BAD">
        <w:rPr>
          <w:rStyle w:val="HTML2"/>
          <w:rFonts w:cs="Consolas"/>
          <w:color w:val="000000"/>
        </w:rPr>
        <w:t>(</w:t>
      </w:r>
      <w:r w:rsidRPr="00C81BAD">
        <w:rPr>
          <w:rStyle w:val="hljs-string"/>
          <w:rFonts w:cs="Consolas"/>
          <w:color w:val="880000"/>
        </w:rPr>
        <w:t>" %d"</w:t>
      </w:r>
      <w:r w:rsidRPr="00C81BAD">
        <w:rPr>
          <w:rStyle w:val="HTML2"/>
          <w:rFonts w:cs="Consolas"/>
          <w:color w:val="000000"/>
        </w:rPr>
        <w:t>,ans[i]);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builtin"/>
          <w:rFonts w:cs="Consolas"/>
          <w:b/>
          <w:bCs/>
          <w:color w:val="000000"/>
        </w:rPr>
        <w:t>printf</w:t>
      </w:r>
      <w:r w:rsidRPr="00C81BAD">
        <w:rPr>
          <w:rStyle w:val="HTML2"/>
          <w:rFonts w:cs="Consolas"/>
          <w:color w:val="000000"/>
        </w:rPr>
        <w:t>(</w:t>
      </w:r>
      <w:r w:rsidRPr="00C81BAD">
        <w:rPr>
          <w:rStyle w:val="hljs-string"/>
          <w:rFonts w:cs="Consolas"/>
          <w:color w:val="880000"/>
        </w:rPr>
        <w:t>"\n"</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w:t>
      </w:r>
      <w:r w:rsidRPr="00C81BAD">
        <w:rPr>
          <w:rStyle w:val="hljs-number"/>
          <w:rFonts w:cs="Consolas"/>
          <w:color w:val="008800"/>
        </w:rPr>
        <w:t>0</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C81BAD">
        <w:rPr>
          <w:rStyle w:val="HTML2"/>
          <w:rFonts w:cs="Consolas"/>
          <w:color w:val="000000"/>
        </w:rPr>
        <w:t>}</w:t>
      </w:r>
    </w:p>
    <w:p w:rsidR="00F27F4C" w:rsidRPr="00C81BAD" w:rsidRDefault="00F27F4C" w:rsidP="00F27F4C">
      <w:pPr>
        <w:pStyle w:val="3"/>
        <w:rPr>
          <w:rFonts w:ascii="宋体" w:eastAsia="宋体" w:hAnsi="宋体"/>
          <w:b w:val="0"/>
        </w:rPr>
      </w:pPr>
      <w:bookmarkStart w:id="172" w:name="_Toc523521255"/>
      <w:r w:rsidRPr="00C81BAD">
        <w:rPr>
          <w:rFonts w:ascii="宋体" w:eastAsia="宋体" w:hAnsi="宋体" w:hint="eastAsia"/>
          <w:b w:val="0"/>
        </w:rPr>
        <w:t>√-牛客网2</w:t>
      </w:r>
      <w:r w:rsidRPr="00C81BAD">
        <w:rPr>
          <w:rFonts w:ascii="宋体" w:eastAsia="宋体" w:hAnsi="宋体"/>
          <w:b w:val="0"/>
        </w:rPr>
        <w:t>018</w:t>
      </w:r>
      <w:r w:rsidRPr="00C81BAD">
        <w:rPr>
          <w:rFonts w:ascii="宋体" w:eastAsia="宋体" w:hAnsi="宋体" w:hint="eastAsia"/>
          <w:b w:val="0"/>
        </w:rPr>
        <w:t>暑期多校5F-</w:t>
      </w:r>
      <w:r w:rsidRPr="00C81BAD">
        <w:rPr>
          <w:rFonts w:ascii="宋体" w:eastAsia="宋体" w:hAnsi="宋体"/>
          <w:b w:val="0"/>
        </w:rPr>
        <w:t>take</w:t>
      </w:r>
      <w:bookmarkEnd w:id="172"/>
    </w:p>
    <w:p w:rsidR="00F27F4C" w:rsidRPr="00C81BAD" w:rsidRDefault="00F27F4C" w:rsidP="00F27F4C">
      <w:pPr>
        <w:rPr>
          <w:rFonts w:ascii="宋体" w:eastAsia="宋体" w:hAnsi="宋体"/>
        </w:rPr>
      </w:pPr>
      <w:r w:rsidRPr="00C81BAD">
        <w:rPr>
          <w:rFonts w:ascii="宋体" w:eastAsia="宋体" w:hAnsi="宋体" w:hint="eastAsia"/>
        </w:rPr>
        <w:t>【题意】给定n个盒子（数据规模1e5），每个盒子有一个概率p出现大小为d的宝石（或者不出现任何东西），主人公开始的宝石大小为0，从1到n顺次打开每个盒子，如果里面的宝石比手上的大就进行交换，求交换次数的期望值。</w:t>
      </w:r>
      <w:r w:rsidR="00472056" w:rsidRPr="00C81BAD">
        <w:rPr>
          <w:rFonts w:ascii="宋体" w:eastAsia="宋体" w:hAnsi="宋体" w:hint="eastAsia"/>
        </w:rPr>
        <w:t>（输出答案取模</w:t>
      </w:r>
      <w:r w:rsidR="00472056" w:rsidRPr="00C81BAD">
        <w:rPr>
          <w:rFonts w:ascii="宋体" w:eastAsia="宋体" w:hAnsi="宋体"/>
        </w:rPr>
        <w:t>998244353</w:t>
      </w:r>
      <w:r w:rsidR="00472056" w:rsidRPr="00C81BAD">
        <w:rPr>
          <w:rFonts w:ascii="宋体" w:eastAsia="宋体" w:hAnsi="宋体" w:hint="eastAsia"/>
        </w:rPr>
        <w:t>）</w:t>
      </w:r>
    </w:p>
    <w:p w:rsidR="00F27F4C" w:rsidRPr="00C81BAD" w:rsidRDefault="00F27F4C" w:rsidP="00F27F4C">
      <w:pPr>
        <w:rPr>
          <w:rFonts w:ascii="宋体" w:eastAsia="宋体" w:hAnsi="宋体"/>
        </w:rPr>
      </w:pPr>
      <w:r w:rsidRPr="00C81BAD">
        <w:rPr>
          <w:rFonts w:ascii="宋体" w:eastAsia="宋体" w:hAnsi="宋体" w:hint="eastAsia"/>
        </w:rPr>
        <w:t>【TAG】概率 期望 前缀积 树状数组 线段树 逆元</w:t>
      </w:r>
    </w:p>
    <w:p w:rsidR="00F27F4C" w:rsidRPr="00C81BAD" w:rsidRDefault="00F27F4C" w:rsidP="00F27F4C">
      <w:pPr>
        <w:rPr>
          <w:rFonts w:ascii="宋体" w:eastAsia="宋体" w:hAnsi="宋体"/>
        </w:rPr>
      </w:pPr>
      <w:r w:rsidRPr="00C81BAD">
        <w:rPr>
          <w:rFonts w:ascii="宋体" w:eastAsia="宋体" w:hAnsi="宋体" w:hint="eastAsia"/>
        </w:rPr>
        <w:t>【题解】</w:t>
      </w:r>
    </w:p>
    <w:p w:rsidR="00F27F4C" w:rsidRPr="00C81BAD" w:rsidRDefault="00F27F4C" w:rsidP="00F27F4C">
      <w:pPr>
        <w:rPr>
          <w:rFonts w:ascii="宋体" w:eastAsia="宋体" w:hAnsi="宋体"/>
        </w:rPr>
      </w:pPr>
      <w:r w:rsidRPr="00C81BAD">
        <w:rPr>
          <w:rFonts w:ascii="宋体" w:eastAsia="宋体" w:hAnsi="宋体" w:hint="eastAsia"/>
        </w:rPr>
        <w:t>设随机变量</w:t>
      </w:r>
      <w:r w:rsidRPr="00C81BAD">
        <w:rPr>
          <w:rFonts w:ascii="宋体" w:eastAsia="宋体" w:hAnsi="宋体"/>
          <w:position w:val="-12"/>
        </w:rPr>
        <w:object w:dxaOrig="1480" w:dyaOrig="360">
          <v:shape id="_x0000_i1042" type="#_x0000_t75" style="width:74.25pt;height:18pt" o:ole="">
            <v:imagedata r:id="rId74" o:title=""/>
          </v:shape>
          <o:OLEObject Type="Embed" ProgID="Equation.DSMT4" ShapeID="_x0000_i1042" DrawAspect="Content" ObjectID="_1597263053" r:id="rId75"/>
        </w:object>
      </w:r>
    </w:p>
    <w:p w:rsidR="00F27F4C" w:rsidRPr="00C81BAD" w:rsidRDefault="00F27F4C" w:rsidP="00F27F4C">
      <w:pPr>
        <w:rPr>
          <w:rFonts w:ascii="宋体" w:eastAsia="宋体" w:hAnsi="宋体"/>
        </w:rPr>
      </w:pPr>
      <w:r w:rsidRPr="00C81BAD">
        <w:rPr>
          <w:rFonts w:ascii="宋体" w:eastAsia="宋体" w:hAnsi="宋体" w:hint="eastAsia"/>
        </w:rPr>
        <w:t>其中</w:t>
      </w:r>
      <w:r w:rsidRPr="00C81BAD">
        <w:rPr>
          <w:rFonts w:ascii="宋体" w:eastAsia="宋体" w:hAnsi="宋体"/>
          <w:position w:val="-32"/>
        </w:rPr>
        <w:object w:dxaOrig="3379" w:dyaOrig="760">
          <v:shape id="_x0000_i1043" type="#_x0000_t75" style="width:168.75pt;height:38.25pt" o:ole="">
            <v:imagedata r:id="rId76" o:title=""/>
          </v:shape>
          <o:OLEObject Type="Embed" ProgID="Equation.DSMT4" ShapeID="_x0000_i1043" DrawAspect="Content" ObjectID="_1597263054" r:id="rId77"/>
        </w:object>
      </w:r>
    </w:p>
    <w:p w:rsidR="00F27F4C" w:rsidRPr="00C81BAD" w:rsidRDefault="00472056" w:rsidP="00F27F4C">
      <w:pPr>
        <w:rPr>
          <w:rFonts w:ascii="宋体" w:eastAsia="宋体" w:hAnsi="宋体"/>
        </w:rPr>
      </w:pPr>
      <w:r w:rsidRPr="00C81BAD">
        <w:rPr>
          <w:rFonts w:ascii="宋体" w:eastAsia="宋体" w:hAnsi="宋体" w:hint="eastAsia"/>
        </w:rPr>
        <w:t>题目所求即为</w:t>
      </w:r>
      <w:r w:rsidRPr="00C81BAD">
        <w:rPr>
          <w:rFonts w:ascii="宋体" w:eastAsia="宋体" w:hAnsi="宋体"/>
          <w:position w:val="-28"/>
        </w:rPr>
        <w:object w:dxaOrig="940" w:dyaOrig="680">
          <v:shape id="_x0000_i1044" type="#_x0000_t75" style="width:63pt;height:45pt" o:ole="">
            <v:imagedata r:id="rId78" o:title=""/>
          </v:shape>
          <o:OLEObject Type="Embed" ProgID="Equation.DSMT4" ShapeID="_x0000_i1044" DrawAspect="Content" ObjectID="_1597263055" r:id="rId79"/>
        </w:object>
      </w:r>
    </w:p>
    <w:p w:rsidR="00472056" w:rsidRPr="00C81BAD" w:rsidRDefault="00472056" w:rsidP="00F27F4C">
      <w:pPr>
        <w:rPr>
          <w:rFonts w:ascii="宋体" w:eastAsia="宋体" w:hAnsi="宋体"/>
        </w:rPr>
      </w:pPr>
      <w:r w:rsidRPr="00C81BAD">
        <w:rPr>
          <w:rFonts w:ascii="宋体" w:eastAsia="宋体" w:hAnsi="宋体" w:hint="eastAsia"/>
        </w:rPr>
        <w:t>根据期望的可加性（线性性）进行事件分解（注意这个性质对独立性没有要求）</w:t>
      </w:r>
    </w:p>
    <w:p w:rsidR="00472056" w:rsidRPr="00C81BAD" w:rsidRDefault="00472056" w:rsidP="00F27F4C">
      <w:pPr>
        <w:rPr>
          <w:rFonts w:ascii="宋体" w:eastAsia="宋体" w:hAnsi="宋体"/>
        </w:rPr>
      </w:pPr>
      <w:r w:rsidRPr="00C81BAD">
        <w:rPr>
          <w:rFonts w:ascii="宋体" w:eastAsia="宋体" w:hAnsi="宋体"/>
          <w:position w:val="-28"/>
        </w:rPr>
        <w:object w:dxaOrig="2060" w:dyaOrig="680">
          <v:shape id="_x0000_i1045" type="#_x0000_t75" style="width:138pt;height:45pt" o:ole="">
            <v:imagedata r:id="rId80" o:title=""/>
          </v:shape>
          <o:OLEObject Type="Embed" ProgID="Equation.DSMT4" ShapeID="_x0000_i1045" DrawAspect="Content" ObjectID="_1597263056" r:id="rId81"/>
        </w:object>
      </w:r>
    </w:p>
    <w:p w:rsidR="00472056" w:rsidRPr="00C81BAD" w:rsidRDefault="00472056" w:rsidP="00F27F4C">
      <w:pPr>
        <w:rPr>
          <w:rFonts w:ascii="宋体" w:eastAsia="宋体" w:hAnsi="宋体"/>
        </w:rPr>
      </w:pPr>
      <w:r w:rsidRPr="00C81BAD">
        <w:rPr>
          <w:rFonts w:ascii="宋体" w:eastAsia="宋体" w:hAnsi="宋体" w:hint="eastAsia"/>
        </w:rPr>
        <w:t>因此我们主要关心</w:t>
      </w:r>
      <w:r w:rsidRPr="00C81BAD">
        <w:rPr>
          <w:rFonts w:ascii="宋体" w:eastAsia="宋体" w:hAnsi="宋体"/>
          <w:position w:val="-12"/>
        </w:rPr>
        <w:object w:dxaOrig="660" w:dyaOrig="360">
          <v:shape id="_x0000_i1046" type="#_x0000_t75" style="width:44.25pt;height:24pt" o:ole="">
            <v:imagedata r:id="rId82" o:title=""/>
          </v:shape>
          <o:OLEObject Type="Embed" ProgID="Equation.DSMT4" ShapeID="_x0000_i1046" DrawAspect="Content" ObjectID="_1597263057" r:id="rId83"/>
        </w:object>
      </w:r>
      <w:r w:rsidRPr="00C81BAD">
        <w:rPr>
          <w:rFonts w:ascii="宋体" w:eastAsia="宋体" w:hAnsi="宋体" w:hint="eastAsia"/>
        </w:rPr>
        <w:t>的求解</w:t>
      </w:r>
    </w:p>
    <w:p w:rsidR="00472056" w:rsidRPr="00C81BAD" w:rsidRDefault="00472056" w:rsidP="00F27F4C">
      <w:pPr>
        <w:rPr>
          <w:rFonts w:ascii="宋体" w:eastAsia="宋体" w:hAnsi="宋体"/>
        </w:rPr>
      </w:pPr>
      <w:r w:rsidRPr="00C81BAD">
        <w:rPr>
          <w:rFonts w:ascii="宋体" w:eastAsia="宋体" w:hAnsi="宋体"/>
          <w:position w:val="-12"/>
        </w:rPr>
        <w:object w:dxaOrig="4660" w:dyaOrig="360">
          <v:shape id="_x0000_i1047" type="#_x0000_t75" style="width:312pt;height:24pt" o:ole="">
            <v:imagedata r:id="rId84" o:title=""/>
          </v:shape>
          <o:OLEObject Type="Embed" ProgID="Equation.DSMT4" ShapeID="_x0000_i1047" DrawAspect="Content" ObjectID="_1597263058" r:id="rId85"/>
        </w:object>
      </w:r>
    </w:p>
    <w:p w:rsidR="00472056" w:rsidRPr="00C81BAD" w:rsidRDefault="00472056" w:rsidP="00F27F4C">
      <w:pPr>
        <w:rPr>
          <w:rFonts w:ascii="宋体" w:eastAsia="宋体" w:hAnsi="宋体"/>
        </w:rPr>
      </w:pPr>
      <w:r w:rsidRPr="00C81BAD">
        <w:rPr>
          <w:rFonts w:ascii="宋体" w:eastAsia="宋体" w:hAnsi="宋体" w:hint="eastAsia"/>
        </w:rPr>
        <w:t>即第i个盒子的期望交换次数等于打开第i个盒子后交换的概率</w:t>
      </w:r>
    </w:p>
    <w:p w:rsidR="00472056" w:rsidRPr="00C81BAD" w:rsidRDefault="00472056" w:rsidP="00F27F4C">
      <w:pPr>
        <w:rPr>
          <w:rFonts w:ascii="宋体" w:eastAsia="宋体" w:hAnsi="宋体"/>
        </w:rPr>
      </w:pPr>
      <w:r w:rsidRPr="00C81BAD">
        <w:rPr>
          <w:rFonts w:ascii="宋体" w:eastAsia="宋体" w:hAnsi="宋体" w:hint="eastAsia"/>
        </w:rPr>
        <w:t>打开第i个盒子后会发生交换的情况是，第i个盒子开出宝石，并且前i-1个盒子中那些潜在拥有比这个宝石大的盒子不能开出宝石。即：</w:t>
      </w:r>
    </w:p>
    <w:p w:rsidR="00472056" w:rsidRPr="00C81BAD" w:rsidRDefault="00123B16" w:rsidP="00F27F4C">
      <w:pPr>
        <w:rPr>
          <w:rFonts w:ascii="宋体" w:eastAsia="宋体" w:hAnsi="宋体"/>
        </w:rPr>
      </w:pPr>
      <w:r w:rsidRPr="00C81BAD">
        <w:rPr>
          <w:rFonts w:ascii="宋体" w:eastAsia="宋体" w:hAnsi="宋体"/>
          <w:position w:val="-30"/>
        </w:rPr>
        <w:object w:dxaOrig="4860" w:dyaOrig="560">
          <v:shape id="_x0000_i1048" type="#_x0000_t75" style="width:459.75pt;height:52.5pt" o:ole="">
            <v:imagedata r:id="rId86" o:title=""/>
          </v:shape>
          <o:OLEObject Type="Embed" ProgID="Equation.DSMT4" ShapeID="_x0000_i1048" DrawAspect="Content" ObjectID="_1597263059" r:id="rId87"/>
        </w:object>
      </w:r>
    </w:p>
    <w:p w:rsidR="00123B16" w:rsidRPr="00C81BAD" w:rsidRDefault="00123B16" w:rsidP="00F27F4C">
      <w:pPr>
        <w:rPr>
          <w:rFonts w:ascii="宋体" w:eastAsia="宋体" w:hAnsi="宋体"/>
        </w:rPr>
      </w:pPr>
      <w:r w:rsidRPr="00C81BAD">
        <w:rPr>
          <w:rFonts w:ascii="宋体" w:eastAsia="宋体" w:hAnsi="宋体" w:hint="eastAsia"/>
        </w:rPr>
        <w:t>暴力求解复杂度</w:t>
      </w:r>
      <w:r w:rsidRPr="00C81BAD">
        <w:rPr>
          <w:rFonts w:ascii="宋体" w:eastAsia="宋体" w:hAnsi="宋体"/>
          <w:position w:val="-10"/>
        </w:rPr>
        <w:object w:dxaOrig="639" w:dyaOrig="360">
          <v:shape id="_x0000_i1049" type="#_x0000_t75" style="width:32.25pt;height:18pt" o:ole="">
            <v:imagedata r:id="rId88" o:title=""/>
          </v:shape>
          <o:OLEObject Type="Embed" ProgID="Equation.DSMT4" ShapeID="_x0000_i1049" DrawAspect="Content" ObjectID="_1597263060" r:id="rId89"/>
        </w:object>
      </w:r>
      <w:r w:rsidRPr="00C81BAD">
        <w:rPr>
          <w:rFonts w:ascii="宋体" w:eastAsia="宋体" w:hAnsi="宋体" w:hint="eastAsia"/>
        </w:rPr>
        <w:t>不能接受，需要维护比当前盒子都要大的盒子的概率乘积（1-p的乘积）考虑将盒子大小从大到小排序，记录1个rank值，开始的时候将维护的数组d全部赋值1，当按照1到n的顺序访问盒子的时候，比如访问到了第i个盒子，那么找到这个盒子的rank值，那么在d数组中所有比这个rank值低的位置就是存放着那些比它大的盒子的</w:t>
      </w:r>
      <w:r w:rsidRPr="00C81BAD">
        <w:rPr>
          <w:rFonts w:ascii="宋体" w:eastAsia="宋体" w:hAnsi="宋体" w:hint="eastAsia"/>
        </w:rPr>
        <w:lastRenderedPageBreak/>
        <w:t>概率，如果一个盒子还没有被访问过，那么里面存着1，不影响乘积结果，在计算完第i个盒子移到下一个盒子之前，把第i个盒子的1-box[i].p存入d数组相应的rank位置。这就是一个前缀积的问题，想要快速查询前缀积就是用树状数组或者线段树即可。</w:t>
      </w:r>
    </w:p>
    <w:p w:rsidR="00123B16" w:rsidRPr="00C81BAD" w:rsidRDefault="00123B16" w:rsidP="00F27F4C">
      <w:pPr>
        <w:rPr>
          <w:rFonts w:ascii="宋体" w:eastAsia="宋体" w:hAnsi="宋体"/>
        </w:rPr>
      </w:pPr>
      <w:r w:rsidRPr="00C81BAD">
        <w:rPr>
          <w:rFonts w:ascii="宋体" w:eastAsia="宋体" w:hAnsi="宋体" w:hint="eastAsia"/>
        </w:rPr>
        <w:t>注意到题目中给定的p值是乘了100的，所以在使用的时候需要除100再用，即乘上100的逆元。（</w:t>
      </w:r>
      <w:r w:rsidRPr="00C81BAD">
        <w:rPr>
          <w:rFonts w:ascii="宋体" w:eastAsia="宋体" w:hAnsi="宋体"/>
        </w:rPr>
        <w:t>998244353</w:t>
      </w:r>
      <w:r w:rsidRPr="00C81BAD">
        <w:rPr>
          <w:rFonts w:ascii="宋体" w:eastAsia="宋体" w:hAnsi="宋体" w:hint="eastAsia"/>
        </w:rPr>
        <w:t>显然是素数）。</w:t>
      </w:r>
    </w:p>
    <w:p w:rsidR="00220DA2" w:rsidRPr="00C81BAD" w:rsidRDefault="00220DA2" w:rsidP="00F27F4C">
      <w:pPr>
        <w:rPr>
          <w:rFonts w:ascii="宋体" w:eastAsia="宋体" w:hAnsi="宋体"/>
        </w:rPr>
      </w:pPr>
      <w:r w:rsidRPr="00C81BAD">
        <w:rPr>
          <w:rFonts w:ascii="宋体" w:eastAsia="宋体" w:hAnsi="宋体" w:hint="eastAsia"/>
        </w:rPr>
        <w:t>看了别人的代码之后发现我的代码还可以再优化。那个前缀积的数组可以直接按照次序存，然后计算的时候按照从大到小的顺序来算，这样可以少排序一次，这样的话，每个盒子在计算的时候只会用到比它次序小的盒子的值，这样一个次序比它大的盒子先更新对它没有影响，只要确保一个盒子在计算的时候，所有比它次序小且比它大的盒子都更新过了，所以按照从大到小来更新就是对的。</w:t>
      </w:r>
    </w:p>
    <w:p w:rsidR="00F27F4C" w:rsidRPr="00C81BAD" w:rsidRDefault="00F27F4C" w:rsidP="00F27F4C">
      <w:pPr>
        <w:rPr>
          <w:rFonts w:ascii="宋体" w:eastAsia="宋体" w:hAnsi="宋体"/>
        </w:rPr>
      </w:pPr>
      <w:r w:rsidRPr="00C81BAD">
        <w:rPr>
          <w:rFonts w:ascii="宋体" w:eastAsia="宋体" w:hAnsi="宋体" w:hint="eastAsia"/>
        </w:rPr>
        <w:t>【代码</w:t>
      </w:r>
      <w:r w:rsidR="00123B16" w:rsidRPr="00C81BAD">
        <w:rPr>
          <w:rFonts w:ascii="宋体" w:eastAsia="宋体" w:hAnsi="宋体" w:hint="eastAsia"/>
        </w:rPr>
        <w:t>-树状数组版本</w:t>
      </w:r>
      <w:r w:rsidRPr="00C81BAD">
        <w:rPr>
          <w:rFonts w:ascii="宋体" w:eastAsia="宋体" w:hAnsi="宋体" w:hint="eastAsia"/>
        </w:rPr>
        <w:t>】</w:t>
      </w:r>
    </w:p>
    <w:p w:rsidR="00F27F4C" w:rsidRPr="00C81BAD" w:rsidRDefault="00F27F4C" w:rsidP="00F27F4C">
      <w:pPr>
        <w:rPr>
          <w:rFonts w:ascii="宋体" w:eastAsia="宋体" w:hAnsi="宋体"/>
        </w:rPr>
      </w:pPr>
      <w:r w:rsidRPr="00C81BAD">
        <w:rPr>
          <w:rFonts w:ascii="宋体" w:eastAsia="宋体" w:hAnsi="宋体"/>
        </w:rPr>
        <w:t>#include &lt;bits/stdc++.h&gt;</w:t>
      </w:r>
    </w:p>
    <w:p w:rsidR="00F27F4C" w:rsidRPr="00C81BAD" w:rsidRDefault="00F27F4C" w:rsidP="00F27F4C">
      <w:pPr>
        <w:rPr>
          <w:rFonts w:ascii="宋体" w:eastAsia="宋体" w:hAnsi="宋体"/>
        </w:rPr>
      </w:pPr>
      <w:r w:rsidRPr="00C81BAD">
        <w:rPr>
          <w:rFonts w:ascii="宋体" w:eastAsia="宋体" w:hAnsi="宋体"/>
        </w:rPr>
        <w:t>#define ll long long</w:t>
      </w:r>
    </w:p>
    <w:p w:rsidR="00F27F4C" w:rsidRPr="00C81BAD" w:rsidRDefault="00F27F4C" w:rsidP="00F27F4C">
      <w:pPr>
        <w:rPr>
          <w:rFonts w:ascii="宋体" w:eastAsia="宋体" w:hAnsi="宋体"/>
        </w:rPr>
      </w:pPr>
      <w:r w:rsidRPr="00C81BAD">
        <w:rPr>
          <w:rFonts w:ascii="宋体" w:eastAsia="宋体" w:hAnsi="宋体"/>
        </w:rPr>
        <w:t>#define MAXN 100010</w:t>
      </w:r>
    </w:p>
    <w:p w:rsidR="00F27F4C" w:rsidRPr="00C81BAD" w:rsidRDefault="00F27F4C" w:rsidP="00F27F4C">
      <w:pPr>
        <w:rPr>
          <w:rFonts w:ascii="宋体" w:eastAsia="宋体" w:hAnsi="宋体"/>
        </w:rPr>
      </w:pPr>
      <w:r w:rsidRPr="00C81BAD">
        <w:rPr>
          <w:rFonts w:ascii="宋体" w:eastAsia="宋体" w:hAnsi="宋体"/>
        </w:rPr>
        <w:t>const ll MODN=998244353ll;</w:t>
      </w:r>
    </w:p>
    <w:p w:rsidR="00F27F4C" w:rsidRPr="00C81BAD" w:rsidRDefault="00F27F4C" w:rsidP="00F27F4C">
      <w:pPr>
        <w:rPr>
          <w:rFonts w:ascii="宋体" w:eastAsia="宋体" w:hAnsi="宋体"/>
        </w:rPr>
      </w:pPr>
      <w:r w:rsidRPr="00C81BAD">
        <w:rPr>
          <w:rFonts w:ascii="宋体" w:eastAsia="宋体" w:hAnsi="宋体"/>
        </w:rPr>
        <w:t>using namespace std;</w:t>
      </w:r>
    </w:p>
    <w:p w:rsidR="00F27F4C" w:rsidRPr="00C81BAD" w:rsidRDefault="00F27F4C" w:rsidP="00F27F4C">
      <w:pPr>
        <w:rPr>
          <w:rFonts w:ascii="宋体" w:eastAsia="宋体" w:hAnsi="宋体"/>
        </w:rPr>
      </w:pPr>
    </w:p>
    <w:p w:rsidR="00F27F4C" w:rsidRPr="00C81BAD" w:rsidRDefault="00F27F4C" w:rsidP="00F27F4C">
      <w:pPr>
        <w:rPr>
          <w:rFonts w:ascii="宋体" w:eastAsia="宋体" w:hAnsi="宋体"/>
        </w:rPr>
      </w:pPr>
      <w:r w:rsidRPr="00C81BAD">
        <w:rPr>
          <w:rFonts w:ascii="宋体" w:eastAsia="宋体" w:hAnsi="宋体"/>
        </w:rPr>
        <w:t>ll inv(ll x){</w:t>
      </w:r>
    </w:p>
    <w:p w:rsidR="00F27F4C" w:rsidRPr="00C81BAD" w:rsidRDefault="00F27F4C" w:rsidP="00F27F4C">
      <w:pPr>
        <w:rPr>
          <w:rFonts w:ascii="宋体" w:eastAsia="宋体" w:hAnsi="宋体"/>
        </w:rPr>
      </w:pPr>
      <w:r w:rsidRPr="00C81BAD">
        <w:rPr>
          <w:rFonts w:ascii="宋体" w:eastAsia="宋体" w:hAnsi="宋体"/>
        </w:rPr>
        <w:t xml:space="preserve">    ll cnt=MODN-2ll,base=x,ans=1ll;</w:t>
      </w:r>
    </w:p>
    <w:p w:rsidR="00F27F4C" w:rsidRPr="00C81BAD" w:rsidRDefault="00F27F4C" w:rsidP="00F27F4C">
      <w:pPr>
        <w:rPr>
          <w:rFonts w:ascii="宋体" w:eastAsia="宋体" w:hAnsi="宋体"/>
        </w:rPr>
      </w:pPr>
      <w:r w:rsidRPr="00C81BAD">
        <w:rPr>
          <w:rFonts w:ascii="宋体" w:eastAsia="宋体" w:hAnsi="宋体"/>
        </w:rPr>
        <w:t xml:space="preserve">    while(cnt){</w:t>
      </w:r>
    </w:p>
    <w:p w:rsidR="00F27F4C" w:rsidRPr="00C81BAD" w:rsidRDefault="00F27F4C" w:rsidP="00F27F4C">
      <w:pPr>
        <w:rPr>
          <w:rFonts w:ascii="宋体" w:eastAsia="宋体" w:hAnsi="宋体"/>
        </w:rPr>
      </w:pPr>
      <w:r w:rsidRPr="00C81BAD">
        <w:rPr>
          <w:rFonts w:ascii="宋体" w:eastAsia="宋体" w:hAnsi="宋体"/>
        </w:rPr>
        <w:t xml:space="preserve">        if(cnt&amp;1ll) ans=(ans*base)%MODN;</w:t>
      </w:r>
    </w:p>
    <w:p w:rsidR="00F27F4C" w:rsidRPr="00C81BAD" w:rsidRDefault="00F27F4C" w:rsidP="00F27F4C">
      <w:pPr>
        <w:rPr>
          <w:rFonts w:ascii="宋体" w:eastAsia="宋体" w:hAnsi="宋体"/>
        </w:rPr>
      </w:pPr>
      <w:r w:rsidRPr="00C81BAD">
        <w:rPr>
          <w:rFonts w:ascii="宋体" w:eastAsia="宋体" w:hAnsi="宋体"/>
        </w:rPr>
        <w:t xml:space="preserve">        base=(base*base)%MODN;</w:t>
      </w:r>
    </w:p>
    <w:p w:rsidR="00F27F4C" w:rsidRPr="00C81BAD" w:rsidRDefault="00F27F4C" w:rsidP="00F27F4C">
      <w:pPr>
        <w:rPr>
          <w:rFonts w:ascii="宋体" w:eastAsia="宋体" w:hAnsi="宋体"/>
        </w:rPr>
      </w:pPr>
      <w:r w:rsidRPr="00C81BAD">
        <w:rPr>
          <w:rFonts w:ascii="宋体" w:eastAsia="宋体" w:hAnsi="宋体"/>
        </w:rPr>
        <w:t xml:space="preserve">        cnt&gt;&gt;=1;</w:t>
      </w:r>
    </w:p>
    <w:p w:rsidR="00F27F4C" w:rsidRPr="00C81BAD" w:rsidRDefault="00F27F4C" w:rsidP="00F27F4C">
      <w:pPr>
        <w:rPr>
          <w:rFonts w:ascii="宋体" w:eastAsia="宋体" w:hAnsi="宋体"/>
        </w:rPr>
      </w:pPr>
      <w:r w:rsidRPr="00C81BAD">
        <w:rPr>
          <w:rFonts w:ascii="宋体" w:eastAsia="宋体" w:hAnsi="宋体"/>
        </w:rPr>
        <w:t xml:space="preserve">    }</w:t>
      </w:r>
    </w:p>
    <w:p w:rsidR="00F27F4C" w:rsidRPr="00C81BAD" w:rsidRDefault="00F27F4C" w:rsidP="00F27F4C">
      <w:pPr>
        <w:rPr>
          <w:rFonts w:ascii="宋体" w:eastAsia="宋体" w:hAnsi="宋体"/>
        </w:rPr>
      </w:pPr>
      <w:r w:rsidRPr="00C81BAD">
        <w:rPr>
          <w:rFonts w:ascii="宋体" w:eastAsia="宋体" w:hAnsi="宋体"/>
        </w:rPr>
        <w:t xml:space="preserve">    return ans;</w:t>
      </w:r>
    </w:p>
    <w:p w:rsidR="00F27F4C" w:rsidRPr="00C81BAD" w:rsidRDefault="00F27F4C" w:rsidP="00F27F4C">
      <w:pPr>
        <w:rPr>
          <w:rFonts w:ascii="宋体" w:eastAsia="宋体" w:hAnsi="宋体"/>
        </w:rPr>
      </w:pPr>
      <w:r w:rsidRPr="00C81BAD">
        <w:rPr>
          <w:rFonts w:ascii="宋体" w:eastAsia="宋体" w:hAnsi="宋体"/>
        </w:rPr>
        <w:t>}</w:t>
      </w:r>
    </w:p>
    <w:p w:rsidR="00F27F4C" w:rsidRPr="00C81BAD" w:rsidRDefault="00F27F4C" w:rsidP="00F27F4C">
      <w:pPr>
        <w:rPr>
          <w:rFonts w:ascii="宋体" w:eastAsia="宋体" w:hAnsi="宋体"/>
        </w:rPr>
      </w:pPr>
    </w:p>
    <w:p w:rsidR="00F27F4C" w:rsidRPr="00C81BAD" w:rsidRDefault="00F27F4C" w:rsidP="00F27F4C">
      <w:pPr>
        <w:rPr>
          <w:rFonts w:ascii="宋体" w:eastAsia="宋体" w:hAnsi="宋体"/>
        </w:rPr>
      </w:pPr>
      <w:r w:rsidRPr="00C81BAD">
        <w:rPr>
          <w:rFonts w:ascii="宋体" w:eastAsia="宋体" w:hAnsi="宋体"/>
        </w:rPr>
        <w:t>//树状数组维护前缀积</w:t>
      </w:r>
    </w:p>
    <w:p w:rsidR="00F27F4C" w:rsidRPr="00C81BAD" w:rsidRDefault="00F27F4C" w:rsidP="00F27F4C">
      <w:pPr>
        <w:rPr>
          <w:rFonts w:ascii="宋体" w:eastAsia="宋体" w:hAnsi="宋体"/>
        </w:rPr>
      </w:pPr>
      <w:r w:rsidRPr="00C81BAD">
        <w:rPr>
          <w:rFonts w:ascii="宋体" w:eastAsia="宋体" w:hAnsi="宋体"/>
        </w:rPr>
        <w:t>int n;</w:t>
      </w:r>
    </w:p>
    <w:p w:rsidR="00F27F4C" w:rsidRPr="00C81BAD" w:rsidRDefault="00F27F4C" w:rsidP="00F27F4C">
      <w:pPr>
        <w:rPr>
          <w:rFonts w:ascii="宋体" w:eastAsia="宋体" w:hAnsi="宋体"/>
        </w:rPr>
      </w:pPr>
      <w:r w:rsidRPr="00C81BAD">
        <w:rPr>
          <w:rFonts w:ascii="宋体" w:eastAsia="宋体" w:hAnsi="宋体"/>
        </w:rPr>
        <w:t>ll d[MAXN];</w:t>
      </w:r>
    </w:p>
    <w:p w:rsidR="00F27F4C" w:rsidRPr="00C81BAD" w:rsidRDefault="00F27F4C" w:rsidP="00F27F4C">
      <w:pPr>
        <w:rPr>
          <w:rFonts w:ascii="宋体" w:eastAsia="宋体" w:hAnsi="宋体"/>
        </w:rPr>
      </w:pPr>
      <w:r w:rsidRPr="00C81BAD">
        <w:rPr>
          <w:rFonts w:ascii="宋体" w:eastAsia="宋体" w:hAnsi="宋体"/>
        </w:rPr>
        <w:t>ll lowbit(ll x){ return x&amp;(-x);}</w:t>
      </w:r>
    </w:p>
    <w:p w:rsidR="00F27F4C" w:rsidRPr="00C81BAD" w:rsidRDefault="00F27F4C" w:rsidP="00F27F4C">
      <w:pPr>
        <w:rPr>
          <w:rFonts w:ascii="宋体" w:eastAsia="宋体" w:hAnsi="宋体"/>
        </w:rPr>
      </w:pPr>
      <w:r w:rsidRPr="00C81BAD">
        <w:rPr>
          <w:rFonts w:ascii="宋体" w:eastAsia="宋体" w:hAnsi="宋体"/>
        </w:rPr>
        <w:t>void init(){</w:t>
      </w:r>
    </w:p>
    <w:p w:rsidR="00F27F4C" w:rsidRPr="00C81BAD" w:rsidRDefault="00F27F4C" w:rsidP="00F27F4C">
      <w:pPr>
        <w:rPr>
          <w:rFonts w:ascii="宋体" w:eastAsia="宋体" w:hAnsi="宋体"/>
        </w:rPr>
      </w:pPr>
      <w:r w:rsidRPr="00C81BAD">
        <w:rPr>
          <w:rFonts w:ascii="宋体" w:eastAsia="宋体" w:hAnsi="宋体"/>
        </w:rPr>
        <w:t xml:space="preserve">    for(ll i=1;i&lt;=n;i++) d[i]=1ll;</w:t>
      </w:r>
    </w:p>
    <w:p w:rsidR="00F27F4C" w:rsidRPr="00C81BAD" w:rsidRDefault="00F27F4C" w:rsidP="00F27F4C">
      <w:pPr>
        <w:rPr>
          <w:rFonts w:ascii="宋体" w:eastAsia="宋体" w:hAnsi="宋体"/>
        </w:rPr>
      </w:pPr>
      <w:r w:rsidRPr="00C81BAD">
        <w:rPr>
          <w:rFonts w:ascii="宋体" w:eastAsia="宋体" w:hAnsi="宋体"/>
        </w:rPr>
        <w:t xml:space="preserve">    return;</w:t>
      </w:r>
    </w:p>
    <w:p w:rsidR="00F27F4C" w:rsidRPr="00C81BAD" w:rsidRDefault="00F27F4C" w:rsidP="00F27F4C">
      <w:pPr>
        <w:rPr>
          <w:rFonts w:ascii="宋体" w:eastAsia="宋体" w:hAnsi="宋体"/>
        </w:rPr>
      </w:pPr>
      <w:r w:rsidRPr="00C81BAD">
        <w:rPr>
          <w:rFonts w:ascii="宋体" w:eastAsia="宋体" w:hAnsi="宋体"/>
        </w:rPr>
        <w:t>}</w:t>
      </w:r>
    </w:p>
    <w:p w:rsidR="00F27F4C" w:rsidRPr="00C81BAD" w:rsidRDefault="00F27F4C" w:rsidP="00F27F4C">
      <w:pPr>
        <w:rPr>
          <w:rFonts w:ascii="宋体" w:eastAsia="宋体" w:hAnsi="宋体"/>
        </w:rPr>
      </w:pPr>
      <w:r w:rsidRPr="00C81BAD">
        <w:rPr>
          <w:rFonts w:ascii="宋体" w:eastAsia="宋体" w:hAnsi="宋体"/>
        </w:rPr>
        <w:t>ll query(int x){</w:t>
      </w:r>
    </w:p>
    <w:p w:rsidR="00F27F4C" w:rsidRPr="00C81BAD" w:rsidRDefault="00F27F4C" w:rsidP="00F27F4C">
      <w:pPr>
        <w:rPr>
          <w:rFonts w:ascii="宋体" w:eastAsia="宋体" w:hAnsi="宋体"/>
        </w:rPr>
      </w:pPr>
      <w:r w:rsidRPr="00C81BAD">
        <w:rPr>
          <w:rFonts w:ascii="宋体" w:eastAsia="宋体" w:hAnsi="宋体"/>
        </w:rPr>
        <w:t xml:space="preserve">    ll ans=1ll;</w:t>
      </w:r>
    </w:p>
    <w:p w:rsidR="00F27F4C" w:rsidRPr="00C81BAD" w:rsidRDefault="00F27F4C" w:rsidP="00F27F4C">
      <w:pPr>
        <w:rPr>
          <w:rFonts w:ascii="宋体" w:eastAsia="宋体" w:hAnsi="宋体"/>
        </w:rPr>
      </w:pPr>
      <w:r w:rsidRPr="00C81BAD">
        <w:rPr>
          <w:rFonts w:ascii="宋体" w:eastAsia="宋体" w:hAnsi="宋体"/>
        </w:rPr>
        <w:t xml:space="preserve">    while(x){</w:t>
      </w:r>
    </w:p>
    <w:p w:rsidR="00F27F4C" w:rsidRPr="00C81BAD" w:rsidRDefault="00F27F4C" w:rsidP="00F27F4C">
      <w:pPr>
        <w:rPr>
          <w:rFonts w:ascii="宋体" w:eastAsia="宋体" w:hAnsi="宋体"/>
        </w:rPr>
      </w:pPr>
      <w:r w:rsidRPr="00C81BAD">
        <w:rPr>
          <w:rFonts w:ascii="宋体" w:eastAsia="宋体" w:hAnsi="宋体"/>
        </w:rPr>
        <w:t xml:space="preserve">        ans=(ans*d[x])%MODN;</w:t>
      </w:r>
    </w:p>
    <w:p w:rsidR="00F27F4C" w:rsidRPr="00C81BAD" w:rsidRDefault="00F27F4C" w:rsidP="00F27F4C">
      <w:pPr>
        <w:rPr>
          <w:rFonts w:ascii="宋体" w:eastAsia="宋体" w:hAnsi="宋体"/>
        </w:rPr>
      </w:pPr>
      <w:r w:rsidRPr="00C81BAD">
        <w:rPr>
          <w:rFonts w:ascii="宋体" w:eastAsia="宋体" w:hAnsi="宋体"/>
        </w:rPr>
        <w:t xml:space="preserve">        x-=lowbit(x);</w:t>
      </w:r>
    </w:p>
    <w:p w:rsidR="00F27F4C" w:rsidRPr="00C81BAD" w:rsidRDefault="00F27F4C" w:rsidP="00F27F4C">
      <w:pPr>
        <w:rPr>
          <w:rFonts w:ascii="宋体" w:eastAsia="宋体" w:hAnsi="宋体"/>
        </w:rPr>
      </w:pPr>
      <w:r w:rsidRPr="00C81BAD">
        <w:rPr>
          <w:rFonts w:ascii="宋体" w:eastAsia="宋体" w:hAnsi="宋体"/>
        </w:rPr>
        <w:t xml:space="preserve">    }</w:t>
      </w:r>
    </w:p>
    <w:p w:rsidR="00F27F4C" w:rsidRPr="00C81BAD" w:rsidRDefault="00F27F4C" w:rsidP="00F27F4C">
      <w:pPr>
        <w:rPr>
          <w:rFonts w:ascii="宋体" w:eastAsia="宋体" w:hAnsi="宋体"/>
        </w:rPr>
      </w:pPr>
      <w:r w:rsidRPr="00C81BAD">
        <w:rPr>
          <w:rFonts w:ascii="宋体" w:eastAsia="宋体" w:hAnsi="宋体"/>
        </w:rPr>
        <w:t xml:space="preserve">    return ans;</w:t>
      </w:r>
    </w:p>
    <w:p w:rsidR="00F27F4C" w:rsidRPr="00C81BAD" w:rsidRDefault="00F27F4C" w:rsidP="00F27F4C">
      <w:pPr>
        <w:rPr>
          <w:rFonts w:ascii="宋体" w:eastAsia="宋体" w:hAnsi="宋体"/>
        </w:rPr>
      </w:pPr>
      <w:r w:rsidRPr="00C81BAD">
        <w:rPr>
          <w:rFonts w:ascii="宋体" w:eastAsia="宋体" w:hAnsi="宋体"/>
        </w:rPr>
        <w:t>}</w:t>
      </w:r>
    </w:p>
    <w:p w:rsidR="00F27F4C" w:rsidRPr="00C81BAD" w:rsidRDefault="00F27F4C" w:rsidP="00F27F4C">
      <w:pPr>
        <w:rPr>
          <w:rFonts w:ascii="宋体" w:eastAsia="宋体" w:hAnsi="宋体"/>
        </w:rPr>
      </w:pPr>
      <w:r w:rsidRPr="00C81BAD">
        <w:rPr>
          <w:rFonts w:ascii="宋体" w:eastAsia="宋体" w:hAnsi="宋体"/>
        </w:rPr>
        <w:t>void multi(int x,ll num){</w:t>
      </w:r>
    </w:p>
    <w:p w:rsidR="00F27F4C" w:rsidRPr="00C81BAD" w:rsidRDefault="00F27F4C" w:rsidP="00F27F4C">
      <w:pPr>
        <w:rPr>
          <w:rFonts w:ascii="宋体" w:eastAsia="宋体" w:hAnsi="宋体"/>
        </w:rPr>
      </w:pPr>
      <w:r w:rsidRPr="00C81BAD">
        <w:rPr>
          <w:rFonts w:ascii="宋体" w:eastAsia="宋体" w:hAnsi="宋体"/>
        </w:rPr>
        <w:lastRenderedPageBreak/>
        <w:t xml:space="preserve">    while(x&lt;=n){</w:t>
      </w:r>
    </w:p>
    <w:p w:rsidR="00F27F4C" w:rsidRPr="00C81BAD" w:rsidRDefault="00F27F4C" w:rsidP="00F27F4C">
      <w:pPr>
        <w:rPr>
          <w:rFonts w:ascii="宋体" w:eastAsia="宋体" w:hAnsi="宋体"/>
        </w:rPr>
      </w:pPr>
      <w:r w:rsidRPr="00C81BAD">
        <w:rPr>
          <w:rFonts w:ascii="宋体" w:eastAsia="宋体" w:hAnsi="宋体"/>
        </w:rPr>
        <w:t xml:space="preserve">        d[x]=(d[x]*num)%MODN;</w:t>
      </w:r>
    </w:p>
    <w:p w:rsidR="00F27F4C" w:rsidRPr="00C81BAD" w:rsidRDefault="00F27F4C" w:rsidP="00F27F4C">
      <w:pPr>
        <w:rPr>
          <w:rFonts w:ascii="宋体" w:eastAsia="宋体" w:hAnsi="宋体"/>
        </w:rPr>
      </w:pPr>
      <w:r w:rsidRPr="00C81BAD">
        <w:rPr>
          <w:rFonts w:ascii="宋体" w:eastAsia="宋体" w:hAnsi="宋体"/>
        </w:rPr>
        <w:t xml:space="preserve">        x+=lowbit(x);</w:t>
      </w:r>
    </w:p>
    <w:p w:rsidR="00F27F4C" w:rsidRPr="00C81BAD" w:rsidRDefault="00F27F4C" w:rsidP="00F27F4C">
      <w:pPr>
        <w:rPr>
          <w:rFonts w:ascii="宋体" w:eastAsia="宋体" w:hAnsi="宋体"/>
        </w:rPr>
      </w:pPr>
      <w:r w:rsidRPr="00C81BAD">
        <w:rPr>
          <w:rFonts w:ascii="宋体" w:eastAsia="宋体" w:hAnsi="宋体"/>
        </w:rPr>
        <w:t xml:space="preserve">    }</w:t>
      </w:r>
    </w:p>
    <w:p w:rsidR="00F27F4C" w:rsidRPr="00C81BAD" w:rsidRDefault="00F27F4C" w:rsidP="00F27F4C">
      <w:pPr>
        <w:rPr>
          <w:rFonts w:ascii="宋体" w:eastAsia="宋体" w:hAnsi="宋体"/>
        </w:rPr>
      </w:pPr>
      <w:r w:rsidRPr="00C81BAD">
        <w:rPr>
          <w:rFonts w:ascii="宋体" w:eastAsia="宋体" w:hAnsi="宋体"/>
        </w:rPr>
        <w:t xml:space="preserve">    return;</w:t>
      </w:r>
    </w:p>
    <w:p w:rsidR="00F27F4C" w:rsidRPr="00C81BAD" w:rsidRDefault="00F27F4C" w:rsidP="00F27F4C">
      <w:pPr>
        <w:rPr>
          <w:rFonts w:ascii="宋体" w:eastAsia="宋体" w:hAnsi="宋体"/>
        </w:rPr>
      </w:pPr>
      <w:r w:rsidRPr="00C81BAD">
        <w:rPr>
          <w:rFonts w:ascii="宋体" w:eastAsia="宋体" w:hAnsi="宋体"/>
        </w:rPr>
        <w:t>}</w:t>
      </w:r>
    </w:p>
    <w:p w:rsidR="00F27F4C" w:rsidRPr="00C81BAD" w:rsidRDefault="00F27F4C" w:rsidP="00F27F4C">
      <w:pPr>
        <w:rPr>
          <w:rFonts w:ascii="宋体" w:eastAsia="宋体" w:hAnsi="宋体"/>
        </w:rPr>
      </w:pPr>
      <w:r w:rsidRPr="00C81BAD">
        <w:rPr>
          <w:rFonts w:ascii="宋体" w:eastAsia="宋体" w:hAnsi="宋体"/>
        </w:rPr>
        <w:t>struct node{</w:t>
      </w:r>
    </w:p>
    <w:p w:rsidR="00F27F4C" w:rsidRPr="00C81BAD" w:rsidRDefault="00F27F4C" w:rsidP="00F27F4C">
      <w:pPr>
        <w:rPr>
          <w:rFonts w:ascii="宋体" w:eastAsia="宋体" w:hAnsi="宋体"/>
        </w:rPr>
      </w:pPr>
      <w:r w:rsidRPr="00C81BAD">
        <w:rPr>
          <w:rFonts w:ascii="宋体" w:eastAsia="宋体" w:hAnsi="宋体"/>
        </w:rPr>
        <w:t xml:space="preserve">    ll p,sz;</w:t>
      </w:r>
    </w:p>
    <w:p w:rsidR="00F27F4C" w:rsidRPr="00C81BAD" w:rsidRDefault="00F27F4C" w:rsidP="00F27F4C">
      <w:pPr>
        <w:rPr>
          <w:rFonts w:ascii="宋体" w:eastAsia="宋体" w:hAnsi="宋体"/>
        </w:rPr>
      </w:pPr>
      <w:r w:rsidRPr="00C81BAD">
        <w:rPr>
          <w:rFonts w:ascii="宋体" w:eastAsia="宋体" w:hAnsi="宋体"/>
        </w:rPr>
        <w:t xml:space="preserve">    int id,rnk;</w:t>
      </w:r>
    </w:p>
    <w:p w:rsidR="00F27F4C" w:rsidRPr="00C81BAD" w:rsidRDefault="00F27F4C" w:rsidP="00F27F4C">
      <w:pPr>
        <w:rPr>
          <w:rFonts w:ascii="宋体" w:eastAsia="宋体" w:hAnsi="宋体"/>
        </w:rPr>
      </w:pPr>
      <w:r w:rsidRPr="00C81BAD">
        <w:rPr>
          <w:rFonts w:ascii="宋体" w:eastAsia="宋体" w:hAnsi="宋体"/>
        </w:rPr>
        <w:t>}box[MAXN];</w:t>
      </w:r>
    </w:p>
    <w:p w:rsidR="00F27F4C" w:rsidRPr="00C81BAD" w:rsidRDefault="00F27F4C" w:rsidP="00F27F4C">
      <w:pPr>
        <w:rPr>
          <w:rFonts w:ascii="宋体" w:eastAsia="宋体" w:hAnsi="宋体"/>
        </w:rPr>
      </w:pPr>
      <w:r w:rsidRPr="00C81BAD">
        <w:rPr>
          <w:rFonts w:ascii="宋体" w:eastAsia="宋体" w:hAnsi="宋体"/>
        </w:rPr>
        <w:t>bool cmp_sz(node x,node y){</w:t>
      </w:r>
    </w:p>
    <w:p w:rsidR="00F27F4C" w:rsidRPr="00C81BAD" w:rsidRDefault="00F27F4C" w:rsidP="00F27F4C">
      <w:pPr>
        <w:rPr>
          <w:rFonts w:ascii="宋体" w:eastAsia="宋体" w:hAnsi="宋体"/>
        </w:rPr>
      </w:pPr>
      <w:r w:rsidRPr="00C81BAD">
        <w:rPr>
          <w:rFonts w:ascii="宋体" w:eastAsia="宋体" w:hAnsi="宋体"/>
        </w:rPr>
        <w:t xml:space="preserve">    if(x.sz==y.sz) return x.id&lt;y.id;</w:t>
      </w:r>
      <w:r w:rsidR="004B7E0E" w:rsidRPr="00C81BAD">
        <w:rPr>
          <w:rFonts w:ascii="宋体" w:eastAsia="宋体" w:hAnsi="宋体"/>
        </w:rPr>
        <w:t>//</w:t>
      </w:r>
      <w:r w:rsidR="004B7E0E" w:rsidRPr="00C81BAD">
        <w:rPr>
          <w:rFonts w:ascii="宋体" w:eastAsia="宋体" w:hAnsi="宋体" w:hint="eastAsia"/>
        </w:rPr>
        <w:t>这里注意宝石大小相等的情况</w:t>
      </w:r>
    </w:p>
    <w:p w:rsidR="00F27F4C" w:rsidRPr="00C81BAD" w:rsidRDefault="00F27F4C" w:rsidP="00F27F4C">
      <w:pPr>
        <w:rPr>
          <w:rFonts w:ascii="宋体" w:eastAsia="宋体" w:hAnsi="宋体"/>
        </w:rPr>
      </w:pPr>
      <w:r w:rsidRPr="00C81BAD">
        <w:rPr>
          <w:rFonts w:ascii="宋体" w:eastAsia="宋体" w:hAnsi="宋体"/>
        </w:rPr>
        <w:t xml:space="preserve">    return x.sz&gt;y.sz;</w:t>
      </w:r>
    </w:p>
    <w:p w:rsidR="00F27F4C" w:rsidRPr="00C81BAD" w:rsidRDefault="00F27F4C" w:rsidP="00F27F4C">
      <w:pPr>
        <w:rPr>
          <w:rFonts w:ascii="宋体" w:eastAsia="宋体" w:hAnsi="宋体"/>
        </w:rPr>
      </w:pPr>
      <w:r w:rsidRPr="00C81BAD">
        <w:rPr>
          <w:rFonts w:ascii="宋体" w:eastAsia="宋体" w:hAnsi="宋体"/>
        </w:rPr>
        <w:t>}</w:t>
      </w:r>
    </w:p>
    <w:p w:rsidR="00F27F4C" w:rsidRPr="00C81BAD" w:rsidRDefault="00F27F4C" w:rsidP="00F27F4C">
      <w:pPr>
        <w:rPr>
          <w:rFonts w:ascii="宋体" w:eastAsia="宋体" w:hAnsi="宋体"/>
        </w:rPr>
      </w:pPr>
      <w:r w:rsidRPr="00C81BAD">
        <w:rPr>
          <w:rFonts w:ascii="宋体" w:eastAsia="宋体" w:hAnsi="宋体"/>
        </w:rPr>
        <w:t>bool cmp_id(node x,node y){return x.id&lt;y.id;}</w:t>
      </w:r>
    </w:p>
    <w:p w:rsidR="00F27F4C" w:rsidRPr="00C81BAD" w:rsidRDefault="00F27F4C" w:rsidP="00F27F4C">
      <w:pPr>
        <w:rPr>
          <w:rFonts w:ascii="宋体" w:eastAsia="宋体" w:hAnsi="宋体"/>
        </w:rPr>
      </w:pPr>
    </w:p>
    <w:p w:rsidR="00F27F4C" w:rsidRPr="00C81BAD" w:rsidRDefault="00F27F4C" w:rsidP="00F27F4C">
      <w:pPr>
        <w:rPr>
          <w:rFonts w:ascii="宋体" w:eastAsia="宋体" w:hAnsi="宋体"/>
        </w:rPr>
      </w:pPr>
      <w:r w:rsidRPr="00C81BAD">
        <w:rPr>
          <w:rFonts w:ascii="宋体" w:eastAsia="宋体" w:hAnsi="宋体"/>
        </w:rPr>
        <w:t>int main()</w:t>
      </w:r>
    </w:p>
    <w:p w:rsidR="00F27F4C" w:rsidRPr="00C81BAD" w:rsidRDefault="00F27F4C" w:rsidP="00F27F4C">
      <w:pPr>
        <w:rPr>
          <w:rFonts w:ascii="宋体" w:eastAsia="宋体" w:hAnsi="宋体"/>
        </w:rPr>
      </w:pPr>
      <w:r w:rsidRPr="00C81BAD">
        <w:rPr>
          <w:rFonts w:ascii="宋体" w:eastAsia="宋体" w:hAnsi="宋体"/>
        </w:rPr>
        <w:t>{</w:t>
      </w:r>
    </w:p>
    <w:p w:rsidR="00F27F4C" w:rsidRPr="00C81BAD" w:rsidRDefault="00F27F4C" w:rsidP="00F27F4C">
      <w:pPr>
        <w:rPr>
          <w:rFonts w:ascii="宋体" w:eastAsia="宋体" w:hAnsi="宋体"/>
        </w:rPr>
      </w:pPr>
      <w:r w:rsidRPr="00C81BAD">
        <w:rPr>
          <w:rFonts w:ascii="宋体" w:eastAsia="宋体" w:hAnsi="宋体"/>
        </w:rPr>
        <w:t xml:space="preserve">    ll ans=0ll,inv100=inv(100ll);</w:t>
      </w:r>
    </w:p>
    <w:p w:rsidR="00F27F4C" w:rsidRPr="00C81BAD" w:rsidRDefault="00F27F4C" w:rsidP="00F27F4C">
      <w:pPr>
        <w:rPr>
          <w:rFonts w:ascii="宋体" w:eastAsia="宋体" w:hAnsi="宋体"/>
        </w:rPr>
      </w:pPr>
      <w:r w:rsidRPr="00C81BAD">
        <w:rPr>
          <w:rFonts w:ascii="宋体" w:eastAsia="宋体" w:hAnsi="宋体"/>
        </w:rPr>
        <w:t xml:space="preserve">    scanf("%d",&amp;n);</w:t>
      </w:r>
    </w:p>
    <w:p w:rsidR="00F27F4C" w:rsidRPr="00C81BAD" w:rsidRDefault="00F27F4C" w:rsidP="00F27F4C">
      <w:pPr>
        <w:rPr>
          <w:rFonts w:ascii="宋体" w:eastAsia="宋体" w:hAnsi="宋体"/>
        </w:rPr>
      </w:pPr>
      <w:r w:rsidRPr="00C81BAD">
        <w:rPr>
          <w:rFonts w:ascii="宋体" w:eastAsia="宋体" w:hAnsi="宋体"/>
        </w:rPr>
        <w:t xml:space="preserve">    for(int i=1;i&lt;=n;i++) scanf("%lld%lld",&amp;box[i].p,&amp;box[i].sz),box[i].id=i;</w:t>
      </w:r>
    </w:p>
    <w:p w:rsidR="00F27F4C" w:rsidRPr="00C81BAD" w:rsidRDefault="00F27F4C" w:rsidP="00F27F4C">
      <w:pPr>
        <w:rPr>
          <w:rFonts w:ascii="宋体" w:eastAsia="宋体" w:hAnsi="宋体"/>
        </w:rPr>
      </w:pPr>
      <w:r w:rsidRPr="00C81BAD">
        <w:rPr>
          <w:rFonts w:ascii="宋体" w:eastAsia="宋体" w:hAnsi="宋体"/>
        </w:rPr>
        <w:t xml:space="preserve">    sort(box+1,box+1+n,cmp_sz);</w:t>
      </w:r>
    </w:p>
    <w:p w:rsidR="00220DA2" w:rsidRPr="00C81BAD" w:rsidRDefault="00F27F4C" w:rsidP="00220DA2">
      <w:pPr>
        <w:ind w:firstLine="420"/>
        <w:rPr>
          <w:rFonts w:ascii="宋体" w:eastAsia="宋体" w:hAnsi="宋体"/>
        </w:rPr>
      </w:pPr>
      <w:r w:rsidRPr="00C81BAD">
        <w:rPr>
          <w:rFonts w:ascii="宋体" w:eastAsia="宋体" w:hAnsi="宋体"/>
        </w:rPr>
        <w:t>for(int i=1;i&lt;=n;i++) box[i].rnk=i;</w:t>
      </w:r>
      <w:r w:rsidR="00220DA2" w:rsidRPr="00C81BAD">
        <w:rPr>
          <w:rFonts w:ascii="宋体" w:eastAsia="宋体" w:hAnsi="宋体" w:hint="eastAsia"/>
        </w:rPr>
        <w:t xml:space="preserve"> </w:t>
      </w:r>
    </w:p>
    <w:p w:rsidR="00F27F4C" w:rsidRPr="00C81BAD" w:rsidRDefault="00F27F4C" w:rsidP="00F27F4C">
      <w:pPr>
        <w:rPr>
          <w:rFonts w:ascii="宋体" w:eastAsia="宋体" w:hAnsi="宋体"/>
        </w:rPr>
      </w:pPr>
      <w:r w:rsidRPr="00C81BAD">
        <w:rPr>
          <w:rFonts w:ascii="宋体" w:eastAsia="宋体" w:hAnsi="宋体"/>
        </w:rPr>
        <w:t xml:space="preserve">    sort(box+1,box+1+n,cmp_id);</w:t>
      </w:r>
    </w:p>
    <w:p w:rsidR="00F27F4C" w:rsidRPr="00C81BAD" w:rsidRDefault="00F27F4C" w:rsidP="00F27F4C">
      <w:pPr>
        <w:rPr>
          <w:rFonts w:ascii="宋体" w:eastAsia="宋体" w:hAnsi="宋体"/>
        </w:rPr>
      </w:pPr>
      <w:r w:rsidRPr="00C81BAD">
        <w:rPr>
          <w:rFonts w:ascii="宋体" w:eastAsia="宋体" w:hAnsi="宋体"/>
        </w:rPr>
        <w:t xml:space="preserve">    init();</w:t>
      </w:r>
    </w:p>
    <w:p w:rsidR="00F27F4C" w:rsidRPr="00C81BAD" w:rsidRDefault="00F27F4C" w:rsidP="00F27F4C">
      <w:pPr>
        <w:rPr>
          <w:rFonts w:ascii="宋体" w:eastAsia="宋体" w:hAnsi="宋体"/>
        </w:rPr>
      </w:pPr>
      <w:r w:rsidRPr="00C81BAD">
        <w:rPr>
          <w:rFonts w:ascii="宋体" w:eastAsia="宋体" w:hAnsi="宋体"/>
        </w:rPr>
        <w:t xml:space="preserve">    for(int i=1;i&lt;=n;i++){</w:t>
      </w:r>
    </w:p>
    <w:p w:rsidR="00F27F4C" w:rsidRPr="00C81BAD" w:rsidRDefault="00F27F4C" w:rsidP="00F27F4C">
      <w:pPr>
        <w:rPr>
          <w:rFonts w:ascii="宋体" w:eastAsia="宋体" w:hAnsi="宋体"/>
        </w:rPr>
      </w:pPr>
      <w:r w:rsidRPr="00C81BAD">
        <w:rPr>
          <w:rFonts w:ascii="宋体" w:eastAsia="宋体" w:hAnsi="宋体"/>
        </w:rPr>
        <w:t xml:space="preserve">        ans=(ans+(((box[i].p*inv100)%MODN)*query(box[i].rnk))%MODN)%MODN;</w:t>
      </w:r>
    </w:p>
    <w:p w:rsidR="00F27F4C" w:rsidRPr="00C81BAD" w:rsidRDefault="00F27F4C" w:rsidP="00F27F4C">
      <w:pPr>
        <w:rPr>
          <w:rFonts w:ascii="宋体" w:eastAsia="宋体" w:hAnsi="宋体"/>
        </w:rPr>
      </w:pPr>
      <w:r w:rsidRPr="00C81BAD">
        <w:rPr>
          <w:rFonts w:ascii="宋体" w:eastAsia="宋体" w:hAnsi="宋体"/>
        </w:rPr>
        <w:t xml:space="preserve">        //cout&lt;&lt;(ans*100ll)%MODN&lt;&lt;endl;</w:t>
      </w:r>
    </w:p>
    <w:p w:rsidR="00F27F4C" w:rsidRPr="00C81BAD" w:rsidRDefault="00F27F4C" w:rsidP="00F27F4C">
      <w:pPr>
        <w:rPr>
          <w:rFonts w:ascii="宋体" w:eastAsia="宋体" w:hAnsi="宋体"/>
        </w:rPr>
      </w:pPr>
      <w:r w:rsidRPr="00C81BAD">
        <w:rPr>
          <w:rFonts w:ascii="宋体" w:eastAsia="宋体" w:hAnsi="宋体"/>
        </w:rPr>
        <w:t xml:space="preserve">        multi(box[i].rnk,(((100ll+MODN-box[i].p)%MODN)*inv100)%MODN);</w:t>
      </w:r>
    </w:p>
    <w:p w:rsidR="00F27F4C" w:rsidRPr="00C81BAD" w:rsidRDefault="00F27F4C" w:rsidP="00F27F4C">
      <w:pPr>
        <w:rPr>
          <w:rFonts w:ascii="宋体" w:eastAsia="宋体" w:hAnsi="宋体"/>
        </w:rPr>
      </w:pPr>
      <w:r w:rsidRPr="00C81BAD">
        <w:rPr>
          <w:rFonts w:ascii="宋体" w:eastAsia="宋体" w:hAnsi="宋体"/>
        </w:rPr>
        <w:t xml:space="preserve">    }</w:t>
      </w:r>
    </w:p>
    <w:p w:rsidR="00F27F4C" w:rsidRPr="00C81BAD" w:rsidRDefault="00F27F4C" w:rsidP="00F27F4C">
      <w:pPr>
        <w:rPr>
          <w:rFonts w:ascii="宋体" w:eastAsia="宋体" w:hAnsi="宋体"/>
        </w:rPr>
      </w:pPr>
      <w:r w:rsidRPr="00C81BAD">
        <w:rPr>
          <w:rFonts w:ascii="宋体" w:eastAsia="宋体" w:hAnsi="宋体"/>
        </w:rPr>
        <w:t xml:space="preserve">    printf("%lld\n",ans);</w:t>
      </w:r>
    </w:p>
    <w:p w:rsidR="00F27F4C" w:rsidRPr="00C81BAD" w:rsidRDefault="00F27F4C" w:rsidP="00F27F4C">
      <w:pPr>
        <w:rPr>
          <w:rFonts w:ascii="宋体" w:eastAsia="宋体" w:hAnsi="宋体"/>
        </w:rPr>
      </w:pPr>
      <w:r w:rsidRPr="00C81BAD">
        <w:rPr>
          <w:rFonts w:ascii="宋体" w:eastAsia="宋体" w:hAnsi="宋体"/>
        </w:rPr>
        <w:t xml:space="preserve">    //cout&lt;&lt;(ans*100ll)%MODN&lt;&lt;endl;</w:t>
      </w:r>
    </w:p>
    <w:p w:rsidR="00F27F4C" w:rsidRPr="00C81BAD" w:rsidRDefault="00F27F4C" w:rsidP="00F27F4C">
      <w:pPr>
        <w:rPr>
          <w:rFonts w:ascii="宋体" w:eastAsia="宋体" w:hAnsi="宋体"/>
        </w:rPr>
      </w:pPr>
      <w:r w:rsidRPr="00C81BAD">
        <w:rPr>
          <w:rFonts w:ascii="宋体" w:eastAsia="宋体" w:hAnsi="宋体"/>
        </w:rPr>
        <w:t xml:space="preserve">    return 0;</w:t>
      </w:r>
    </w:p>
    <w:p w:rsidR="00F27F4C" w:rsidRPr="00C81BAD" w:rsidRDefault="00F27F4C" w:rsidP="00F27F4C">
      <w:pPr>
        <w:rPr>
          <w:rFonts w:ascii="宋体" w:eastAsia="宋体" w:hAnsi="宋体"/>
        </w:rPr>
      </w:pPr>
      <w:r w:rsidRPr="00C81BAD">
        <w:rPr>
          <w:rFonts w:ascii="宋体" w:eastAsia="宋体" w:hAnsi="宋体"/>
        </w:rPr>
        <w:t>}</w:t>
      </w:r>
    </w:p>
    <w:p w:rsidR="003B5C64" w:rsidRPr="00C81BAD" w:rsidRDefault="003B5C64" w:rsidP="003B5C64">
      <w:pPr>
        <w:pStyle w:val="3"/>
        <w:rPr>
          <w:rFonts w:ascii="宋体" w:eastAsia="宋体" w:hAnsi="宋体"/>
        </w:rPr>
      </w:pPr>
      <w:bookmarkStart w:id="173" w:name="_Toc523521256"/>
      <w:r w:rsidRPr="00C81BAD">
        <w:rPr>
          <w:rFonts w:ascii="宋体" w:eastAsia="宋体" w:hAnsi="宋体" w:hint="eastAsia"/>
        </w:rPr>
        <w:t>√-牛客网2018暑期多校1</w:t>
      </w:r>
      <w:r w:rsidRPr="00C81BAD">
        <w:rPr>
          <w:rFonts w:ascii="宋体" w:eastAsia="宋体" w:hAnsi="宋体"/>
        </w:rPr>
        <w:t>J</w:t>
      </w:r>
      <w:r w:rsidRPr="00C81BAD">
        <w:rPr>
          <w:rFonts w:ascii="宋体" w:eastAsia="宋体" w:hAnsi="宋体" w:hint="eastAsia"/>
        </w:rPr>
        <w:t>-</w:t>
      </w:r>
      <w:r w:rsidRPr="00C81BAD">
        <w:rPr>
          <w:rFonts w:ascii="宋体" w:eastAsia="宋体" w:hAnsi="宋体"/>
        </w:rPr>
        <w:t>Different Integers</w:t>
      </w:r>
      <w:bookmarkEnd w:id="173"/>
    </w:p>
    <w:p w:rsidR="003B5C64" w:rsidRPr="00C81BAD" w:rsidRDefault="003B5C64" w:rsidP="003B5C64">
      <w:pPr>
        <w:rPr>
          <w:rFonts w:ascii="宋体" w:eastAsia="宋体" w:hAnsi="宋体"/>
        </w:rPr>
      </w:pPr>
      <w:r w:rsidRPr="00C81BAD">
        <w:rPr>
          <w:rFonts w:ascii="宋体" w:eastAsia="宋体" w:hAnsi="宋体" w:hint="eastAsia"/>
        </w:rPr>
        <w:t>【题意】给定n个数，m个查询，每次查询</w:t>
      </w:r>
      <w:r w:rsidRPr="00C81BAD">
        <w:rPr>
          <w:rFonts w:ascii="宋体" w:eastAsia="宋体" w:hAnsi="宋体"/>
        </w:rPr>
        <w:t>I</w:t>
      </w:r>
      <w:r w:rsidRPr="00C81BAD">
        <w:rPr>
          <w:rFonts w:ascii="宋体" w:eastAsia="宋体" w:hAnsi="宋体" w:hint="eastAsia"/>
        </w:rPr>
        <w:t>,</w:t>
      </w:r>
      <w:r w:rsidRPr="00C81BAD">
        <w:rPr>
          <w:rFonts w:ascii="宋体" w:eastAsia="宋体" w:hAnsi="宋体"/>
        </w:rPr>
        <w:t>j</w:t>
      </w:r>
      <w:r w:rsidRPr="00C81BAD">
        <w:rPr>
          <w:rFonts w:ascii="宋体" w:eastAsia="宋体" w:hAnsi="宋体" w:hint="eastAsia"/>
        </w:rPr>
        <w:t>要求[1,i]和[j,n]这2个区间内有多少不同的数字。</w:t>
      </w:r>
    </w:p>
    <w:p w:rsidR="003B5C64" w:rsidRPr="00C81BAD" w:rsidRDefault="003B5C64" w:rsidP="003B5C64">
      <w:pPr>
        <w:rPr>
          <w:rFonts w:ascii="宋体" w:eastAsia="宋体" w:hAnsi="宋体"/>
        </w:rPr>
      </w:pPr>
      <w:r w:rsidRPr="00C81BAD">
        <w:rPr>
          <w:rFonts w:ascii="宋体" w:eastAsia="宋体" w:hAnsi="宋体" w:hint="eastAsia"/>
        </w:rPr>
        <w:t xml:space="preserve">【TAG】区间查询 离线操作 </w:t>
      </w:r>
      <w:r w:rsidR="00F25A8B" w:rsidRPr="00C81BAD">
        <w:rPr>
          <w:rFonts w:ascii="宋体" w:eastAsia="宋体" w:hAnsi="宋体" w:hint="eastAsia"/>
        </w:rPr>
        <w:t xml:space="preserve">单点更新 </w:t>
      </w:r>
      <w:r w:rsidRPr="00C81BAD">
        <w:rPr>
          <w:rFonts w:ascii="宋体" w:eastAsia="宋体" w:hAnsi="宋体" w:hint="eastAsia"/>
        </w:rPr>
        <w:t>线段树 树状数组</w:t>
      </w:r>
    </w:p>
    <w:p w:rsidR="003B5C64" w:rsidRPr="00C81BAD" w:rsidRDefault="003B5C64" w:rsidP="003B5C64">
      <w:pPr>
        <w:rPr>
          <w:rFonts w:ascii="宋体" w:eastAsia="宋体" w:hAnsi="宋体"/>
        </w:rPr>
      </w:pPr>
      <w:r w:rsidRPr="00C81BAD">
        <w:rPr>
          <w:rFonts w:ascii="宋体" w:eastAsia="宋体" w:hAnsi="宋体" w:hint="eastAsia"/>
        </w:rPr>
        <w:t>【题解】这道题在比赛期间可能可以用莫队算法苟过去，赛后加强数据之后会T，详见莫队算法中的描述。这里是采用了官方正解。</w:t>
      </w:r>
    </w:p>
    <w:p w:rsidR="005204C8" w:rsidRPr="00C81BAD" w:rsidRDefault="005204C8" w:rsidP="003B5C64">
      <w:pPr>
        <w:rPr>
          <w:rFonts w:ascii="宋体" w:eastAsia="宋体" w:hAnsi="宋体"/>
        </w:rPr>
      </w:pPr>
      <w:r w:rsidRPr="00C81BAD">
        <w:rPr>
          <w:rFonts w:ascii="宋体" w:eastAsia="宋体" w:hAnsi="宋体" w:hint="eastAsia"/>
        </w:rPr>
        <w:t>考虑一段区间内出现了多少种数字和考虑一段区间内没有出现多少种数字是一样的。</w:t>
      </w:r>
    </w:p>
    <w:p w:rsidR="005204C8" w:rsidRPr="00C81BAD" w:rsidRDefault="005204C8" w:rsidP="003B5C64">
      <w:pPr>
        <w:rPr>
          <w:rFonts w:ascii="宋体" w:eastAsia="宋体" w:hAnsi="宋体"/>
        </w:rPr>
      </w:pPr>
      <w:r w:rsidRPr="00C81BAD">
        <w:rPr>
          <w:rFonts w:ascii="宋体" w:eastAsia="宋体" w:hAnsi="宋体" w:hint="eastAsia"/>
        </w:rPr>
        <w:t>当我们调整一段区间的端点导致数字出现种数发生变化的实质是触碰到了2个值，某一个</w:t>
      </w:r>
      <w:r w:rsidRPr="00C81BAD">
        <w:rPr>
          <w:rFonts w:ascii="宋体" w:eastAsia="宋体" w:hAnsi="宋体" w:hint="eastAsia"/>
        </w:rPr>
        <w:lastRenderedPageBreak/>
        <w:t>数字第1次出现的位置和某一个数字最后一次出现的位置。现在对于区间查询我们显然应该采用离线操作，于是可以固定一个端点使之单调增加，不妨使得右端点r单调增加。对于某一个数字x，当r&gt;last[x]时，我们根本不关心左端点的左侧是否出现过x，因为右端点右侧一定有x,而当我们移动右端点到r=last[x]，再往右移时，对于x是否出现我们就会关心x是否在左端点的左侧出现，当l&gt;=first[x]时，x在左端点的左侧出现，而当l&lt;first[x]时，x就没有出现了（既不在左端点左侧也不在右端点右侧）。对于某一个特定的r，我们就关心在[l+1,r-1]这个区间内有多少位置是first[x]所在的位置，我们只是需要统计那些last[x]已经被r超过了的x，统计出了这个值之后我们拿总数减去这个值就是答案。</w:t>
      </w:r>
    </w:p>
    <w:p w:rsidR="005204C8" w:rsidRPr="00C81BAD" w:rsidRDefault="005204C8" w:rsidP="003B5C64">
      <w:pPr>
        <w:rPr>
          <w:rFonts w:ascii="宋体" w:eastAsia="宋体" w:hAnsi="宋体"/>
        </w:rPr>
      </w:pPr>
      <w:r w:rsidRPr="00C81BAD">
        <w:rPr>
          <w:rFonts w:ascii="宋体" w:eastAsia="宋体" w:hAnsi="宋体" w:hint="eastAsia"/>
        </w:rPr>
        <w:t>我们的操作是这样的，r先放在最左边，这时候所有的数都被包含在内，</w:t>
      </w:r>
      <w:r w:rsidR="00F25A8B" w:rsidRPr="00C81BAD">
        <w:rPr>
          <w:rFonts w:ascii="宋体" w:eastAsia="宋体" w:hAnsi="宋体" w:hint="eastAsia"/>
        </w:rPr>
        <w:t>我们用一个数组d维护我们需要的值，开始数组d清0，现在我们的r往右移动，移动到某一个值r==last[</w:t>
      </w:r>
      <w:r w:rsidR="00F25A8B" w:rsidRPr="00C81BAD">
        <w:rPr>
          <w:rFonts w:ascii="宋体" w:eastAsia="宋体" w:hAnsi="宋体"/>
        </w:rPr>
        <w:t>num[r]]</w:t>
      </w:r>
      <w:r w:rsidR="00F25A8B" w:rsidRPr="00C81BAD">
        <w:rPr>
          <w:rFonts w:ascii="宋体" w:eastAsia="宋体" w:hAnsi="宋体" w:hint="eastAsia"/>
        </w:rPr>
        <w:t>]，即在r这个位置出现的数字是它最后一个出现了，那么这时候开始我们就开始关心这个数num[r]在左侧的命运了，以前我们并不关心它，因为它一定出现，这时候我们就要找到这个数第1次出现的位置first[num[r]]，将d[</w:t>
      </w:r>
      <w:r w:rsidR="00F25A8B" w:rsidRPr="00C81BAD">
        <w:rPr>
          <w:rFonts w:ascii="宋体" w:eastAsia="宋体" w:hAnsi="宋体"/>
        </w:rPr>
        <w:t>first[num[r]]]</w:t>
      </w:r>
      <w:r w:rsidR="00F25A8B" w:rsidRPr="00C81BAD">
        <w:rPr>
          <w:rFonts w:ascii="宋体" w:eastAsia="宋体" w:hAnsi="宋体" w:hint="eastAsia"/>
        </w:rPr>
        <w:t xml:space="preserve">]设置为1，这意味着，当l在first[num[r]]左侧的时候，这个数字就不在我们的范围里了，所以我们只要统计[l+1,r-1]内d数组的和，我们就知道有多少数字不在我们的范围里了。这里我们用线段树维护区间和。 </w:t>
      </w:r>
    </w:p>
    <w:p w:rsidR="003B5C64" w:rsidRPr="00C81BAD" w:rsidRDefault="003B5C64" w:rsidP="003B5C64">
      <w:pPr>
        <w:rPr>
          <w:rFonts w:ascii="宋体" w:eastAsia="宋体" w:hAnsi="宋体"/>
        </w:rPr>
      </w:pPr>
      <w:r w:rsidRPr="00C81BAD">
        <w:rPr>
          <w:rFonts w:ascii="宋体" w:eastAsia="宋体" w:hAnsi="宋体" w:hint="eastAsia"/>
        </w:rPr>
        <w:t>【代码</w:t>
      </w:r>
      <w:r w:rsidR="0056415C" w:rsidRPr="00C81BAD">
        <w:rPr>
          <w:rFonts w:ascii="宋体" w:eastAsia="宋体" w:hAnsi="宋体" w:hint="eastAsia"/>
        </w:rPr>
        <w:t>-线段树版本</w:t>
      </w:r>
      <w:r w:rsidRPr="00C81BAD">
        <w:rPr>
          <w:rFonts w:ascii="宋体" w:eastAsia="宋体" w:hAnsi="宋体" w:hint="eastAsia"/>
        </w:rPr>
        <w:t>】</w:t>
      </w:r>
    </w:p>
    <w:p w:rsidR="003B5C64" w:rsidRPr="00C81BAD" w:rsidRDefault="003B5C64" w:rsidP="003B5C64">
      <w:pPr>
        <w:rPr>
          <w:rFonts w:ascii="宋体" w:eastAsia="宋体" w:hAnsi="宋体"/>
        </w:rPr>
      </w:pPr>
      <w:r w:rsidRPr="00C81BAD">
        <w:rPr>
          <w:rFonts w:ascii="宋体" w:eastAsia="宋体" w:hAnsi="宋体"/>
        </w:rPr>
        <w:t>#include &lt;bits/stdc++.h&gt;</w:t>
      </w:r>
    </w:p>
    <w:p w:rsidR="003B5C64" w:rsidRPr="00C81BAD" w:rsidRDefault="003B5C64" w:rsidP="003B5C64">
      <w:pPr>
        <w:rPr>
          <w:rFonts w:ascii="宋体" w:eastAsia="宋体" w:hAnsi="宋体"/>
        </w:rPr>
      </w:pPr>
      <w:r w:rsidRPr="00C81BAD">
        <w:rPr>
          <w:rFonts w:ascii="宋体" w:eastAsia="宋体" w:hAnsi="宋体"/>
        </w:rPr>
        <w:t>#define MAXN 100010</w:t>
      </w:r>
    </w:p>
    <w:p w:rsidR="003B5C64" w:rsidRPr="00C81BAD" w:rsidRDefault="003B5C64" w:rsidP="003B5C64">
      <w:pPr>
        <w:rPr>
          <w:rFonts w:ascii="宋体" w:eastAsia="宋体" w:hAnsi="宋体"/>
        </w:rPr>
      </w:pPr>
      <w:r w:rsidRPr="00C81BAD">
        <w:rPr>
          <w:rFonts w:ascii="宋体" w:eastAsia="宋体" w:hAnsi="宋体"/>
        </w:rPr>
        <w:t>using namespace std;</w:t>
      </w:r>
    </w:p>
    <w:p w:rsidR="003B5C64" w:rsidRPr="00C81BAD" w:rsidRDefault="003B5C64" w:rsidP="003B5C64">
      <w:pPr>
        <w:rPr>
          <w:rFonts w:ascii="宋体" w:eastAsia="宋体" w:hAnsi="宋体"/>
        </w:rPr>
      </w:pPr>
      <w:r w:rsidRPr="00C81BAD">
        <w:rPr>
          <w:rFonts w:ascii="宋体" w:eastAsia="宋体" w:hAnsi="宋体" w:hint="eastAsia"/>
        </w:rPr>
        <w:t>//线段树维护区间和,即[L,R]区间内有多少数字是第1次出现的</w:t>
      </w:r>
    </w:p>
    <w:p w:rsidR="003B5C64" w:rsidRPr="00C81BAD" w:rsidRDefault="003B5C64" w:rsidP="003B5C64">
      <w:pPr>
        <w:rPr>
          <w:rFonts w:ascii="宋体" w:eastAsia="宋体" w:hAnsi="宋体"/>
        </w:rPr>
      </w:pPr>
      <w:r w:rsidRPr="00C81BAD">
        <w:rPr>
          <w:rFonts w:ascii="宋体" w:eastAsia="宋体" w:hAnsi="宋体"/>
        </w:rPr>
        <w:t>int tot[MAXN&lt;&lt;2];</w:t>
      </w:r>
    </w:p>
    <w:p w:rsidR="003B5C64" w:rsidRPr="00C81BAD" w:rsidRDefault="003B5C64" w:rsidP="003B5C64">
      <w:pPr>
        <w:rPr>
          <w:rFonts w:ascii="宋体" w:eastAsia="宋体" w:hAnsi="宋体"/>
        </w:rPr>
      </w:pPr>
      <w:r w:rsidRPr="00C81BAD">
        <w:rPr>
          <w:rFonts w:ascii="宋体" w:eastAsia="宋体" w:hAnsi="宋体"/>
        </w:rPr>
        <w:t>void push_up(int id){</w:t>
      </w:r>
    </w:p>
    <w:p w:rsidR="003B5C64" w:rsidRPr="00C81BAD" w:rsidRDefault="003B5C64" w:rsidP="003B5C64">
      <w:pPr>
        <w:rPr>
          <w:rFonts w:ascii="宋体" w:eastAsia="宋体" w:hAnsi="宋体"/>
        </w:rPr>
      </w:pPr>
      <w:r w:rsidRPr="00C81BAD">
        <w:rPr>
          <w:rFonts w:ascii="宋体" w:eastAsia="宋体" w:hAnsi="宋体"/>
        </w:rPr>
        <w:t xml:space="preserve">    tot[id]=tot[id&lt;&lt;1]+tot[id&lt;&lt;1|1];</w:t>
      </w:r>
    </w:p>
    <w:p w:rsidR="003B5C64" w:rsidRPr="00C81BAD" w:rsidRDefault="003B5C64" w:rsidP="003B5C64">
      <w:pPr>
        <w:rPr>
          <w:rFonts w:ascii="宋体" w:eastAsia="宋体" w:hAnsi="宋体"/>
        </w:rPr>
      </w:pPr>
      <w:r w:rsidRPr="00C81BAD">
        <w:rPr>
          <w:rFonts w:ascii="宋体" w:eastAsia="宋体" w:hAnsi="宋体"/>
        </w:rPr>
        <w:t xml:space="preserve">    return;</w:t>
      </w:r>
    </w:p>
    <w:p w:rsidR="003B5C64" w:rsidRPr="00C81BAD" w:rsidRDefault="003B5C64" w:rsidP="003B5C64">
      <w:pPr>
        <w:rPr>
          <w:rFonts w:ascii="宋体" w:eastAsia="宋体" w:hAnsi="宋体"/>
        </w:rPr>
      </w:pPr>
      <w:r w:rsidRPr="00C81BAD">
        <w:rPr>
          <w:rFonts w:ascii="宋体" w:eastAsia="宋体" w:hAnsi="宋体"/>
        </w:rPr>
        <w:t>}</w:t>
      </w:r>
    </w:p>
    <w:p w:rsidR="003B5C64" w:rsidRPr="00C81BAD" w:rsidRDefault="003B5C64" w:rsidP="003B5C64">
      <w:pPr>
        <w:rPr>
          <w:rFonts w:ascii="宋体" w:eastAsia="宋体" w:hAnsi="宋体"/>
        </w:rPr>
      </w:pPr>
      <w:r w:rsidRPr="00C81BAD">
        <w:rPr>
          <w:rFonts w:ascii="宋体" w:eastAsia="宋体" w:hAnsi="宋体"/>
        </w:rPr>
        <w:t>void update(int id,int tl,int tr,int pos){</w:t>
      </w:r>
    </w:p>
    <w:p w:rsidR="003B5C64" w:rsidRPr="00C81BAD" w:rsidRDefault="003B5C64" w:rsidP="003B5C64">
      <w:pPr>
        <w:rPr>
          <w:rFonts w:ascii="宋体" w:eastAsia="宋体" w:hAnsi="宋体"/>
        </w:rPr>
      </w:pPr>
      <w:r w:rsidRPr="00C81BAD">
        <w:rPr>
          <w:rFonts w:ascii="宋体" w:eastAsia="宋体" w:hAnsi="宋体"/>
        </w:rPr>
        <w:t xml:space="preserve">    if(tl==tr&amp;&amp;tl==pos){</w:t>
      </w:r>
    </w:p>
    <w:p w:rsidR="003B5C64" w:rsidRPr="00C81BAD" w:rsidRDefault="003B5C64" w:rsidP="003B5C64">
      <w:pPr>
        <w:rPr>
          <w:rFonts w:ascii="宋体" w:eastAsia="宋体" w:hAnsi="宋体"/>
        </w:rPr>
      </w:pPr>
      <w:r w:rsidRPr="00C81BAD">
        <w:rPr>
          <w:rFonts w:ascii="宋体" w:eastAsia="宋体" w:hAnsi="宋体"/>
        </w:rPr>
        <w:t xml:space="preserve">        tot[id]++;</w:t>
      </w:r>
    </w:p>
    <w:p w:rsidR="003B5C64" w:rsidRPr="00C81BAD" w:rsidRDefault="003B5C64" w:rsidP="003B5C64">
      <w:pPr>
        <w:rPr>
          <w:rFonts w:ascii="宋体" w:eastAsia="宋体" w:hAnsi="宋体"/>
        </w:rPr>
      </w:pPr>
      <w:r w:rsidRPr="00C81BAD">
        <w:rPr>
          <w:rFonts w:ascii="宋体" w:eastAsia="宋体" w:hAnsi="宋体"/>
        </w:rPr>
        <w:t xml:space="preserve">        return;</w:t>
      </w:r>
    </w:p>
    <w:p w:rsidR="003B5C64" w:rsidRPr="00C81BAD" w:rsidRDefault="003B5C64" w:rsidP="003B5C64">
      <w:pPr>
        <w:rPr>
          <w:rFonts w:ascii="宋体" w:eastAsia="宋体" w:hAnsi="宋体"/>
        </w:rPr>
      </w:pPr>
      <w:r w:rsidRPr="00C81BAD">
        <w:rPr>
          <w:rFonts w:ascii="宋体" w:eastAsia="宋体" w:hAnsi="宋体"/>
        </w:rPr>
        <w:t xml:space="preserve">    }</w:t>
      </w:r>
    </w:p>
    <w:p w:rsidR="003B5C64" w:rsidRPr="00C81BAD" w:rsidRDefault="003B5C64" w:rsidP="003B5C64">
      <w:pPr>
        <w:rPr>
          <w:rFonts w:ascii="宋体" w:eastAsia="宋体" w:hAnsi="宋体"/>
        </w:rPr>
      </w:pPr>
      <w:r w:rsidRPr="00C81BAD">
        <w:rPr>
          <w:rFonts w:ascii="宋体" w:eastAsia="宋体" w:hAnsi="宋体"/>
        </w:rPr>
        <w:t xml:space="preserve">    int mid=(tl+tr)&gt;&gt;1;</w:t>
      </w:r>
    </w:p>
    <w:p w:rsidR="003B5C64" w:rsidRPr="00C81BAD" w:rsidRDefault="003B5C64" w:rsidP="003B5C64">
      <w:pPr>
        <w:rPr>
          <w:rFonts w:ascii="宋体" w:eastAsia="宋体" w:hAnsi="宋体"/>
        </w:rPr>
      </w:pPr>
      <w:r w:rsidRPr="00C81BAD">
        <w:rPr>
          <w:rFonts w:ascii="宋体" w:eastAsia="宋体" w:hAnsi="宋体"/>
        </w:rPr>
        <w:t xml:space="preserve">    if(pos&lt;=mid) update(id&lt;&lt;1,tl,mid,pos);else update(id&lt;&lt;1|1,mid+1,tr,pos);</w:t>
      </w:r>
    </w:p>
    <w:p w:rsidR="003B5C64" w:rsidRPr="00C81BAD" w:rsidRDefault="003B5C64" w:rsidP="003B5C64">
      <w:pPr>
        <w:rPr>
          <w:rFonts w:ascii="宋体" w:eastAsia="宋体" w:hAnsi="宋体"/>
        </w:rPr>
      </w:pPr>
      <w:r w:rsidRPr="00C81BAD">
        <w:rPr>
          <w:rFonts w:ascii="宋体" w:eastAsia="宋体" w:hAnsi="宋体"/>
        </w:rPr>
        <w:t xml:space="preserve">    push_up(id);</w:t>
      </w:r>
    </w:p>
    <w:p w:rsidR="003B5C64" w:rsidRPr="00C81BAD" w:rsidRDefault="003B5C64" w:rsidP="003B5C64">
      <w:pPr>
        <w:rPr>
          <w:rFonts w:ascii="宋体" w:eastAsia="宋体" w:hAnsi="宋体"/>
        </w:rPr>
      </w:pPr>
      <w:r w:rsidRPr="00C81BAD">
        <w:rPr>
          <w:rFonts w:ascii="宋体" w:eastAsia="宋体" w:hAnsi="宋体"/>
        </w:rPr>
        <w:t xml:space="preserve">    return;</w:t>
      </w:r>
    </w:p>
    <w:p w:rsidR="003B5C64" w:rsidRPr="00C81BAD" w:rsidRDefault="003B5C64" w:rsidP="003B5C64">
      <w:pPr>
        <w:rPr>
          <w:rFonts w:ascii="宋体" w:eastAsia="宋体" w:hAnsi="宋体"/>
        </w:rPr>
      </w:pPr>
      <w:r w:rsidRPr="00C81BAD">
        <w:rPr>
          <w:rFonts w:ascii="宋体" w:eastAsia="宋体" w:hAnsi="宋体"/>
        </w:rPr>
        <w:t>}</w:t>
      </w:r>
    </w:p>
    <w:p w:rsidR="003B5C64" w:rsidRPr="00C81BAD" w:rsidRDefault="003B5C64" w:rsidP="003B5C64">
      <w:pPr>
        <w:rPr>
          <w:rFonts w:ascii="宋体" w:eastAsia="宋体" w:hAnsi="宋体"/>
        </w:rPr>
      </w:pPr>
      <w:r w:rsidRPr="00C81BAD">
        <w:rPr>
          <w:rFonts w:ascii="宋体" w:eastAsia="宋体" w:hAnsi="宋体"/>
        </w:rPr>
        <w:t>int query(int id,int tl,int tr,int ql,int qr){</w:t>
      </w:r>
    </w:p>
    <w:p w:rsidR="003B5C64" w:rsidRPr="00C81BAD" w:rsidRDefault="003B5C64" w:rsidP="003B5C64">
      <w:pPr>
        <w:rPr>
          <w:rFonts w:ascii="宋体" w:eastAsia="宋体" w:hAnsi="宋体"/>
        </w:rPr>
      </w:pPr>
      <w:r w:rsidRPr="00C81BAD">
        <w:rPr>
          <w:rFonts w:ascii="宋体" w:eastAsia="宋体" w:hAnsi="宋体"/>
        </w:rPr>
        <w:t xml:space="preserve">    if(tl==ql&amp;&amp;tr==qr) return tot[id];</w:t>
      </w:r>
    </w:p>
    <w:p w:rsidR="003B5C64" w:rsidRPr="00C81BAD" w:rsidRDefault="003B5C64" w:rsidP="003B5C64">
      <w:pPr>
        <w:rPr>
          <w:rFonts w:ascii="宋体" w:eastAsia="宋体" w:hAnsi="宋体"/>
        </w:rPr>
      </w:pPr>
      <w:r w:rsidRPr="00C81BAD">
        <w:rPr>
          <w:rFonts w:ascii="宋体" w:eastAsia="宋体" w:hAnsi="宋体"/>
        </w:rPr>
        <w:t xml:space="preserve">    int mid=(tl+tr)&gt;&gt;1;</w:t>
      </w:r>
    </w:p>
    <w:p w:rsidR="003B5C64" w:rsidRPr="00C81BAD" w:rsidRDefault="003B5C64" w:rsidP="003B5C64">
      <w:pPr>
        <w:rPr>
          <w:rFonts w:ascii="宋体" w:eastAsia="宋体" w:hAnsi="宋体"/>
        </w:rPr>
      </w:pPr>
      <w:r w:rsidRPr="00C81BAD">
        <w:rPr>
          <w:rFonts w:ascii="宋体" w:eastAsia="宋体" w:hAnsi="宋体"/>
        </w:rPr>
        <w:t xml:space="preserve">    if(qr&lt;=mid) return query(id&lt;&lt;1,tl,mid,ql,qr);</w:t>
      </w:r>
    </w:p>
    <w:p w:rsidR="003B5C64" w:rsidRPr="00C81BAD" w:rsidRDefault="003B5C64" w:rsidP="003B5C64">
      <w:pPr>
        <w:rPr>
          <w:rFonts w:ascii="宋体" w:eastAsia="宋体" w:hAnsi="宋体"/>
        </w:rPr>
      </w:pPr>
      <w:r w:rsidRPr="00C81BAD">
        <w:rPr>
          <w:rFonts w:ascii="宋体" w:eastAsia="宋体" w:hAnsi="宋体"/>
        </w:rPr>
        <w:t xml:space="preserve">    if(ql&gt;mid) return query(id&lt;&lt;1|1,mid+1,tr,ql,qr);</w:t>
      </w:r>
    </w:p>
    <w:p w:rsidR="003B5C64" w:rsidRPr="00C81BAD" w:rsidRDefault="003B5C64" w:rsidP="003B5C64">
      <w:pPr>
        <w:rPr>
          <w:rFonts w:ascii="宋体" w:eastAsia="宋体" w:hAnsi="宋体"/>
        </w:rPr>
      </w:pPr>
      <w:r w:rsidRPr="00C81BAD">
        <w:rPr>
          <w:rFonts w:ascii="宋体" w:eastAsia="宋体" w:hAnsi="宋体"/>
        </w:rPr>
        <w:t xml:space="preserve">    return query(id&lt;&lt;1,tl,mid,ql,mid)+query(id&lt;&lt;1|1,mid+1,tr,mid+1,qr);</w:t>
      </w:r>
    </w:p>
    <w:p w:rsidR="003B5C64" w:rsidRPr="00C81BAD" w:rsidRDefault="003B5C64" w:rsidP="003B5C64">
      <w:pPr>
        <w:rPr>
          <w:rFonts w:ascii="宋体" w:eastAsia="宋体" w:hAnsi="宋体"/>
        </w:rPr>
      </w:pPr>
      <w:r w:rsidRPr="00C81BAD">
        <w:rPr>
          <w:rFonts w:ascii="宋体" w:eastAsia="宋体" w:hAnsi="宋体"/>
        </w:rPr>
        <w:t>}</w:t>
      </w:r>
    </w:p>
    <w:p w:rsidR="003B5C64" w:rsidRPr="00C81BAD" w:rsidRDefault="003B5C64" w:rsidP="003B5C64">
      <w:pPr>
        <w:rPr>
          <w:rFonts w:ascii="宋体" w:eastAsia="宋体" w:hAnsi="宋体"/>
        </w:rPr>
      </w:pPr>
      <w:r w:rsidRPr="00C81BAD">
        <w:rPr>
          <w:rFonts w:ascii="宋体" w:eastAsia="宋体" w:hAnsi="宋体" w:hint="eastAsia"/>
        </w:rPr>
        <w:t>//查询离线操作</w:t>
      </w:r>
    </w:p>
    <w:p w:rsidR="003B5C64" w:rsidRPr="00C81BAD" w:rsidRDefault="003B5C64" w:rsidP="003B5C64">
      <w:pPr>
        <w:rPr>
          <w:rFonts w:ascii="宋体" w:eastAsia="宋体" w:hAnsi="宋体"/>
        </w:rPr>
      </w:pPr>
      <w:r w:rsidRPr="00C81BAD">
        <w:rPr>
          <w:rFonts w:ascii="宋体" w:eastAsia="宋体" w:hAnsi="宋体"/>
        </w:rPr>
        <w:lastRenderedPageBreak/>
        <w:t>struct node{</w:t>
      </w:r>
    </w:p>
    <w:p w:rsidR="003B5C64" w:rsidRPr="00C81BAD" w:rsidRDefault="003B5C64" w:rsidP="003B5C64">
      <w:pPr>
        <w:rPr>
          <w:rFonts w:ascii="宋体" w:eastAsia="宋体" w:hAnsi="宋体"/>
        </w:rPr>
      </w:pPr>
      <w:r w:rsidRPr="00C81BAD">
        <w:rPr>
          <w:rFonts w:ascii="宋体" w:eastAsia="宋体" w:hAnsi="宋体"/>
        </w:rPr>
        <w:t xml:space="preserve">    int l,r,id;</w:t>
      </w:r>
    </w:p>
    <w:p w:rsidR="003B5C64" w:rsidRPr="00C81BAD" w:rsidRDefault="003B5C64" w:rsidP="003B5C64">
      <w:pPr>
        <w:rPr>
          <w:rFonts w:ascii="宋体" w:eastAsia="宋体" w:hAnsi="宋体"/>
        </w:rPr>
      </w:pPr>
      <w:r w:rsidRPr="00C81BAD">
        <w:rPr>
          <w:rFonts w:ascii="宋体" w:eastAsia="宋体" w:hAnsi="宋体"/>
        </w:rPr>
        <w:t>}Q[MAXN];</w:t>
      </w:r>
    </w:p>
    <w:p w:rsidR="003B5C64" w:rsidRPr="00C81BAD" w:rsidRDefault="003B5C64" w:rsidP="003B5C64">
      <w:pPr>
        <w:rPr>
          <w:rFonts w:ascii="宋体" w:eastAsia="宋体" w:hAnsi="宋体"/>
        </w:rPr>
      </w:pPr>
      <w:r w:rsidRPr="00C81BAD">
        <w:rPr>
          <w:rFonts w:ascii="宋体" w:eastAsia="宋体" w:hAnsi="宋体"/>
        </w:rPr>
        <w:t>bool cmp(node x,node y){</w:t>
      </w:r>
    </w:p>
    <w:p w:rsidR="003B5C64" w:rsidRPr="00C81BAD" w:rsidRDefault="003B5C64" w:rsidP="003B5C64">
      <w:pPr>
        <w:rPr>
          <w:rFonts w:ascii="宋体" w:eastAsia="宋体" w:hAnsi="宋体"/>
        </w:rPr>
      </w:pPr>
      <w:r w:rsidRPr="00C81BAD">
        <w:rPr>
          <w:rFonts w:ascii="宋体" w:eastAsia="宋体" w:hAnsi="宋体"/>
        </w:rPr>
        <w:t xml:space="preserve">    return x.r&lt;y.r;</w:t>
      </w:r>
    </w:p>
    <w:p w:rsidR="003B5C64" w:rsidRPr="00C81BAD" w:rsidRDefault="003B5C64" w:rsidP="003B5C64">
      <w:pPr>
        <w:rPr>
          <w:rFonts w:ascii="宋体" w:eastAsia="宋体" w:hAnsi="宋体"/>
        </w:rPr>
      </w:pPr>
      <w:r w:rsidRPr="00C81BAD">
        <w:rPr>
          <w:rFonts w:ascii="宋体" w:eastAsia="宋体" w:hAnsi="宋体"/>
        </w:rPr>
        <w:t>}</w:t>
      </w:r>
    </w:p>
    <w:p w:rsidR="003B5C64" w:rsidRPr="00C81BAD" w:rsidRDefault="003B5C64" w:rsidP="003B5C64">
      <w:pPr>
        <w:rPr>
          <w:rFonts w:ascii="宋体" w:eastAsia="宋体" w:hAnsi="宋体"/>
        </w:rPr>
      </w:pPr>
    </w:p>
    <w:p w:rsidR="003B5C64" w:rsidRPr="00C81BAD" w:rsidRDefault="003B5C64" w:rsidP="003B5C64">
      <w:pPr>
        <w:rPr>
          <w:rFonts w:ascii="宋体" w:eastAsia="宋体" w:hAnsi="宋体"/>
        </w:rPr>
      </w:pPr>
      <w:r w:rsidRPr="00C81BAD">
        <w:rPr>
          <w:rFonts w:ascii="宋体" w:eastAsia="宋体" w:hAnsi="宋体"/>
        </w:rPr>
        <w:t>int main(){</w:t>
      </w:r>
    </w:p>
    <w:p w:rsidR="003B5C64" w:rsidRPr="00C81BAD" w:rsidRDefault="003B5C64" w:rsidP="003B5C64">
      <w:pPr>
        <w:rPr>
          <w:rFonts w:ascii="宋体" w:eastAsia="宋体" w:hAnsi="宋体"/>
        </w:rPr>
      </w:pPr>
      <w:r w:rsidRPr="00C81BAD">
        <w:rPr>
          <w:rFonts w:ascii="宋体" w:eastAsia="宋体" w:hAnsi="宋体"/>
        </w:rPr>
        <w:t xml:space="preserve">    int n,q,a[MAXN],last[MAXN],first[MAXN],ans[MAXN],cnt,nowr;</w:t>
      </w:r>
    </w:p>
    <w:p w:rsidR="003B5C64" w:rsidRPr="00C81BAD" w:rsidRDefault="003B5C64" w:rsidP="00D051C5">
      <w:pPr>
        <w:ind w:firstLine="420"/>
        <w:rPr>
          <w:rFonts w:ascii="宋体" w:eastAsia="宋体" w:hAnsi="宋体"/>
        </w:rPr>
      </w:pPr>
      <w:r w:rsidRPr="00C81BAD">
        <w:rPr>
          <w:rFonts w:ascii="宋体" w:eastAsia="宋体" w:hAnsi="宋体"/>
        </w:rPr>
        <w:t>while(~scanf("%d%d",&amp;n,&amp;q)){</w:t>
      </w:r>
    </w:p>
    <w:p w:rsidR="00D051C5" w:rsidRPr="00C81BAD" w:rsidRDefault="00D051C5" w:rsidP="00D051C5">
      <w:pPr>
        <w:ind w:firstLineChars="400" w:firstLine="840"/>
        <w:rPr>
          <w:rFonts w:ascii="宋体" w:eastAsia="宋体" w:hAnsi="宋体"/>
        </w:rPr>
      </w:pPr>
      <w:r w:rsidRPr="00C81BAD">
        <w:rPr>
          <w:rFonts w:ascii="宋体" w:eastAsia="宋体" w:hAnsi="宋体"/>
        </w:rPr>
        <w:t>//</w:t>
      </w:r>
      <w:r w:rsidRPr="00C81BAD">
        <w:rPr>
          <w:rFonts w:ascii="宋体" w:eastAsia="宋体" w:hAnsi="宋体" w:hint="eastAsia"/>
        </w:rPr>
        <w:t>预处理</w:t>
      </w:r>
    </w:p>
    <w:p w:rsidR="003B5C64" w:rsidRPr="00C81BAD" w:rsidRDefault="003B5C64" w:rsidP="003B5C64">
      <w:pPr>
        <w:rPr>
          <w:rFonts w:ascii="宋体" w:eastAsia="宋体" w:hAnsi="宋体"/>
        </w:rPr>
      </w:pPr>
      <w:r w:rsidRPr="00C81BAD">
        <w:rPr>
          <w:rFonts w:ascii="宋体" w:eastAsia="宋体" w:hAnsi="宋体"/>
        </w:rPr>
        <w:t xml:space="preserve">        memset(tot,0,sizeof(tot));</w:t>
      </w:r>
    </w:p>
    <w:p w:rsidR="003B5C64" w:rsidRPr="00C81BAD" w:rsidRDefault="003B5C64" w:rsidP="003B5C64">
      <w:pPr>
        <w:rPr>
          <w:rFonts w:ascii="宋体" w:eastAsia="宋体" w:hAnsi="宋体"/>
        </w:rPr>
      </w:pPr>
      <w:r w:rsidRPr="00C81BAD">
        <w:rPr>
          <w:rFonts w:ascii="宋体" w:eastAsia="宋体" w:hAnsi="宋体"/>
        </w:rPr>
        <w:t xml:space="preserve">        memset(last,0,sizeof(last)),memset(first,0,sizeof(first)),cnt=0,nowr=1;</w:t>
      </w:r>
    </w:p>
    <w:p w:rsidR="00D051C5" w:rsidRPr="00C81BAD" w:rsidRDefault="00D051C5" w:rsidP="00D051C5">
      <w:pPr>
        <w:ind w:leftChars="400" w:left="840"/>
        <w:rPr>
          <w:rFonts w:ascii="宋体" w:eastAsia="宋体" w:hAnsi="宋体"/>
        </w:rPr>
      </w:pPr>
      <w:r w:rsidRPr="00C81BAD">
        <w:rPr>
          <w:rFonts w:ascii="宋体" w:eastAsia="宋体" w:hAnsi="宋体"/>
        </w:rPr>
        <w:t>//</w:t>
      </w:r>
      <w:r w:rsidRPr="00C81BAD">
        <w:rPr>
          <w:rFonts w:ascii="宋体" w:eastAsia="宋体" w:hAnsi="宋体" w:hint="eastAsia"/>
        </w:rPr>
        <w:t>读入n个数字，下标与题目一致从1开始</w:t>
      </w:r>
    </w:p>
    <w:p w:rsidR="00D051C5" w:rsidRPr="00C81BAD" w:rsidRDefault="00D051C5" w:rsidP="00D051C5">
      <w:pPr>
        <w:ind w:leftChars="400" w:left="840"/>
        <w:rPr>
          <w:rFonts w:ascii="宋体" w:eastAsia="宋体" w:hAnsi="宋体"/>
        </w:rPr>
      </w:pPr>
      <w:r w:rsidRPr="00C81BAD">
        <w:rPr>
          <w:rFonts w:ascii="宋体" w:eastAsia="宋体" w:hAnsi="宋体" w:hint="eastAsia"/>
        </w:rPr>
        <w:t>//顺便计算数字第1次和最后1次出现的位置以及总的不同数字个数</w:t>
      </w:r>
    </w:p>
    <w:p w:rsidR="003B5C64" w:rsidRPr="00C81BAD" w:rsidRDefault="003B5C64" w:rsidP="003B5C64">
      <w:pPr>
        <w:rPr>
          <w:rFonts w:ascii="宋体" w:eastAsia="宋体" w:hAnsi="宋体"/>
        </w:rPr>
      </w:pPr>
      <w:r w:rsidRPr="00C81BAD">
        <w:rPr>
          <w:rFonts w:ascii="宋体" w:eastAsia="宋体" w:hAnsi="宋体"/>
        </w:rPr>
        <w:t xml:space="preserve">        for(int i=1;i&lt;=n;i++){</w:t>
      </w:r>
    </w:p>
    <w:p w:rsidR="003B5C64" w:rsidRPr="00C81BAD" w:rsidRDefault="003B5C64" w:rsidP="003B5C64">
      <w:pPr>
        <w:rPr>
          <w:rFonts w:ascii="宋体" w:eastAsia="宋体" w:hAnsi="宋体"/>
        </w:rPr>
      </w:pPr>
      <w:r w:rsidRPr="00C81BAD">
        <w:rPr>
          <w:rFonts w:ascii="宋体" w:eastAsia="宋体" w:hAnsi="宋体"/>
        </w:rPr>
        <w:t xml:space="preserve">            scanf("%d",&amp;a[i]);</w:t>
      </w:r>
    </w:p>
    <w:p w:rsidR="003B5C64" w:rsidRPr="00C81BAD" w:rsidRDefault="003B5C64" w:rsidP="003B5C64">
      <w:pPr>
        <w:rPr>
          <w:rFonts w:ascii="宋体" w:eastAsia="宋体" w:hAnsi="宋体"/>
        </w:rPr>
      </w:pPr>
      <w:r w:rsidRPr="00C81BAD">
        <w:rPr>
          <w:rFonts w:ascii="宋体" w:eastAsia="宋体" w:hAnsi="宋体"/>
        </w:rPr>
        <w:t xml:space="preserve">            last[a[i]]=i;</w:t>
      </w:r>
    </w:p>
    <w:p w:rsidR="003B5C64" w:rsidRPr="00C81BAD" w:rsidRDefault="003B5C64" w:rsidP="003B5C64">
      <w:pPr>
        <w:rPr>
          <w:rFonts w:ascii="宋体" w:eastAsia="宋体" w:hAnsi="宋体"/>
        </w:rPr>
      </w:pPr>
      <w:r w:rsidRPr="00C81BAD">
        <w:rPr>
          <w:rFonts w:ascii="宋体" w:eastAsia="宋体" w:hAnsi="宋体"/>
        </w:rPr>
        <w:t xml:space="preserve">            if(first[a[i]]==0) first[a[i]]=i,cnt++;</w:t>
      </w:r>
    </w:p>
    <w:p w:rsidR="003B5C64" w:rsidRPr="00C81BAD" w:rsidRDefault="003B5C64" w:rsidP="003B5C64">
      <w:pPr>
        <w:rPr>
          <w:rFonts w:ascii="宋体" w:eastAsia="宋体" w:hAnsi="宋体"/>
        </w:rPr>
      </w:pPr>
      <w:r w:rsidRPr="00C81BAD">
        <w:rPr>
          <w:rFonts w:ascii="宋体" w:eastAsia="宋体" w:hAnsi="宋体"/>
        </w:rPr>
        <w:t xml:space="preserve">        }</w:t>
      </w:r>
    </w:p>
    <w:p w:rsidR="0056415C" w:rsidRPr="00C81BAD" w:rsidRDefault="0056415C" w:rsidP="0056415C">
      <w:pPr>
        <w:ind w:left="420" w:firstLine="420"/>
        <w:rPr>
          <w:rFonts w:ascii="宋体" w:eastAsia="宋体" w:hAnsi="宋体"/>
        </w:rPr>
      </w:pPr>
      <w:r w:rsidRPr="00C81BAD">
        <w:rPr>
          <w:rFonts w:ascii="宋体" w:eastAsia="宋体" w:hAnsi="宋体"/>
        </w:rPr>
        <w:t>//</w:t>
      </w:r>
      <w:r w:rsidRPr="00C81BAD">
        <w:rPr>
          <w:rFonts w:ascii="宋体" w:eastAsia="宋体" w:hAnsi="宋体" w:hint="eastAsia"/>
        </w:rPr>
        <w:t>读入q个询问，按照r从小到大离线排序，记录询问顺序</w:t>
      </w:r>
    </w:p>
    <w:p w:rsidR="003B5C64" w:rsidRPr="00C81BAD" w:rsidRDefault="003B5C64" w:rsidP="003B5C64">
      <w:pPr>
        <w:rPr>
          <w:rFonts w:ascii="宋体" w:eastAsia="宋体" w:hAnsi="宋体"/>
        </w:rPr>
      </w:pPr>
      <w:r w:rsidRPr="00C81BAD">
        <w:rPr>
          <w:rFonts w:ascii="宋体" w:eastAsia="宋体" w:hAnsi="宋体"/>
        </w:rPr>
        <w:t xml:space="preserve">        for(int i=0;i&lt;q;i++) scanf("%d%d",&amp;Q[i].l,&amp;Q[i].r),Q[i].id=i;</w:t>
      </w:r>
    </w:p>
    <w:p w:rsidR="003B5C64" w:rsidRPr="00C81BAD" w:rsidRDefault="003B5C64" w:rsidP="003B5C64">
      <w:pPr>
        <w:rPr>
          <w:rFonts w:ascii="宋体" w:eastAsia="宋体" w:hAnsi="宋体"/>
        </w:rPr>
      </w:pPr>
      <w:r w:rsidRPr="00C81BAD">
        <w:rPr>
          <w:rFonts w:ascii="宋体" w:eastAsia="宋体" w:hAnsi="宋体"/>
        </w:rPr>
        <w:t xml:space="preserve">        sort(Q,Q+q,cmp);</w:t>
      </w:r>
    </w:p>
    <w:p w:rsidR="0056415C" w:rsidRPr="00C81BAD" w:rsidRDefault="0056415C" w:rsidP="0056415C">
      <w:pPr>
        <w:ind w:left="420" w:firstLineChars="200" w:firstLine="420"/>
        <w:rPr>
          <w:rFonts w:ascii="宋体" w:eastAsia="宋体" w:hAnsi="宋体"/>
        </w:rPr>
      </w:pPr>
      <w:r w:rsidRPr="00C81BAD">
        <w:rPr>
          <w:rFonts w:ascii="宋体" w:eastAsia="宋体" w:hAnsi="宋体"/>
        </w:rPr>
        <w:t>//</w:t>
      </w:r>
      <w:r w:rsidRPr="00C81BAD">
        <w:rPr>
          <w:rFonts w:ascii="宋体" w:eastAsia="宋体" w:hAnsi="宋体" w:hint="eastAsia"/>
        </w:rPr>
        <w:t>核心代码</w:t>
      </w:r>
    </w:p>
    <w:p w:rsidR="003B5C64" w:rsidRPr="00C81BAD" w:rsidRDefault="003B5C64" w:rsidP="003B5C64">
      <w:pPr>
        <w:rPr>
          <w:rFonts w:ascii="宋体" w:eastAsia="宋体" w:hAnsi="宋体"/>
        </w:rPr>
      </w:pPr>
      <w:r w:rsidRPr="00C81BAD">
        <w:rPr>
          <w:rFonts w:ascii="宋体" w:eastAsia="宋体" w:hAnsi="宋体"/>
        </w:rPr>
        <w:t xml:space="preserve">        for(int i=0;i&lt;q;i++){</w:t>
      </w:r>
    </w:p>
    <w:p w:rsidR="003B5C64" w:rsidRPr="00C81BAD" w:rsidRDefault="003B5C64" w:rsidP="003B5C64">
      <w:pPr>
        <w:rPr>
          <w:rFonts w:ascii="宋体" w:eastAsia="宋体" w:hAnsi="宋体"/>
        </w:rPr>
      </w:pPr>
      <w:r w:rsidRPr="00C81BAD">
        <w:rPr>
          <w:rFonts w:ascii="宋体" w:eastAsia="宋体" w:hAnsi="宋体"/>
        </w:rPr>
        <w:t xml:space="preserve">            while(nowr&lt;Q[i].r){</w:t>
      </w:r>
    </w:p>
    <w:p w:rsidR="003B5C64" w:rsidRPr="00C81BAD" w:rsidRDefault="003B5C64" w:rsidP="003B5C64">
      <w:pPr>
        <w:rPr>
          <w:rFonts w:ascii="宋体" w:eastAsia="宋体" w:hAnsi="宋体"/>
        </w:rPr>
      </w:pPr>
      <w:r w:rsidRPr="00C81BAD">
        <w:rPr>
          <w:rFonts w:ascii="宋体" w:eastAsia="宋体" w:hAnsi="宋体"/>
        </w:rPr>
        <w:t xml:space="preserve">                if(last[a[nowr]]==nowr) update(1,1,n,first[a[nowr]]);</w:t>
      </w:r>
    </w:p>
    <w:p w:rsidR="003B5C64" w:rsidRPr="00C81BAD" w:rsidRDefault="003B5C64" w:rsidP="003B5C64">
      <w:pPr>
        <w:rPr>
          <w:rFonts w:ascii="宋体" w:eastAsia="宋体" w:hAnsi="宋体"/>
        </w:rPr>
      </w:pPr>
      <w:r w:rsidRPr="00C81BAD">
        <w:rPr>
          <w:rFonts w:ascii="宋体" w:eastAsia="宋体" w:hAnsi="宋体"/>
        </w:rPr>
        <w:t xml:space="preserve">                nowr++;</w:t>
      </w:r>
    </w:p>
    <w:p w:rsidR="003B5C64" w:rsidRPr="00C81BAD" w:rsidRDefault="003B5C64" w:rsidP="003B5C64">
      <w:pPr>
        <w:rPr>
          <w:rFonts w:ascii="宋体" w:eastAsia="宋体" w:hAnsi="宋体"/>
        </w:rPr>
      </w:pPr>
      <w:r w:rsidRPr="00C81BAD">
        <w:rPr>
          <w:rFonts w:ascii="宋体" w:eastAsia="宋体" w:hAnsi="宋体"/>
        </w:rPr>
        <w:t xml:space="preserve">            }</w:t>
      </w:r>
    </w:p>
    <w:p w:rsidR="003B5C64" w:rsidRPr="00C81BAD" w:rsidRDefault="003B5C64" w:rsidP="003B5C64">
      <w:pPr>
        <w:rPr>
          <w:rFonts w:ascii="宋体" w:eastAsia="宋体" w:hAnsi="宋体"/>
        </w:rPr>
      </w:pPr>
      <w:r w:rsidRPr="00C81BAD">
        <w:rPr>
          <w:rFonts w:ascii="宋体" w:eastAsia="宋体" w:hAnsi="宋体"/>
        </w:rPr>
        <w:t xml:space="preserve">            ans[Q[i].id]=cnt;</w:t>
      </w:r>
    </w:p>
    <w:p w:rsidR="003B5C64" w:rsidRPr="00C81BAD" w:rsidRDefault="003B5C64" w:rsidP="003B5C64">
      <w:pPr>
        <w:rPr>
          <w:rFonts w:ascii="宋体" w:eastAsia="宋体" w:hAnsi="宋体"/>
        </w:rPr>
      </w:pPr>
      <w:r w:rsidRPr="00C81BAD">
        <w:rPr>
          <w:rFonts w:ascii="宋体" w:eastAsia="宋体" w:hAnsi="宋体"/>
        </w:rPr>
        <w:t xml:space="preserve">            if(Q[i].l&lt;Q[i].r-1) ans[Q[i].id]-=query(1,1,n,Q[i].l+1,Q[i].r-1);</w:t>
      </w:r>
    </w:p>
    <w:p w:rsidR="003B5C64" w:rsidRPr="00C81BAD" w:rsidRDefault="003B5C64" w:rsidP="003B5C64">
      <w:pPr>
        <w:rPr>
          <w:rFonts w:ascii="宋体" w:eastAsia="宋体" w:hAnsi="宋体"/>
        </w:rPr>
      </w:pPr>
      <w:r w:rsidRPr="00C81BAD">
        <w:rPr>
          <w:rFonts w:ascii="宋体" w:eastAsia="宋体" w:hAnsi="宋体"/>
        </w:rPr>
        <w:t xml:space="preserve">        }</w:t>
      </w:r>
    </w:p>
    <w:p w:rsidR="0056415C" w:rsidRPr="00C81BAD" w:rsidRDefault="0056415C" w:rsidP="0056415C">
      <w:pPr>
        <w:ind w:firstLineChars="400" w:firstLine="840"/>
        <w:rPr>
          <w:rFonts w:ascii="宋体" w:eastAsia="宋体" w:hAnsi="宋体"/>
        </w:rPr>
      </w:pPr>
      <w:r w:rsidRPr="00C81BAD">
        <w:rPr>
          <w:rFonts w:ascii="宋体" w:eastAsia="宋体" w:hAnsi="宋体"/>
        </w:rPr>
        <w:t>//</w:t>
      </w:r>
      <w:r w:rsidRPr="00C81BAD">
        <w:rPr>
          <w:rFonts w:ascii="宋体" w:eastAsia="宋体" w:hAnsi="宋体" w:hint="eastAsia"/>
        </w:rPr>
        <w:t>按照询问顺序输出结果</w:t>
      </w:r>
    </w:p>
    <w:p w:rsidR="003B5C64" w:rsidRPr="00C81BAD" w:rsidRDefault="003B5C64" w:rsidP="003B5C64">
      <w:pPr>
        <w:rPr>
          <w:rFonts w:ascii="宋体" w:eastAsia="宋体" w:hAnsi="宋体"/>
        </w:rPr>
      </w:pPr>
      <w:r w:rsidRPr="00C81BAD">
        <w:rPr>
          <w:rFonts w:ascii="宋体" w:eastAsia="宋体" w:hAnsi="宋体"/>
        </w:rPr>
        <w:t xml:space="preserve">        for(int i=0;i&lt;q;i++) printf("%d\n",ans[i]);</w:t>
      </w:r>
    </w:p>
    <w:p w:rsidR="003B5C64" w:rsidRPr="00C81BAD" w:rsidRDefault="003B5C64" w:rsidP="003B5C64">
      <w:pPr>
        <w:rPr>
          <w:rFonts w:ascii="宋体" w:eastAsia="宋体" w:hAnsi="宋体"/>
        </w:rPr>
      </w:pPr>
      <w:r w:rsidRPr="00C81BAD">
        <w:rPr>
          <w:rFonts w:ascii="宋体" w:eastAsia="宋体" w:hAnsi="宋体"/>
        </w:rPr>
        <w:t xml:space="preserve">    }</w:t>
      </w:r>
    </w:p>
    <w:p w:rsidR="003B5C64" w:rsidRPr="00C81BAD" w:rsidRDefault="003B5C64" w:rsidP="003B5C64">
      <w:pPr>
        <w:rPr>
          <w:rFonts w:ascii="宋体" w:eastAsia="宋体" w:hAnsi="宋体"/>
        </w:rPr>
      </w:pPr>
      <w:r w:rsidRPr="00C81BAD">
        <w:rPr>
          <w:rFonts w:ascii="宋体" w:eastAsia="宋体" w:hAnsi="宋体"/>
        </w:rPr>
        <w:t xml:space="preserve">    return 0;</w:t>
      </w:r>
    </w:p>
    <w:p w:rsidR="003B5C64" w:rsidRPr="00C81BAD" w:rsidRDefault="003B5C64" w:rsidP="003B5C64">
      <w:pPr>
        <w:rPr>
          <w:rFonts w:ascii="宋体" w:eastAsia="宋体" w:hAnsi="宋体"/>
        </w:rPr>
      </w:pPr>
      <w:r w:rsidRPr="00C81BAD">
        <w:rPr>
          <w:rFonts w:ascii="宋体" w:eastAsia="宋体" w:hAnsi="宋体"/>
        </w:rPr>
        <w:t>}</w:t>
      </w:r>
    </w:p>
    <w:p w:rsidR="00C75142" w:rsidRPr="00C81BAD" w:rsidRDefault="00FF754B" w:rsidP="003B5C64">
      <w:pPr>
        <w:pStyle w:val="3"/>
        <w:rPr>
          <w:rFonts w:ascii="宋体" w:eastAsia="宋体" w:hAnsi="宋体"/>
          <w:b w:val="0"/>
        </w:rPr>
      </w:pPr>
      <w:bookmarkStart w:id="174" w:name="_Toc523521257"/>
      <w:r w:rsidRPr="00C81BAD">
        <w:rPr>
          <w:rFonts w:ascii="宋体" w:eastAsia="宋体" w:hAnsi="宋体" w:hint="eastAsia"/>
          <w:b w:val="0"/>
        </w:rPr>
        <w:t>√-HDU-</w:t>
      </w:r>
      <w:r w:rsidRPr="00C81BAD">
        <w:rPr>
          <w:rFonts w:ascii="宋体" w:eastAsia="宋体" w:hAnsi="宋体"/>
          <w:b w:val="0"/>
        </w:rPr>
        <w:t>5861</w:t>
      </w:r>
      <w:r w:rsidRPr="00C81BAD">
        <w:rPr>
          <w:rFonts w:ascii="宋体" w:eastAsia="宋体" w:hAnsi="宋体" w:hint="eastAsia"/>
          <w:b w:val="0"/>
        </w:rPr>
        <w:t>-</w:t>
      </w:r>
      <w:r w:rsidRPr="00C81BAD">
        <w:rPr>
          <w:rFonts w:ascii="宋体" w:eastAsia="宋体" w:hAnsi="宋体"/>
          <w:b w:val="0"/>
        </w:rPr>
        <w:t>2016</w:t>
      </w:r>
      <w:r w:rsidRPr="00C81BAD">
        <w:rPr>
          <w:rFonts w:ascii="宋体" w:eastAsia="宋体" w:hAnsi="宋体" w:hint="eastAsia"/>
          <w:b w:val="0"/>
        </w:rPr>
        <w:t>多校10-铜牌</w:t>
      </w:r>
      <w:bookmarkEnd w:id="174"/>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√-HDU-</w:instrText>
      </w:r>
      <w:r w:rsidR="00C478A5" w:rsidRPr="00C81BAD">
        <w:rPr>
          <w:rFonts w:ascii="宋体" w:eastAsia="宋体" w:hAnsi="宋体"/>
          <w:b w:val="0"/>
        </w:rPr>
        <w:instrText>5861</w:instrText>
      </w:r>
      <w:r w:rsidR="00C478A5" w:rsidRPr="00C81BAD">
        <w:rPr>
          <w:rFonts w:ascii="宋体" w:eastAsia="宋体" w:hAnsi="宋体" w:hint="eastAsia"/>
          <w:b w:val="0"/>
        </w:rPr>
        <w:instrText>-</w:instrText>
      </w:r>
      <w:r w:rsidR="00C478A5" w:rsidRPr="00C81BAD">
        <w:rPr>
          <w:rFonts w:ascii="宋体" w:eastAsia="宋体" w:hAnsi="宋体"/>
          <w:b w:val="0"/>
        </w:rPr>
        <w:instrText>2016</w:instrText>
      </w:r>
      <w:r w:rsidR="00C478A5" w:rsidRPr="00C81BAD">
        <w:rPr>
          <w:rFonts w:ascii="宋体" w:eastAsia="宋体" w:hAnsi="宋体" w:hint="eastAsia"/>
          <w:b w:val="0"/>
        </w:rPr>
        <w:instrText>多校10-铜牌</w:instrText>
      </w:r>
      <w:r w:rsidR="00C478A5" w:rsidRPr="00C81BAD">
        <w:rPr>
          <w:rFonts w:ascii="宋体" w:eastAsia="宋体" w:hAnsi="宋体"/>
        </w:rPr>
        <w:instrText>:</w:instrText>
      </w:r>
      <w:r w:rsidR="00C478A5" w:rsidRPr="00C81BAD">
        <w:rPr>
          <w:rFonts w:ascii="宋体" w:eastAsia="宋体" w:hAnsi="宋体" w:hint="eastAsia"/>
        </w:rPr>
        <w:instrText>5</w:instrText>
      </w:r>
      <w:r w:rsidR="00C478A5" w:rsidRPr="00C81BAD">
        <w:rPr>
          <w:rFonts w:ascii="宋体" w:eastAsia="宋体" w:hAnsi="宋体"/>
        </w:rPr>
        <w:instrText xml:space="preserve">861" \y "HDU:5861" </w:instrText>
      </w:r>
      <w:r w:rsidR="00C478A5" w:rsidRPr="00C81BAD">
        <w:rPr>
          <w:rFonts w:ascii="宋体" w:eastAsia="宋体" w:hAnsi="宋体"/>
          <w:b w:val="0"/>
        </w:rPr>
        <w:fldChar w:fldCharType="end"/>
      </w:r>
    </w:p>
    <w:p w:rsidR="00A95EF8" w:rsidRPr="00C81BAD" w:rsidRDefault="00704059" w:rsidP="00704059">
      <w:pPr>
        <w:rPr>
          <w:rFonts w:ascii="宋体" w:eastAsia="宋体" w:hAnsi="宋体"/>
        </w:rPr>
      </w:pPr>
      <w:r w:rsidRPr="00C81BAD">
        <w:rPr>
          <w:rFonts w:ascii="宋体" w:eastAsia="宋体" w:hAnsi="宋体" w:hint="eastAsia"/>
        </w:rPr>
        <w:t>【</w:t>
      </w:r>
      <w:r w:rsidR="00DE72E5" w:rsidRPr="00C81BAD">
        <w:rPr>
          <w:rFonts w:ascii="宋体" w:eastAsia="宋体" w:hAnsi="宋体" w:hint="eastAsia"/>
        </w:rPr>
        <w:t>题干</w:t>
      </w:r>
      <w:r w:rsidRPr="00C81BAD">
        <w:rPr>
          <w:rFonts w:ascii="宋体" w:eastAsia="宋体" w:hAnsi="宋体" w:hint="eastAsia"/>
        </w:rPr>
        <w:t>】</w:t>
      </w:r>
    </w:p>
    <w:p w:rsidR="0086300A" w:rsidRPr="00C81BAD" w:rsidRDefault="00E60F9A" w:rsidP="00704059">
      <w:pPr>
        <w:rPr>
          <w:rFonts w:ascii="宋体" w:eastAsia="宋体" w:hAnsi="宋体" w:cs="Times New Roman"/>
          <w:color w:val="000000"/>
          <w:sz w:val="27"/>
          <w:szCs w:val="27"/>
        </w:rPr>
      </w:pPr>
      <w:r w:rsidRPr="00C81BAD">
        <w:rPr>
          <w:rFonts w:ascii="宋体" w:eastAsia="宋体" w:hAnsi="宋体" w:cs="Times New Roman" w:hint="eastAsia"/>
          <w:color w:val="000000"/>
          <w:sz w:val="27"/>
          <w:szCs w:val="27"/>
        </w:rPr>
        <w:t>一条直线上n个村庄，n-1个道路，每个道路有一个每天开放的费用。</w:t>
      </w:r>
      <w:r w:rsidRPr="00C81BAD">
        <w:rPr>
          <w:rFonts w:ascii="宋体" w:eastAsia="宋体" w:hAnsi="宋体" w:cs="Times New Roman" w:hint="eastAsia"/>
          <w:color w:val="000000"/>
          <w:sz w:val="27"/>
          <w:szCs w:val="27"/>
        </w:rPr>
        <w:lastRenderedPageBreak/>
        <w:t>开始的时候所有道路关闭，现在已知m天的通行计划，每天 给出a和b，要求a到b之间的道路开放</w:t>
      </w:r>
      <w:r w:rsidR="007E169D" w:rsidRPr="00C81BAD">
        <w:rPr>
          <w:rFonts w:ascii="宋体" w:eastAsia="宋体" w:hAnsi="宋体" w:cs="Times New Roman" w:hint="eastAsia"/>
          <w:color w:val="000000"/>
          <w:sz w:val="27"/>
          <w:szCs w:val="27"/>
        </w:rPr>
        <w:t>，每个道路只能开放和关闭一次，要求总费用最小。</w:t>
      </w:r>
    </w:p>
    <w:p w:rsidR="006C29C7" w:rsidRPr="00C81BAD" w:rsidRDefault="006C29C7" w:rsidP="00704059">
      <w:pPr>
        <w:rPr>
          <w:rFonts w:ascii="宋体" w:eastAsia="宋体" w:hAnsi="宋体"/>
        </w:rPr>
      </w:pPr>
      <w:r w:rsidRPr="00C81BAD">
        <w:rPr>
          <w:rFonts w:ascii="宋体" w:eastAsia="宋体" w:hAnsi="宋体" w:cs="Times New Roman" w:hint="eastAsia"/>
          <w:color w:val="000000"/>
          <w:sz w:val="27"/>
          <w:szCs w:val="27"/>
        </w:rPr>
        <w:t>样例输入为4个村庄，3天计划，道路费用</w:t>
      </w:r>
      <w:r w:rsidR="001B71AA" w:rsidRPr="00C81BAD">
        <w:rPr>
          <w:rFonts w:ascii="宋体" w:eastAsia="宋体" w:hAnsi="宋体" w:cs="Times New Roman" w:hint="eastAsia"/>
          <w:color w:val="000000"/>
          <w:sz w:val="27"/>
          <w:szCs w:val="27"/>
        </w:rPr>
        <w:t>1,2,3，接下来3天计划</w:t>
      </w:r>
    </w:p>
    <w:p w:rsidR="009345F8" w:rsidRPr="00C81BAD" w:rsidRDefault="009345F8" w:rsidP="009345F8">
      <w:pPr>
        <w:widowControl/>
        <w:spacing w:before="300"/>
        <w:jc w:val="left"/>
        <w:rPr>
          <w:rFonts w:ascii="宋体" w:eastAsia="宋体" w:hAnsi="宋体" w:cs="宋体"/>
          <w:b/>
          <w:bCs/>
          <w:color w:val="000000"/>
          <w:kern w:val="0"/>
          <w:sz w:val="27"/>
          <w:szCs w:val="27"/>
        </w:rPr>
      </w:pPr>
      <w:r w:rsidRPr="00C81BAD">
        <w:rPr>
          <w:rFonts w:ascii="宋体" w:eastAsia="宋体" w:hAnsi="宋体" w:cs="宋体" w:hint="eastAsia"/>
          <w:b/>
          <w:bCs/>
          <w:color w:val="000000"/>
          <w:kern w:val="0"/>
          <w:sz w:val="27"/>
          <w:szCs w:val="27"/>
        </w:rPr>
        <w:t>Sample Input</w:t>
      </w:r>
    </w:p>
    <w:p w:rsidR="009345F8" w:rsidRPr="00C81BAD"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C81BAD">
        <w:rPr>
          <w:rFonts w:ascii="宋体" w:eastAsia="宋体" w:hAnsi="宋体" w:cs="宋体"/>
          <w:color w:val="000000"/>
          <w:kern w:val="0"/>
          <w:sz w:val="24"/>
          <w:szCs w:val="24"/>
        </w:rPr>
        <w:t>4 3</w:t>
      </w:r>
      <w:r w:rsidR="00F30794" w:rsidRPr="00C81BAD">
        <w:rPr>
          <w:rFonts w:ascii="宋体" w:eastAsia="宋体" w:hAnsi="宋体" w:cs="宋体"/>
          <w:color w:val="000000"/>
          <w:kern w:val="0"/>
          <w:sz w:val="24"/>
          <w:szCs w:val="24"/>
        </w:rPr>
        <w:t xml:space="preserve"> </w:t>
      </w:r>
    </w:p>
    <w:p w:rsidR="009345F8" w:rsidRPr="00C81BAD"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C81BAD">
        <w:rPr>
          <w:rFonts w:ascii="宋体" w:eastAsia="宋体" w:hAnsi="宋体" w:cs="宋体"/>
          <w:color w:val="000000"/>
          <w:kern w:val="0"/>
          <w:sz w:val="24"/>
          <w:szCs w:val="24"/>
        </w:rPr>
        <w:t>1 2 3</w:t>
      </w:r>
    </w:p>
    <w:p w:rsidR="009345F8" w:rsidRPr="00C81BAD"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C81BAD">
        <w:rPr>
          <w:rFonts w:ascii="宋体" w:eastAsia="宋体" w:hAnsi="宋体" w:cs="宋体"/>
          <w:color w:val="000000"/>
          <w:kern w:val="0"/>
          <w:sz w:val="24"/>
          <w:szCs w:val="24"/>
        </w:rPr>
        <w:t>1 3</w:t>
      </w:r>
    </w:p>
    <w:p w:rsidR="009345F8" w:rsidRPr="00C81BAD"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C81BAD">
        <w:rPr>
          <w:rFonts w:ascii="宋体" w:eastAsia="宋体" w:hAnsi="宋体" w:cs="宋体"/>
          <w:color w:val="000000"/>
          <w:kern w:val="0"/>
          <w:sz w:val="24"/>
          <w:szCs w:val="24"/>
        </w:rPr>
        <w:t>3 4</w:t>
      </w:r>
    </w:p>
    <w:p w:rsidR="00F30794" w:rsidRPr="00C81BAD" w:rsidRDefault="009345F8" w:rsidP="00F30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C81BAD">
        <w:rPr>
          <w:rFonts w:ascii="宋体" w:eastAsia="宋体" w:hAnsi="宋体" w:cs="宋体"/>
          <w:color w:val="000000"/>
          <w:kern w:val="0"/>
          <w:sz w:val="24"/>
          <w:szCs w:val="24"/>
        </w:rPr>
        <w:t>2 4</w:t>
      </w:r>
    </w:p>
    <w:p w:rsidR="009345F8" w:rsidRPr="00C81BAD" w:rsidRDefault="009345F8" w:rsidP="009345F8">
      <w:pPr>
        <w:widowControl/>
        <w:spacing w:before="300"/>
        <w:jc w:val="left"/>
        <w:rPr>
          <w:rFonts w:ascii="宋体" w:eastAsia="宋体" w:hAnsi="宋体" w:cs="宋体"/>
          <w:b/>
          <w:bCs/>
          <w:color w:val="000000"/>
          <w:kern w:val="0"/>
          <w:sz w:val="27"/>
          <w:szCs w:val="27"/>
        </w:rPr>
      </w:pPr>
      <w:r w:rsidRPr="00C81BAD">
        <w:rPr>
          <w:rFonts w:ascii="宋体" w:eastAsia="宋体" w:hAnsi="宋体" w:cs="宋体" w:hint="eastAsia"/>
          <w:b/>
          <w:bCs/>
          <w:color w:val="000000"/>
          <w:kern w:val="0"/>
          <w:sz w:val="27"/>
          <w:szCs w:val="27"/>
        </w:rPr>
        <w:t>Sample Output</w:t>
      </w:r>
    </w:p>
    <w:p w:rsidR="009345F8" w:rsidRPr="00C81BAD"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C81BAD">
        <w:rPr>
          <w:rFonts w:ascii="宋体" w:eastAsia="宋体" w:hAnsi="宋体" w:cs="宋体"/>
          <w:color w:val="000000"/>
          <w:kern w:val="0"/>
          <w:sz w:val="24"/>
          <w:szCs w:val="24"/>
        </w:rPr>
        <w:t>3</w:t>
      </w:r>
    </w:p>
    <w:p w:rsidR="009345F8" w:rsidRPr="00C81BAD" w:rsidRDefault="009345F8" w:rsidP="009345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C81BAD">
        <w:rPr>
          <w:rFonts w:ascii="宋体" w:eastAsia="宋体" w:hAnsi="宋体" w:cs="宋体"/>
          <w:color w:val="000000"/>
          <w:kern w:val="0"/>
          <w:sz w:val="24"/>
          <w:szCs w:val="24"/>
        </w:rPr>
        <w:t>5</w:t>
      </w:r>
    </w:p>
    <w:p w:rsidR="00704059" w:rsidRPr="00C81BAD" w:rsidRDefault="009345F8" w:rsidP="00A95E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color w:val="000000"/>
          <w:kern w:val="0"/>
          <w:sz w:val="24"/>
          <w:szCs w:val="24"/>
        </w:rPr>
      </w:pPr>
      <w:r w:rsidRPr="00C81BAD">
        <w:rPr>
          <w:rFonts w:ascii="宋体" w:eastAsia="宋体" w:hAnsi="宋体" w:cs="宋体"/>
          <w:color w:val="000000"/>
          <w:kern w:val="0"/>
          <w:sz w:val="24"/>
          <w:szCs w:val="24"/>
        </w:rPr>
        <w:t>5</w:t>
      </w:r>
    </w:p>
    <w:p w:rsidR="00024451" w:rsidRPr="00C81BAD" w:rsidRDefault="008B5F9A"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81BAD">
        <w:rPr>
          <w:rFonts w:ascii="宋体" w:eastAsia="宋体" w:hAnsi="宋体" w:cs="宋体" w:hint="eastAsia"/>
          <w:color w:val="000000"/>
          <w:kern w:val="0"/>
          <w:sz w:val="24"/>
          <w:szCs w:val="24"/>
        </w:rPr>
        <w:t>【题解】</w:t>
      </w:r>
    </w:p>
    <w:p w:rsidR="008B5F9A" w:rsidRPr="00C81BAD" w:rsidRDefault="003B71DD" w:rsidP="000244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81BAD">
        <w:rPr>
          <w:rFonts w:ascii="宋体" w:eastAsia="宋体" w:hAnsi="宋体" w:cs="宋体" w:hint="eastAsia"/>
          <w:color w:val="000000"/>
          <w:kern w:val="0"/>
          <w:sz w:val="24"/>
          <w:szCs w:val="24"/>
        </w:rPr>
        <w:t>200000的数据规模，想知道一个道路最早被使用的时间和最晚被使用的时间（如果被使用到的话），</w:t>
      </w:r>
      <w:r w:rsidR="00653F8B" w:rsidRPr="00C81BAD">
        <w:rPr>
          <w:rFonts w:ascii="宋体" w:eastAsia="宋体" w:hAnsi="宋体" w:cs="宋体" w:hint="eastAsia"/>
          <w:color w:val="000000"/>
          <w:kern w:val="0"/>
          <w:sz w:val="24"/>
          <w:szCs w:val="24"/>
        </w:rPr>
        <w:t>那么道路在此之前和之后都是关闭的，这样是最小的费用，</w:t>
      </w:r>
      <w:r w:rsidR="009D0F0E" w:rsidRPr="00C81BAD">
        <w:rPr>
          <w:rFonts w:ascii="宋体" w:eastAsia="宋体" w:hAnsi="宋体" w:cs="宋体" w:hint="eastAsia"/>
          <w:color w:val="000000"/>
          <w:kern w:val="0"/>
          <w:sz w:val="24"/>
          <w:szCs w:val="24"/>
        </w:rPr>
        <w:t>假设我们知道了每个道路的最早和最晚使用时间，那么扫一遍时间，每天加上开放的，减去关闭的，这样输出费用复杂度为O（3*m）（每个道路最多出现2次）</w:t>
      </w:r>
      <w:r w:rsidR="000A7D7C" w:rsidRPr="00C81BAD">
        <w:rPr>
          <w:rFonts w:ascii="宋体" w:eastAsia="宋体" w:hAnsi="宋体" w:cs="宋体" w:hint="eastAsia"/>
          <w:color w:val="000000"/>
          <w:kern w:val="0"/>
          <w:sz w:val="24"/>
          <w:szCs w:val="24"/>
        </w:rPr>
        <w:t>；它每次给出信息对一段区间进行操作，使用线段树，维护每个从开始到结束时每个节点得到的最大值和最小值（注意这里的最大值最小值不是区间的最大值和最小值，而是整个历史记录的最大值和最小值）</w:t>
      </w:r>
    </w:p>
    <w:p w:rsidR="00704059" w:rsidRPr="00C81BAD" w:rsidRDefault="00704059" w:rsidP="00704059">
      <w:pPr>
        <w:rPr>
          <w:rFonts w:ascii="宋体" w:eastAsia="宋体" w:hAnsi="宋体"/>
        </w:rPr>
      </w:pPr>
      <w:r w:rsidRPr="00C81BAD">
        <w:rPr>
          <w:rFonts w:ascii="宋体" w:eastAsia="宋体" w:hAnsi="宋体" w:hint="eastAsia"/>
        </w:rPr>
        <w:t>【代码】</w:t>
      </w:r>
    </w:p>
    <w:p w:rsidR="00704059" w:rsidRPr="00C81BAD" w:rsidRDefault="00704059" w:rsidP="00704059">
      <w:pPr>
        <w:rPr>
          <w:rFonts w:ascii="宋体" w:eastAsia="宋体" w:hAnsi="宋体"/>
        </w:rPr>
      </w:pPr>
      <w:r w:rsidRPr="00C81BAD">
        <w:rPr>
          <w:rFonts w:ascii="宋体" w:eastAsia="宋体" w:hAnsi="宋体"/>
        </w:rPr>
        <w:t>#include &lt;cstdio&gt;</w:t>
      </w:r>
    </w:p>
    <w:p w:rsidR="00704059" w:rsidRPr="00C81BAD" w:rsidRDefault="00704059" w:rsidP="00704059">
      <w:pPr>
        <w:rPr>
          <w:rFonts w:ascii="宋体" w:eastAsia="宋体" w:hAnsi="宋体"/>
        </w:rPr>
      </w:pPr>
      <w:r w:rsidRPr="00C81BAD">
        <w:rPr>
          <w:rFonts w:ascii="宋体" w:eastAsia="宋体" w:hAnsi="宋体"/>
        </w:rPr>
        <w:t>#include &lt;vector&gt;</w:t>
      </w:r>
    </w:p>
    <w:p w:rsidR="00704059" w:rsidRPr="00C81BAD" w:rsidRDefault="00704059" w:rsidP="00704059">
      <w:pPr>
        <w:rPr>
          <w:rFonts w:ascii="宋体" w:eastAsia="宋体" w:hAnsi="宋体"/>
        </w:rPr>
      </w:pPr>
      <w:r w:rsidRPr="00C81BAD">
        <w:rPr>
          <w:rFonts w:ascii="宋体" w:eastAsia="宋体" w:hAnsi="宋体"/>
        </w:rPr>
        <w:t>#include &lt;algorithm&gt;</w:t>
      </w:r>
    </w:p>
    <w:p w:rsidR="00704059" w:rsidRPr="00C81BAD" w:rsidRDefault="00704059" w:rsidP="00704059">
      <w:pPr>
        <w:rPr>
          <w:rFonts w:ascii="宋体" w:eastAsia="宋体" w:hAnsi="宋体"/>
        </w:rPr>
      </w:pPr>
      <w:r w:rsidRPr="00C81BAD">
        <w:rPr>
          <w:rFonts w:ascii="宋体" w:eastAsia="宋体" w:hAnsi="宋体"/>
        </w:rPr>
        <w:t>#define MAXN 200010</w:t>
      </w:r>
    </w:p>
    <w:p w:rsidR="00704059" w:rsidRPr="00C81BAD" w:rsidRDefault="00704059" w:rsidP="00704059">
      <w:pPr>
        <w:rPr>
          <w:rFonts w:ascii="宋体" w:eastAsia="宋体" w:hAnsi="宋体"/>
        </w:rPr>
      </w:pPr>
    </w:p>
    <w:p w:rsidR="00704059" w:rsidRPr="00C81BAD" w:rsidRDefault="00704059" w:rsidP="00704059">
      <w:pPr>
        <w:rPr>
          <w:rFonts w:ascii="宋体" w:eastAsia="宋体" w:hAnsi="宋体"/>
        </w:rPr>
      </w:pPr>
      <w:r w:rsidRPr="00C81BAD">
        <w:rPr>
          <w:rFonts w:ascii="宋体" w:eastAsia="宋体" w:hAnsi="宋体"/>
        </w:rPr>
        <w:t>using namespace std;</w:t>
      </w:r>
    </w:p>
    <w:p w:rsidR="00704059" w:rsidRPr="00C81BAD" w:rsidRDefault="00704059" w:rsidP="00704059">
      <w:pPr>
        <w:rPr>
          <w:rFonts w:ascii="宋体" w:eastAsia="宋体" w:hAnsi="宋体"/>
        </w:rPr>
      </w:pPr>
    </w:p>
    <w:p w:rsidR="00704059" w:rsidRPr="00C81BAD" w:rsidRDefault="00704059" w:rsidP="00704059">
      <w:pPr>
        <w:rPr>
          <w:rFonts w:ascii="宋体" w:eastAsia="宋体" w:hAnsi="宋体"/>
        </w:rPr>
      </w:pPr>
      <w:r w:rsidRPr="00C81BAD">
        <w:rPr>
          <w:rFonts w:ascii="宋体" w:eastAsia="宋体" w:hAnsi="宋体"/>
        </w:rPr>
        <w:t>struct node{</w:t>
      </w:r>
    </w:p>
    <w:p w:rsidR="00704059" w:rsidRPr="00C81BAD" w:rsidRDefault="00704059" w:rsidP="00704059">
      <w:pPr>
        <w:rPr>
          <w:rFonts w:ascii="宋体" w:eastAsia="宋体" w:hAnsi="宋体"/>
        </w:rPr>
      </w:pPr>
      <w:r w:rsidRPr="00C81BAD">
        <w:rPr>
          <w:rFonts w:ascii="宋体" w:eastAsia="宋体" w:hAnsi="宋体"/>
        </w:rPr>
        <w:t xml:space="preserve">    int left,right,maxnum,minnum;</w:t>
      </w:r>
    </w:p>
    <w:p w:rsidR="00704059" w:rsidRPr="00C81BAD" w:rsidRDefault="00704059" w:rsidP="00704059">
      <w:pPr>
        <w:rPr>
          <w:rFonts w:ascii="宋体" w:eastAsia="宋体" w:hAnsi="宋体"/>
        </w:rPr>
      </w:pPr>
      <w:r w:rsidRPr="00C81BAD">
        <w:rPr>
          <w:rFonts w:ascii="宋体" w:eastAsia="宋体" w:hAnsi="宋体"/>
        </w:rPr>
        <w:t xml:space="preserve">    bool used,lazy;</w:t>
      </w:r>
    </w:p>
    <w:p w:rsidR="00704059" w:rsidRPr="00C81BAD" w:rsidRDefault="00704059" w:rsidP="00704059">
      <w:pPr>
        <w:rPr>
          <w:rFonts w:ascii="宋体" w:eastAsia="宋体" w:hAnsi="宋体"/>
        </w:rPr>
      </w:pPr>
      <w:r w:rsidRPr="00C81BAD">
        <w:rPr>
          <w:rFonts w:ascii="宋体" w:eastAsia="宋体" w:hAnsi="宋体"/>
        </w:rPr>
        <w:t>}tree[MAXN&lt;&lt;2];</w:t>
      </w:r>
    </w:p>
    <w:p w:rsidR="00704059" w:rsidRPr="00C81BAD" w:rsidRDefault="00704059" w:rsidP="00704059">
      <w:pPr>
        <w:rPr>
          <w:rFonts w:ascii="宋体" w:eastAsia="宋体" w:hAnsi="宋体"/>
        </w:rPr>
      </w:pPr>
      <w:r w:rsidRPr="00C81BAD">
        <w:rPr>
          <w:rFonts w:ascii="宋体" w:eastAsia="宋体" w:hAnsi="宋体"/>
        </w:rPr>
        <w:t>vector&lt;int&gt; open[MAXN],close[MAXN];</w:t>
      </w:r>
    </w:p>
    <w:p w:rsidR="00704059" w:rsidRPr="00C81BAD" w:rsidRDefault="00704059" w:rsidP="00704059">
      <w:pPr>
        <w:rPr>
          <w:rFonts w:ascii="宋体" w:eastAsia="宋体" w:hAnsi="宋体"/>
        </w:rPr>
      </w:pPr>
    </w:p>
    <w:p w:rsidR="00704059" w:rsidRPr="00C81BAD" w:rsidRDefault="00704059" w:rsidP="00704059">
      <w:pPr>
        <w:rPr>
          <w:rFonts w:ascii="宋体" w:eastAsia="宋体" w:hAnsi="宋体"/>
        </w:rPr>
      </w:pPr>
      <w:r w:rsidRPr="00C81BAD">
        <w:rPr>
          <w:rFonts w:ascii="宋体" w:eastAsia="宋体" w:hAnsi="宋体"/>
        </w:rPr>
        <w:lastRenderedPageBreak/>
        <w:t>void build_tree(int id,int l,int r){</w:t>
      </w:r>
    </w:p>
    <w:p w:rsidR="00704059" w:rsidRPr="00C81BAD" w:rsidRDefault="00704059" w:rsidP="00704059">
      <w:pPr>
        <w:rPr>
          <w:rFonts w:ascii="宋体" w:eastAsia="宋体" w:hAnsi="宋体"/>
        </w:rPr>
      </w:pPr>
      <w:r w:rsidRPr="00C81BAD">
        <w:rPr>
          <w:rFonts w:ascii="宋体" w:eastAsia="宋体" w:hAnsi="宋体"/>
        </w:rPr>
        <w:t xml:space="preserve">    tree[id].left=l,tree[id].right=r,tree[id].used=tree[id].lazy=false;</w:t>
      </w:r>
    </w:p>
    <w:p w:rsidR="00704059" w:rsidRPr="00C81BAD" w:rsidRDefault="00704059" w:rsidP="00704059">
      <w:pPr>
        <w:rPr>
          <w:rFonts w:ascii="宋体" w:eastAsia="宋体" w:hAnsi="宋体"/>
        </w:rPr>
      </w:pPr>
      <w:r w:rsidRPr="00C81BAD">
        <w:rPr>
          <w:rFonts w:ascii="宋体" w:eastAsia="宋体" w:hAnsi="宋体"/>
        </w:rPr>
        <w:t xml:space="preserve">    if (tree[id].left==tree[id].right){</w:t>
      </w:r>
    </w:p>
    <w:p w:rsidR="00704059" w:rsidRPr="00C81BAD" w:rsidRDefault="00704059" w:rsidP="00704059">
      <w:pPr>
        <w:rPr>
          <w:rFonts w:ascii="宋体" w:eastAsia="宋体" w:hAnsi="宋体"/>
        </w:rPr>
      </w:pPr>
      <w:r w:rsidRPr="00C81BAD">
        <w:rPr>
          <w:rFonts w:ascii="宋体" w:eastAsia="宋体" w:hAnsi="宋体"/>
        </w:rPr>
        <w:t xml:space="preserve">        return;</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int mid=(l+r)/2;</w:t>
      </w:r>
    </w:p>
    <w:p w:rsidR="00704059" w:rsidRPr="00C81BAD" w:rsidRDefault="00704059" w:rsidP="00704059">
      <w:pPr>
        <w:rPr>
          <w:rFonts w:ascii="宋体" w:eastAsia="宋体" w:hAnsi="宋体"/>
        </w:rPr>
      </w:pPr>
      <w:r w:rsidRPr="00C81BAD">
        <w:rPr>
          <w:rFonts w:ascii="宋体" w:eastAsia="宋体" w:hAnsi="宋体"/>
        </w:rPr>
        <w:t xml:space="preserve">    build_tree(id&lt;&lt;1,l,mid),build_tree(id&lt;&lt;1|1,mid+1,r);</w:t>
      </w:r>
    </w:p>
    <w:p w:rsidR="00704059" w:rsidRPr="00C81BAD" w:rsidRDefault="00704059" w:rsidP="00704059">
      <w:pPr>
        <w:rPr>
          <w:rFonts w:ascii="宋体" w:eastAsia="宋体" w:hAnsi="宋体"/>
        </w:rPr>
      </w:pPr>
      <w:r w:rsidRPr="00C81BAD">
        <w:rPr>
          <w:rFonts w:ascii="宋体" w:eastAsia="宋体" w:hAnsi="宋体"/>
        </w:rPr>
        <w:t xml:space="preserve">    return;</w:t>
      </w:r>
    </w:p>
    <w:p w:rsidR="00704059" w:rsidRPr="00C81BAD" w:rsidRDefault="00704059" w:rsidP="00704059">
      <w:pPr>
        <w:rPr>
          <w:rFonts w:ascii="宋体" w:eastAsia="宋体" w:hAnsi="宋体"/>
        </w:rPr>
      </w:pPr>
      <w:r w:rsidRPr="00C81BAD">
        <w:rPr>
          <w:rFonts w:ascii="宋体" w:eastAsia="宋体" w:hAnsi="宋体"/>
        </w:rPr>
        <w:t>}</w:t>
      </w:r>
    </w:p>
    <w:p w:rsidR="00704059" w:rsidRPr="00C81BAD" w:rsidRDefault="00704059" w:rsidP="00704059">
      <w:pPr>
        <w:rPr>
          <w:rFonts w:ascii="宋体" w:eastAsia="宋体" w:hAnsi="宋体"/>
        </w:rPr>
      </w:pPr>
    </w:p>
    <w:p w:rsidR="00704059" w:rsidRPr="00C81BAD" w:rsidRDefault="00704059" w:rsidP="00704059">
      <w:pPr>
        <w:rPr>
          <w:rFonts w:ascii="宋体" w:eastAsia="宋体" w:hAnsi="宋体"/>
        </w:rPr>
      </w:pPr>
      <w:r w:rsidRPr="00C81BAD">
        <w:rPr>
          <w:rFonts w:ascii="宋体" w:eastAsia="宋体" w:hAnsi="宋体"/>
        </w:rPr>
        <w:t>void update(int id,int l,int r,int t){</w:t>
      </w:r>
    </w:p>
    <w:p w:rsidR="00704059" w:rsidRPr="00C81BAD" w:rsidRDefault="00704059" w:rsidP="00704059">
      <w:pPr>
        <w:rPr>
          <w:rFonts w:ascii="宋体" w:eastAsia="宋体" w:hAnsi="宋体"/>
        </w:rPr>
      </w:pPr>
      <w:r w:rsidRPr="00C81BAD">
        <w:rPr>
          <w:rFonts w:ascii="宋体" w:eastAsia="宋体" w:hAnsi="宋体"/>
        </w:rPr>
        <w:t xml:space="preserve">    if (tree[id].left==l&amp;&amp;tree[id].right==r){</w:t>
      </w:r>
    </w:p>
    <w:p w:rsidR="00704059" w:rsidRPr="00C81BAD" w:rsidRDefault="00704059" w:rsidP="00704059">
      <w:pPr>
        <w:rPr>
          <w:rFonts w:ascii="宋体" w:eastAsia="宋体" w:hAnsi="宋体"/>
        </w:rPr>
      </w:pPr>
      <w:r w:rsidRPr="00C81BAD">
        <w:rPr>
          <w:rFonts w:ascii="宋体" w:eastAsia="宋体" w:hAnsi="宋体"/>
        </w:rPr>
        <w:t xml:space="preserve">        if (tree[id].used){</w:t>
      </w:r>
    </w:p>
    <w:p w:rsidR="00704059" w:rsidRPr="00C81BAD" w:rsidRDefault="00704059" w:rsidP="00704059">
      <w:pPr>
        <w:rPr>
          <w:rFonts w:ascii="宋体" w:eastAsia="宋体" w:hAnsi="宋体"/>
        </w:rPr>
      </w:pPr>
      <w:r w:rsidRPr="00C81BAD">
        <w:rPr>
          <w:rFonts w:ascii="宋体" w:eastAsia="宋体" w:hAnsi="宋体"/>
        </w:rPr>
        <w:t xml:space="preserve">            tree[id].maxnum=max(tree[id].maxnum,t),tree[id].minnum=min(tree[id].minnum,t);</w:t>
      </w:r>
    </w:p>
    <w:p w:rsidR="00704059" w:rsidRPr="00C81BAD" w:rsidRDefault="00704059" w:rsidP="00704059">
      <w:pPr>
        <w:rPr>
          <w:rFonts w:ascii="宋体" w:eastAsia="宋体" w:hAnsi="宋体"/>
        </w:rPr>
      </w:pPr>
      <w:r w:rsidRPr="00C81BAD">
        <w:rPr>
          <w:rFonts w:ascii="宋体" w:eastAsia="宋体" w:hAnsi="宋体"/>
        </w:rPr>
        <w:t xml:space="preserve">        }else{</w:t>
      </w:r>
    </w:p>
    <w:p w:rsidR="00704059" w:rsidRPr="00C81BAD" w:rsidRDefault="00704059" w:rsidP="00704059">
      <w:pPr>
        <w:rPr>
          <w:rFonts w:ascii="宋体" w:eastAsia="宋体" w:hAnsi="宋体"/>
        </w:rPr>
      </w:pPr>
      <w:r w:rsidRPr="00C81BAD">
        <w:rPr>
          <w:rFonts w:ascii="宋体" w:eastAsia="宋体" w:hAnsi="宋体"/>
        </w:rPr>
        <w:t xml:space="preserve">            tree[id].used=true,tree[id].maxnum=tree[id].minnum=t;</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tree[id].lazy=true;</w:t>
      </w:r>
    </w:p>
    <w:p w:rsidR="00704059" w:rsidRPr="00C81BAD" w:rsidRDefault="00704059" w:rsidP="00704059">
      <w:pPr>
        <w:rPr>
          <w:rFonts w:ascii="宋体" w:eastAsia="宋体" w:hAnsi="宋体"/>
        </w:rPr>
      </w:pPr>
      <w:r w:rsidRPr="00C81BAD">
        <w:rPr>
          <w:rFonts w:ascii="宋体" w:eastAsia="宋体" w:hAnsi="宋体"/>
        </w:rPr>
        <w:t xml:space="preserve">        return;</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if (tree[id].lazy){</w:t>
      </w:r>
    </w:p>
    <w:p w:rsidR="00704059" w:rsidRPr="00C81BAD" w:rsidRDefault="00704059" w:rsidP="00704059">
      <w:pPr>
        <w:rPr>
          <w:rFonts w:ascii="宋体" w:eastAsia="宋体" w:hAnsi="宋体"/>
        </w:rPr>
      </w:pPr>
      <w:r w:rsidRPr="00C81BAD">
        <w:rPr>
          <w:rFonts w:ascii="宋体" w:eastAsia="宋体" w:hAnsi="宋体"/>
        </w:rPr>
        <w:t xml:space="preserve">        update(id&lt;&lt;1,tree[id&lt;&lt;1].left,tree[id&lt;&lt;1].right,tree[id].maxnum);</w:t>
      </w:r>
    </w:p>
    <w:p w:rsidR="00704059" w:rsidRPr="00C81BAD" w:rsidRDefault="00704059" w:rsidP="00704059">
      <w:pPr>
        <w:rPr>
          <w:rFonts w:ascii="宋体" w:eastAsia="宋体" w:hAnsi="宋体"/>
        </w:rPr>
      </w:pPr>
      <w:r w:rsidRPr="00C81BAD">
        <w:rPr>
          <w:rFonts w:ascii="宋体" w:eastAsia="宋体" w:hAnsi="宋体"/>
        </w:rPr>
        <w:t xml:space="preserve">        update(id&lt;&lt;1,tree[id&lt;&lt;1].left,tree[id&lt;&lt;1].right,tree[id].minnum);</w:t>
      </w:r>
    </w:p>
    <w:p w:rsidR="00704059" w:rsidRPr="00C81BAD" w:rsidRDefault="00704059" w:rsidP="00704059">
      <w:pPr>
        <w:rPr>
          <w:rFonts w:ascii="宋体" w:eastAsia="宋体" w:hAnsi="宋体"/>
        </w:rPr>
      </w:pPr>
      <w:r w:rsidRPr="00C81BAD">
        <w:rPr>
          <w:rFonts w:ascii="宋体" w:eastAsia="宋体" w:hAnsi="宋体"/>
        </w:rPr>
        <w:t xml:space="preserve">        update(id&lt;&lt;1|1,tree[id&lt;&lt;1|1].left,tree[id&lt;&lt;1|1].right,tree[id].maxnum);</w:t>
      </w:r>
    </w:p>
    <w:p w:rsidR="00704059" w:rsidRPr="00C81BAD" w:rsidRDefault="00704059" w:rsidP="00704059">
      <w:pPr>
        <w:rPr>
          <w:rFonts w:ascii="宋体" w:eastAsia="宋体" w:hAnsi="宋体"/>
        </w:rPr>
      </w:pPr>
      <w:r w:rsidRPr="00C81BAD">
        <w:rPr>
          <w:rFonts w:ascii="宋体" w:eastAsia="宋体" w:hAnsi="宋体"/>
        </w:rPr>
        <w:t xml:space="preserve">        update(id&lt;&lt;1|1,tree[id&lt;&lt;1|1].left,tree[id&lt;&lt;1|1].right,tree[id].minnum);</w:t>
      </w:r>
    </w:p>
    <w:p w:rsidR="00704059" w:rsidRPr="00C81BAD" w:rsidRDefault="00704059" w:rsidP="00704059">
      <w:pPr>
        <w:rPr>
          <w:rFonts w:ascii="宋体" w:eastAsia="宋体" w:hAnsi="宋体"/>
        </w:rPr>
      </w:pPr>
      <w:r w:rsidRPr="00C81BAD">
        <w:rPr>
          <w:rFonts w:ascii="宋体" w:eastAsia="宋体" w:hAnsi="宋体"/>
        </w:rPr>
        <w:t xml:space="preserve">        tree[id].lazy=false;</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int leftr=tree[id&lt;&lt;1].right,rightl=tree[id&lt;&lt;1|1].left;</w:t>
      </w:r>
    </w:p>
    <w:p w:rsidR="00704059" w:rsidRPr="00C81BAD" w:rsidRDefault="00704059" w:rsidP="00704059">
      <w:pPr>
        <w:rPr>
          <w:rFonts w:ascii="宋体" w:eastAsia="宋体" w:hAnsi="宋体"/>
        </w:rPr>
      </w:pPr>
      <w:r w:rsidRPr="00C81BAD">
        <w:rPr>
          <w:rFonts w:ascii="宋体" w:eastAsia="宋体" w:hAnsi="宋体"/>
        </w:rPr>
        <w:t xml:space="preserve">    if (r&lt;=leftr){</w:t>
      </w:r>
    </w:p>
    <w:p w:rsidR="00704059" w:rsidRPr="00C81BAD" w:rsidRDefault="00704059" w:rsidP="00704059">
      <w:pPr>
        <w:rPr>
          <w:rFonts w:ascii="宋体" w:eastAsia="宋体" w:hAnsi="宋体"/>
        </w:rPr>
      </w:pPr>
      <w:r w:rsidRPr="00C81BAD">
        <w:rPr>
          <w:rFonts w:ascii="宋体" w:eastAsia="宋体" w:hAnsi="宋体"/>
        </w:rPr>
        <w:t xml:space="preserve">        update(id&lt;&lt;1,l,r,t);</w:t>
      </w:r>
    </w:p>
    <w:p w:rsidR="00704059" w:rsidRPr="00C81BAD" w:rsidRDefault="00704059" w:rsidP="00704059">
      <w:pPr>
        <w:rPr>
          <w:rFonts w:ascii="宋体" w:eastAsia="宋体" w:hAnsi="宋体"/>
        </w:rPr>
      </w:pPr>
      <w:r w:rsidRPr="00C81BAD">
        <w:rPr>
          <w:rFonts w:ascii="宋体" w:eastAsia="宋体" w:hAnsi="宋体"/>
        </w:rPr>
        <w:t xml:space="preserve">    }else if (l&gt;=rightl){</w:t>
      </w:r>
    </w:p>
    <w:p w:rsidR="00704059" w:rsidRPr="00C81BAD" w:rsidRDefault="00704059" w:rsidP="00704059">
      <w:pPr>
        <w:rPr>
          <w:rFonts w:ascii="宋体" w:eastAsia="宋体" w:hAnsi="宋体"/>
        </w:rPr>
      </w:pPr>
      <w:r w:rsidRPr="00C81BAD">
        <w:rPr>
          <w:rFonts w:ascii="宋体" w:eastAsia="宋体" w:hAnsi="宋体"/>
        </w:rPr>
        <w:t xml:space="preserve">        update(id&lt;&lt;1|1,l,r,t);</w:t>
      </w:r>
    </w:p>
    <w:p w:rsidR="00704059" w:rsidRPr="00C81BAD" w:rsidRDefault="00704059" w:rsidP="00704059">
      <w:pPr>
        <w:rPr>
          <w:rFonts w:ascii="宋体" w:eastAsia="宋体" w:hAnsi="宋体"/>
        </w:rPr>
      </w:pPr>
      <w:r w:rsidRPr="00C81BAD">
        <w:rPr>
          <w:rFonts w:ascii="宋体" w:eastAsia="宋体" w:hAnsi="宋体"/>
        </w:rPr>
        <w:t xml:space="preserve">    }else{</w:t>
      </w:r>
    </w:p>
    <w:p w:rsidR="00704059" w:rsidRPr="00C81BAD" w:rsidRDefault="00704059" w:rsidP="00704059">
      <w:pPr>
        <w:rPr>
          <w:rFonts w:ascii="宋体" w:eastAsia="宋体" w:hAnsi="宋体"/>
        </w:rPr>
      </w:pPr>
      <w:r w:rsidRPr="00C81BAD">
        <w:rPr>
          <w:rFonts w:ascii="宋体" w:eastAsia="宋体" w:hAnsi="宋体"/>
        </w:rPr>
        <w:t xml:space="preserve">        update(id&lt;&lt;1,l,leftr,t),update(id&lt;&lt;1|1,rightl,r,t);</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return;</w:t>
      </w:r>
    </w:p>
    <w:p w:rsidR="00704059" w:rsidRPr="00C81BAD" w:rsidRDefault="00704059" w:rsidP="00704059">
      <w:pPr>
        <w:rPr>
          <w:rFonts w:ascii="宋体" w:eastAsia="宋体" w:hAnsi="宋体"/>
        </w:rPr>
      </w:pPr>
      <w:r w:rsidRPr="00C81BAD">
        <w:rPr>
          <w:rFonts w:ascii="宋体" w:eastAsia="宋体" w:hAnsi="宋体"/>
        </w:rPr>
        <w:t>}</w:t>
      </w:r>
    </w:p>
    <w:p w:rsidR="00704059" w:rsidRPr="00C81BAD" w:rsidRDefault="00704059" w:rsidP="00704059">
      <w:pPr>
        <w:rPr>
          <w:rFonts w:ascii="宋体" w:eastAsia="宋体" w:hAnsi="宋体"/>
        </w:rPr>
      </w:pPr>
    </w:p>
    <w:p w:rsidR="00704059" w:rsidRPr="00C81BAD" w:rsidRDefault="00704059" w:rsidP="00704059">
      <w:pPr>
        <w:rPr>
          <w:rFonts w:ascii="宋体" w:eastAsia="宋体" w:hAnsi="宋体"/>
        </w:rPr>
      </w:pPr>
      <w:r w:rsidRPr="00C81BAD">
        <w:rPr>
          <w:rFonts w:ascii="宋体" w:eastAsia="宋体" w:hAnsi="宋体"/>
        </w:rPr>
        <w:t>void query(int id,int l,int r,int &amp;minnum,int &amp;maxnum,bool &amp;used){</w:t>
      </w:r>
    </w:p>
    <w:p w:rsidR="00704059" w:rsidRPr="00C81BAD" w:rsidRDefault="00704059" w:rsidP="00704059">
      <w:pPr>
        <w:rPr>
          <w:rFonts w:ascii="宋体" w:eastAsia="宋体" w:hAnsi="宋体"/>
        </w:rPr>
      </w:pPr>
      <w:r w:rsidRPr="00C81BAD">
        <w:rPr>
          <w:rFonts w:ascii="宋体" w:eastAsia="宋体" w:hAnsi="宋体"/>
        </w:rPr>
        <w:t xml:space="preserve">    if (tree[id].left==l&amp;&amp;tree[id].right==r){</w:t>
      </w:r>
    </w:p>
    <w:p w:rsidR="00704059" w:rsidRPr="00C81BAD" w:rsidRDefault="00704059" w:rsidP="00704059">
      <w:pPr>
        <w:rPr>
          <w:rFonts w:ascii="宋体" w:eastAsia="宋体" w:hAnsi="宋体"/>
        </w:rPr>
      </w:pPr>
      <w:r w:rsidRPr="00C81BAD">
        <w:rPr>
          <w:rFonts w:ascii="宋体" w:eastAsia="宋体" w:hAnsi="宋体"/>
        </w:rPr>
        <w:t xml:space="preserve">        maxnum=tree[id].maxnum,minnum=tree[id].minnum,used=tree[id].used;</w:t>
      </w:r>
    </w:p>
    <w:p w:rsidR="00704059" w:rsidRPr="00C81BAD" w:rsidRDefault="00704059" w:rsidP="00704059">
      <w:pPr>
        <w:rPr>
          <w:rFonts w:ascii="宋体" w:eastAsia="宋体" w:hAnsi="宋体"/>
        </w:rPr>
      </w:pPr>
      <w:r w:rsidRPr="00C81BAD">
        <w:rPr>
          <w:rFonts w:ascii="宋体" w:eastAsia="宋体" w:hAnsi="宋体"/>
        </w:rPr>
        <w:t xml:space="preserve">        return;</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lastRenderedPageBreak/>
        <w:t xml:space="preserve">    if (tree[id].lazy){</w:t>
      </w:r>
    </w:p>
    <w:p w:rsidR="00704059" w:rsidRPr="00C81BAD" w:rsidRDefault="00704059" w:rsidP="00704059">
      <w:pPr>
        <w:rPr>
          <w:rFonts w:ascii="宋体" w:eastAsia="宋体" w:hAnsi="宋体"/>
        </w:rPr>
      </w:pPr>
      <w:r w:rsidRPr="00C81BAD">
        <w:rPr>
          <w:rFonts w:ascii="宋体" w:eastAsia="宋体" w:hAnsi="宋体"/>
        </w:rPr>
        <w:t xml:space="preserve">        update(id&lt;&lt;1,tree[id&lt;&lt;1].left,tree[id&lt;&lt;1].right,tree[id].maxnum);</w:t>
      </w:r>
    </w:p>
    <w:p w:rsidR="00704059" w:rsidRPr="00C81BAD" w:rsidRDefault="00704059" w:rsidP="00704059">
      <w:pPr>
        <w:rPr>
          <w:rFonts w:ascii="宋体" w:eastAsia="宋体" w:hAnsi="宋体"/>
        </w:rPr>
      </w:pPr>
      <w:r w:rsidRPr="00C81BAD">
        <w:rPr>
          <w:rFonts w:ascii="宋体" w:eastAsia="宋体" w:hAnsi="宋体"/>
        </w:rPr>
        <w:t xml:space="preserve">        update(id&lt;&lt;1,tree[id&lt;&lt;1].left,tree[id&lt;&lt;1].right,tree[id].minnum);</w:t>
      </w:r>
    </w:p>
    <w:p w:rsidR="00704059" w:rsidRPr="00C81BAD" w:rsidRDefault="00704059" w:rsidP="00704059">
      <w:pPr>
        <w:rPr>
          <w:rFonts w:ascii="宋体" w:eastAsia="宋体" w:hAnsi="宋体"/>
        </w:rPr>
      </w:pPr>
      <w:r w:rsidRPr="00C81BAD">
        <w:rPr>
          <w:rFonts w:ascii="宋体" w:eastAsia="宋体" w:hAnsi="宋体"/>
        </w:rPr>
        <w:t xml:space="preserve">        update(id&lt;&lt;1|1,tree[id&lt;&lt;1|1].left,tree[id&lt;&lt;1|1].right,tree[id].maxnum);</w:t>
      </w:r>
    </w:p>
    <w:p w:rsidR="00704059" w:rsidRPr="00C81BAD" w:rsidRDefault="00704059" w:rsidP="00704059">
      <w:pPr>
        <w:rPr>
          <w:rFonts w:ascii="宋体" w:eastAsia="宋体" w:hAnsi="宋体"/>
        </w:rPr>
      </w:pPr>
      <w:r w:rsidRPr="00C81BAD">
        <w:rPr>
          <w:rFonts w:ascii="宋体" w:eastAsia="宋体" w:hAnsi="宋体"/>
        </w:rPr>
        <w:t xml:space="preserve">        update(id&lt;&lt;1|1,tree[id&lt;&lt;1|1].left,tree[id&lt;&lt;1|1].right,tree[id].minnum);</w:t>
      </w:r>
    </w:p>
    <w:p w:rsidR="00704059" w:rsidRPr="00C81BAD" w:rsidRDefault="00704059" w:rsidP="00704059">
      <w:pPr>
        <w:rPr>
          <w:rFonts w:ascii="宋体" w:eastAsia="宋体" w:hAnsi="宋体"/>
        </w:rPr>
      </w:pPr>
      <w:r w:rsidRPr="00C81BAD">
        <w:rPr>
          <w:rFonts w:ascii="宋体" w:eastAsia="宋体" w:hAnsi="宋体"/>
        </w:rPr>
        <w:t xml:space="preserve">        tree[id].lazy=false;</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int leftr=tree[id&lt;&lt;1].right,rightl=tree[id&lt;&lt;1|1].left;</w:t>
      </w:r>
    </w:p>
    <w:p w:rsidR="00704059" w:rsidRPr="00C81BAD" w:rsidRDefault="00704059" w:rsidP="00704059">
      <w:pPr>
        <w:rPr>
          <w:rFonts w:ascii="宋体" w:eastAsia="宋体" w:hAnsi="宋体"/>
        </w:rPr>
      </w:pPr>
      <w:r w:rsidRPr="00C81BAD">
        <w:rPr>
          <w:rFonts w:ascii="宋体" w:eastAsia="宋体" w:hAnsi="宋体"/>
        </w:rPr>
        <w:t xml:space="preserve">    if (r&lt;=leftr){</w:t>
      </w:r>
    </w:p>
    <w:p w:rsidR="00704059" w:rsidRPr="00C81BAD" w:rsidRDefault="00704059" w:rsidP="00704059">
      <w:pPr>
        <w:rPr>
          <w:rFonts w:ascii="宋体" w:eastAsia="宋体" w:hAnsi="宋体"/>
        </w:rPr>
      </w:pPr>
      <w:r w:rsidRPr="00C81BAD">
        <w:rPr>
          <w:rFonts w:ascii="宋体" w:eastAsia="宋体" w:hAnsi="宋体"/>
        </w:rPr>
        <w:t xml:space="preserve">        query(id&lt;&lt;1,l,r,minnum,maxnum,used);</w:t>
      </w:r>
    </w:p>
    <w:p w:rsidR="00704059" w:rsidRPr="00C81BAD" w:rsidRDefault="00704059" w:rsidP="00704059">
      <w:pPr>
        <w:rPr>
          <w:rFonts w:ascii="宋体" w:eastAsia="宋体" w:hAnsi="宋体"/>
        </w:rPr>
      </w:pPr>
      <w:r w:rsidRPr="00C81BAD">
        <w:rPr>
          <w:rFonts w:ascii="宋体" w:eastAsia="宋体" w:hAnsi="宋体"/>
        </w:rPr>
        <w:t xml:space="preserve">    }else if (l&gt;=rightl){</w:t>
      </w:r>
    </w:p>
    <w:p w:rsidR="00704059" w:rsidRPr="00C81BAD" w:rsidRDefault="00704059" w:rsidP="00704059">
      <w:pPr>
        <w:rPr>
          <w:rFonts w:ascii="宋体" w:eastAsia="宋体" w:hAnsi="宋体"/>
        </w:rPr>
      </w:pPr>
      <w:r w:rsidRPr="00C81BAD">
        <w:rPr>
          <w:rFonts w:ascii="宋体" w:eastAsia="宋体" w:hAnsi="宋体"/>
        </w:rPr>
        <w:t xml:space="preserve">        query(id&lt;&lt;1|1,l,r,minnum,maxnum,used);</w:t>
      </w:r>
    </w:p>
    <w:p w:rsidR="00704059" w:rsidRPr="00C81BAD" w:rsidRDefault="00704059" w:rsidP="00704059">
      <w:pPr>
        <w:rPr>
          <w:rFonts w:ascii="宋体" w:eastAsia="宋体" w:hAnsi="宋体"/>
        </w:rPr>
      </w:pPr>
      <w:r w:rsidRPr="00C81BAD">
        <w:rPr>
          <w:rFonts w:ascii="宋体" w:eastAsia="宋体" w:hAnsi="宋体"/>
        </w:rPr>
        <w:t xml:space="preserve">    }else{</w:t>
      </w:r>
    </w:p>
    <w:p w:rsidR="00704059" w:rsidRPr="00C81BAD" w:rsidRDefault="00704059" w:rsidP="00704059">
      <w:pPr>
        <w:rPr>
          <w:rFonts w:ascii="宋体" w:eastAsia="宋体" w:hAnsi="宋体"/>
        </w:rPr>
      </w:pPr>
      <w:r w:rsidRPr="00C81BAD">
        <w:rPr>
          <w:rFonts w:ascii="宋体" w:eastAsia="宋体" w:hAnsi="宋体"/>
        </w:rPr>
        <w:t xml:space="preserve">        query(id&lt;&lt;1,l,leftr,minnum,maxnum,used),query(id&lt;&lt;1|1,rightl,r,minnum,maxnum,used);</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return;</w:t>
      </w:r>
    </w:p>
    <w:p w:rsidR="00704059" w:rsidRPr="00C81BAD" w:rsidRDefault="00704059" w:rsidP="00704059">
      <w:pPr>
        <w:rPr>
          <w:rFonts w:ascii="宋体" w:eastAsia="宋体" w:hAnsi="宋体"/>
        </w:rPr>
      </w:pPr>
      <w:r w:rsidRPr="00C81BAD">
        <w:rPr>
          <w:rFonts w:ascii="宋体" w:eastAsia="宋体" w:hAnsi="宋体"/>
        </w:rPr>
        <w:t>}</w:t>
      </w:r>
    </w:p>
    <w:p w:rsidR="00704059" w:rsidRPr="00C81BAD" w:rsidRDefault="00704059" w:rsidP="00704059">
      <w:pPr>
        <w:rPr>
          <w:rFonts w:ascii="宋体" w:eastAsia="宋体" w:hAnsi="宋体"/>
        </w:rPr>
      </w:pPr>
    </w:p>
    <w:p w:rsidR="00704059" w:rsidRPr="00C81BAD" w:rsidRDefault="00704059" w:rsidP="00704059">
      <w:pPr>
        <w:rPr>
          <w:rFonts w:ascii="宋体" w:eastAsia="宋体" w:hAnsi="宋体"/>
        </w:rPr>
      </w:pPr>
      <w:r w:rsidRPr="00C81BAD">
        <w:rPr>
          <w:rFonts w:ascii="宋体" w:eastAsia="宋体" w:hAnsi="宋体"/>
        </w:rPr>
        <w:t>int main()</w:t>
      </w:r>
    </w:p>
    <w:p w:rsidR="00704059" w:rsidRPr="00C81BAD" w:rsidRDefault="00704059" w:rsidP="00704059">
      <w:pPr>
        <w:rPr>
          <w:rFonts w:ascii="宋体" w:eastAsia="宋体" w:hAnsi="宋体"/>
        </w:rPr>
      </w:pPr>
      <w:r w:rsidRPr="00C81BAD">
        <w:rPr>
          <w:rFonts w:ascii="宋体" w:eastAsia="宋体" w:hAnsi="宋体"/>
        </w:rPr>
        <w:t>{</w:t>
      </w:r>
    </w:p>
    <w:p w:rsidR="00704059" w:rsidRPr="00C81BAD" w:rsidRDefault="00704059" w:rsidP="00704059">
      <w:pPr>
        <w:rPr>
          <w:rFonts w:ascii="宋体" w:eastAsia="宋体" w:hAnsi="宋体"/>
        </w:rPr>
      </w:pPr>
      <w:r w:rsidRPr="00C81BAD">
        <w:rPr>
          <w:rFonts w:ascii="宋体" w:eastAsia="宋体" w:hAnsi="宋体"/>
        </w:rPr>
        <w:t xml:space="preserve">    int n,m,w[MAXN];</w:t>
      </w:r>
    </w:p>
    <w:p w:rsidR="00704059" w:rsidRPr="00C81BAD" w:rsidRDefault="00704059" w:rsidP="00704059">
      <w:pPr>
        <w:rPr>
          <w:rFonts w:ascii="宋体" w:eastAsia="宋体" w:hAnsi="宋体"/>
        </w:rPr>
      </w:pPr>
      <w:r w:rsidRPr="00C81BAD">
        <w:rPr>
          <w:rFonts w:ascii="宋体" w:eastAsia="宋体" w:hAnsi="宋体"/>
        </w:rPr>
        <w:t xml:space="preserve">    while (~scanf("%d%d",&amp;n,&amp;m)){</w:t>
      </w:r>
    </w:p>
    <w:p w:rsidR="00704059" w:rsidRPr="00C81BAD" w:rsidRDefault="00704059" w:rsidP="00704059">
      <w:pPr>
        <w:rPr>
          <w:rFonts w:ascii="宋体" w:eastAsia="宋体" w:hAnsi="宋体"/>
        </w:rPr>
      </w:pPr>
      <w:r w:rsidRPr="00C81BAD">
        <w:rPr>
          <w:rFonts w:ascii="宋体" w:eastAsia="宋体" w:hAnsi="宋体"/>
        </w:rPr>
        <w:t xml:space="preserve">        build_tree(1,1,n-1);</w:t>
      </w:r>
    </w:p>
    <w:p w:rsidR="00704059" w:rsidRPr="00C81BAD" w:rsidRDefault="00704059" w:rsidP="00704059">
      <w:pPr>
        <w:rPr>
          <w:rFonts w:ascii="宋体" w:eastAsia="宋体" w:hAnsi="宋体"/>
        </w:rPr>
      </w:pPr>
      <w:r w:rsidRPr="00C81BAD">
        <w:rPr>
          <w:rFonts w:ascii="宋体" w:eastAsia="宋体" w:hAnsi="宋体"/>
        </w:rPr>
        <w:t xml:space="preserve">        for (int i=1;i&lt;=n-1;i++) scanf("%d",&amp;w[i]);</w:t>
      </w:r>
    </w:p>
    <w:p w:rsidR="00704059" w:rsidRPr="00C81BAD" w:rsidRDefault="00704059" w:rsidP="00704059">
      <w:pPr>
        <w:rPr>
          <w:rFonts w:ascii="宋体" w:eastAsia="宋体" w:hAnsi="宋体"/>
        </w:rPr>
      </w:pPr>
      <w:r w:rsidRPr="00C81BAD">
        <w:rPr>
          <w:rFonts w:ascii="宋体" w:eastAsia="宋体" w:hAnsi="宋体"/>
        </w:rPr>
        <w:t xml:space="preserve">        for (int t=0;t&lt;m;t++){</w:t>
      </w:r>
    </w:p>
    <w:p w:rsidR="00704059" w:rsidRPr="00C81BAD" w:rsidRDefault="00704059" w:rsidP="00704059">
      <w:pPr>
        <w:rPr>
          <w:rFonts w:ascii="宋体" w:eastAsia="宋体" w:hAnsi="宋体"/>
        </w:rPr>
      </w:pPr>
      <w:r w:rsidRPr="00C81BAD">
        <w:rPr>
          <w:rFonts w:ascii="宋体" w:eastAsia="宋体" w:hAnsi="宋体"/>
        </w:rPr>
        <w:t xml:space="preserve">            int a,b;</w:t>
      </w:r>
    </w:p>
    <w:p w:rsidR="00704059" w:rsidRPr="00C81BAD" w:rsidRDefault="00704059" w:rsidP="00704059">
      <w:pPr>
        <w:rPr>
          <w:rFonts w:ascii="宋体" w:eastAsia="宋体" w:hAnsi="宋体"/>
        </w:rPr>
      </w:pPr>
      <w:r w:rsidRPr="00C81BAD">
        <w:rPr>
          <w:rFonts w:ascii="宋体" w:eastAsia="宋体" w:hAnsi="宋体"/>
        </w:rPr>
        <w:t xml:space="preserve">            scanf("%d%d",&amp;a,&amp;b);</w:t>
      </w:r>
    </w:p>
    <w:p w:rsidR="00704059" w:rsidRPr="00C81BAD" w:rsidRDefault="00704059" w:rsidP="00704059">
      <w:pPr>
        <w:rPr>
          <w:rFonts w:ascii="宋体" w:eastAsia="宋体" w:hAnsi="宋体"/>
        </w:rPr>
      </w:pPr>
      <w:r w:rsidRPr="00C81BAD">
        <w:rPr>
          <w:rFonts w:ascii="宋体" w:eastAsia="宋体" w:hAnsi="宋体"/>
        </w:rPr>
        <w:t xml:space="preserve">            if (a&gt;b) swap(a,b);</w:t>
      </w:r>
    </w:p>
    <w:p w:rsidR="00704059" w:rsidRPr="00C81BAD" w:rsidRDefault="00704059" w:rsidP="00704059">
      <w:pPr>
        <w:rPr>
          <w:rFonts w:ascii="宋体" w:eastAsia="宋体" w:hAnsi="宋体"/>
        </w:rPr>
      </w:pPr>
      <w:r w:rsidRPr="00C81BAD">
        <w:rPr>
          <w:rFonts w:ascii="宋体" w:eastAsia="宋体" w:hAnsi="宋体"/>
        </w:rPr>
        <w:t xml:space="preserve">            update(1,a,b-1,t);</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for (int i=0;i&lt;m;i++){</w:t>
      </w:r>
    </w:p>
    <w:p w:rsidR="00704059" w:rsidRPr="00C81BAD" w:rsidRDefault="00704059" w:rsidP="00704059">
      <w:pPr>
        <w:rPr>
          <w:rFonts w:ascii="宋体" w:eastAsia="宋体" w:hAnsi="宋体"/>
        </w:rPr>
      </w:pPr>
      <w:r w:rsidRPr="00C81BAD">
        <w:rPr>
          <w:rFonts w:ascii="宋体" w:eastAsia="宋体" w:hAnsi="宋体"/>
        </w:rPr>
        <w:t xml:space="preserve">            open[i].clear(),close[i].clear();</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for (int i=1;i&lt;=n-1;i++){</w:t>
      </w:r>
    </w:p>
    <w:p w:rsidR="00704059" w:rsidRPr="00C81BAD" w:rsidRDefault="00704059" w:rsidP="00704059">
      <w:pPr>
        <w:rPr>
          <w:rFonts w:ascii="宋体" w:eastAsia="宋体" w:hAnsi="宋体"/>
        </w:rPr>
      </w:pPr>
      <w:r w:rsidRPr="00C81BAD">
        <w:rPr>
          <w:rFonts w:ascii="宋体" w:eastAsia="宋体" w:hAnsi="宋体"/>
        </w:rPr>
        <w:t xml:space="preserve">            int minnum,maxnum;</w:t>
      </w:r>
    </w:p>
    <w:p w:rsidR="00704059" w:rsidRPr="00C81BAD" w:rsidRDefault="00704059" w:rsidP="00704059">
      <w:pPr>
        <w:rPr>
          <w:rFonts w:ascii="宋体" w:eastAsia="宋体" w:hAnsi="宋体"/>
        </w:rPr>
      </w:pPr>
      <w:r w:rsidRPr="00C81BAD">
        <w:rPr>
          <w:rFonts w:ascii="宋体" w:eastAsia="宋体" w:hAnsi="宋体"/>
        </w:rPr>
        <w:t xml:space="preserve">            bool used;</w:t>
      </w:r>
    </w:p>
    <w:p w:rsidR="00704059" w:rsidRPr="00C81BAD" w:rsidRDefault="00704059" w:rsidP="00704059">
      <w:pPr>
        <w:rPr>
          <w:rFonts w:ascii="宋体" w:eastAsia="宋体" w:hAnsi="宋体"/>
        </w:rPr>
      </w:pPr>
      <w:r w:rsidRPr="00C81BAD">
        <w:rPr>
          <w:rFonts w:ascii="宋体" w:eastAsia="宋体" w:hAnsi="宋体"/>
        </w:rPr>
        <w:t xml:space="preserve">            query(1,i,i,minnum,maxnum,used);</w:t>
      </w:r>
    </w:p>
    <w:p w:rsidR="00704059" w:rsidRPr="00C81BAD" w:rsidRDefault="00704059" w:rsidP="00704059">
      <w:pPr>
        <w:rPr>
          <w:rFonts w:ascii="宋体" w:eastAsia="宋体" w:hAnsi="宋体"/>
        </w:rPr>
      </w:pPr>
      <w:r w:rsidRPr="00C81BAD">
        <w:rPr>
          <w:rFonts w:ascii="宋体" w:eastAsia="宋体" w:hAnsi="宋体"/>
        </w:rPr>
        <w:t xml:space="preserve">            if (used) open[minnum].push_back(i),close[maxnum+1].push_back(i);</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int money=0;</w:t>
      </w:r>
    </w:p>
    <w:p w:rsidR="00704059" w:rsidRPr="00C81BAD" w:rsidRDefault="00704059" w:rsidP="00704059">
      <w:pPr>
        <w:rPr>
          <w:rFonts w:ascii="宋体" w:eastAsia="宋体" w:hAnsi="宋体"/>
        </w:rPr>
      </w:pPr>
      <w:r w:rsidRPr="00C81BAD">
        <w:rPr>
          <w:rFonts w:ascii="宋体" w:eastAsia="宋体" w:hAnsi="宋体"/>
        </w:rPr>
        <w:t xml:space="preserve">        for (int i=0;i&lt;m;i++){</w:t>
      </w:r>
    </w:p>
    <w:p w:rsidR="00704059" w:rsidRPr="00C81BAD" w:rsidRDefault="00704059" w:rsidP="00704059">
      <w:pPr>
        <w:rPr>
          <w:rFonts w:ascii="宋体" w:eastAsia="宋体" w:hAnsi="宋体"/>
        </w:rPr>
      </w:pPr>
      <w:r w:rsidRPr="00C81BAD">
        <w:rPr>
          <w:rFonts w:ascii="宋体" w:eastAsia="宋体" w:hAnsi="宋体"/>
        </w:rPr>
        <w:t xml:space="preserve">            for (int j=0;j&lt;(int)open[i].size();j++) money+=w[open[i][j]];</w:t>
      </w:r>
    </w:p>
    <w:p w:rsidR="00704059" w:rsidRPr="00C81BAD" w:rsidRDefault="00704059" w:rsidP="00704059">
      <w:pPr>
        <w:rPr>
          <w:rFonts w:ascii="宋体" w:eastAsia="宋体" w:hAnsi="宋体"/>
        </w:rPr>
      </w:pPr>
      <w:r w:rsidRPr="00C81BAD">
        <w:rPr>
          <w:rFonts w:ascii="宋体" w:eastAsia="宋体" w:hAnsi="宋体"/>
        </w:rPr>
        <w:lastRenderedPageBreak/>
        <w:t xml:space="preserve">            for (int j=0;j&lt;(int)close[i].size();j++) money-=w[close[i][j]];</w:t>
      </w:r>
    </w:p>
    <w:p w:rsidR="00704059" w:rsidRPr="00C81BAD" w:rsidRDefault="00704059" w:rsidP="00704059">
      <w:pPr>
        <w:rPr>
          <w:rFonts w:ascii="宋体" w:eastAsia="宋体" w:hAnsi="宋体"/>
        </w:rPr>
      </w:pPr>
      <w:r w:rsidRPr="00C81BAD">
        <w:rPr>
          <w:rFonts w:ascii="宋体" w:eastAsia="宋体" w:hAnsi="宋体"/>
        </w:rPr>
        <w:t xml:space="preserve">            printf("%d\n",money);</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w:t>
      </w:r>
    </w:p>
    <w:p w:rsidR="00704059" w:rsidRPr="00C81BAD" w:rsidRDefault="00704059" w:rsidP="00704059">
      <w:pPr>
        <w:rPr>
          <w:rFonts w:ascii="宋体" w:eastAsia="宋体" w:hAnsi="宋体"/>
        </w:rPr>
      </w:pPr>
      <w:r w:rsidRPr="00C81BAD">
        <w:rPr>
          <w:rFonts w:ascii="宋体" w:eastAsia="宋体" w:hAnsi="宋体"/>
        </w:rPr>
        <w:t xml:space="preserve">    return 0;</w:t>
      </w:r>
    </w:p>
    <w:p w:rsidR="00704059" w:rsidRPr="00C81BAD" w:rsidRDefault="00704059" w:rsidP="00704059">
      <w:pPr>
        <w:rPr>
          <w:rFonts w:ascii="宋体" w:eastAsia="宋体" w:hAnsi="宋体"/>
        </w:rPr>
      </w:pPr>
      <w:r w:rsidRPr="00C81BAD">
        <w:rPr>
          <w:rFonts w:ascii="宋体" w:eastAsia="宋体" w:hAnsi="宋体"/>
        </w:rPr>
        <w:t>}</w:t>
      </w:r>
    </w:p>
    <w:p w:rsidR="007341D3" w:rsidRPr="00C81BAD" w:rsidRDefault="007341D3" w:rsidP="007341D3">
      <w:pPr>
        <w:pStyle w:val="2"/>
        <w:rPr>
          <w:rStyle w:val="a3"/>
          <w:rFonts w:ascii="宋体" w:eastAsia="宋体" w:hAnsi="宋体"/>
          <w:b w:val="0"/>
          <w:color w:val="auto"/>
          <w:u w:val="none"/>
        </w:rPr>
      </w:pPr>
      <w:bookmarkStart w:id="175" w:name="_Toc523521258"/>
      <w:r w:rsidRPr="00C81BAD">
        <w:rPr>
          <w:rStyle w:val="a3"/>
          <w:rFonts w:ascii="宋体" w:eastAsia="宋体" w:hAnsi="宋体" w:hint="eastAsia"/>
          <w:b w:val="0"/>
          <w:color w:val="auto"/>
          <w:u w:val="none"/>
        </w:rPr>
        <w:t>树状数组</w:t>
      </w:r>
      <w:bookmarkEnd w:id="175"/>
    </w:p>
    <w:p w:rsidR="008730B2" w:rsidRPr="00C81BAD" w:rsidRDefault="008730B2" w:rsidP="008730B2">
      <w:pPr>
        <w:rPr>
          <w:rFonts w:ascii="宋体" w:eastAsia="宋体" w:hAnsi="宋体"/>
        </w:rPr>
      </w:pPr>
      <w:r w:rsidRPr="00C81BAD">
        <w:rPr>
          <w:rFonts w:ascii="宋体" w:eastAsia="宋体" w:hAnsi="宋体" w:hint="eastAsia"/>
        </w:rPr>
        <w:t>解决动态前缀和查询</w:t>
      </w:r>
    </w:p>
    <w:p w:rsidR="00C070E2" w:rsidRPr="00C81BAD" w:rsidRDefault="00C070E2" w:rsidP="008730B2">
      <w:pPr>
        <w:rPr>
          <w:rFonts w:ascii="宋体" w:eastAsia="宋体" w:hAnsi="宋体"/>
        </w:rPr>
      </w:pPr>
      <w:r w:rsidRPr="00C81BAD">
        <w:rPr>
          <w:rFonts w:ascii="宋体" w:eastAsia="宋体" w:hAnsi="宋体" w:hint="eastAsia"/>
        </w:rPr>
        <w:t>单点</w:t>
      </w:r>
      <w:r w:rsidR="00060070" w:rsidRPr="00C81BAD">
        <w:rPr>
          <w:rFonts w:ascii="宋体" w:eastAsia="宋体" w:hAnsi="宋体" w:hint="eastAsia"/>
        </w:rPr>
        <w:t>修改</w:t>
      </w:r>
      <w:r w:rsidRPr="00C81BAD">
        <w:rPr>
          <w:rFonts w:ascii="宋体" w:eastAsia="宋体" w:hAnsi="宋体" w:hint="eastAsia"/>
        </w:rPr>
        <w:t>/区间查询</w:t>
      </w:r>
    </w:p>
    <w:p w:rsidR="00C070E2" w:rsidRPr="00C81BAD" w:rsidRDefault="00C070E2" w:rsidP="008730B2">
      <w:pPr>
        <w:rPr>
          <w:rFonts w:ascii="宋体" w:eastAsia="宋体" w:hAnsi="宋体"/>
        </w:rPr>
      </w:pPr>
      <w:r w:rsidRPr="00C81BAD">
        <w:rPr>
          <w:rFonts w:ascii="宋体" w:eastAsia="宋体" w:hAnsi="宋体" w:hint="eastAsia"/>
        </w:rPr>
        <w:t>区间加/单点查询</w:t>
      </w:r>
    </w:p>
    <w:p w:rsidR="00060070" w:rsidRPr="00C81BAD" w:rsidRDefault="00060070" w:rsidP="008730B2">
      <w:pPr>
        <w:rPr>
          <w:rFonts w:ascii="宋体" w:eastAsia="宋体" w:hAnsi="宋体"/>
        </w:rPr>
      </w:pPr>
      <w:r w:rsidRPr="00C81BAD">
        <w:rPr>
          <w:rFonts w:ascii="宋体" w:eastAsia="宋体" w:hAnsi="宋体" w:hint="eastAsia"/>
        </w:rPr>
        <w:t>二维树状数组</w:t>
      </w:r>
    </w:p>
    <w:p w:rsidR="00A26871" w:rsidRPr="00C81BAD" w:rsidRDefault="00A26871" w:rsidP="00A26871">
      <w:pPr>
        <w:pStyle w:val="4"/>
        <w:rPr>
          <w:rFonts w:ascii="宋体" w:eastAsia="宋体" w:hAnsi="宋体"/>
          <w:b w:val="0"/>
        </w:rPr>
      </w:pPr>
      <w:r w:rsidRPr="00C81BAD">
        <w:rPr>
          <w:rFonts w:ascii="宋体" w:eastAsia="宋体" w:hAnsi="宋体" w:hint="eastAsia"/>
          <w:b w:val="0"/>
        </w:rPr>
        <w:t>题库</w:t>
      </w:r>
    </w:p>
    <w:p w:rsidR="00A26871" w:rsidRPr="00C81BAD" w:rsidRDefault="00A26871" w:rsidP="00A26871">
      <w:pPr>
        <w:rPr>
          <w:rFonts w:ascii="宋体" w:eastAsia="宋体" w:hAnsi="宋体"/>
        </w:rPr>
      </w:pPr>
      <w:r w:rsidRPr="00C81BAD">
        <w:rPr>
          <w:rFonts w:ascii="宋体" w:eastAsia="宋体" w:hAnsi="宋体" w:hint="eastAsia"/>
        </w:rPr>
        <w:t>P</w:t>
      </w:r>
      <w:r w:rsidRPr="00C81BAD">
        <w:rPr>
          <w:rFonts w:ascii="宋体" w:eastAsia="宋体" w:hAnsi="宋体"/>
        </w:rPr>
        <w:t>OJ</w:t>
      </w:r>
      <w:r w:rsidRPr="00C81BAD">
        <w:rPr>
          <w:rFonts w:ascii="宋体" w:eastAsia="宋体" w:hAnsi="宋体" w:hint="eastAsia"/>
        </w:rPr>
        <w:t>-</w:t>
      </w:r>
      <w:r w:rsidRPr="00C81BAD">
        <w:rPr>
          <w:rFonts w:ascii="宋体" w:eastAsia="宋体" w:hAnsi="宋体"/>
        </w:rPr>
        <w:t xml:space="preserve">2352 </w:t>
      </w:r>
      <w:r w:rsidRPr="00C81BAD">
        <w:rPr>
          <w:rFonts w:ascii="宋体" w:eastAsia="宋体" w:hAnsi="宋体" w:hint="eastAsia"/>
        </w:rPr>
        <w:t>二维偏序问题</w:t>
      </w:r>
    </w:p>
    <w:p w:rsidR="00A26871" w:rsidRPr="00C81BAD" w:rsidRDefault="00A26871" w:rsidP="00A26871">
      <w:pPr>
        <w:rPr>
          <w:rFonts w:ascii="宋体" w:eastAsia="宋体" w:hAnsi="宋体"/>
        </w:rPr>
      </w:pPr>
      <w:r w:rsidRPr="00C81BAD">
        <w:rPr>
          <w:rFonts w:ascii="宋体" w:eastAsia="宋体" w:hAnsi="宋体" w:hint="eastAsia"/>
        </w:rPr>
        <w:t>B</w:t>
      </w:r>
      <w:r w:rsidRPr="00C81BAD">
        <w:rPr>
          <w:rFonts w:ascii="宋体" w:eastAsia="宋体" w:hAnsi="宋体"/>
        </w:rPr>
        <w:t>ZOJ</w:t>
      </w:r>
      <w:r w:rsidRPr="00C81BAD">
        <w:rPr>
          <w:rFonts w:ascii="宋体" w:eastAsia="宋体" w:hAnsi="宋体" w:hint="eastAsia"/>
        </w:rPr>
        <w:t>-</w:t>
      </w:r>
      <w:r w:rsidRPr="00C81BAD">
        <w:rPr>
          <w:rFonts w:ascii="宋体" w:eastAsia="宋体" w:hAnsi="宋体"/>
        </w:rPr>
        <w:t>1878</w:t>
      </w:r>
    </w:p>
    <w:p w:rsidR="00A63230" w:rsidRPr="00C81BAD" w:rsidRDefault="00A63230" w:rsidP="00A26871">
      <w:pPr>
        <w:rPr>
          <w:rFonts w:ascii="宋体" w:eastAsia="宋体" w:hAnsi="宋体"/>
        </w:rPr>
      </w:pPr>
      <w:r w:rsidRPr="00C81BAD">
        <w:rPr>
          <w:rFonts w:ascii="宋体" w:eastAsia="宋体" w:hAnsi="宋体"/>
        </w:rPr>
        <w:t>BZOJ-2743</w:t>
      </w:r>
    </w:p>
    <w:p w:rsidR="00567806" w:rsidRPr="00C81BAD" w:rsidRDefault="00567806" w:rsidP="00A26871">
      <w:pPr>
        <w:rPr>
          <w:rFonts w:ascii="宋体" w:eastAsia="宋体" w:hAnsi="宋体"/>
        </w:rPr>
      </w:pPr>
      <w:r w:rsidRPr="00C81BAD">
        <w:rPr>
          <w:rFonts w:ascii="宋体" w:eastAsia="宋体" w:hAnsi="宋体"/>
        </w:rPr>
        <w:t>BZOJ-1452</w:t>
      </w:r>
    </w:p>
    <w:p w:rsidR="00FB2290" w:rsidRPr="00C81BAD" w:rsidRDefault="00FB2290" w:rsidP="00A26871">
      <w:pPr>
        <w:rPr>
          <w:rFonts w:ascii="宋体" w:eastAsia="宋体" w:hAnsi="宋体"/>
        </w:rPr>
      </w:pPr>
      <w:r w:rsidRPr="00C81BAD">
        <w:rPr>
          <w:rFonts w:ascii="宋体" w:eastAsia="宋体" w:hAnsi="宋体"/>
        </w:rPr>
        <w:t>Codeforces-755D-PolandBall and Polygon</w:t>
      </w:r>
    </w:p>
    <w:p w:rsidR="00FB2290" w:rsidRPr="00C81BAD" w:rsidRDefault="00FB2290" w:rsidP="00A26871">
      <w:pPr>
        <w:rPr>
          <w:rFonts w:ascii="宋体" w:eastAsia="宋体" w:hAnsi="宋体"/>
        </w:rPr>
      </w:pPr>
    </w:p>
    <w:p w:rsidR="007341D3" w:rsidRPr="00C81BAD" w:rsidRDefault="007341D3" w:rsidP="007341D3">
      <w:pPr>
        <w:pStyle w:val="2"/>
        <w:rPr>
          <w:rFonts w:ascii="宋体" w:eastAsia="宋体" w:hAnsi="宋体"/>
          <w:b w:val="0"/>
        </w:rPr>
      </w:pPr>
      <w:bookmarkStart w:id="176" w:name="_Toc523521259"/>
      <w:r w:rsidRPr="00C81BAD">
        <w:rPr>
          <w:rFonts w:ascii="宋体" w:eastAsia="宋体" w:hAnsi="宋体" w:hint="eastAsia"/>
          <w:b w:val="0"/>
        </w:rPr>
        <w:t>单调队列&amp;单调栈</w:t>
      </w:r>
      <w:bookmarkEnd w:id="176"/>
    </w:p>
    <w:p w:rsidR="00A76AE8" w:rsidRPr="00C81BAD" w:rsidRDefault="00A76AE8" w:rsidP="006D3D9E">
      <w:pPr>
        <w:pStyle w:val="3"/>
        <w:rPr>
          <w:rFonts w:ascii="宋体" w:eastAsia="宋体" w:hAnsi="宋体"/>
          <w:b w:val="0"/>
        </w:rPr>
      </w:pPr>
      <w:bookmarkStart w:id="177" w:name="_Toc523521260"/>
      <w:r w:rsidRPr="00C81BAD">
        <w:rPr>
          <w:rFonts w:ascii="宋体" w:eastAsia="宋体" w:hAnsi="宋体" w:hint="eastAsia"/>
          <w:b w:val="0"/>
        </w:rPr>
        <w:t>题库</w:t>
      </w:r>
      <w:bookmarkEnd w:id="177"/>
    </w:p>
    <w:p w:rsidR="006D3D9E" w:rsidRPr="00C81BAD" w:rsidRDefault="006D3D9E" w:rsidP="00A76AE8">
      <w:pPr>
        <w:rPr>
          <w:rFonts w:ascii="宋体" w:eastAsia="宋体" w:hAnsi="宋体"/>
        </w:rPr>
      </w:pPr>
      <w:r w:rsidRPr="00C81BAD">
        <w:rPr>
          <w:rFonts w:ascii="宋体" w:eastAsia="宋体" w:hAnsi="宋体" w:hint="eastAsia"/>
        </w:rPr>
        <w:t>单调队列</w:t>
      </w:r>
    </w:p>
    <w:p w:rsidR="00A76AE8" w:rsidRPr="00C81BAD" w:rsidRDefault="00A76AE8" w:rsidP="00A76AE8">
      <w:pPr>
        <w:rPr>
          <w:rFonts w:ascii="宋体" w:eastAsia="宋体" w:hAnsi="宋体"/>
        </w:rPr>
      </w:pPr>
      <w:r w:rsidRPr="00C81BAD">
        <w:rPr>
          <w:rFonts w:ascii="宋体" w:eastAsia="宋体" w:hAnsi="宋体" w:hint="eastAsia"/>
        </w:rPr>
        <w:t>H</w:t>
      </w:r>
      <w:r w:rsidRPr="00C81BAD">
        <w:rPr>
          <w:rFonts w:ascii="宋体" w:eastAsia="宋体" w:hAnsi="宋体"/>
        </w:rPr>
        <w:t>DU 3415</w:t>
      </w:r>
    </w:p>
    <w:p w:rsidR="00A76AE8" w:rsidRPr="00C81BAD" w:rsidRDefault="00A76AE8" w:rsidP="00A76AE8">
      <w:pPr>
        <w:rPr>
          <w:rFonts w:ascii="宋体" w:eastAsia="宋体" w:hAnsi="宋体"/>
        </w:rPr>
      </w:pPr>
      <w:r w:rsidRPr="00C81BAD">
        <w:rPr>
          <w:rFonts w:ascii="宋体" w:eastAsia="宋体" w:hAnsi="宋体"/>
        </w:rPr>
        <w:t>HDU 3530</w:t>
      </w:r>
    </w:p>
    <w:p w:rsidR="00A76AE8" w:rsidRPr="00C81BAD" w:rsidRDefault="00A76AE8" w:rsidP="00A76AE8">
      <w:pPr>
        <w:rPr>
          <w:rFonts w:ascii="宋体" w:eastAsia="宋体" w:hAnsi="宋体"/>
        </w:rPr>
      </w:pPr>
      <w:r w:rsidRPr="00C81BAD">
        <w:rPr>
          <w:rFonts w:ascii="宋体" w:eastAsia="宋体" w:hAnsi="宋体" w:hint="eastAsia"/>
        </w:rPr>
        <w:t>POJ 2796</w:t>
      </w:r>
    </w:p>
    <w:p w:rsidR="00A76AE8" w:rsidRPr="00C81BAD" w:rsidRDefault="00A76AE8" w:rsidP="00A76AE8">
      <w:pPr>
        <w:rPr>
          <w:rFonts w:ascii="宋体" w:eastAsia="宋体" w:hAnsi="宋体"/>
        </w:rPr>
      </w:pPr>
      <w:r w:rsidRPr="00C81BAD">
        <w:rPr>
          <w:rFonts w:ascii="宋体" w:eastAsia="宋体" w:hAnsi="宋体" w:hint="eastAsia"/>
        </w:rPr>
        <w:t>单调栈</w:t>
      </w:r>
    </w:p>
    <w:p w:rsidR="00A76AE8" w:rsidRPr="00C81BAD" w:rsidRDefault="00C14360" w:rsidP="00A76AE8">
      <w:pPr>
        <w:rPr>
          <w:rFonts w:ascii="宋体" w:eastAsia="宋体" w:hAnsi="宋体"/>
        </w:rPr>
      </w:pPr>
      <w:hyperlink r:id="rId90" w:tgtFrame="_blank" w:history="1">
        <w:r w:rsidR="00A76AE8" w:rsidRPr="00C81BAD">
          <w:rPr>
            <w:rFonts w:ascii="宋体" w:eastAsia="宋体" w:hAnsi="宋体"/>
          </w:rPr>
          <w:t>HDU 1506</w:t>
        </w:r>
      </w:hyperlink>
    </w:p>
    <w:p w:rsidR="00A76AE8" w:rsidRPr="00C81BAD" w:rsidRDefault="00C14360" w:rsidP="00A76AE8">
      <w:pPr>
        <w:rPr>
          <w:rFonts w:ascii="宋体" w:eastAsia="宋体" w:hAnsi="宋体"/>
        </w:rPr>
      </w:pPr>
      <w:hyperlink r:id="rId91" w:tgtFrame="_blank" w:history="1">
        <w:r w:rsidR="00A76AE8" w:rsidRPr="00C81BAD">
          <w:rPr>
            <w:rFonts w:ascii="宋体" w:eastAsia="宋体" w:hAnsi="宋体"/>
          </w:rPr>
          <w:t>HDU 5033</w:t>
        </w:r>
      </w:hyperlink>
    </w:p>
    <w:p w:rsidR="00A76AE8" w:rsidRPr="00C81BAD" w:rsidRDefault="00C14360" w:rsidP="00A76AE8">
      <w:pPr>
        <w:rPr>
          <w:rFonts w:ascii="宋体" w:eastAsia="宋体" w:hAnsi="宋体"/>
        </w:rPr>
      </w:pPr>
      <w:hyperlink r:id="rId92" w:tgtFrame="_blank" w:history="1">
        <w:r w:rsidR="00A76AE8" w:rsidRPr="00C81BAD">
          <w:rPr>
            <w:rFonts w:ascii="宋体" w:eastAsia="宋体" w:hAnsi="宋体"/>
          </w:rPr>
          <w:t>PKU 2796</w:t>
        </w:r>
      </w:hyperlink>
    </w:p>
    <w:p w:rsidR="00A76AE8" w:rsidRPr="00C81BAD" w:rsidRDefault="00C14360" w:rsidP="00A76AE8">
      <w:pPr>
        <w:rPr>
          <w:rFonts w:ascii="宋体" w:eastAsia="宋体" w:hAnsi="宋体"/>
        </w:rPr>
      </w:pPr>
      <w:hyperlink r:id="rId93" w:tgtFrame="_blank" w:history="1">
        <w:r w:rsidR="00A76AE8" w:rsidRPr="00C81BAD">
          <w:rPr>
            <w:rFonts w:ascii="宋体" w:eastAsia="宋体" w:hAnsi="宋体"/>
          </w:rPr>
          <w:t>PKU 3250</w:t>
        </w:r>
      </w:hyperlink>
    </w:p>
    <w:p w:rsidR="00A76AE8" w:rsidRPr="00C81BAD" w:rsidRDefault="00A76AE8" w:rsidP="00A76AE8">
      <w:pPr>
        <w:rPr>
          <w:rFonts w:ascii="宋体" w:eastAsia="宋体" w:hAnsi="宋体"/>
        </w:rPr>
      </w:pPr>
    </w:p>
    <w:p w:rsidR="007341D3" w:rsidRPr="00C81BAD" w:rsidRDefault="007341D3" w:rsidP="007341D3">
      <w:pPr>
        <w:pStyle w:val="2"/>
        <w:rPr>
          <w:rFonts w:ascii="宋体" w:eastAsia="宋体" w:hAnsi="宋体"/>
          <w:b w:val="0"/>
        </w:rPr>
      </w:pPr>
      <w:bookmarkStart w:id="178" w:name="_Toc523521261"/>
      <w:r w:rsidRPr="00C81BAD">
        <w:rPr>
          <w:rFonts w:ascii="宋体" w:eastAsia="宋体" w:hAnsi="宋体" w:hint="eastAsia"/>
          <w:b w:val="0"/>
        </w:rPr>
        <w:t>莫队算法</w:t>
      </w:r>
      <w:bookmarkEnd w:id="178"/>
    </w:p>
    <w:p w:rsidR="007341D3" w:rsidRPr="00C81BAD" w:rsidRDefault="00C14360" w:rsidP="007341D3">
      <w:pPr>
        <w:rPr>
          <w:rFonts w:ascii="宋体" w:eastAsia="宋体" w:hAnsi="宋体"/>
        </w:rPr>
      </w:pPr>
      <w:hyperlink r:id="rId94" w:history="1">
        <w:r w:rsidR="007341D3" w:rsidRPr="00C81BAD">
          <w:rPr>
            <w:rStyle w:val="a3"/>
            <w:rFonts w:ascii="宋体" w:eastAsia="宋体" w:hAnsi="宋体"/>
          </w:rPr>
          <w:t>https://www.cnblogs.com/CsOH/p/5904430.html</w:t>
        </w:r>
      </w:hyperlink>
    </w:p>
    <w:p w:rsidR="007341D3" w:rsidRPr="00C81BAD" w:rsidRDefault="00C14360" w:rsidP="007341D3">
      <w:pPr>
        <w:rPr>
          <w:rFonts w:ascii="宋体" w:eastAsia="宋体" w:hAnsi="宋体"/>
        </w:rPr>
      </w:pPr>
      <w:hyperlink r:id="rId95" w:history="1">
        <w:r w:rsidR="007341D3" w:rsidRPr="00C81BAD">
          <w:rPr>
            <w:rStyle w:val="a3"/>
            <w:rFonts w:ascii="宋体" w:eastAsia="宋体" w:hAnsi="宋体"/>
          </w:rPr>
          <w:t>https://blog.csdn.net/thinfatty/article/details/72581276</w:t>
        </w:r>
      </w:hyperlink>
    </w:p>
    <w:p w:rsidR="007341D3" w:rsidRPr="00C81BAD" w:rsidRDefault="007341D3" w:rsidP="007341D3">
      <w:pPr>
        <w:rPr>
          <w:rFonts w:ascii="宋体" w:eastAsia="宋体" w:hAnsi="宋体"/>
        </w:rPr>
      </w:pPr>
      <w:r w:rsidRPr="00C81BAD">
        <w:rPr>
          <w:rFonts w:ascii="宋体" w:eastAsia="宋体" w:hAnsi="宋体" w:hint="eastAsia"/>
        </w:rPr>
        <w:t>适用于可以进行离线操作的区间询问，核心思想是分块。</w:t>
      </w:r>
    </w:p>
    <w:p w:rsidR="007341D3" w:rsidRPr="00C81BAD" w:rsidRDefault="007341D3" w:rsidP="007341D3">
      <w:pPr>
        <w:rPr>
          <w:rFonts w:ascii="宋体" w:eastAsia="宋体" w:hAnsi="宋体"/>
        </w:rPr>
      </w:pPr>
      <w:r w:rsidRPr="00C81BAD">
        <w:rPr>
          <w:rFonts w:ascii="宋体" w:eastAsia="宋体" w:hAnsi="宋体" w:hint="eastAsia"/>
        </w:rPr>
        <w:t>时间复杂度</w:t>
      </w:r>
      <w:r w:rsidRPr="00C81BAD">
        <w:rPr>
          <w:rFonts w:ascii="宋体" w:eastAsia="宋体" w:hAnsi="宋体"/>
          <w:position w:val="-10"/>
        </w:rPr>
        <w:object w:dxaOrig="780" w:dyaOrig="360">
          <v:shape id="_x0000_i1050" type="#_x0000_t75" style="width:39pt;height:18pt" o:ole="">
            <v:imagedata r:id="rId96" o:title=""/>
          </v:shape>
          <o:OLEObject Type="Embed" ProgID="Equation.DSMT4" ShapeID="_x0000_i1050" DrawAspect="Content" ObjectID="_1597263061" r:id="rId97"/>
        </w:object>
      </w:r>
    </w:p>
    <w:p w:rsidR="007341D3" w:rsidRPr="00C81BAD" w:rsidRDefault="007341D3" w:rsidP="007341D3">
      <w:pPr>
        <w:rPr>
          <w:rFonts w:ascii="宋体" w:eastAsia="宋体" w:hAnsi="宋体"/>
        </w:rPr>
      </w:pPr>
      <w:r w:rsidRPr="00C81BAD">
        <w:rPr>
          <w:rFonts w:ascii="宋体" w:eastAsia="宋体" w:hAnsi="宋体" w:hint="eastAsia"/>
        </w:rPr>
        <w:t>将m个询问分成</w:t>
      </w:r>
      <w:r w:rsidRPr="00C81BAD">
        <w:rPr>
          <w:rFonts w:ascii="宋体" w:eastAsia="宋体" w:hAnsi="宋体"/>
          <w:position w:val="-8"/>
        </w:rPr>
        <w:object w:dxaOrig="440" w:dyaOrig="360">
          <v:shape id="_x0000_i1051" type="#_x0000_t75" style="width:21.75pt;height:18pt" o:ole="">
            <v:imagedata r:id="rId98" o:title=""/>
          </v:shape>
          <o:OLEObject Type="Embed" ProgID="Equation.DSMT4" ShapeID="_x0000_i1051" DrawAspect="Content" ObjectID="_1597263062" r:id="rId99"/>
        </w:object>
      </w:r>
      <w:r w:rsidRPr="00C81BAD">
        <w:rPr>
          <w:rFonts w:ascii="宋体" w:eastAsia="宋体" w:hAnsi="宋体" w:hint="eastAsia"/>
        </w:rPr>
        <w:t>块，先按照l从左到右排序，每个块内再按照r从左到右排序。</w:t>
      </w:r>
    </w:p>
    <w:p w:rsidR="007341D3" w:rsidRPr="00C81BAD" w:rsidRDefault="007341D3" w:rsidP="007341D3">
      <w:pPr>
        <w:rPr>
          <w:rFonts w:ascii="宋体" w:eastAsia="宋体" w:hAnsi="宋体"/>
        </w:rPr>
      </w:pPr>
      <w:r w:rsidRPr="00C81BAD">
        <w:rPr>
          <w:rFonts w:ascii="宋体" w:eastAsia="宋体" w:hAnsi="宋体" w:hint="eastAsia"/>
        </w:rPr>
        <w:t>然后依次处理查询。</w:t>
      </w:r>
    </w:p>
    <w:p w:rsidR="007341D3" w:rsidRPr="00C81BAD" w:rsidRDefault="007341D3" w:rsidP="007341D3">
      <w:pPr>
        <w:rPr>
          <w:rFonts w:ascii="宋体" w:eastAsia="宋体" w:hAnsi="宋体"/>
        </w:rPr>
      </w:pPr>
      <w:r w:rsidRPr="00C81BAD">
        <w:rPr>
          <w:rFonts w:ascii="宋体" w:eastAsia="宋体" w:hAnsi="宋体" w:hint="eastAsia"/>
        </w:rPr>
        <w:t>对于一道特定题目，应用莫队算法在于搞清楚如何快速（O（1）复杂度）算出[l,r]到[l,r+1],[l,r-1],[l-1,r],[l+1,r]</w:t>
      </w:r>
    </w:p>
    <w:p w:rsidR="007341D3" w:rsidRPr="00C81BAD" w:rsidRDefault="007341D3" w:rsidP="007341D3">
      <w:pPr>
        <w:rPr>
          <w:rFonts w:ascii="宋体" w:eastAsia="宋体" w:hAnsi="宋体"/>
        </w:rPr>
      </w:pPr>
      <w:r w:rsidRPr="00C81BAD">
        <w:rPr>
          <w:rFonts w:ascii="宋体" w:eastAsia="宋体" w:hAnsi="宋体" w:hint="eastAsia"/>
        </w:rPr>
        <w:t>另外一个相关的算法是曼哈顿距离最小生成树，时间复杂度</w:t>
      </w:r>
      <w:r w:rsidRPr="00C81BAD">
        <w:rPr>
          <w:rFonts w:ascii="宋体" w:eastAsia="宋体" w:hAnsi="宋体"/>
          <w:position w:val="-12"/>
        </w:rPr>
        <w:object w:dxaOrig="1219" w:dyaOrig="360">
          <v:shape id="_x0000_i1052" type="#_x0000_t75" style="width:60.75pt;height:18pt" o:ole="">
            <v:imagedata r:id="rId100" o:title=""/>
          </v:shape>
          <o:OLEObject Type="Embed" ProgID="Equation.DSMT4" ShapeID="_x0000_i1052" DrawAspect="Content" ObjectID="_1597263063" r:id="rId101"/>
        </w:object>
      </w:r>
      <w:r w:rsidRPr="00C81BAD">
        <w:rPr>
          <w:rFonts w:ascii="宋体" w:eastAsia="宋体" w:hAnsi="宋体" w:hint="eastAsia"/>
        </w:rPr>
        <w:t>这里m是询问次数</w:t>
      </w:r>
    </w:p>
    <w:p w:rsidR="007341D3" w:rsidRPr="00C81BAD" w:rsidRDefault="007341D3" w:rsidP="007341D3">
      <w:pPr>
        <w:pStyle w:val="3"/>
        <w:rPr>
          <w:rFonts w:ascii="宋体" w:eastAsia="宋体" w:hAnsi="宋体"/>
          <w:b w:val="0"/>
        </w:rPr>
      </w:pPr>
      <w:bookmarkStart w:id="179" w:name="_Toc523521262"/>
      <w:r w:rsidRPr="00C81BAD">
        <w:rPr>
          <w:rFonts w:ascii="宋体" w:eastAsia="宋体" w:hAnsi="宋体" w:hint="eastAsia"/>
          <w:b w:val="0"/>
        </w:rPr>
        <w:t>牛客网2018暑期多校第1场J-</w:t>
      </w:r>
      <w:r w:rsidRPr="00C81BAD">
        <w:rPr>
          <w:rFonts w:ascii="宋体" w:eastAsia="宋体" w:hAnsi="宋体"/>
          <w:b w:val="0"/>
        </w:rPr>
        <w:t>Differenct Numbers</w:t>
      </w:r>
      <w:bookmarkEnd w:id="179"/>
    </w:p>
    <w:p w:rsidR="007341D3" w:rsidRPr="00C81BAD" w:rsidRDefault="007341D3" w:rsidP="007341D3">
      <w:pPr>
        <w:rPr>
          <w:rFonts w:ascii="宋体" w:eastAsia="宋体" w:hAnsi="宋体"/>
        </w:rPr>
      </w:pPr>
      <w:r w:rsidRPr="00C81BAD">
        <w:rPr>
          <w:rFonts w:ascii="宋体" w:eastAsia="宋体" w:hAnsi="宋体" w:hint="eastAsia"/>
        </w:rPr>
        <w:t>【题意】给定n个数，m个查询，每次查询</w:t>
      </w:r>
      <w:r w:rsidRPr="00C81BAD">
        <w:rPr>
          <w:rFonts w:ascii="宋体" w:eastAsia="宋体" w:hAnsi="宋体"/>
        </w:rPr>
        <w:t>I</w:t>
      </w:r>
      <w:r w:rsidRPr="00C81BAD">
        <w:rPr>
          <w:rFonts w:ascii="宋体" w:eastAsia="宋体" w:hAnsi="宋体" w:hint="eastAsia"/>
        </w:rPr>
        <w:t>,</w:t>
      </w:r>
      <w:r w:rsidRPr="00C81BAD">
        <w:rPr>
          <w:rFonts w:ascii="宋体" w:eastAsia="宋体" w:hAnsi="宋体"/>
        </w:rPr>
        <w:t>j</w:t>
      </w:r>
      <w:r w:rsidRPr="00C81BAD">
        <w:rPr>
          <w:rFonts w:ascii="宋体" w:eastAsia="宋体" w:hAnsi="宋体" w:hint="eastAsia"/>
        </w:rPr>
        <w:t>要求[1,i]和[j,n]这2个区间内有多少不同的数字。</w:t>
      </w:r>
    </w:p>
    <w:p w:rsidR="007341D3" w:rsidRPr="00C81BAD" w:rsidRDefault="007341D3" w:rsidP="007341D3">
      <w:pPr>
        <w:rPr>
          <w:rFonts w:ascii="宋体" w:eastAsia="宋体" w:hAnsi="宋体"/>
        </w:rPr>
      </w:pPr>
      <w:r w:rsidRPr="00C81BAD">
        <w:rPr>
          <w:rFonts w:ascii="宋体" w:eastAsia="宋体" w:hAnsi="宋体" w:hint="eastAsia"/>
        </w:rPr>
        <w:t>【TAG】区间查询 铜牌题</w:t>
      </w:r>
    </w:p>
    <w:p w:rsidR="007341D3" w:rsidRPr="00C81BAD" w:rsidRDefault="007341D3" w:rsidP="007341D3">
      <w:pPr>
        <w:rPr>
          <w:rFonts w:ascii="宋体" w:eastAsia="宋体" w:hAnsi="宋体"/>
        </w:rPr>
      </w:pPr>
      <w:r w:rsidRPr="00C81BAD">
        <w:rPr>
          <w:rFonts w:ascii="宋体" w:eastAsia="宋体" w:hAnsi="宋体" w:hint="eastAsia"/>
        </w:rPr>
        <w:t>【题解】这题在比赛的时候用莫队是有时可以过的。不过赛后似乎加强了数据，原本比赛时候AC的代码赛后重交也TLE了。这里就放一个莫队的做法，不过现在提交是会TLE的。</w:t>
      </w:r>
    </w:p>
    <w:p w:rsidR="007341D3" w:rsidRPr="00C81BAD" w:rsidRDefault="007341D3" w:rsidP="007341D3">
      <w:pPr>
        <w:rPr>
          <w:rFonts w:ascii="宋体" w:eastAsia="宋体" w:hAnsi="宋体"/>
        </w:rPr>
      </w:pPr>
      <w:r w:rsidRPr="00C81BAD">
        <w:rPr>
          <w:rFonts w:ascii="宋体" w:eastAsia="宋体" w:hAnsi="宋体" w:hint="eastAsia"/>
        </w:rPr>
        <w:t>【代码】</w:t>
      </w:r>
    </w:p>
    <w:p w:rsidR="007341D3" w:rsidRPr="00C81BAD" w:rsidRDefault="007341D3" w:rsidP="007341D3">
      <w:pPr>
        <w:rPr>
          <w:rFonts w:ascii="宋体" w:eastAsia="宋体" w:hAnsi="宋体"/>
        </w:rPr>
      </w:pPr>
      <w:r w:rsidRPr="00C81BAD">
        <w:rPr>
          <w:rFonts w:ascii="宋体" w:eastAsia="宋体" w:hAnsi="宋体"/>
        </w:rPr>
        <w:t>#include &lt;bits/stdc++.h&gt;</w:t>
      </w:r>
    </w:p>
    <w:p w:rsidR="007341D3" w:rsidRPr="00C81BAD" w:rsidRDefault="007341D3" w:rsidP="007341D3">
      <w:pPr>
        <w:rPr>
          <w:rFonts w:ascii="宋体" w:eastAsia="宋体" w:hAnsi="宋体"/>
        </w:rPr>
      </w:pPr>
      <w:r w:rsidRPr="00C81BAD">
        <w:rPr>
          <w:rFonts w:ascii="宋体" w:eastAsia="宋体" w:hAnsi="宋体"/>
        </w:rPr>
        <w:t>#define MAXN 100010</w:t>
      </w:r>
    </w:p>
    <w:p w:rsidR="007341D3" w:rsidRPr="00C81BAD" w:rsidRDefault="007341D3" w:rsidP="007341D3">
      <w:pPr>
        <w:rPr>
          <w:rFonts w:ascii="宋体" w:eastAsia="宋体" w:hAnsi="宋体"/>
        </w:rPr>
      </w:pPr>
    </w:p>
    <w:p w:rsidR="007341D3" w:rsidRPr="00C81BAD" w:rsidRDefault="007341D3" w:rsidP="007341D3">
      <w:pPr>
        <w:rPr>
          <w:rFonts w:ascii="宋体" w:eastAsia="宋体" w:hAnsi="宋体"/>
        </w:rPr>
      </w:pPr>
      <w:r w:rsidRPr="00C81BAD">
        <w:rPr>
          <w:rFonts w:ascii="宋体" w:eastAsia="宋体" w:hAnsi="宋体"/>
        </w:rPr>
        <w:t>using namespace std;</w:t>
      </w:r>
    </w:p>
    <w:p w:rsidR="007341D3" w:rsidRPr="00C81BAD" w:rsidRDefault="007341D3" w:rsidP="007341D3">
      <w:pPr>
        <w:rPr>
          <w:rFonts w:ascii="宋体" w:eastAsia="宋体" w:hAnsi="宋体"/>
        </w:rPr>
      </w:pPr>
    </w:p>
    <w:p w:rsidR="007341D3" w:rsidRPr="00C81BAD" w:rsidRDefault="007341D3" w:rsidP="007341D3">
      <w:pPr>
        <w:rPr>
          <w:rFonts w:ascii="宋体" w:eastAsia="宋体" w:hAnsi="宋体"/>
        </w:rPr>
      </w:pPr>
      <w:r w:rsidRPr="00C81BAD">
        <w:rPr>
          <w:rFonts w:ascii="宋体" w:eastAsia="宋体" w:hAnsi="宋体"/>
        </w:rPr>
        <w:t>struct node{</w:t>
      </w:r>
    </w:p>
    <w:p w:rsidR="007341D3" w:rsidRPr="00C81BAD" w:rsidRDefault="007341D3" w:rsidP="007341D3">
      <w:pPr>
        <w:rPr>
          <w:rFonts w:ascii="宋体" w:eastAsia="宋体" w:hAnsi="宋体"/>
        </w:rPr>
      </w:pPr>
      <w:r w:rsidRPr="00C81BAD">
        <w:rPr>
          <w:rFonts w:ascii="宋体" w:eastAsia="宋体" w:hAnsi="宋体"/>
        </w:rPr>
        <w:t xml:space="preserve">    int l,r,id,block;</w:t>
      </w:r>
    </w:p>
    <w:p w:rsidR="007341D3" w:rsidRPr="00C81BAD" w:rsidRDefault="007341D3" w:rsidP="007341D3">
      <w:pPr>
        <w:rPr>
          <w:rFonts w:ascii="宋体" w:eastAsia="宋体" w:hAnsi="宋体"/>
        </w:rPr>
      </w:pPr>
      <w:r w:rsidRPr="00C81BAD">
        <w:rPr>
          <w:rFonts w:ascii="宋体" w:eastAsia="宋体" w:hAnsi="宋体"/>
        </w:rPr>
        <w:t>}Q[MAXN];</w:t>
      </w:r>
    </w:p>
    <w:p w:rsidR="007341D3" w:rsidRPr="00C81BAD" w:rsidRDefault="007341D3" w:rsidP="007341D3">
      <w:pPr>
        <w:rPr>
          <w:rFonts w:ascii="宋体" w:eastAsia="宋体" w:hAnsi="宋体"/>
        </w:rPr>
      </w:pPr>
    </w:p>
    <w:p w:rsidR="007341D3" w:rsidRPr="00C81BAD" w:rsidRDefault="007341D3" w:rsidP="007341D3">
      <w:pPr>
        <w:rPr>
          <w:rFonts w:ascii="宋体" w:eastAsia="宋体" w:hAnsi="宋体"/>
        </w:rPr>
      </w:pPr>
      <w:r w:rsidRPr="00C81BAD">
        <w:rPr>
          <w:rFonts w:ascii="宋体" w:eastAsia="宋体" w:hAnsi="宋体"/>
        </w:rPr>
        <w:t>bool cmp(node x,node y){</w:t>
      </w:r>
    </w:p>
    <w:p w:rsidR="007341D3" w:rsidRPr="00C81BAD" w:rsidRDefault="007341D3" w:rsidP="007341D3">
      <w:pPr>
        <w:rPr>
          <w:rFonts w:ascii="宋体" w:eastAsia="宋体" w:hAnsi="宋体"/>
        </w:rPr>
      </w:pPr>
      <w:r w:rsidRPr="00C81BAD">
        <w:rPr>
          <w:rFonts w:ascii="宋体" w:eastAsia="宋体" w:hAnsi="宋体"/>
        </w:rPr>
        <w:t xml:space="preserve">    if(x.block==y.block){</w:t>
      </w:r>
    </w:p>
    <w:p w:rsidR="007341D3" w:rsidRPr="00C81BAD" w:rsidRDefault="007341D3" w:rsidP="007341D3">
      <w:pPr>
        <w:rPr>
          <w:rFonts w:ascii="宋体" w:eastAsia="宋体" w:hAnsi="宋体"/>
        </w:rPr>
      </w:pPr>
      <w:r w:rsidRPr="00C81BAD">
        <w:rPr>
          <w:rFonts w:ascii="宋体" w:eastAsia="宋体" w:hAnsi="宋体"/>
        </w:rPr>
        <w:t xml:space="preserve">        if(x.r==y.r) return x.l&lt;y.l;</w:t>
      </w:r>
    </w:p>
    <w:p w:rsidR="007341D3" w:rsidRPr="00C81BAD" w:rsidRDefault="007341D3" w:rsidP="007341D3">
      <w:pPr>
        <w:rPr>
          <w:rFonts w:ascii="宋体" w:eastAsia="宋体" w:hAnsi="宋体"/>
        </w:rPr>
      </w:pPr>
      <w:r w:rsidRPr="00C81BAD">
        <w:rPr>
          <w:rFonts w:ascii="宋体" w:eastAsia="宋体" w:hAnsi="宋体"/>
        </w:rPr>
        <w:t xml:space="preserve">        return x.r&lt;y.r;</w:t>
      </w:r>
    </w:p>
    <w:p w:rsidR="007341D3" w:rsidRPr="00C81BAD" w:rsidRDefault="007341D3" w:rsidP="007341D3">
      <w:pPr>
        <w:rPr>
          <w:rFonts w:ascii="宋体" w:eastAsia="宋体" w:hAnsi="宋体"/>
        </w:rPr>
      </w:pPr>
      <w:r w:rsidRPr="00C81BAD">
        <w:rPr>
          <w:rFonts w:ascii="宋体" w:eastAsia="宋体" w:hAnsi="宋体"/>
        </w:rPr>
        <w:t xml:space="preserve">    }</w:t>
      </w:r>
    </w:p>
    <w:p w:rsidR="007341D3" w:rsidRPr="00C81BAD" w:rsidRDefault="007341D3" w:rsidP="007341D3">
      <w:pPr>
        <w:rPr>
          <w:rFonts w:ascii="宋体" w:eastAsia="宋体" w:hAnsi="宋体"/>
        </w:rPr>
      </w:pPr>
      <w:r w:rsidRPr="00C81BAD">
        <w:rPr>
          <w:rFonts w:ascii="宋体" w:eastAsia="宋体" w:hAnsi="宋体"/>
        </w:rPr>
        <w:t xml:space="preserve">    return x.block&lt;y.block;</w:t>
      </w:r>
    </w:p>
    <w:p w:rsidR="007341D3" w:rsidRPr="00C81BAD" w:rsidRDefault="007341D3" w:rsidP="007341D3">
      <w:pPr>
        <w:rPr>
          <w:rFonts w:ascii="宋体" w:eastAsia="宋体" w:hAnsi="宋体"/>
        </w:rPr>
      </w:pPr>
      <w:r w:rsidRPr="00C81BAD">
        <w:rPr>
          <w:rFonts w:ascii="宋体" w:eastAsia="宋体" w:hAnsi="宋体"/>
        </w:rPr>
        <w:t>}</w:t>
      </w:r>
    </w:p>
    <w:p w:rsidR="007341D3" w:rsidRPr="00C81BAD" w:rsidRDefault="007341D3" w:rsidP="007341D3">
      <w:pPr>
        <w:rPr>
          <w:rFonts w:ascii="宋体" w:eastAsia="宋体" w:hAnsi="宋体"/>
        </w:rPr>
      </w:pPr>
      <w:r w:rsidRPr="00C81BAD">
        <w:rPr>
          <w:rFonts w:ascii="宋体" w:eastAsia="宋体" w:hAnsi="宋体"/>
        </w:rPr>
        <w:t>int cnt[MAXN],nowans,a[MAXN];</w:t>
      </w:r>
    </w:p>
    <w:p w:rsidR="007341D3" w:rsidRPr="00C81BAD" w:rsidRDefault="007341D3" w:rsidP="007341D3">
      <w:pPr>
        <w:rPr>
          <w:rFonts w:ascii="宋体" w:eastAsia="宋体" w:hAnsi="宋体"/>
        </w:rPr>
      </w:pPr>
      <w:r w:rsidRPr="00C81BAD">
        <w:rPr>
          <w:rFonts w:ascii="宋体" w:eastAsia="宋体" w:hAnsi="宋体"/>
        </w:rPr>
        <w:t>void Add(int x){</w:t>
      </w:r>
    </w:p>
    <w:p w:rsidR="007341D3" w:rsidRPr="00C81BAD" w:rsidRDefault="007341D3" w:rsidP="007341D3">
      <w:pPr>
        <w:rPr>
          <w:rFonts w:ascii="宋体" w:eastAsia="宋体" w:hAnsi="宋体"/>
        </w:rPr>
      </w:pPr>
      <w:r w:rsidRPr="00C81BAD">
        <w:rPr>
          <w:rFonts w:ascii="宋体" w:eastAsia="宋体" w:hAnsi="宋体"/>
        </w:rPr>
        <w:t xml:space="preserve">    cnt[a[x]]++;</w:t>
      </w:r>
    </w:p>
    <w:p w:rsidR="007341D3" w:rsidRPr="00C81BAD" w:rsidRDefault="007341D3" w:rsidP="007341D3">
      <w:pPr>
        <w:rPr>
          <w:rFonts w:ascii="宋体" w:eastAsia="宋体" w:hAnsi="宋体"/>
        </w:rPr>
      </w:pPr>
      <w:r w:rsidRPr="00C81BAD">
        <w:rPr>
          <w:rFonts w:ascii="宋体" w:eastAsia="宋体" w:hAnsi="宋体"/>
        </w:rPr>
        <w:t xml:space="preserve">    if(cnt[a[x]]==1) nowans++;</w:t>
      </w:r>
    </w:p>
    <w:p w:rsidR="007341D3" w:rsidRPr="00C81BAD" w:rsidRDefault="007341D3" w:rsidP="007341D3">
      <w:pPr>
        <w:rPr>
          <w:rFonts w:ascii="宋体" w:eastAsia="宋体" w:hAnsi="宋体"/>
        </w:rPr>
      </w:pPr>
      <w:r w:rsidRPr="00C81BAD">
        <w:rPr>
          <w:rFonts w:ascii="宋体" w:eastAsia="宋体" w:hAnsi="宋体"/>
        </w:rPr>
        <w:t xml:space="preserve">    return;</w:t>
      </w:r>
    </w:p>
    <w:p w:rsidR="007341D3" w:rsidRPr="00C81BAD" w:rsidRDefault="007341D3" w:rsidP="007341D3">
      <w:pPr>
        <w:rPr>
          <w:rFonts w:ascii="宋体" w:eastAsia="宋体" w:hAnsi="宋体"/>
        </w:rPr>
      </w:pPr>
      <w:r w:rsidRPr="00C81BAD">
        <w:rPr>
          <w:rFonts w:ascii="宋体" w:eastAsia="宋体" w:hAnsi="宋体"/>
        </w:rPr>
        <w:t>}</w:t>
      </w:r>
    </w:p>
    <w:p w:rsidR="007341D3" w:rsidRPr="00C81BAD" w:rsidRDefault="007341D3" w:rsidP="007341D3">
      <w:pPr>
        <w:rPr>
          <w:rFonts w:ascii="宋体" w:eastAsia="宋体" w:hAnsi="宋体"/>
        </w:rPr>
      </w:pPr>
      <w:r w:rsidRPr="00C81BAD">
        <w:rPr>
          <w:rFonts w:ascii="宋体" w:eastAsia="宋体" w:hAnsi="宋体"/>
        </w:rPr>
        <w:t>void Remove(int x){</w:t>
      </w:r>
    </w:p>
    <w:p w:rsidR="007341D3" w:rsidRPr="00C81BAD" w:rsidRDefault="007341D3" w:rsidP="007341D3">
      <w:pPr>
        <w:rPr>
          <w:rFonts w:ascii="宋体" w:eastAsia="宋体" w:hAnsi="宋体"/>
        </w:rPr>
      </w:pPr>
      <w:r w:rsidRPr="00C81BAD">
        <w:rPr>
          <w:rFonts w:ascii="宋体" w:eastAsia="宋体" w:hAnsi="宋体"/>
        </w:rPr>
        <w:t xml:space="preserve">    cnt[a[x]]--;</w:t>
      </w:r>
    </w:p>
    <w:p w:rsidR="007341D3" w:rsidRPr="00C81BAD" w:rsidRDefault="007341D3" w:rsidP="007341D3">
      <w:pPr>
        <w:rPr>
          <w:rFonts w:ascii="宋体" w:eastAsia="宋体" w:hAnsi="宋体"/>
        </w:rPr>
      </w:pPr>
      <w:r w:rsidRPr="00C81BAD">
        <w:rPr>
          <w:rFonts w:ascii="宋体" w:eastAsia="宋体" w:hAnsi="宋体"/>
        </w:rPr>
        <w:lastRenderedPageBreak/>
        <w:t xml:space="preserve">    if(cnt[a[x]]==0) nowans--;</w:t>
      </w:r>
    </w:p>
    <w:p w:rsidR="007341D3" w:rsidRPr="00C81BAD" w:rsidRDefault="007341D3" w:rsidP="007341D3">
      <w:pPr>
        <w:rPr>
          <w:rFonts w:ascii="宋体" w:eastAsia="宋体" w:hAnsi="宋体"/>
        </w:rPr>
      </w:pPr>
      <w:r w:rsidRPr="00C81BAD">
        <w:rPr>
          <w:rFonts w:ascii="宋体" w:eastAsia="宋体" w:hAnsi="宋体"/>
        </w:rPr>
        <w:t xml:space="preserve">    return;</w:t>
      </w:r>
    </w:p>
    <w:p w:rsidR="007341D3" w:rsidRPr="00C81BAD" w:rsidRDefault="007341D3" w:rsidP="007341D3">
      <w:pPr>
        <w:rPr>
          <w:rFonts w:ascii="宋体" w:eastAsia="宋体" w:hAnsi="宋体"/>
        </w:rPr>
      </w:pPr>
      <w:r w:rsidRPr="00C81BAD">
        <w:rPr>
          <w:rFonts w:ascii="宋体" w:eastAsia="宋体" w:hAnsi="宋体"/>
        </w:rPr>
        <w:t>}</w:t>
      </w:r>
    </w:p>
    <w:p w:rsidR="007341D3" w:rsidRPr="00C81BAD" w:rsidRDefault="007341D3" w:rsidP="007341D3">
      <w:pPr>
        <w:rPr>
          <w:rFonts w:ascii="宋体" w:eastAsia="宋体" w:hAnsi="宋体"/>
        </w:rPr>
      </w:pPr>
    </w:p>
    <w:p w:rsidR="007341D3" w:rsidRPr="00C81BAD" w:rsidRDefault="007341D3" w:rsidP="007341D3">
      <w:pPr>
        <w:rPr>
          <w:rFonts w:ascii="宋体" w:eastAsia="宋体" w:hAnsi="宋体"/>
        </w:rPr>
      </w:pPr>
      <w:r w:rsidRPr="00C81BAD">
        <w:rPr>
          <w:rFonts w:ascii="宋体" w:eastAsia="宋体" w:hAnsi="宋体"/>
        </w:rPr>
        <w:t>int main()</w:t>
      </w:r>
    </w:p>
    <w:p w:rsidR="007341D3" w:rsidRPr="00C81BAD" w:rsidRDefault="007341D3" w:rsidP="007341D3">
      <w:pPr>
        <w:rPr>
          <w:rFonts w:ascii="宋体" w:eastAsia="宋体" w:hAnsi="宋体"/>
        </w:rPr>
      </w:pPr>
      <w:r w:rsidRPr="00C81BAD">
        <w:rPr>
          <w:rFonts w:ascii="宋体" w:eastAsia="宋体" w:hAnsi="宋体"/>
        </w:rPr>
        <w:t>{</w:t>
      </w:r>
    </w:p>
    <w:p w:rsidR="007341D3" w:rsidRPr="00C81BAD" w:rsidRDefault="007341D3" w:rsidP="007341D3">
      <w:pPr>
        <w:rPr>
          <w:rFonts w:ascii="宋体" w:eastAsia="宋体" w:hAnsi="宋体"/>
        </w:rPr>
      </w:pPr>
      <w:r w:rsidRPr="00C81BAD">
        <w:rPr>
          <w:rFonts w:ascii="宋体" w:eastAsia="宋体" w:hAnsi="宋体"/>
        </w:rPr>
        <w:t xml:space="preserve">    int n,q;</w:t>
      </w:r>
    </w:p>
    <w:p w:rsidR="007341D3" w:rsidRPr="00C81BAD" w:rsidRDefault="007341D3" w:rsidP="007341D3">
      <w:pPr>
        <w:rPr>
          <w:rFonts w:ascii="宋体" w:eastAsia="宋体" w:hAnsi="宋体"/>
        </w:rPr>
      </w:pPr>
      <w:r w:rsidRPr="00C81BAD">
        <w:rPr>
          <w:rFonts w:ascii="宋体" w:eastAsia="宋体" w:hAnsi="宋体"/>
        </w:rPr>
        <w:t xml:space="preserve">    while(~scanf("%d%d",&amp;n,&amp;q)){</w:t>
      </w:r>
    </w:p>
    <w:p w:rsidR="007341D3" w:rsidRPr="00C81BAD" w:rsidRDefault="007341D3" w:rsidP="007341D3">
      <w:pPr>
        <w:rPr>
          <w:rFonts w:ascii="宋体" w:eastAsia="宋体" w:hAnsi="宋体"/>
        </w:rPr>
      </w:pPr>
      <w:r w:rsidRPr="00C81BAD">
        <w:rPr>
          <w:rFonts w:ascii="宋体" w:eastAsia="宋体" w:hAnsi="宋体"/>
        </w:rPr>
        <w:t xml:space="preserve">        for(int i=1;i&lt;=n;i++) scanf("%d",&amp;a[i]);</w:t>
      </w:r>
    </w:p>
    <w:p w:rsidR="007341D3" w:rsidRPr="00C81BAD" w:rsidRDefault="007341D3" w:rsidP="007341D3">
      <w:pPr>
        <w:rPr>
          <w:rFonts w:ascii="宋体" w:eastAsia="宋体" w:hAnsi="宋体"/>
        </w:rPr>
      </w:pPr>
      <w:r w:rsidRPr="00C81BAD">
        <w:rPr>
          <w:rFonts w:ascii="宋体" w:eastAsia="宋体" w:hAnsi="宋体"/>
        </w:rPr>
        <w:t xml:space="preserve">        int sz=sqrt(q);</w:t>
      </w:r>
    </w:p>
    <w:p w:rsidR="007341D3" w:rsidRPr="00C81BAD" w:rsidRDefault="007341D3" w:rsidP="007341D3">
      <w:pPr>
        <w:rPr>
          <w:rFonts w:ascii="宋体" w:eastAsia="宋体" w:hAnsi="宋体"/>
        </w:rPr>
      </w:pPr>
      <w:r w:rsidRPr="00C81BAD">
        <w:rPr>
          <w:rFonts w:ascii="宋体" w:eastAsia="宋体" w:hAnsi="宋体"/>
        </w:rPr>
        <w:t xml:space="preserve">        for(int i=0;i&lt;q;i++) scanf("%d%d",&amp;Q[i].l,&amp;Q[i].r),Q[i].id=i,Q[i].block=Q[i].l/sz;</w:t>
      </w:r>
    </w:p>
    <w:p w:rsidR="007341D3" w:rsidRPr="00C81BAD" w:rsidRDefault="007341D3" w:rsidP="007341D3">
      <w:pPr>
        <w:rPr>
          <w:rFonts w:ascii="宋体" w:eastAsia="宋体" w:hAnsi="宋体"/>
        </w:rPr>
      </w:pPr>
      <w:r w:rsidRPr="00C81BAD">
        <w:rPr>
          <w:rFonts w:ascii="宋体" w:eastAsia="宋体" w:hAnsi="宋体"/>
        </w:rPr>
        <w:t xml:space="preserve">        sort(Q,Q+q,cmp);</w:t>
      </w:r>
    </w:p>
    <w:p w:rsidR="007341D3" w:rsidRPr="00C81BAD" w:rsidRDefault="007341D3" w:rsidP="007341D3">
      <w:pPr>
        <w:rPr>
          <w:rFonts w:ascii="宋体" w:eastAsia="宋体" w:hAnsi="宋体"/>
        </w:rPr>
      </w:pPr>
      <w:r w:rsidRPr="00C81BAD">
        <w:rPr>
          <w:rFonts w:ascii="宋体" w:eastAsia="宋体" w:hAnsi="宋体"/>
        </w:rPr>
        <w:t xml:space="preserve">        //init</w:t>
      </w:r>
    </w:p>
    <w:p w:rsidR="007341D3" w:rsidRPr="00C81BAD" w:rsidRDefault="007341D3" w:rsidP="007341D3">
      <w:pPr>
        <w:rPr>
          <w:rFonts w:ascii="宋体" w:eastAsia="宋体" w:hAnsi="宋体"/>
        </w:rPr>
      </w:pPr>
      <w:r w:rsidRPr="00C81BAD">
        <w:rPr>
          <w:rFonts w:ascii="宋体" w:eastAsia="宋体" w:hAnsi="宋体"/>
        </w:rPr>
        <w:t xml:space="preserve">        int nowl=1,nowr=n;</w:t>
      </w:r>
    </w:p>
    <w:p w:rsidR="007341D3" w:rsidRPr="00C81BAD" w:rsidRDefault="007341D3" w:rsidP="007341D3">
      <w:pPr>
        <w:rPr>
          <w:rFonts w:ascii="宋体" w:eastAsia="宋体" w:hAnsi="宋体"/>
        </w:rPr>
      </w:pPr>
      <w:r w:rsidRPr="00C81BAD">
        <w:rPr>
          <w:rFonts w:ascii="宋体" w:eastAsia="宋体" w:hAnsi="宋体"/>
        </w:rPr>
        <w:t xml:space="preserve">        memset(cnt,0,sizeof(cnt)),nowans=0;</w:t>
      </w:r>
    </w:p>
    <w:p w:rsidR="007341D3" w:rsidRPr="00C81BAD" w:rsidRDefault="007341D3" w:rsidP="007341D3">
      <w:pPr>
        <w:rPr>
          <w:rFonts w:ascii="宋体" w:eastAsia="宋体" w:hAnsi="宋体"/>
        </w:rPr>
      </w:pPr>
      <w:r w:rsidRPr="00C81BAD">
        <w:rPr>
          <w:rFonts w:ascii="宋体" w:eastAsia="宋体" w:hAnsi="宋体"/>
        </w:rPr>
        <w:t xml:space="preserve">        cnt[a[1]]++,cnt[a[n]]++;</w:t>
      </w:r>
    </w:p>
    <w:p w:rsidR="007341D3" w:rsidRPr="00C81BAD" w:rsidRDefault="007341D3" w:rsidP="007341D3">
      <w:pPr>
        <w:rPr>
          <w:rFonts w:ascii="宋体" w:eastAsia="宋体" w:hAnsi="宋体"/>
        </w:rPr>
      </w:pPr>
      <w:r w:rsidRPr="00C81BAD">
        <w:rPr>
          <w:rFonts w:ascii="宋体" w:eastAsia="宋体" w:hAnsi="宋体"/>
        </w:rPr>
        <w:t xml:space="preserve">        if(a[1]==a[n]) nowans=1;else nowans=2;</w:t>
      </w:r>
    </w:p>
    <w:p w:rsidR="007341D3" w:rsidRPr="00C81BAD" w:rsidRDefault="007341D3" w:rsidP="007341D3">
      <w:pPr>
        <w:rPr>
          <w:rFonts w:ascii="宋体" w:eastAsia="宋体" w:hAnsi="宋体"/>
        </w:rPr>
      </w:pPr>
      <w:r w:rsidRPr="00C81BAD">
        <w:rPr>
          <w:rFonts w:ascii="宋体" w:eastAsia="宋体" w:hAnsi="宋体"/>
        </w:rPr>
        <w:t xml:space="preserve">        int ans[MAXN];</w:t>
      </w:r>
    </w:p>
    <w:p w:rsidR="007341D3" w:rsidRPr="00C81BAD" w:rsidRDefault="007341D3" w:rsidP="007341D3">
      <w:pPr>
        <w:rPr>
          <w:rFonts w:ascii="宋体" w:eastAsia="宋体" w:hAnsi="宋体"/>
        </w:rPr>
      </w:pPr>
      <w:r w:rsidRPr="00C81BAD">
        <w:rPr>
          <w:rFonts w:ascii="宋体" w:eastAsia="宋体" w:hAnsi="宋体"/>
        </w:rPr>
        <w:t xml:space="preserve">        for(int i=0;i&lt;q;i++){</w:t>
      </w:r>
    </w:p>
    <w:p w:rsidR="007341D3" w:rsidRPr="00C81BAD" w:rsidRDefault="007341D3" w:rsidP="007341D3">
      <w:pPr>
        <w:rPr>
          <w:rFonts w:ascii="宋体" w:eastAsia="宋体" w:hAnsi="宋体"/>
        </w:rPr>
      </w:pPr>
      <w:r w:rsidRPr="00C81BAD">
        <w:rPr>
          <w:rFonts w:ascii="宋体" w:eastAsia="宋体" w:hAnsi="宋体"/>
        </w:rPr>
        <w:t xml:space="preserve">            while(nowr&gt;Q[i].r) Add(--nowr);</w:t>
      </w:r>
    </w:p>
    <w:p w:rsidR="007341D3" w:rsidRPr="00C81BAD" w:rsidRDefault="007341D3" w:rsidP="007341D3">
      <w:pPr>
        <w:rPr>
          <w:rFonts w:ascii="宋体" w:eastAsia="宋体" w:hAnsi="宋体"/>
        </w:rPr>
      </w:pPr>
      <w:r w:rsidRPr="00C81BAD">
        <w:rPr>
          <w:rFonts w:ascii="宋体" w:eastAsia="宋体" w:hAnsi="宋体"/>
        </w:rPr>
        <w:t xml:space="preserve">            while(nowl&lt;Q[i].l) Add(++nowl);</w:t>
      </w:r>
    </w:p>
    <w:p w:rsidR="007341D3" w:rsidRPr="00C81BAD" w:rsidRDefault="007341D3" w:rsidP="007341D3">
      <w:pPr>
        <w:rPr>
          <w:rFonts w:ascii="宋体" w:eastAsia="宋体" w:hAnsi="宋体"/>
        </w:rPr>
      </w:pPr>
      <w:r w:rsidRPr="00C81BAD">
        <w:rPr>
          <w:rFonts w:ascii="宋体" w:eastAsia="宋体" w:hAnsi="宋体"/>
        </w:rPr>
        <w:t xml:space="preserve">            while(nowr&lt;Q[i].r) Remove(nowr++);</w:t>
      </w:r>
    </w:p>
    <w:p w:rsidR="007341D3" w:rsidRPr="00C81BAD" w:rsidRDefault="007341D3" w:rsidP="007341D3">
      <w:pPr>
        <w:rPr>
          <w:rFonts w:ascii="宋体" w:eastAsia="宋体" w:hAnsi="宋体"/>
        </w:rPr>
      </w:pPr>
      <w:r w:rsidRPr="00C81BAD">
        <w:rPr>
          <w:rFonts w:ascii="宋体" w:eastAsia="宋体" w:hAnsi="宋体"/>
        </w:rPr>
        <w:t xml:space="preserve">            while(nowl&gt;Q[i].l) Remove(nowl--);</w:t>
      </w:r>
    </w:p>
    <w:p w:rsidR="007341D3" w:rsidRPr="00C81BAD" w:rsidRDefault="007341D3" w:rsidP="007341D3">
      <w:pPr>
        <w:rPr>
          <w:rFonts w:ascii="宋体" w:eastAsia="宋体" w:hAnsi="宋体"/>
        </w:rPr>
      </w:pPr>
      <w:r w:rsidRPr="00C81BAD">
        <w:rPr>
          <w:rFonts w:ascii="宋体" w:eastAsia="宋体" w:hAnsi="宋体"/>
        </w:rPr>
        <w:t xml:space="preserve">            ans[Q[i].id]=nowans;</w:t>
      </w:r>
    </w:p>
    <w:p w:rsidR="007341D3" w:rsidRPr="00C81BAD" w:rsidRDefault="007341D3" w:rsidP="007341D3">
      <w:pPr>
        <w:rPr>
          <w:rFonts w:ascii="宋体" w:eastAsia="宋体" w:hAnsi="宋体"/>
        </w:rPr>
      </w:pPr>
      <w:r w:rsidRPr="00C81BAD">
        <w:rPr>
          <w:rFonts w:ascii="宋体" w:eastAsia="宋体" w:hAnsi="宋体"/>
        </w:rPr>
        <w:t xml:space="preserve">        }</w:t>
      </w:r>
    </w:p>
    <w:p w:rsidR="007341D3" w:rsidRPr="00C81BAD" w:rsidRDefault="007341D3" w:rsidP="007341D3">
      <w:pPr>
        <w:rPr>
          <w:rFonts w:ascii="宋体" w:eastAsia="宋体" w:hAnsi="宋体"/>
        </w:rPr>
      </w:pPr>
      <w:r w:rsidRPr="00C81BAD">
        <w:rPr>
          <w:rFonts w:ascii="宋体" w:eastAsia="宋体" w:hAnsi="宋体"/>
        </w:rPr>
        <w:t xml:space="preserve">        for(int i=0;i&lt;q;i++) printf("%d\n",ans[i]);</w:t>
      </w:r>
    </w:p>
    <w:p w:rsidR="007341D3" w:rsidRPr="00C81BAD" w:rsidRDefault="007341D3" w:rsidP="007341D3">
      <w:pPr>
        <w:rPr>
          <w:rFonts w:ascii="宋体" w:eastAsia="宋体" w:hAnsi="宋体"/>
        </w:rPr>
      </w:pPr>
      <w:r w:rsidRPr="00C81BAD">
        <w:rPr>
          <w:rFonts w:ascii="宋体" w:eastAsia="宋体" w:hAnsi="宋体"/>
        </w:rPr>
        <w:t xml:space="preserve">    }</w:t>
      </w:r>
    </w:p>
    <w:p w:rsidR="007341D3" w:rsidRPr="00C81BAD" w:rsidRDefault="007341D3" w:rsidP="007341D3">
      <w:pPr>
        <w:rPr>
          <w:rFonts w:ascii="宋体" w:eastAsia="宋体" w:hAnsi="宋体"/>
        </w:rPr>
      </w:pPr>
      <w:r w:rsidRPr="00C81BAD">
        <w:rPr>
          <w:rFonts w:ascii="宋体" w:eastAsia="宋体" w:hAnsi="宋体"/>
        </w:rPr>
        <w:t xml:space="preserve">    return 0;</w:t>
      </w:r>
    </w:p>
    <w:p w:rsidR="007341D3" w:rsidRPr="00C81BAD" w:rsidRDefault="007341D3" w:rsidP="007341D3">
      <w:pPr>
        <w:rPr>
          <w:rFonts w:ascii="宋体" w:eastAsia="宋体" w:hAnsi="宋体"/>
        </w:rPr>
      </w:pPr>
      <w:r w:rsidRPr="00C81BAD">
        <w:rPr>
          <w:rFonts w:ascii="宋体" w:eastAsia="宋体" w:hAnsi="宋体"/>
        </w:rPr>
        <w:t>}</w:t>
      </w:r>
    </w:p>
    <w:p w:rsidR="006D3D9E" w:rsidRPr="00C81BAD" w:rsidRDefault="006D3D9E" w:rsidP="006D3D9E">
      <w:pPr>
        <w:pStyle w:val="3"/>
        <w:rPr>
          <w:rFonts w:ascii="宋体" w:eastAsia="宋体" w:hAnsi="宋体"/>
          <w:b w:val="0"/>
        </w:rPr>
      </w:pPr>
      <w:bookmarkStart w:id="180" w:name="_Toc523521263"/>
      <w:r w:rsidRPr="00C81BAD">
        <w:rPr>
          <w:rFonts w:ascii="宋体" w:eastAsia="宋体" w:hAnsi="宋体" w:hint="eastAsia"/>
          <w:b w:val="0"/>
        </w:rPr>
        <w:t>题库</w:t>
      </w:r>
      <w:bookmarkEnd w:id="180"/>
    </w:p>
    <w:p w:rsidR="006D3D9E" w:rsidRPr="00C81BAD" w:rsidRDefault="00C14360" w:rsidP="006D3D9E">
      <w:pPr>
        <w:rPr>
          <w:rFonts w:ascii="宋体" w:eastAsia="宋体" w:hAnsi="宋体" w:cs="Arial"/>
          <w:color w:val="4F4F4F"/>
          <w:shd w:val="clear" w:color="auto" w:fill="FFFFFF"/>
        </w:rPr>
      </w:pPr>
      <w:hyperlink r:id="rId102" w:anchor="%E4%B9%A0%E9%A2%98%E5%92%8C%E7%A4%BA%E4%BE%8B%E4%BB%A3%E7%A0%81" w:history="1">
        <w:r w:rsidR="006D3D9E" w:rsidRPr="00C81BAD">
          <w:rPr>
            <w:rStyle w:val="a3"/>
            <w:rFonts w:ascii="宋体" w:eastAsia="宋体" w:hAnsi="宋体" w:cs="Arial"/>
            <w:shd w:val="clear" w:color="auto" w:fill="FFFFFF"/>
          </w:rPr>
          <w:t>https://blog.csdn.net/hnshhslsh/article/details/50582926#%E4%B9%A0%E9%A2%98%E5%92%8C%E7%A4%BA%E4%BE%8B%E4%BB%A3%E7%A0%81</w:t>
        </w:r>
      </w:hyperlink>
    </w:p>
    <w:p w:rsidR="006D3D9E" w:rsidRPr="00C81BAD" w:rsidRDefault="006D3D9E" w:rsidP="006D3D9E">
      <w:pPr>
        <w:rPr>
          <w:rFonts w:ascii="宋体" w:eastAsia="宋体" w:hAnsi="宋体"/>
        </w:rPr>
      </w:pPr>
      <w:r w:rsidRPr="00C81BAD">
        <w:rPr>
          <w:rFonts w:ascii="宋体" w:eastAsia="宋体" w:hAnsi="宋体" w:hint="eastAsia"/>
        </w:rPr>
        <w:t>SPOJ-</w:t>
      </w:r>
      <w:r w:rsidRPr="00C81BAD">
        <w:rPr>
          <w:rFonts w:ascii="宋体" w:eastAsia="宋体" w:hAnsi="宋体"/>
        </w:rPr>
        <w:t>DQUERY-D-query</w:t>
      </w:r>
    </w:p>
    <w:p w:rsidR="006D3D9E" w:rsidRPr="00C81BAD" w:rsidRDefault="006D3D9E" w:rsidP="006D3D9E">
      <w:pPr>
        <w:rPr>
          <w:rFonts w:ascii="宋体" w:eastAsia="宋体" w:hAnsi="宋体"/>
        </w:rPr>
      </w:pPr>
      <w:r w:rsidRPr="00C81BAD">
        <w:rPr>
          <w:rFonts w:ascii="宋体" w:eastAsia="宋体" w:hAnsi="宋体"/>
        </w:rPr>
        <w:t>CF</w:t>
      </w:r>
      <w:r w:rsidRPr="00C81BAD">
        <w:rPr>
          <w:rFonts w:ascii="宋体" w:eastAsia="宋体" w:hAnsi="宋体" w:hint="eastAsia"/>
        </w:rPr>
        <w:t>-</w:t>
      </w:r>
      <w:r w:rsidRPr="00C81BAD">
        <w:rPr>
          <w:rFonts w:ascii="宋体" w:eastAsia="宋体" w:hAnsi="宋体"/>
        </w:rPr>
        <w:t>86D</w:t>
      </w:r>
      <w:r w:rsidRPr="00C81BAD">
        <w:rPr>
          <w:rFonts w:ascii="宋体" w:eastAsia="宋体" w:hAnsi="宋体" w:hint="eastAsia"/>
        </w:rPr>
        <w:t>-</w:t>
      </w:r>
      <w:r w:rsidRPr="00C81BAD">
        <w:rPr>
          <w:rFonts w:ascii="宋体" w:eastAsia="宋体" w:hAnsi="宋体"/>
        </w:rPr>
        <w:t xml:space="preserve"> Powerful array</w:t>
      </w:r>
    </w:p>
    <w:p w:rsidR="006D3D9E" w:rsidRPr="00C81BAD" w:rsidRDefault="006D3D9E" w:rsidP="006D3D9E">
      <w:pPr>
        <w:rPr>
          <w:rFonts w:ascii="宋体" w:eastAsia="宋体" w:hAnsi="宋体"/>
        </w:rPr>
      </w:pPr>
      <w:r w:rsidRPr="00C81BAD">
        <w:rPr>
          <w:rFonts w:ascii="宋体" w:eastAsia="宋体" w:hAnsi="宋体"/>
        </w:rPr>
        <w:t>C</w:t>
      </w:r>
      <w:r w:rsidRPr="00C81BAD">
        <w:rPr>
          <w:rFonts w:ascii="宋体" w:eastAsia="宋体" w:hAnsi="宋体" w:hint="eastAsia"/>
        </w:rPr>
        <w:t>odechef-GERALD07-</w:t>
      </w:r>
      <w:r w:rsidRPr="00C81BAD">
        <w:rPr>
          <w:rFonts w:ascii="宋体" w:eastAsia="宋体" w:hAnsi="宋体"/>
        </w:rPr>
        <w:t xml:space="preserve"> </w:t>
      </w:r>
      <w:hyperlink r:id="rId103" w:history="1">
        <w:r w:rsidRPr="00C81BAD">
          <w:rPr>
            <w:rFonts w:ascii="宋体" w:eastAsia="宋体" w:hAnsi="宋体"/>
          </w:rPr>
          <w:t>Chef and Graph Queries</w:t>
        </w:r>
      </w:hyperlink>
    </w:p>
    <w:p w:rsidR="006D3D9E" w:rsidRPr="00C81BAD" w:rsidRDefault="006D3D9E" w:rsidP="006D3D9E">
      <w:pPr>
        <w:widowControl/>
        <w:rPr>
          <w:rFonts w:ascii="宋体" w:eastAsia="宋体" w:hAnsi="宋体"/>
        </w:rPr>
      </w:pPr>
      <w:r w:rsidRPr="00C81BAD">
        <w:rPr>
          <w:rFonts w:ascii="宋体" w:eastAsia="宋体" w:hAnsi="宋体"/>
        </w:rPr>
        <w:t>Codechef-GERALD3-</w:t>
      </w:r>
      <w:hyperlink r:id="rId104" w:history="1">
        <w:r w:rsidRPr="00C81BAD">
          <w:rPr>
            <w:rFonts w:ascii="宋体" w:eastAsia="宋体" w:hAnsi="宋体"/>
          </w:rPr>
          <w:t>Chef and Substrings</w:t>
        </w:r>
      </w:hyperlink>
    </w:p>
    <w:p w:rsidR="006D3D9E" w:rsidRPr="00C81BAD" w:rsidRDefault="006D3D9E" w:rsidP="006D3D9E">
      <w:pPr>
        <w:rPr>
          <w:rFonts w:ascii="宋体" w:eastAsia="宋体" w:hAnsi="宋体"/>
        </w:rPr>
      </w:pPr>
      <w:r w:rsidRPr="00C81BAD">
        <w:rPr>
          <w:rFonts w:ascii="宋体" w:eastAsia="宋体" w:hAnsi="宋体"/>
        </w:rPr>
        <w:t>CF</w:t>
      </w:r>
      <w:r w:rsidRPr="00C81BAD">
        <w:rPr>
          <w:rFonts w:ascii="宋体" w:eastAsia="宋体" w:hAnsi="宋体" w:hint="eastAsia"/>
        </w:rPr>
        <w:t>-</w:t>
      </w:r>
      <w:r w:rsidRPr="00C81BAD">
        <w:rPr>
          <w:rFonts w:ascii="宋体" w:eastAsia="宋体" w:hAnsi="宋体"/>
        </w:rPr>
        <w:t>375</w:t>
      </w:r>
      <w:r w:rsidRPr="00C81BAD">
        <w:rPr>
          <w:rFonts w:ascii="宋体" w:eastAsia="宋体" w:hAnsi="宋体" w:hint="eastAsia"/>
        </w:rPr>
        <w:t>D-</w:t>
      </w:r>
      <w:r w:rsidRPr="00C81BAD">
        <w:rPr>
          <w:rFonts w:ascii="宋体" w:eastAsia="宋体" w:hAnsi="宋体"/>
        </w:rPr>
        <w:t xml:space="preserve"> Tree and Queries</w:t>
      </w:r>
    </w:p>
    <w:p w:rsidR="006D3D9E" w:rsidRPr="00C81BAD" w:rsidRDefault="006D3D9E" w:rsidP="006D3D9E">
      <w:pPr>
        <w:rPr>
          <w:rFonts w:ascii="宋体" w:eastAsia="宋体" w:hAnsi="宋体"/>
        </w:rPr>
      </w:pPr>
      <w:r w:rsidRPr="00C81BAD">
        <w:rPr>
          <w:rFonts w:ascii="宋体" w:eastAsia="宋体" w:hAnsi="宋体"/>
        </w:rPr>
        <w:t>CF-351D</w:t>
      </w:r>
      <w:r w:rsidRPr="00C81BAD">
        <w:rPr>
          <w:rFonts w:ascii="宋体" w:eastAsia="宋体" w:hAnsi="宋体" w:hint="eastAsia"/>
        </w:rPr>
        <w:t>-</w:t>
      </w:r>
      <w:r w:rsidRPr="00C81BAD">
        <w:rPr>
          <w:rFonts w:ascii="宋体" w:eastAsia="宋体" w:hAnsi="宋体"/>
        </w:rPr>
        <w:t xml:space="preserve"> Jeff and Removing Periods</w:t>
      </w:r>
    </w:p>
    <w:p w:rsidR="006D3D9E" w:rsidRPr="00C81BAD" w:rsidRDefault="006D3D9E" w:rsidP="006D3D9E">
      <w:pPr>
        <w:rPr>
          <w:rFonts w:ascii="宋体" w:eastAsia="宋体" w:hAnsi="宋体"/>
        </w:rPr>
      </w:pPr>
      <w:r w:rsidRPr="00C81BAD">
        <w:rPr>
          <w:rFonts w:ascii="宋体" w:eastAsia="宋体" w:hAnsi="宋体"/>
        </w:rPr>
        <w:t>Codechef</w:t>
      </w:r>
      <w:r w:rsidRPr="00C81BAD">
        <w:rPr>
          <w:rFonts w:ascii="宋体" w:eastAsia="宋体" w:hAnsi="宋体" w:hint="eastAsia"/>
        </w:rPr>
        <w:t>-</w:t>
      </w:r>
      <w:r w:rsidRPr="00C81BAD">
        <w:rPr>
          <w:rFonts w:ascii="宋体" w:eastAsia="宋体" w:hAnsi="宋体"/>
        </w:rPr>
        <w:t xml:space="preserve"> </w:t>
      </w:r>
      <w:hyperlink r:id="rId105" w:tgtFrame="_blank" w:history="1">
        <w:r w:rsidRPr="00C81BAD">
          <w:rPr>
            <w:rFonts w:ascii="宋体" w:eastAsia="宋体" w:hAnsi="宋体"/>
          </w:rPr>
          <w:t>IITI15</w:t>
        </w:r>
      </w:hyperlink>
      <w:r w:rsidRPr="00C81BAD">
        <w:rPr>
          <w:rFonts w:ascii="宋体" w:eastAsia="宋体" w:hAnsi="宋体" w:hint="eastAsia"/>
        </w:rPr>
        <w:t>-</w:t>
      </w:r>
      <w:r w:rsidRPr="00C81BAD">
        <w:rPr>
          <w:rFonts w:ascii="宋体" w:eastAsia="宋体" w:hAnsi="宋体"/>
        </w:rPr>
        <w:t xml:space="preserve"> Sherlock and Inversions </w:t>
      </w:r>
    </w:p>
    <w:p w:rsidR="006D3D9E" w:rsidRPr="00C81BAD" w:rsidRDefault="006D3D9E" w:rsidP="007341D3">
      <w:pPr>
        <w:rPr>
          <w:rFonts w:ascii="宋体" w:eastAsia="宋体" w:hAnsi="宋体"/>
        </w:rPr>
      </w:pPr>
    </w:p>
    <w:p w:rsidR="007341D3" w:rsidRPr="00C81BAD" w:rsidRDefault="007341D3" w:rsidP="007341D3">
      <w:pPr>
        <w:pStyle w:val="2"/>
        <w:rPr>
          <w:rStyle w:val="a3"/>
          <w:rFonts w:ascii="宋体" w:eastAsia="宋体" w:hAnsi="宋体"/>
          <w:b w:val="0"/>
          <w:color w:val="auto"/>
          <w:u w:val="none"/>
        </w:rPr>
      </w:pPr>
      <w:bookmarkStart w:id="181" w:name="_Toc523521264"/>
      <w:r w:rsidRPr="00C81BAD">
        <w:rPr>
          <w:rStyle w:val="a3"/>
          <w:rFonts w:ascii="宋体" w:eastAsia="宋体" w:hAnsi="宋体" w:hint="eastAsia"/>
          <w:b w:val="0"/>
          <w:color w:val="auto"/>
          <w:u w:val="none"/>
        </w:rPr>
        <w:lastRenderedPageBreak/>
        <w:t>ST表（Sparse Table）</w:t>
      </w:r>
      <w:bookmarkEnd w:id="181"/>
    </w:p>
    <w:p w:rsidR="007341D3" w:rsidRPr="00C81BAD" w:rsidRDefault="007341D3" w:rsidP="007341D3">
      <w:pPr>
        <w:rPr>
          <w:rStyle w:val="a3"/>
          <w:rFonts w:ascii="宋体" w:eastAsia="宋体" w:hAnsi="宋体"/>
          <w:color w:val="auto"/>
          <w:u w:val="none"/>
        </w:rPr>
      </w:pPr>
      <w:r w:rsidRPr="00C81BAD">
        <w:rPr>
          <w:rStyle w:val="a3"/>
          <w:rFonts w:ascii="宋体" w:eastAsia="宋体" w:hAnsi="宋体" w:hint="eastAsia"/>
          <w:color w:val="auto"/>
          <w:u w:val="none"/>
        </w:rPr>
        <w:t>解决静态RMQ问题（Range Minim</w:t>
      </w:r>
      <w:r w:rsidRPr="00C81BAD">
        <w:rPr>
          <w:rStyle w:val="a3"/>
          <w:rFonts w:ascii="宋体" w:eastAsia="宋体" w:hAnsi="宋体"/>
          <w:color w:val="auto"/>
          <w:u w:val="none"/>
        </w:rPr>
        <w:t>um/Maximum Query</w:t>
      </w:r>
      <w:r w:rsidRPr="00C81BAD">
        <w:rPr>
          <w:rStyle w:val="a3"/>
          <w:rFonts w:ascii="宋体" w:eastAsia="宋体" w:hAnsi="宋体" w:hint="eastAsia"/>
          <w:color w:val="auto"/>
          <w:u w:val="none"/>
        </w:rPr>
        <w:t>）</w:t>
      </w:r>
      <w:r w:rsidR="00F07CF7" w:rsidRPr="00C81BAD">
        <w:rPr>
          <w:rStyle w:val="a3"/>
          <w:rFonts w:ascii="宋体" w:eastAsia="宋体" w:hAnsi="宋体" w:hint="eastAsia"/>
          <w:color w:val="auto"/>
          <w:u w:val="none"/>
        </w:rPr>
        <w:t>区间最值问题</w:t>
      </w:r>
    </w:p>
    <w:p w:rsidR="0064213B" w:rsidRPr="00C81BAD" w:rsidRDefault="00C14360" w:rsidP="007341D3">
      <w:pPr>
        <w:rPr>
          <w:rStyle w:val="a3"/>
          <w:rFonts w:ascii="宋体" w:eastAsia="宋体" w:hAnsi="宋体"/>
        </w:rPr>
      </w:pPr>
      <w:hyperlink r:id="rId106" w:history="1">
        <w:r w:rsidR="0064213B" w:rsidRPr="00C81BAD">
          <w:rPr>
            <w:rStyle w:val="a3"/>
            <w:rFonts w:ascii="宋体" w:eastAsia="宋体" w:hAnsi="宋体"/>
          </w:rPr>
          <w:t>https://www.bilibili.com/video/av18735440?from=search&amp;seid=1530520915414646384</w:t>
        </w:r>
      </w:hyperlink>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ST表使用了动态规划的思想。</w:t>
      </w:r>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dp[i][j]表示从i开始，长度为2^j的区间</w:t>
      </w:r>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比方说对于最小值查询</w:t>
      </w:r>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dp[i][j]=min(</w:t>
      </w:r>
      <w:r w:rsidRPr="00C81BAD">
        <w:rPr>
          <w:rStyle w:val="a3"/>
          <w:rFonts w:ascii="宋体" w:eastAsia="宋体" w:hAnsi="宋体"/>
          <w:color w:val="auto"/>
          <w:u w:val="none"/>
        </w:rPr>
        <w:t>dp[i][j-1],dp[i+1&lt;&lt;(j-1)][j-1]</w:t>
      </w:r>
      <w:r w:rsidRPr="00C81BAD">
        <w:rPr>
          <w:rStyle w:val="a3"/>
          <w:rFonts w:ascii="宋体" w:eastAsia="宋体" w:hAnsi="宋体" w:hint="eastAsia"/>
          <w:color w:val="auto"/>
          <w:u w:val="none"/>
        </w:rPr>
        <w:t>)</w:t>
      </w:r>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更新的时候就是从区间长度为1的往上更新</w:t>
      </w:r>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查询的时候，比方说给定区间（5,10）长度为6</w:t>
      </w:r>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那么比这个区间小的最大2的幂次长度的区间为2^2（这个直接用</w:t>
      </w:r>
      <w:r w:rsidRPr="00C81BAD">
        <w:rPr>
          <w:rStyle w:val="a3"/>
          <w:rFonts w:ascii="宋体" w:eastAsia="宋体" w:hAnsi="宋体"/>
          <w:color w:val="auto"/>
          <w:u w:val="none"/>
        </w:rPr>
        <w:object w:dxaOrig="1200" w:dyaOrig="400">
          <v:shape id="_x0000_i1053" type="#_x0000_t75" style="width:60pt;height:20.25pt" o:ole="">
            <v:imagedata r:id="rId107" o:title=""/>
          </v:shape>
          <o:OLEObject Type="Embed" ProgID="Equation.DSMT4" ShapeID="_x0000_i1053" DrawAspect="Content" ObjectID="_1597263064" r:id="rId108"/>
        </w:object>
      </w:r>
      <w:r w:rsidRPr="00C81BAD">
        <w:rPr>
          <w:rStyle w:val="a3"/>
          <w:rFonts w:ascii="宋体" w:eastAsia="宋体" w:hAnsi="宋体" w:hint="eastAsia"/>
          <w:color w:val="auto"/>
          <w:u w:val="none"/>
        </w:rPr>
        <w:t>）</w:t>
      </w:r>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那么拆成2个重叠区间的最小值，(5,8)和(7,10)，这2个值都是dp中现成的</w:t>
      </w:r>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即min(5,10)=min(</w:t>
      </w:r>
      <w:r w:rsidRPr="00C81BAD">
        <w:rPr>
          <w:rStyle w:val="a3"/>
          <w:rFonts w:ascii="宋体" w:eastAsia="宋体" w:hAnsi="宋体"/>
          <w:color w:val="auto"/>
          <w:u w:val="none"/>
        </w:rPr>
        <w:t>min(5,8),min(7,10)</w:t>
      </w:r>
      <w:r w:rsidRPr="00C81BAD">
        <w:rPr>
          <w:rStyle w:val="a3"/>
          <w:rFonts w:ascii="宋体" w:eastAsia="宋体" w:hAnsi="宋体" w:hint="eastAsia"/>
          <w:color w:val="auto"/>
          <w:u w:val="none"/>
        </w:rPr>
        <w:t>)</w:t>
      </w:r>
    </w:p>
    <w:p w:rsidR="00F07CF7" w:rsidRPr="00C81BAD" w:rsidRDefault="00F07CF7" w:rsidP="00F07CF7">
      <w:pPr>
        <w:rPr>
          <w:rStyle w:val="a3"/>
          <w:rFonts w:ascii="宋体" w:eastAsia="宋体" w:hAnsi="宋体"/>
          <w:color w:val="auto"/>
          <w:u w:val="none"/>
        </w:rPr>
      </w:pPr>
      <w:r w:rsidRPr="00C81BAD">
        <w:rPr>
          <w:rStyle w:val="a3"/>
          <w:rFonts w:ascii="宋体" w:eastAsia="宋体" w:hAnsi="宋体" w:hint="eastAsia"/>
          <w:color w:val="auto"/>
          <w:u w:val="none"/>
        </w:rPr>
        <w:t>【模板代码】</w:t>
      </w:r>
    </w:p>
    <w:p w:rsidR="00706F9B" w:rsidRPr="00C81BAD" w:rsidRDefault="0086768C" w:rsidP="00B8249A">
      <w:pPr>
        <w:pStyle w:val="3"/>
        <w:rPr>
          <w:rStyle w:val="a3"/>
          <w:rFonts w:ascii="宋体" w:eastAsia="宋体" w:hAnsi="宋体"/>
          <w:b w:val="0"/>
          <w:color w:val="auto"/>
          <w:u w:val="none"/>
        </w:rPr>
      </w:pPr>
      <w:bookmarkStart w:id="182" w:name="_Toc523521265"/>
      <w:r w:rsidRPr="00C81BAD">
        <w:rPr>
          <w:rStyle w:val="a3"/>
          <w:rFonts w:ascii="宋体" w:eastAsia="宋体" w:hAnsi="宋体" w:hint="eastAsia"/>
          <w:b w:val="0"/>
          <w:color w:val="auto"/>
          <w:u w:val="none"/>
        </w:rPr>
        <w:t>ST表与线段树</w:t>
      </w:r>
      <w:bookmarkEnd w:id="182"/>
    </w:p>
    <w:p w:rsidR="0086768C" w:rsidRPr="00C81BAD" w:rsidRDefault="0086768C" w:rsidP="007341D3">
      <w:pPr>
        <w:rPr>
          <w:rStyle w:val="a3"/>
          <w:rFonts w:ascii="宋体" w:eastAsia="宋体" w:hAnsi="宋体"/>
          <w:color w:val="auto"/>
          <w:u w:val="none"/>
        </w:rPr>
      </w:pPr>
      <w:r w:rsidRPr="00C81BAD">
        <w:rPr>
          <w:rStyle w:val="a3"/>
          <w:rFonts w:ascii="宋体" w:eastAsia="宋体" w:hAnsi="宋体" w:hint="eastAsia"/>
          <w:color w:val="auto"/>
          <w:u w:val="none"/>
        </w:rPr>
        <w:t>线段树的时空复杂度：</w:t>
      </w:r>
    </w:p>
    <w:p w:rsidR="0086768C" w:rsidRPr="00C81BAD" w:rsidRDefault="0086768C" w:rsidP="007341D3">
      <w:pPr>
        <w:rPr>
          <w:rStyle w:val="a3"/>
          <w:rFonts w:ascii="宋体" w:eastAsia="宋体" w:hAnsi="宋体"/>
          <w:color w:val="auto"/>
          <w:u w:val="none"/>
        </w:rPr>
      </w:pPr>
      <w:r w:rsidRPr="00C81BAD">
        <w:rPr>
          <w:rStyle w:val="a3"/>
          <w:rFonts w:ascii="宋体" w:eastAsia="宋体" w:hAnsi="宋体" w:hint="eastAsia"/>
          <w:color w:val="auto"/>
          <w:u w:val="none"/>
        </w:rPr>
        <w:t>预处理</w:t>
      </w:r>
      <w:r w:rsidRPr="00C81BAD">
        <w:rPr>
          <w:rStyle w:val="a3"/>
          <w:rFonts w:ascii="宋体" w:eastAsia="宋体" w:hAnsi="宋体"/>
          <w:color w:val="auto"/>
          <w:u w:val="none"/>
        </w:rPr>
        <w:object w:dxaOrig="1120" w:dyaOrig="360">
          <v:shape id="_x0000_i1054" type="#_x0000_t75" style="width:56.25pt;height:18pt" o:ole="">
            <v:imagedata r:id="rId109" o:title=""/>
          </v:shape>
          <o:OLEObject Type="Embed" ProgID="Equation.DSMT4" ShapeID="_x0000_i1054" DrawAspect="Content" ObjectID="_1597263065" r:id="rId110"/>
        </w:object>
      </w:r>
      <w:r w:rsidRPr="00C81BAD">
        <w:rPr>
          <w:rStyle w:val="a3"/>
          <w:rFonts w:ascii="宋体" w:eastAsia="宋体" w:hAnsi="宋体" w:hint="eastAsia"/>
          <w:color w:val="auto"/>
          <w:u w:val="none"/>
        </w:rPr>
        <w:t>，单次查询</w:t>
      </w:r>
      <w:r w:rsidRPr="00C81BAD">
        <w:rPr>
          <w:rStyle w:val="a3"/>
          <w:rFonts w:ascii="宋体" w:eastAsia="宋体" w:hAnsi="宋体"/>
          <w:color w:val="auto"/>
          <w:u w:val="none"/>
        </w:rPr>
        <w:object w:dxaOrig="1120" w:dyaOrig="360">
          <v:shape id="_x0000_i1055" type="#_x0000_t75" style="width:56.25pt;height:18pt" o:ole="">
            <v:imagedata r:id="rId109" o:title=""/>
          </v:shape>
          <o:OLEObject Type="Embed" ProgID="Equation.DSMT4" ShapeID="_x0000_i1055" DrawAspect="Content" ObjectID="_1597263066" r:id="rId111"/>
        </w:object>
      </w:r>
      <w:r w:rsidRPr="00C81BAD">
        <w:rPr>
          <w:rStyle w:val="a3"/>
          <w:rFonts w:ascii="宋体" w:eastAsia="宋体" w:hAnsi="宋体" w:hint="eastAsia"/>
          <w:color w:val="auto"/>
          <w:u w:val="none"/>
        </w:rPr>
        <w:t>，空间复杂度</w:t>
      </w:r>
      <w:r w:rsidRPr="00C81BAD">
        <w:rPr>
          <w:rStyle w:val="a3"/>
          <w:rFonts w:ascii="宋体" w:eastAsia="宋体" w:hAnsi="宋体"/>
          <w:color w:val="auto"/>
          <w:u w:val="none"/>
        </w:rPr>
        <w:object w:dxaOrig="540" w:dyaOrig="320">
          <v:shape id="_x0000_i1056" type="#_x0000_t75" style="width:27pt;height:15.75pt" o:ole="">
            <v:imagedata r:id="rId112" o:title=""/>
          </v:shape>
          <o:OLEObject Type="Embed" ProgID="Equation.DSMT4" ShapeID="_x0000_i1056" DrawAspect="Content" ObjectID="_1597263067" r:id="rId113"/>
        </w:object>
      </w:r>
    </w:p>
    <w:p w:rsidR="0086768C" w:rsidRPr="00C81BAD" w:rsidRDefault="0086768C" w:rsidP="007341D3">
      <w:pPr>
        <w:rPr>
          <w:rStyle w:val="a3"/>
          <w:rFonts w:ascii="宋体" w:eastAsia="宋体" w:hAnsi="宋体"/>
          <w:color w:val="auto"/>
          <w:u w:val="none"/>
        </w:rPr>
      </w:pPr>
      <w:r w:rsidRPr="00C81BAD">
        <w:rPr>
          <w:rStyle w:val="a3"/>
          <w:rFonts w:ascii="宋体" w:eastAsia="宋体" w:hAnsi="宋体" w:hint="eastAsia"/>
          <w:color w:val="auto"/>
          <w:u w:val="none"/>
        </w:rPr>
        <w:t>S</w:t>
      </w:r>
      <w:r w:rsidRPr="00C81BAD">
        <w:rPr>
          <w:rStyle w:val="a3"/>
          <w:rFonts w:ascii="宋体" w:eastAsia="宋体" w:hAnsi="宋体"/>
          <w:color w:val="auto"/>
          <w:u w:val="none"/>
        </w:rPr>
        <w:t>T</w:t>
      </w:r>
      <w:r w:rsidRPr="00C81BAD">
        <w:rPr>
          <w:rStyle w:val="a3"/>
          <w:rFonts w:ascii="宋体" w:eastAsia="宋体" w:hAnsi="宋体" w:hint="eastAsia"/>
          <w:color w:val="auto"/>
          <w:u w:val="none"/>
        </w:rPr>
        <w:t>表的时空复杂度：</w:t>
      </w:r>
    </w:p>
    <w:p w:rsidR="000C622F" w:rsidRPr="00C81BAD" w:rsidRDefault="000C622F" w:rsidP="007341D3">
      <w:pPr>
        <w:rPr>
          <w:rStyle w:val="a3"/>
          <w:rFonts w:ascii="宋体" w:eastAsia="宋体" w:hAnsi="宋体"/>
          <w:color w:val="auto"/>
          <w:u w:val="none"/>
        </w:rPr>
      </w:pPr>
      <w:r w:rsidRPr="00C81BAD">
        <w:rPr>
          <w:rStyle w:val="a3"/>
          <w:rFonts w:ascii="宋体" w:eastAsia="宋体" w:hAnsi="宋体" w:hint="eastAsia"/>
          <w:color w:val="auto"/>
          <w:u w:val="none"/>
        </w:rPr>
        <w:t>预处理</w:t>
      </w:r>
      <w:r w:rsidRPr="00C81BAD">
        <w:rPr>
          <w:rStyle w:val="a3"/>
          <w:rFonts w:ascii="宋体" w:eastAsia="宋体" w:hAnsi="宋体"/>
          <w:color w:val="auto"/>
          <w:u w:val="none"/>
        </w:rPr>
        <w:object w:dxaOrig="1120" w:dyaOrig="360">
          <v:shape id="_x0000_i1057" type="#_x0000_t75" style="width:56.25pt;height:18pt" o:ole="">
            <v:imagedata r:id="rId109" o:title=""/>
          </v:shape>
          <o:OLEObject Type="Embed" ProgID="Equation.DSMT4" ShapeID="_x0000_i1057" DrawAspect="Content" ObjectID="_1597263068" r:id="rId114"/>
        </w:object>
      </w:r>
      <w:r w:rsidRPr="00C81BAD">
        <w:rPr>
          <w:rStyle w:val="a3"/>
          <w:rFonts w:ascii="宋体" w:eastAsia="宋体" w:hAnsi="宋体" w:hint="eastAsia"/>
          <w:color w:val="auto"/>
          <w:u w:val="none"/>
        </w:rPr>
        <w:t>，</w:t>
      </w:r>
      <w:r w:rsidR="0086768C" w:rsidRPr="00C81BAD">
        <w:rPr>
          <w:rStyle w:val="a3"/>
          <w:rFonts w:ascii="宋体" w:eastAsia="宋体" w:hAnsi="宋体" w:hint="eastAsia"/>
          <w:color w:val="auto"/>
          <w:u w:val="none"/>
        </w:rPr>
        <w:t>单次</w:t>
      </w:r>
      <w:r w:rsidRPr="00C81BAD">
        <w:rPr>
          <w:rStyle w:val="a3"/>
          <w:rFonts w:ascii="宋体" w:eastAsia="宋体" w:hAnsi="宋体" w:hint="eastAsia"/>
          <w:color w:val="auto"/>
          <w:u w:val="none"/>
        </w:rPr>
        <w:t>查询</w:t>
      </w:r>
      <w:r w:rsidRPr="00C81BAD">
        <w:rPr>
          <w:rStyle w:val="a3"/>
          <w:rFonts w:ascii="宋体" w:eastAsia="宋体" w:hAnsi="宋体"/>
          <w:color w:val="auto"/>
          <w:u w:val="none"/>
        </w:rPr>
        <w:object w:dxaOrig="499" w:dyaOrig="320">
          <v:shape id="_x0000_i1058" type="#_x0000_t75" style="width:24.75pt;height:15.75pt" o:ole="">
            <v:imagedata r:id="rId115" o:title=""/>
          </v:shape>
          <o:OLEObject Type="Embed" ProgID="Equation.DSMT4" ShapeID="_x0000_i1058" DrawAspect="Content" ObjectID="_1597263069" r:id="rId116"/>
        </w:object>
      </w:r>
      <w:r w:rsidR="00BB4EFD" w:rsidRPr="00C81BAD">
        <w:rPr>
          <w:rStyle w:val="a3"/>
          <w:rFonts w:ascii="宋体" w:eastAsia="宋体" w:hAnsi="宋体" w:hint="eastAsia"/>
          <w:color w:val="auto"/>
          <w:u w:val="none"/>
        </w:rPr>
        <w:t>，空间复杂度</w:t>
      </w:r>
      <w:r w:rsidR="00BB4EFD" w:rsidRPr="00C81BAD">
        <w:rPr>
          <w:rStyle w:val="a3"/>
          <w:rFonts w:ascii="宋体" w:eastAsia="宋体" w:hAnsi="宋体"/>
          <w:color w:val="auto"/>
          <w:u w:val="none"/>
        </w:rPr>
        <w:object w:dxaOrig="1120" w:dyaOrig="360">
          <v:shape id="_x0000_i1059" type="#_x0000_t75" style="width:56.25pt;height:18pt" o:ole="">
            <v:imagedata r:id="rId109" o:title=""/>
          </v:shape>
          <o:OLEObject Type="Embed" ProgID="Equation.DSMT4" ShapeID="_x0000_i1059" DrawAspect="Content" ObjectID="_1597263070" r:id="rId117"/>
        </w:object>
      </w:r>
    </w:p>
    <w:p w:rsidR="00BB4EFD" w:rsidRPr="00C81BAD" w:rsidRDefault="0086768C" w:rsidP="007341D3">
      <w:pPr>
        <w:rPr>
          <w:rStyle w:val="a3"/>
          <w:rFonts w:ascii="宋体" w:eastAsia="宋体" w:hAnsi="宋体"/>
          <w:color w:val="auto"/>
          <w:u w:val="none"/>
        </w:rPr>
      </w:pPr>
      <w:r w:rsidRPr="00C81BAD">
        <w:rPr>
          <w:rStyle w:val="a3"/>
          <w:rFonts w:ascii="宋体" w:eastAsia="宋体" w:hAnsi="宋体" w:hint="eastAsia"/>
          <w:color w:val="auto"/>
          <w:u w:val="none"/>
        </w:rPr>
        <w:t>ST表</w:t>
      </w:r>
      <w:r w:rsidR="00BB4EFD" w:rsidRPr="00C81BAD">
        <w:rPr>
          <w:rStyle w:val="a3"/>
          <w:rFonts w:ascii="宋体" w:eastAsia="宋体" w:hAnsi="宋体" w:hint="eastAsia"/>
          <w:color w:val="auto"/>
          <w:u w:val="none"/>
        </w:rPr>
        <w:t>相比线段树查询更快，空间复杂度更高（空间换时间）</w:t>
      </w:r>
    </w:p>
    <w:p w:rsidR="00514629" w:rsidRPr="00C81BAD" w:rsidRDefault="00514629" w:rsidP="00514629">
      <w:pPr>
        <w:pStyle w:val="3"/>
        <w:rPr>
          <w:rStyle w:val="a3"/>
          <w:rFonts w:ascii="宋体" w:eastAsia="宋体" w:hAnsi="宋体"/>
          <w:b w:val="0"/>
          <w:color w:val="auto"/>
          <w:u w:val="none"/>
        </w:rPr>
      </w:pPr>
      <w:bookmarkStart w:id="183" w:name="_Toc523521266"/>
      <w:r w:rsidRPr="00C81BAD">
        <w:rPr>
          <w:rStyle w:val="a3"/>
          <w:rFonts w:ascii="宋体" w:eastAsia="宋体" w:hAnsi="宋体" w:hint="eastAsia"/>
          <w:b w:val="0"/>
          <w:color w:val="auto"/>
          <w:u w:val="none"/>
        </w:rPr>
        <w:t>题库</w:t>
      </w:r>
      <w:bookmarkEnd w:id="183"/>
    </w:p>
    <w:p w:rsidR="00514629" w:rsidRPr="00C81BAD" w:rsidRDefault="00514629" w:rsidP="007341D3">
      <w:pPr>
        <w:rPr>
          <w:rFonts w:ascii="宋体" w:eastAsia="宋体" w:hAnsi="宋体"/>
        </w:rPr>
      </w:pPr>
      <w:r w:rsidRPr="00C81BAD">
        <w:rPr>
          <w:rStyle w:val="a3"/>
          <w:rFonts w:ascii="宋体" w:eastAsia="宋体" w:hAnsi="宋体" w:hint="eastAsia"/>
          <w:color w:val="auto"/>
          <w:u w:val="none"/>
        </w:rPr>
        <w:t>CDOJ-</w:t>
      </w:r>
      <w:r w:rsidRPr="00C81BAD">
        <w:rPr>
          <w:rStyle w:val="a3"/>
          <w:rFonts w:ascii="宋体" w:eastAsia="宋体" w:hAnsi="宋体"/>
          <w:color w:val="auto"/>
          <w:u w:val="none"/>
        </w:rPr>
        <w:t>1591</w:t>
      </w:r>
      <w:r w:rsidRPr="00C81BAD">
        <w:rPr>
          <w:rStyle w:val="a3"/>
          <w:rFonts w:ascii="宋体" w:eastAsia="宋体" w:hAnsi="宋体" w:hint="eastAsia"/>
          <w:color w:val="auto"/>
          <w:u w:val="none"/>
        </w:rPr>
        <w:t>-</w:t>
      </w:r>
      <w:r w:rsidRPr="00C81BAD">
        <w:rPr>
          <w:rStyle w:val="a3"/>
          <w:rFonts w:ascii="宋体" w:eastAsia="宋体" w:hAnsi="宋体"/>
          <w:color w:val="auto"/>
          <w:u w:val="none"/>
        </w:rPr>
        <w:t>An Easy Problem A</w:t>
      </w:r>
      <w:r w:rsidRPr="00C81BAD">
        <w:rPr>
          <w:rStyle w:val="a3"/>
          <w:rFonts w:ascii="宋体" w:eastAsia="宋体" w:hAnsi="宋体" w:hint="eastAsia"/>
          <w:color w:val="auto"/>
          <w:u w:val="none"/>
        </w:rPr>
        <w:t>-板子题</w:t>
      </w:r>
    </w:p>
    <w:p w:rsidR="003B47FF" w:rsidRPr="00C81BAD" w:rsidRDefault="003B47FF" w:rsidP="003B47FF">
      <w:pPr>
        <w:pStyle w:val="2"/>
        <w:rPr>
          <w:rFonts w:ascii="宋体" w:eastAsia="宋体" w:hAnsi="宋体"/>
          <w:b w:val="0"/>
        </w:rPr>
      </w:pPr>
      <w:bookmarkStart w:id="184" w:name="_Toc523521267"/>
      <w:r w:rsidRPr="00C81BAD">
        <w:rPr>
          <w:rFonts w:ascii="宋体" w:eastAsia="宋体" w:hAnsi="宋体" w:hint="eastAsia"/>
          <w:b w:val="0"/>
        </w:rPr>
        <w:lastRenderedPageBreak/>
        <w:t>主席树</w:t>
      </w:r>
      <w:bookmarkEnd w:id="184"/>
    </w:p>
    <w:p w:rsidR="00EE5D3F" w:rsidRPr="00C81BAD" w:rsidRDefault="004B1ACF" w:rsidP="009B11BF">
      <w:pPr>
        <w:pStyle w:val="1"/>
        <w:rPr>
          <w:rFonts w:ascii="宋体" w:eastAsia="宋体" w:hAnsi="宋体"/>
        </w:rPr>
      </w:pPr>
      <w:bookmarkStart w:id="185" w:name="_Toc523521268"/>
      <w:r w:rsidRPr="00C81BAD">
        <w:rPr>
          <w:rFonts w:ascii="宋体" w:eastAsia="宋体" w:hAnsi="宋体" w:hint="eastAsia"/>
        </w:rPr>
        <w:t>七、</w:t>
      </w:r>
      <w:r w:rsidR="009A4A0B" w:rsidRPr="00C81BAD">
        <w:rPr>
          <w:rFonts w:ascii="宋体" w:eastAsia="宋体" w:hAnsi="宋体" w:hint="eastAsia"/>
        </w:rPr>
        <w:t>数学</w:t>
      </w:r>
      <w:bookmarkEnd w:id="185"/>
    </w:p>
    <w:p w:rsidR="00556AF6" w:rsidRPr="00C81BAD" w:rsidRDefault="00556AF6" w:rsidP="00556AF6">
      <w:pPr>
        <w:pStyle w:val="2"/>
        <w:rPr>
          <w:rFonts w:ascii="宋体" w:eastAsia="宋体" w:hAnsi="宋体"/>
          <w:b w:val="0"/>
        </w:rPr>
      </w:pPr>
      <w:bookmarkStart w:id="186" w:name="_Toc523521269"/>
      <w:r w:rsidRPr="00C81BAD">
        <w:rPr>
          <w:rFonts w:ascii="宋体" w:eastAsia="宋体" w:hAnsi="宋体" w:hint="eastAsia"/>
          <w:b w:val="0"/>
        </w:rPr>
        <w:t>补题</w:t>
      </w:r>
      <w:bookmarkEnd w:id="186"/>
    </w:p>
    <w:p w:rsidR="00553F71" w:rsidRPr="00C81BAD" w:rsidRDefault="00553F71" w:rsidP="00553F71">
      <w:pPr>
        <w:pStyle w:val="3"/>
        <w:rPr>
          <w:rFonts w:ascii="宋体" w:eastAsia="宋体" w:hAnsi="宋体"/>
          <w:b w:val="0"/>
        </w:rPr>
      </w:pPr>
      <w:bookmarkStart w:id="187" w:name="_Toc523521270"/>
      <w:r w:rsidRPr="00C81BAD">
        <w:rPr>
          <w:rFonts w:ascii="宋体" w:eastAsia="宋体" w:hAnsi="宋体" w:hint="eastAsia"/>
          <w:b w:val="0"/>
        </w:rPr>
        <w:t>银牌题-前置：凸包/随机化算法</w:t>
      </w:r>
      <w:bookmarkEnd w:id="187"/>
    </w:p>
    <w:p w:rsidR="00553F71" w:rsidRPr="00C81BAD" w:rsidRDefault="00553F71" w:rsidP="00553F71">
      <w:pPr>
        <w:rPr>
          <w:rFonts w:ascii="宋体" w:eastAsia="宋体" w:hAnsi="宋体"/>
        </w:rPr>
      </w:pPr>
      <w:r w:rsidRPr="00C81BAD">
        <w:rPr>
          <w:rFonts w:ascii="宋体" w:eastAsia="宋体" w:hAnsi="宋体" w:hint="eastAsia"/>
        </w:rPr>
        <w:t>牛客网2018暑期多校3I-</w:t>
      </w:r>
      <w:hyperlink r:id="rId118" w:tgtFrame="_blank" w:history="1">
        <w:r w:rsidRPr="00C81BAD">
          <w:rPr>
            <w:rFonts w:ascii="宋体" w:eastAsia="宋体" w:hAnsi="宋体"/>
          </w:rPr>
          <w:t>Expected Size of Random Convex Hull</w:t>
        </w:r>
      </w:hyperlink>
    </w:p>
    <w:p w:rsidR="00553F71" w:rsidRPr="00C81BAD" w:rsidRDefault="00553F71" w:rsidP="00553F71">
      <w:pPr>
        <w:rPr>
          <w:rFonts w:ascii="宋体" w:eastAsia="宋体" w:hAnsi="宋体"/>
        </w:rPr>
      </w:pPr>
      <w:r w:rsidRPr="00C81BAD">
        <w:rPr>
          <w:rFonts w:ascii="宋体" w:eastAsia="宋体" w:hAnsi="宋体" w:hint="eastAsia"/>
        </w:rPr>
        <w:t>【题意】</w:t>
      </w:r>
    </w:p>
    <w:p w:rsidR="00553F71" w:rsidRPr="00C81BAD" w:rsidRDefault="00553F71" w:rsidP="00553F71">
      <w:pPr>
        <w:rPr>
          <w:rFonts w:ascii="宋体" w:eastAsia="宋体" w:hAnsi="宋体"/>
        </w:rPr>
      </w:pPr>
      <w:r w:rsidRPr="00C81BAD">
        <w:rPr>
          <w:rFonts w:ascii="宋体" w:eastAsia="宋体" w:hAnsi="宋体" w:hint="eastAsia"/>
        </w:rPr>
        <w:t>【TAG】凸包</w:t>
      </w:r>
    </w:p>
    <w:p w:rsidR="00553F71" w:rsidRPr="00C81BAD" w:rsidRDefault="00553F71" w:rsidP="00553F71">
      <w:pPr>
        <w:rPr>
          <w:rFonts w:ascii="宋体" w:eastAsia="宋体" w:hAnsi="宋体"/>
        </w:rPr>
      </w:pPr>
      <w:r w:rsidRPr="00C81BAD">
        <w:rPr>
          <w:rFonts w:ascii="宋体" w:eastAsia="宋体" w:hAnsi="宋体" w:hint="eastAsia"/>
        </w:rPr>
        <w:t>【题解】</w:t>
      </w:r>
    </w:p>
    <w:p w:rsidR="00553F71" w:rsidRPr="00C81BAD" w:rsidRDefault="00553F71" w:rsidP="00553F71">
      <w:pPr>
        <w:rPr>
          <w:rFonts w:ascii="宋体" w:eastAsia="宋体" w:hAnsi="宋体"/>
        </w:rPr>
      </w:pPr>
      <w:r w:rsidRPr="00C81BAD">
        <w:rPr>
          <w:rFonts w:ascii="宋体" w:eastAsia="宋体" w:hAnsi="宋体" w:hint="eastAsia"/>
        </w:rPr>
        <w:t>【代码】</w:t>
      </w:r>
    </w:p>
    <w:p w:rsidR="00BB51E3" w:rsidRPr="00C81BAD" w:rsidRDefault="00BB51E3" w:rsidP="00BB51E3">
      <w:pPr>
        <w:pStyle w:val="3"/>
        <w:rPr>
          <w:rFonts w:ascii="宋体" w:eastAsia="宋体" w:hAnsi="宋体"/>
          <w:b w:val="0"/>
        </w:rPr>
      </w:pPr>
      <w:bookmarkStart w:id="188" w:name="_Toc523521271"/>
      <w:r w:rsidRPr="00C81BAD">
        <w:rPr>
          <w:rFonts w:ascii="宋体" w:eastAsia="宋体" w:hAnsi="宋体" w:hint="eastAsia"/>
          <w:b w:val="0"/>
        </w:rPr>
        <w:t>银牌题</w:t>
      </w:r>
      <w:r w:rsidRPr="00C81BAD">
        <w:rPr>
          <w:rFonts w:ascii="宋体" w:eastAsia="宋体" w:hAnsi="宋体"/>
          <w:b w:val="0"/>
        </w:rPr>
        <w:t>-</w:t>
      </w:r>
      <w:r w:rsidRPr="00C81BAD">
        <w:rPr>
          <w:rFonts w:ascii="宋体" w:eastAsia="宋体" w:hAnsi="宋体" w:hint="eastAsia"/>
          <w:b w:val="0"/>
        </w:rPr>
        <w:t>前置：</w:t>
      </w:r>
      <w:r w:rsidRPr="00C81BAD">
        <w:rPr>
          <w:rFonts w:ascii="宋体" w:eastAsia="宋体" w:hAnsi="宋体"/>
          <w:b w:val="0"/>
        </w:rPr>
        <w:t>指数循环节问题</w:t>
      </w:r>
      <w:r w:rsidRPr="00C81BAD">
        <w:rPr>
          <w:rFonts w:ascii="宋体" w:eastAsia="宋体" w:hAnsi="宋体" w:hint="eastAsia"/>
          <w:b w:val="0"/>
        </w:rPr>
        <w:t>/扩展</w:t>
      </w:r>
      <w:r w:rsidRPr="00C81BAD">
        <w:rPr>
          <w:rFonts w:ascii="宋体" w:eastAsia="宋体" w:hAnsi="宋体"/>
          <w:b w:val="0"/>
        </w:rPr>
        <w:t>欧拉定理</w:t>
      </w:r>
      <w:bookmarkEnd w:id="188"/>
    </w:p>
    <w:p w:rsidR="00556AF6" w:rsidRPr="00C81BAD" w:rsidRDefault="00556AF6" w:rsidP="00BB51E3">
      <w:pPr>
        <w:rPr>
          <w:rFonts w:ascii="宋体" w:eastAsia="宋体" w:hAnsi="宋体"/>
        </w:rPr>
      </w:pPr>
      <w:r w:rsidRPr="00C81BAD">
        <w:rPr>
          <w:rFonts w:ascii="宋体" w:eastAsia="宋体" w:hAnsi="宋体" w:hint="eastAsia"/>
        </w:rPr>
        <w:t>牛客网2018暑期多校第4场-</w:t>
      </w:r>
      <w:r w:rsidRPr="00C81BAD">
        <w:rPr>
          <w:rFonts w:ascii="宋体" w:eastAsia="宋体" w:hAnsi="宋体"/>
        </w:rPr>
        <w:t>A</w:t>
      </w:r>
    </w:p>
    <w:p w:rsidR="00556AF6" w:rsidRPr="00C81BAD" w:rsidRDefault="00556AF6" w:rsidP="00556AF6">
      <w:pPr>
        <w:rPr>
          <w:rFonts w:ascii="宋体" w:eastAsia="宋体" w:hAnsi="宋体"/>
        </w:rPr>
      </w:pPr>
      <w:r w:rsidRPr="00C81BAD">
        <w:rPr>
          <w:rFonts w:ascii="宋体" w:eastAsia="宋体" w:hAnsi="宋体" w:hint="eastAsia"/>
        </w:rPr>
        <w:t>【题意】一个包含0、1、2的字符串，每秒每个1后面会多1个0，每个2后面会多1个1，在每一秒结束时，第1个字符会被删除。给定字符串（长度1e5，所有测试数据总长度数量级1e6），输出该字符串多久变为空串，如果永远不会变为空串，输出-</w:t>
      </w:r>
      <w:r w:rsidRPr="00C81BAD">
        <w:rPr>
          <w:rFonts w:ascii="宋体" w:eastAsia="宋体" w:hAnsi="宋体"/>
        </w:rPr>
        <w:t>1.</w:t>
      </w:r>
    </w:p>
    <w:p w:rsidR="00556AF6" w:rsidRPr="00C81BAD" w:rsidRDefault="00556AF6" w:rsidP="00556AF6">
      <w:pPr>
        <w:rPr>
          <w:rFonts w:ascii="宋体" w:eastAsia="宋体" w:hAnsi="宋体"/>
        </w:rPr>
      </w:pPr>
      <w:r w:rsidRPr="00C81BAD">
        <w:rPr>
          <w:rFonts w:ascii="宋体" w:eastAsia="宋体" w:hAnsi="宋体" w:hint="eastAsia"/>
        </w:rPr>
        <w:t>【题解】</w:t>
      </w:r>
    </w:p>
    <w:p w:rsidR="00556AF6" w:rsidRPr="00C81BAD" w:rsidRDefault="00556AF6" w:rsidP="00556AF6">
      <w:pPr>
        <w:rPr>
          <w:rFonts w:ascii="宋体" w:eastAsia="宋体" w:hAnsi="宋体"/>
        </w:rPr>
      </w:pPr>
      <w:r w:rsidRPr="00C81BAD">
        <w:rPr>
          <w:rFonts w:ascii="宋体" w:eastAsia="宋体" w:hAnsi="宋体" w:hint="eastAsia"/>
        </w:rPr>
        <w:t>解决本题要经过3道关卡</w:t>
      </w:r>
    </w:p>
    <w:p w:rsidR="00556AF6" w:rsidRPr="00C81BAD" w:rsidRDefault="00556AF6" w:rsidP="00556AF6">
      <w:pPr>
        <w:rPr>
          <w:rFonts w:ascii="宋体" w:eastAsia="宋体" w:hAnsi="宋体"/>
        </w:rPr>
      </w:pPr>
      <w:r w:rsidRPr="00C81BAD">
        <w:rPr>
          <w:rFonts w:ascii="宋体" w:eastAsia="宋体" w:hAnsi="宋体" w:hint="eastAsia"/>
        </w:rPr>
        <w:t>第一关：找规律得到递推式</w:t>
      </w:r>
    </w:p>
    <w:p w:rsidR="00556AF6" w:rsidRPr="00C81BAD" w:rsidRDefault="00556AF6" w:rsidP="00556AF6">
      <w:pPr>
        <w:rPr>
          <w:rFonts w:ascii="宋体" w:eastAsia="宋体" w:hAnsi="宋体"/>
        </w:rPr>
      </w:pPr>
      <w:r w:rsidRPr="00C81BAD">
        <w:rPr>
          <w:rFonts w:ascii="宋体" w:eastAsia="宋体" w:hAnsi="宋体" w:hint="eastAsia"/>
        </w:rPr>
        <w:t>首先，分析出一个字符串不会永远为空串。考虑1个字符串在第1个2之前出现的第1个1，其之前只有0，所以这个1会在有限时间内被消灭，考虑第1个2之前出现的第2个1，由于它前面的1会在有限的时间被消灭，之后第2个1也会变为与第1个1相同的情形，依次类推，第1个2之前的所有1都会在有限时间内被消灭，因此经过有限时间第1个2之前只有0，因此第1个2也会在有限时间被消灭，此时之后的1和2就相继在有限时间内变成了第1个1和第1个2，同理，所有的数都将在有限时间内被消灭。</w:t>
      </w:r>
    </w:p>
    <w:p w:rsidR="00556AF6" w:rsidRPr="00C81BAD" w:rsidRDefault="00556AF6" w:rsidP="00556AF6">
      <w:pPr>
        <w:rPr>
          <w:rFonts w:ascii="宋体" w:eastAsia="宋体" w:hAnsi="宋体"/>
        </w:rPr>
      </w:pPr>
      <w:r w:rsidRPr="00C81BAD">
        <w:rPr>
          <w:rFonts w:ascii="宋体" w:eastAsia="宋体" w:hAnsi="宋体" w:hint="eastAsia"/>
        </w:rPr>
        <w:t>考虑当消灭初始串的1个0时，需要花1个单位时间。</w:t>
      </w:r>
    </w:p>
    <w:p w:rsidR="00556AF6" w:rsidRPr="00C81BAD" w:rsidRDefault="00556AF6" w:rsidP="00556AF6">
      <w:pPr>
        <w:rPr>
          <w:rFonts w:ascii="宋体" w:eastAsia="宋体" w:hAnsi="宋体"/>
        </w:rPr>
      </w:pPr>
      <w:r w:rsidRPr="00C81BAD">
        <w:rPr>
          <w:rFonts w:ascii="宋体" w:eastAsia="宋体" w:hAnsi="宋体" w:hint="eastAsia"/>
        </w:rPr>
        <w:t>而当消灭初始串的1个1时，假定之前已经过去了n个单位时间，那么这个1已经繁衍出了n个0，于是要花费n+1单位时间才能将初始串的这个1及其后代都消灭。</w:t>
      </w:r>
    </w:p>
    <w:p w:rsidR="00556AF6" w:rsidRPr="00C81BAD" w:rsidRDefault="00556AF6" w:rsidP="00556AF6">
      <w:pPr>
        <w:rPr>
          <w:rFonts w:ascii="宋体" w:eastAsia="宋体" w:hAnsi="宋体"/>
        </w:rPr>
      </w:pPr>
      <w:r w:rsidRPr="00C81BAD">
        <w:rPr>
          <w:rFonts w:ascii="宋体" w:eastAsia="宋体" w:hAnsi="宋体" w:hint="eastAsia"/>
        </w:rPr>
        <w:t>当消灭初始串的1个2时，假定之前已经过去了n个单位时间，则2在这n个单位时间的繁衍规律如下：</w:t>
      </w:r>
    </w:p>
    <w:p w:rsidR="00556AF6" w:rsidRPr="00C81BAD" w:rsidRDefault="00556AF6" w:rsidP="00556AF6">
      <w:pPr>
        <w:rPr>
          <w:rFonts w:ascii="宋体" w:eastAsia="宋体" w:hAnsi="宋体"/>
        </w:rPr>
      </w:pPr>
      <w:r w:rsidRPr="00C81BAD">
        <w:rPr>
          <w:rFonts w:ascii="宋体" w:eastAsia="宋体" w:hAnsi="宋体" w:hint="eastAsia"/>
        </w:rPr>
        <w:t>2</w:t>
      </w:r>
    </w:p>
    <w:p w:rsidR="00556AF6" w:rsidRPr="00C81BAD" w:rsidRDefault="00556AF6" w:rsidP="00556AF6">
      <w:pPr>
        <w:rPr>
          <w:rFonts w:ascii="宋体" w:eastAsia="宋体" w:hAnsi="宋体"/>
        </w:rPr>
      </w:pPr>
      <w:r w:rsidRPr="00C81BAD">
        <w:rPr>
          <w:rFonts w:ascii="宋体" w:eastAsia="宋体" w:hAnsi="宋体"/>
        </w:rPr>
        <w:t>21</w:t>
      </w:r>
    </w:p>
    <w:p w:rsidR="00556AF6" w:rsidRPr="00C81BAD" w:rsidRDefault="00556AF6" w:rsidP="00556AF6">
      <w:pPr>
        <w:rPr>
          <w:rFonts w:ascii="宋体" w:eastAsia="宋体" w:hAnsi="宋体"/>
        </w:rPr>
      </w:pPr>
      <w:r w:rsidRPr="00C81BAD">
        <w:rPr>
          <w:rFonts w:ascii="宋体" w:eastAsia="宋体" w:hAnsi="宋体"/>
        </w:rPr>
        <w:t>2110</w:t>
      </w:r>
    </w:p>
    <w:p w:rsidR="00556AF6" w:rsidRPr="00C81BAD" w:rsidRDefault="00556AF6" w:rsidP="00556AF6">
      <w:pPr>
        <w:rPr>
          <w:rFonts w:ascii="宋体" w:eastAsia="宋体" w:hAnsi="宋体"/>
        </w:rPr>
      </w:pPr>
      <w:r w:rsidRPr="00C81BAD">
        <w:rPr>
          <w:rFonts w:ascii="宋体" w:eastAsia="宋体" w:hAnsi="宋体"/>
        </w:rPr>
        <w:t>2101001000</w:t>
      </w:r>
    </w:p>
    <w:p w:rsidR="00556AF6" w:rsidRPr="00C81BAD" w:rsidRDefault="00556AF6" w:rsidP="00556AF6">
      <w:pPr>
        <w:rPr>
          <w:rFonts w:ascii="宋体" w:eastAsia="宋体" w:hAnsi="宋体"/>
        </w:rPr>
      </w:pPr>
      <w:r w:rsidRPr="00C81BAD">
        <w:rPr>
          <w:rFonts w:ascii="宋体" w:eastAsia="宋体" w:hAnsi="宋体"/>
        </w:rPr>
        <w:t>2110100100010000</w:t>
      </w:r>
    </w:p>
    <w:p w:rsidR="00556AF6" w:rsidRPr="00C81BAD" w:rsidRDefault="00556AF6" w:rsidP="00556AF6">
      <w:pPr>
        <w:rPr>
          <w:rFonts w:ascii="宋体" w:eastAsia="宋体" w:hAnsi="宋体"/>
        </w:rPr>
      </w:pPr>
      <w:r w:rsidRPr="00C81BAD">
        <w:rPr>
          <w:rFonts w:ascii="宋体" w:eastAsia="宋体" w:hAnsi="宋体" w:hint="eastAsia"/>
        </w:rPr>
        <w:lastRenderedPageBreak/>
        <w:t>输入模拟程序，得到存活序列为</w:t>
      </w:r>
    </w:p>
    <w:p w:rsidR="00556AF6" w:rsidRPr="00C81BAD" w:rsidRDefault="00556AF6" w:rsidP="00556AF6">
      <w:pPr>
        <w:rPr>
          <w:rFonts w:ascii="宋体" w:eastAsia="宋体" w:hAnsi="宋体"/>
        </w:rPr>
      </w:pPr>
      <w:r w:rsidRPr="00C81BAD">
        <w:rPr>
          <w:rFonts w:ascii="宋体" w:eastAsia="宋体" w:hAnsi="宋体" w:hint="eastAsia"/>
        </w:rPr>
        <w:t>8,19,42，89,184</w:t>
      </w:r>
      <w:r w:rsidRPr="00C81BAD">
        <w:rPr>
          <w:rFonts w:ascii="宋体" w:eastAsia="宋体" w:hAnsi="宋体"/>
        </w:rPr>
        <w:t>…</w:t>
      </w:r>
    </w:p>
    <w:p w:rsidR="00556AF6" w:rsidRPr="00C81BAD" w:rsidRDefault="00556AF6" w:rsidP="00556AF6">
      <w:pPr>
        <w:rPr>
          <w:rFonts w:ascii="宋体" w:eastAsia="宋体" w:hAnsi="宋体"/>
        </w:rPr>
      </w:pPr>
      <w:r w:rsidRPr="00C81BAD">
        <w:rPr>
          <w:rFonts w:ascii="宋体" w:eastAsia="宋体" w:hAnsi="宋体" w:hint="eastAsia"/>
        </w:rPr>
        <w:t>（0）找（E）规（I）律（S）后可以发现满足如下式子</w:t>
      </w:r>
    </w:p>
    <w:p w:rsidR="00556AF6" w:rsidRPr="00C81BAD" w:rsidRDefault="00556AF6" w:rsidP="00556AF6">
      <w:pPr>
        <w:rPr>
          <w:rFonts w:ascii="宋体" w:eastAsia="宋体" w:hAnsi="宋体"/>
        </w:rPr>
      </w:pPr>
      <w:r w:rsidRPr="00C81BAD">
        <w:rPr>
          <w:rFonts w:ascii="宋体" w:eastAsia="宋体" w:hAnsi="宋体" w:hint="eastAsia"/>
        </w:rPr>
        <w:t>a[n]=3*2^（n+</w:t>
      </w:r>
      <w:r w:rsidRPr="00C81BAD">
        <w:rPr>
          <w:rFonts w:ascii="宋体" w:eastAsia="宋体" w:hAnsi="宋体"/>
        </w:rPr>
        <w:t>1</w:t>
      </w:r>
      <w:r w:rsidRPr="00C81BAD">
        <w:rPr>
          <w:rFonts w:ascii="宋体" w:eastAsia="宋体" w:hAnsi="宋体" w:hint="eastAsia"/>
        </w:rPr>
        <w:t>）-（n+</w:t>
      </w:r>
      <w:r w:rsidRPr="00C81BAD">
        <w:rPr>
          <w:rFonts w:ascii="宋体" w:eastAsia="宋体" w:hAnsi="宋体"/>
        </w:rPr>
        <w:t>1</w:t>
      </w:r>
      <w:r w:rsidRPr="00C81BAD">
        <w:rPr>
          <w:rFonts w:ascii="宋体" w:eastAsia="宋体" w:hAnsi="宋体" w:hint="eastAsia"/>
        </w:rPr>
        <w:t>）-2</w:t>
      </w:r>
    </w:p>
    <w:p w:rsidR="00556AF6" w:rsidRPr="00C81BAD" w:rsidRDefault="00556AF6" w:rsidP="00556AF6">
      <w:pPr>
        <w:rPr>
          <w:rFonts w:ascii="宋体" w:eastAsia="宋体" w:hAnsi="宋体"/>
        </w:rPr>
      </w:pPr>
      <w:r w:rsidRPr="00C81BAD">
        <w:rPr>
          <w:rFonts w:ascii="宋体" w:eastAsia="宋体" w:hAnsi="宋体" w:hint="eastAsia"/>
        </w:rPr>
        <w:t>即扫描原串，记录当前已经经过的时间t</w:t>
      </w:r>
    </w:p>
    <w:p w:rsidR="00556AF6" w:rsidRPr="00C81BAD" w:rsidRDefault="00556AF6" w:rsidP="00556AF6">
      <w:pPr>
        <w:rPr>
          <w:rFonts w:ascii="宋体" w:eastAsia="宋体" w:hAnsi="宋体"/>
        </w:rPr>
      </w:pPr>
      <w:r w:rsidRPr="00C81BAD">
        <w:rPr>
          <w:rFonts w:ascii="宋体" w:eastAsia="宋体" w:hAnsi="宋体" w:hint="eastAsia"/>
        </w:rPr>
        <w:t>遇到0</w:t>
      </w:r>
      <w:r w:rsidRPr="00C81BAD">
        <w:rPr>
          <w:rFonts w:ascii="宋体" w:eastAsia="宋体" w:hAnsi="宋体"/>
        </w:rPr>
        <w:t xml:space="preserve"> t=t+1</w:t>
      </w:r>
    </w:p>
    <w:p w:rsidR="00556AF6" w:rsidRPr="00C81BAD" w:rsidRDefault="00556AF6" w:rsidP="00556AF6">
      <w:pPr>
        <w:rPr>
          <w:rFonts w:ascii="宋体" w:eastAsia="宋体" w:hAnsi="宋体"/>
        </w:rPr>
      </w:pPr>
      <w:r w:rsidRPr="00C81BAD">
        <w:rPr>
          <w:rFonts w:ascii="宋体" w:eastAsia="宋体" w:hAnsi="宋体" w:hint="eastAsia"/>
        </w:rPr>
        <w:t xml:space="preserve">遇到1 </w:t>
      </w:r>
      <w:r w:rsidRPr="00C81BAD">
        <w:rPr>
          <w:rFonts w:ascii="宋体" w:eastAsia="宋体" w:hAnsi="宋体"/>
        </w:rPr>
        <w:t>t=2*t+2</w:t>
      </w:r>
    </w:p>
    <w:p w:rsidR="00556AF6" w:rsidRPr="00C81BAD" w:rsidRDefault="00556AF6" w:rsidP="00556AF6">
      <w:pPr>
        <w:rPr>
          <w:rFonts w:ascii="宋体" w:eastAsia="宋体" w:hAnsi="宋体"/>
        </w:rPr>
      </w:pPr>
      <w:r w:rsidRPr="00C81BAD">
        <w:rPr>
          <w:rFonts w:ascii="宋体" w:eastAsia="宋体" w:hAnsi="宋体" w:hint="eastAsia"/>
        </w:rPr>
        <w:t>遇到2</w:t>
      </w:r>
      <w:r w:rsidRPr="00C81BAD">
        <w:rPr>
          <w:rFonts w:ascii="宋体" w:eastAsia="宋体" w:hAnsi="宋体"/>
        </w:rPr>
        <w:t xml:space="preserve"> t=3*2^(t+1)-3</w:t>
      </w:r>
    </w:p>
    <w:p w:rsidR="00556AF6" w:rsidRPr="00C81BAD" w:rsidRDefault="00556AF6" w:rsidP="00556AF6">
      <w:pPr>
        <w:rPr>
          <w:rFonts w:ascii="宋体" w:eastAsia="宋体" w:hAnsi="宋体"/>
        </w:rPr>
      </w:pPr>
      <w:r w:rsidRPr="00C81BAD">
        <w:rPr>
          <w:rFonts w:ascii="宋体" w:eastAsia="宋体" w:hAnsi="宋体" w:hint="eastAsia"/>
        </w:rPr>
        <w:t>第二关：正确取模-应用扩展欧拉定理（指数循环节问题）</w:t>
      </w:r>
    </w:p>
    <w:p w:rsidR="00556AF6" w:rsidRPr="00C81BAD" w:rsidRDefault="00556AF6" w:rsidP="00556AF6">
      <w:pPr>
        <w:rPr>
          <w:rFonts w:ascii="宋体" w:eastAsia="宋体" w:hAnsi="宋体"/>
        </w:rPr>
      </w:pPr>
      <w:r w:rsidRPr="00C81BAD">
        <w:rPr>
          <w:rFonts w:ascii="宋体" w:eastAsia="宋体" w:hAnsi="宋体" w:hint="eastAsia"/>
        </w:rPr>
        <w:t>当通过第1关后就可以过样例了，然后就可喜的WA了。然后就会发现这里会有指数循环取模的问题，所以应用扩展欧拉定理进行解决，要维护模phi(N)、phi(phi(N))</w:t>
      </w:r>
      <w:r w:rsidRPr="00C81BAD">
        <w:rPr>
          <w:rFonts w:ascii="宋体" w:eastAsia="宋体" w:hAnsi="宋体"/>
        </w:rPr>
        <w:t>……</w:t>
      </w:r>
      <w:r w:rsidRPr="00C81BAD">
        <w:rPr>
          <w:rFonts w:ascii="宋体" w:eastAsia="宋体" w:hAnsi="宋体" w:hint="eastAsia"/>
        </w:rPr>
        <w:t>的值。</w:t>
      </w:r>
    </w:p>
    <w:p w:rsidR="00556AF6" w:rsidRPr="00C81BAD" w:rsidRDefault="00556AF6" w:rsidP="00556AF6">
      <w:pPr>
        <w:rPr>
          <w:rFonts w:ascii="宋体" w:eastAsia="宋体" w:hAnsi="宋体"/>
        </w:rPr>
      </w:pPr>
      <w:r w:rsidRPr="00C81BAD">
        <w:rPr>
          <w:rFonts w:ascii="宋体" w:eastAsia="宋体" w:hAnsi="宋体" w:hint="eastAsia"/>
        </w:rPr>
        <w:t>第三关：优化时间复杂度</w:t>
      </w:r>
    </w:p>
    <w:p w:rsidR="00556AF6" w:rsidRPr="00C81BAD" w:rsidRDefault="00556AF6" w:rsidP="00556AF6">
      <w:pPr>
        <w:rPr>
          <w:rFonts w:ascii="宋体" w:eastAsia="宋体" w:hAnsi="宋体"/>
        </w:rPr>
      </w:pPr>
      <w:r w:rsidRPr="00C81BAD">
        <w:rPr>
          <w:rFonts w:ascii="宋体" w:eastAsia="宋体" w:hAnsi="宋体" w:hint="eastAsia"/>
        </w:rPr>
        <w:t>当弥补了取模的BUG后，就会可喜的发现有TLE了，于是要进行时间复杂度的优化</w:t>
      </w:r>
      <w:r w:rsidRPr="00C81BAD">
        <w:rPr>
          <w:rFonts w:ascii="宋体" w:eastAsia="宋体" w:hAnsi="宋体"/>
        </w:rPr>
        <w:t>……</w:t>
      </w:r>
      <w:r w:rsidRPr="00C81BAD">
        <w:rPr>
          <w:rFonts w:ascii="宋体" w:eastAsia="宋体" w:hAnsi="宋体" w:hint="eastAsia"/>
        </w:rPr>
        <w:t>这里并没有理解的很到位，首先预处理掉要用到的phi值是很好理解的，毕竟这里phi值不多，能节省一些时间复杂度，单单这样还是不能解决TLE的问题。发现了网上可以AC的程序中有一个使用了DFS，可能由于对于上一层phi的维护值不需要算完，于是就可以剪枝。至于标程中顺推过程遇到2的优化，还没有很理解。可以考虑先解决以下问题（指数循环节）：</w:t>
      </w:r>
    </w:p>
    <w:p w:rsidR="00556AF6" w:rsidRPr="00C81BAD" w:rsidRDefault="00C14360" w:rsidP="00556AF6">
      <w:pPr>
        <w:widowControl/>
        <w:jc w:val="left"/>
        <w:rPr>
          <w:rFonts w:ascii="宋体" w:eastAsia="宋体" w:hAnsi="宋体" w:cs="宋体"/>
          <w:kern w:val="0"/>
          <w:sz w:val="24"/>
          <w:szCs w:val="24"/>
        </w:rPr>
      </w:pPr>
      <w:hyperlink r:id="rId119" w:history="1">
        <w:r w:rsidR="00556AF6" w:rsidRPr="00C81BAD">
          <w:rPr>
            <w:rStyle w:val="a3"/>
            <w:rFonts w:ascii="宋体" w:eastAsia="宋体" w:hAnsi="宋体" w:cs="宋体"/>
            <w:kern w:val="0"/>
            <w:sz w:val="24"/>
            <w:szCs w:val="24"/>
          </w:rPr>
          <w:t>https://blog.csdn.net/acdreamers/article/details/8236942</w:t>
        </w:r>
      </w:hyperlink>
    </w:p>
    <w:p w:rsidR="00556AF6" w:rsidRPr="00C81BAD" w:rsidRDefault="00556AF6" w:rsidP="00556AF6">
      <w:pPr>
        <w:rPr>
          <w:rFonts w:ascii="宋体" w:eastAsia="宋体" w:hAnsi="宋体"/>
        </w:rPr>
      </w:pPr>
      <w:r w:rsidRPr="00C81BAD">
        <w:rPr>
          <w:rFonts w:ascii="宋体" w:eastAsia="宋体" w:hAnsi="宋体" w:hint="eastAsia"/>
        </w:rPr>
        <w:t>【代码1】//dfs版本</w:t>
      </w:r>
    </w:p>
    <w:p w:rsidR="00556AF6" w:rsidRPr="00C81BAD" w:rsidRDefault="00556AF6" w:rsidP="00556AF6">
      <w:pPr>
        <w:rPr>
          <w:rFonts w:ascii="宋体" w:eastAsia="宋体" w:hAnsi="宋体"/>
        </w:rPr>
      </w:pPr>
      <w:r w:rsidRPr="00C81BAD">
        <w:rPr>
          <w:rFonts w:ascii="宋体" w:eastAsia="宋体" w:hAnsi="宋体"/>
        </w:rPr>
        <w:t>#include &lt;bits/stdc++.h&gt;</w:t>
      </w:r>
    </w:p>
    <w:p w:rsidR="00556AF6" w:rsidRPr="00C81BAD" w:rsidRDefault="00556AF6" w:rsidP="00556AF6">
      <w:pPr>
        <w:rPr>
          <w:rFonts w:ascii="宋体" w:eastAsia="宋体" w:hAnsi="宋体"/>
        </w:rPr>
      </w:pPr>
      <w:r w:rsidRPr="00C81BAD">
        <w:rPr>
          <w:rFonts w:ascii="宋体" w:eastAsia="宋体" w:hAnsi="宋体"/>
        </w:rPr>
        <w:t>#define MAXN 100010</w:t>
      </w:r>
    </w:p>
    <w:p w:rsidR="00556AF6" w:rsidRPr="00C81BAD" w:rsidRDefault="00556AF6" w:rsidP="00556AF6">
      <w:pPr>
        <w:rPr>
          <w:rFonts w:ascii="宋体" w:eastAsia="宋体" w:hAnsi="宋体"/>
        </w:rPr>
      </w:pPr>
      <w:r w:rsidRPr="00C81BAD">
        <w:rPr>
          <w:rFonts w:ascii="宋体" w:eastAsia="宋体" w:hAnsi="宋体"/>
        </w:rPr>
        <w:t>#define ll long long</w:t>
      </w:r>
    </w:p>
    <w:p w:rsidR="00556AF6" w:rsidRPr="00C81BAD" w:rsidRDefault="00556AF6" w:rsidP="00556AF6">
      <w:pPr>
        <w:rPr>
          <w:rFonts w:ascii="宋体" w:eastAsia="宋体" w:hAnsi="宋体"/>
        </w:rPr>
      </w:pPr>
      <w:r w:rsidRPr="00C81BAD">
        <w:rPr>
          <w:rFonts w:ascii="宋体" w:eastAsia="宋体" w:hAnsi="宋体"/>
        </w:rPr>
        <w:t>#define debug false</w:t>
      </w:r>
    </w:p>
    <w:p w:rsidR="00556AF6" w:rsidRPr="00C81BAD" w:rsidRDefault="00556AF6" w:rsidP="00556AF6">
      <w:pPr>
        <w:rPr>
          <w:rFonts w:ascii="宋体" w:eastAsia="宋体" w:hAnsi="宋体"/>
        </w:rPr>
      </w:pPr>
    </w:p>
    <w:p w:rsidR="00556AF6" w:rsidRPr="00C81BAD" w:rsidRDefault="00556AF6" w:rsidP="00556AF6">
      <w:pPr>
        <w:rPr>
          <w:rFonts w:ascii="宋体" w:eastAsia="宋体" w:hAnsi="宋体"/>
        </w:rPr>
      </w:pPr>
      <w:r w:rsidRPr="00C81BAD">
        <w:rPr>
          <w:rFonts w:ascii="宋体" w:eastAsia="宋体" w:hAnsi="宋体"/>
        </w:rPr>
        <w:t>using namespace std;</w:t>
      </w:r>
    </w:p>
    <w:p w:rsidR="00556AF6" w:rsidRPr="00C81BAD" w:rsidRDefault="00556AF6" w:rsidP="00556AF6">
      <w:pPr>
        <w:rPr>
          <w:rFonts w:ascii="宋体" w:eastAsia="宋体" w:hAnsi="宋体"/>
        </w:rPr>
      </w:pPr>
    </w:p>
    <w:p w:rsidR="00556AF6" w:rsidRPr="00C81BAD" w:rsidRDefault="00556AF6" w:rsidP="00556AF6">
      <w:pPr>
        <w:rPr>
          <w:rFonts w:ascii="宋体" w:eastAsia="宋体" w:hAnsi="宋体"/>
        </w:rPr>
      </w:pPr>
      <w:r w:rsidRPr="00C81BAD">
        <w:rPr>
          <w:rFonts w:ascii="宋体" w:eastAsia="宋体" w:hAnsi="宋体"/>
        </w:rPr>
        <w:t>char s[MAXN];</w:t>
      </w:r>
    </w:p>
    <w:p w:rsidR="00556AF6" w:rsidRPr="00C81BAD" w:rsidRDefault="00556AF6" w:rsidP="00556AF6">
      <w:pPr>
        <w:rPr>
          <w:rFonts w:ascii="宋体" w:eastAsia="宋体" w:hAnsi="宋体"/>
        </w:rPr>
      </w:pPr>
      <w:r w:rsidRPr="00C81BAD">
        <w:rPr>
          <w:rFonts w:ascii="宋体" w:eastAsia="宋体" w:hAnsi="宋体"/>
        </w:rPr>
        <w:t>const ll MODN=1000000007ll;</w:t>
      </w:r>
    </w:p>
    <w:p w:rsidR="00556AF6" w:rsidRPr="00C81BAD" w:rsidRDefault="00556AF6" w:rsidP="00556AF6">
      <w:pPr>
        <w:rPr>
          <w:rFonts w:ascii="宋体" w:eastAsia="宋体" w:hAnsi="宋体"/>
        </w:rPr>
      </w:pPr>
      <w:r w:rsidRPr="00C81BAD">
        <w:rPr>
          <w:rFonts w:ascii="宋体" w:eastAsia="宋体" w:hAnsi="宋体"/>
        </w:rPr>
        <w:t>map&lt;ll,ll&gt; phi;</w:t>
      </w:r>
    </w:p>
    <w:p w:rsidR="00556AF6" w:rsidRPr="00C81BAD" w:rsidRDefault="00556AF6" w:rsidP="00556AF6">
      <w:pPr>
        <w:rPr>
          <w:rFonts w:ascii="宋体" w:eastAsia="宋体" w:hAnsi="宋体"/>
        </w:rPr>
      </w:pPr>
      <w:r w:rsidRPr="00C81BAD">
        <w:rPr>
          <w:rFonts w:ascii="宋体" w:eastAsia="宋体" w:hAnsi="宋体"/>
        </w:rPr>
        <w:t>const ll modnum[29] = {</w:t>
      </w:r>
    </w:p>
    <w:p w:rsidR="00556AF6" w:rsidRPr="00C81BAD" w:rsidRDefault="00556AF6" w:rsidP="00556AF6">
      <w:pPr>
        <w:rPr>
          <w:rFonts w:ascii="宋体" w:eastAsia="宋体" w:hAnsi="宋体"/>
        </w:rPr>
      </w:pPr>
      <w:r w:rsidRPr="00C81BAD">
        <w:rPr>
          <w:rFonts w:ascii="宋体" w:eastAsia="宋体" w:hAnsi="宋体"/>
        </w:rPr>
        <w:t xml:space="preserve">  1000000007, 1000000006, 500000002, 243900800, 79872000,</w:t>
      </w:r>
    </w:p>
    <w:p w:rsidR="00556AF6" w:rsidRPr="00C81BAD" w:rsidRDefault="00556AF6" w:rsidP="00556AF6">
      <w:pPr>
        <w:rPr>
          <w:rFonts w:ascii="宋体" w:eastAsia="宋体" w:hAnsi="宋体"/>
        </w:rPr>
      </w:pPr>
      <w:r w:rsidRPr="00C81BAD">
        <w:rPr>
          <w:rFonts w:ascii="宋体" w:eastAsia="宋体" w:hAnsi="宋体"/>
        </w:rPr>
        <w:t xml:space="preserve">  19660800, 5242880, 2097152, 1048576, 524288,</w:t>
      </w:r>
    </w:p>
    <w:p w:rsidR="00556AF6" w:rsidRPr="00C81BAD" w:rsidRDefault="00556AF6" w:rsidP="00556AF6">
      <w:pPr>
        <w:rPr>
          <w:rFonts w:ascii="宋体" w:eastAsia="宋体" w:hAnsi="宋体"/>
        </w:rPr>
      </w:pPr>
      <w:r w:rsidRPr="00C81BAD">
        <w:rPr>
          <w:rFonts w:ascii="宋体" w:eastAsia="宋体" w:hAnsi="宋体"/>
        </w:rPr>
        <w:t xml:space="preserve">  262144, 131072, 65536, 32768, 16384,</w:t>
      </w:r>
    </w:p>
    <w:p w:rsidR="00556AF6" w:rsidRPr="00C81BAD" w:rsidRDefault="00556AF6" w:rsidP="00556AF6">
      <w:pPr>
        <w:rPr>
          <w:rFonts w:ascii="宋体" w:eastAsia="宋体" w:hAnsi="宋体"/>
        </w:rPr>
      </w:pPr>
      <w:r w:rsidRPr="00C81BAD">
        <w:rPr>
          <w:rFonts w:ascii="宋体" w:eastAsia="宋体" w:hAnsi="宋体"/>
        </w:rPr>
        <w:t xml:space="preserve">  8192, 4096, 2048, 1024, 512,</w:t>
      </w:r>
    </w:p>
    <w:p w:rsidR="00556AF6" w:rsidRPr="00C81BAD" w:rsidRDefault="00556AF6" w:rsidP="00556AF6">
      <w:pPr>
        <w:rPr>
          <w:rFonts w:ascii="宋体" w:eastAsia="宋体" w:hAnsi="宋体"/>
        </w:rPr>
      </w:pPr>
      <w:r w:rsidRPr="00C81BAD">
        <w:rPr>
          <w:rFonts w:ascii="宋体" w:eastAsia="宋体" w:hAnsi="宋体"/>
        </w:rPr>
        <w:t xml:space="preserve">  256, 128, 64, 32, 16,</w:t>
      </w:r>
    </w:p>
    <w:p w:rsidR="00556AF6" w:rsidRPr="00C81BAD" w:rsidRDefault="00556AF6" w:rsidP="00556AF6">
      <w:pPr>
        <w:rPr>
          <w:rFonts w:ascii="宋体" w:eastAsia="宋体" w:hAnsi="宋体"/>
        </w:rPr>
      </w:pPr>
      <w:r w:rsidRPr="00C81BAD">
        <w:rPr>
          <w:rFonts w:ascii="宋体" w:eastAsia="宋体" w:hAnsi="宋体"/>
        </w:rPr>
        <w:t xml:space="preserve">  8, 4, 2, 1</w:t>
      </w:r>
    </w:p>
    <w:p w:rsidR="00556AF6" w:rsidRPr="00C81BAD" w:rsidRDefault="00556AF6" w:rsidP="00556AF6">
      <w:pPr>
        <w:rPr>
          <w:rFonts w:ascii="宋体" w:eastAsia="宋体" w:hAnsi="宋体"/>
        </w:rPr>
      </w:pPr>
      <w:r w:rsidRPr="00C81BAD">
        <w:rPr>
          <w:rFonts w:ascii="宋体" w:eastAsia="宋体" w:hAnsi="宋体"/>
        </w:rPr>
        <w:t>};</w:t>
      </w:r>
    </w:p>
    <w:p w:rsidR="00556AF6" w:rsidRPr="00C81BAD" w:rsidRDefault="00556AF6" w:rsidP="00556AF6">
      <w:pPr>
        <w:rPr>
          <w:rFonts w:ascii="宋体" w:eastAsia="宋体" w:hAnsi="宋体"/>
        </w:rPr>
      </w:pPr>
      <w:r w:rsidRPr="00C81BAD">
        <w:rPr>
          <w:rFonts w:ascii="宋体" w:eastAsia="宋体" w:hAnsi="宋体"/>
        </w:rPr>
        <w:t>const ll modcnt=28;</w:t>
      </w:r>
    </w:p>
    <w:p w:rsidR="00556AF6" w:rsidRPr="00C81BAD" w:rsidRDefault="00556AF6" w:rsidP="00556AF6">
      <w:pPr>
        <w:rPr>
          <w:rFonts w:ascii="宋体" w:eastAsia="宋体" w:hAnsi="宋体"/>
        </w:rPr>
      </w:pPr>
      <w:r w:rsidRPr="00C81BAD">
        <w:rPr>
          <w:rFonts w:ascii="宋体" w:eastAsia="宋体" w:hAnsi="宋体"/>
        </w:rPr>
        <w:t>ll fast_pow(ll a,ll b,ll N){</w:t>
      </w:r>
    </w:p>
    <w:p w:rsidR="00556AF6" w:rsidRPr="00C81BAD" w:rsidRDefault="00556AF6" w:rsidP="00556AF6">
      <w:pPr>
        <w:rPr>
          <w:rFonts w:ascii="宋体" w:eastAsia="宋体" w:hAnsi="宋体"/>
        </w:rPr>
      </w:pPr>
      <w:r w:rsidRPr="00C81BAD">
        <w:rPr>
          <w:rFonts w:ascii="宋体" w:eastAsia="宋体" w:hAnsi="宋体"/>
        </w:rPr>
        <w:t xml:space="preserve">    ll eN=phi[N];</w:t>
      </w:r>
    </w:p>
    <w:p w:rsidR="00556AF6" w:rsidRPr="00C81BAD" w:rsidRDefault="00556AF6" w:rsidP="00556AF6">
      <w:pPr>
        <w:rPr>
          <w:rFonts w:ascii="宋体" w:eastAsia="宋体" w:hAnsi="宋体"/>
        </w:rPr>
      </w:pPr>
      <w:r w:rsidRPr="00C81BAD">
        <w:rPr>
          <w:rFonts w:ascii="宋体" w:eastAsia="宋体" w:hAnsi="宋体"/>
        </w:rPr>
        <w:t xml:space="preserve">    if(b&lt;eN){</w:t>
      </w:r>
    </w:p>
    <w:p w:rsidR="00556AF6" w:rsidRPr="00C81BAD" w:rsidRDefault="00556AF6" w:rsidP="00556AF6">
      <w:pPr>
        <w:rPr>
          <w:rFonts w:ascii="宋体" w:eastAsia="宋体" w:hAnsi="宋体"/>
        </w:rPr>
      </w:pPr>
      <w:r w:rsidRPr="00C81BAD">
        <w:rPr>
          <w:rFonts w:ascii="宋体" w:eastAsia="宋体" w:hAnsi="宋体"/>
        </w:rPr>
        <w:t xml:space="preserve">        a%=N;</w:t>
      </w:r>
    </w:p>
    <w:p w:rsidR="00556AF6" w:rsidRPr="00C81BAD" w:rsidRDefault="00556AF6" w:rsidP="00556AF6">
      <w:pPr>
        <w:rPr>
          <w:rFonts w:ascii="宋体" w:eastAsia="宋体" w:hAnsi="宋体"/>
        </w:rPr>
      </w:pPr>
      <w:r w:rsidRPr="00C81BAD">
        <w:rPr>
          <w:rFonts w:ascii="宋体" w:eastAsia="宋体" w:hAnsi="宋体"/>
        </w:rPr>
        <w:t xml:space="preserve">        ll base=a,ans=1ll;</w:t>
      </w:r>
    </w:p>
    <w:p w:rsidR="00556AF6" w:rsidRPr="00C81BAD" w:rsidRDefault="00556AF6" w:rsidP="00556AF6">
      <w:pPr>
        <w:rPr>
          <w:rFonts w:ascii="宋体" w:eastAsia="宋体" w:hAnsi="宋体"/>
        </w:rPr>
      </w:pPr>
      <w:r w:rsidRPr="00C81BAD">
        <w:rPr>
          <w:rFonts w:ascii="宋体" w:eastAsia="宋体" w:hAnsi="宋体"/>
        </w:rPr>
        <w:t xml:space="preserve">        while(b){</w:t>
      </w:r>
    </w:p>
    <w:p w:rsidR="00556AF6" w:rsidRPr="00C81BAD" w:rsidRDefault="00556AF6" w:rsidP="00556AF6">
      <w:pPr>
        <w:rPr>
          <w:rFonts w:ascii="宋体" w:eastAsia="宋体" w:hAnsi="宋体"/>
        </w:rPr>
      </w:pPr>
      <w:r w:rsidRPr="00C81BAD">
        <w:rPr>
          <w:rFonts w:ascii="宋体" w:eastAsia="宋体" w:hAnsi="宋体"/>
        </w:rPr>
        <w:lastRenderedPageBreak/>
        <w:t xml:space="preserve">            if(b&amp;1) ans=(ans*base)%N;</w:t>
      </w:r>
    </w:p>
    <w:p w:rsidR="00556AF6" w:rsidRPr="00C81BAD" w:rsidRDefault="00556AF6" w:rsidP="00556AF6">
      <w:pPr>
        <w:rPr>
          <w:rFonts w:ascii="宋体" w:eastAsia="宋体" w:hAnsi="宋体"/>
        </w:rPr>
      </w:pPr>
      <w:r w:rsidRPr="00C81BAD">
        <w:rPr>
          <w:rFonts w:ascii="宋体" w:eastAsia="宋体" w:hAnsi="宋体"/>
        </w:rPr>
        <w:t xml:space="preserve">            b&gt;&gt;=1;</w:t>
      </w:r>
    </w:p>
    <w:p w:rsidR="00556AF6" w:rsidRPr="00C81BAD" w:rsidRDefault="00556AF6" w:rsidP="00556AF6">
      <w:pPr>
        <w:rPr>
          <w:rFonts w:ascii="宋体" w:eastAsia="宋体" w:hAnsi="宋体"/>
        </w:rPr>
      </w:pPr>
      <w:r w:rsidRPr="00C81BAD">
        <w:rPr>
          <w:rFonts w:ascii="宋体" w:eastAsia="宋体" w:hAnsi="宋体"/>
        </w:rPr>
        <w:t xml:space="preserve">            base=(base*base)%N;</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return ans;</w:t>
      </w:r>
    </w:p>
    <w:p w:rsidR="00556AF6" w:rsidRPr="00C81BAD" w:rsidRDefault="00556AF6" w:rsidP="00556AF6">
      <w:pPr>
        <w:rPr>
          <w:rFonts w:ascii="宋体" w:eastAsia="宋体" w:hAnsi="宋体"/>
        </w:rPr>
      </w:pPr>
      <w:r w:rsidRPr="00C81BAD">
        <w:rPr>
          <w:rFonts w:ascii="宋体" w:eastAsia="宋体" w:hAnsi="宋体"/>
        </w:rPr>
        <w:t xml:space="preserve">    }else{</w:t>
      </w:r>
    </w:p>
    <w:p w:rsidR="00556AF6" w:rsidRPr="00C81BAD" w:rsidRDefault="00556AF6" w:rsidP="00556AF6">
      <w:pPr>
        <w:rPr>
          <w:rFonts w:ascii="宋体" w:eastAsia="宋体" w:hAnsi="宋体"/>
        </w:rPr>
      </w:pPr>
      <w:r w:rsidRPr="00C81BAD">
        <w:rPr>
          <w:rFonts w:ascii="宋体" w:eastAsia="宋体" w:hAnsi="宋体"/>
        </w:rPr>
        <w:t xml:space="preserve">        b=b%eN+eN;</w:t>
      </w:r>
    </w:p>
    <w:p w:rsidR="00556AF6" w:rsidRPr="00C81BAD" w:rsidRDefault="00556AF6" w:rsidP="00556AF6">
      <w:pPr>
        <w:rPr>
          <w:rFonts w:ascii="宋体" w:eastAsia="宋体" w:hAnsi="宋体"/>
        </w:rPr>
      </w:pPr>
      <w:r w:rsidRPr="00C81BAD">
        <w:rPr>
          <w:rFonts w:ascii="宋体" w:eastAsia="宋体" w:hAnsi="宋体"/>
        </w:rPr>
        <w:t xml:space="preserve">        a%=N;</w:t>
      </w:r>
    </w:p>
    <w:p w:rsidR="00556AF6" w:rsidRPr="00C81BAD" w:rsidRDefault="00556AF6" w:rsidP="00556AF6">
      <w:pPr>
        <w:rPr>
          <w:rFonts w:ascii="宋体" w:eastAsia="宋体" w:hAnsi="宋体"/>
        </w:rPr>
      </w:pPr>
      <w:r w:rsidRPr="00C81BAD">
        <w:rPr>
          <w:rFonts w:ascii="宋体" w:eastAsia="宋体" w:hAnsi="宋体"/>
        </w:rPr>
        <w:t xml:space="preserve">        ll base=a,ans=1ll;</w:t>
      </w:r>
    </w:p>
    <w:p w:rsidR="00556AF6" w:rsidRPr="00C81BAD" w:rsidRDefault="00556AF6" w:rsidP="00556AF6">
      <w:pPr>
        <w:rPr>
          <w:rFonts w:ascii="宋体" w:eastAsia="宋体" w:hAnsi="宋体"/>
        </w:rPr>
      </w:pPr>
      <w:r w:rsidRPr="00C81BAD">
        <w:rPr>
          <w:rFonts w:ascii="宋体" w:eastAsia="宋体" w:hAnsi="宋体"/>
        </w:rPr>
        <w:t xml:space="preserve">        while(b){</w:t>
      </w:r>
    </w:p>
    <w:p w:rsidR="00556AF6" w:rsidRPr="00C81BAD" w:rsidRDefault="00556AF6" w:rsidP="00556AF6">
      <w:pPr>
        <w:rPr>
          <w:rFonts w:ascii="宋体" w:eastAsia="宋体" w:hAnsi="宋体"/>
        </w:rPr>
      </w:pPr>
      <w:r w:rsidRPr="00C81BAD">
        <w:rPr>
          <w:rFonts w:ascii="宋体" w:eastAsia="宋体" w:hAnsi="宋体"/>
        </w:rPr>
        <w:t xml:space="preserve">            if(b&amp;1) ans=(ans*base)%N;</w:t>
      </w:r>
    </w:p>
    <w:p w:rsidR="00556AF6" w:rsidRPr="00C81BAD" w:rsidRDefault="00556AF6" w:rsidP="00556AF6">
      <w:pPr>
        <w:rPr>
          <w:rFonts w:ascii="宋体" w:eastAsia="宋体" w:hAnsi="宋体"/>
        </w:rPr>
      </w:pPr>
      <w:r w:rsidRPr="00C81BAD">
        <w:rPr>
          <w:rFonts w:ascii="宋体" w:eastAsia="宋体" w:hAnsi="宋体"/>
        </w:rPr>
        <w:t xml:space="preserve">            b&gt;&gt;=1;</w:t>
      </w:r>
    </w:p>
    <w:p w:rsidR="00556AF6" w:rsidRPr="00C81BAD" w:rsidRDefault="00556AF6" w:rsidP="00556AF6">
      <w:pPr>
        <w:rPr>
          <w:rFonts w:ascii="宋体" w:eastAsia="宋体" w:hAnsi="宋体"/>
        </w:rPr>
      </w:pPr>
      <w:r w:rsidRPr="00C81BAD">
        <w:rPr>
          <w:rFonts w:ascii="宋体" w:eastAsia="宋体" w:hAnsi="宋体"/>
        </w:rPr>
        <w:t xml:space="preserve">            base=(base*base)%N;</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return ans;</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w:t>
      </w:r>
    </w:p>
    <w:p w:rsidR="00556AF6" w:rsidRPr="00C81BAD" w:rsidRDefault="00556AF6" w:rsidP="00556AF6">
      <w:pPr>
        <w:rPr>
          <w:rFonts w:ascii="宋体" w:eastAsia="宋体" w:hAnsi="宋体"/>
        </w:rPr>
      </w:pPr>
      <w:r w:rsidRPr="00C81BAD">
        <w:rPr>
          <w:rFonts w:ascii="宋体" w:eastAsia="宋体" w:hAnsi="宋体"/>
        </w:rPr>
        <w:t>ll dfs(ll i,ll mod){</w:t>
      </w:r>
    </w:p>
    <w:p w:rsidR="00556AF6" w:rsidRPr="00C81BAD" w:rsidRDefault="00556AF6" w:rsidP="00556AF6">
      <w:pPr>
        <w:rPr>
          <w:rFonts w:ascii="宋体" w:eastAsia="宋体" w:hAnsi="宋体"/>
        </w:rPr>
      </w:pPr>
      <w:r w:rsidRPr="00C81BAD">
        <w:rPr>
          <w:rFonts w:ascii="宋体" w:eastAsia="宋体" w:hAnsi="宋体"/>
        </w:rPr>
        <w:t xml:space="preserve">    if(i==-1) return 0;</w:t>
      </w:r>
    </w:p>
    <w:p w:rsidR="00556AF6" w:rsidRPr="00C81BAD" w:rsidRDefault="00556AF6" w:rsidP="00556AF6">
      <w:pPr>
        <w:rPr>
          <w:rFonts w:ascii="宋体" w:eastAsia="宋体" w:hAnsi="宋体"/>
        </w:rPr>
      </w:pPr>
      <w:r w:rsidRPr="00C81BAD">
        <w:rPr>
          <w:rFonts w:ascii="宋体" w:eastAsia="宋体" w:hAnsi="宋体"/>
        </w:rPr>
        <w:t xml:space="preserve">    if(s[i]=='0') return (dfs(i-1,mod)+1)%mod;</w:t>
      </w:r>
    </w:p>
    <w:p w:rsidR="00556AF6" w:rsidRPr="00C81BAD" w:rsidRDefault="00556AF6" w:rsidP="00556AF6">
      <w:pPr>
        <w:rPr>
          <w:rFonts w:ascii="宋体" w:eastAsia="宋体" w:hAnsi="宋体"/>
        </w:rPr>
      </w:pPr>
      <w:r w:rsidRPr="00C81BAD">
        <w:rPr>
          <w:rFonts w:ascii="宋体" w:eastAsia="宋体" w:hAnsi="宋体"/>
        </w:rPr>
        <w:t xml:space="preserve">    if(s[i]=='1') return (2*dfs(i-1,mod)+2)%mod;</w:t>
      </w:r>
    </w:p>
    <w:p w:rsidR="00556AF6" w:rsidRPr="00C81BAD" w:rsidRDefault="00556AF6" w:rsidP="00556AF6">
      <w:pPr>
        <w:rPr>
          <w:rFonts w:ascii="宋体" w:eastAsia="宋体" w:hAnsi="宋体"/>
        </w:rPr>
      </w:pPr>
      <w:r w:rsidRPr="00C81BAD">
        <w:rPr>
          <w:rFonts w:ascii="宋体" w:eastAsia="宋体" w:hAnsi="宋体"/>
        </w:rPr>
        <w:t xml:space="preserve">    return ((3*fast_pow(2,dfs(i-1,phi[mod])+1,mod))%mod-3+mod)%mod;</w:t>
      </w:r>
    </w:p>
    <w:p w:rsidR="00556AF6" w:rsidRPr="00C81BAD" w:rsidRDefault="00556AF6" w:rsidP="00556AF6">
      <w:pPr>
        <w:rPr>
          <w:rFonts w:ascii="宋体" w:eastAsia="宋体" w:hAnsi="宋体"/>
        </w:rPr>
      </w:pPr>
      <w:r w:rsidRPr="00C81BAD">
        <w:rPr>
          <w:rFonts w:ascii="宋体" w:eastAsia="宋体" w:hAnsi="宋体"/>
        </w:rPr>
        <w:t>}</w:t>
      </w:r>
    </w:p>
    <w:p w:rsidR="00556AF6" w:rsidRPr="00C81BAD" w:rsidRDefault="00556AF6" w:rsidP="00556AF6">
      <w:pPr>
        <w:rPr>
          <w:rFonts w:ascii="宋体" w:eastAsia="宋体" w:hAnsi="宋体"/>
        </w:rPr>
      </w:pPr>
    </w:p>
    <w:p w:rsidR="00556AF6" w:rsidRPr="00C81BAD" w:rsidRDefault="00556AF6" w:rsidP="00556AF6">
      <w:pPr>
        <w:rPr>
          <w:rFonts w:ascii="宋体" w:eastAsia="宋体" w:hAnsi="宋体"/>
        </w:rPr>
      </w:pPr>
      <w:r w:rsidRPr="00C81BAD">
        <w:rPr>
          <w:rFonts w:ascii="宋体" w:eastAsia="宋体" w:hAnsi="宋体"/>
        </w:rPr>
        <w:t>int main(){</w:t>
      </w:r>
    </w:p>
    <w:p w:rsidR="00556AF6" w:rsidRPr="00C81BAD" w:rsidRDefault="00556AF6" w:rsidP="00556AF6">
      <w:pPr>
        <w:rPr>
          <w:rFonts w:ascii="宋体" w:eastAsia="宋体" w:hAnsi="宋体"/>
        </w:rPr>
      </w:pPr>
      <w:r w:rsidRPr="00C81BAD">
        <w:rPr>
          <w:rFonts w:ascii="宋体" w:eastAsia="宋体" w:hAnsi="宋体"/>
        </w:rPr>
        <w:t xml:space="preserve">    int t;</w:t>
      </w:r>
    </w:p>
    <w:p w:rsidR="00556AF6" w:rsidRPr="00C81BAD" w:rsidRDefault="00556AF6" w:rsidP="00556AF6">
      <w:pPr>
        <w:rPr>
          <w:rFonts w:ascii="宋体" w:eastAsia="宋体" w:hAnsi="宋体"/>
        </w:rPr>
      </w:pPr>
      <w:r w:rsidRPr="00C81BAD">
        <w:rPr>
          <w:rFonts w:ascii="宋体" w:eastAsia="宋体" w:hAnsi="宋体"/>
        </w:rPr>
        <w:t xml:space="preserve">    scanf("%d",&amp;t);</w:t>
      </w:r>
    </w:p>
    <w:p w:rsidR="00556AF6" w:rsidRPr="00C81BAD" w:rsidRDefault="00556AF6" w:rsidP="00556AF6">
      <w:pPr>
        <w:rPr>
          <w:rFonts w:ascii="宋体" w:eastAsia="宋体" w:hAnsi="宋体"/>
        </w:rPr>
      </w:pPr>
      <w:r w:rsidRPr="00C81BAD">
        <w:rPr>
          <w:rFonts w:ascii="宋体" w:eastAsia="宋体" w:hAnsi="宋体"/>
        </w:rPr>
        <w:t xml:space="preserve">    phi.clear();</w:t>
      </w:r>
    </w:p>
    <w:p w:rsidR="00556AF6" w:rsidRPr="00C81BAD" w:rsidRDefault="00556AF6" w:rsidP="00556AF6">
      <w:pPr>
        <w:rPr>
          <w:rFonts w:ascii="宋体" w:eastAsia="宋体" w:hAnsi="宋体"/>
        </w:rPr>
      </w:pPr>
      <w:r w:rsidRPr="00C81BAD">
        <w:rPr>
          <w:rFonts w:ascii="宋体" w:eastAsia="宋体" w:hAnsi="宋体"/>
        </w:rPr>
        <w:t xml:space="preserve">    for(int i=0;i&lt;=modcnt;i++){</w:t>
      </w:r>
    </w:p>
    <w:p w:rsidR="00556AF6" w:rsidRPr="00C81BAD" w:rsidRDefault="00556AF6" w:rsidP="00556AF6">
      <w:pPr>
        <w:rPr>
          <w:rFonts w:ascii="宋体" w:eastAsia="宋体" w:hAnsi="宋体"/>
        </w:rPr>
      </w:pPr>
      <w:r w:rsidRPr="00C81BAD">
        <w:rPr>
          <w:rFonts w:ascii="宋体" w:eastAsia="宋体" w:hAnsi="宋体"/>
        </w:rPr>
        <w:t xml:space="preserve">        phi[modnum[i]]=modnum[i+1];</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phi[1]=1;</w:t>
      </w:r>
    </w:p>
    <w:p w:rsidR="00556AF6" w:rsidRPr="00C81BAD" w:rsidRDefault="00556AF6" w:rsidP="00556AF6">
      <w:pPr>
        <w:rPr>
          <w:rFonts w:ascii="宋体" w:eastAsia="宋体" w:hAnsi="宋体"/>
        </w:rPr>
      </w:pPr>
      <w:r w:rsidRPr="00C81BAD">
        <w:rPr>
          <w:rFonts w:ascii="宋体" w:eastAsia="宋体" w:hAnsi="宋体"/>
        </w:rPr>
        <w:t xml:space="preserve">    while(t--){</w:t>
      </w:r>
    </w:p>
    <w:p w:rsidR="00556AF6" w:rsidRPr="00C81BAD" w:rsidRDefault="00556AF6" w:rsidP="00556AF6">
      <w:pPr>
        <w:rPr>
          <w:rFonts w:ascii="宋体" w:eastAsia="宋体" w:hAnsi="宋体"/>
        </w:rPr>
      </w:pPr>
      <w:r w:rsidRPr="00C81BAD">
        <w:rPr>
          <w:rFonts w:ascii="宋体" w:eastAsia="宋体" w:hAnsi="宋体"/>
        </w:rPr>
        <w:t xml:space="preserve">        scanf("%s",s);</w:t>
      </w:r>
    </w:p>
    <w:p w:rsidR="00556AF6" w:rsidRPr="00C81BAD" w:rsidRDefault="00556AF6" w:rsidP="00556AF6">
      <w:pPr>
        <w:rPr>
          <w:rFonts w:ascii="宋体" w:eastAsia="宋体" w:hAnsi="宋体"/>
        </w:rPr>
      </w:pPr>
      <w:r w:rsidRPr="00C81BAD">
        <w:rPr>
          <w:rFonts w:ascii="宋体" w:eastAsia="宋体" w:hAnsi="宋体"/>
        </w:rPr>
        <w:t xml:space="preserve">        ll len=strlen(s),m[MAXN];</w:t>
      </w:r>
    </w:p>
    <w:p w:rsidR="00556AF6" w:rsidRPr="00C81BAD" w:rsidRDefault="00556AF6" w:rsidP="00556AF6">
      <w:pPr>
        <w:rPr>
          <w:rFonts w:ascii="宋体" w:eastAsia="宋体" w:hAnsi="宋体"/>
        </w:rPr>
      </w:pPr>
      <w:r w:rsidRPr="00C81BAD">
        <w:rPr>
          <w:rFonts w:ascii="宋体" w:eastAsia="宋体" w:hAnsi="宋体"/>
        </w:rPr>
        <w:t xml:space="preserve">        memset(m,0,sizeof(m));</w:t>
      </w:r>
    </w:p>
    <w:p w:rsidR="00556AF6" w:rsidRPr="00C81BAD" w:rsidRDefault="00556AF6" w:rsidP="00556AF6">
      <w:pPr>
        <w:rPr>
          <w:rFonts w:ascii="宋体" w:eastAsia="宋体" w:hAnsi="宋体"/>
        </w:rPr>
      </w:pPr>
      <w:r w:rsidRPr="00C81BAD">
        <w:rPr>
          <w:rFonts w:ascii="宋体" w:eastAsia="宋体" w:hAnsi="宋体"/>
        </w:rPr>
        <w:t xml:space="preserve">        cout&lt;&lt;dfs(len-1,MODN)&lt;&lt;endl;</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return 0;</w:t>
      </w:r>
    </w:p>
    <w:p w:rsidR="00556AF6" w:rsidRPr="00C81BAD" w:rsidRDefault="00556AF6" w:rsidP="00556AF6">
      <w:pPr>
        <w:rPr>
          <w:rFonts w:ascii="宋体" w:eastAsia="宋体" w:hAnsi="宋体"/>
        </w:rPr>
      </w:pPr>
      <w:r w:rsidRPr="00C81BAD">
        <w:rPr>
          <w:rFonts w:ascii="宋体" w:eastAsia="宋体" w:hAnsi="宋体"/>
        </w:rPr>
        <w:t>}</w:t>
      </w:r>
    </w:p>
    <w:p w:rsidR="00556AF6" w:rsidRPr="00C81BAD" w:rsidRDefault="00556AF6" w:rsidP="00556AF6">
      <w:pPr>
        <w:rPr>
          <w:rFonts w:ascii="宋体" w:eastAsia="宋体" w:hAnsi="宋体"/>
        </w:rPr>
      </w:pPr>
      <w:r w:rsidRPr="00C81BAD">
        <w:rPr>
          <w:rFonts w:ascii="宋体" w:eastAsia="宋体" w:hAnsi="宋体" w:hint="eastAsia"/>
        </w:rPr>
        <w:t>【代码2】//标程-顺推版本（优化方法不明）</w:t>
      </w:r>
    </w:p>
    <w:p w:rsidR="00556AF6" w:rsidRPr="00C81BAD" w:rsidRDefault="00556AF6" w:rsidP="00556AF6">
      <w:pPr>
        <w:rPr>
          <w:rFonts w:ascii="宋体" w:eastAsia="宋体" w:hAnsi="宋体"/>
        </w:rPr>
      </w:pPr>
      <w:r w:rsidRPr="00C81BAD">
        <w:rPr>
          <w:rFonts w:ascii="宋体" w:eastAsia="宋体" w:hAnsi="宋体"/>
        </w:rPr>
        <w:t>#include &lt;cstdio&gt;</w:t>
      </w:r>
    </w:p>
    <w:p w:rsidR="00556AF6" w:rsidRPr="00C81BAD" w:rsidRDefault="00556AF6" w:rsidP="00556AF6">
      <w:pPr>
        <w:rPr>
          <w:rFonts w:ascii="宋体" w:eastAsia="宋体" w:hAnsi="宋体"/>
        </w:rPr>
      </w:pPr>
      <w:r w:rsidRPr="00C81BAD">
        <w:rPr>
          <w:rFonts w:ascii="宋体" w:eastAsia="宋体" w:hAnsi="宋体"/>
        </w:rPr>
        <w:t>#include &lt;cstring&gt;</w:t>
      </w:r>
    </w:p>
    <w:p w:rsidR="00556AF6" w:rsidRPr="00C81BAD" w:rsidRDefault="00556AF6" w:rsidP="00556AF6">
      <w:pPr>
        <w:rPr>
          <w:rFonts w:ascii="宋体" w:eastAsia="宋体" w:hAnsi="宋体"/>
        </w:rPr>
      </w:pPr>
      <w:r w:rsidRPr="00C81BAD">
        <w:rPr>
          <w:rFonts w:ascii="宋体" w:eastAsia="宋体" w:hAnsi="宋体"/>
        </w:rPr>
        <w:t>#include &lt;vector&gt;</w:t>
      </w:r>
    </w:p>
    <w:p w:rsidR="00556AF6" w:rsidRPr="00C81BAD" w:rsidRDefault="00556AF6" w:rsidP="00556AF6">
      <w:pPr>
        <w:rPr>
          <w:rFonts w:ascii="宋体" w:eastAsia="宋体" w:hAnsi="宋体"/>
        </w:rPr>
      </w:pPr>
      <w:r w:rsidRPr="00C81BAD">
        <w:rPr>
          <w:rFonts w:ascii="宋体" w:eastAsia="宋体" w:hAnsi="宋体"/>
        </w:rPr>
        <w:lastRenderedPageBreak/>
        <w:t>#include &lt;algorithm&gt;</w:t>
      </w:r>
    </w:p>
    <w:p w:rsidR="00556AF6" w:rsidRPr="00C81BAD" w:rsidRDefault="00556AF6" w:rsidP="00556AF6">
      <w:pPr>
        <w:rPr>
          <w:rFonts w:ascii="宋体" w:eastAsia="宋体" w:hAnsi="宋体"/>
        </w:rPr>
      </w:pPr>
    </w:p>
    <w:p w:rsidR="00556AF6" w:rsidRPr="00C81BAD" w:rsidRDefault="00556AF6" w:rsidP="00556AF6">
      <w:pPr>
        <w:rPr>
          <w:rFonts w:ascii="宋体" w:eastAsia="宋体" w:hAnsi="宋体"/>
        </w:rPr>
      </w:pPr>
      <w:r w:rsidRPr="00C81BAD">
        <w:rPr>
          <w:rFonts w:ascii="宋体" w:eastAsia="宋体" w:hAnsi="宋体"/>
        </w:rPr>
        <w:t>using int64 = long long;</w:t>
      </w:r>
    </w:p>
    <w:p w:rsidR="00556AF6" w:rsidRPr="00C81BAD" w:rsidRDefault="00556AF6" w:rsidP="00556AF6">
      <w:pPr>
        <w:rPr>
          <w:rFonts w:ascii="宋体" w:eastAsia="宋体" w:hAnsi="宋体"/>
        </w:rPr>
      </w:pPr>
    </w:p>
    <w:p w:rsidR="00556AF6" w:rsidRPr="00C81BAD" w:rsidRDefault="00556AF6" w:rsidP="00556AF6">
      <w:pPr>
        <w:rPr>
          <w:rFonts w:ascii="宋体" w:eastAsia="宋体" w:hAnsi="宋体"/>
        </w:rPr>
      </w:pPr>
      <w:r w:rsidRPr="00C81BAD">
        <w:rPr>
          <w:rFonts w:ascii="宋体" w:eastAsia="宋体" w:hAnsi="宋体"/>
        </w:rPr>
        <w:t>const int mods[29] = {</w:t>
      </w:r>
    </w:p>
    <w:p w:rsidR="00556AF6" w:rsidRPr="00C81BAD" w:rsidRDefault="00556AF6" w:rsidP="00556AF6">
      <w:pPr>
        <w:rPr>
          <w:rFonts w:ascii="宋体" w:eastAsia="宋体" w:hAnsi="宋体"/>
        </w:rPr>
      </w:pPr>
      <w:r w:rsidRPr="00C81BAD">
        <w:rPr>
          <w:rFonts w:ascii="宋体" w:eastAsia="宋体" w:hAnsi="宋体"/>
        </w:rPr>
        <w:t xml:space="preserve">  1000000007, 1000000006, 500000002, 243900800, 79872000,</w:t>
      </w:r>
    </w:p>
    <w:p w:rsidR="00556AF6" w:rsidRPr="00C81BAD" w:rsidRDefault="00556AF6" w:rsidP="00556AF6">
      <w:pPr>
        <w:rPr>
          <w:rFonts w:ascii="宋体" w:eastAsia="宋体" w:hAnsi="宋体"/>
        </w:rPr>
      </w:pPr>
      <w:r w:rsidRPr="00C81BAD">
        <w:rPr>
          <w:rFonts w:ascii="宋体" w:eastAsia="宋体" w:hAnsi="宋体"/>
        </w:rPr>
        <w:t xml:space="preserve">  19660800, 5242880, 2097152, 1048576, 524288,</w:t>
      </w:r>
    </w:p>
    <w:p w:rsidR="00556AF6" w:rsidRPr="00C81BAD" w:rsidRDefault="00556AF6" w:rsidP="00556AF6">
      <w:pPr>
        <w:rPr>
          <w:rFonts w:ascii="宋体" w:eastAsia="宋体" w:hAnsi="宋体"/>
        </w:rPr>
      </w:pPr>
      <w:r w:rsidRPr="00C81BAD">
        <w:rPr>
          <w:rFonts w:ascii="宋体" w:eastAsia="宋体" w:hAnsi="宋体"/>
        </w:rPr>
        <w:t xml:space="preserve">  262144, 131072, 65536, 32768, 16384,</w:t>
      </w:r>
    </w:p>
    <w:p w:rsidR="00556AF6" w:rsidRPr="00C81BAD" w:rsidRDefault="00556AF6" w:rsidP="00556AF6">
      <w:pPr>
        <w:rPr>
          <w:rFonts w:ascii="宋体" w:eastAsia="宋体" w:hAnsi="宋体"/>
        </w:rPr>
      </w:pPr>
      <w:r w:rsidRPr="00C81BAD">
        <w:rPr>
          <w:rFonts w:ascii="宋体" w:eastAsia="宋体" w:hAnsi="宋体"/>
        </w:rPr>
        <w:t xml:space="preserve">  8192, 4096, 2048, 1024, 512,</w:t>
      </w:r>
    </w:p>
    <w:p w:rsidR="00556AF6" w:rsidRPr="00C81BAD" w:rsidRDefault="00556AF6" w:rsidP="00556AF6">
      <w:pPr>
        <w:rPr>
          <w:rFonts w:ascii="宋体" w:eastAsia="宋体" w:hAnsi="宋体"/>
        </w:rPr>
      </w:pPr>
      <w:r w:rsidRPr="00C81BAD">
        <w:rPr>
          <w:rFonts w:ascii="宋体" w:eastAsia="宋体" w:hAnsi="宋体"/>
        </w:rPr>
        <w:t xml:space="preserve">  256, 128, 64, 32, 16,</w:t>
      </w:r>
    </w:p>
    <w:p w:rsidR="00556AF6" w:rsidRPr="00C81BAD" w:rsidRDefault="00556AF6" w:rsidP="00556AF6">
      <w:pPr>
        <w:rPr>
          <w:rFonts w:ascii="宋体" w:eastAsia="宋体" w:hAnsi="宋体"/>
        </w:rPr>
      </w:pPr>
      <w:r w:rsidRPr="00C81BAD">
        <w:rPr>
          <w:rFonts w:ascii="宋体" w:eastAsia="宋体" w:hAnsi="宋体"/>
        </w:rPr>
        <w:t xml:space="preserve">  8, 4, 2, 1</w:t>
      </w:r>
    </w:p>
    <w:p w:rsidR="00556AF6" w:rsidRPr="00C81BAD" w:rsidRDefault="00556AF6" w:rsidP="00556AF6">
      <w:pPr>
        <w:rPr>
          <w:rFonts w:ascii="宋体" w:eastAsia="宋体" w:hAnsi="宋体"/>
        </w:rPr>
      </w:pPr>
      <w:r w:rsidRPr="00C81BAD">
        <w:rPr>
          <w:rFonts w:ascii="宋体" w:eastAsia="宋体" w:hAnsi="宋体"/>
        </w:rPr>
        <w:t>};</w:t>
      </w:r>
    </w:p>
    <w:p w:rsidR="00556AF6" w:rsidRPr="00C81BAD" w:rsidRDefault="00556AF6" w:rsidP="00556AF6">
      <w:pPr>
        <w:rPr>
          <w:rFonts w:ascii="宋体" w:eastAsia="宋体" w:hAnsi="宋体"/>
        </w:rPr>
      </w:pPr>
    </w:p>
    <w:p w:rsidR="00556AF6" w:rsidRPr="00C81BAD" w:rsidRDefault="00556AF6" w:rsidP="00556AF6">
      <w:pPr>
        <w:rPr>
          <w:rFonts w:ascii="宋体" w:eastAsia="宋体" w:hAnsi="宋体"/>
        </w:rPr>
      </w:pPr>
      <w:r w:rsidRPr="00C81BAD">
        <w:rPr>
          <w:rFonts w:ascii="宋体" w:eastAsia="宋体" w:hAnsi="宋体"/>
        </w:rPr>
        <w:t>const int N = 1e6 + 10, S = 262144 * 3;</w:t>
      </w:r>
    </w:p>
    <w:p w:rsidR="00556AF6" w:rsidRPr="00C81BAD" w:rsidRDefault="00556AF6" w:rsidP="00556AF6">
      <w:pPr>
        <w:rPr>
          <w:rFonts w:ascii="宋体" w:eastAsia="宋体" w:hAnsi="宋体"/>
        </w:rPr>
      </w:pPr>
    </w:p>
    <w:p w:rsidR="00556AF6" w:rsidRPr="00C81BAD" w:rsidRDefault="00556AF6" w:rsidP="00556AF6">
      <w:pPr>
        <w:rPr>
          <w:rFonts w:ascii="宋体" w:eastAsia="宋体" w:hAnsi="宋体"/>
        </w:rPr>
      </w:pPr>
      <w:r w:rsidRPr="00C81BAD">
        <w:rPr>
          <w:rFonts w:ascii="宋体" w:eastAsia="宋体" w:hAnsi="宋体"/>
        </w:rPr>
        <w:t>int p2[29][S];</w:t>
      </w:r>
    </w:p>
    <w:p w:rsidR="00556AF6" w:rsidRPr="00C81BAD" w:rsidRDefault="00556AF6" w:rsidP="00556AF6">
      <w:pPr>
        <w:rPr>
          <w:rFonts w:ascii="宋体" w:eastAsia="宋体" w:hAnsi="宋体"/>
        </w:rPr>
      </w:pPr>
      <w:r w:rsidRPr="00C81BAD">
        <w:rPr>
          <w:rFonts w:ascii="宋体" w:eastAsia="宋体" w:hAnsi="宋体"/>
        </w:rPr>
        <w:t>char s[N];</w:t>
      </w:r>
    </w:p>
    <w:p w:rsidR="00556AF6" w:rsidRPr="00C81BAD" w:rsidRDefault="00556AF6" w:rsidP="00556AF6">
      <w:pPr>
        <w:rPr>
          <w:rFonts w:ascii="宋体" w:eastAsia="宋体" w:hAnsi="宋体"/>
        </w:rPr>
      </w:pPr>
    </w:p>
    <w:p w:rsidR="00556AF6" w:rsidRPr="00C81BAD" w:rsidRDefault="00556AF6" w:rsidP="00556AF6">
      <w:pPr>
        <w:rPr>
          <w:rFonts w:ascii="宋体" w:eastAsia="宋体" w:hAnsi="宋体"/>
        </w:rPr>
      </w:pPr>
      <w:r w:rsidRPr="00C81BAD">
        <w:rPr>
          <w:rFonts w:ascii="宋体" w:eastAsia="宋体" w:hAnsi="宋体"/>
        </w:rPr>
        <w:t>int64 pow_mod(int64 a, int64 n, int64 mod) {</w:t>
      </w:r>
    </w:p>
    <w:p w:rsidR="00556AF6" w:rsidRPr="00C81BAD" w:rsidRDefault="00556AF6" w:rsidP="00556AF6">
      <w:pPr>
        <w:rPr>
          <w:rFonts w:ascii="宋体" w:eastAsia="宋体" w:hAnsi="宋体"/>
        </w:rPr>
      </w:pPr>
      <w:r w:rsidRPr="00C81BAD">
        <w:rPr>
          <w:rFonts w:ascii="宋体" w:eastAsia="宋体" w:hAnsi="宋体"/>
        </w:rPr>
        <w:t xml:space="preserve">  if ((mod &amp; (mod - 1)) == 0 &amp;&amp; n &gt; 30) return 0;</w:t>
      </w:r>
    </w:p>
    <w:p w:rsidR="00556AF6" w:rsidRPr="00C81BAD" w:rsidRDefault="00556AF6" w:rsidP="00556AF6">
      <w:pPr>
        <w:rPr>
          <w:rFonts w:ascii="宋体" w:eastAsia="宋体" w:hAnsi="宋体"/>
        </w:rPr>
      </w:pPr>
      <w:r w:rsidRPr="00C81BAD">
        <w:rPr>
          <w:rFonts w:ascii="宋体" w:eastAsia="宋体" w:hAnsi="宋体"/>
        </w:rPr>
        <w:t xml:space="preserve">  int64 r = 1 % mod;</w:t>
      </w:r>
    </w:p>
    <w:p w:rsidR="00556AF6" w:rsidRPr="00C81BAD" w:rsidRDefault="00556AF6" w:rsidP="00556AF6">
      <w:pPr>
        <w:rPr>
          <w:rFonts w:ascii="宋体" w:eastAsia="宋体" w:hAnsi="宋体"/>
        </w:rPr>
      </w:pPr>
      <w:r w:rsidRPr="00C81BAD">
        <w:rPr>
          <w:rFonts w:ascii="宋体" w:eastAsia="宋体" w:hAnsi="宋体"/>
        </w:rPr>
        <w:t xml:space="preserve">  for (; n; n &gt;&gt;= 1) {</w:t>
      </w:r>
    </w:p>
    <w:p w:rsidR="00556AF6" w:rsidRPr="00C81BAD" w:rsidRDefault="00556AF6" w:rsidP="00556AF6">
      <w:pPr>
        <w:rPr>
          <w:rFonts w:ascii="宋体" w:eastAsia="宋体" w:hAnsi="宋体"/>
        </w:rPr>
      </w:pPr>
      <w:r w:rsidRPr="00C81BAD">
        <w:rPr>
          <w:rFonts w:ascii="宋体" w:eastAsia="宋体" w:hAnsi="宋体"/>
        </w:rPr>
        <w:t xml:space="preserve">    if (n &amp; 1) r = r * a % mod;</w:t>
      </w:r>
    </w:p>
    <w:p w:rsidR="00556AF6" w:rsidRPr="00C81BAD" w:rsidRDefault="00556AF6" w:rsidP="00556AF6">
      <w:pPr>
        <w:rPr>
          <w:rFonts w:ascii="宋体" w:eastAsia="宋体" w:hAnsi="宋体"/>
        </w:rPr>
      </w:pPr>
      <w:r w:rsidRPr="00C81BAD">
        <w:rPr>
          <w:rFonts w:ascii="宋体" w:eastAsia="宋体" w:hAnsi="宋体"/>
        </w:rPr>
        <w:t xml:space="preserve">    a = a * a % mod;</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return r;</w:t>
      </w:r>
    </w:p>
    <w:p w:rsidR="00556AF6" w:rsidRPr="00C81BAD" w:rsidRDefault="00556AF6" w:rsidP="00556AF6">
      <w:pPr>
        <w:rPr>
          <w:rFonts w:ascii="宋体" w:eastAsia="宋体" w:hAnsi="宋体"/>
        </w:rPr>
      </w:pPr>
      <w:r w:rsidRPr="00C81BAD">
        <w:rPr>
          <w:rFonts w:ascii="宋体" w:eastAsia="宋体" w:hAnsi="宋体"/>
        </w:rPr>
        <w:t>}</w:t>
      </w:r>
    </w:p>
    <w:p w:rsidR="00556AF6" w:rsidRPr="00C81BAD" w:rsidRDefault="00556AF6" w:rsidP="00556AF6">
      <w:pPr>
        <w:rPr>
          <w:rFonts w:ascii="宋体" w:eastAsia="宋体" w:hAnsi="宋体"/>
        </w:rPr>
      </w:pPr>
    </w:p>
    <w:p w:rsidR="00556AF6" w:rsidRPr="00C81BAD" w:rsidRDefault="00556AF6" w:rsidP="00556AF6">
      <w:pPr>
        <w:rPr>
          <w:rFonts w:ascii="宋体" w:eastAsia="宋体" w:hAnsi="宋体"/>
        </w:rPr>
      </w:pPr>
      <w:r w:rsidRPr="00C81BAD">
        <w:rPr>
          <w:rFonts w:ascii="宋体" w:eastAsia="宋体" w:hAnsi="宋体"/>
        </w:rPr>
        <w:t>int main() {</w:t>
      </w:r>
    </w:p>
    <w:p w:rsidR="00556AF6" w:rsidRPr="00C81BAD" w:rsidRDefault="00556AF6" w:rsidP="00556AF6">
      <w:pPr>
        <w:rPr>
          <w:rFonts w:ascii="宋体" w:eastAsia="宋体" w:hAnsi="宋体"/>
        </w:rPr>
      </w:pPr>
      <w:r w:rsidRPr="00C81BAD">
        <w:rPr>
          <w:rFonts w:ascii="宋体" w:eastAsia="宋体" w:hAnsi="宋体"/>
        </w:rPr>
        <w:t xml:space="preserve">  for (int i = 0; i &lt; 28; ++i) {</w:t>
      </w:r>
    </w:p>
    <w:p w:rsidR="00556AF6" w:rsidRPr="00C81BAD" w:rsidRDefault="00556AF6" w:rsidP="00556AF6">
      <w:pPr>
        <w:rPr>
          <w:rFonts w:ascii="宋体" w:eastAsia="宋体" w:hAnsi="宋体"/>
        </w:rPr>
      </w:pPr>
      <w:r w:rsidRPr="00C81BAD">
        <w:rPr>
          <w:rFonts w:ascii="宋体" w:eastAsia="宋体" w:hAnsi="宋体"/>
        </w:rPr>
        <w:t xml:space="preserve">    p2[i][0] = 1;</w:t>
      </w:r>
    </w:p>
    <w:p w:rsidR="00556AF6" w:rsidRPr="00C81BAD" w:rsidRDefault="00556AF6" w:rsidP="00556AF6">
      <w:pPr>
        <w:rPr>
          <w:rFonts w:ascii="宋体" w:eastAsia="宋体" w:hAnsi="宋体"/>
        </w:rPr>
      </w:pPr>
      <w:r w:rsidRPr="00C81BAD">
        <w:rPr>
          <w:rFonts w:ascii="宋体" w:eastAsia="宋体" w:hAnsi="宋体"/>
        </w:rPr>
        <w:t xml:space="preserve">    for (int j = 1; j &lt; S; ++j) {</w:t>
      </w:r>
    </w:p>
    <w:p w:rsidR="00556AF6" w:rsidRPr="00C81BAD" w:rsidRDefault="00556AF6" w:rsidP="00556AF6">
      <w:pPr>
        <w:rPr>
          <w:rFonts w:ascii="宋体" w:eastAsia="宋体" w:hAnsi="宋体"/>
        </w:rPr>
      </w:pPr>
      <w:r w:rsidRPr="00C81BAD">
        <w:rPr>
          <w:rFonts w:ascii="宋体" w:eastAsia="宋体" w:hAnsi="宋体"/>
        </w:rPr>
        <w:t xml:space="preserve">      p2[i][j] = p2[i][j - 1] * 2;</w:t>
      </w:r>
    </w:p>
    <w:p w:rsidR="00556AF6" w:rsidRPr="00C81BAD" w:rsidRDefault="00556AF6" w:rsidP="00556AF6">
      <w:pPr>
        <w:rPr>
          <w:rFonts w:ascii="宋体" w:eastAsia="宋体" w:hAnsi="宋体"/>
        </w:rPr>
      </w:pPr>
      <w:r w:rsidRPr="00C81BAD">
        <w:rPr>
          <w:rFonts w:ascii="宋体" w:eastAsia="宋体" w:hAnsi="宋体"/>
        </w:rPr>
        <w:t xml:space="preserve">      if (p2[i][j] &gt;= mods[i]) p2[i][j] -= mods[i];</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int T;</w:t>
      </w:r>
    </w:p>
    <w:p w:rsidR="00556AF6" w:rsidRPr="00C81BAD" w:rsidRDefault="00556AF6" w:rsidP="00556AF6">
      <w:pPr>
        <w:rPr>
          <w:rFonts w:ascii="宋体" w:eastAsia="宋体" w:hAnsi="宋体"/>
        </w:rPr>
      </w:pPr>
      <w:r w:rsidRPr="00C81BAD">
        <w:rPr>
          <w:rFonts w:ascii="宋体" w:eastAsia="宋体" w:hAnsi="宋体"/>
        </w:rPr>
        <w:t xml:space="preserve">  scanf("%d", &amp;T);</w:t>
      </w:r>
    </w:p>
    <w:p w:rsidR="00556AF6" w:rsidRPr="00C81BAD" w:rsidRDefault="00556AF6" w:rsidP="00556AF6">
      <w:pPr>
        <w:rPr>
          <w:rFonts w:ascii="宋体" w:eastAsia="宋体" w:hAnsi="宋体"/>
        </w:rPr>
      </w:pPr>
      <w:r w:rsidRPr="00C81BAD">
        <w:rPr>
          <w:rFonts w:ascii="宋体" w:eastAsia="宋体" w:hAnsi="宋体"/>
        </w:rPr>
        <w:t xml:space="preserve">  for (int cas = 1; cas &lt;= T; ++cas) {</w:t>
      </w:r>
    </w:p>
    <w:p w:rsidR="00556AF6" w:rsidRPr="00C81BAD" w:rsidRDefault="00556AF6" w:rsidP="00556AF6">
      <w:pPr>
        <w:rPr>
          <w:rFonts w:ascii="宋体" w:eastAsia="宋体" w:hAnsi="宋体"/>
        </w:rPr>
      </w:pPr>
      <w:r w:rsidRPr="00C81BAD">
        <w:rPr>
          <w:rFonts w:ascii="宋体" w:eastAsia="宋体" w:hAnsi="宋体"/>
        </w:rPr>
        <w:t xml:space="preserve">    std::vector&lt;int&gt; ret(29);</w:t>
      </w:r>
    </w:p>
    <w:p w:rsidR="00556AF6" w:rsidRPr="00C81BAD" w:rsidRDefault="00556AF6" w:rsidP="00556AF6">
      <w:pPr>
        <w:rPr>
          <w:rFonts w:ascii="宋体" w:eastAsia="宋体" w:hAnsi="宋体"/>
        </w:rPr>
      </w:pPr>
      <w:r w:rsidRPr="00C81BAD">
        <w:rPr>
          <w:rFonts w:ascii="宋体" w:eastAsia="宋体" w:hAnsi="宋体"/>
        </w:rPr>
        <w:t xml:space="preserve">    scanf("%s", s);</w:t>
      </w:r>
    </w:p>
    <w:p w:rsidR="00556AF6" w:rsidRPr="00C81BAD" w:rsidRDefault="00556AF6" w:rsidP="00556AF6">
      <w:pPr>
        <w:rPr>
          <w:rFonts w:ascii="宋体" w:eastAsia="宋体" w:hAnsi="宋体"/>
        </w:rPr>
      </w:pPr>
      <w:r w:rsidRPr="00C81BAD">
        <w:rPr>
          <w:rFonts w:ascii="宋体" w:eastAsia="宋体" w:hAnsi="宋体"/>
        </w:rPr>
        <w:t xml:space="preserve">    int n = strlen(s), now = 0;</w:t>
      </w:r>
    </w:p>
    <w:p w:rsidR="00556AF6" w:rsidRPr="00C81BAD" w:rsidRDefault="00556AF6" w:rsidP="00556AF6">
      <w:pPr>
        <w:rPr>
          <w:rFonts w:ascii="宋体" w:eastAsia="宋体" w:hAnsi="宋体"/>
        </w:rPr>
      </w:pPr>
      <w:r w:rsidRPr="00C81BAD">
        <w:rPr>
          <w:rFonts w:ascii="宋体" w:eastAsia="宋体" w:hAnsi="宋体"/>
        </w:rPr>
        <w:t xml:space="preserve">    for (int i = 0; i &lt; n; ++i) {</w:t>
      </w:r>
    </w:p>
    <w:p w:rsidR="00556AF6" w:rsidRPr="00C81BAD" w:rsidRDefault="00556AF6" w:rsidP="00556AF6">
      <w:pPr>
        <w:rPr>
          <w:rFonts w:ascii="宋体" w:eastAsia="宋体" w:hAnsi="宋体"/>
        </w:rPr>
      </w:pPr>
      <w:r w:rsidRPr="00C81BAD">
        <w:rPr>
          <w:rFonts w:ascii="宋体" w:eastAsia="宋体" w:hAnsi="宋体"/>
        </w:rPr>
        <w:t xml:space="preserve">      if (s[i] == '0') {</w:t>
      </w:r>
    </w:p>
    <w:p w:rsidR="00556AF6" w:rsidRPr="00C81BAD" w:rsidRDefault="00556AF6" w:rsidP="00556AF6">
      <w:pPr>
        <w:rPr>
          <w:rFonts w:ascii="宋体" w:eastAsia="宋体" w:hAnsi="宋体"/>
        </w:rPr>
      </w:pPr>
      <w:r w:rsidRPr="00C81BAD">
        <w:rPr>
          <w:rFonts w:ascii="宋体" w:eastAsia="宋体" w:hAnsi="宋体"/>
        </w:rPr>
        <w:lastRenderedPageBreak/>
        <w:t xml:space="preserve">        now = std::min(now + 1, mods[0]);</w:t>
      </w:r>
    </w:p>
    <w:p w:rsidR="00556AF6" w:rsidRPr="00C81BAD" w:rsidRDefault="00556AF6" w:rsidP="00556AF6">
      <w:pPr>
        <w:rPr>
          <w:rFonts w:ascii="宋体" w:eastAsia="宋体" w:hAnsi="宋体"/>
        </w:rPr>
      </w:pPr>
      <w:r w:rsidRPr="00C81BAD">
        <w:rPr>
          <w:rFonts w:ascii="宋体" w:eastAsia="宋体" w:hAnsi="宋体"/>
        </w:rPr>
        <w:t xml:space="preserve">        for (int j = 0; j &lt; 28; ++j) {</w:t>
      </w:r>
    </w:p>
    <w:p w:rsidR="00556AF6" w:rsidRPr="00C81BAD" w:rsidRDefault="00556AF6" w:rsidP="00556AF6">
      <w:pPr>
        <w:rPr>
          <w:rFonts w:ascii="宋体" w:eastAsia="宋体" w:hAnsi="宋体"/>
        </w:rPr>
      </w:pPr>
      <w:r w:rsidRPr="00C81BAD">
        <w:rPr>
          <w:rFonts w:ascii="宋体" w:eastAsia="宋体" w:hAnsi="宋体"/>
        </w:rPr>
        <w:t xml:space="preserve">          ++ret[j];</w:t>
      </w:r>
    </w:p>
    <w:p w:rsidR="00556AF6" w:rsidRPr="00C81BAD" w:rsidRDefault="00556AF6" w:rsidP="00556AF6">
      <w:pPr>
        <w:rPr>
          <w:rFonts w:ascii="宋体" w:eastAsia="宋体" w:hAnsi="宋体"/>
        </w:rPr>
      </w:pPr>
      <w:r w:rsidRPr="00C81BAD">
        <w:rPr>
          <w:rFonts w:ascii="宋体" w:eastAsia="宋体" w:hAnsi="宋体"/>
        </w:rPr>
        <w:t xml:space="preserve">          if (ret[j] &gt;= mods[j]) ret[j] -= mods[j];</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 else if (s[i] == '1') {</w:t>
      </w:r>
    </w:p>
    <w:p w:rsidR="00556AF6" w:rsidRPr="00C81BAD" w:rsidRDefault="00556AF6" w:rsidP="00556AF6">
      <w:pPr>
        <w:rPr>
          <w:rFonts w:ascii="宋体" w:eastAsia="宋体" w:hAnsi="宋体"/>
        </w:rPr>
      </w:pPr>
      <w:r w:rsidRPr="00C81BAD">
        <w:rPr>
          <w:rFonts w:ascii="宋体" w:eastAsia="宋体" w:hAnsi="宋体"/>
        </w:rPr>
        <w:t xml:space="preserve">        now = std::min(now * 2 + 2, mods[0]);</w:t>
      </w:r>
    </w:p>
    <w:p w:rsidR="00556AF6" w:rsidRPr="00C81BAD" w:rsidRDefault="00556AF6" w:rsidP="00556AF6">
      <w:pPr>
        <w:rPr>
          <w:rFonts w:ascii="宋体" w:eastAsia="宋体" w:hAnsi="宋体"/>
        </w:rPr>
      </w:pPr>
      <w:r w:rsidRPr="00C81BAD">
        <w:rPr>
          <w:rFonts w:ascii="宋体" w:eastAsia="宋体" w:hAnsi="宋体"/>
        </w:rPr>
        <w:t xml:space="preserve">        for (int j = 0; j &lt; 28; ++j) {</w:t>
      </w:r>
    </w:p>
    <w:p w:rsidR="00556AF6" w:rsidRPr="00C81BAD" w:rsidRDefault="00556AF6" w:rsidP="00556AF6">
      <w:pPr>
        <w:rPr>
          <w:rFonts w:ascii="宋体" w:eastAsia="宋体" w:hAnsi="宋体"/>
        </w:rPr>
      </w:pPr>
      <w:r w:rsidRPr="00C81BAD">
        <w:rPr>
          <w:rFonts w:ascii="宋体" w:eastAsia="宋体" w:hAnsi="宋体"/>
        </w:rPr>
        <w:t xml:space="preserve">          ret[j] = ret[j] * 2 + 2;</w:t>
      </w:r>
    </w:p>
    <w:p w:rsidR="00556AF6" w:rsidRPr="00C81BAD" w:rsidRDefault="00556AF6" w:rsidP="00556AF6">
      <w:pPr>
        <w:rPr>
          <w:rFonts w:ascii="宋体" w:eastAsia="宋体" w:hAnsi="宋体"/>
        </w:rPr>
      </w:pPr>
      <w:r w:rsidRPr="00C81BAD">
        <w:rPr>
          <w:rFonts w:ascii="宋体" w:eastAsia="宋体" w:hAnsi="宋体"/>
        </w:rPr>
        <w:t xml:space="preserve">          ret[j] %= mods[j];</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 else if (s[i] == '2') {</w:t>
      </w:r>
    </w:p>
    <w:p w:rsidR="00556AF6" w:rsidRPr="00C81BAD" w:rsidRDefault="00556AF6" w:rsidP="00556AF6">
      <w:pPr>
        <w:rPr>
          <w:rFonts w:ascii="宋体" w:eastAsia="宋体" w:hAnsi="宋体"/>
        </w:rPr>
      </w:pPr>
      <w:r w:rsidRPr="00C81BAD">
        <w:rPr>
          <w:rFonts w:ascii="宋体" w:eastAsia="宋体" w:hAnsi="宋体"/>
        </w:rPr>
        <w:t xml:space="preserve">        // x -&gt; 3 * (2 ^ (x + 1) - 1)</w:t>
      </w:r>
    </w:p>
    <w:p w:rsidR="00556AF6" w:rsidRPr="00C81BAD" w:rsidRDefault="00556AF6" w:rsidP="00556AF6">
      <w:pPr>
        <w:rPr>
          <w:rFonts w:ascii="宋体" w:eastAsia="宋体" w:hAnsi="宋体"/>
        </w:rPr>
      </w:pPr>
      <w:r w:rsidRPr="00C81BAD">
        <w:rPr>
          <w:rFonts w:ascii="宋体" w:eastAsia="宋体" w:hAnsi="宋体"/>
        </w:rPr>
        <w:t xml:space="preserve">        for (int j = 0, e; j &lt; 28; ++j) {</w:t>
      </w:r>
    </w:p>
    <w:p w:rsidR="00556AF6" w:rsidRPr="00C81BAD" w:rsidRDefault="00556AF6" w:rsidP="00556AF6">
      <w:pPr>
        <w:rPr>
          <w:rFonts w:ascii="宋体" w:eastAsia="宋体" w:hAnsi="宋体"/>
        </w:rPr>
      </w:pPr>
      <w:r w:rsidRPr="00C81BAD">
        <w:rPr>
          <w:rFonts w:ascii="宋体" w:eastAsia="宋体" w:hAnsi="宋体"/>
        </w:rPr>
        <w:t xml:space="preserve">          if (now + 1 &lt; mods[j + 1]) e = now + 1;</w:t>
      </w:r>
    </w:p>
    <w:p w:rsidR="00556AF6" w:rsidRPr="00C81BAD" w:rsidRDefault="00556AF6" w:rsidP="00556AF6">
      <w:pPr>
        <w:rPr>
          <w:rFonts w:ascii="宋体" w:eastAsia="宋体" w:hAnsi="宋体"/>
        </w:rPr>
      </w:pPr>
      <w:r w:rsidRPr="00C81BAD">
        <w:rPr>
          <w:rFonts w:ascii="宋体" w:eastAsia="宋体" w:hAnsi="宋体"/>
        </w:rPr>
        <w:t xml:space="preserve">          else e = ret[j + 1] + 1 + mods[j + 1];</w:t>
      </w:r>
    </w:p>
    <w:p w:rsidR="00556AF6" w:rsidRPr="00C81BAD" w:rsidRDefault="00556AF6" w:rsidP="00556AF6">
      <w:pPr>
        <w:rPr>
          <w:rFonts w:ascii="宋体" w:eastAsia="宋体" w:hAnsi="宋体"/>
        </w:rPr>
      </w:pPr>
      <w:r w:rsidRPr="00C81BAD">
        <w:rPr>
          <w:rFonts w:ascii="宋体" w:eastAsia="宋体" w:hAnsi="宋体"/>
        </w:rPr>
        <w:t xml:space="preserve">          if (e &lt; S) ret[j] = 3ll * (p2[j][e] - 1) % mods[j];</w:t>
      </w:r>
    </w:p>
    <w:p w:rsidR="00556AF6" w:rsidRPr="00C81BAD" w:rsidRDefault="00556AF6" w:rsidP="00556AF6">
      <w:pPr>
        <w:rPr>
          <w:rFonts w:ascii="宋体" w:eastAsia="宋体" w:hAnsi="宋体"/>
        </w:rPr>
      </w:pPr>
      <w:r w:rsidRPr="00C81BAD">
        <w:rPr>
          <w:rFonts w:ascii="宋体" w:eastAsia="宋体" w:hAnsi="宋体"/>
        </w:rPr>
        <w:t xml:space="preserve">          else ret[j] = 3 * (pow_mod(2, e, mods[j]) - 1) % mods[j];</w:t>
      </w:r>
    </w:p>
    <w:p w:rsidR="00556AF6" w:rsidRPr="00C81BAD" w:rsidRDefault="00556AF6" w:rsidP="00556AF6">
      <w:pPr>
        <w:rPr>
          <w:rFonts w:ascii="宋体" w:eastAsia="宋体" w:hAnsi="宋体"/>
        </w:rPr>
      </w:pPr>
      <w:r w:rsidRPr="00C81BAD">
        <w:rPr>
          <w:rFonts w:ascii="宋体" w:eastAsia="宋体" w:hAnsi="宋体"/>
        </w:rPr>
        <w:t xml:space="preserve">          if (ret[j] &lt; 0) ret[j] += mods[j];</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if (now &lt;= 30) {</w:t>
      </w:r>
    </w:p>
    <w:p w:rsidR="00556AF6" w:rsidRPr="00C81BAD" w:rsidRDefault="00556AF6" w:rsidP="00556AF6">
      <w:pPr>
        <w:rPr>
          <w:rFonts w:ascii="宋体" w:eastAsia="宋体" w:hAnsi="宋体"/>
        </w:rPr>
      </w:pPr>
      <w:r w:rsidRPr="00C81BAD">
        <w:rPr>
          <w:rFonts w:ascii="宋体" w:eastAsia="宋体" w:hAnsi="宋体"/>
        </w:rPr>
        <w:t xml:space="preserve">          now = std::min&lt;long long&gt;(mods[0], (3ll &lt;&lt; (now + 1)) - 3);</w:t>
      </w:r>
    </w:p>
    <w:p w:rsidR="00556AF6" w:rsidRPr="00C81BAD" w:rsidRDefault="00556AF6" w:rsidP="00556AF6">
      <w:pPr>
        <w:rPr>
          <w:rFonts w:ascii="宋体" w:eastAsia="宋体" w:hAnsi="宋体"/>
        </w:rPr>
      </w:pPr>
      <w:r w:rsidRPr="00C81BAD">
        <w:rPr>
          <w:rFonts w:ascii="宋体" w:eastAsia="宋体" w:hAnsi="宋体"/>
        </w:rPr>
        <w:t xml:space="preserve">        } else {</w:t>
      </w:r>
    </w:p>
    <w:p w:rsidR="00556AF6" w:rsidRPr="00C81BAD" w:rsidRDefault="00556AF6" w:rsidP="00556AF6">
      <w:pPr>
        <w:rPr>
          <w:rFonts w:ascii="宋体" w:eastAsia="宋体" w:hAnsi="宋体"/>
        </w:rPr>
      </w:pPr>
      <w:r w:rsidRPr="00C81BAD">
        <w:rPr>
          <w:rFonts w:ascii="宋体" w:eastAsia="宋体" w:hAnsi="宋体"/>
        </w:rPr>
        <w:t xml:space="preserve">          now = mods[0];</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printf("%d\n", ret[0]);</w:t>
      </w:r>
    </w:p>
    <w:p w:rsidR="00556AF6" w:rsidRPr="00C81BAD" w:rsidRDefault="00556AF6" w:rsidP="00556AF6">
      <w:pPr>
        <w:rPr>
          <w:rFonts w:ascii="宋体" w:eastAsia="宋体" w:hAnsi="宋体"/>
        </w:rPr>
      </w:pPr>
      <w:r w:rsidRPr="00C81BAD">
        <w:rPr>
          <w:rFonts w:ascii="宋体" w:eastAsia="宋体" w:hAnsi="宋体"/>
        </w:rPr>
        <w:t xml:space="preserve">  }</w:t>
      </w:r>
    </w:p>
    <w:p w:rsidR="00556AF6" w:rsidRPr="00C81BAD" w:rsidRDefault="00556AF6" w:rsidP="00556AF6">
      <w:pPr>
        <w:rPr>
          <w:rFonts w:ascii="宋体" w:eastAsia="宋体" w:hAnsi="宋体"/>
        </w:rPr>
      </w:pPr>
      <w:r w:rsidRPr="00C81BAD">
        <w:rPr>
          <w:rFonts w:ascii="宋体" w:eastAsia="宋体" w:hAnsi="宋体"/>
        </w:rPr>
        <w:t xml:space="preserve">  return 0;</w:t>
      </w:r>
    </w:p>
    <w:p w:rsidR="00556AF6" w:rsidRPr="00C81BAD" w:rsidRDefault="00556AF6" w:rsidP="00556AF6">
      <w:pPr>
        <w:rPr>
          <w:rFonts w:ascii="宋体" w:eastAsia="宋体" w:hAnsi="宋体"/>
        </w:rPr>
      </w:pPr>
      <w:r w:rsidRPr="00C81BAD">
        <w:rPr>
          <w:rFonts w:ascii="宋体" w:eastAsia="宋体" w:hAnsi="宋体"/>
        </w:rPr>
        <w:t>}</w:t>
      </w:r>
    </w:p>
    <w:p w:rsidR="00420065" w:rsidRPr="00C81BAD" w:rsidRDefault="00F4133E" w:rsidP="0035239B">
      <w:pPr>
        <w:pStyle w:val="3"/>
        <w:rPr>
          <w:rFonts w:ascii="宋体" w:eastAsia="宋体" w:hAnsi="宋体"/>
          <w:b w:val="0"/>
        </w:rPr>
      </w:pPr>
      <w:bookmarkStart w:id="189" w:name="_Toc523521272"/>
      <w:r w:rsidRPr="00C81BAD">
        <w:rPr>
          <w:rFonts w:ascii="宋体" w:eastAsia="宋体" w:hAnsi="宋体" w:hint="eastAsia"/>
          <w:b w:val="0"/>
        </w:rPr>
        <w:t>铜牌题-前置：</w:t>
      </w:r>
      <w:r w:rsidR="00740BAF" w:rsidRPr="00C81BAD">
        <w:rPr>
          <w:rFonts w:ascii="宋体" w:eastAsia="宋体" w:hAnsi="宋体" w:hint="eastAsia"/>
          <w:b w:val="0"/>
        </w:rPr>
        <w:t>凸包</w:t>
      </w:r>
      <w:bookmarkEnd w:id="189"/>
    </w:p>
    <w:p w:rsidR="00420065" w:rsidRPr="00C81BAD" w:rsidRDefault="00420065" w:rsidP="00556AF6">
      <w:pPr>
        <w:rPr>
          <w:rFonts w:ascii="宋体" w:eastAsia="宋体" w:hAnsi="宋体"/>
        </w:rPr>
      </w:pPr>
      <w:r w:rsidRPr="00C81BAD">
        <w:rPr>
          <w:rFonts w:ascii="宋体" w:eastAsia="宋体" w:hAnsi="宋体" w:hint="eastAsia"/>
        </w:rPr>
        <w:t>2018杭电暑期多校3</w:t>
      </w:r>
      <w:r w:rsidRPr="00C81BAD">
        <w:rPr>
          <w:rFonts w:ascii="宋体" w:eastAsia="宋体" w:hAnsi="宋体"/>
        </w:rPr>
        <w:t>G</w:t>
      </w:r>
      <w:r w:rsidRPr="00C81BAD">
        <w:rPr>
          <w:rFonts w:ascii="宋体" w:eastAsia="宋体" w:hAnsi="宋体" w:hint="eastAsia"/>
        </w:rPr>
        <w:t>-</w:t>
      </w:r>
      <w:r w:rsidRPr="00C81BAD">
        <w:rPr>
          <w:rFonts w:ascii="宋体" w:eastAsia="宋体" w:hAnsi="宋体"/>
        </w:rPr>
        <w:t>HDU6325</w:t>
      </w:r>
      <w:r w:rsidRPr="00C81BAD">
        <w:rPr>
          <w:rFonts w:ascii="宋体" w:eastAsia="宋体" w:hAnsi="宋体" w:hint="eastAsia"/>
        </w:rPr>
        <w:t>-</w:t>
      </w:r>
      <w:r w:rsidRPr="00C81BAD">
        <w:rPr>
          <w:rFonts w:ascii="宋体" w:eastAsia="宋体" w:hAnsi="宋体"/>
        </w:rPr>
        <w:t>Instellar Travel</w:t>
      </w:r>
    </w:p>
    <w:p w:rsidR="0035239B" w:rsidRPr="00C81BAD" w:rsidRDefault="0035239B" w:rsidP="00556AF6">
      <w:pPr>
        <w:rPr>
          <w:rFonts w:ascii="宋体" w:eastAsia="宋体" w:hAnsi="宋体"/>
        </w:rPr>
      </w:pPr>
      <w:r w:rsidRPr="00C81BAD">
        <w:rPr>
          <w:rFonts w:ascii="宋体" w:eastAsia="宋体" w:hAnsi="宋体" w:hint="eastAsia"/>
        </w:rPr>
        <w:t>【题意】</w:t>
      </w:r>
    </w:p>
    <w:p w:rsidR="0035239B" w:rsidRPr="00C81BAD" w:rsidRDefault="0035239B" w:rsidP="00556AF6">
      <w:pPr>
        <w:rPr>
          <w:rFonts w:ascii="宋体" w:eastAsia="宋体" w:hAnsi="宋体"/>
        </w:rPr>
      </w:pPr>
      <w:r w:rsidRPr="00C81BAD">
        <w:rPr>
          <w:rFonts w:ascii="宋体" w:eastAsia="宋体" w:hAnsi="宋体" w:hint="eastAsia"/>
        </w:rPr>
        <w:t>【TAG】计算几何 凸壳</w:t>
      </w:r>
    </w:p>
    <w:p w:rsidR="0035239B" w:rsidRPr="00C81BAD" w:rsidRDefault="0035239B" w:rsidP="00556AF6">
      <w:pPr>
        <w:rPr>
          <w:rFonts w:ascii="宋体" w:eastAsia="宋体" w:hAnsi="宋体"/>
        </w:rPr>
      </w:pPr>
      <w:r w:rsidRPr="00C81BAD">
        <w:rPr>
          <w:rFonts w:ascii="宋体" w:eastAsia="宋体" w:hAnsi="宋体" w:hint="eastAsia"/>
        </w:rPr>
        <w:t>【题解】</w:t>
      </w:r>
    </w:p>
    <w:p w:rsidR="0035239B" w:rsidRPr="00C81BAD" w:rsidRDefault="0035239B" w:rsidP="00556AF6">
      <w:pPr>
        <w:rPr>
          <w:rFonts w:ascii="宋体" w:eastAsia="宋体" w:hAnsi="宋体"/>
        </w:rPr>
      </w:pPr>
      <w:r w:rsidRPr="00C81BAD">
        <w:rPr>
          <w:rFonts w:ascii="宋体" w:eastAsia="宋体" w:hAnsi="宋体" w:hint="eastAsia"/>
        </w:rPr>
        <w:t>【代码】</w:t>
      </w:r>
    </w:p>
    <w:p w:rsidR="00BB51E3" w:rsidRPr="00C81BAD" w:rsidRDefault="00141DCC" w:rsidP="00BB51E3">
      <w:pPr>
        <w:pStyle w:val="3"/>
        <w:rPr>
          <w:rFonts w:ascii="宋体" w:eastAsia="宋体" w:hAnsi="宋体"/>
          <w:b w:val="0"/>
        </w:rPr>
      </w:pPr>
      <w:bookmarkStart w:id="190" w:name="_Toc523521273"/>
      <w:r w:rsidRPr="00C81BAD">
        <w:rPr>
          <w:rFonts w:ascii="宋体" w:eastAsia="宋体" w:hAnsi="宋体" w:hint="eastAsia"/>
          <w:b w:val="0"/>
        </w:rPr>
        <w:t>（队友AC）</w:t>
      </w:r>
      <w:r w:rsidR="00BB51E3" w:rsidRPr="00C81BAD">
        <w:rPr>
          <w:rFonts w:ascii="宋体" w:eastAsia="宋体" w:hAnsi="宋体" w:hint="eastAsia"/>
          <w:b w:val="0"/>
        </w:rPr>
        <w:t>签到题-</w:t>
      </w:r>
      <w:r w:rsidR="00B305CF" w:rsidRPr="00C81BAD">
        <w:rPr>
          <w:rFonts w:ascii="宋体" w:eastAsia="宋体" w:hAnsi="宋体" w:hint="eastAsia"/>
          <w:b w:val="0"/>
        </w:rPr>
        <w:t>前置：</w:t>
      </w:r>
      <w:r w:rsidR="0035239B" w:rsidRPr="00C81BAD">
        <w:rPr>
          <w:rFonts w:ascii="宋体" w:eastAsia="宋体" w:hAnsi="宋体" w:hint="eastAsia"/>
          <w:b w:val="0"/>
        </w:rPr>
        <w:t>无</w:t>
      </w:r>
      <w:bookmarkEnd w:id="190"/>
    </w:p>
    <w:p w:rsidR="00BB51E3" w:rsidRPr="00C81BAD" w:rsidRDefault="00BB51E3" w:rsidP="00BB51E3">
      <w:pPr>
        <w:rPr>
          <w:rFonts w:ascii="宋体" w:eastAsia="宋体" w:hAnsi="宋体"/>
        </w:rPr>
      </w:pPr>
      <w:r w:rsidRPr="00C81BAD">
        <w:rPr>
          <w:rFonts w:ascii="宋体" w:eastAsia="宋体" w:hAnsi="宋体" w:hint="eastAsia"/>
        </w:rPr>
        <w:t>2018杭电暑期多校3</w:t>
      </w:r>
      <w:r w:rsidRPr="00C81BAD">
        <w:rPr>
          <w:rFonts w:ascii="宋体" w:eastAsia="宋体" w:hAnsi="宋体"/>
        </w:rPr>
        <w:t>F</w:t>
      </w:r>
      <w:r w:rsidRPr="00C81BAD">
        <w:rPr>
          <w:rFonts w:ascii="宋体" w:eastAsia="宋体" w:hAnsi="宋体" w:hint="eastAsia"/>
        </w:rPr>
        <w:t>-</w:t>
      </w:r>
      <w:r w:rsidRPr="00C81BAD">
        <w:rPr>
          <w:rFonts w:ascii="宋体" w:eastAsia="宋体" w:hAnsi="宋体"/>
        </w:rPr>
        <w:t>Grab The Tree-HDU6324</w:t>
      </w:r>
    </w:p>
    <w:p w:rsidR="00BB51E3" w:rsidRPr="00C81BAD" w:rsidRDefault="00BB51E3" w:rsidP="00BB51E3">
      <w:pPr>
        <w:rPr>
          <w:rFonts w:ascii="宋体" w:eastAsia="宋体" w:hAnsi="宋体"/>
        </w:rPr>
      </w:pPr>
      <w:r w:rsidRPr="00C81BAD">
        <w:rPr>
          <w:rFonts w:ascii="宋体" w:eastAsia="宋体" w:hAnsi="宋体" w:hint="eastAsia"/>
        </w:rPr>
        <w:lastRenderedPageBreak/>
        <w:t>【题意】</w:t>
      </w:r>
    </w:p>
    <w:p w:rsidR="00141DCC" w:rsidRPr="00C81BAD" w:rsidRDefault="00141DCC" w:rsidP="00BB51E3">
      <w:pPr>
        <w:rPr>
          <w:rFonts w:ascii="宋体" w:eastAsia="宋体" w:hAnsi="宋体"/>
        </w:rPr>
      </w:pPr>
      <w:r w:rsidRPr="00C81BAD">
        <w:rPr>
          <w:rFonts w:ascii="宋体" w:eastAsia="宋体" w:hAnsi="宋体" w:hint="eastAsia"/>
        </w:rPr>
        <w:t>【TAG】异或 二进制 博弈</w:t>
      </w:r>
    </w:p>
    <w:p w:rsidR="00BB51E3" w:rsidRPr="00C81BAD" w:rsidRDefault="00BB51E3" w:rsidP="00BB51E3">
      <w:pPr>
        <w:rPr>
          <w:rFonts w:ascii="宋体" w:eastAsia="宋体" w:hAnsi="宋体"/>
        </w:rPr>
      </w:pPr>
      <w:r w:rsidRPr="00C81BAD">
        <w:rPr>
          <w:rFonts w:ascii="宋体" w:eastAsia="宋体" w:hAnsi="宋体" w:hint="eastAsia"/>
        </w:rPr>
        <w:t>【题解】</w:t>
      </w:r>
    </w:p>
    <w:p w:rsidR="00BB51E3" w:rsidRPr="00C81BAD" w:rsidRDefault="00BB51E3" w:rsidP="00BB51E3">
      <w:pPr>
        <w:rPr>
          <w:rFonts w:ascii="宋体" w:eastAsia="宋体" w:hAnsi="宋体"/>
        </w:rPr>
      </w:pPr>
      <w:r w:rsidRPr="00C81BAD">
        <w:rPr>
          <w:rFonts w:ascii="宋体" w:eastAsia="宋体" w:hAnsi="宋体" w:hint="eastAsia"/>
        </w:rPr>
        <w:t>【代码】</w:t>
      </w:r>
    </w:p>
    <w:p w:rsidR="00BB51E3" w:rsidRPr="00C81BAD" w:rsidRDefault="00141DCC" w:rsidP="00BB51E3">
      <w:pPr>
        <w:pStyle w:val="3"/>
        <w:rPr>
          <w:rFonts w:ascii="宋体" w:eastAsia="宋体" w:hAnsi="宋体"/>
          <w:b w:val="0"/>
        </w:rPr>
      </w:pPr>
      <w:bookmarkStart w:id="191" w:name="_Toc523521274"/>
      <w:r w:rsidRPr="00C81BAD">
        <w:rPr>
          <w:rFonts w:ascii="宋体" w:eastAsia="宋体" w:hAnsi="宋体" w:hint="eastAsia"/>
          <w:b w:val="0"/>
        </w:rPr>
        <w:t>（队友AC）</w:t>
      </w:r>
      <w:r w:rsidR="00BB51E3" w:rsidRPr="00C81BAD">
        <w:rPr>
          <w:rFonts w:ascii="宋体" w:eastAsia="宋体" w:hAnsi="宋体" w:hint="eastAsia"/>
          <w:b w:val="0"/>
        </w:rPr>
        <w:t>签到题-</w:t>
      </w:r>
      <w:r w:rsidR="00B305CF" w:rsidRPr="00C81BAD">
        <w:rPr>
          <w:rFonts w:ascii="宋体" w:eastAsia="宋体" w:hAnsi="宋体" w:hint="eastAsia"/>
          <w:b w:val="0"/>
        </w:rPr>
        <w:t>前置：</w:t>
      </w:r>
      <w:r w:rsidR="0035239B" w:rsidRPr="00C81BAD">
        <w:rPr>
          <w:rFonts w:ascii="宋体" w:eastAsia="宋体" w:hAnsi="宋体" w:hint="eastAsia"/>
          <w:b w:val="0"/>
        </w:rPr>
        <w:t>无</w:t>
      </w:r>
      <w:bookmarkEnd w:id="191"/>
    </w:p>
    <w:p w:rsidR="00BB51E3" w:rsidRPr="00C81BAD" w:rsidRDefault="00BB51E3" w:rsidP="00BB51E3">
      <w:pPr>
        <w:rPr>
          <w:rFonts w:ascii="宋体" w:eastAsia="宋体" w:hAnsi="宋体"/>
        </w:rPr>
      </w:pPr>
      <w:r w:rsidRPr="00C81BAD">
        <w:rPr>
          <w:rFonts w:ascii="宋体" w:eastAsia="宋体" w:hAnsi="宋体" w:hint="eastAsia"/>
        </w:rPr>
        <w:t>2018杭电暑期多校3</w:t>
      </w:r>
      <w:r w:rsidRPr="00C81BAD">
        <w:rPr>
          <w:rFonts w:ascii="宋体" w:eastAsia="宋体" w:hAnsi="宋体"/>
        </w:rPr>
        <w:t>D</w:t>
      </w:r>
      <w:r w:rsidRPr="00C81BAD">
        <w:rPr>
          <w:rFonts w:ascii="宋体" w:eastAsia="宋体" w:hAnsi="宋体" w:hint="eastAsia"/>
        </w:rPr>
        <w:t>-</w:t>
      </w:r>
      <w:r w:rsidRPr="00C81BAD">
        <w:rPr>
          <w:rFonts w:ascii="宋体" w:eastAsia="宋体" w:hAnsi="宋体"/>
        </w:rPr>
        <w:t>HDU6322</w:t>
      </w:r>
      <w:r w:rsidRPr="00C81BAD">
        <w:rPr>
          <w:rFonts w:ascii="宋体" w:eastAsia="宋体" w:hAnsi="宋体" w:hint="eastAsia"/>
        </w:rPr>
        <w:t>-</w:t>
      </w:r>
      <w:r w:rsidRPr="00C81BAD">
        <w:rPr>
          <w:rFonts w:ascii="宋体" w:eastAsia="宋体" w:hAnsi="宋体"/>
        </w:rPr>
        <w:t>Euler Function</w:t>
      </w:r>
    </w:p>
    <w:p w:rsidR="00BB51E3" w:rsidRPr="00C81BAD" w:rsidRDefault="00BB51E3" w:rsidP="00BB51E3">
      <w:pPr>
        <w:rPr>
          <w:rFonts w:ascii="宋体" w:eastAsia="宋体" w:hAnsi="宋体"/>
        </w:rPr>
      </w:pPr>
      <w:r w:rsidRPr="00C81BAD">
        <w:rPr>
          <w:rFonts w:ascii="宋体" w:eastAsia="宋体" w:hAnsi="宋体" w:hint="eastAsia"/>
        </w:rPr>
        <w:t>【题意】</w:t>
      </w:r>
    </w:p>
    <w:p w:rsidR="00141DCC" w:rsidRPr="00C81BAD" w:rsidRDefault="00141DCC" w:rsidP="00BB51E3">
      <w:pPr>
        <w:rPr>
          <w:rFonts w:ascii="宋体" w:eastAsia="宋体" w:hAnsi="宋体"/>
        </w:rPr>
      </w:pPr>
      <w:r w:rsidRPr="00C81BAD">
        <w:rPr>
          <w:rFonts w:ascii="宋体" w:eastAsia="宋体" w:hAnsi="宋体" w:hint="eastAsia"/>
        </w:rPr>
        <w:t>【TAG】数论 欧拉函数</w:t>
      </w:r>
    </w:p>
    <w:p w:rsidR="00BB51E3" w:rsidRPr="00C81BAD" w:rsidRDefault="00BB51E3" w:rsidP="00BB51E3">
      <w:pPr>
        <w:rPr>
          <w:rFonts w:ascii="宋体" w:eastAsia="宋体" w:hAnsi="宋体"/>
        </w:rPr>
      </w:pPr>
      <w:r w:rsidRPr="00C81BAD">
        <w:rPr>
          <w:rFonts w:ascii="宋体" w:eastAsia="宋体" w:hAnsi="宋体" w:hint="eastAsia"/>
        </w:rPr>
        <w:t>【题解】</w:t>
      </w:r>
    </w:p>
    <w:p w:rsidR="00556AF6" w:rsidRPr="00C81BAD" w:rsidRDefault="00BB51E3" w:rsidP="00556AF6">
      <w:pPr>
        <w:rPr>
          <w:rFonts w:ascii="宋体" w:eastAsia="宋体" w:hAnsi="宋体"/>
        </w:rPr>
      </w:pPr>
      <w:r w:rsidRPr="00C81BAD">
        <w:rPr>
          <w:rFonts w:ascii="宋体" w:eastAsia="宋体" w:hAnsi="宋体" w:hint="eastAsia"/>
        </w:rPr>
        <w:t>【代码】</w:t>
      </w:r>
    </w:p>
    <w:p w:rsidR="00141DCC" w:rsidRPr="00C81BAD" w:rsidRDefault="00141DCC" w:rsidP="00141DCC">
      <w:pPr>
        <w:pStyle w:val="3"/>
        <w:rPr>
          <w:rFonts w:ascii="宋体" w:eastAsia="宋体" w:hAnsi="宋体"/>
          <w:b w:val="0"/>
        </w:rPr>
      </w:pPr>
      <w:bookmarkStart w:id="192" w:name="_Toc523521275"/>
      <w:r w:rsidRPr="00C81BAD">
        <w:rPr>
          <w:rFonts w:ascii="宋体" w:eastAsia="宋体" w:hAnsi="宋体" w:hint="eastAsia"/>
          <w:b w:val="0"/>
        </w:rPr>
        <w:t>（队友AC）签到题-前置：无</w:t>
      </w:r>
      <w:bookmarkEnd w:id="192"/>
    </w:p>
    <w:p w:rsidR="00141DCC" w:rsidRPr="00C81BAD" w:rsidRDefault="00141DCC" w:rsidP="00556AF6">
      <w:pPr>
        <w:rPr>
          <w:rFonts w:ascii="宋体" w:eastAsia="宋体" w:hAnsi="宋体"/>
        </w:rPr>
      </w:pPr>
      <w:r w:rsidRPr="00C81BAD">
        <w:rPr>
          <w:rFonts w:ascii="宋体" w:eastAsia="宋体" w:hAnsi="宋体"/>
        </w:rPr>
        <w:t>2018</w:t>
      </w:r>
      <w:r w:rsidRPr="00C81BAD">
        <w:rPr>
          <w:rFonts w:ascii="宋体" w:eastAsia="宋体" w:hAnsi="宋体" w:hint="eastAsia"/>
        </w:rPr>
        <w:t>杭电</w:t>
      </w:r>
      <w:r w:rsidRPr="00C81BAD">
        <w:rPr>
          <w:rFonts w:ascii="宋体" w:eastAsia="宋体" w:hAnsi="宋体"/>
        </w:rPr>
        <w:t>暑期多校</w:t>
      </w:r>
      <w:r w:rsidRPr="00C81BAD">
        <w:rPr>
          <w:rFonts w:ascii="宋体" w:eastAsia="宋体" w:hAnsi="宋体" w:hint="eastAsia"/>
        </w:rPr>
        <w:t>4</w:t>
      </w:r>
      <w:r w:rsidRPr="00C81BAD">
        <w:rPr>
          <w:rFonts w:ascii="宋体" w:eastAsia="宋体" w:hAnsi="宋体"/>
        </w:rPr>
        <w:t>L</w:t>
      </w:r>
      <w:r w:rsidRPr="00C81BAD">
        <w:rPr>
          <w:rFonts w:ascii="宋体" w:eastAsia="宋体" w:hAnsi="宋体" w:hint="eastAsia"/>
        </w:rPr>
        <w:t>-</w:t>
      </w:r>
      <w:r w:rsidRPr="00C81BAD">
        <w:rPr>
          <w:rFonts w:ascii="宋体" w:eastAsia="宋体" w:hAnsi="宋体"/>
        </w:rPr>
        <w:t>HDU6343</w:t>
      </w:r>
      <w:r w:rsidRPr="00C81BAD">
        <w:rPr>
          <w:rFonts w:ascii="宋体" w:eastAsia="宋体" w:hAnsi="宋体" w:hint="eastAsia"/>
        </w:rPr>
        <w:t>-</w:t>
      </w:r>
      <w:r w:rsidRPr="00C81BAD">
        <w:rPr>
          <w:rFonts w:ascii="宋体" w:eastAsia="宋体" w:hAnsi="宋体"/>
        </w:rPr>
        <w:t>Graph Theory Homework</w:t>
      </w:r>
    </w:p>
    <w:p w:rsidR="00141DCC" w:rsidRPr="00C81BAD" w:rsidRDefault="00141DCC" w:rsidP="00556AF6">
      <w:pPr>
        <w:rPr>
          <w:rFonts w:ascii="宋体" w:eastAsia="宋体" w:hAnsi="宋体"/>
        </w:rPr>
      </w:pPr>
      <w:r w:rsidRPr="00C81BAD">
        <w:rPr>
          <w:rFonts w:ascii="宋体" w:eastAsia="宋体" w:hAnsi="宋体" w:hint="eastAsia"/>
        </w:rPr>
        <w:t>【题意】</w:t>
      </w:r>
    </w:p>
    <w:p w:rsidR="00141DCC" w:rsidRPr="00C81BAD" w:rsidRDefault="00141DCC" w:rsidP="00556AF6">
      <w:pPr>
        <w:rPr>
          <w:rFonts w:ascii="宋体" w:eastAsia="宋体" w:hAnsi="宋体"/>
        </w:rPr>
      </w:pPr>
      <w:r w:rsidRPr="00C81BAD">
        <w:rPr>
          <w:rFonts w:ascii="宋体" w:eastAsia="宋体" w:hAnsi="宋体" w:hint="eastAsia"/>
        </w:rPr>
        <w:t>【TAG】数学 最短路</w:t>
      </w:r>
      <w:r w:rsidR="00FF7930" w:rsidRPr="00C81BAD">
        <w:rPr>
          <w:rFonts w:ascii="宋体" w:eastAsia="宋体" w:hAnsi="宋体" w:hint="eastAsia"/>
        </w:rPr>
        <w:t xml:space="preserve"> 签到题</w:t>
      </w:r>
    </w:p>
    <w:p w:rsidR="00141DCC" w:rsidRPr="00C81BAD" w:rsidRDefault="00141DCC" w:rsidP="00556AF6">
      <w:pPr>
        <w:rPr>
          <w:rFonts w:ascii="宋体" w:eastAsia="宋体" w:hAnsi="宋体"/>
        </w:rPr>
      </w:pPr>
      <w:r w:rsidRPr="00C81BAD">
        <w:rPr>
          <w:rFonts w:ascii="宋体" w:eastAsia="宋体" w:hAnsi="宋体" w:hint="eastAsia"/>
        </w:rPr>
        <w:t>【题解】</w:t>
      </w:r>
    </w:p>
    <w:p w:rsidR="00141DCC" w:rsidRPr="00C81BAD" w:rsidRDefault="00141DCC" w:rsidP="00556AF6">
      <w:pPr>
        <w:rPr>
          <w:rFonts w:ascii="宋体" w:eastAsia="宋体" w:hAnsi="宋体"/>
        </w:rPr>
      </w:pPr>
      <w:r w:rsidRPr="00C81BAD">
        <w:rPr>
          <w:rFonts w:ascii="宋体" w:eastAsia="宋体" w:hAnsi="宋体" w:hint="eastAsia"/>
        </w:rPr>
        <w:t>【代码】</w:t>
      </w:r>
    </w:p>
    <w:p w:rsidR="00FF7930" w:rsidRPr="00C81BAD" w:rsidRDefault="00FF7930" w:rsidP="00FF7930">
      <w:pPr>
        <w:pStyle w:val="3"/>
        <w:rPr>
          <w:rFonts w:ascii="宋体" w:eastAsia="宋体" w:hAnsi="宋体"/>
          <w:b w:val="0"/>
        </w:rPr>
      </w:pPr>
      <w:bookmarkStart w:id="193" w:name="_Toc523521276"/>
      <w:r w:rsidRPr="00C81BAD">
        <w:rPr>
          <w:rFonts w:ascii="宋体" w:eastAsia="宋体" w:hAnsi="宋体" w:hint="eastAsia"/>
          <w:b w:val="0"/>
        </w:rPr>
        <w:t>（队友AC）签到题-前置：无</w:t>
      </w:r>
      <w:bookmarkEnd w:id="193"/>
    </w:p>
    <w:p w:rsidR="00FF7930" w:rsidRPr="00C81BAD" w:rsidRDefault="00FF7930" w:rsidP="00556AF6">
      <w:pPr>
        <w:rPr>
          <w:rFonts w:ascii="宋体" w:eastAsia="宋体" w:hAnsi="宋体"/>
        </w:rPr>
      </w:pPr>
      <w:r w:rsidRPr="00C81BAD">
        <w:rPr>
          <w:rFonts w:ascii="宋体" w:eastAsia="宋体" w:hAnsi="宋体" w:hint="eastAsia"/>
        </w:rPr>
        <w:t>2018杭电暑期多校2J-</w:t>
      </w:r>
      <w:r w:rsidRPr="00C81BAD">
        <w:rPr>
          <w:rFonts w:ascii="宋体" w:eastAsia="宋体" w:hAnsi="宋体"/>
        </w:rPr>
        <w:t>HDU6318</w:t>
      </w:r>
      <w:r w:rsidRPr="00C81BAD">
        <w:rPr>
          <w:rFonts w:ascii="宋体" w:eastAsia="宋体" w:hAnsi="宋体" w:hint="eastAsia"/>
        </w:rPr>
        <w:t>-</w:t>
      </w:r>
      <w:r w:rsidRPr="00C81BAD">
        <w:rPr>
          <w:rFonts w:ascii="宋体" w:eastAsia="宋体" w:hAnsi="宋体"/>
        </w:rPr>
        <w:t>Swaps and Inversions</w:t>
      </w:r>
    </w:p>
    <w:p w:rsidR="00FF7930" w:rsidRPr="00C81BAD" w:rsidRDefault="00FF7930" w:rsidP="00556AF6">
      <w:pPr>
        <w:rPr>
          <w:rFonts w:ascii="宋体" w:eastAsia="宋体" w:hAnsi="宋体"/>
        </w:rPr>
      </w:pPr>
      <w:r w:rsidRPr="00C81BAD">
        <w:rPr>
          <w:rFonts w:ascii="宋体" w:eastAsia="宋体" w:hAnsi="宋体" w:hint="eastAsia"/>
        </w:rPr>
        <w:t>【题意】</w:t>
      </w:r>
    </w:p>
    <w:p w:rsidR="00FF7930" w:rsidRPr="00C81BAD" w:rsidRDefault="00FF7930" w:rsidP="00556AF6">
      <w:pPr>
        <w:rPr>
          <w:rFonts w:ascii="宋体" w:eastAsia="宋体" w:hAnsi="宋体"/>
        </w:rPr>
      </w:pPr>
      <w:r w:rsidRPr="00C81BAD">
        <w:rPr>
          <w:rFonts w:ascii="宋体" w:eastAsia="宋体" w:hAnsi="宋体" w:hint="eastAsia"/>
        </w:rPr>
        <w:t>【TAG】逆序对 签到题</w:t>
      </w:r>
    </w:p>
    <w:p w:rsidR="00FF7930" w:rsidRPr="00C81BAD" w:rsidRDefault="00FF7930" w:rsidP="00556AF6">
      <w:pPr>
        <w:rPr>
          <w:rFonts w:ascii="宋体" w:eastAsia="宋体" w:hAnsi="宋体"/>
        </w:rPr>
      </w:pPr>
      <w:r w:rsidRPr="00C81BAD">
        <w:rPr>
          <w:rFonts w:ascii="宋体" w:eastAsia="宋体" w:hAnsi="宋体" w:hint="eastAsia"/>
        </w:rPr>
        <w:t>【题解】</w:t>
      </w:r>
    </w:p>
    <w:p w:rsidR="00FF7930" w:rsidRPr="00C81BAD" w:rsidRDefault="00FF7930" w:rsidP="00556AF6">
      <w:pPr>
        <w:rPr>
          <w:rFonts w:ascii="宋体" w:eastAsia="宋体" w:hAnsi="宋体"/>
        </w:rPr>
      </w:pPr>
      <w:r w:rsidRPr="00C81BAD">
        <w:rPr>
          <w:rFonts w:ascii="宋体" w:eastAsia="宋体" w:hAnsi="宋体" w:hint="eastAsia"/>
        </w:rPr>
        <w:t>【代码】</w:t>
      </w:r>
    </w:p>
    <w:p w:rsidR="00201025" w:rsidRPr="00C81BAD" w:rsidRDefault="00201025" w:rsidP="00201025">
      <w:pPr>
        <w:pStyle w:val="3"/>
        <w:rPr>
          <w:rFonts w:ascii="宋体" w:eastAsia="宋体" w:hAnsi="宋体"/>
          <w:b w:val="0"/>
        </w:rPr>
      </w:pPr>
      <w:bookmarkStart w:id="194" w:name="_Toc523521277"/>
      <w:r w:rsidRPr="00C81BAD">
        <w:rPr>
          <w:rFonts w:ascii="宋体" w:eastAsia="宋体" w:hAnsi="宋体" w:hint="eastAsia"/>
          <w:b w:val="0"/>
        </w:rPr>
        <w:t>（队友AC）签到题-前置：无</w:t>
      </w:r>
      <w:bookmarkEnd w:id="194"/>
    </w:p>
    <w:p w:rsidR="00201025" w:rsidRPr="00C81BAD" w:rsidRDefault="00201025" w:rsidP="00556AF6">
      <w:pPr>
        <w:rPr>
          <w:rFonts w:ascii="宋体" w:eastAsia="宋体" w:hAnsi="宋体"/>
        </w:rPr>
      </w:pPr>
      <w:r w:rsidRPr="00C81BAD">
        <w:rPr>
          <w:rFonts w:ascii="宋体" w:eastAsia="宋体" w:hAnsi="宋体" w:hint="eastAsia"/>
        </w:rPr>
        <w:t>2018杭电暑期多校1A-</w:t>
      </w:r>
      <w:r w:rsidRPr="00C81BAD">
        <w:rPr>
          <w:rFonts w:ascii="宋体" w:eastAsia="宋体" w:hAnsi="宋体"/>
        </w:rPr>
        <w:t>HDU6298</w:t>
      </w:r>
      <w:r w:rsidRPr="00C81BAD">
        <w:rPr>
          <w:rFonts w:ascii="宋体" w:eastAsia="宋体" w:hAnsi="宋体" w:hint="eastAsia"/>
        </w:rPr>
        <w:t>-</w:t>
      </w:r>
      <w:r w:rsidRPr="00C81BAD">
        <w:rPr>
          <w:rFonts w:ascii="宋体" w:eastAsia="宋体" w:hAnsi="宋体"/>
        </w:rPr>
        <w:t>Maximum Multiple</w:t>
      </w:r>
    </w:p>
    <w:p w:rsidR="00201025" w:rsidRPr="00C81BAD" w:rsidRDefault="00201025" w:rsidP="00556AF6">
      <w:pPr>
        <w:rPr>
          <w:rFonts w:ascii="宋体" w:eastAsia="宋体" w:hAnsi="宋体"/>
        </w:rPr>
      </w:pPr>
      <w:r w:rsidRPr="00C81BAD">
        <w:rPr>
          <w:rFonts w:ascii="宋体" w:eastAsia="宋体" w:hAnsi="宋体" w:hint="eastAsia"/>
        </w:rPr>
        <w:t>【题意】</w:t>
      </w:r>
    </w:p>
    <w:p w:rsidR="00201025" w:rsidRPr="00C81BAD" w:rsidRDefault="00201025" w:rsidP="00556AF6">
      <w:pPr>
        <w:rPr>
          <w:rFonts w:ascii="宋体" w:eastAsia="宋体" w:hAnsi="宋体"/>
        </w:rPr>
      </w:pPr>
      <w:r w:rsidRPr="00C81BAD">
        <w:rPr>
          <w:rFonts w:ascii="宋体" w:eastAsia="宋体" w:hAnsi="宋体" w:hint="eastAsia"/>
        </w:rPr>
        <w:t>【TAG】数论 签到题</w:t>
      </w:r>
    </w:p>
    <w:p w:rsidR="00201025" w:rsidRPr="00C81BAD" w:rsidRDefault="00201025" w:rsidP="00556AF6">
      <w:pPr>
        <w:rPr>
          <w:rFonts w:ascii="宋体" w:eastAsia="宋体" w:hAnsi="宋体"/>
        </w:rPr>
      </w:pPr>
      <w:r w:rsidRPr="00C81BAD">
        <w:rPr>
          <w:rFonts w:ascii="宋体" w:eastAsia="宋体" w:hAnsi="宋体" w:hint="eastAsia"/>
        </w:rPr>
        <w:t>【题解】</w:t>
      </w:r>
    </w:p>
    <w:p w:rsidR="00446FB4" w:rsidRPr="00C81BAD" w:rsidRDefault="00201025" w:rsidP="00446FB4">
      <w:pPr>
        <w:rPr>
          <w:rFonts w:ascii="宋体" w:eastAsia="宋体" w:hAnsi="宋体"/>
        </w:rPr>
      </w:pPr>
      <w:r w:rsidRPr="00C81BAD">
        <w:rPr>
          <w:rFonts w:ascii="宋体" w:eastAsia="宋体" w:hAnsi="宋体" w:hint="eastAsia"/>
        </w:rPr>
        <w:t>【代码】</w:t>
      </w:r>
    </w:p>
    <w:p w:rsidR="00201025" w:rsidRPr="00C81BAD" w:rsidRDefault="00553F71" w:rsidP="00446FB4">
      <w:pPr>
        <w:pStyle w:val="3"/>
        <w:rPr>
          <w:rFonts w:ascii="宋体" w:eastAsia="宋体" w:hAnsi="宋体"/>
        </w:rPr>
      </w:pPr>
      <w:bookmarkStart w:id="195" w:name="_Toc523521278"/>
      <w:r w:rsidRPr="00C81BAD">
        <w:rPr>
          <w:rFonts w:ascii="宋体" w:eastAsia="宋体" w:hAnsi="宋体" w:hint="eastAsia"/>
          <w:b w:val="0"/>
        </w:rPr>
        <w:t>（队友AC）签到题-前置：无</w:t>
      </w:r>
      <w:bookmarkEnd w:id="195"/>
    </w:p>
    <w:p w:rsidR="00553F71" w:rsidRPr="00C81BAD" w:rsidRDefault="00553F71" w:rsidP="00556AF6">
      <w:pPr>
        <w:rPr>
          <w:rFonts w:ascii="宋体" w:eastAsia="宋体" w:hAnsi="宋体"/>
        </w:rPr>
      </w:pPr>
      <w:r w:rsidRPr="00C81BAD">
        <w:rPr>
          <w:rFonts w:ascii="宋体" w:eastAsia="宋体" w:hAnsi="宋体" w:hint="eastAsia"/>
        </w:rPr>
        <w:t>牛客网2018暑期多校3</w:t>
      </w:r>
      <w:r w:rsidRPr="00C81BAD">
        <w:rPr>
          <w:rFonts w:ascii="宋体" w:eastAsia="宋体" w:hAnsi="宋体"/>
        </w:rPr>
        <w:t>H</w:t>
      </w:r>
      <w:r w:rsidRPr="00C81BAD">
        <w:rPr>
          <w:rFonts w:ascii="宋体" w:eastAsia="宋体" w:hAnsi="宋体" w:hint="eastAsia"/>
        </w:rPr>
        <w:t>-</w:t>
      </w:r>
      <w:r w:rsidRPr="00C81BAD">
        <w:rPr>
          <w:rFonts w:ascii="宋体" w:eastAsia="宋体" w:hAnsi="宋体"/>
        </w:rPr>
        <w:t>Diff-Prime Pairs</w:t>
      </w:r>
    </w:p>
    <w:p w:rsidR="00553F71" w:rsidRPr="00C81BAD" w:rsidRDefault="00553F71" w:rsidP="00556AF6">
      <w:pPr>
        <w:rPr>
          <w:rFonts w:ascii="宋体" w:eastAsia="宋体" w:hAnsi="宋体"/>
        </w:rPr>
      </w:pPr>
      <w:r w:rsidRPr="00C81BAD">
        <w:rPr>
          <w:rFonts w:ascii="宋体" w:eastAsia="宋体" w:hAnsi="宋体" w:hint="eastAsia"/>
        </w:rPr>
        <w:t>【题意】</w:t>
      </w:r>
    </w:p>
    <w:p w:rsidR="00553F71" w:rsidRPr="00C81BAD" w:rsidRDefault="00553F71" w:rsidP="00556AF6">
      <w:pPr>
        <w:rPr>
          <w:rFonts w:ascii="宋体" w:eastAsia="宋体" w:hAnsi="宋体"/>
        </w:rPr>
      </w:pPr>
      <w:r w:rsidRPr="00C81BAD">
        <w:rPr>
          <w:rFonts w:ascii="宋体" w:eastAsia="宋体" w:hAnsi="宋体" w:hint="eastAsia"/>
        </w:rPr>
        <w:lastRenderedPageBreak/>
        <w:t>【TAG】数论 签到题</w:t>
      </w:r>
    </w:p>
    <w:p w:rsidR="00553F71" w:rsidRPr="00C81BAD" w:rsidRDefault="00553F71" w:rsidP="00556AF6">
      <w:pPr>
        <w:rPr>
          <w:rFonts w:ascii="宋体" w:eastAsia="宋体" w:hAnsi="宋体"/>
        </w:rPr>
      </w:pPr>
      <w:r w:rsidRPr="00C81BAD">
        <w:rPr>
          <w:rFonts w:ascii="宋体" w:eastAsia="宋体" w:hAnsi="宋体" w:hint="eastAsia"/>
        </w:rPr>
        <w:t>【题解】</w:t>
      </w:r>
    </w:p>
    <w:p w:rsidR="00553F71" w:rsidRPr="00C81BAD" w:rsidRDefault="00553F71" w:rsidP="00556AF6">
      <w:pPr>
        <w:rPr>
          <w:rFonts w:ascii="宋体" w:eastAsia="宋体" w:hAnsi="宋体"/>
        </w:rPr>
      </w:pPr>
      <w:r w:rsidRPr="00C81BAD">
        <w:rPr>
          <w:rFonts w:ascii="宋体" w:eastAsia="宋体" w:hAnsi="宋体" w:hint="eastAsia"/>
        </w:rPr>
        <w:t>【代码】</w:t>
      </w:r>
    </w:p>
    <w:p w:rsidR="00BD43E0" w:rsidRPr="00C81BAD" w:rsidRDefault="00BD43E0" w:rsidP="00BD43E0">
      <w:pPr>
        <w:pStyle w:val="3"/>
        <w:rPr>
          <w:rFonts w:ascii="宋体" w:eastAsia="宋体" w:hAnsi="宋体"/>
          <w:b w:val="0"/>
        </w:rPr>
      </w:pPr>
      <w:bookmarkStart w:id="196" w:name="_Toc523521279"/>
      <w:r w:rsidRPr="00C81BAD">
        <w:rPr>
          <w:rFonts w:ascii="宋体" w:eastAsia="宋体" w:hAnsi="宋体" w:hint="eastAsia"/>
          <w:b w:val="0"/>
        </w:rPr>
        <w:t>银牌题-前置：无</w:t>
      </w:r>
      <w:bookmarkEnd w:id="196"/>
    </w:p>
    <w:p w:rsidR="00BD43E0" w:rsidRPr="00C81BAD" w:rsidRDefault="00BD43E0" w:rsidP="00556AF6">
      <w:pPr>
        <w:rPr>
          <w:rFonts w:ascii="宋体" w:eastAsia="宋体" w:hAnsi="宋体"/>
        </w:rPr>
      </w:pPr>
      <w:r w:rsidRPr="00C81BAD">
        <w:rPr>
          <w:rFonts w:ascii="宋体" w:eastAsia="宋体" w:hAnsi="宋体" w:hint="eastAsia"/>
        </w:rPr>
        <w:t>2</w:t>
      </w:r>
      <w:r w:rsidRPr="00C81BAD">
        <w:rPr>
          <w:rFonts w:ascii="宋体" w:eastAsia="宋体" w:hAnsi="宋体"/>
        </w:rPr>
        <w:t>018</w:t>
      </w:r>
      <w:r w:rsidRPr="00C81BAD">
        <w:rPr>
          <w:rFonts w:ascii="宋体" w:eastAsia="宋体" w:hAnsi="宋体" w:hint="eastAsia"/>
        </w:rPr>
        <w:t>杭电暑期多校2</w:t>
      </w:r>
      <w:r w:rsidRPr="00C81BAD">
        <w:rPr>
          <w:rFonts w:ascii="宋体" w:eastAsia="宋体" w:hAnsi="宋体"/>
        </w:rPr>
        <w:t>F</w:t>
      </w:r>
      <w:r w:rsidRPr="00C81BAD">
        <w:rPr>
          <w:rFonts w:ascii="宋体" w:eastAsia="宋体" w:hAnsi="宋体" w:hint="eastAsia"/>
        </w:rPr>
        <w:t>-</w:t>
      </w:r>
      <w:r w:rsidRPr="00C81BAD">
        <w:rPr>
          <w:rFonts w:ascii="宋体" w:eastAsia="宋体" w:hAnsi="宋体"/>
        </w:rPr>
        <w:t>HDU6314</w:t>
      </w:r>
      <w:r w:rsidRPr="00C81BAD">
        <w:rPr>
          <w:rFonts w:ascii="宋体" w:eastAsia="宋体" w:hAnsi="宋体" w:hint="eastAsia"/>
        </w:rPr>
        <w:t>-</w:t>
      </w:r>
      <w:r w:rsidRPr="00C81BAD">
        <w:rPr>
          <w:rFonts w:ascii="宋体" w:eastAsia="宋体" w:hAnsi="宋体"/>
        </w:rPr>
        <w:t>Matrix</w:t>
      </w:r>
    </w:p>
    <w:p w:rsidR="00BD43E0" w:rsidRPr="00C81BAD" w:rsidRDefault="00BD43E0" w:rsidP="00556AF6">
      <w:pPr>
        <w:rPr>
          <w:rFonts w:ascii="宋体" w:eastAsia="宋体" w:hAnsi="宋体"/>
        </w:rPr>
      </w:pPr>
      <w:r w:rsidRPr="00C81BAD">
        <w:rPr>
          <w:rFonts w:ascii="宋体" w:eastAsia="宋体" w:hAnsi="宋体" w:hint="eastAsia"/>
        </w:rPr>
        <w:t>【题意】</w:t>
      </w:r>
    </w:p>
    <w:p w:rsidR="00BD43E0" w:rsidRPr="00C81BAD" w:rsidRDefault="00BD43E0" w:rsidP="00556AF6">
      <w:pPr>
        <w:rPr>
          <w:rFonts w:ascii="宋体" w:eastAsia="宋体" w:hAnsi="宋体"/>
        </w:rPr>
      </w:pPr>
      <w:r w:rsidRPr="00C81BAD">
        <w:rPr>
          <w:rFonts w:ascii="宋体" w:eastAsia="宋体" w:hAnsi="宋体" w:hint="eastAsia"/>
        </w:rPr>
        <w:t>【TAG】容斥 组合数</w:t>
      </w:r>
    </w:p>
    <w:p w:rsidR="00BD43E0" w:rsidRPr="00C81BAD" w:rsidRDefault="00BD43E0" w:rsidP="00556AF6">
      <w:pPr>
        <w:rPr>
          <w:rFonts w:ascii="宋体" w:eastAsia="宋体" w:hAnsi="宋体"/>
        </w:rPr>
      </w:pPr>
      <w:r w:rsidRPr="00C81BAD">
        <w:rPr>
          <w:rFonts w:ascii="宋体" w:eastAsia="宋体" w:hAnsi="宋体" w:hint="eastAsia"/>
        </w:rPr>
        <w:t>【题解】</w:t>
      </w:r>
    </w:p>
    <w:p w:rsidR="00BD43E0" w:rsidRPr="00C81BAD" w:rsidRDefault="00BD43E0" w:rsidP="00556AF6">
      <w:pPr>
        <w:rPr>
          <w:rFonts w:ascii="宋体" w:eastAsia="宋体" w:hAnsi="宋体"/>
        </w:rPr>
      </w:pPr>
      <w:r w:rsidRPr="00C81BAD">
        <w:rPr>
          <w:rFonts w:ascii="宋体" w:eastAsia="宋体" w:hAnsi="宋体" w:hint="eastAsia"/>
        </w:rPr>
        <w:t>【代码】</w:t>
      </w:r>
    </w:p>
    <w:p w:rsidR="002E35D1" w:rsidRPr="00C81BAD" w:rsidRDefault="002E35D1" w:rsidP="002E35D1">
      <w:pPr>
        <w:pStyle w:val="3"/>
        <w:rPr>
          <w:rFonts w:ascii="宋体" w:eastAsia="宋体" w:hAnsi="宋体"/>
          <w:b w:val="0"/>
        </w:rPr>
      </w:pPr>
      <w:bookmarkStart w:id="197" w:name="_Toc523521280"/>
      <w:r w:rsidRPr="00C81BAD">
        <w:rPr>
          <w:rFonts w:ascii="宋体" w:eastAsia="宋体" w:hAnsi="宋体" w:hint="eastAsia"/>
          <w:b w:val="0"/>
        </w:rPr>
        <w:t>金牌题-前置：莫比乌斯反演/伯努利数/卷积/NTT</w:t>
      </w:r>
      <w:bookmarkEnd w:id="197"/>
    </w:p>
    <w:p w:rsidR="002E35D1" w:rsidRPr="00C81BAD" w:rsidRDefault="002E35D1" w:rsidP="00556AF6">
      <w:pPr>
        <w:rPr>
          <w:rFonts w:ascii="宋体" w:eastAsia="宋体" w:hAnsi="宋体"/>
        </w:rPr>
      </w:pPr>
      <w:r w:rsidRPr="00C81BAD">
        <w:rPr>
          <w:rFonts w:ascii="宋体" w:eastAsia="宋体" w:hAnsi="宋体"/>
        </w:rPr>
        <w:t>2018</w:t>
      </w:r>
      <w:r w:rsidRPr="00C81BAD">
        <w:rPr>
          <w:rFonts w:ascii="宋体" w:eastAsia="宋体" w:hAnsi="宋体" w:hint="eastAsia"/>
        </w:rPr>
        <w:t>杭电暑期多校4I-</w:t>
      </w:r>
      <w:r w:rsidRPr="00C81BAD">
        <w:rPr>
          <w:rFonts w:ascii="宋体" w:eastAsia="宋体" w:hAnsi="宋体"/>
        </w:rPr>
        <w:t>HDU6340</w:t>
      </w:r>
      <w:r w:rsidRPr="00C81BAD">
        <w:rPr>
          <w:rFonts w:ascii="宋体" w:eastAsia="宋体" w:hAnsi="宋体" w:hint="eastAsia"/>
        </w:rPr>
        <w:t>-</w:t>
      </w:r>
      <w:r w:rsidRPr="00C81BAD">
        <w:rPr>
          <w:rFonts w:ascii="宋体" w:eastAsia="宋体" w:hAnsi="宋体"/>
        </w:rPr>
        <w:t>Delightful Formulas</w:t>
      </w:r>
    </w:p>
    <w:p w:rsidR="002E35D1" w:rsidRPr="00C81BAD" w:rsidRDefault="002E35D1" w:rsidP="00556AF6">
      <w:pPr>
        <w:rPr>
          <w:rFonts w:ascii="宋体" w:eastAsia="宋体" w:hAnsi="宋体"/>
        </w:rPr>
      </w:pPr>
      <w:r w:rsidRPr="00C81BAD">
        <w:rPr>
          <w:rFonts w:ascii="宋体" w:eastAsia="宋体" w:hAnsi="宋体" w:hint="eastAsia"/>
        </w:rPr>
        <w:t>【题意】</w:t>
      </w:r>
    </w:p>
    <w:p w:rsidR="002E35D1" w:rsidRPr="00C81BAD" w:rsidRDefault="002E35D1" w:rsidP="00556AF6">
      <w:pPr>
        <w:rPr>
          <w:rFonts w:ascii="宋体" w:eastAsia="宋体" w:hAnsi="宋体"/>
        </w:rPr>
      </w:pPr>
      <w:r w:rsidRPr="00C81BAD">
        <w:rPr>
          <w:rFonts w:ascii="宋体" w:eastAsia="宋体" w:hAnsi="宋体" w:hint="eastAsia"/>
        </w:rPr>
        <w:t>【TAG】</w:t>
      </w:r>
    </w:p>
    <w:p w:rsidR="002E35D1" w:rsidRPr="00C81BAD" w:rsidRDefault="002E35D1" w:rsidP="00556AF6">
      <w:pPr>
        <w:rPr>
          <w:rFonts w:ascii="宋体" w:eastAsia="宋体" w:hAnsi="宋体"/>
        </w:rPr>
      </w:pPr>
      <w:r w:rsidRPr="00C81BAD">
        <w:rPr>
          <w:rFonts w:ascii="宋体" w:eastAsia="宋体" w:hAnsi="宋体" w:hint="eastAsia"/>
        </w:rPr>
        <w:t>【题解】</w:t>
      </w:r>
    </w:p>
    <w:p w:rsidR="002E35D1" w:rsidRPr="00C81BAD" w:rsidRDefault="002E35D1" w:rsidP="00556AF6">
      <w:pPr>
        <w:rPr>
          <w:rFonts w:ascii="宋体" w:eastAsia="宋体" w:hAnsi="宋体"/>
        </w:rPr>
      </w:pPr>
      <w:r w:rsidRPr="00C81BAD">
        <w:rPr>
          <w:rFonts w:ascii="宋体" w:eastAsia="宋体" w:hAnsi="宋体" w:hint="eastAsia"/>
        </w:rPr>
        <w:t>【代码】</w:t>
      </w:r>
    </w:p>
    <w:p w:rsidR="0070489F" w:rsidRPr="00C81BAD" w:rsidRDefault="0070489F" w:rsidP="0070489F">
      <w:pPr>
        <w:pStyle w:val="3"/>
        <w:rPr>
          <w:rFonts w:ascii="宋体" w:eastAsia="宋体" w:hAnsi="宋体"/>
          <w:b w:val="0"/>
        </w:rPr>
      </w:pPr>
      <w:bookmarkStart w:id="198" w:name="_Toc523521281"/>
      <w:r w:rsidRPr="00C81BAD">
        <w:rPr>
          <w:rFonts w:ascii="宋体" w:eastAsia="宋体" w:hAnsi="宋体" w:hint="eastAsia"/>
          <w:b w:val="0"/>
        </w:rPr>
        <w:t>金牌题-前置：多项式插值</w:t>
      </w:r>
      <w:bookmarkEnd w:id="198"/>
    </w:p>
    <w:p w:rsidR="0070489F" w:rsidRPr="00C81BAD" w:rsidRDefault="0070489F" w:rsidP="00556AF6">
      <w:pPr>
        <w:rPr>
          <w:rFonts w:ascii="宋体" w:eastAsia="宋体" w:hAnsi="宋体"/>
        </w:rPr>
      </w:pPr>
      <w:r w:rsidRPr="00C81BAD">
        <w:rPr>
          <w:rFonts w:ascii="宋体" w:eastAsia="宋体" w:hAnsi="宋体" w:hint="eastAsia"/>
        </w:rPr>
        <w:t>2018杭电暑期多校2B-</w:t>
      </w:r>
      <w:r w:rsidRPr="00C81BAD">
        <w:rPr>
          <w:rFonts w:ascii="宋体" w:eastAsia="宋体" w:hAnsi="宋体"/>
        </w:rPr>
        <w:t>HDU6310</w:t>
      </w:r>
      <w:r w:rsidRPr="00C81BAD">
        <w:rPr>
          <w:rFonts w:ascii="宋体" w:eastAsia="宋体" w:hAnsi="宋体" w:hint="eastAsia"/>
        </w:rPr>
        <w:t>-</w:t>
      </w:r>
      <w:r w:rsidRPr="00C81BAD">
        <w:rPr>
          <w:rFonts w:ascii="宋体" w:eastAsia="宋体" w:hAnsi="宋体"/>
        </w:rPr>
        <w:t>Counting Permutations</w:t>
      </w:r>
    </w:p>
    <w:p w:rsidR="0070489F" w:rsidRPr="00C81BAD" w:rsidRDefault="0070489F" w:rsidP="00556AF6">
      <w:pPr>
        <w:rPr>
          <w:rFonts w:ascii="宋体" w:eastAsia="宋体" w:hAnsi="宋体"/>
        </w:rPr>
      </w:pPr>
      <w:r w:rsidRPr="00C81BAD">
        <w:rPr>
          <w:rFonts w:ascii="宋体" w:eastAsia="宋体" w:hAnsi="宋体" w:hint="eastAsia"/>
        </w:rPr>
        <w:t>【题意】</w:t>
      </w:r>
    </w:p>
    <w:p w:rsidR="0070489F" w:rsidRPr="00C81BAD" w:rsidRDefault="0070489F" w:rsidP="00556AF6">
      <w:pPr>
        <w:rPr>
          <w:rFonts w:ascii="宋体" w:eastAsia="宋体" w:hAnsi="宋体"/>
        </w:rPr>
      </w:pPr>
      <w:r w:rsidRPr="00C81BAD">
        <w:rPr>
          <w:rFonts w:ascii="宋体" w:eastAsia="宋体" w:hAnsi="宋体" w:hint="eastAsia"/>
        </w:rPr>
        <w:t>【TAG】数学 多项式插值</w:t>
      </w:r>
    </w:p>
    <w:p w:rsidR="0070489F" w:rsidRPr="00C81BAD" w:rsidRDefault="0070489F" w:rsidP="00556AF6">
      <w:pPr>
        <w:rPr>
          <w:rFonts w:ascii="宋体" w:eastAsia="宋体" w:hAnsi="宋体"/>
        </w:rPr>
      </w:pPr>
      <w:r w:rsidRPr="00C81BAD">
        <w:rPr>
          <w:rFonts w:ascii="宋体" w:eastAsia="宋体" w:hAnsi="宋体" w:hint="eastAsia"/>
        </w:rPr>
        <w:t>【题解】</w:t>
      </w:r>
    </w:p>
    <w:p w:rsidR="0070489F" w:rsidRPr="00C81BAD" w:rsidRDefault="0070489F" w:rsidP="00556AF6">
      <w:pPr>
        <w:rPr>
          <w:rFonts w:ascii="宋体" w:eastAsia="宋体" w:hAnsi="宋体"/>
        </w:rPr>
      </w:pPr>
      <w:r w:rsidRPr="00C81BAD">
        <w:rPr>
          <w:rFonts w:ascii="宋体" w:eastAsia="宋体" w:hAnsi="宋体" w:hint="eastAsia"/>
        </w:rPr>
        <w:t>【代码】</w:t>
      </w:r>
    </w:p>
    <w:p w:rsidR="00FF7930" w:rsidRPr="00C81BAD" w:rsidRDefault="00FF7930" w:rsidP="00FF7930">
      <w:pPr>
        <w:pStyle w:val="3"/>
        <w:rPr>
          <w:rFonts w:ascii="宋体" w:eastAsia="宋体" w:hAnsi="宋体"/>
          <w:b w:val="0"/>
        </w:rPr>
      </w:pPr>
      <w:bookmarkStart w:id="199" w:name="_Toc523521282"/>
      <w:r w:rsidRPr="00C81BAD">
        <w:rPr>
          <w:rFonts w:ascii="宋体" w:eastAsia="宋体" w:hAnsi="宋体" w:hint="eastAsia"/>
          <w:b w:val="0"/>
        </w:rPr>
        <w:t>金牌题-前置：Freshman</w:t>
      </w:r>
      <w:r w:rsidRPr="00C81BAD">
        <w:rPr>
          <w:rFonts w:ascii="宋体" w:eastAsia="宋体" w:hAnsi="宋体"/>
          <w:b w:val="0"/>
        </w:rPr>
        <w:t>’s Dream</w:t>
      </w:r>
      <w:bookmarkEnd w:id="199"/>
    </w:p>
    <w:p w:rsidR="00FF7930" w:rsidRPr="00C81BAD" w:rsidRDefault="00FF7930" w:rsidP="00556AF6">
      <w:pPr>
        <w:rPr>
          <w:rFonts w:ascii="宋体" w:eastAsia="宋体" w:hAnsi="宋体"/>
        </w:rPr>
      </w:pPr>
      <w:r w:rsidRPr="00C81BAD">
        <w:rPr>
          <w:rFonts w:ascii="宋体" w:eastAsia="宋体" w:hAnsi="宋体"/>
        </w:rPr>
        <w:t>2018</w:t>
      </w:r>
      <w:r w:rsidRPr="00C81BAD">
        <w:rPr>
          <w:rFonts w:ascii="宋体" w:eastAsia="宋体" w:hAnsi="宋体" w:hint="eastAsia"/>
        </w:rPr>
        <w:t>杭电暑期多校2</w:t>
      </w:r>
      <w:r w:rsidRPr="00C81BAD">
        <w:rPr>
          <w:rFonts w:ascii="宋体" w:eastAsia="宋体" w:hAnsi="宋体"/>
        </w:rPr>
        <w:t>H</w:t>
      </w:r>
      <w:r w:rsidRPr="00C81BAD">
        <w:rPr>
          <w:rFonts w:ascii="宋体" w:eastAsia="宋体" w:hAnsi="宋体" w:hint="eastAsia"/>
        </w:rPr>
        <w:t>-</w:t>
      </w:r>
      <w:r w:rsidRPr="00C81BAD">
        <w:rPr>
          <w:rFonts w:ascii="宋体" w:eastAsia="宋体" w:hAnsi="宋体"/>
        </w:rPr>
        <w:t>HDU6316</w:t>
      </w:r>
      <w:r w:rsidRPr="00C81BAD">
        <w:rPr>
          <w:rFonts w:ascii="宋体" w:eastAsia="宋体" w:hAnsi="宋体" w:hint="eastAsia"/>
        </w:rPr>
        <w:t>-</w:t>
      </w:r>
      <w:r w:rsidRPr="00C81BAD">
        <w:rPr>
          <w:rFonts w:ascii="宋体" w:eastAsia="宋体" w:hAnsi="宋体"/>
        </w:rPr>
        <w:t>Odd Shops</w:t>
      </w:r>
    </w:p>
    <w:p w:rsidR="00FF7930" w:rsidRPr="00C81BAD" w:rsidRDefault="00FF7930" w:rsidP="00556AF6">
      <w:pPr>
        <w:rPr>
          <w:rFonts w:ascii="宋体" w:eastAsia="宋体" w:hAnsi="宋体"/>
        </w:rPr>
      </w:pPr>
      <w:r w:rsidRPr="00C81BAD">
        <w:rPr>
          <w:rFonts w:ascii="宋体" w:eastAsia="宋体" w:hAnsi="宋体" w:hint="eastAsia"/>
        </w:rPr>
        <w:t>【题意】</w:t>
      </w:r>
    </w:p>
    <w:p w:rsidR="00FF7930" w:rsidRPr="00C81BAD" w:rsidRDefault="00FF7930" w:rsidP="00556AF6">
      <w:pPr>
        <w:rPr>
          <w:rFonts w:ascii="宋体" w:eastAsia="宋体" w:hAnsi="宋体"/>
        </w:rPr>
      </w:pPr>
      <w:r w:rsidRPr="00C81BAD">
        <w:rPr>
          <w:rFonts w:ascii="宋体" w:eastAsia="宋体" w:hAnsi="宋体" w:hint="eastAsia"/>
        </w:rPr>
        <w:t>【TAG】</w:t>
      </w:r>
    </w:p>
    <w:p w:rsidR="00FF7930" w:rsidRPr="00C81BAD" w:rsidRDefault="00FF7930" w:rsidP="00556AF6">
      <w:pPr>
        <w:rPr>
          <w:rFonts w:ascii="宋体" w:eastAsia="宋体" w:hAnsi="宋体"/>
        </w:rPr>
      </w:pPr>
      <w:r w:rsidRPr="00C81BAD">
        <w:rPr>
          <w:rFonts w:ascii="宋体" w:eastAsia="宋体" w:hAnsi="宋体" w:hint="eastAsia"/>
        </w:rPr>
        <w:t>【题解】</w:t>
      </w:r>
    </w:p>
    <w:p w:rsidR="00FF7930" w:rsidRPr="00C81BAD" w:rsidRDefault="00FF7930" w:rsidP="00556AF6">
      <w:pPr>
        <w:rPr>
          <w:rFonts w:ascii="宋体" w:eastAsia="宋体" w:hAnsi="宋体"/>
        </w:rPr>
      </w:pPr>
      <w:r w:rsidRPr="00C81BAD">
        <w:rPr>
          <w:rFonts w:ascii="宋体" w:eastAsia="宋体" w:hAnsi="宋体" w:hint="eastAsia"/>
        </w:rPr>
        <w:t>【代码】</w:t>
      </w:r>
    </w:p>
    <w:p w:rsidR="00AF2A14" w:rsidRPr="00C81BAD" w:rsidRDefault="00AF2A14" w:rsidP="00AF2A14">
      <w:pPr>
        <w:pStyle w:val="3"/>
        <w:rPr>
          <w:rFonts w:ascii="宋体" w:eastAsia="宋体" w:hAnsi="宋体"/>
          <w:b w:val="0"/>
        </w:rPr>
      </w:pPr>
      <w:bookmarkStart w:id="200" w:name="_Toc523521283"/>
      <w:r w:rsidRPr="00C81BAD">
        <w:rPr>
          <w:rFonts w:ascii="宋体" w:eastAsia="宋体" w:hAnsi="宋体" w:hint="eastAsia"/>
          <w:b w:val="0"/>
        </w:rPr>
        <w:t>金牌题-前置：矩阵秩</w:t>
      </w:r>
      <w:bookmarkEnd w:id="200"/>
    </w:p>
    <w:p w:rsidR="00AF2A14" w:rsidRPr="00C81BAD" w:rsidRDefault="00AF2A14" w:rsidP="00AF2A14">
      <w:pPr>
        <w:rPr>
          <w:rFonts w:ascii="宋体" w:eastAsia="宋体" w:hAnsi="宋体"/>
        </w:rPr>
      </w:pPr>
      <w:r w:rsidRPr="00C81BAD">
        <w:rPr>
          <w:rFonts w:ascii="宋体" w:eastAsia="宋体" w:hAnsi="宋体" w:hint="eastAsia"/>
        </w:rPr>
        <w:t>牛客网2018暑期多校1C-</w:t>
      </w:r>
      <w:r w:rsidRPr="00C81BAD">
        <w:rPr>
          <w:rFonts w:ascii="宋体" w:eastAsia="宋体" w:hAnsi="宋体"/>
        </w:rPr>
        <w:t>Fluorescent 2</w:t>
      </w:r>
    </w:p>
    <w:p w:rsidR="00AF2A14" w:rsidRPr="00C81BAD" w:rsidRDefault="00AF2A14" w:rsidP="00AF2A14">
      <w:pPr>
        <w:rPr>
          <w:rFonts w:ascii="宋体" w:eastAsia="宋体" w:hAnsi="宋体"/>
        </w:rPr>
      </w:pPr>
      <w:r w:rsidRPr="00C81BAD">
        <w:rPr>
          <w:rFonts w:ascii="宋体" w:eastAsia="宋体" w:hAnsi="宋体" w:hint="eastAsia"/>
        </w:rPr>
        <w:t>【TAG】数学 矩阵 秩</w:t>
      </w:r>
    </w:p>
    <w:p w:rsidR="00AF2A14" w:rsidRPr="00C81BAD" w:rsidRDefault="00AF2A14" w:rsidP="00AF2A14">
      <w:pPr>
        <w:pStyle w:val="3"/>
        <w:rPr>
          <w:rFonts w:ascii="宋体" w:eastAsia="宋体" w:hAnsi="宋体"/>
          <w:b w:val="0"/>
        </w:rPr>
      </w:pPr>
      <w:bookmarkStart w:id="201" w:name="_Toc523521284"/>
      <w:r w:rsidRPr="00C81BAD">
        <w:rPr>
          <w:rFonts w:ascii="宋体" w:eastAsia="宋体" w:hAnsi="宋体" w:hint="eastAsia"/>
          <w:b w:val="0"/>
        </w:rPr>
        <w:lastRenderedPageBreak/>
        <w:t>银牌题-前置：拉格朗日插值</w:t>
      </w:r>
      <w:bookmarkEnd w:id="201"/>
    </w:p>
    <w:p w:rsidR="00AF2A14" w:rsidRPr="00C81BAD" w:rsidRDefault="00AF2A14" w:rsidP="00AF2A14">
      <w:pPr>
        <w:rPr>
          <w:rFonts w:ascii="宋体" w:eastAsia="宋体" w:hAnsi="宋体"/>
        </w:rPr>
      </w:pPr>
      <w:r w:rsidRPr="00C81BAD">
        <w:rPr>
          <w:rFonts w:ascii="宋体" w:eastAsia="宋体" w:hAnsi="宋体" w:hint="eastAsia"/>
        </w:rPr>
        <w:t>牛客网2018暑期多校1F-</w:t>
      </w:r>
      <w:r w:rsidRPr="00C81BAD">
        <w:rPr>
          <w:rFonts w:ascii="宋体" w:eastAsia="宋体" w:hAnsi="宋体"/>
        </w:rPr>
        <w:t>Sum of Maximum</w:t>
      </w:r>
    </w:p>
    <w:p w:rsidR="00AF2A14" w:rsidRPr="00C81BAD" w:rsidRDefault="00AF2A14" w:rsidP="00AF2A14">
      <w:pPr>
        <w:rPr>
          <w:rFonts w:ascii="宋体" w:eastAsia="宋体" w:hAnsi="宋体"/>
        </w:rPr>
      </w:pPr>
      <w:r w:rsidRPr="00C81BAD">
        <w:rPr>
          <w:rFonts w:ascii="宋体" w:eastAsia="宋体" w:hAnsi="宋体" w:hint="eastAsia"/>
        </w:rPr>
        <w:t>【TAG】数学 拉格朗日插值</w:t>
      </w:r>
    </w:p>
    <w:p w:rsidR="00AF2A14" w:rsidRPr="00C81BAD" w:rsidRDefault="00AF2A14" w:rsidP="00556AF6">
      <w:pPr>
        <w:rPr>
          <w:rFonts w:ascii="宋体" w:eastAsia="宋体" w:hAnsi="宋体"/>
        </w:rPr>
      </w:pPr>
    </w:p>
    <w:p w:rsidR="003B47FF" w:rsidRPr="00C81BAD" w:rsidRDefault="003B47FF" w:rsidP="003B47FF">
      <w:pPr>
        <w:pStyle w:val="2"/>
        <w:rPr>
          <w:rFonts w:ascii="宋体" w:eastAsia="宋体" w:hAnsi="宋体" w:cs="Arial"/>
          <w:color w:val="333333"/>
          <w:sz w:val="36"/>
          <w:szCs w:val="36"/>
        </w:rPr>
      </w:pPr>
      <w:bookmarkStart w:id="202" w:name="_Toc523521285"/>
      <w:r w:rsidRPr="00C81BAD">
        <w:rPr>
          <w:rFonts w:ascii="宋体" w:eastAsia="宋体" w:hAnsi="宋体" w:cs="Arial" w:hint="eastAsia"/>
          <w:color w:val="333333"/>
          <w:sz w:val="36"/>
          <w:szCs w:val="36"/>
        </w:rPr>
        <w:t>OEIS</w:t>
      </w:r>
      <w:bookmarkEnd w:id="202"/>
    </w:p>
    <w:p w:rsidR="003B47FF" w:rsidRPr="00C81BAD" w:rsidRDefault="00C14360" w:rsidP="003B47FF">
      <w:pPr>
        <w:rPr>
          <w:rFonts w:ascii="宋体" w:eastAsia="宋体" w:hAnsi="宋体"/>
        </w:rPr>
      </w:pPr>
      <w:hyperlink r:id="rId120" w:history="1">
        <w:r w:rsidR="003012E8" w:rsidRPr="00C81BAD">
          <w:rPr>
            <w:rStyle w:val="a3"/>
            <w:rFonts w:ascii="宋体" w:eastAsia="宋体" w:hAnsi="宋体"/>
          </w:rPr>
          <w:t>https://oeis.org/</w:t>
        </w:r>
      </w:hyperlink>
    </w:p>
    <w:p w:rsidR="007B59ED" w:rsidRPr="00C81BAD" w:rsidRDefault="007B59ED" w:rsidP="00B91FF9">
      <w:pPr>
        <w:pStyle w:val="2"/>
        <w:rPr>
          <w:rFonts w:ascii="宋体" w:eastAsia="宋体" w:hAnsi="宋体" w:cs="Arial"/>
          <w:color w:val="333333"/>
          <w:sz w:val="36"/>
          <w:szCs w:val="36"/>
        </w:rPr>
      </w:pPr>
      <w:bookmarkStart w:id="203" w:name="_Toc523521286"/>
      <w:r w:rsidRPr="00C81BAD">
        <w:rPr>
          <w:rFonts w:ascii="宋体" w:eastAsia="宋体" w:hAnsi="宋体" w:cs="Arial" w:hint="eastAsia"/>
          <w:color w:val="333333"/>
          <w:sz w:val="36"/>
          <w:szCs w:val="36"/>
        </w:rPr>
        <w:t>快速幂</w:t>
      </w:r>
      <w:bookmarkEnd w:id="203"/>
    </w:p>
    <w:p w:rsidR="004C2621" w:rsidRPr="00C81BAD" w:rsidRDefault="004C2621" w:rsidP="004C2621">
      <w:pPr>
        <w:rPr>
          <w:rFonts w:ascii="宋体" w:eastAsia="宋体" w:hAnsi="宋体"/>
        </w:rPr>
      </w:pPr>
      <w:r w:rsidRPr="00C81BAD">
        <w:rPr>
          <w:rFonts w:ascii="宋体" w:eastAsia="宋体" w:hAnsi="宋体" w:hint="eastAsia"/>
        </w:rPr>
        <w:t>2的x次方直接写成1&lt;&lt;x即可</w:t>
      </w:r>
    </w:p>
    <w:p w:rsidR="002C3277" w:rsidRPr="00C81BAD" w:rsidRDefault="002C3277" w:rsidP="009A4A0B">
      <w:pPr>
        <w:pStyle w:val="3"/>
        <w:rPr>
          <w:rFonts w:ascii="宋体" w:eastAsia="宋体" w:hAnsi="宋体"/>
          <w:b w:val="0"/>
        </w:rPr>
      </w:pPr>
      <w:bookmarkStart w:id="204" w:name="_Toc523521287"/>
      <w:r w:rsidRPr="00C81BAD">
        <w:rPr>
          <w:rFonts w:ascii="宋体" w:eastAsia="宋体" w:hAnsi="宋体" w:hint="eastAsia"/>
          <w:b w:val="0"/>
        </w:rPr>
        <w:t>一般快速幂</w:t>
      </w:r>
      <w:bookmarkEnd w:id="204"/>
    </w:p>
    <w:p w:rsidR="002C3277" w:rsidRPr="00C81BAD" w:rsidRDefault="002C3277" w:rsidP="002C3277">
      <w:pPr>
        <w:rPr>
          <w:rFonts w:ascii="宋体" w:eastAsia="宋体" w:hAnsi="宋体"/>
        </w:rPr>
      </w:pPr>
      <w:r w:rsidRPr="00C81BAD">
        <w:rPr>
          <w:rFonts w:ascii="宋体" w:eastAsia="宋体" w:hAnsi="宋体"/>
        </w:rPr>
        <w:t>ll fast_pow(ll a,ll b,ll N){</w:t>
      </w:r>
    </w:p>
    <w:p w:rsidR="002C3277" w:rsidRPr="00C81BAD" w:rsidRDefault="002C3277" w:rsidP="002C3277">
      <w:pPr>
        <w:rPr>
          <w:rFonts w:ascii="宋体" w:eastAsia="宋体" w:hAnsi="宋体"/>
        </w:rPr>
      </w:pPr>
      <w:r w:rsidRPr="00C81BAD">
        <w:rPr>
          <w:rFonts w:ascii="宋体" w:eastAsia="宋体" w:hAnsi="宋体"/>
        </w:rPr>
        <w:t xml:space="preserve">    a%=N;</w:t>
      </w:r>
    </w:p>
    <w:p w:rsidR="002C3277" w:rsidRPr="00C81BAD" w:rsidRDefault="002C3277" w:rsidP="002C3277">
      <w:pPr>
        <w:rPr>
          <w:rFonts w:ascii="宋体" w:eastAsia="宋体" w:hAnsi="宋体"/>
        </w:rPr>
      </w:pPr>
      <w:r w:rsidRPr="00C81BAD">
        <w:rPr>
          <w:rFonts w:ascii="宋体" w:eastAsia="宋体" w:hAnsi="宋体"/>
        </w:rPr>
        <w:t xml:space="preserve">    ll base=a,ans=1;</w:t>
      </w:r>
    </w:p>
    <w:p w:rsidR="002C3277" w:rsidRPr="00C81BAD" w:rsidRDefault="002C3277" w:rsidP="002C3277">
      <w:pPr>
        <w:rPr>
          <w:rFonts w:ascii="宋体" w:eastAsia="宋体" w:hAnsi="宋体"/>
        </w:rPr>
      </w:pPr>
      <w:r w:rsidRPr="00C81BAD">
        <w:rPr>
          <w:rFonts w:ascii="宋体" w:eastAsia="宋体" w:hAnsi="宋体"/>
        </w:rPr>
        <w:t xml:space="preserve">    while(b){</w:t>
      </w:r>
    </w:p>
    <w:p w:rsidR="002C3277" w:rsidRPr="00C81BAD" w:rsidRDefault="002C3277" w:rsidP="002C3277">
      <w:pPr>
        <w:rPr>
          <w:rFonts w:ascii="宋体" w:eastAsia="宋体" w:hAnsi="宋体"/>
        </w:rPr>
      </w:pPr>
      <w:r w:rsidRPr="00C81BAD">
        <w:rPr>
          <w:rFonts w:ascii="宋体" w:eastAsia="宋体" w:hAnsi="宋体"/>
        </w:rPr>
        <w:t xml:space="preserve">        if(b&amp;1) ans=(ans*base)%N;</w:t>
      </w:r>
    </w:p>
    <w:p w:rsidR="002C3277" w:rsidRPr="00C81BAD" w:rsidRDefault="002C3277" w:rsidP="002C3277">
      <w:pPr>
        <w:rPr>
          <w:rFonts w:ascii="宋体" w:eastAsia="宋体" w:hAnsi="宋体"/>
        </w:rPr>
      </w:pPr>
      <w:r w:rsidRPr="00C81BAD">
        <w:rPr>
          <w:rFonts w:ascii="宋体" w:eastAsia="宋体" w:hAnsi="宋体"/>
        </w:rPr>
        <w:t xml:space="preserve">        b&gt;&gt;=1;</w:t>
      </w:r>
    </w:p>
    <w:p w:rsidR="002C3277" w:rsidRPr="00C81BAD" w:rsidRDefault="002C3277" w:rsidP="002C3277">
      <w:pPr>
        <w:rPr>
          <w:rFonts w:ascii="宋体" w:eastAsia="宋体" w:hAnsi="宋体"/>
        </w:rPr>
      </w:pPr>
      <w:r w:rsidRPr="00C81BAD">
        <w:rPr>
          <w:rFonts w:ascii="宋体" w:eastAsia="宋体" w:hAnsi="宋体"/>
        </w:rPr>
        <w:t xml:space="preserve">        base=(base*base)%N;</w:t>
      </w:r>
    </w:p>
    <w:p w:rsidR="002C3277" w:rsidRPr="00C81BAD" w:rsidRDefault="002C3277" w:rsidP="002C3277">
      <w:pPr>
        <w:rPr>
          <w:rFonts w:ascii="宋体" w:eastAsia="宋体" w:hAnsi="宋体"/>
        </w:rPr>
      </w:pPr>
      <w:r w:rsidRPr="00C81BAD">
        <w:rPr>
          <w:rFonts w:ascii="宋体" w:eastAsia="宋体" w:hAnsi="宋体"/>
        </w:rPr>
        <w:t xml:space="preserve">    }</w:t>
      </w:r>
    </w:p>
    <w:p w:rsidR="002C3277" w:rsidRPr="00C81BAD" w:rsidRDefault="002C3277" w:rsidP="002C3277">
      <w:pPr>
        <w:rPr>
          <w:rFonts w:ascii="宋体" w:eastAsia="宋体" w:hAnsi="宋体"/>
        </w:rPr>
      </w:pPr>
      <w:r w:rsidRPr="00C81BAD">
        <w:rPr>
          <w:rFonts w:ascii="宋体" w:eastAsia="宋体" w:hAnsi="宋体"/>
        </w:rPr>
        <w:t xml:space="preserve">    return ans;</w:t>
      </w:r>
    </w:p>
    <w:p w:rsidR="002C3277" w:rsidRPr="00C81BAD" w:rsidRDefault="002C3277" w:rsidP="002C3277">
      <w:pPr>
        <w:rPr>
          <w:rFonts w:ascii="宋体" w:eastAsia="宋体" w:hAnsi="宋体"/>
        </w:rPr>
      </w:pPr>
      <w:r w:rsidRPr="00C81BAD">
        <w:rPr>
          <w:rFonts w:ascii="宋体" w:eastAsia="宋体" w:hAnsi="宋体"/>
        </w:rPr>
        <w:t>}</w:t>
      </w:r>
    </w:p>
    <w:p w:rsidR="009A4A0B" w:rsidRPr="00C81BAD" w:rsidRDefault="002C3277" w:rsidP="009A4A0B">
      <w:pPr>
        <w:pStyle w:val="3"/>
        <w:rPr>
          <w:rFonts w:ascii="宋体" w:eastAsia="宋体" w:hAnsi="宋体"/>
          <w:b w:val="0"/>
        </w:rPr>
      </w:pPr>
      <w:bookmarkStart w:id="205" w:name="_Toc523521288"/>
      <w:r w:rsidRPr="00C81BAD">
        <w:rPr>
          <w:rFonts w:ascii="宋体" w:eastAsia="宋体" w:hAnsi="宋体" w:hint="eastAsia"/>
          <w:b w:val="0"/>
        </w:rPr>
        <w:t>根据递推式构造系数矩阵</w:t>
      </w:r>
      <w:bookmarkEnd w:id="205"/>
    </w:p>
    <w:p w:rsidR="009A4A0B" w:rsidRPr="00C81BAD" w:rsidRDefault="00C14360" w:rsidP="009A4A0B">
      <w:pPr>
        <w:rPr>
          <w:rFonts w:ascii="宋体" w:eastAsia="宋体" w:hAnsi="宋体"/>
        </w:rPr>
      </w:pPr>
      <w:hyperlink r:id="rId121" w:history="1">
        <w:r w:rsidR="009A4A0B" w:rsidRPr="00C81BAD">
          <w:rPr>
            <w:rStyle w:val="a3"/>
            <w:rFonts w:ascii="宋体" w:eastAsia="宋体" w:hAnsi="宋体"/>
          </w:rPr>
          <w:t>https://blog.csdn.net/u012061345/article/details/52224623</w:t>
        </w:r>
      </w:hyperlink>
    </w:p>
    <w:p w:rsidR="009A4A0B" w:rsidRPr="00C81BAD" w:rsidRDefault="009A4A0B" w:rsidP="009A4A0B">
      <w:pPr>
        <w:pStyle w:val="3"/>
        <w:rPr>
          <w:rFonts w:ascii="宋体" w:eastAsia="宋体" w:hAnsi="宋体"/>
          <w:b w:val="0"/>
        </w:rPr>
      </w:pPr>
      <w:bookmarkStart w:id="206" w:name="_Toc523521289"/>
      <w:r w:rsidRPr="00C81BAD">
        <w:rPr>
          <w:rFonts w:ascii="宋体" w:eastAsia="宋体" w:hAnsi="宋体" w:hint="eastAsia"/>
          <w:b w:val="0"/>
        </w:rPr>
        <w:lastRenderedPageBreak/>
        <w:t>矩阵快速幂</w:t>
      </w:r>
      <w:bookmarkEnd w:id="206"/>
    </w:p>
    <w:p w:rsidR="002E35D1" w:rsidRPr="00C81BAD" w:rsidRDefault="002E35D1" w:rsidP="002E35D1">
      <w:pPr>
        <w:pStyle w:val="2"/>
        <w:rPr>
          <w:rFonts w:ascii="宋体" w:eastAsia="宋体" w:hAnsi="宋体"/>
          <w:b w:val="0"/>
        </w:rPr>
      </w:pPr>
      <w:bookmarkStart w:id="207" w:name="_Toc523521290"/>
      <w:r w:rsidRPr="00C81BAD">
        <w:rPr>
          <w:rFonts w:ascii="宋体" w:eastAsia="宋体" w:hAnsi="宋体" w:hint="eastAsia"/>
          <w:b w:val="0"/>
        </w:rPr>
        <w:t>快速傅里叶变换（FTT）</w:t>
      </w:r>
      <w:bookmarkEnd w:id="207"/>
    </w:p>
    <w:p w:rsidR="002E35D1" w:rsidRPr="00C81BAD" w:rsidRDefault="002E35D1" w:rsidP="002E35D1">
      <w:pPr>
        <w:pStyle w:val="2"/>
        <w:rPr>
          <w:rFonts w:ascii="宋体" w:eastAsia="宋体" w:hAnsi="宋体"/>
          <w:b w:val="0"/>
        </w:rPr>
      </w:pPr>
      <w:bookmarkStart w:id="208" w:name="_Toc523521291"/>
      <w:r w:rsidRPr="00C81BAD">
        <w:rPr>
          <w:rFonts w:ascii="宋体" w:eastAsia="宋体" w:hAnsi="宋体" w:hint="eastAsia"/>
          <w:b w:val="0"/>
        </w:rPr>
        <w:t>快速数论变换（NTT）</w:t>
      </w:r>
      <w:bookmarkEnd w:id="208"/>
    </w:p>
    <w:p w:rsidR="004763B6" w:rsidRPr="00C81BAD" w:rsidRDefault="004763B6" w:rsidP="004763B6">
      <w:pPr>
        <w:pStyle w:val="2"/>
        <w:rPr>
          <w:rFonts w:ascii="宋体" w:eastAsia="宋体" w:hAnsi="宋体"/>
          <w:b w:val="0"/>
        </w:rPr>
      </w:pPr>
      <w:bookmarkStart w:id="209" w:name="_Toc523521292"/>
      <w:r w:rsidRPr="00C81BAD">
        <w:rPr>
          <w:rFonts w:ascii="宋体" w:eastAsia="宋体" w:hAnsi="宋体" w:hint="eastAsia"/>
          <w:b w:val="0"/>
        </w:rPr>
        <w:t>快速沃尔什变换（FWT）</w:t>
      </w:r>
      <w:bookmarkEnd w:id="209"/>
    </w:p>
    <w:p w:rsidR="004763B6" w:rsidRPr="00C81BAD" w:rsidRDefault="00C14360" w:rsidP="004763B6">
      <w:pPr>
        <w:rPr>
          <w:rFonts w:ascii="宋体" w:eastAsia="宋体" w:hAnsi="宋体"/>
        </w:rPr>
      </w:pPr>
      <w:hyperlink r:id="rId122" w:history="1">
        <w:r w:rsidR="004763B6" w:rsidRPr="00C81BAD">
          <w:rPr>
            <w:rStyle w:val="a3"/>
            <w:rFonts w:ascii="宋体" w:eastAsia="宋体" w:hAnsi="宋体"/>
          </w:rPr>
          <w:t>https://www.cnblogs.com/ACMLCZH/p/8022502.html</w:t>
        </w:r>
      </w:hyperlink>
    </w:p>
    <w:p w:rsidR="004763B6" w:rsidRPr="00C81BAD" w:rsidRDefault="004763B6" w:rsidP="004763B6">
      <w:pPr>
        <w:rPr>
          <w:rFonts w:ascii="宋体" w:eastAsia="宋体" w:hAnsi="宋体"/>
        </w:rPr>
      </w:pPr>
    </w:p>
    <w:p w:rsidR="00BA5BF1" w:rsidRPr="00C81BAD" w:rsidRDefault="00BA5BF1" w:rsidP="00BA5BF1">
      <w:pPr>
        <w:pStyle w:val="2"/>
        <w:rPr>
          <w:rFonts w:ascii="宋体" w:eastAsia="宋体" w:hAnsi="宋体"/>
          <w:b w:val="0"/>
        </w:rPr>
      </w:pPr>
      <w:bookmarkStart w:id="210" w:name="_Toc523521293"/>
      <w:r w:rsidRPr="00C81BAD">
        <w:rPr>
          <w:rFonts w:ascii="宋体" w:eastAsia="宋体" w:hAnsi="宋体" w:hint="eastAsia"/>
          <w:b w:val="0"/>
        </w:rPr>
        <w:t>集合</w:t>
      </w:r>
      <w:bookmarkEnd w:id="210"/>
    </w:p>
    <w:p w:rsidR="00BA5BF1" w:rsidRPr="00C81BAD" w:rsidRDefault="00BA5BF1" w:rsidP="00BA5BF1">
      <w:pPr>
        <w:pStyle w:val="3"/>
        <w:rPr>
          <w:rFonts w:ascii="宋体" w:eastAsia="宋体" w:hAnsi="宋体"/>
          <w:b w:val="0"/>
        </w:rPr>
      </w:pPr>
      <w:bookmarkStart w:id="211" w:name="_Toc523521294"/>
      <w:r w:rsidRPr="00C81BAD">
        <w:rPr>
          <w:rFonts w:ascii="宋体" w:eastAsia="宋体" w:hAnsi="宋体" w:hint="eastAsia"/>
          <w:b w:val="0"/>
        </w:rPr>
        <w:t>交</w:t>
      </w:r>
      <w:bookmarkEnd w:id="211"/>
    </w:p>
    <w:p w:rsidR="00BA5BF1" w:rsidRPr="00C81BAD" w:rsidRDefault="00BA5BF1" w:rsidP="00BA5BF1">
      <w:pPr>
        <w:pStyle w:val="3"/>
        <w:rPr>
          <w:rFonts w:ascii="宋体" w:eastAsia="宋体" w:hAnsi="宋体"/>
          <w:b w:val="0"/>
        </w:rPr>
      </w:pPr>
      <w:bookmarkStart w:id="212" w:name="_Toc523521295"/>
      <w:r w:rsidRPr="00C81BAD">
        <w:rPr>
          <w:rFonts w:ascii="宋体" w:eastAsia="宋体" w:hAnsi="宋体" w:hint="eastAsia"/>
          <w:b w:val="0"/>
        </w:rPr>
        <w:t>并</w:t>
      </w:r>
      <w:bookmarkEnd w:id="212"/>
    </w:p>
    <w:p w:rsidR="00BA5BF1" w:rsidRPr="00C81BAD" w:rsidRDefault="00BA5BF1" w:rsidP="00BA5BF1">
      <w:pPr>
        <w:pStyle w:val="3"/>
        <w:rPr>
          <w:rFonts w:ascii="宋体" w:eastAsia="宋体" w:hAnsi="宋体"/>
          <w:b w:val="0"/>
        </w:rPr>
      </w:pPr>
      <w:bookmarkStart w:id="213" w:name="_Toc523521296"/>
      <w:r w:rsidRPr="00C81BAD">
        <w:rPr>
          <w:rFonts w:ascii="宋体" w:eastAsia="宋体" w:hAnsi="宋体" w:hint="eastAsia"/>
          <w:b w:val="0"/>
        </w:rPr>
        <w:t>差</w:t>
      </w:r>
      <w:bookmarkEnd w:id="213"/>
    </w:p>
    <w:p w:rsidR="00AE273A" w:rsidRPr="00C81BAD" w:rsidRDefault="00AE273A" w:rsidP="00825D2A">
      <w:pPr>
        <w:pStyle w:val="2"/>
        <w:rPr>
          <w:rFonts w:ascii="宋体" w:eastAsia="宋体" w:hAnsi="宋体"/>
          <w:b w:val="0"/>
        </w:rPr>
      </w:pPr>
      <w:bookmarkStart w:id="214" w:name="_Toc523521297"/>
      <w:r w:rsidRPr="00C81BAD">
        <w:rPr>
          <w:rFonts w:ascii="宋体" w:eastAsia="宋体" w:hAnsi="宋体" w:hint="eastAsia"/>
          <w:b w:val="0"/>
        </w:rPr>
        <w:t>不定积分</w:t>
      </w:r>
      <w:bookmarkEnd w:id="214"/>
    </w:p>
    <w:p w:rsidR="00AE273A" w:rsidRPr="00C81BAD" w:rsidRDefault="00AE273A" w:rsidP="00825D2A">
      <w:pPr>
        <w:pStyle w:val="3"/>
        <w:rPr>
          <w:rFonts w:ascii="宋体" w:eastAsia="宋体" w:hAnsi="宋体"/>
          <w:b w:val="0"/>
        </w:rPr>
      </w:pPr>
      <w:bookmarkStart w:id="215" w:name="_Toc523521298"/>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6362</w:t>
      </w:r>
      <w:r w:rsidRPr="00C81BAD">
        <w:rPr>
          <w:rFonts w:ascii="宋体" w:eastAsia="宋体" w:hAnsi="宋体" w:hint="eastAsia"/>
          <w:b w:val="0"/>
        </w:rPr>
        <w:t>-</w:t>
      </w:r>
      <w:r w:rsidRPr="00C81BAD">
        <w:rPr>
          <w:rFonts w:ascii="宋体" w:eastAsia="宋体" w:hAnsi="宋体"/>
          <w:b w:val="0"/>
        </w:rPr>
        <w:t>Oval and Rectangle</w:t>
      </w:r>
      <w:bookmarkEnd w:id="215"/>
      <w:r w:rsidR="00825D2A" w:rsidRPr="00C81BAD">
        <w:rPr>
          <w:rFonts w:ascii="宋体" w:eastAsia="宋体" w:hAnsi="宋体"/>
          <w:b w:val="0"/>
        </w:rPr>
        <w:fldChar w:fldCharType="begin"/>
      </w:r>
      <w:r w:rsidR="00825D2A" w:rsidRPr="00C81BAD">
        <w:rPr>
          <w:rFonts w:ascii="宋体" w:eastAsia="宋体" w:hAnsi="宋体"/>
        </w:rPr>
        <w:instrText xml:space="preserve"> XE "</w:instrText>
      </w:r>
      <w:r w:rsidR="00825D2A" w:rsidRPr="00C81BAD">
        <w:rPr>
          <w:rFonts w:ascii="宋体" w:eastAsia="宋体" w:hAnsi="宋体" w:hint="eastAsia"/>
          <w:b w:val="0"/>
        </w:rPr>
        <w:instrText>√-</w:instrText>
      </w:r>
      <w:r w:rsidR="00825D2A" w:rsidRPr="00C81BAD">
        <w:rPr>
          <w:rFonts w:ascii="宋体" w:eastAsia="宋体" w:hAnsi="宋体"/>
          <w:b w:val="0"/>
        </w:rPr>
        <w:instrText>HDU</w:instrText>
      </w:r>
      <w:r w:rsidR="00825D2A" w:rsidRPr="00C81BAD">
        <w:rPr>
          <w:rFonts w:ascii="宋体" w:eastAsia="宋体" w:hAnsi="宋体" w:hint="eastAsia"/>
          <w:b w:val="0"/>
        </w:rPr>
        <w:instrText>-</w:instrText>
      </w:r>
      <w:r w:rsidR="00825D2A" w:rsidRPr="00C81BAD">
        <w:rPr>
          <w:rFonts w:ascii="宋体" w:eastAsia="宋体" w:hAnsi="宋体"/>
          <w:b w:val="0"/>
        </w:rPr>
        <w:instrText>6362</w:instrText>
      </w:r>
      <w:r w:rsidR="00825D2A" w:rsidRPr="00C81BAD">
        <w:rPr>
          <w:rFonts w:ascii="宋体" w:eastAsia="宋体" w:hAnsi="宋体" w:hint="eastAsia"/>
          <w:b w:val="0"/>
        </w:rPr>
        <w:instrText>-</w:instrText>
      </w:r>
      <w:r w:rsidR="00825D2A" w:rsidRPr="00C81BAD">
        <w:rPr>
          <w:rFonts w:ascii="宋体" w:eastAsia="宋体" w:hAnsi="宋体"/>
          <w:b w:val="0"/>
        </w:rPr>
        <w:instrText>Oval and Rectangle:</w:instrText>
      </w:r>
      <w:r w:rsidR="00825D2A" w:rsidRPr="00C81BAD">
        <w:rPr>
          <w:rFonts w:ascii="宋体" w:eastAsia="宋体" w:hAnsi="宋体"/>
        </w:rPr>
        <w:instrText xml:space="preserve">6362" \y "HDU:6362" </w:instrText>
      </w:r>
      <w:r w:rsidR="00825D2A" w:rsidRPr="00C81BAD">
        <w:rPr>
          <w:rFonts w:ascii="宋体" w:eastAsia="宋体" w:hAnsi="宋体"/>
          <w:b w:val="0"/>
        </w:rPr>
        <w:fldChar w:fldCharType="end"/>
      </w:r>
    </w:p>
    <w:p w:rsidR="00AE273A" w:rsidRPr="00C81BAD" w:rsidRDefault="00AE273A" w:rsidP="00AE273A">
      <w:pPr>
        <w:rPr>
          <w:rFonts w:ascii="宋体" w:eastAsia="宋体" w:hAnsi="宋体"/>
        </w:rPr>
      </w:pPr>
      <w:r w:rsidRPr="00C81BAD">
        <w:rPr>
          <w:rFonts w:ascii="宋体" w:eastAsia="宋体" w:hAnsi="宋体" w:hint="eastAsia"/>
        </w:rPr>
        <w:t>【题意】</w:t>
      </w:r>
    </w:p>
    <w:p w:rsidR="00825D2A" w:rsidRPr="00C81BAD" w:rsidRDefault="00825D2A" w:rsidP="00AE273A">
      <w:pPr>
        <w:rPr>
          <w:rFonts w:ascii="宋体" w:eastAsia="宋体" w:hAnsi="宋体"/>
        </w:rPr>
      </w:pPr>
      <w:r w:rsidRPr="00C81BAD">
        <w:rPr>
          <w:rFonts w:ascii="宋体" w:eastAsia="宋体" w:hAnsi="宋体" w:hint="eastAsia"/>
        </w:rPr>
        <w:t>【source】2018杭电暑期多校第6场1001</w:t>
      </w:r>
    </w:p>
    <w:p w:rsidR="00AE273A" w:rsidRPr="00C81BAD" w:rsidRDefault="00AE273A" w:rsidP="00AE273A">
      <w:pPr>
        <w:rPr>
          <w:rFonts w:ascii="宋体" w:eastAsia="宋体" w:hAnsi="宋体"/>
        </w:rPr>
      </w:pPr>
      <w:r w:rsidRPr="00C81BAD">
        <w:rPr>
          <w:rFonts w:ascii="宋体" w:eastAsia="宋体" w:hAnsi="宋体" w:hint="eastAsia"/>
        </w:rPr>
        <w:t>【难度】</w:t>
      </w:r>
      <w:r w:rsidR="00825D2A" w:rsidRPr="00C81BAD">
        <w:rPr>
          <w:rFonts w:ascii="宋体" w:eastAsia="宋体" w:hAnsi="宋体" w:hint="eastAsia"/>
        </w:rPr>
        <w:t>签到题</w:t>
      </w:r>
    </w:p>
    <w:p w:rsidR="00AE273A" w:rsidRPr="00C81BAD" w:rsidRDefault="00AE273A" w:rsidP="00AE273A">
      <w:pPr>
        <w:rPr>
          <w:rFonts w:ascii="宋体" w:eastAsia="宋体" w:hAnsi="宋体"/>
        </w:rPr>
      </w:pPr>
      <w:r w:rsidRPr="00C81BAD">
        <w:rPr>
          <w:rFonts w:ascii="宋体" w:eastAsia="宋体" w:hAnsi="宋体" w:hint="eastAsia"/>
        </w:rPr>
        <w:t xml:space="preserve">【TAG】不定积分 </w:t>
      </w:r>
      <w:r w:rsidR="00825D2A" w:rsidRPr="00C81BAD">
        <w:rPr>
          <w:rFonts w:ascii="宋体" w:eastAsia="宋体" w:hAnsi="宋体" w:hint="eastAsia"/>
        </w:rPr>
        <w:t>数学</w:t>
      </w:r>
      <w:r w:rsidRPr="00C81BAD">
        <w:rPr>
          <w:rFonts w:ascii="宋体" w:eastAsia="宋体" w:hAnsi="宋体" w:hint="eastAsia"/>
        </w:rPr>
        <w:t>期望 概率</w:t>
      </w:r>
      <w:r w:rsidR="00825D2A" w:rsidRPr="00C81BAD">
        <w:rPr>
          <w:rFonts w:ascii="宋体" w:eastAsia="宋体" w:hAnsi="宋体" w:hint="eastAsia"/>
        </w:rPr>
        <w:t>论</w:t>
      </w:r>
    </w:p>
    <w:p w:rsidR="00AE273A" w:rsidRPr="00C81BAD" w:rsidRDefault="00AE273A" w:rsidP="00AE273A">
      <w:pPr>
        <w:rPr>
          <w:rFonts w:ascii="宋体" w:eastAsia="宋体" w:hAnsi="宋体"/>
        </w:rPr>
      </w:pPr>
      <w:r w:rsidRPr="00C81BAD">
        <w:rPr>
          <w:rFonts w:ascii="宋体" w:eastAsia="宋体" w:hAnsi="宋体" w:hint="eastAsia"/>
        </w:rPr>
        <w:t>【题解】</w:t>
      </w:r>
    </w:p>
    <w:p w:rsidR="00AE273A" w:rsidRPr="00C81BAD" w:rsidRDefault="00AE273A" w:rsidP="00AE273A">
      <w:pPr>
        <w:rPr>
          <w:rFonts w:ascii="宋体" w:eastAsia="宋体" w:hAnsi="宋体"/>
        </w:rPr>
      </w:pPr>
      <w:r w:rsidRPr="00C81BAD">
        <w:rPr>
          <w:rFonts w:ascii="宋体" w:eastAsia="宋体" w:hAnsi="宋体" w:hint="eastAsia"/>
        </w:rPr>
        <w:t>求出公式</w:t>
      </w:r>
      <w:r w:rsidRPr="00C81BAD">
        <w:rPr>
          <w:rFonts w:ascii="宋体" w:eastAsia="宋体" w:hAnsi="宋体"/>
          <w:position w:val="-6"/>
        </w:rPr>
        <w:object w:dxaOrig="800" w:dyaOrig="279">
          <v:shape id="_x0000_i1060" type="#_x0000_t75" style="width:39.75pt;height:14.25pt" o:ole="">
            <v:imagedata r:id="rId123" o:title=""/>
          </v:shape>
          <o:OLEObject Type="Embed" ProgID="Equation.DSMT4" ShapeID="_x0000_i1060" DrawAspect="Content" ObjectID="_1597263071" r:id="rId124"/>
        </w:object>
      </w:r>
      <w:r w:rsidRPr="00C81BAD">
        <w:rPr>
          <w:rFonts w:ascii="宋体" w:eastAsia="宋体" w:hAnsi="宋体" w:hint="eastAsia"/>
        </w:rPr>
        <w:t>即可</w:t>
      </w:r>
    </w:p>
    <w:p w:rsidR="00AE273A" w:rsidRPr="00C81BAD" w:rsidRDefault="00AE273A" w:rsidP="00AE273A">
      <w:pPr>
        <w:rPr>
          <w:rFonts w:ascii="宋体" w:eastAsia="宋体" w:hAnsi="宋体"/>
        </w:rPr>
      </w:pPr>
      <w:r w:rsidRPr="00C81BAD">
        <w:rPr>
          <w:rFonts w:ascii="宋体" w:eastAsia="宋体" w:hAnsi="宋体" w:hint="eastAsia"/>
        </w:rPr>
        <w:t>注意推导公式过程中要乘概率密度函数</w:t>
      </w:r>
    </w:p>
    <w:p w:rsidR="00AE273A" w:rsidRPr="00C81BAD" w:rsidRDefault="00AE273A" w:rsidP="00AE273A">
      <w:pPr>
        <w:rPr>
          <w:rFonts w:ascii="宋体" w:eastAsia="宋体" w:hAnsi="宋体"/>
        </w:rPr>
      </w:pPr>
      <w:r w:rsidRPr="00C81BAD">
        <w:rPr>
          <w:rFonts w:ascii="宋体" w:eastAsia="宋体" w:hAnsi="宋体" w:hint="eastAsia"/>
        </w:rPr>
        <w:t>注意精度（去尾）</w:t>
      </w:r>
    </w:p>
    <w:p w:rsidR="00AE273A" w:rsidRPr="00C81BAD" w:rsidRDefault="00AE273A" w:rsidP="00AE273A">
      <w:pPr>
        <w:rPr>
          <w:rFonts w:ascii="宋体" w:eastAsia="宋体" w:hAnsi="宋体"/>
        </w:rPr>
      </w:pPr>
      <w:r w:rsidRPr="00C81BAD">
        <w:rPr>
          <w:rFonts w:ascii="宋体" w:eastAsia="宋体" w:hAnsi="宋体" w:hint="eastAsia"/>
        </w:rPr>
        <w:t>【代码】</w:t>
      </w:r>
    </w:p>
    <w:p w:rsidR="00825D2A" w:rsidRPr="00C81BAD" w:rsidRDefault="00825D2A" w:rsidP="00825D2A">
      <w:pPr>
        <w:rPr>
          <w:rFonts w:ascii="宋体" w:eastAsia="宋体" w:hAnsi="宋体"/>
        </w:rPr>
      </w:pPr>
      <w:r w:rsidRPr="00C81BAD">
        <w:rPr>
          <w:rFonts w:ascii="宋体" w:eastAsia="宋体" w:hAnsi="宋体"/>
        </w:rPr>
        <w:t>#include &lt;bits/stdc++.h&gt;</w:t>
      </w:r>
    </w:p>
    <w:p w:rsidR="00825D2A" w:rsidRPr="00C81BAD" w:rsidRDefault="00825D2A" w:rsidP="00825D2A">
      <w:pPr>
        <w:rPr>
          <w:rFonts w:ascii="宋体" w:eastAsia="宋体" w:hAnsi="宋体"/>
        </w:rPr>
      </w:pPr>
    </w:p>
    <w:p w:rsidR="00825D2A" w:rsidRPr="00C81BAD" w:rsidRDefault="00825D2A" w:rsidP="00825D2A">
      <w:pPr>
        <w:rPr>
          <w:rFonts w:ascii="宋体" w:eastAsia="宋体" w:hAnsi="宋体"/>
        </w:rPr>
      </w:pPr>
      <w:r w:rsidRPr="00C81BAD">
        <w:rPr>
          <w:rFonts w:ascii="宋体" w:eastAsia="宋体" w:hAnsi="宋体"/>
        </w:rPr>
        <w:t>using namespace std;</w:t>
      </w:r>
    </w:p>
    <w:p w:rsidR="00825D2A" w:rsidRPr="00C81BAD" w:rsidRDefault="00825D2A" w:rsidP="00825D2A">
      <w:pPr>
        <w:rPr>
          <w:rFonts w:ascii="宋体" w:eastAsia="宋体" w:hAnsi="宋体"/>
        </w:rPr>
      </w:pPr>
    </w:p>
    <w:p w:rsidR="00825D2A" w:rsidRPr="00C81BAD" w:rsidRDefault="00825D2A" w:rsidP="00825D2A">
      <w:pPr>
        <w:rPr>
          <w:rFonts w:ascii="宋体" w:eastAsia="宋体" w:hAnsi="宋体"/>
        </w:rPr>
      </w:pPr>
      <w:r w:rsidRPr="00C81BAD">
        <w:rPr>
          <w:rFonts w:ascii="宋体" w:eastAsia="宋体" w:hAnsi="宋体"/>
        </w:rPr>
        <w:lastRenderedPageBreak/>
        <w:t>int main()</w:t>
      </w:r>
    </w:p>
    <w:p w:rsidR="00825D2A" w:rsidRPr="00C81BAD" w:rsidRDefault="00825D2A" w:rsidP="00825D2A">
      <w:pPr>
        <w:rPr>
          <w:rFonts w:ascii="宋体" w:eastAsia="宋体" w:hAnsi="宋体"/>
        </w:rPr>
      </w:pPr>
      <w:r w:rsidRPr="00C81BAD">
        <w:rPr>
          <w:rFonts w:ascii="宋体" w:eastAsia="宋体" w:hAnsi="宋体"/>
        </w:rPr>
        <w:t>{</w:t>
      </w:r>
    </w:p>
    <w:p w:rsidR="00825D2A" w:rsidRPr="00C81BAD" w:rsidRDefault="00825D2A" w:rsidP="00825D2A">
      <w:pPr>
        <w:rPr>
          <w:rFonts w:ascii="宋体" w:eastAsia="宋体" w:hAnsi="宋体"/>
        </w:rPr>
      </w:pPr>
      <w:r w:rsidRPr="00C81BAD">
        <w:rPr>
          <w:rFonts w:ascii="宋体" w:eastAsia="宋体" w:hAnsi="宋体"/>
        </w:rPr>
        <w:t xml:space="preserve">    int t;</w:t>
      </w:r>
    </w:p>
    <w:p w:rsidR="00825D2A" w:rsidRPr="00C81BAD" w:rsidRDefault="00825D2A" w:rsidP="00825D2A">
      <w:pPr>
        <w:rPr>
          <w:rFonts w:ascii="宋体" w:eastAsia="宋体" w:hAnsi="宋体"/>
        </w:rPr>
      </w:pPr>
      <w:r w:rsidRPr="00C81BAD">
        <w:rPr>
          <w:rFonts w:ascii="宋体" w:eastAsia="宋体" w:hAnsi="宋体"/>
        </w:rPr>
        <w:t xml:space="preserve">    scanf("%d",&amp;t);</w:t>
      </w:r>
    </w:p>
    <w:p w:rsidR="00825D2A" w:rsidRPr="00C81BAD" w:rsidRDefault="00825D2A" w:rsidP="00825D2A">
      <w:pPr>
        <w:rPr>
          <w:rFonts w:ascii="宋体" w:eastAsia="宋体" w:hAnsi="宋体"/>
        </w:rPr>
      </w:pPr>
      <w:r w:rsidRPr="00C81BAD">
        <w:rPr>
          <w:rFonts w:ascii="宋体" w:eastAsia="宋体" w:hAnsi="宋体"/>
        </w:rPr>
        <w:t xml:space="preserve">    while(t--){</w:t>
      </w:r>
    </w:p>
    <w:p w:rsidR="00825D2A" w:rsidRPr="00C81BAD" w:rsidRDefault="00825D2A" w:rsidP="00825D2A">
      <w:pPr>
        <w:rPr>
          <w:rFonts w:ascii="宋体" w:eastAsia="宋体" w:hAnsi="宋体"/>
        </w:rPr>
      </w:pPr>
      <w:r w:rsidRPr="00C81BAD">
        <w:rPr>
          <w:rFonts w:ascii="宋体" w:eastAsia="宋体" w:hAnsi="宋体"/>
        </w:rPr>
        <w:t xml:space="preserve">        double a,b;</w:t>
      </w:r>
    </w:p>
    <w:p w:rsidR="00825D2A" w:rsidRPr="00C81BAD" w:rsidRDefault="00825D2A" w:rsidP="00825D2A">
      <w:pPr>
        <w:rPr>
          <w:rFonts w:ascii="宋体" w:eastAsia="宋体" w:hAnsi="宋体"/>
        </w:rPr>
      </w:pPr>
      <w:r w:rsidRPr="00C81BAD">
        <w:rPr>
          <w:rFonts w:ascii="宋体" w:eastAsia="宋体" w:hAnsi="宋体"/>
        </w:rPr>
        <w:t xml:space="preserve">        cin&gt;&gt;a&gt;&gt;b;</w:t>
      </w:r>
    </w:p>
    <w:p w:rsidR="00825D2A" w:rsidRPr="00C81BAD" w:rsidRDefault="00825D2A" w:rsidP="00825D2A">
      <w:pPr>
        <w:rPr>
          <w:rFonts w:ascii="宋体" w:eastAsia="宋体" w:hAnsi="宋体"/>
        </w:rPr>
      </w:pPr>
      <w:r w:rsidRPr="00C81BAD">
        <w:rPr>
          <w:rFonts w:ascii="宋体" w:eastAsia="宋体" w:hAnsi="宋体"/>
        </w:rPr>
        <w:t xml:space="preserve">        const double pi=acos(-1);</w:t>
      </w:r>
    </w:p>
    <w:p w:rsidR="00825D2A" w:rsidRPr="00C81BAD" w:rsidRDefault="00825D2A" w:rsidP="00825D2A">
      <w:pPr>
        <w:rPr>
          <w:rFonts w:ascii="宋体" w:eastAsia="宋体" w:hAnsi="宋体"/>
        </w:rPr>
      </w:pPr>
      <w:r w:rsidRPr="00C81BAD">
        <w:rPr>
          <w:rFonts w:ascii="宋体" w:eastAsia="宋体" w:hAnsi="宋体"/>
        </w:rPr>
        <w:t xml:space="preserve">        double ans=pi*a+2.0*b;</w:t>
      </w:r>
    </w:p>
    <w:p w:rsidR="00825D2A" w:rsidRPr="00C81BAD" w:rsidRDefault="00825D2A" w:rsidP="00825D2A">
      <w:pPr>
        <w:rPr>
          <w:rFonts w:ascii="宋体" w:eastAsia="宋体" w:hAnsi="宋体"/>
        </w:rPr>
      </w:pPr>
      <w:r w:rsidRPr="00C81BAD">
        <w:rPr>
          <w:rFonts w:ascii="宋体" w:eastAsia="宋体" w:hAnsi="宋体"/>
        </w:rPr>
        <w:t xml:space="preserve">        char s[1000];</w:t>
      </w:r>
    </w:p>
    <w:p w:rsidR="00825D2A" w:rsidRPr="00C81BAD" w:rsidRDefault="00825D2A" w:rsidP="00825D2A">
      <w:pPr>
        <w:rPr>
          <w:rFonts w:ascii="宋体" w:eastAsia="宋体" w:hAnsi="宋体"/>
        </w:rPr>
      </w:pPr>
      <w:r w:rsidRPr="00C81BAD">
        <w:rPr>
          <w:rFonts w:ascii="宋体" w:eastAsia="宋体" w:hAnsi="宋体"/>
        </w:rPr>
        <w:t xml:space="preserve">        sprintf(s,"%.7lf",ans);</w:t>
      </w:r>
    </w:p>
    <w:p w:rsidR="00825D2A" w:rsidRPr="00C81BAD" w:rsidRDefault="00825D2A" w:rsidP="00825D2A">
      <w:pPr>
        <w:rPr>
          <w:rFonts w:ascii="宋体" w:eastAsia="宋体" w:hAnsi="宋体"/>
        </w:rPr>
      </w:pPr>
      <w:r w:rsidRPr="00C81BAD">
        <w:rPr>
          <w:rFonts w:ascii="宋体" w:eastAsia="宋体" w:hAnsi="宋体"/>
        </w:rPr>
        <w:t xml:space="preserve">        int len=strlen(s);</w:t>
      </w:r>
    </w:p>
    <w:p w:rsidR="00825D2A" w:rsidRPr="00C81BAD" w:rsidRDefault="00825D2A" w:rsidP="00825D2A">
      <w:pPr>
        <w:rPr>
          <w:rFonts w:ascii="宋体" w:eastAsia="宋体" w:hAnsi="宋体"/>
        </w:rPr>
      </w:pPr>
      <w:r w:rsidRPr="00C81BAD">
        <w:rPr>
          <w:rFonts w:ascii="宋体" w:eastAsia="宋体" w:hAnsi="宋体"/>
        </w:rPr>
        <w:t xml:space="preserve">        for(int i=0;i&lt;len-1;i++){</w:t>
      </w:r>
    </w:p>
    <w:p w:rsidR="00825D2A" w:rsidRPr="00C81BAD" w:rsidRDefault="00825D2A" w:rsidP="00825D2A">
      <w:pPr>
        <w:rPr>
          <w:rFonts w:ascii="宋体" w:eastAsia="宋体" w:hAnsi="宋体"/>
        </w:rPr>
      </w:pPr>
      <w:r w:rsidRPr="00C81BAD">
        <w:rPr>
          <w:rFonts w:ascii="宋体" w:eastAsia="宋体" w:hAnsi="宋体"/>
        </w:rPr>
        <w:t xml:space="preserve">            printf("%c",s[i]);</w:t>
      </w:r>
    </w:p>
    <w:p w:rsidR="00825D2A" w:rsidRPr="00C81BAD" w:rsidRDefault="00825D2A" w:rsidP="00825D2A">
      <w:pPr>
        <w:rPr>
          <w:rFonts w:ascii="宋体" w:eastAsia="宋体" w:hAnsi="宋体"/>
        </w:rPr>
      </w:pPr>
      <w:r w:rsidRPr="00C81BAD">
        <w:rPr>
          <w:rFonts w:ascii="宋体" w:eastAsia="宋体" w:hAnsi="宋体"/>
        </w:rPr>
        <w:t xml:space="preserve">        }</w:t>
      </w:r>
    </w:p>
    <w:p w:rsidR="00825D2A" w:rsidRPr="00C81BAD" w:rsidRDefault="00825D2A" w:rsidP="00825D2A">
      <w:pPr>
        <w:rPr>
          <w:rFonts w:ascii="宋体" w:eastAsia="宋体" w:hAnsi="宋体"/>
        </w:rPr>
      </w:pPr>
      <w:r w:rsidRPr="00C81BAD">
        <w:rPr>
          <w:rFonts w:ascii="宋体" w:eastAsia="宋体" w:hAnsi="宋体"/>
        </w:rPr>
        <w:t xml:space="preserve">        printf("\n");</w:t>
      </w:r>
    </w:p>
    <w:p w:rsidR="00825D2A" w:rsidRPr="00C81BAD" w:rsidRDefault="00825D2A" w:rsidP="00825D2A">
      <w:pPr>
        <w:rPr>
          <w:rFonts w:ascii="宋体" w:eastAsia="宋体" w:hAnsi="宋体"/>
        </w:rPr>
      </w:pPr>
      <w:r w:rsidRPr="00C81BAD">
        <w:rPr>
          <w:rFonts w:ascii="宋体" w:eastAsia="宋体" w:hAnsi="宋体"/>
        </w:rPr>
        <w:t xml:space="preserve">    }</w:t>
      </w:r>
    </w:p>
    <w:p w:rsidR="00825D2A" w:rsidRPr="00C81BAD" w:rsidRDefault="00825D2A" w:rsidP="00825D2A">
      <w:pPr>
        <w:rPr>
          <w:rFonts w:ascii="宋体" w:eastAsia="宋体" w:hAnsi="宋体"/>
        </w:rPr>
      </w:pPr>
      <w:r w:rsidRPr="00C81BAD">
        <w:rPr>
          <w:rFonts w:ascii="宋体" w:eastAsia="宋体" w:hAnsi="宋体"/>
        </w:rPr>
        <w:t xml:space="preserve">    return 0;</w:t>
      </w:r>
    </w:p>
    <w:p w:rsidR="00825D2A" w:rsidRPr="00C81BAD" w:rsidRDefault="00825D2A" w:rsidP="00825D2A">
      <w:pPr>
        <w:rPr>
          <w:rFonts w:ascii="宋体" w:eastAsia="宋体" w:hAnsi="宋体"/>
        </w:rPr>
      </w:pPr>
      <w:r w:rsidRPr="00C81BAD">
        <w:rPr>
          <w:rFonts w:ascii="宋体" w:eastAsia="宋体" w:hAnsi="宋体"/>
        </w:rPr>
        <w:t>}</w:t>
      </w:r>
    </w:p>
    <w:p w:rsidR="007B59ED" w:rsidRPr="00C81BAD" w:rsidRDefault="007B59ED" w:rsidP="00B91FF9">
      <w:pPr>
        <w:pStyle w:val="2"/>
        <w:rPr>
          <w:rFonts w:ascii="宋体" w:eastAsia="宋体" w:hAnsi="宋体" w:cs="Arial"/>
          <w:b w:val="0"/>
          <w:color w:val="333333"/>
          <w:sz w:val="36"/>
          <w:szCs w:val="36"/>
        </w:rPr>
      </w:pPr>
      <w:bookmarkStart w:id="216" w:name="_Toc523521299"/>
      <w:r w:rsidRPr="00C81BAD">
        <w:rPr>
          <w:rFonts w:ascii="宋体" w:eastAsia="宋体" w:hAnsi="宋体" w:cs="Arial" w:hint="eastAsia"/>
          <w:b w:val="0"/>
          <w:color w:val="333333"/>
          <w:sz w:val="36"/>
          <w:szCs w:val="36"/>
        </w:rPr>
        <w:t>数论</w:t>
      </w:r>
      <w:bookmarkEnd w:id="216"/>
    </w:p>
    <w:p w:rsidR="002D372C" w:rsidRPr="00C81BAD" w:rsidRDefault="002D372C" w:rsidP="002D372C">
      <w:pPr>
        <w:pStyle w:val="3"/>
        <w:rPr>
          <w:rFonts w:ascii="宋体" w:eastAsia="宋体" w:hAnsi="宋体"/>
          <w:b w:val="0"/>
        </w:rPr>
      </w:pPr>
      <w:bookmarkStart w:id="217" w:name="_Toc523521300"/>
      <w:r w:rsidRPr="00C81BAD">
        <w:rPr>
          <w:rFonts w:ascii="宋体" w:eastAsia="宋体" w:hAnsi="宋体" w:hint="eastAsia"/>
          <w:b w:val="0"/>
        </w:rPr>
        <w:t>逆元</w:t>
      </w:r>
      <w:bookmarkEnd w:id="217"/>
    </w:p>
    <w:p w:rsidR="00CD3ACE" w:rsidRPr="00C81BAD" w:rsidRDefault="00CD3ACE" w:rsidP="00CD3ACE">
      <w:pPr>
        <w:rPr>
          <w:rFonts w:ascii="宋体" w:eastAsia="宋体" w:hAnsi="宋体"/>
        </w:rPr>
      </w:pPr>
      <w:r w:rsidRPr="00C81BAD">
        <w:rPr>
          <w:rFonts w:ascii="宋体" w:eastAsia="宋体" w:hAnsi="宋体" w:hint="eastAsia"/>
        </w:rPr>
        <w:t>x对mod求逆元，应用费马小定理</w:t>
      </w:r>
      <w:r w:rsidRPr="00C81BAD">
        <w:rPr>
          <w:rFonts w:ascii="宋体" w:eastAsia="宋体" w:hAnsi="宋体"/>
          <w:position w:val="-10"/>
        </w:rPr>
        <w:object w:dxaOrig="1960" w:dyaOrig="360">
          <v:shape id="_x0000_i1061" type="#_x0000_t75" style="width:98.25pt;height:18pt" o:ole="">
            <v:imagedata r:id="rId125" o:title=""/>
          </v:shape>
          <o:OLEObject Type="Embed" ProgID="Equation.DSMT4" ShapeID="_x0000_i1061" DrawAspect="Content" ObjectID="_1597263072" r:id="rId126"/>
        </w:object>
      </w:r>
      <w:r w:rsidRPr="00C81BAD">
        <w:rPr>
          <w:rFonts w:ascii="宋体" w:eastAsia="宋体" w:hAnsi="宋体" w:hint="eastAsia"/>
        </w:rPr>
        <w:t>，x和mod互素，一般题目给的mod本身就是素数，于是</w:t>
      </w:r>
      <w:r w:rsidRPr="00C81BAD">
        <w:rPr>
          <w:rFonts w:ascii="宋体" w:eastAsia="宋体" w:hAnsi="宋体"/>
          <w:position w:val="-10"/>
        </w:rPr>
        <w:object w:dxaOrig="2880" w:dyaOrig="360">
          <v:shape id="_x0000_i1062" type="#_x0000_t75" style="width:2in;height:18pt" o:ole="">
            <v:imagedata r:id="rId127" o:title=""/>
          </v:shape>
          <o:OLEObject Type="Embed" ProgID="Equation.DSMT4" ShapeID="_x0000_i1062" DrawAspect="Content" ObjectID="_1597263073" r:id="rId128"/>
        </w:object>
      </w:r>
      <w:r w:rsidRPr="00C81BAD">
        <w:rPr>
          <w:rFonts w:ascii="宋体" w:eastAsia="宋体" w:hAnsi="宋体" w:hint="eastAsia"/>
        </w:rPr>
        <w:t>所以x的逆元就是</w:t>
      </w:r>
      <w:r w:rsidRPr="00C81BAD">
        <w:rPr>
          <w:rFonts w:ascii="宋体" w:eastAsia="宋体" w:hAnsi="宋体"/>
          <w:position w:val="-6"/>
        </w:rPr>
        <w:object w:dxaOrig="620" w:dyaOrig="320">
          <v:shape id="_x0000_i1063" type="#_x0000_t75" style="width:30.75pt;height:15.75pt" o:ole="">
            <v:imagedata r:id="rId129" o:title=""/>
          </v:shape>
          <o:OLEObject Type="Embed" ProgID="Equation.DSMT4" ShapeID="_x0000_i1063" DrawAspect="Content" ObjectID="_1597263074" r:id="rId130"/>
        </w:object>
      </w:r>
    </w:p>
    <w:p w:rsidR="001777BC" w:rsidRPr="00C81BAD" w:rsidRDefault="001777BC" w:rsidP="00CD3ACE">
      <w:pPr>
        <w:rPr>
          <w:rFonts w:ascii="宋体" w:eastAsia="宋体" w:hAnsi="宋体"/>
        </w:rPr>
      </w:pPr>
      <w:r w:rsidRPr="00C81BAD">
        <w:rPr>
          <w:rFonts w:ascii="宋体" w:eastAsia="宋体" w:hAnsi="宋体" w:hint="eastAsia"/>
        </w:rPr>
        <w:t>使用快速幂求解</w:t>
      </w:r>
    </w:p>
    <w:p w:rsidR="00CD3ACE" w:rsidRPr="00C81BAD" w:rsidRDefault="00CD3ACE" w:rsidP="00CD3ACE">
      <w:pPr>
        <w:rPr>
          <w:rFonts w:ascii="宋体" w:eastAsia="宋体" w:hAnsi="宋体"/>
        </w:rPr>
      </w:pPr>
      <w:r w:rsidRPr="00C81BAD">
        <w:rPr>
          <w:rFonts w:ascii="宋体" w:eastAsia="宋体" w:hAnsi="宋体"/>
        </w:rPr>
        <w:t>ll inv(ll x,ll mod)</w:t>
      </w:r>
    </w:p>
    <w:p w:rsidR="00CD3ACE" w:rsidRPr="00C81BAD" w:rsidRDefault="00CD3ACE" w:rsidP="00CD3ACE">
      <w:pPr>
        <w:rPr>
          <w:rFonts w:ascii="宋体" w:eastAsia="宋体" w:hAnsi="宋体"/>
        </w:rPr>
      </w:pPr>
      <w:r w:rsidRPr="00C81BAD">
        <w:rPr>
          <w:rFonts w:ascii="宋体" w:eastAsia="宋体" w:hAnsi="宋体"/>
        </w:rPr>
        <w:t>{</w:t>
      </w:r>
    </w:p>
    <w:p w:rsidR="00CD3ACE" w:rsidRPr="00C81BAD" w:rsidRDefault="00CD3ACE" w:rsidP="00CD3ACE">
      <w:pPr>
        <w:rPr>
          <w:rFonts w:ascii="宋体" w:eastAsia="宋体" w:hAnsi="宋体"/>
        </w:rPr>
      </w:pPr>
      <w:r w:rsidRPr="00C81BAD">
        <w:rPr>
          <w:rFonts w:ascii="宋体" w:eastAsia="宋体" w:hAnsi="宋体"/>
        </w:rPr>
        <w:t xml:space="preserve">    ll k=mod-2,ans=1;</w:t>
      </w:r>
    </w:p>
    <w:p w:rsidR="00CD3ACE" w:rsidRPr="00C81BAD" w:rsidRDefault="00CD3ACE" w:rsidP="00CD3ACE">
      <w:pPr>
        <w:rPr>
          <w:rFonts w:ascii="宋体" w:eastAsia="宋体" w:hAnsi="宋体"/>
        </w:rPr>
      </w:pPr>
      <w:r w:rsidRPr="00C81BAD">
        <w:rPr>
          <w:rFonts w:ascii="宋体" w:eastAsia="宋体" w:hAnsi="宋体"/>
        </w:rPr>
        <w:t xml:space="preserve">    while(k)</w:t>
      </w:r>
    </w:p>
    <w:p w:rsidR="00CD3ACE" w:rsidRPr="00C81BAD" w:rsidRDefault="00CD3ACE" w:rsidP="00CD3ACE">
      <w:pPr>
        <w:rPr>
          <w:rFonts w:ascii="宋体" w:eastAsia="宋体" w:hAnsi="宋体"/>
        </w:rPr>
      </w:pPr>
      <w:r w:rsidRPr="00C81BAD">
        <w:rPr>
          <w:rFonts w:ascii="宋体" w:eastAsia="宋体" w:hAnsi="宋体"/>
        </w:rPr>
        <w:t xml:space="preserve">    {</w:t>
      </w:r>
    </w:p>
    <w:p w:rsidR="00CD3ACE" w:rsidRPr="00C81BAD" w:rsidRDefault="00CD3ACE" w:rsidP="00CD3ACE">
      <w:pPr>
        <w:rPr>
          <w:rFonts w:ascii="宋体" w:eastAsia="宋体" w:hAnsi="宋体"/>
        </w:rPr>
      </w:pPr>
      <w:r w:rsidRPr="00C81BAD">
        <w:rPr>
          <w:rFonts w:ascii="宋体" w:eastAsia="宋体" w:hAnsi="宋体"/>
        </w:rPr>
        <w:t xml:space="preserve">        if (k&amp;1) ans=(ans*x)%mod;</w:t>
      </w:r>
    </w:p>
    <w:p w:rsidR="00CD3ACE" w:rsidRPr="00C81BAD" w:rsidRDefault="00CD3ACE" w:rsidP="00CD3ACE">
      <w:pPr>
        <w:rPr>
          <w:rFonts w:ascii="宋体" w:eastAsia="宋体" w:hAnsi="宋体"/>
        </w:rPr>
      </w:pPr>
      <w:r w:rsidRPr="00C81BAD">
        <w:rPr>
          <w:rFonts w:ascii="宋体" w:eastAsia="宋体" w:hAnsi="宋体"/>
        </w:rPr>
        <w:t xml:space="preserve">        x=(x*x)%mod;</w:t>
      </w:r>
    </w:p>
    <w:p w:rsidR="00CD3ACE" w:rsidRPr="00C81BAD" w:rsidRDefault="00CD3ACE" w:rsidP="00CD3ACE">
      <w:pPr>
        <w:rPr>
          <w:rFonts w:ascii="宋体" w:eastAsia="宋体" w:hAnsi="宋体"/>
        </w:rPr>
      </w:pPr>
      <w:r w:rsidRPr="00C81BAD">
        <w:rPr>
          <w:rFonts w:ascii="宋体" w:eastAsia="宋体" w:hAnsi="宋体"/>
        </w:rPr>
        <w:t xml:space="preserve">        k&gt;&gt;=1;</w:t>
      </w:r>
    </w:p>
    <w:p w:rsidR="00CD3ACE" w:rsidRPr="00C81BAD" w:rsidRDefault="00CD3ACE" w:rsidP="00CD3ACE">
      <w:pPr>
        <w:rPr>
          <w:rFonts w:ascii="宋体" w:eastAsia="宋体" w:hAnsi="宋体"/>
        </w:rPr>
      </w:pPr>
      <w:r w:rsidRPr="00C81BAD">
        <w:rPr>
          <w:rFonts w:ascii="宋体" w:eastAsia="宋体" w:hAnsi="宋体"/>
        </w:rPr>
        <w:t xml:space="preserve">    }</w:t>
      </w:r>
    </w:p>
    <w:p w:rsidR="00CD3ACE" w:rsidRPr="00C81BAD" w:rsidRDefault="00CD3ACE" w:rsidP="00CD3ACE">
      <w:pPr>
        <w:rPr>
          <w:rFonts w:ascii="宋体" w:eastAsia="宋体" w:hAnsi="宋体"/>
        </w:rPr>
      </w:pPr>
      <w:r w:rsidRPr="00C81BAD">
        <w:rPr>
          <w:rFonts w:ascii="宋体" w:eastAsia="宋体" w:hAnsi="宋体"/>
        </w:rPr>
        <w:t xml:space="preserve">    return ans;</w:t>
      </w:r>
    </w:p>
    <w:p w:rsidR="00CD3ACE" w:rsidRPr="00C81BAD" w:rsidRDefault="00CD3ACE" w:rsidP="00CD3ACE">
      <w:pPr>
        <w:rPr>
          <w:rFonts w:ascii="宋体" w:eastAsia="宋体" w:hAnsi="宋体"/>
        </w:rPr>
      </w:pPr>
      <w:r w:rsidRPr="00C81BAD">
        <w:rPr>
          <w:rFonts w:ascii="宋体" w:eastAsia="宋体" w:hAnsi="宋体"/>
        </w:rPr>
        <w:t>}</w:t>
      </w:r>
    </w:p>
    <w:p w:rsidR="00446FB4" w:rsidRPr="00C81BAD" w:rsidRDefault="00446FB4" w:rsidP="00FE3453">
      <w:pPr>
        <w:pStyle w:val="4"/>
        <w:rPr>
          <w:rFonts w:ascii="宋体" w:eastAsia="宋体" w:hAnsi="宋体"/>
          <w:b w:val="0"/>
        </w:rPr>
      </w:pPr>
      <w:r w:rsidRPr="00C81BAD">
        <w:rPr>
          <w:rFonts w:ascii="宋体" w:eastAsia="宋体" w:hAnsi="宋体" w:hint="eastAsia"/>
          <w:b w:val="0"/>
        </w:rPr>
        <w:lastRenderedPageBreak/>
        <w:t>阶乘逆元</w:t>
      </w:r>
    </w:p>
    <w:p w:rsidR="00FE3453" w:rsidRPr="00C81BAD"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C81BAD">
        <w:rPr>
          <w:rFonts w:cstheme="minorBidi"/>
          <w:kern w:val="2"/>
          <w:sz w:val="21"/>
          <w:szCs w:val="22"/>
        </w:rPr>
        <w:t>fac[0]=fac[1]=1;</w:t>
      </w:r>
    </w:p>
    <w:p w:rsidR="00FE3453" w:rsidRPr="00C81BAD"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C81BAD">
        <w:rPr>
          <w:rFonts w:cstheme="minorBidi"/>
          <w:kern w:val="2"/>
          <w:sz w:val="21"/>
          <w:szCs w:val="22"/>
        </w:rPr>
        <w:t>for(int i=2;i&lt;=MAXN;i++)fac[i]=fac[i-1]*i%mod;</w:t>
      </w:r>
    </w:p>
    <w:p w:rsidR="00FE3453" w:rsidRPr="00C81BAD"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C81BAD">
        <w:rPr>
          <w:rFonts w:cstheme="minorBidi"/>
          <w:kern w:val="2"/>
          <w:sz w:val="21"/>
          <w:szCs w:val="22"/>
        </w:rPr>
        <w:t>inv[MAXN]=quipow(fac[MAXN],mod-2);</w:t>
      </w:r>
    </w:p>
    <w:p w:rsidR="00FE3453" w:rsidRPr="00C81BAD" w:rsidRDefault="00FE3453"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C81BAD">
        <w:rPr>
          <w:rFonts w:cstheme="minorBidi"/>
          <w:kern w:val="2"/>
          <w:sz w:val="21"/>
          <w:szCs w:val="22"/>
        </w:rPr>
        <w:t>for(int i=MAXN-1;i&gt;=0;i--)inv[i]=inv[i+1]*(i+1)%mod;</w:t>
      </w:r>
    </w:p>
    <w:p w:rsidR="00FF63C2" w:rsidRPr="00C81BAD" w:rsidRDefault="00FF63C2" w:rsidP="00FE3453">
      <w:pPr>
        <w:pStyle w:val="a4"/>
        <w:shd w:val="clear" w:color="auto" w:fill="FFFFFF"/>
        <w:wordWrap w:val="0"/>
        <w:spacing w:before="0" w:beforeAutospacing="0" w:after="240" w:afterAutospacing="0" w:line="390" w:lineRule="atLeast"/>
        <w:jc w:val="both"/>
        <w:rPr>
          <w:rFonts w:cstheme="minorBidi"/>
          <w:kern w:val="2"/>
          <w:sz w:val="21"/>
          <w:szCs w:val="22"/>
        </w:rPr>
      </w:pPr>
      <w:r w:rsidRPr="00C81BAD">
        <w:rPr>
          <w:rFonts w:cstheme="minorBidi" w:hint="eastAsia"/>
          <w:kern w:val="2"/>
          <w:sz w:val="21"/>
          <w:szCs w:val="22"/>
        </w:rPr>
        <w:t>【代码示例】</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const </w:t>
      </w:r>
      <w:r w:rsidRPr="00C81BAD">
        <w:rPr>
          <w:rFonts w:ascii="宋体" w:eastAsia="宋体" w:hAnsi="宋体" w:cs="Consolas"/>
          <w:color w:val="000088"/>
          <w:kern w:val="0"/>
          <w:szCs w:val="21"/>
        </w:rPr>
        <w:t>long</w:t>
      </w: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long</w:t>
      </w: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006666"/>
          <w:kern w:val="0"/>
          <w:szCs w:val="21"/>
        </w:rPr>
        <w:t>1000000007</w:t>
      </w: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const </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maxn=</w:t>
      </w:r>
      <w:r w:rsidRPr="00C81BAD">
        <w:rPr>
          <w:rFonts w:ascii="宋体" w:eastAsia="宋体" w:hAnsi="宋体" w:cs="Consolas"/>
          <w:color w:val="006666"/>
          <w:kern w:val="0"/>
          <w:szCs w:val="21"/>
        </w:rPr>
        <w:t>100000</w:t>
      </w: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typedef </w:t>
      </w:r>
      <w:r w:rsidRPr="00C81BAD">
        <w:rPr>
          <w:rFonts w:ascii="宋体" w:eastAsia="宋体" w:hAnsi="宋体" w:cs="Consolas"/>
          <w:color w:val="000088"/>
          <w:kern w:val="0"/>
          <w:szCs w:val="21"/>
        </w:rPr>
        <w:t>long</w:t>
      </w: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long</w:t>
      </w:r>
      <w:r w:rsidRPr="00C81BAD">
        <w:rPr>
          <w:rFonts w:ascii="宋体" w:eastAsia="宋体" w:hAnsi="宋体" w:cs="Consolas"/>
          <w:color w:val="000000"/>
          <w:kern w:val="0"/>
          <w:szCs w:val="21"/>
          <w:shd w:val="clear" w:color="auto" w:fill="F6F8FA"/>
        </w:rPr>
        <w:t xml:space="preserve"> LL;</w:t>
      </w:r>
    </w:p>
    <w:p w:rsidR="00FF63C2" w:rsidRPr="00C81BAD" w:rsidRDefault="00FF63C2" w:rsidP="00FF63C2">
      <w:pPr>
        <w:widowControl/>
        <w:jc w:val="left"/>
        <w:rPr>
          <w:rFonts w:ascii="宋体" w:eastAsia="宋体" w:hAnsi="宋体" w:cs="Consolas"/>
          <w:color w:val="000000"/>
          <w:kern w:val="0"/>
          <w:szCs w:val="21"/>
          <w:shd w:val="clear" w:color="auto" w:fill="F6F8FA"/>
        </w:rPr>
      </w:pP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LL fac[maxn+</w:t>
      </w:r>
      <w:r w:rsidRPr="00C81BAD">
        <w:rPr>
          <w:rFonts w:ascii="宋体" w:eastAsia="宋体" w:hAnsi="宋体" w:cs="Consolas"/>
          <w:color w:val="006666"/>
          <w:kern w:val="0"/>
          <w:szCs w:val="21"/>
        </w:rPr>
        <w:t>9</w:t>
      </w:r>
      <w:r w:rsidRPr="00C81BAD">
        <w:rPr>
          <w:rFonts w:ascii="宋体" w:eastAsia="宋体" w:hAnsi="宋体" w:cs="Consolas"/>
          <w:color w:val="000000"/>
          <w:kern w:val="0"/>
          <w:szCs w:val="21"/>
          <w:shd w:val="clear" w:color="auto" w:fill="F6F8FA"/>
        </w:rPr>
        <w:t>],inv_fac[maxn];</w:t>
      </w:r>
    </w:p>
    <w:p w:rsidR="00FF63C2" w:rsidRPr="00C81BAD" w:rsidRDefault="00FF63C2" w:rsidP="00FF63C2">
      <w:pPr>
        <w:widowControl/>
        <w:jc w:val="left"/>
        <w:rPr>
          <w:rFonts w:ascii="宋体" w:eastAsia="宋体" w:hAnsi="宋体" w:cs="Consolas"/>
          <w:color w:val="000000"/>
          <w:kern w:val="0"/>
          <w:szCs w:val="21"/>
          <w:shd w:val="clear" w:color="auto" w:fill="F6F8FA"/>
        </w:rPr>
      </w:pP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LL quickpow(LL x,LL n)</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LL res=</w:t>
      </w:r>
      <w:r w:rsidRPr="00C81BAD">
        <w:rPr>
          <w:rFonts w:ascii="宋体" w:eastAsia="宋体" w:hAnsi="宋体" w:cs="Consolas"/>
          <w:color w:val="006666"/>
          <w:kern w:val="0"/>
          <w:szCs w:val="21"/>
        </w:rPr>
        <w:t>1</w:t>
      </w: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x=x%</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while</w:t>
      </w:r>
      <w:r w:rsidRPr="00C81BAD">
        <w:rPr>
          <w:rFonts w:ascii="宋体" w:eastAsia="宋体" w:hAnsi="宋体" w:cs="Consolas"/>
          <w:color w:val="000000"/>
          <w:kern w:val="0"/>
          <w:szCs w:val="21"/>
          <w:shd w:val="clear" w:color="auto" w:fill="F6F8FA"/>
        </w:rPr>
        <w:t>(n)</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if</w:t>
      </w:r>
      <w:r w:rsidRPr="00C81BAD">
        <w:rPr>
          <w:rFonts w:ascii="宋体" w:eastAsia="宋体" w:hAnsi="宋体" w:cs="Consolas"/>
          <w:color w:val="000000"/>
          <w:kern w:val="0"/>
          <w:szCs w:val="21"/>
          <w:shd w:val="clear" w:color="auto" w:fill="F6F8FA"/>
        </w:rPr>
        <w:t>(n%</w:t>
      </w:r>
      <w:r w:rsidRPr="00C81BAD">
        <w:rPr>
          <w:rFonts w:ascii="宋体" w:eastAsia="宋体" w:hAnsi="宋体" w:cs="Consolas"/>
          <w:color w:val="006666"/>
          <w:kern w:val="0"/>
          <w:szCs w:val="21"/>
        </w:rPr>
        <w:t>2</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006666"/>
          <w:kern w:val="0"/>
          <w:szCs w:val="21"/>
        </w:rPr>
        <w:t>1</w:t>
      </w:r>
      <w:r w:rsidRPr="00C81BAD">
        <w:rPr>
          <w:rFonts w:ascii="宋体" w:eastAsia="宋体" w:hAnsi="宋体" w:cs="Consolas"/>
          <w:color w:val="000000"/>
          <w:kern w:val="0"/>
          <w:szCs w:val="21"/>
          <w:shd w:val="clear" w:color="auto" w:fill="F6F8FA"/>
        </w:rPr>
        <w:t>)res=(res*x)%</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n=n/</w:t>
      </w:r>
      <w:r w:rsidRPr="00C81BAD">
        <w:rPr>
          <w:rFonts w:ascii="宋体" w:eastAsia="宋体" w:hAnsi="宋体" w:cs="Consolas"/>
          <w:color w:val="006666"/>
          <w:kern w:val="0"/>
          <w:szCs w:val="21"/>
        </w:rPr>
        <w:t>2</w:t>
      </w: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x=(x*x)%</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return</w:t>
      </w:r>
      <w:r w:rsidRPr="00C81BAD">
        <w:rPr>
          <w:rFonts w:ascii="宋体" w:eastAsia="宋体" w:hAnsi="宋体" w:cs="Consolas"/>
          <w:color w:val="000000"/>
          <w:kern w:val="0"/>
          <w:szCs w:val="21"/>
          <w:shd w:val="clear" w:color="auto" w:fill="F6F8FA"/>
        </w:rPr>
        <w:t xml:space="preserve"> res;</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p>
    <w:p w:rsidR="00FF63C2" w:rsidRPr="00C81BAD" w:rsidRDefault="00FF63C2" w:rsidP="00FF63C2">
      <w:pPr>
        <w:widowControl/>
        <w:jc w:val="left"/>
        <w:rPr>
          <w:rFonts w:ascii="宋体" w:eastAsia="宋体" w:hAnsi="宋体" w:cs="Consolas"/>
          <w:color w:val="000000"/>
          <w:kern w:val="0"/>
          <w:szCs w:val="21"/>
          <w:shd w:val="clear" w:color="auto" w:fill="F6F8FA"/>
        </w:rPr>
      </w:pP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88"/>
          <w:kern w:val="0"/>
          <w:szCs w:val="21"/>
        </w:rPr>
        <w:t>void</w:t>
      </w:r>
      <w:r w:rsidRPr="00C81BAD">
        <w:rPr>
          <w:rFonts w:ascii="宋体" w:eastAsia="宋体" w:hAnsi="宋体" w:cs="Consolas"/>
          <w:color w:val="000000"/>
          <w:kern w:val="0"/>
          <w:szCs w:val="21"/>
          <w:shd w:val="clear" w:color="auto" w:fill="F6F8FA"/>
        </w:rPr>
        <w:t xml:space="preserve"> print()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fac[</w:t>
      </w:r>
      <w:r w:rsidRPr="00C81BAD">
        <w:rPr>
          <w:rFonts w:ascii="宋体" w:eastAsia="宋体" w:hAnsi="宋体" w:cs="Consolas"/>
          <w:color w:val="006666"/>
          <w:kern w:val="0"/>
          <w:szCs w:val="21"/>
        </w:rPr>
        <w:t>0</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006666"/>
          <w:kern w:val="0"/>
          <w:szCs w:val="21"/>
        </w:rPr>
        <w:t>1</w:t>
      </w:r>
      <w:r w:rsidRPr="00C81BAD">
        <w:rPr>
          <w:rFonts w:ascii="宋体" w:eastAsia="宋体" w:hAnsi="宋体" w:cs="Consolas"/>
          <w:color w:val="000000"/>
          <w:kern w:val="0"/>
          <w:szCs w:val="21"/>
          <w:shd w:val="clear" w:color="auto" w:fill="F6F8FA"/>
        </w:rPr>
        <w:t>;</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for</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i=</w:t>
      </w:r>
      <w:r w:rsidRPr="00C81BAD">
        <w:rPr>
          <w:rFonts w:ascii="宋体" w:eastAsia="宋体" w:hAnsi="宋体" w:cs="Consolas"/>
          <w:color w:val="006666"/>
          <w:kern w:val="0"/>
          <w:szCs w:val="21"/>
        </w:rPr>
        <w:t>1</w:t>
      </w:r>
      <w:r w:rsidRPr="00C81BAD">
        <w:rPr>
          <w:rFonts w:ascii="宋体" w:eastAsia="宋体" w:hAnsi="宋体" w:cs="Consolas"/>
          <w:color w:val="000000"/>
          <w:kern w:val="0"/>
          <w:szCs w:val="21"/>
          <w:shd w:val="clear" w:color="auto" w:fill="F6F8FA"/>
        </w:rPr>
        <w:t>;i&lt;=maxn;i++)</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fac[i]=(fac[i-</w:t>
      </w:r>
      <w:r w:rsidRPr="00C81BAD">
        <w:rPr>
          <w:rFonts w:ascii="宋体" w:eastAsia="宋体" w:hAnsi="宋体" w:cs="Consolas"/>
          <w:color w:val="006666"/>
          <w:kern w:val="0"/>
          <w:szCs w:val="21"/>
        </w:rPr>
        <w:t>1</w:t>
      </w:r>
      <w:r w:rsidRPr="00C81BAD">
        <w:rPr>
          <w:rFonts w:ascii="宋体" w:eastAsia="宋体" w:hAnsi="宋体" w:cs="Consolas"/>
          <w:color w:val="000000"/>
          <w:kern w:val="0"/>
          <w:szCs w:val="21"/>
          <w:shd w:val="clear" w:color="auto" w:fill="F6F8FA"/>
        </w:rPr>
        <w:t>]*i)%</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880000"/>
          <w:kern w:val="0"/>
          <w:szCs w:val="21"/>
        </w:rPr>
        <w:t>//阶乘取余打表</w:t>
      </w:r>
    </w:p>
    <w:p w:rsidR="00FF63C2" w:rsidRPr="00C81BAD" w:rsidRDefault="00FF63C2" w:rsidP="00FF63C2">
      <w:pPr>
        <w:widowControl/>
        <w:jc w:val="left"/>
        <w:rPr>
          <w:rFonts w:ascii="宋体" w:eastAsia="宋体" w:hAnsi="宋体" w:cs="Consolas"/>
          <w:color w:val="000000"/>
          <w:kern w:val="0"/>
          <w:szCs w:val="21"/>
          <w:shd w:val="clear" w:color="auto" w:fill="F6F8FA"/>
        </w:rPr>
      </w:pP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880000"/>
          <w:kern w:val="0"/>
          <w:szCs w:val="21"/>
        </w:rPr>
        <w:t>//切记,求阶乘逆元时maxn最大值为mod-1，因为用这个公式时要保证待求逆元的数（此处为n!）要和mod互质。</w:t>
      </w:r>
    </w:p>
    <w:p w:rsidR="00FF63C2" w:rsidRPr="00C81BAD" w:rsidRDefault="00FF63C2" w:rsidP="00FF63C2">
      <w:pPr>
        <w:widowControl/>
        <w:jc w:val="left"/>
        <w:rPr>
          <w:rFonts w:ascii="宋体" w:eastAsia="宋体" w:hAnsi="宋体" w:cs="Consolas"/>
          <w:color w:val="000000"/>
          <w:kern w:val="0"/>
          <w:szCs w:val="21"/>
          <w:shd w:val="clear" w:color="auto" w:fill="F6F8FA"/>
        </w:rPr>
      </w:pP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inv_fac[maxn]=quickpow(fac[maxn],</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006666"/>
          <w:kern w:val="0"/>
          <w:szCs w:val="21"/>
        </w:rPr>
        <w:t>2</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880000"/>
          <w:kern w:val="0"/>
          <w:szCs w:val="21"/>
        </w:rPr>
        <w:t>//最大阶乘逆元</w:t>
      </w:r>
    </w:p>
    <w:p w:rsidR="00FF63C2" w:rsidRPr="00C81BAD" w:rsidRDefault="00FF63C2" w:rsidP="00FF63C2">
      <w:pPr>
        <w:widowControl/>
        <w:jc w:val="left"/>
        <w:rPr>
          <w:rFonts w:ascii="宋体" w:eastAsia="宋体" w:hAnsi="宋体" w:cs="Consolas"/>
          <w:color w:val="000000"/>
          <w:kern w:val="0"/>
          <w:szCs w:val="21"/>
          <w:shd w:val="clear" w:color="auto" w:fill="F6F8FA"/>
        </w:rPr>
      </w:pP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lastRenderedPageBreak/>
        <w:t xml:space="preserve">    </w:t>
      </w:r>
      <w:r w:rsidRPr="00C81BAD">
        <w:rPr>
          <w:rFonts w:ascii="宋体" w:eastAsia="宋体" w:hAnsi="宋体" w:cs="Consolas"/>
          <w:color w:val="000088"/>
          <w:kern w:val="0"/>
          <w:szCs w:val="21"/>
        </w:rPr>
        <w:t>for</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000088"/>
          <w:kern w:val="0"/>
          <w:szCs w:val="21"/>
        </w:rPr>
        <w:t>int</w:t>
      </w:r>
      <w:r w:rsidRPr="00C81BAD">
        <w:rPr>
          <w:rFonts w:ascii="宋体" w:eastAsia="宋体" w:hAnsi="宋体" w:cs="Consolas"/>
          <w:color w:val="000000"/>
          <w:kern w:val="0"/>
          <w:szCs w:val="21"/>
          <w:shd w:val="clear" w:color="auto" w:fill="F6F8FA"/>
        </w:rPr>
        <w:t xml:space="preserve"> i=maxn-</w:t>
      </w:r>
      <w:r w:rsidRPr="00C81BAD">
        <w:rPr>
          <w:rFonts w:ascii="宋体" w:eastAsia="宋体" w:hAnsi="宋体" w:cs="Consolas"/>
          <w:color w:val="006666"/>
          <w:kern w:val="0"/>
          <w:szCs w:val="21"/>
        </w:rPr>
        <w:t>1</w:t>
      </w:r>
      <w:r w:rsidRPr="00C81BAD">
        <w:rPr>
          <w:rFonts w:ascii="宋体" w:eastAsia="宋体" w:hAnsi="宋体" w:cs="Consolas"/>
          <w:color w:val="000000"/>
          <w:kern w:val="0"/>
          <w:szCs w:val="21"/>
          <w:shd w:val="clear" w:color="auto" w:fill="F6F8FA"/>
        </w:rPr>
        <w:t>;i&gt;=</w:t>
      </w:r>
      <w:r w:rsidRPr="00C81BAD">
        <w:rPr>
          <w:rFonts w:ascii="宋体" w:eastAsia="宋体" w:hAnsi="宋体" w:cs="Consolas"/>
          <w:color w:val="006666"/>
          <w:kern w:val="0"/>
          <w:szCs w:val="21"/>
        </w:rPr>
        <w:t>0</w:t>
      </w:r>
      <w:r w:rsidRPr="00C81BAD">
        <w:rPr>
          <w:rFonts w:ascii="宋体" w:eastAsia="宋体" w:hAnsi="宋体" w:cs="Consolas"/>
          <w:color w:val="000000"/>
          <w:kern w:val="0"/>
          <w:szCs w:val="21"/>
          <w:shd w:val="clear" w:color="auto" w:fill="F6F8FA"/>
        </w:rPr>
        <w:t>;i--)</w:t>
      </w:r>
    </w:p>
    <w:p w:rsidR="00FF63C2" w:rsidRPr="00C81BAD" w:rsidRDefault="00FF63C2" w:rsidP="00FF63C2">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inv_fac[i]=(inv_fac[i+</w:t>
      </w:r>
      <w:r w:rsidRPr="00C81BAD">
        <w:rPr>
          <w:rFonts w:ascii="宋体" w:eastAsia="宋体" w:hAnsi="宋体" w:cs="Consolas"/>
          <w:color w:val="006666"/>
          <w:kern w:val="0"/>
          <w:szCs w:val="21"/>
        </w:rPr>
        <w:t>1</w:t>
      </w:r>
      <w:r w:rsidRPr="00C81BAD">
        <w:rPr>
          <w:rFonts w:ascii="宋体" w:eastAsia="宋体" w:hAnsi="宋体" w:cs="Consolas"/>
          <w:color w:val="000000"/>
          <w:kern w:val="0"/>
          <w:szCs w:val="21"/>
          <w:shd w:val="clear" w:color="auto" w:fill="F6F8FA"/>
        </w:rPr>
        <w:t>]*(i+</w:t>
      </w:r>
      <w:r w:rsidRPr="00C81BAD">
        <w:rPr>
          <w:rFonts w:ascii="宋体" w:eastAsia="宋体" w:hAnsi="宋体" w:cs="Consolas"/>
          <w:color w:val="006666"/>
          <w:kern w:val="0"/>
          <w:szCs w:val="21"/>
        </w:rPr>
        <w:t>1</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w:t>
      </w:r>
      <w:r w:rsidRPr="00C81BAD">
        <w:rPr>
          <w:rFonts w:ascii="宋体" w:eastAsia="宋体" w:hAnsi="宋体" w:cs="Consolas"/>
          <w:color w:val="880000"/>
          <w:kern w:val="0"/>
          <w:szCs w:val="21"/>
        </w:rPr>
        <w:t>//递推阶乘逆元</w:t>
      </w:r>
    </w:p>
    <w:p w:rsidR="00FF63C2" w:rsidRPr="00C81BAD" w:rsidRDefault="00FF63C2" w:rsidP="00FF63C2">
      <w:pPr>
        <w:pStyle w:val="a4"/>
        <w:shd w:val="clear" w:color="auto" w:fill="FFFFFF"/>
        <w:wordWrap w:val="0"/>
        <w:spacing w:before="0" w:beforeAutospacing="0" w:after="240" w:afterAutospacing="0" w:line="390" w:lineRule="atLeast"/>
        <w:jc w:val="both"/>
        <w:rPr>
          <w:rFonts w:cstheme="minorBidi"/>
          <w:kern w:val="2"/>
          <w:sz w:val="21"/>
          <w:szCs w:val="22"/>
        </w:rPr>
      </w:pPr>
      <w:r w:rsidRPr="00C81BAD">
        <w:rPr>
          <w:rFonts w:cs="Consolas"/>
          <w:color w:val="000000"/>
          <w:sz w:val="21"/>
          <w:szCs w:val="21"/>
          <w:shd w:val="clear" w:color="auto" w:fill="F6F8FA"/>
        </w:rPr>
        <w:t>}</w:t>
      </w:r>
    </w:p>
    <w:p w:rsidR="00266F25" w:rsidRPr="00C81BAD" w:rsidRDefault="00376DB9" w:rsidP="00266F25">
      <w:pPr>
        <w:pStyle w:val="3"/>
        <w:rPr>
          <w:rFonts w:ascii="宋体" w:eastAsia="宋体" w:hAnsi="宋体"/>
          <w:b w:val="0"/>
        </w:rPr>
      </w:pPr>
      <w:bookmarkStart w:id="218" w:name="_Toc523521301"/>
      <w:r w:rsidRPr="00C81BAD">
        <w:rPr>
          <w:rFonts w:ascii="宋体" w:eastAsia="宋体" w:hAnsi="宋体" w:hint="eastAsia"/>
          <w:b w:val="0"/>
        </w:rPr>
        <w:t>欧拉函数</w:t>
      </w:r>
      <w:bookmarkEnd w:id="218"/>
    </w:p>
    <w:p w:rsidR="00266F25" w:rsidRPr="00C81BAD" w:rsidRDefault="00266F25" w:rsidP="00266F25">
      <w:pPr>
        <w:rPr>
          <w:rFonts w:ascii="宋体" w:eastAsia="宋体" w:hAnsi="宋体"/>
        </w:rPr>
      </w:pPr>
      <w:r w:rsidRPr="00C81BAD">
        <w:rPr>
          <w:rFonts w:ascii="宋体" w:eastAsia="宋体" w:hAnsi="宋体" w:hint="eastAsia"/>
        </w:rPr>
        <w:t>//单个欧拉值</w:t>
      </w:r>
    </w:p>
    <w:p w:rsidR="00266F25" w:rsidRPr="00C81BAD" w:rsidRDefault="00266F25" w:rsidP="00266F25">
      <w:pPr>
        <w:rPr>
          <w:rFonts w:ascii="宋体" w:eastAsia="宋体" w:hAnsi="宋体"/>
        </w:rPr>
      </w:pPr>
      <w:r w:rsidRPr="00C81BAD">
        <w:rPr>
          <w:rFonts w:ascii="宋体" w:eastAsia="宋体" w:hAnsi="宋体"/>
        </w:rPr>
        <w:t>ll euler(ll x)</w:t>
      </w:r>
    </w:p>
    <w:p w:rsidR="00266F25" w:rsidRPr="00C81BAD" w:rsidRDefault="00266F25" w:rsidP="00266F25">
      <w:pPr>
        <w:rPr>
          <w:rFonts w:ascii="宋体" w:eastAsia="宋体" w:hAnsi="宋体"/>
        </w:rPr>
      </w:pPr>
      <w:r w:rsidRPr="00C81BAD">
        <w:rPr>
          <w:rFonts w:ascii="宋体" w:eastAsia="宋体" w:hAnsi="宋体"/>
        </w:rPr>
        <w:t>{</w:t>
      </w:r>
    </w:p>
    <w:p w:rsidR="00266F25" w:rsidRPr="00C81BAD" w:rsidRDefault="00266F25" w:rsidP="00266F25">
      <w:pPr>
        <w:rPr>
          <w:rFonts w:ascii="宋体" w:eastAsia="宋体" w:hAnsi="宋体"/>
        </w:rPr>
      </w:pPr>
      <w:r w:rsidRPr="00C81BAD">
        <w:rPr>
          <w:rFonts w:ascii="宋体" w:eastAsia="宋体" w:hAnsi="宋体"/>
        </w:rPr>
        <w:t xml:space="preserve">    ll num=x;</w:t>
      </w:r>
    </w:p>
    <w:p w:rsidR="00266F25" w:rsidRPr="00C81BAD" w:rsidRDefault="00266F25" w:rsidP="00266F25">
      <w:pPr>
        <w:rPr>
          <w:rFonts w:ascii="宋体" w:eastAsia="宋体" w:hAnsi="宋体"/>
        </w:rPr>
      </w:pPr>
      <w:r w:rsidRPr="00C81BAD">
        <w:rPr>
          <w:rFonts w:ascii="宋体" w:eastAsia="宋体" w:hAnsi="宋体"/>
        </w:rPr>
        <w:t xml:space="preserve">    for (ll i=2ll;i*i&lt;=x;i++)</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if (x%i==0ll)</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num=(num/i)*(i-1ll);</w:t>
      </w:r>
    </w:p>
    <w:p w:rsidR="00266F25" w:rsidRPr="00C81BAD" w:rsidRDefault="00266F25" w:rsidP="00266F25">
      <w:pPr>
        <w:rPr>
          <w:rFonts w:ascii="宋体" w:eastAsia="宋体" w:hAnsi="宋体"/>
        </w:rPr>
      </w:pPr>
      <w:r w:rsidRPr="00C81BAD">
        <w:rPr>
          <w:rFonts w:ascii="宋体" w:eastAsia="宋体" w:hAnsi="宋体"/>
        </w:rPr>
        <w:t xml:space="preserve">            while (x%i==0ll) x/=i;</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if (x!=1ll) num=(num/x)*(x-1ll);</w:t>
      </w:r>
    </w:p>
    <w:p w:rsidR="00266F25" w:rsidRPr="00C81BAD" w:rsidRDefault="00266F25" w:rsidP="00266F25">
      <w:pPr>
        <w:rPr>
          <w:rFonts w:ascii="宋体" w:eastAsia="宋体" w:hAnsi="宋体"/>
        </w:rPr>
      </w:pPr>
      <w:r w:rsidRPr="00C81BAD">
        <w:rPr>
          <w:rFonts w:ascii="宋体" w:eastAsia="宋体" w:hAnsi="宋体"/>
        </w:rPr>
        <w:t xml:space="preserve">    return num;</w:t>
      </w:r>
    </w:p>
    <w:p w:rsidR="00266F25" w:rsidRPr="00C81BAD" w:rsidRDefault="00266F25" w:rsidP="00266F25">
      <w:pPr>
        <w:rPr>
          <w:rFonts w:ascii="宋体" w:eastAsia="宋体" w:hAnsi="宋体"/>
        </w:rPr>
      </w:pPr>
      <w:r w:rsidRPr="00C81BAD">
        <w:rPr>
          <w:rFonts w:ascii="宋体" w:eastAsia="宋体" w:hAnsi="宋体"/>
        </w:rPr>
        <w:t>}</w:t>
      </w:r>
    </w:p>
    <w:p w:rsidR="00266F25" w:rsidRPr="00C81BAD" w:rsidRDefault="00266F25" w:rsidP="00266F25">
      <w:pPr>
        <w:rPr>
          <w:rFonts w:ascii="宋体" w:eastAsia="宋体" w:hAnsi="宋体"/>
        </w:rPr>
      </w:pPr>
      <w:r w:rsidRPr="00C81BAD">
        <w:rPr>
          <w:rFonts w:ascii="宋体" w:eastAsia="宋体" w:hAnsi="宋体" w:hint="eastAsia"/>
        </w:rPr>
        <w:t>/</w:t>
      </w:r>
      <w:r w:rsidRPr="00C81BAD">
        <w:rPr>
          <w:rFonts w:ascii="宋体" w:eastAsia="宋体" w:hAnsi="宋体"/>
        </w:rPr>
        <w:t>/</w:t>
      </w:r>
      <w:r w:rsidRPr="00C81BAD">
        <w:rPr>
          <w:rFonts w:ascii="宋体" w:eastAsia="宋体" w:hAnsi="宋体" w:hint="eastAsia"/>
        </w:rPr>
        <w:t>单个欧拉值</w:t>
      </w:r>
    </w:p>
    <w:p w:rsidR="00266F25" w:rsidRPr="00C81BAD" w:rsidRDefault="00266F25" w:rsidP="00266F25">
      <w:pPr>
        <w:rPr>
          <w:rFonts w:ascii="宋体" w:eastAsia="宋体" w:hAnsi="宋体"/>
          <w:color w:val="FF0000"/>
        </w:rPr>
      </w:pPr>
      <w:r w:rsidRPr="00C81BAD">
        <w:rPr>
          <w:rFonts w:ascii="宋体" w:eastAsia="宋体" w:hAnsi="宋体" w:hint="eastAsia"/>
        </w:rPr>
        <w:t>/</w:t>
      </w:r>
      <w:r w:rsidRPr="00C81BAD">
        <w:rPr>
          <w:rFonts w:ascii="宋体" w:eastAsia="宋体" w:hAnsi="宋体"/>
        </w:rPr>
        <w:t>/</w:t>
      </w:r>
      <w:r w:rsidRPr="00C81BAD">
        <w:rPr>
          <w:rFonts w:ascii="宋体" w:eastAsia="宋体" w:hAnsi="宋体" w:hint="eastAsia"/>
          <w:b/>
          <w:color w:val="FF0000"/>
        </w:rPr>
        <w:t>模板未验证</w:t>
      </w:r>
    </w:p>
    <w:p w:rsidR="00266F25" w:rsidRPr="00C81BAD" w:rsidRDefault="00266F25" w:rsidP="00266F25">
      <w:pPr>
        <w:rPr>
          <w:rFonts w:ascii="宋体" w:eastAsia="宋体" w:hAnsi="宋体"/>
        </w:rPr>
      </w:pPr>
      <w:r w:rsidRPr="00C81BAD">
        <w:rPr>
          <w:rFonts w:ascii="宋体" w:eastAsia="宋体" w:hAnsi="宋体"/>
        </w:rPr>
        <w:t>#include &lt;cmath&gt;</w:t>
      </w:r>
    </w:p>
    <w:p w:rsidR="00266F25" w:rsidRPr="00C81BAD" w:rsidRDefault="00266F25" w:rsidP="00266F25">
      <w:pPr>
        <w:rPr>
          <w:rFonts w:ascii="宋体" w:eastAsia="宋体" w:hAnsi="宋体"/>
        </w:rPr>
      </w:pPr>
      <w:r w:rsidRPr="00C81BAD">
        <w:rPr>
          <w:rFonts w:ascii="宋体" w:eastAsia="宋体" w:hAnsi="宋体"/>
        </w:rPr>
        <w:t>int GetPhi(int n)</w:t>
      </w:r>
    </w:p>
    <w:p w:rsidR="00266F25" w:rsidRPr="00C81BAD" w:rsidRDefault="00266F25" w:rsidP="00266F25">
      <w:pPr>
        <w:rPr>
          <w:rFonts w:ascii="宋体" w:eastAsia="宋体" w:hAnsi="宋体"/>
        </w:rPr>
      </w:pPr>
      <w:r w:rsidRPr="00C81BAD">
        <w:rPr>
          <w:rFonts w:ascii="宋体" w:eastAsia="宋体" w:hAnsi="宋体"/>
        </w:rPr>
        <w:t>{</w:t>
      </w:r>
    </w:p>
    <w:p w:rsidR="00266F25" w:rsidRPr="00C81BAD" w:rsidRDefault="00266F25" w:rsidP="00266F25">
      <w:pPr>
        <w:rPr>
          <w:rFonts w:ascii="宋体" w:eastAsia="宋体" w:hAnsi="宋体"/>
        </w:rPr>
      </w:pPr>
      <w:r w:rsidRPr="00C81BAD">
        <w:rPr>
          <w:rFonts w:ascii="宋体" w:eastAsia="宋体" w:hAnsi="宋体"/>
        </w:rPr>
        <w:t xml:space="preserve">    int m = sqrt(n+0.5);</w:t>
      </w:r>
    </w:p>
    <w:p w:rsidR="00266F25" w:rsidRPr="00C81BAD" w:rsidRDefault="00266F25" w:rsidP="00266F25">
      <w:pPr>
        <w:rPr>
          <w:rFonts w:ascii="宋体" w:eastAsia="宋体" w:hAnsi="宋体"/>
        </w:rPr>
      </w:pPr>
      <w:r w:rsidRPr="00C81BAD">
        <w:rPr>
          <w:rFonts w:ascii="宋体" w:eastAsia="宋体" w:hAnsi="宋体"/>
        </w:rPr>
        <w:t xml:space="preserve">    int ans = n;</w:t>
      </w:r>
    </w:p>
    <w:p w:rsidR="00266F25" w:rsidRPr="00C81BAD" w:rsidRDefault="00266F25" w:rsidP="00266F25">
      <w:pPr>
        <w:rPr>
          <w:rFonts w:ascii="宋体" w:eastAsia="宋体" w:hAnsi="宋体"/>
        </w:rPr>
      </w:pPr>
      <w:r w:rsidRPr="00C81BAD">
        <w:rPr>
          <w:rFonts w:ascii="宋体" w:eastAsia="宋体" w:hAnsi="宋体"/>
        </w:rPr>
        <w:t xml:space="preserve">    for(int i=2; i&lt;=m; ++i) if(n%i == 0)</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ans = ans/i * (i-1);</w:t>
      </w:r>
    </w:p>
    <w:p w:rsidR="00266F25" w:rsidRPr="00C81BAD" w:rsidRDefault="00266F25" w:rsidP="00266F25">
      <w:pPr>
        <w:rPr>
          <w:rFonts w:ascii="宋体" w:eastAsia="宋体" w:hAnsi="宋体"/>
        </w:rPr>
      </w:pPr>
      <w:r w:rsidRPr="00C81BAD">
        <w:rPr>
          <w:rFonts w:ascii="宋体" w:eastAsia="宋体" w:hAnsi="宋体"/>
        </w:rPr>
        <w:t xml:space="preserve">        while(n%i == 0) n /= i;</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if(n &gt; 1) ans = ans/n * (n-1);</w:t>
      </w:r>
    </w:p>
    <w:p w:rsidR="00266F25" w:rsidRPr="00C81BAD" w:rsidRDefault="00266F25" w:rsidP="00266F25">
      <w:pPr>
        <w:rPr>
          <w:rFonts w:ascii="宋体" w:eastAsia="宋体" w:hAnsi="宋体"/>
        </w:rPr>
      </w:pPr>
      <w:r w:rsidRPr="00C81BAD">
        <w:rPr>
          <w:rFonts w:ascii="宋体" w:eastAsia="宋体" w:hAnsi="宋体"/>
        </w:rPr>
        <w:t xml:space="preserve">    return ans;</w:t>
      </w:r>
    </w:p>
    <w:p w:rsidR="00266F25" w:rsidRPr="00C81BAD" w:rsidRDefault="00266F25" w:rsidP="00266F25">
      <w:pPr>
        <w:rPr>
          <w:rFonts w:ascii="宋体" w:eastAsia="宋体" w:hAnsi="宋体"/>
        </w:rPr>
      </w:pPr>
      <w:r w:rsidRPr="00C81BAD">
        <w:rPr>
          <w:rFonts w:ascii="宋体" w:eastAsia="宋体" w:hAnsi="宋体"/>
        </w:rPr>
        <w:t>}</w:t>
      </w:r>
    </w:p>
    <w:p w:rsidR="00266F25" w:rsidRPr="00C81BAD" w:rsidRDefault="00266F25" w:rsidP="00266F25">
      <w:pPr>
        <w:rPr>
          <w:rFonts w:ascii="宋体" w:eastAsia="宋体" w:hAnsi="宋体" w:cs="Arial"/>
          <w:color w:val="4F4F4F"/>
          <w:shd w:val="clear" w:color="auto" w:fill="FFFFFF"/>
        </w:rPr>
      </w:pPr>
      <w:r w:rsidRPr="00C81BAD">
        <w:rPr>
          <w:rFonts w:ascii="宋体" w:eastAsia="宋体" w:hAnsi="宋体" w:cs="Arial" w:hint="eastAsia"/>
          <w:color w:val="4F4F4F"/>
          <w:shd w:val="clear" w:color="auto" w:fill="FFFFFF"/>
        </w:rPr>
        <w:t>//</w:t>
      </w:r>
      <w:r w:rsidRPr="00C81BAD">
        <w:rPr>
          <w:rFonts w:ascii="宋体" w:eastAsia="宋体" w:hAnsi="宋体" w:cs="Arial"/>
          <w:color w:val="4F4F4F"/>
          <w:shd w:val="clear" w:color="auto" w:fill="FFFFFF"/>
        </w:rPr>
        <w:t>下面的代码求出了1~n中所有数的欧拉函数值，并保存在了phi数组中</w:t>
      </w:r>
    </w:p>
    <w:p w:rsidR="00266F25" w:rsidRPr="00C81BAD" w:rsidRDefault="00266F25" w:rsidP="00266F25">
      <w:pPr>
        <w:rPr>
          <w:rFonts w:ascii="宋体" w:eastAsia="宋体" w:hAnsi="宋体"/>
        </w:rPr>
      </w:pPr>
      <w:r w:rsidRPr="00C81BAD">
        <w:rPr>
          <w:rFonts w:ascii="宋体" w:eastAsia="宋体" w:hAnsi="宋体" w:hint="eastAsia"/>
        </w:rPr>
        <w:t>/</w:t>
      </w:r>
      <w:r w:rsidRPr="00C81BAD">
        <w:rPr>
          <w:rFonts w:ascii="宋体" w:eastAsia="宋体" w:hAnsi="宋体"/>
        </w:rPr>
        <w:t>/</w:t>
      </w:r>
      <w:r w:rsidRPr="00C81BAD">
        <w:rPr>
          <w:rFonts w:ascii="宋体" w:eastAsia="宋体" w:hAnsi="宋体" w:hint="eastAsia"/>
          <w:b/>
          <w:color w:val="FF0000"/>
        </w:rPr>
        <w:t>模板未验证</w:t>
      </w:r>
    </w:p>
    <w:p w:rsidR="00266F25" w:rsidRPr="00C81BAD" w:rsidRDefault="00266F25" w:rsidP="00266F25">
      <w:pPr>
        <w:rPr>
          <w:rFonts w:ascii="宋体" w:eastAsia="宋体" w:hAnsi="宋体"/>
        </w:rPr>
      </w:pPr>
      <w:r w:rsidRPr="00C81BAD">
        <w:rPr>
          <w:rFonts w:ascii="宋体" w:eastAsia="宋体" w:hAnsi="宋体"/>
        </w:rPr>
        <w:t>const int MAXN = 3e6+5;</w:t>
      </w:r>
    </w:p>
    <w:p w:rsidR="00266F25" w:rsidRPr="00C81BAD" w:rsidRDefault="00266F25" w:rsidP="00266F25">
      <w:pPr>
        <w:rPr>
          <w:rFonts w:ascii="宋体" w:eastAsia="宋体" w:hAnsi="宋体"/>
        </w:rPr>
      </w:pPr>
      <w:r w:rsidRPr="00C81BAD">
        <w:rPr>
          <w:rFonts w:ascii="宋体" w:eastAsia="宋体" w:hAnsi="宋体"/>
        </w:rPr>
        <w:t>__int64 phi[MAXN];</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void PhiTable(int n)</w:t>
      </w:r>
    </w:p>
    <w:p w:rsidR="00266F25" w:rsidRPr="00C81BAD" w:rsidRDefault="00266F25" w:rsidP="00266F25">
      <w:pPr>
        <w:rPr>
          <w:rFonts w:ascii="宋体" w:eastAsia="宋体" w:hAnsi="宋体"/>
        </w:rPr>
      </w:pPr>
      <w:r w:rsidRPr="00C81BAD">
        <w:rPr>
          <w:rFonts w:ascii="宋体" w:eastAsia="宋体" w:hAnsi="宋体"/>
        </w:rPr>
        <w:t>{</w:t>
      </w:r>
    </w:p>
    <w:p w:rsidR="00266F25" w:rsidRPr="00C81BAD" w:rsidRDefault="00266F25" w:rsidP="00266F25">
      <w:pPr>
        <w:rPr>
          <w:rFonts w:ascii="宋体" w:eastAsia="宋体" w:hAnsi="宋体"/>
        </w:rPr>
      </w:pPr>
      <w:r w:rsidRPr="00C81BAD">
        <w:rPr>
          <w:rFonts w:ascii="宋体" w:eastAsia="宋体" w:hAnsi="宋体"/>
        </w:rPr>
        <w:lastRenderedPageBreak/>
        <w:t xml:space="preserve">    for(int i=2; i&lt;=n; ++i)</w:t>
      </w:r>
    </w:p>
    <w:p w:rsidR="00266F25" w:rsidRPr="00C81BAD" w:rsidRDefault="00266F25" w:rsidP="00266F25">
      <w:pPr>
        <w:rPr>
          <w:rFonts w:ascii="宋体" w:eastAsia="宋体" w:hAnsi="宋体"/>
        </w:rPr>
      </w:pPr>
      <w:r w:rsidRPr="00C81BAD">
        <w:rPr>
          <w:rFonts w:ascii="宋体" w:eastAsia="宋体" w:hAnsi="宋体"/>
        </w:rPr>
        <w:t xml:space="preserve">        phi[i] = 0;</w:t>
      </w:r>
    </w:p>
    <w:p w:rsidR="00266F25" w:rsidRPr="00C81BAD" w:rsidRDefault="00266F25" w:rsidP="00266F25">
      <w:pPr>
        <w:rPr>
          <w:rFonts w:ascii="宋体" w:eastAsia="宋体" w:hAnsi="宋体"/>
        </w:rPr>
      </w:pPr>
      <w:r w:rsidRPr="00C81BAD">
        <w:rPr>
          <w:rFonts w:ascii="宋体" w:eastAsia="宋体" w:hAnsi="宋体"/>
        </w:rPr>
        <w:t xml:space="preserve">    phi[1] = 1;</w:t>
      </w:r>
    </w:p>
    <w:p w:rsidR="00266F25" w:rsidRPr="00C81BAD" w:rsidRDefault="00266F25" w:rsidP="00266F25">
      <w:pPr>
        <w:rPr>
          <w:rFonts w:ascii="宋体" w:eastAsia="宋体" w:hAnsi="宋体"/>
        </w:rPr>
      </w:pPr>
      <w:r w:rsidRPr="00C81BAD">
        <w:rPr>
          <w:rFonts w:ascii="宋体" w:eastAsia="宋体" w:hAnsi="宋体"/>
        </w:rPr>
        <w:t xml:space="preserve">    for(int i=2; i&lt;=n; ++i) if((!phi[i]))</w:t>
      </w:r>
    </w:p>
    <w:p w:rsidR="00266F25" w:rsidRPr="00C81BAD" w:rsidRDefault="00266F25" w:rsidP="00266F25">
      <w:pPr>
        <w:rPr>
          <w:rFonts w:ascii="宋体" w:eastAsia="宋体" w:hAnsi="宋体"/>
        </w:rPr>
      </w:pPr>
      <w:r w:rsidRPr="00C81BAD">
        <w:rPr>
          <w:rFonts w:ascii="宋体" w:eastAsia="宋体" w:hAnsi="宋体"/>
        </w:rPr>
        <w:t xml:space="preserve">        for(int j=i; j&lt;=n; j+=i)</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if(!phi[j]) phi[j] = j;</w:t>
      </w:r>
    </w:p>
    <w:p w:rsidR="00266F25" w:rsidRPr="00C81BAD" w:rsidRDefault="00266F25" w:rsidP="00266F25">
      <w:pPr>
        <w:rPr>
          <w:rFonts w:ascii="宋体" w:eastAsia="宋体" w:hAnsi="宋体"/>
        </w:rPr>
      </w:pPr>
      <w:r w:rsidRPr="00C81BAD">
        <w:rPr>
          <w:rFonts w:ascii="宋体" w:eastAsia="宋体" w:hAnsi="宋体"/>
        </w:rPr>
        <w:t xml:space="preserve">            phi[j] = phi[j]/i * (i-1);</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w:t>
      </w:r>
    </w:p>
    <w:p w:rsidR="00266F25" w:rsidRPr="00C81BAD" w:rsidRDefault="00266F25" w:rsidP="00266F25">
      <w:pPr>
        <w:rPr>
          <w:rFonts w:ascii="宋体" w:eastAsia="宋体" w:hAnsi="宋体" w:cs="Arial"/>
          <w:color w:val="333333"/>
          <w:szCs w:val="21"/>
          <w:shd w:val="clear" w:color="auto" w:fill="FFFFFF"/>
        </w:rPr>
      </w:pPr>
      <w:r w:rsidRPr="00C81BAD">
        <w:rPr>
          <w:rFonts w:ascii="宋体" w:eastAsia="宋体" w:hAnsi="宋体" w:hint="eastAsia"/>
        </w:rPr>
        <w:t>/</w:t>
      </w:r>
      <w:r w:rsidRPr="00C81BAD">
        <w:rPr>
          <w:rFonts w:ascii="宋体" w:eastAsia="宋体" w:hAnsi="宋体"/>
        </w:rPr>
        <w:t>/</w:t>
      </w:r>
      <w:r w:rsidRPr="00C81BAD">
        <w:rPr>
          <w:rFonts w:ascii="宋体" w:eastAsia="宋体" w:hAnsi="宋体" w:cs="Arial"/>
          <w:color w:val="333333"/>
          <w:szCs w:val="21"/>
          <w:shd w:val="clear" w:color="auto" w:fill="FFFFFF"/>
        </w:rPr>
        <w:t>求出了1~n中所有数的欧拉函数值的前缀和，并保存在了f数组中</w:t>
      </w:r>
    </w:p>
    <w:p w:rsidR="00266F25" w:rsidRPr="00C81BAD" w:rsidRDefault="00266F25" w:rsidP="00266F25">
      <w:pPr>
        <w:rPr>
          <w:rFonts w:ascii="宋体" w:eastAsia="宋体" w:hAnsi="宋体"/>
        </w:rPr>
      </w:pPr>
      <w:r w:rsidRPr="00C81BAD">
        <w:rPr>
          <w:rFonts w:ascii="宋体" w:eastAsia="宋体" w:hAnsi="宋体" w:hint="eastAsia"/>
        </w:rPr>
        <w:t>/</w:t>
      </w:r>
      <w:r w:rsidRPr="00C81BAD">
        <w:rPr>
          <w:rFonts w:ascii="宋体" w:eastAsia="宋体" w:hAnsi="宋体"/>
        </w:rPr>
        <w:t>/</w:t>
      </w:r>
      <w:r w:rsidRPr="00C81BAD">
        <w:rPr>
          <w:rFonts w:ascii="宋体" w:eastAsia="宋体" w:hAnsi="宋体" w:hint="eastAsia"/>
          <w:b/>
          <w:color w:val="FF0000"/>
        </w:rPr>
        <w:t>模板未验证</w:t>
      </w:r>
    </w:p>
    <w:p w:rsidR="00266F25" w:rsidRPr="00C81BAD" w:rsidRDefault="00266F25" w:rsidP="00266F25">
      <w:pPr>
        <w:rPr>
          <w:rFonts w:ascii="宋体" w:eastAsia="宋体" w:hAnsi="宋体"/>
        </w:rPr>
      </w:pPr>
      <w:r w:rsidRPr="00C81BAD">
        <w:rPr>
          <w:rFonts w:ascii="宋体" w:eastAsia="宋体" w:hAnsi="宋体"/>
        </w:rPr>
        <w:t>const int MAXN = 3e6+5;</w:t>
      </w:r>
    </w:p>
    <w:p w:rsidR="00266F25" w:rsidRPr="00C81BAD" w:rsidRDefault="00266F25" w:rsidP="00266F25">
      <w:pPr>
        <w:rPr>
          <w:rFonts w:ascii="宋体" w:eastAsia="宋体" w:hAnsi="宋体"/>
        </w:rPr>
      </w:pPr>
      <w:r w:rsidRPr="00C81BAD">
        <w:rPr>
          <w:rFonts w:ascii="宋体" w:eastAsia="宋体" w:hAnsi="宋体"/>
        </w:rPr>
        <w:t>__int64 f[MAXN];</w:t>
      </w:r>
    </w:p>
    <w:p w:rsidR="00266F25" w:rsidRPr="00C81BAD" w:rsidRDefault="00266F25" w:rsidP="00266F25">
      <w:pPr>
        <w:rPr>
          <w:rFonts w:ascii="宋体" w:eastAsia="宋体" w:hAnsi="宋体"/>
        </w:rPr>
      </w:pPr>
      <w:r w:rsidRPr="00C81BAD">
        <w:rPr>
          <w:rFonts w:ascii="宋体" w:eastAsia="宋体" w:hAnsi="宋体"/>
        </w:rPr>
        <w:t>void SumPhiTable(int n)</w:t>
      </w:r>
    </w:p>
    <w:p w:rsidR="00266F25" w:rsidRPr="00C81BAD" w:rsidRDefault="00266F25" w:rsidP="00266F25">
      <w:pPr>
        <w:rPr>
          <w:rFonts w:ascii="宋体" w:eastAsia="宋体" w:hAnsi="宋体"/>
        </w:rPr>
      </w:pPr>
      <w:r w:rsidRPr="00C81BAD">
        <w:rPr>
          <w:rFonts w:ascii="宋体" w:eastAsia="宋体" w:hAnsi="宋体"/>
        </w:rPr>
        <w:t>{</w:t>
      </w:r>
    </w:p>
    <w:p w:rsidR="00266F25" w:rsidRPr="00C81BAD" w:rsidRDefault="00266F25" w:rsidP="00266F25">
      <w:pPr>
        <w:rPr>
          <w:rFonts w:ascii="宋体" w:eastAsia="宋体" w:hAnsi="宋体"/>
        </w:rPr>
      </w:pPr>
      <w:r w:rsidRPr="00C81BAD">
        <w:rPr>
          <w:rFonts w:ascii="宋体" w:eastAsia="宋体" w:hAnsi="宋体"/>
        </w:rPr>
        <w:t xml:space="preserve">    f[1] = 1;</w:t>
      </w:r>
    </w:p>
    <w:p w:rsidR="00266F25" w:rsidRPr="00C81BAD" w:rsidRDefault="00266F25" w:rsidP="00266F25">
      <w:pPr>
        <w:rPr>
          <w:rFonts w:ascii="宋体" w:eastAsia="宋体" w:hAnsi="宋体"/>
        </w:rPr>
      </w:pPr>
      <w:r w:rsidRPr="00C81BAD">
        <w:rPr>
          <w:rFonts w:ascii="宋体" w:eastAsia="宋体" w:hAnsi="宋体"/>
        </w:rPr>
        <w:t xml:space="preserve">    for(int i=2; i&lt;n; ++i)</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if(!f[i])</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for(int j=i; j&lt;n; j+=i)</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if(!f[j]) f[j] = j;</w:t>
      </w:r>
    </w:p>
    <w:p w:rsidR="00266F25" w:rsidRPr="00C81BAD" w:rsidRDefault="00266F25" w:rsidP="00266F25">
      <w:pPr>
        <w:rPr>
          <w:rFonts w:ascii="宋体" w:eastAsia="宋体" w:hAnsi="宋体"/>
        </w:rPr>
      </w:pPr>
      <w:r w:rsidRPr="00C81BAD">
        <w:rPr>
          <w:rFonts w:ascii="宋体" w:eastAsia="宋体" w:hAnsi="宋体"/>
        </w:rPr>
        <w:t xml:space="preserve">                f[j] = f[j]/i * (i-1);</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 xml:space="preserve">        f[i] += f[i-1];</w:t>
      </w:r>
    </w:p>
    <w:p w:rsidR="00266F25" w:rsidRPr="00C81BAD" w:rsidRDefault="00266F25" w:rsidP="00266F25">
      <w:pPr>
        <w:rPr>
          <w:rFonts w:ascii="宋体" w:eastAsia="宋体" w:hAnsi="宋体"/>
        </w:rPr>
      </w:pPr>
      <w:r w:rsidRPr="00C81BAD">
        <w:rPr>
          <w:rFonts w:ascii="宋体" w:eastAsia="宋体" w:hAnsi="宋体"/>
        </w:rPr>
        <w:t xml:space="preserve">    }</w:t>
      </w:r>
    </w:p>
    <w:p w:rsidR="00266F25" w:rsidRPr="00C81BAD" w:rsidRDefault="00266F25" w:rsidP="00266F25">
      <w:pPr>
        <w:rPr>
          <w:rFonts w:ascii="宋体" w:eastAsia="宋体" w:hAnsi="宋体"/>
        </w:rPr>
      </w:pPr>
      <w:r w:rsidRPr="00C81BAD">
        <w:rPr>
          <w:rFonts w:ascii="宋体" w:eastAsia="宋体" w:hAnsi="宋体"/>
        </w:rPr>
        <w:t>}</w:t>
      </w:r>
    </w:p>
    <w:p w:rsidR="005E048A" w:rsidRPr="00C81BAD" w:rsidRDefault="005E048A" w:rsidP="005E048A">
      <w:pPr>
        <w:pStyle w:val="3"/>
        <w:rPr>
          <w:rFonts w:ascii="宋体" w:eastAsia="宋体" w:hAnsi="宋体"/>
          <w:b w:val="0"/>
        </w:rPr>
      </w:pPr>
      <w:bookmarkStart w:id="219" w:name="_Toc523521302"/>
      <w:r w:rsidRPr="00C81BAD">
        <w:rPr>
          <w:rFonts w:ascii="宋体" w:eastAsia="宋体" w:hAnsi="宋体" w:hint="eastAsia"/>
          <w:b w:val="0"/>
        </w:rPr>
        <w:t>威尔逊定理</w:t>
      </w:r>
      <w:bookmarkEnd w:id="219"/>
    </w:p>
    <w:p w:rsidR="005E048A" w:rsidRPr="00C81BAD" w:rsidRDefault="005E048A" w:rsidP="005E048A">
      <w:pPr>
        <w:rPr>
          <w:rFonts w:ascii="宋体" w:eastAsia="宋体" w:hAnsi="宋体"/>
        </w:rPr>
      </w:pPr>
      <w:r w:rsidRPr="00C81BAD">
        <w:rPr>
          <w:rFonts w:ascii="宋体" w:eastAsia="宋体" w:hAnsi="宋体"/>
        </w:rPr>
        <w:t>p为素数，则((p-1)! + 1) % p == 0</w:t>
      </w:r>
    </w:p>
    <w:p w:rsidR="00483DA4" w:rsidRPr="00C81BAD" w:rsidRDefault="00483DA4" w:rsidP="00483DA4">
      <w:pPr>
        <w:pStyle w:val="3"/>
        <w:rPr>
          <w:rFonts w:ascii="宋体" w:eastAsia="宋体" w:hAnsi="宋体"/>
          <w:b w:val="0"/>
        </w:rPr>
      </w:pPr>
      <w:bookmarkStart w:id="220" w:name="_Toc523521303"/>
      <w:r w:rsidRPr="00C81BAD">
        <w:rPr>
          <w:rFonts w:ascii="宋体" w:eastAsia="宋体" w:hAnsi="宋体" w:hint="eastAsia"/>
          <w:b w:val="0"/>
        </w:rPr>
        <w:lastRenderedPageBreak/>
        <w:t>幂取模</w:t>
      </w:r>
      <w:r w:rsidR="00626C85" w:rsidRPr="00C81BAD">
        <w:rPr>
          <w:rFonts w:ascii="宋体" w:eastAsia="宋体" w:hAnsi="宋体" w:hint="eastAsia"/>
          <w:b w:val="0"/>
        </w:rPr>
        <w:t>(欧拉定理、费马小定理、扩展欧拉定理)</w:t>
      </w:r>
      <w:bookmarkEnd w:id="220"/>
    </w:p>
    <w:p w:rsidR="00626C85" w:rsidRPr="00C81BAD" w:rsidRDefault="00626C85" w:rsidP="00F323C4">
      <w:pPr>
        <w:pStyle w:val="4"/>
        <w:rPr>
          <w:rFonts w:ascii="宋体" w:eastAsia="宋体" w:hAnsi="宋体"/>
          <w:b w:val="0"/>
        </w:rPr>
      </w:pPr>
      <w:r w:rsidRPr="00C81BAD">
        <w:rPr>
          <w:rFonts w:ascii="宋体" w:eastAsia="宋体" w:hAnsi="宋体" w:hint="eastAsia"/>
          <w:b w:val="0"/>
        </w:rPr>
        <w:t>欧拉定理</w:t>
      </w:r>
    </w:p>
    <w:p w:rsidR="00626C85" w:rsidRPr="00C81BAD" w:rsidRDefault="00F323C4" w:rsidP="00626C85">
      <w:pPr>
        <w:rPr>
          <w:rFonts w:ascii="宋体" w:eastAsia="宋体" w:hAnsi="宋体"/>
        </w:rPr>
      </w:pPr>
      <w:r w:rsidRPr="00C81BAD">
        <w:rPr>
          <w:rFonts w:ascii="宋体" w:eastAsia="宋体" w:hAnsi="宋体"/>
          <w:position w:val="-50"/>
        </w:rPr>
        <w:object w:dxaOrig="1920" w:dyaOrig="1140">
          <v:shape id="_x0000_i1064" type="#_x0000_t75" style="width:132.75pt;height:78.75pt" o:ole="">
            <v:imagedata r:id="rId131" o:title=""/>
          </v:shape>
          <o:OLEObject Type="Embed" ProgID="Equation.DSMT4" ShapeID="_x0000_i1064" DrawAspect="Content" ObjectID="_1597263075" r:id="rId132"/>
        </w:object>
      </w:r>
    </w:p>
    <w:p w:rsidR="00626C85" w:rsidRPr="00C81BAD" w:rsidRDefault="00626C85" w:rsidP="00F323C4">
      <w:pPr>
        <w:pStyle w:val="4"/>
        <w:rPr>
          <w:rFonts w:ascii="宋体" w:eastAsia="宋体" w:hAnsi="宋体"/>
          <w:b w:val="0"/>
        </w:rPr>
      </w:pPr>
      <w:r w:rsidRPr="00C81BAD">
        <w:rPr>
          <w:rFonts w:ascii="宋体" w:eastAsia="宋体" w:hAnsi="宋体" w:hint="eastAsia"/>
          <w:b w:val="0"/>
        </w:rPr>
        <w:t>费马小定理</w:t>
      </w:r>
    </w:p>
    <w:p w:rsidR="00626C85" w:rsidRPr="00C81BAD" w:rsidRDefault="00F323C4" w:rsidP="00626C85">
      <w:pPr>
        <w:rPr>
          <w:rFonts w:ascii="宋体" w:eastAsia="宋体" w:hAnsi="宋体"/>
        </w:rPr>
      </w:pPr>
      <w:r w:rsidRPr="00C81BAD">
        <w:rPr>
          <w:rFonts w:ascii="宋体" w:eastAsia="宋体" w:hAnsi="宋体"/>
          <w:position w:val="-50"/>
        </w:rPr>
        <w:object w:dxaOrig="3240" w:dyaOrig="1140">
          <v:shape id="_x0000_i1065" type="#_x0000_t75" style="width:217.5pt;height:76.5pt" o:ole="">
            <v:imagedata r:id="rId133" o:title=""/>
          </v:shape>
          <o:OLEObject Type="Embed" ProgID="Equation.DSMT4" ShapeID="_x0000_i1065" DrawAspect="Content" ObjectID="_1597263076" r:id="rId134"/>
        </w:object>
      </w:r>
    </w:p>
    <w:p w:rsidR="00F323C4" w:rsidRPr="00C81BAD" w:rsidRDefault="00F323C4" w:rsidP="00F323C4">
      <w:pPr>
        <w:pStyle w:val="4"/>
        <w:rPr>
          <w:rFonts w:ascii="宋体" w:eastAsia="宋体" w:hAnsi="宋体"/>
          <w:b w:val="0"/>
        </w:rPr>
      </w:pPr>
      <w:r w:rsidRPr="00C81BAD">
        <w:rPr>
          <w:rFonts w:ascii="宋体" w:eastAsia="宋体" w:hAnsi="宋体" w:hint="eastAsia"/>
          <w:b w:val="0"/>
        </w:rPr>
        <w:t>扩展欧拉定理</w:t>
      </w:r>
    </w:p>
    <w:p w:rsidR="00483DA4" w:rsidRPr="00C81BAD" w:rsidRDefault="00F323C4" w:rsidP="00CD3ACE">
      <w:pPr>
        <w:rPr>
          <w:rFonts w:ascii="宋体" w:eastAsia="宋体" w:hAnsi="宋体"/>
        </w:rPr>
      </w:pPr>
      <w:r w:rsidRPr="00C81BAD">
        <w:rPr>
          <w:rFonts w:ascii="宋体" w:eastAsia="宋体" w:hAnsi="宋体" w:hint="eastAsia"/>
        </w:rPr>
        <w:t>（不要求a,c互质）</w:t>
      </w:r>
    </w:p>
    <w:p w:rsidR="00483DA4" w:rsidRPr="00C81BAD" w:rsidRDefault="00483DA4" w:rsidP="00CD3ACE">
      <w:pPr>
        <w:rPr>
          <w:rFonts w:ascii="宋体" w:eastAsia="宋体" w:hAnsi="宋体"/>
        </w:rPr>
      </w:pPr>
      <w:r w:rsidRPr="00C81BAD">
        <w:rPr>
          <w:rFonts w:ascii="宋体" w:eastAsia="宋体" w:hAnsi="宋体"/>
          <w:noProof/>
        </w:rPr>
        <w:drawing>
          <wp:inline distT="0" distB="0" distL="0" distR="0" wp14:anchorId="45BC3DB5" wp14:editId="61981601">
            <wp:extent cx="4619625" cy="485775"/>
            <wp:effectExtent l="0" t="0" r="9525" b="9525"/>
            <wp:docPr id="5" name="图片 5" descr="http://dl.iteye.com/upload/attachment/531761/b2c93169-8323-37f9-8dda-4999cb233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l.iteye.com/upload/attachment/531761/b2c93169-8323-37f9-8dda-4999cb233343.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19625" cy="485775"/>
                    </a:xfrm>
                    <a:prstGeom prst="rect">
                      <a:avLst/>
                    </a:prstGeom>
                    <a:noFill/>
                    <a:ln>
                      <a:noFill/>
                    </a:ln>
                  </pic:spPr>
                </pic:pic>
              </a:graphicData>
            </a:graphic>
          </wp:inline>
        </w:drawing>
      </w:r>
    </w:p>
    <w:p w:rsidR="00626C85" w:rsidRPr="00C81BAD" w:rsidRDefault="00626C85" w:rsidP="00CD3ACE">
      <w:pPr>
        <w:rPr>
          <w:rFonts w:ascii="宋体" w:eastAsia="宋体" w:hAnsi="宋体"/>
        </w:rPr>
      </w:pPr>
      <w:r w:rsidRPr="00C81BAD">
        <w:rPr>
          <w:rFonts w:ascii="宋体" w:eastAsia="宋体" w:hAnsi="宋体" w:hint="eastAsia"/>
        </w:rPr>
        <w:t>当x&lt;phi(C)时直接使用快速幂即可</w:t>
      </w:r>
    </w:p>
    <w:p w:rsidR="00BF310F" w:rsidRPr="00C81BAD" w:rsidRDefault="00BF310F" w:rsidP="00BF310F">
      <w:pPr>
        <w:pStyle w:val="4"/>
        <w:rPr>
          <w:rFonts w:ascii="宋体" w:eastAsia="宋体" w:hAnsi="宋体"/>
          <w:b w:val="0"/>
        </w:rPr>
      </w:pPr>
      <w:r w:rsidRPr="00C81BAD">
        <w:rPr>
          <w:rFonts w:ascii="宋体" w:eastAsia="宋体" w:hAnsi="宋体" w:hint="eastAsia"/>
          <w:b w:val="0"/>
        </w:rPr>
        <w:t>指数循环节问题</w:t>
      </w:r>
    </w:p>
    <w:p w:rsidR="00BF310F" w:rsidRPr="00C81BAD" w:rsidRDefault="00C14360" w:rsidP="00BF310F">
      <w:pPr>
        <w:rPr>
          <w:rFonts w:ascii="宋体" w:eastAsia="宋体" w:hAnsi="宋体"/>
        </w:rPr>
      </w:pPr>
      <w:hyperlink r:id="rId136" w:history="1">
        <w:r w:rsidR="00BF310F" w:rsidRPr="00C81BAD">
          <w:rPr>
            <w:rStyle w:val="a3"/>
            <w:rFonts w:ascii="宋体" w:eastAsia="宋体" w:hAnsi="宋体"/>
          </w:rPr>
          <w:t>https://blog.csdn.net/acdreamers/article/details/8236942</w:t>
        </w:r>
      </w:hyperlink>
    </w:p>
    <w:p w:rsidR="00BF310F" w:rsidRPr="00C81BAD" w:rsidRDefault="00BF310F" w:rsidP="00BF310F">
      <w:pPr>
        <w:rPr>
          <w:rFonts w:ascii="宋体" w:eastAsia="宋体" w:hAnsi="宋体"/>
        </w:rPr>
      </w:pPr>
      <w:r w:rsidRPr="00C81BAD">
        <w:rPr>
          <w:rFonts w:ascii="宋体" w:eastAsia="宋体" w:hAnsi="宋体"/>
        </w:rPr>
        <w:t>FZU-1759</w:t>
      </w:r>
    </w:p>
    <w:p w:rsidR="00BF310F" w:rsidRPr="00C81BAD" w:rsidRDefault="00BF310F" w:rsidP="00BF310F">
      <w:pPr>
        <w:rPr>
          <w:rFonts w:ascii="宋体" w:eastAsia="宋体" w:hAnsi="宋体"/>
        </w:rPr>
      </w:pPr>
      <w:r w:rsidRPr="00C81BAD">
        <w:rPr>
          <w:rFonts w:ascii="宋体" w:eastAsia="宋体" w:hAnsi="宋体" w:hint="eastAsia"/>
        </w:rPr>
        <w:t>HDU-2837</w:t>
      </w:r>
    </w:p>
    <w:p w:rsidR="00BF310F" w:rsidRPr="00C81BAD" w:rsidRDefault="00BF310F" w:rsidP="00BF310F">
      <w:pPr>
        <w:rPr>
          <w:rFonts w:ascii="宋体" w:eastAsia="宋体" w:hAnsi="宋体"/>
        </w:rPr>
      </w:pPr>
      <w:r w:rsidRPr="00C81BAD">
        <w:rPr>
          <w:rFonts w:ascii="宋体" w:eastAsia="宋体" w:hAnsi="宋体"/>
        </w:rPr>
        <w:t>ZOJ-1674</w:t>
      </w:r>
    </w:p>
    <w:p w:rsidR="00BF310F" w:rsidRPr="00C81BAD" w:rsidRDefault="00BF310F" w:rsidP="00BF310F">
      <w:pPr>
        <w:rPr>
          <w:rFonts w:ascii="宋体" w:eastAsia="宋体" w:hAnsi="宋体"/>
        </w:rPr>
      </w:pPr>
      <w:r w:rsidRPr="00C81BAD">
        <w:rPr>
          <w:rFonts w:ascii="宋体" w:eastAsia="宋体" w:hAnsi="宋体"/>
        </w:rPr>
        <w:t>HDU-4335</w:t>
      </w:r>
    </w:p>
    <w:p w:rsidR="00BF310F" w:rsidRPr="00C81BAD" w:rsidRDefault="00C14360" w:rsidP="00BF310F">
      <w:pPr>
        <w:rPr>
          <w:rFonts w:ascii="宋体" w:eastAsia="宋体" w:hAnsi="宋体"/>
        </w:rPr>
      </w:pPr>
      <w:hyperlink r:id="rId137" w:history="1">
        <w:r w:rsidR="00BF310F" w:rsidRPr="00C81BAD">
          <w:rPr>
            <w:rStyle w:val="a3"/>
            <w:rFonts w:ascii="宋体" w:eastAsia="宋体" w:hAnsi="宋体"/>
          </w:rPr>
          <w:t>https://blog.csdn.net/wust_zzwh/article/details/51966450</w:t>
        </w:r>
      </w:hyperlink>
    </w:p>
    <w:p w:rsidR="00BF310F" w:rsidRPr="00C81BAD" w:rsidRDefault="00BF310F" w:rsidP="00BF310F">
      <w:pPr>
        <w:rPr>
          <w:rFonts w:ascii="宋体" w:eastAsia="宋体" w:hAnsi="宋体"/>
        </w:rPr>
      </w:pPr>
      <w:r w:rsidRPr="00C81BAD">
        <w:rPr>
          <w:rFonts w:ascii="宋体" w:eastAsia="宋体" w:hAnsi="宋体" w:hint="eastAsia"/>
        </w:rPr>
        <w:t>（HDU-</w:t>
      </w:r>
      <w:r w:rsidRPr="00C81BAD">
        <w:rPr>
          <w:rFonts w:ascii="宋体" w:eastAsia="宋体" w:hAnsi="宋体"/>
        </w:rPr>
        <w:t>5728</w:t>
      </w:r>
      <w:r w:rsidRPr="00C81BAD">
        <w:rPr>
          <w:rFonts w:ascii="宋体" w:eastAsia="宋体" w:hAnsi="宋体" w:hint="eastAsia"/>
        </w:rPr>
        <w:t>-</w:t>
      </w:r>
      <w:r w:rsidRPr="00C81BAD">
        <w:rPr>
          <w:rFonts w:ascii="宋体" w:eastAsia="宋体" w:hAnsi="宋体"/>
        </w:rPr>
        <w:t>2016</w:t>
      </w:r>
      <w:r w:rsidRPr="00C81BAD">
        <w:rPr>
          <w:rFonts w:ascii="宋体" w:eastAsia="宋体" w:hAnsi="宋体" w:hint="eastAsia"/>
        </w:rPr>
        <w:t>多校）</w:t>
      </w:r>
    </w:p>
    <w:p w:rsidR="00655F3C" w:rsidRPr="00C81BAD" w:rsidRDefault="00655F3C" w:rsidP="00655F3C">
      <w:pPr>
        <w:pStyle w:val="3"/>
        <w:rPr>
          <w:rFonts w:ascii="宋体" w:eastAsia="宋体" w:hAnsi="宋体"/>
          <w:b w:val="0"/>
        </w:rPr>
      </w:pPr>
      <w:bookmarkStart w:id="221" w:name="_Toc523521304"/>
      <w:r w:rsidRPr="00C81BAD">
        <w:rPr>
          <w:rFonts w:ascii="宋体" w:eastAsia="宋体" w:hAnsi="宋体" w:hint="eastAsia"/>
          <w:b w:val="0"/>
        </w:rPr>
        <w:lastRenderedPageBreak/>
        <w:t>不定方程</w:t>
      </w:r>
      <w:bookmarkEnd w:id="221"/>
    </w:p>
    <w:p w:rsidR="00655F3C" w:rsidRPr="00C81BAD" w:rsidRDefault="00E62827" w:rsidP="00655F3C">
      <w:pPr>
        <w:pStyle w:val="4"/>
        <w:rPr>
          <w:rFonts w:ascii="宋体" w:eastAsia="宋体" w:hAnsi="宋体"/>
          <w:b w:val="0"/>
        </w:rPr>
      </w:pPr>
      <w:r w:rsidRPr="00C81BAD">
        <w:rPr>
          <w:rFonts w:ascii="宋体" w:eastAsia="宋体" w:hAnsi="宋体" w:hint="eastAsia"/>
          <w:b w:val="0"/>
        </w:rPr>
        <w:t>√-</w:t>
      </w:r>
      <w:r w:rsidR="00655F3C" w:rsidRPr="00C81BAD">
        <w:rPr>
          <w:rFonts w:ascii="宋体" w:eastAsia="宋体" w:hAnsi="宋体" w:hint="eastAsia"/>
          <w:b w:val="0"/>
        </w:rPr>
        <w:t>HD</w:t>
      </w:r>
      <w:r w:rsidR="00655F3C" w:rsidRPr="00C81BAD">
        <w:rPr>
          <w:rFonts w:ascii="宋体" w:eastAsia="宋体" w:hAnsi="宋体"/>
          <w:b w:val="0"/>
        </w:rPr>
        <w:t>U</w:t>
      </w:r>
      <w:r w:rsidR="00655F3C" w:rsidRPr="00C81BAD">
        <w:rPr>
          <w:rFonts w:ascii="宋体" w:eastAsia="宋体" w:hAnsi="宋体" w:hint="eastAsia"/>
          <w:b w:val="0"/>
        </w:rPr>
        <w:t>-</w:t>
      </w:r>
      <w:r w:rsidR="00655F3C" w:rsidRPr="00C81BAD">
        <w:rPr>
          <w:rFonts w:ascii="宋体" w:eastAsia="宋体" w:hAnsi="宋体"/>
          <w:b w:val="0"/>
        </w:rPr>
        <w:t>6298</w:t>
      </w:r>
      <w:r w:rsidR="00655F3C" w:rsidRPr="00C81BAD">
        <w:rPr>
          <w:rFonts w:ascii="宋体" w:eastAsia="宋体" w:hAnsi="宋体" w:hint="eastAsia"/>
          <w:b w:val="0"/>
        </w:rPr>
        <w:t>-</w:t>
      </w:r>
      <w:r w:rsidR="00655F3C" w:rsidRPr="00C81BAD">
        <w:rPr>
          <w:rFonts w:ascii="宋体" w:eastAsia="宋体" w:hAnsi="宋体"/>
          <w:b w:val="0"/>
        </w:rPr>
        <w:t>2018</w:t>
      </w:r>
      <w:r w:rsidR="00655F3C" w:rsidRPr="00C81BAD">
        <w:rPr>
          <w:rFonts w:ascii="宋体" w:eastAsia="宋体" w:hAnsi="宋体" w:hint="eastAsia"/>
          <w:b w:val="0"/>
        </w:rPr>
        <w:t>多校1-签到题</w:t>
      </w:r>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√-HD</w:instrText>
      </w:r>
      <w:r w:rsidRPr="00C81BAD">
        <w:rPr>
          <w:rFonts w:ascii="宋体" w:eastAsia="宋体" w:hAnsi="宋体"/>
          <w:b w:val="0"/>
        </w:rPr>
        <w:instrText>U</w:instrText>
      </w:r>
      <w:r w:rsidRPr="00C81BAD">
        <w:rPr>
          <w:rFonts w:ascii="宋体" w:eastAsia="宋体" w:hAnsi="宋体" w:hint="eastAsia"/>
          <w:b w:val="0"/>
        </w:rPr>
        <w:instrText>-</w:instrText>
      </w:r>
      <w:r w:rsidRPr="00C81BAD">
        <w:rPr>
          <w:rFonts w:ascii="宋体" w:eastAsia="宋体" w:hAnsi="宋体"/>
          <w:b w:val="0"/>
        </w:rPr>
        <w:instrText>6298</w:instrText>
      </w:r>
      <w:r w:rsidRPr="00C81BAD">
        <w:rPr>
          <w:rFonts w:ascii="宋体" w:eastAsia="宋体" w:hAnsi="宋体" w:hint="eastAsia"/>
          <w:b w:val="0"/>
        </w:rPr>
        <w:instrText>-</w:instrText>
      </w:r>
      <w:r w:rsidRPr="00C81BAD">
        <w:rPr>
          <w:rFonts w:ascii="宋体" w:eastAsia="宋体" w:hAnsi="宋体"/>
          <w:b w:val="0"/>
        </w:rPr>
        <w:instrText>2018</w:instrText>
      </w:r>
      <w:r w:rsidRPr="00C81BAD">
        <w:rPr>
          <w:rFonts w:ascii="宋体" w:eastAsia="宋体" w:hAnsi="宋体" w:hint="eastAsia"/>
          <w:b w:val="0"/>
        </w:rPr>
        <w:instrText>多校1-签到题</w:instrText>
      </w:r>
      <w:r w:rsidRPr="00C81BAD">
        <w:rPr>
          <w:rFonts w:ascii="宋体" w:eastAsia="宋体" w:hAnsi="宋体"/>
          <w:b w:val="0"/>
        </w:rPr>
        <w:instrText>:</w:instrText>
      </w:r>
      <w:r w:rsidRPr="00C81BAD">
        <w:rPr>
          <w:rFonts w:ascii="宋体" w:eastAsia="宋体" w:hAnsi="宋体" w:hint="eastAsia"/>
        </w:rPr>
        <w:instrText>6</w:instrText>
      </w:r>
      <w:r w:rsidRPr="00C81BAD">
        <w:rPr>
          <w:rFonts w:ascii="宋体" w:eastAsia="宋体" w:hAnsi="宋体"/>
        </w:rPr>
        <w:instrText xml:space="preserve">298" \y "HDU:6298" </w:instrText>
      </w:r>
      <w:r w:rsidRPr="00C81BAD">
        <w:rPr>
          <w:rFonts w:ascii="宋体" w:eastAsia="宋体" w:hAnsi="宋体"/>
          <w:b w:val="0"/>
        </w:rPr>
        <w:fldChar w:fldCharType="end"/>
      </w:r>
    </w:p>
    <w:p w:rsidR="00655F3C" w:rsidRPr="00C81BAD" w:rsidRDefault="00655F3C" w:rsidP="00CD3ACE">
      <w:pPr>
        <w:rPr>
          <w:rFonts w:ascii="宋体" w:eastAsia="宋体" w:hAnsi="宋体"/>
        </w:rPr>
      </w:pPr>
      <w:r w:rsidRPr="00C81BAD">
        <w:rPr>
          <w:rFonts w:ascii="宋体" w:eastAsia="宋体" w:hAnsi="宋体" w:hint="eastAsia"/>
        </w:rPr>
        <w:t>【题意】</w:t>
      </w:r>
    </w:p>
    <w:p w:rsidR="00E62827" w:rsidRPr="00C81BAD" w:rsidRDefault="00E62827" w:rsidP="00CD3ACE">
      <w:pPr>
        <w:rPr>
          <w:rFonts w:ascii="宋体" w:eastAsia="宋体" w:hAnsi="宋体"/>
        </w:rPr>
      </w:pPr>
      <w:r w:rsidRPr="00C81BAD">
        <w:rPr>
          <w:rFonts w:ascii="宋体" w:eastAsia="宋体" w:hAnsi="宋体"/>
          <w:position w:val="-100"/>
        </w:rPr>
        <w:object w:dxaOrig="2200" w:dyaOrig="2120">
          <v:shape id="_x0000_i1066" type="#_x0000_t75" style="width:110.25pt;height:105.75pt" o:ole="">
            <v:imagedata r:id="rId138" o:title=""/>
          </v:shape>
          <o:OLEObject Type="Embed" ProgID="Equation.DSMT4" ShapeID="_x0000_i1066" DrawAspect="Content" ObjectID="_1597263077" r:id="rId139"/>
        </w:object>
      </w:r>
    </w:p>
    <w:p w:rsidR="00655F3C" w:rsidRPr="00C81BAD" w:rsidRDefault="00655F3C" w:rsidP="00CD3ACE">
      <w:pPr>
        <w:rPr>
          <w:rFonts w:ascii="宋体" w:eastAsia="宋体" w:hAnsi="宋体"/>
        </w:rPr>
      </w:pPr>
      <w:r w:rsidRPr="00C81BAD">
        <w:rPr>
          <w:rFonts w:ascii="宋体" w:eastAsia="宋体" w:hAnsi="宋体" w:hint="eastAsia"/>
        </w:rPr>
        <w:t>【题解】</w:t>
      </w:r>
    </w:p>
    <w:p w:rsidR="00E62827" w:rsidRPr="00C81BAD" w:rsidRDefault="00E62827" w:rsidP="00CD3ACE">
      <w:pPr>
        <w:rPr>
          <w:rFonts w:ascii="宋体" w:eastAsia="宋体" w:hAnsi="宋体"/>
        </w:rPr>
      </w:pPr>
      <w:r w:rsidRPr="00C81BAD">
        <w:rPr>
          <w:rFonts w:ascii="宋体" w:eastAsia="宋体" w:hAnsi="宋体"/>
          <w:position w:val="-154"/>
        </w:rPr>
        <w:object w:dxaOrig="1960" w:dyaOrig="3200">
          <v:shape id="_x0000_i1067" type="#_x0000_t75" style="width:98.25pt;height:159.75pt" o:ole="">
            <v:imagedata r:id="rId140" o:title=""/>
          </v:shape>
          <o:OLEObject Type="Embed" ProgID="Equation.DSMT4" ShapeID="_x0000_i1067" DrawAspect="Content" ObjectID="_1597263078" r:id="rId141"/>
        </w:object>
      </w:r>
    </w:p>
    <w:p w:rsidR="00E62827" w:rsidRPr="00C81BAD" w:rsidRDefault="007F40D3" w:rsidP="00CD3ACE">
      <w:pPr>
        <w:rPr>
          <w:rFonts w:ascii="宋体" w:eastAsia="宋体" w:hAnsi="宋体"/>
        </w:rPr>
      </w:pPr>
      <w:r w:rsidRPr="00C81BAD">
        <w:rPr>
          <w:rFonts w:ascii="宋体" w:eastAsia="宋体" w:hAnsi="宋体"/>
          <w:position w:val="-230"/>
        </w:rPr>
        <w:object w:dxaOrig="1860" w:dyaOrig="4720">
          <v:shape id="_x0000_i1068" type="#_x0000_t75" style="width:93pt;height:236.25pt" o:ole="">
            <v:imagedata r:id="rId142" o:title=""/>
          </v:shape>
          <o:OLEObject Type="Embed" ProgID="Equation.DSMT4" ShapeID="_x0000_i1068" DrawAspect="Content" ObjectID="_1597263079" r:id="rId143"/>
        </w:object>
      </w:r>
    </w:p>
    <w:p w:rsidR="007F40D3" w:rsidRPr="00C81BAD" w:rsidRDefault="007F40D3" w:rsidP="00CD3ACE">
      <w:pPr>
        <w:rPr>
          <w:rFonts w:ascii="宋体" w:eastAsia="宋体" w:hAnsi="宋体"/>
        </w:rPr>
      </w:pPr>
      <w:r w:rsidRPr="00C81BAD">
        <w:rPr>
          <w:rFonts w:ascii="宋体" w:eastAsia="宋体" w:hAnsi="宋体"/>
          <w:position w:val="-66"/>
        </w:rPr>
        <w:object w:dxaOrig="1900" w:dyaOrig="1440">
          <v:shape id="_x0000_i1069" type="#_x0000_t75" style="width:95.25pt;height:1in" o:ole="">
            <v:imagedata r:id="rId144" o:title=""/>
          </v:shape>
          <o:OLEObject Type="Embed" ProgID="Equation.DSMT4" ShapeID="_x0000_i1069" DrawAspect="Content" ObjectID="_1597263080" r:id="rId145"/>
        </w:object>
      </w:r>
    </w:p>
    <w:p w:rsidR="00E62827" w:rsidRPr="00C81BAD" w:rsidRDefault="007F40D3" w:rsidP="00CD3ACE">
      <w:pPr>
        <w:rPr>
          <w:rFonts w:ascii="宋体" w:eastAsia="宋体" w:hAnsi="宋体"/>
        </w:rPr>
      </w:pPr>
      <w:r w:rsidRPr="00C81BAD">
        <w:rPr>
          <w:rFonts w:ascii="宋体" w:eastAsia="宋体" w:hAnsi="宋体"/>
          <w:position w:val="-30"/>
        </w:rPr>
        <w:object w:dxaOrig="3739" w:dyaOrig="720">
          <v:shape id="_x0000_i1070" type="#_x0000_t75" style="width:186.75pt;height:36pt" o:ole="">
            <v:imagedata r:id="rId146" o:title=""/>
          </v:shape>
          <o:OLEObject Type="Embed" ProgID="Equation.DSMT4" ShapeID="_x0000_i1070" DrawAspect="Content" ObjectID="_1597263081" r:id="rId147"/>
        </w:object>
      </w:r>
    </w:p>
    <w:p w:rsidR="007F40D3" w:rsidRPr="00C81BAD" w:rsidRDefault="007F40D3" w:rsidP="00CD3ACE">
      <w:pPr>
        <w:rPr>
          <w:rFonts w:ascii="宋体" w:eastAsia="宋体" w:hAnsi="宋体"/>
        </w:rPr>
      </w:pPr>
      <w:r w:rsidRPr="00C81BAD">
        <w:rPr>
          <w:rFonts w:ascii="宋体" w:eastAsia="宋体" w:hAnsi="宋体"/>
          <w:position w:val="-78"/>
        </w:rPr>
        <w:object w:dxaOrig="1620" w:dyaOrig="1380">
          <v:shape id="_x0000_i1071" type="#_x0000_t75" style="width:81pt;height:69pt" o:ole="">
            <v:imagedata r:id="rId148" o:title=""/>
          </v:shape>
          <o:OLEObject Type="Embed" ProgID="Equation.DSMT4" ShapeID="_x0000_i1071" DrawAspect="Content" ObjectID="_1597263082" r:id="rId149"/>
        </w:object>
      </w:r>
    </w:p>
    <w:p w:rsidR="007F40D3" w:rsidRPr="00C81BAD" w:rsidRDefault="007F40D3" w:rsidP="00CD3ACE">
      <w:pPr>
        <w:rPr>
          <w:rFonts w:ascii="宋体" w:eastAsia="宋体" w:hAnsi="宋体"/>
        </w:rPr>
      </w:pPr>
      <w:r w:rsidRPr="00C81BAD">
        <w:rPr>
          <w:rFonts w:ascii="宋体" w:eastAsia="宋体" w:hAnsi="宋体"/>
          <w:position w:val="-114"/>
        </w:rPr>
        <w:object w:dxaOrig="2980" w:dyaOrig="2120">
          <v:shape id="_x0000_i1072" type="#_x0000_t75" style="width:149.25pt;height:105.75pt" o:ole="">
            <v:imagedata r:id="rId150" o:title=""/>
          </v:shape>
          <o:OLEObject Type="Embed" ProgID="Equation.DSMT4" ShapeID="_x0000_i1072" DrawAspect="Content" ObjectID="_1597263083" r:id="rId151"/>
        </w:object>
      </w:r>
    </w:p>
    <w:p w:rsidR="007F40D3" w:rsidRPr="00C81BAD" w:rsidRDefault="007F40D3" w:rsidP="00CD3ACE">
      <w:pPr>
        <w:rPr>
          <w:rFonts w:ascii="宋体" w:eastAsia="宋体" w:hAnsi="宋体"/>
        </w:rPr>
      </w:pPr>
      <w:r w:rsidRPr="00C81BAD">
        <w:rPr>
          <w:rFonts w:ascii="宋体" w:eastAsia="宋体" w:hAnsi="宋体"/>
          <w:position w:val="-78"/>
        </w:rPr>
        <w:object w:dxaOrig="1660" w:dyaOrig="1380">
          <v:shape id="_x0000_i1073" type="#_x0000_t75" style="width:83.25pt;height:69pt" o:ole="">
            <v:imagedata r:id="rId152" o:title=""/>
          </v:shape>
          <o:OLEObject Type="Embed" ProgID="Equation.DSMT4" ShapeID="_x0000_i1073" DrawAspect="Content" ObjectID="_1597263084" r:id="rId153"/>
        </w:object>
      </w:r>
    </w:p>
    <w:p w:rsidR="00655F3C" w:rsidRPr="00C81BAD" w:rsidRDefault="00655F3C" w:rsidP="00CD3ACE">
      <w:pPr>
        <w:rPr>
          <w:rFonts w:ascii="宋体" w:eastAsia="宋体" w:hAnsi="宋体"/>
        </w:rPr>
      </w:pPr>
      <w:r w:rsidRPr="00C81BAD">
        <w:rPr>
          <w:rFonts w:ascii="宋体" w:eastAsia="宋体" w:hAnsi="宋体" w:hint="eastAsia"/>
        </w:rPr>
        <w:t>【代码】</w:t>
      </w:r>
    </w:p>
    <w:p w:rsidR="00E62827" w:rsidRPr="00C81BAD" w:rsidRDefault="00E62827" w:rsidP="00E62827">
      <w:pPr>
        <w:rPr>
          <w:rFonts w:ascii="宋体" w:eastAsia="宋体" w:hAnsi="宋体"/>
        </w:rPr>
      </w:pPr>
      <w:r w:rsidRPr="00C81BAD">
        <w:rPr>
          <w:rFonts w:ascii="宋体" w:eastAsia="宋体" w:hAnsi="宋体"/>
        </w:rPr>
        <w:t>#include &lt;bits/stdc++.h&gt;</w:t>
      </w:r>
    </w:p>
    <w:p w:rsidR="00E62827" w:rsidRPr="00C81BAD" w:rsidRDefault="00E62827" w:rsidP="00E62827">
      <w:pPr>
        <w:rPr>
          <w:rFonts w:ascii="宋体" w:eastAsia="宋体" w:hAnsi="宋体"/>
        </w:rPr>
      </w:pPr>
      <w:r w:rsidRPr="00C81BAD">
        <w:rPr>
          <w:rFonts w:ascii="宋体" w:eastAsia="宋体" w:hAnsi="宋体"/>
        </w:rPr>
        <w:t>#define ll long long</w:t>
      </w:r>
    </w:p>
    <w:p w:rsidR="00E62827" w:rsidRPr="00C81BAD" w:rsidRDefault="00E62827" w:rsidP="00E62827">
      <w:pPr>
        <w:rPr>
          <w:rFonts w:ascii="宋体" w:eastAsia="宋体" w:hAnsi="宋体"/>
        </w:rPr>
      </w:pPr>
    </w:p>
    <w:p w:rsidR="00E62827" w:rsidRPr="00C81BAD" w:rsidRDefault="00E62827" w:rsidP="00E62827">
      <w:pPr>
        <w:rPr>
          <w:rFonts w:ascii="宋体" w:eastAsia="宋体" w:hAnsi="宋体"/>
        </w:rPr>
      </w:pPr>
      <w:r w:rsidRPr="00C81BAD">
        <w:rPr>
          <w:rFonts w:ascii="宋体" w:eastAsia="宋体" w:hAnsi="宋体"/>
        </w:rPr>
        <w:t>using namespace std;</w:t>
      </w:r>
    </w:p>
    <w:p w:rsidR="00E62827" w:rsidRPr="00C81BAD" w:rsidRDefault="00E62827" w:rsidP="00E62827">
      <w:pPr>
        <w:rPr>
          <w:rFonts w:ascii="宋体" w:eastAsia="宋体" w:hAnsi="宋体"/>
        </w:rPr>
      </w:pPr>
    </w:p>
    <w:p w:rsidR="00E62827" w:rsidRPr="00C81BAD" w:rsidRDefault="00E62827" w:rsidP="00E62827">
      <w:pPr>
        <w:rPr>
          <w:rFonts w:ascii="宋体" w:eastAsia="宋体" w:hAnsi="宋体"/>
        </w:rPr>
      </w:pPr>
      <w:r w:rsidRPr="00C81BAD">
        <w:rPr>
          <w:rFonts w:ascii="宋体" w:eastAsia="宋体" w:hAnsi="宋体"/>
        </w:rPr>
        <w:t>int main()</w:t>
      </w:r>
    </w:p>
    <w:p w:rsidR="00E62827" w:rsidRPr="00C81BAD" w:rsidRDefault="00E62827" w:rsidP="00E62827">
      <w:pPr>
        <w:rPr>
          <w:rFonts w:ascii="宋体" w:eastAsia="宋体" w:hAnsi="宋体"/>
        </w:rPr>
      </w:pPr>
      <w:r w:rsidRPr="00C81BAD">
        <w:rPr>
          <w:rFonts w:ascii="宋体" w:eastAsia="宋体" w:hAnsi="宋体"/>
        </w:rPr>
        <w:t>{</w:t>
      </w:r>
    </w:p>
    <w:p w:rsidR="00E62827" w:rsidRPr="00C81BAD" w:rsidRDefault="00E62827" w:rsidP="00E62827">
      <w:pPr>
        <w:rPr>
          <w:rFonts w:ascii="宋体" w:eastAsia="宋体" w:hAnsi="宋体"/>
        </w:rPr>
      </w:pPr>
      <w:r w:rsidRPr="00C81BAD">
        <w:rPr>
          <w:rFonts w:ascii="宋体" w:eastAsia="宋体" w:hAnsi="宋体"/>
        </w:rPr>
        <w:t xml:space="preserve">    int t;</w:t>
      </w:r>
    </w:p>
    <w:p w:rsidR="00E62827" w:rsidRPr="00C81BAD" w:rsidRDefault="00E62827" w:rsidP="00E62827">
      <w:pPr>
        <w:rPr>
          <w:rFonts w:ascii="宋体" w:eastAsia="宋体" w:hAnsi="宋体"/>
        </w:rPr>
      </w:pPr>
      <w:r w:rsidRPr="00C81BAD">
        <w:rPr>
          <w:rFonts w:ascii="宋体" w:eastAsia="宋体" w:hAnsi="宋体"/>
        </w:rPr>
        <w:t xml:space="preserve">    scanf("%d",&amp;t);</w:t>
      </w:r>
    </w:p>
    <w:p w:rsidR="00E62827" w:rsidRPr="00C81BAD" w:rsidRDefault="00E62827" w:rsidP="00E62827">
      <w:pPr>
        <w:rPr>
          <w:rFonts w:ascii="宋体" w:eastAsia="宋体" w:hAnsi="宋体"/>
        </w:rPr>
      </w:pPr>
      <w:r w:rsidRPr="00C81BAD">
        <w:rPr>
          <w:rFonts w:ascii="宋体" w:eastAsia="宋体" w:hAnsi="宋体"/>
        </w:rPr>
        <w:t xml:space="preserve">    while(t--){</w:t>
      </w:r>
    </w:p>
    <w:p w:rsidR="00E62827" w:rsidRPr="00C81BAD" w:rsidRDefault="00E62827" w:rsidP="00E62827">
      <w:pPr>
        <w:rPr>
          <w:rFonts w:ascii="宋体" w:eastAsia="宋体" w:hAnsi="宋体"/>
        </w:rPr>
      </w:pPr>
      <w:r w:rsidRPr="00C81BAD">
        <w:rPr>
          <w:rFonts w:ascii="宋体" w:eastAsia="宋体" w:hAnsi="宋体"/>
        </w:rPr>
        <w:t xml:space="preserve">        ll n;</w:t>
      </w:r>
    </w:p>
    <w:p w:rsidR="00E62827" w:rsidRPr="00C81BAD" w:rsidRDefault="00E62827" w:rsidP="00E62827">
      <w:pPr>
        <w:rPr>
          <w:rFonts w:ascii="宋体" w:eastAsia="宋体" w:hAnsi="宋体"/>
        </w:rPr>
      </w:pPr>
      <w:r w:rsidRPr="00C81BAD">
        <w:rPr>
          <w:rFonts w:ascii="宋体" w:eastAsia="宋体" w:hAnsi="宋体"/>
        </w:rPr>
        <w:t xml:space="preserve">        scanf("%I64d",&amp;n);</w:t>
      </w:r>
    </w:p>
    <w:p w:rsidR="00E62827" w:rsidRPr="00C81BAD" w:rsidRDefault="00E62827" w:rsidP="00E62827">
      <w:pPr>
        <w:rPr>
          <w:rFonts w:ascii="宋体" w:eastAsia="宋体" w:hAnsi="宋体"/>
        </w:rPr>
      </w:pPr>
      <w:r w:rsidRPr="00C81BAD">
        <w:rPr>
          <w:rFonts w:ascii="宋体" w:eastAsia="宋体" w:hAnsi="宋体"/>
        </w:rPr>
        <w:t xml:space="preserve">        if(n%3==0) cout&lt;&lt;n*n*n/27&lt;&lt;endl;</w:t>
      </w:r>
    </w:p>
    <w:p w:rsidR="00E62827" w:rsidRPr="00C81BAD" w:rsidRDefault="00E62827" w:rsidP="00E62827">
      <w:pPr>
        <w:rPr>
          <w:rFonts w:ascii="宋体" w:eastAsia="宋体" w:hAnsi="宋体"/>
        </w:rPr>
      </w:pPr>
      <w:r w:rsidRPr="00C81BAD">
        <w:rPr>
          <w:rFonts w:ascii="宋体" w:eastAsia="宋体" w:hAnsi="宋体"/>
        </w:rPr>
        <w:t xml:space="preserve">        else if(n%4==0)cout&lt;&lt;n*n*n/32&lt;&lt;endl;</w:t>
      </w:r>
    </w:p>
    <w:p w:rsidR="00E62827" w:rsidRPr="00C81BAD" w:rsidRDefault="00E62827" w:rsidP="00E62827">
      <w:pPr>
        <w:rPr>
          <w:rFonts w:ascii="宋体" w:eastAsia="宋体" w:hAnsi="宋体"/>
        </w:rPr>
      </w:pPr>
      <w:r w:rsidRPr="00C81BAD">
        <w:rPr>
          <w:rFonts w:ascii="宋体" w:eastAsia="宋体" w:hAnsi="宋体"/>
        </w:rPr>
        <w:t xml:space="preserve">        else cout&lt;&lt;-1&lt;&lt;endl;</w:t>
      </w:r>
    </w:p>
    <w:p w:rsidR="00E62827" w:rsidRPr="00C81BAD" w:rsidRDefault="00E62827" w:rsidP="00E62827">
      <w:pPr>
        <w:rPr>
          <w:rFonts w:ascii="宋体" w:eastAsia="宋体" w:hAnsi="宋体"/>
        </w:rPr>
      </w:pPr>
      <w:r w:rsidRPr="00C81BAD">
        <w:rPr>
          <w:rFonts w:ascii="宋体" w:eastAsia="宋体" w:hAnsi="宋体"/>
        </w:rPr>
        <w:t xml:space="preserve">    }</w:t>
      </w:r>
    </w:p>
    <w:p w:rsidR="00E62827" w:rsidRPr="00C81BAD" w:rsidRDefault="00E62827" w:rsidP="00E62827">
      <w:pPr>
        <w:rPr>
          <w:rFonts w:ascii="宋体" w:eastAsia="宋体" w:hAnsi="宋体"/>
        </w:rPr>
      </w:pPr>
      <w:r w:rsidRPr="00C81BAD">
        <w:rPr>
          <w:rFonts w:ascii="宋体" w:eastAsia="宋体" w:hAnsi="宋体"/>
        </w:rPr>
        <w:t xml:space="preserve">    return 0;</w:t>
      </w:r>
    </w:p>
    <w:p w:rsidR="00E62827" w:rsidRPr="00C81BAD" w:rsidRDefault="00E62827" w:rsidP="00E62827">
      <w:pPr>
        <w:rPr>
          <w:rFonts w:ascii="宋体" w:eastAsia="宋体" w:hAnsi="宋体"/>
        </w:rPr>
      </w:pPr>
      <w:r w:rsidRPr="00C81BAD">
        <w:rPr>
          <w:rFonts w:ascii="宋体" w:eastAsia="宋体" w:hAnsi="宋体"/>
        </w:rPr>
        <w:t>}</w:t>
      </w:r>
    </w:p>
    <w:p w:rsidR="00BA29B5" w:rsidRPr="00C81BAD" w:rsidRDefault="007B59ED" w:rsidP="00B91FF9">
      <w:pPr>
        <w:pStyle w:val="2"/>
        <w:rPr>
          <w:rFonts w:ascii="宋体" w:eastAsia="宋体" w:hAnsi="宋体" w:cs="Arial"/>
          <w:color w:val="333333"/>
          <w:sz w:val="36"/>
          <w:szCs w:val="36"/>
        </w:rPr>
      </w:pPr>
      <w:bookmarkStart w:id="222" w:name="_Toc523521305"/>
      <w:r w:rsidRPr="00C81BAD">
        <w:rPr>
          <w:rFonts w:ascii="宋体" w:eastAsia="宋体" w:hAnsi="宋体" w:cs="Arial" w:hint="eastAsia"/>
          <w:color w:val="333333"/>
          <w:sz w:val="36"/>
          <w:szCs w:val="36"/>
        </w:rPr>
        <w:lastRenderedPageBreak/>
        <w:t>组合数学</w:t>
      </w:r>
      <w:bookmarkEnd w:id="222"/>
    </w:p>
    <w:p w:rsidR="001C02ED" w:rsidRPr="00C81BAD" w:rsidRDefault="001C02ED" w:rsidP="001C02ED">
      <w:pPr>
        <w:pStyle w:val="3"/>
        <w:rPr>
          <w:rFonts w:ascii="宋体" w:eastAsia="宋体" w:hAnsi="宋体"/>
          <w:b w:val="0"/>
        </w:rPr>
      </w:pPr>
      <w:bookmarkStart w:id="223" w:name="_Toc523521306"/>
      <w:r w:rsidRPr="00C81BAD">
        <w:rPr>
          <w:rFonts w:ascii="宋体" w:eastAsia="宋体" w:hAnsi="宋体" w:hint="eastAsia"/>
          <w:b w:val="0"/>
        </w:rPr>
        <w:t>组合数</w:t>
      </w:r>
      <w:bookmarkEnd w:id="223"/>
    </w:p>
    <w:p w:rsidR="001C02ED" w:rsidRPr="00C81BAD" w:rsidRDefault="00C14360" w:rsidP="001C02ED">
      <w:pPr>
        <w:rPr>
          <w:rFonts w:ascii="宋体" w:eastAsia="宋体" w:hAnsi="宋体"/>
        </w:rPr>
      </w:pPr>
      <w:hyperlink r:id="rId154" w:history="1">
        <w:r w:rsidR="001C02ED" w:rsidRPr="00C81BAD">
          <w:rPr>
            <w:rStyle w:val="a3"/>
            <w:rFonts w:ascii="宋体" w:eastAsia="宋体" w:hAnsi="宋体"/>
          </w:rPr>
          <w:t>https://blog.csdn.net/u010582475/article/details/47707739</w:t>
        </w:r>
      </w:hyperlink>
    </w:p>
    <w:p w:rsidR="001C02ED" w:rsidRPr="00C81BAD" w:rsidRDefault="001C02ED" w:rsidP="001C02ED">
      <w:pPr>
        <w:rPr>
          <w:rFonts w:ascii="宋体" w:eastAsia="宋体" w:hAnsi="宋体"/>
        </w:rPr>
      </w:pPr>
      <w:r w:rsidRPr="00C81BAD">
        <w:rPr>
          <w:rFonts w:ascii="宋体" w:eastAsia="宋体" w:hAnsi="宋体" w:hint="eastAsia"/>
        </w:rPr>
        <w:t>求1个组合数，使用递推公式O(n)求解</w:t>
      </w:r>
    </w:p>
    <w:p w:rsidR="001C02ED" w:rsidRPr="00C81BAD" w:rsidRDefault="001C02ED" w:rsidP="001C02ED">
      <w:pPr>
        <w:rPr>
          <w:rFonts w:ascii="宋体" w:eastAsia="宋体" w:hAnsi="宋体"/>
        </w:rPr>
      </w:pPr>
      <w:r w:rsidRPr="00C81BAD">
        <w:rPr>
          <w:rFonts w:ascii="宋体" w:eastAsia="宋体" w:hAnsi="宋体" w:hint="eastAsia"/>
        </w:rPr>
        <w:t>求n个组合数，可以预处理阶乘逆元，O(n)求解，参考阶乘逆元</w:t>
      </w:r>
    </w:p>
    <w:p w:rsidR="00446FB4" w:rsidRPr="00C81BAD" w:rsidRDefault="00446FB4" w:rsidP="00446FB4">
      <w:pPr>
        <w:pStyle w:val="3"/>
        <w:rPr>
          <w:rFonts w:ascii="宋体" w:eastAsia="宋体" w:hAnsi="宋体"/>
          <w:b w:val="0"/>
        </w:rPr>
      </w:pPr>
      <w:bookmarkStart w:id="224" w:name="_Toc523521307"/>
      <w:r w:rsidRPr="00C81BAD">
        <w:rPr>
          <w:rFonts w:ascii="宋体" w:eastAsia="宋体" w:hAnsi="宋体" w:hint="eastAsia"/>
          <w:b w:val="0"/>
        </w:rPr>
        <w:t>卢卡斯定理</w:t>
      </w:r>
      <w:bookmarkEnd w:id="224"/>
    </w:p>
    <w:p w:rsidR="00446FB4" w:rsidRPr="00C81BAD" w:rsidRDefault="00446FB4" w:rsidP="00446FB4">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LL Lucas(LL a, LL b)</w:t>
      </w:r>
    </w:p>
    <w:p w:rsidR="00446FB4" w:rsidRPr="00C81BAD" w:rsidRDefault="00446FB4" w:rsidP="00446FB4">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w:t>
      </w:r>
    </w:p>
    <w:p w:rsidR="00446FB4" w:rsidRPr="00C81BAD" w:rsidRDefault="00446FB4" w:rsidP="00446FB4">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if</w:t>
      </w:r>
      <w:r w:rsidRPr="00C81BAD">
        <w:rPr>
          <w:rFonts w:ascii="宋体" w:eastAsia="宋体" w:hAnsi="宋体" w:cs="Consolas"/>
          <w:color w:val="000000"/>
          <w:kern w:val="0"/>
          <w:szCs w:val="21"/>
          <w:shd w:val="clear" w:color="auto" w:fill="F6F8FA"/>
        </w:rPr>
        <w:t xml:space="preserve">(a &lt; </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 xml:space="preserve"> &amp;&amp; b &lt; </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w:t>
      </w:r>
    </w:p>
    <w:p w:rsidR="00446FB4" w:rsidRPr="00C81BAD" w:rsidRDefault="00446FB4" w:rsidP="00446FB4">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return</w:t>
      </w:r>
      <w:r w:rsidRPr="00C81BAD">
        <w:rPr>
          <w:rFonts w:ascii="宋体" w:eastAsia="宋体" w:hAnsi="宋体" w:cs="Consolas"/>
          <w:color w:val="000000"/>
          <w:kern w:val="0"/>
          <w:szCs w:val="21"/>
          <w:shd w:val="clear" w:color="auto" w:fill="F6F8FA"/>
        </w:rPr>
        <w:t xml:space="preserve"> C(a, b);</w:t>
      </w:r>
    </w:p>
    <w:p w:rsidR="00446FB4" w:rsidRPr="00C81BAD" w:rsidRDefault="00446FB4" w:rsidP="00446FB4">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w:t>
      </w:r>
      <w:r w:rsidRPr="00C81BAD">
        <w:rPr>
          <w:rFonts w:ascii="宋体" w:eastAsia="宋体" w:hAnsi="宋体" w:cs="Consolas"/>
          <w:color w:val="000088"/>
          <w:kern w:val="0"/>
          <w:szCs w:val="21"/>
        </w:rPr>
        <w:t>return</w:t>
      </w:r>
    </w:p>
    <w:p w:rsidR="00446FB4" w:rsidRPr="00C81BAD" w:rsidRDefault="00446FB4" w:rsidP="00446FB4">
      <w:pPr>
        <w:widowControl/>
        <w:jc w:val="left"/>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 xml:space="preserve">        C(a % </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 xml:space="preserve">, b % </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 xml:space="preserve">) * Lucas(a / </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 xml:space="preserve">, b / </w:t>
      </w:r>
      <w:r w:rsidRPr="00C81BAD">
        <w:rPr>
          <w:rFonts w:ascii="宋体" w:eastAsia="宋体" w:hAnsi="宋体" w:cs="Consolas"/>
          <w:color w:val="000088"/>
          <w:kern w:val="0"/>
          <w:szCs w:val="21"/>
        </w:rPr>
        <w:t>mod</w:t>
      </w:r>
      <w:r w:rsidRPr="00C81BAD">
        <w:rPr>
          <w:rFonts w:ascii="宋体" w:eastAsia="宋体" w:hAnsi="宋体" w:cs="Consolas"/>
          <w:color w:val="000000"/>
          <w:kern w:val="0"/>
          <w:szCs w:val="21"/>
          <w:shd w:val="clear" w:color="auto" w:fill="F6F8FA"/>
        </w:rPr>
        <w:t>);</w:t>
      </w:r>
    </w:p>
    <w:p w:rsidR="00446FB4" w:rsidRPr="00C81BAD" w:rsidRDefault="00446FB4" w:rsidP="00446FB4">
      <w:pPr>
        <w:rPr>
          <w:rFonts w:ascii="宋体" w:eastAsia="宋体" w:hAnsi="宋体" w:cs="Consolas"/>
          <w:color w:val="000000"/>
          <w:kern w:val="0"/>
          <w:szCs w:val="21"/>
          <w:shd w:val="clear" w:color="auto" w:fill="F6F8FA"/>
        </w:rPr>
      </w:pPr>
      <w:r w:rsidRPr="00C81BAD">
        <w:rPr>
          <w:rFonts w:ascii="宋体" w:eastAsia="宋体" w:hAnsi="宋体" w:cs="Consolas"/>
          <w:color w:val="000000"/>
          <w:kern w:val="0"/>
          <w:szCs w:val="21"/>
          <w:shd w:val="clear" w:color="auto" w:fill="F6F8FA"/>
        </w:rPr>
        <w:t>}</w:t>
      </w:r>
    </w:p>
    <w:p w:rsidR="00923D19" w:rsidRPr="00C81BAD" w:rsidRDefault="00C14360" w:rsidP="00446FB4">
      <w:pPr>
        <w:rPr>
          <w:rFonts w:ascii="宋体" w:eastAsia="宋体" w:hAnsi="宋体"/>
        </w:rPr>
      </w:pPr>
      <w:hyperlink r:id="rId155" w:history="1">
        <w:r w:rsidR="00923D19" w:rsidRPr="00C81BAD">
          <w:rPr>
            <w:rStyle w:val="a3"/>
            <w:rFonts w:ascii="宋体" w:eastAsia="宋体" w:hAnsi="宋体"/>
          </w:rPr>
          <w:t>https://blog.csdn.net/liangzhaoyang1/article/details/52132986?locationNum=7</w:t>
        </w:r>
      </w:hyperlink>
    </w:p>
    <w:p w:rsidR="00923D19" w:rsidRPr="00C81BAD" w:rsidRDefault="00923D19" w:rsidP="00446FB4">
      <w:pPr>
        <w:rPr>
          <w:rFonts w:ascii="宋体" w:eastAsia="宋体" w:hAnsi="宋体"/>
        </w:rPr>
      </w:pPr>
    </w:p>
    <w:p w:rsidR="003D2C3F" w:rsidRPr="00C81BAD" w:rsidRDefault="003D2C3F" w:rsidP="003D2C3F">
      <w:pPr>
        <w:pStyle w:val="3"/>
        <w:rPr>
          <w:rFonts w:ascii="宋体" w:eastAsia="宋体" w:hAnsi="宋体"/>
          <w:b w:val="0"/>
        </w:rPr>
      </w:pPr>
      <w:bookmarkStart w:id="225" w:name="_Toc523521308"/>
      <w:r w:rsidRPr="00C81BAD">
        <w:rPr>
          <w:rFonts w:ascii="宋体" w:eastAsia="宋体" w:hAnsi="宋体" w:hint="eastAsia"/>
          <w:b w:val="0"/>
        </w:rPr>
        <w:t>卡特兰数</w:t>
      </w:r>
      <w:bookmarkEnd w:id="225"/>
    </w:p>
    <w:p w:rsidR="00554631" w:rsidRPr="00C81BAD" w:rsidRDefault="00554631" w:rsidP="00554631">
      <w:pPr>
        <w:rPr>
          <w:rFonts w:ascii="宋体" w:eastAsia="宋体" w:hAnsi="宋体"/>
        </w:rPr>
      </w:pPr>
      <w:r w:rsidRPr="00C81BAD">
        <w:rPr>
          <w:rFonts w:ascii="宋体" w:eastAsia="宋体" w:hAnsi="宋体" w:hint="eastAsia"/>
        </w:rPr>
        <w:t>出栈次序</w:t>
      </w:r>
    </w:p>
    <w:p w:rsidR="00554631" w:rsidRPr="00C81BAD" w:rsidRDefault="00554631" w:rsidP="00554631">
      <w:pPr>
        <w:rPr>
          <w:rFonts w:ascii="宋体" w:eastAsia="宋体" w:hAnsi="宋体"/>
        </w:rPr>
      </w:pPr>
      <w:r w:rsidRPr="00C81BAD">
        <w:rPr>
          <w:rFonts w:ascii="宋体" w:eastAsia="宋体" w:hAnsi="宋体" w:hint="eastAsia"/>
        </w:rPr>
        <w:t>二叉树构成</w:t>
      </w:r>
    </w:p>
    <w:p w:rsidR="00554631" w:rsidRPr="00C81BAD" w:rsidRDefault="00554631" w:rsidP="00554631">
      <w:pPr>
        <w:rPr>
          <w:rFonts w:ascii="宋体" w:eastAsia="宋体" w:hAnsi="宋体"/>
        </w:rPr>
      </w:pPr>
      <w:r w:rsidRPr="00C81BAD">
        <w:rPr>
          <w:rFonts w:ascii="宋体" w:eastAsia="宋体" w:hAnsi="宋体" w:hint="eastAsia"/>
        </w:rPr>
        <w:t>凸多边形的三角形划分</w:t>
      </w:r>
    </w:p>
    <w:p w:rsidR="00554631" w:rsidRPr="00C81BAD" w:rsidRDefault="00554631" w:rsidP="00554631">
      <w:pPr>
        <w:rPr>
          <w:rFonts w:ascii="宋体" w:eastAsia="宋体" w:hAnsi="宋体"/>
        </w:rPr>
      </w:pPr>
    </w:p>
    <w:p w:rsidR="00DC224B" w:rsidRPr="00C81BAD" w:rsidRDefault="00DC224B" w:rsidP="00DC224B">
      <w:pPr>
        <w:pStyle w:val="3"/>
        <w:rPr>
          <w:rFonts w:ascii="宋体" w:eastAsia="宋体" w:hAnsi="宋体"/>
          <w:b w:val="0"/>
        </w:rPr>
      </w:pPr>
      <w:bookmarkStart w:id="226" w:name="_Toc523521309"/>
      <w:r w:rsidRPr="00C81BAD">
        <w:rPr>
          <w:rFonts w:ascii="宋体" w:eastAsia="宋体" w:hAnsi="宋体" w:hint="eastAsia"/>
          <w:b w:val="0"/>
        </w:rPr>
        <w:t>Polya定理</w:t>
      </w:r>
      <w:bookmarkEnd w:id="226"/>
    </w:p>
    <w:p w:rsidR="00514B0D" w:rsidRPr="00C81BAD" w:rsidRDefault="00C14360" w:rsidP="00514B0D">
      <w:pPr>
        <w:rPr>
          <w:rFonts w:ascii="宋体" w:eastAsia="宋体" w:hAnsi="宋体"/>
        </w:rPr>
      </w:pPr>
      <w:hyperlink r:id="rId156" w:history="1">
        <w:r w:rsidR="00514B0D" w:rsidRPr="00C81BAD">
          <w:rPr>
            <w:rStyle w:val="a3"/>
            <w:rFonts w:ascii="宋体" w:eastAsia="宋体" w:hAnsi="宋体"/>
          </w:rPr>
          <w:t>https://www.bilibili.com/video/av6357073?from=search&amp;seid=4827637457650479048</w:t>
        </w:r>
      </w:hyperlink>
    </w:p>
    <w:p w:rsidR="00BA29B5" w:rsidRPr="00C81BAD" w:rsidRDefault="007F4421" w:rsidP="00DC224B">
      <w:pPr>
        <w:pStyle w:val="4"/>
        <w:rPr>
          <w:rFonts w:ascii="宋体" w:eastAsia="宋体" w:hAnsi="宋体"/>
          <w:b w:val="0"/>
        </w:rPr>
      </w:pPr>
      <w:r w:rsidRPr="00C81BAD">
        <w:rPr>
          <w:rFonts w:ascii="宋体" w:eastAsia="宋体" w:hAnsi="宋体" w:hint="eastAsia"/>
          <w:b w:val="0"/>
        </w:rPr>
        <w:t>原理不会</w:t>
      </w:r>
      <w:r w:rsidR="00185E3E" w:rsidRPr="00C81BAD">
        <w:rPr>
          <w:rFonts w:ascii="宋体" w:eastAsia="宋体" w:hAnsi="宋体" w:hint="eastAsia"/>
          <w:b w:val="0"/>
        </w:rPr>
        <w:t>-</w:t>
      </w:r>
      <w:r w:rsidR="00BA29B5" w:rsidRPr="00C81BAD">
        <w:rPr>
          <w:rFonts w:ascii="宋体" w:eastAsia="宋体" w:hAnsi="宋体" w:hint="eastAsia"/>
          <w:b w:val="0"/>
        </w:rPr>
        <w:t>HDU-3923</w:t>
      </w:r>
      <w:r w:rsidR="008507B9" w:rsidRPr="00C81BAD">
        <w:rPr>
          <w:rFonts w:ascii="宋体" w:eastAsia="宋体" w:hAnsi="宋体" w:hint="eastAsia"/>
          <w:b w:val="0"/>
        </w:rPr>
        <w:t>-</w:t>
      </w:r>
      <w:r w:rsidR="008507B9" w:rsidRPr="00C81BAD">
        <w:rPr>
          <w:rFonts w:ascii="宋体" w:eastAsia="宋体" w:hAnsi="宋体"/>
          <w:b w:val="0"/>
        </w:rPr>
        <w:t>Invoker</w:t>
      </w:r>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原理不会-HDU-3923-</w:instrText>
      </w:r>
      <w:r w:rsidR="00C478A5" w:rsidRPr="00C81BAD">
        <w:rPr>
          <w:rFonts w:ascii="宋体" w:eastAsia="宋体" w:hAnsi="宋体"/>
          <w:b w:val="0"/>
        </w:rPr>
        <w:instrText>Invoker</w:instrText>
      </w:r>
      <w:r w:rsidR="00C478A5" w:rsidRPr="00C81BAD">
        <w:rPr>
          <w:rFonts w:ascii="宋体" w:eastAsia="宋体" w:hAnsi="宋体"/>
        </w:rPr>
        <w:instrText>:</w:instrText>
      </w:r>
      <w:r w:rsidR="00C478A5" w:rsidRPr="00C81BAD">
        <w:rPr>
          <w:rFonts w:ascii="宋体" w:eastAsia="宋体" w:hAnsi="宋体" w:hint="eastAsia"/>
        </w:rPr>
        <w:instrText>3</w:instrText>
      </w:r>
      <w:r w:rsidR="00C478A5" w:rsidRPr="00C81BAD">
        <w:rPr>
          <w:rFonts w:ascii="宋体" w:eastAsia="宋体" w:hAnsi="宋体"/>
        </w:rPr>
        <w:instrText xml:space="preserve">923" \y "HDU:3923" </w:instrText>
      </w:r>
      <w:r w:rsidR="00C478A5" w:rsidRPr="00C81BAD">
        <w:rPr>
          <w:rFonts w:ascii="宋体" w:eastAsia="宋体" w:hAnsi="宋体"/>
          <w:b w:val="0"/>
        </w:rPr>
        <w:fldChar w:fldCharType="end"/>
      </w:r>
    </w:p>
    <w:p w:rsidR="00185E3E" w:rsidRPr="00C81BAD" w:rsidRDefault="00185E3E" w:rsidP="00185E3E">
      <w:pPr>
        <w:rPr>
          <w:rFonts w:ascii="宋体" w:eastAsia="宋体" w:hAnsi="宋体"/>
        </w:rPr>
      </w:pPr>
      <w:r w:rsidRPr="00C81BAD">
        <w:rPr>
          <w:rFonts w:ascii="宋体" w:eastAsia="宋体" w:hAnsi="宋体" w:hint="eastAsia"/>
        </w:rPr>
        <w:t>【题意】</w:t>
      </w:r>
      <w:r w:rsidR="008A54B2" w:rsidRPr="00C81BAD">
        <w:rPr>
          <w:rFonts w:ascii="宋体" w:eastAsia="宋体" w:hAnsi="宋体" w:hint="eastAsia"/>
        </w:rPr>
        <w:t>n种元素（可以同一种元素拿多个）放m个位置，经过旋转和翻转重合的算一种，统计总的个数</w:t>
      </w:r>
    </w:p>
    <w:p w:rsidR="00185E3E" w:rsidRPr="00C81BAD" w:rsidRDefault="00185E3E" w:rsidP="00185E3E">
      <w:pPr>
        <w:rPr>
          <w:rFonts w:ascii="宋体" w:eastAsia="宋体" w:hAnsi="宋体"/>
        </w:rPr>
      </w:pPr>
      <w:r w:rsidRPr="00C81BAD">
        <w:rPr>
          <w:rFonts w:ascii="宋体" w:eastAsia="宋体" w:hAnsi="宋体" w:hint="eastAsia"/>
        </w:rPr>
        <w:t>【题解】</w:t>
      </w:r>
      <w:r w:rsidR="008A54B2" w:rsidRPr="00C81BAD">
        <w:rPr>
          <w:rFonts w:ascii="宋体" w:eastAsia="宋体" w:hAnsi="宋体" w:hint="eastAsia"/>
        </w:rPr>
        <w:t>应用（Burnsid引理）Polya定理，目前还不会</w:t>
      </w:r>
    </w:p>
    <w:p w:rsidR="00185E3E" w:rsidRPr="00C81BAD" w:rsidRDefault="00185E3E" w:rsidP="00185E3E">
      <w:pPr>
        <w:rPr>
          <w:rFonts w:ascii="宋体" w:eastAsia="宋体" w:hAnsi="宋体"/>
        </w:rPr>
      </w:pPr>
      <w:r w:rsidRPr="00C81BAD">
        <w:rPr>
          <w:rFonts w:ascii="宋体" w:eastAsia="宋体" w:hAnsi="宋体" w:hint="eastAsia"/>
        </w:rPr>
        <w:t>【参考AC代码】</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61AEEE"/>
          <w:kern w:val="0"/>
          <w:szCs w:val="21"/>
        </w:rPr>
        <w:t xml:space="preserve">#include </w:t>
      </w:r>
      <w:r w:rsidRPr="00C81BAD">
        <w:rPr>
          <w:rFonts w:ascii="宋体" w:eastAsia="宋体" w:hAnsi="宋体" w:cs="Consolas"/>
          <w:color w:val="98C379"/>
          <w:kern w:val="0"/>
          <w:szCs w:val="21"/>
        </w:rPr>
        <w:t>&lt;cstdio&gt;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61AEEE"/>
          <w:kern w:val="0"/>
          <w:szCs w:val="21"/>
        </w:rPr>
        <w:t>#define LL __int64</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C678DD"/>
          <w:kern w:val="0"/>
          <w:szCs w:val="21"/>
        </w:rPr>
        <w:lastRenderedPageBreak/>
        <w:t>const</w:t>
      </w:r>
      <w:r w:rsidRPr="00C81BAD">
        <w:rPr>
          <w:rFonts w:ascii="宋体" w:eastAsia="宋体" w:hAnsi="宋体" w:cs="Consolas"/>
          <w:color w:val="ABB2BF"/>
          <w:kern w:val="0"/>
          <w:szCs w:val="21"/>
        </w:rPr>
        <w:t xml:space="preserve"> LL mm=</w:t>
      </w:r>
      <w:r w:rsidRPr="00C81BAD">
        <w:rPr>
          <w:rFonts w:ascii="宋体" w:eastAsia="宋体" w:hAnsi="宋体" w:cs="Consolas"/>
          <w:color w:val="D19A66"/>
          <w:kern w:val="0"/>
          <w:szCs w:val="21"/>
        </w:rPr>
        <w:t>1000000007</w:t>
      </w: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LL mod, </w:t>
      </w:r>
      <w:r w:rsidRPr="00C81BAD">
        <w:rPr>
          <w:rFonts w:ascii="宋体" w:eastAsia="宋体" w:hAnsi="宋体" w:cs="Consolas"/>
          <w:color w:val="E6C07B"/>
          <w:kern w:val="0"/>
          <w:szCs w:val="21"/>
        </w:rPr>
        <w:t>pow</w:t>
      </w:r>
      <w:r w:rsidRPr="00C81BAD">
        <w:rPr>
          <w:rFonts w:ascii="宋体" w:eastAsia="宋体" w:hAnsi="宋体" w:cs="Consolas"/>
          <w:color w:val="ABB2BF"/>
          <w:kern w:val="0"/>
          <w:szCs w:val="21"/>
        </w:rPr>
        <w:t>[</w:t>
      </w:r>
      <w:r w:rsidRPr="00C81BAD">
        <w:rPr>
          <w:rFonts w:ascii="宋体" w:eastAsia="宋体" w:hAnsi="宋体" w:cs="Consolas"/>
          <w:color w:val="D19A66"/>
          <w:kern w:val="0"/>
          <w:szCs w:val="21"/>
        </w:rPr>
        <w:t>10005</w:t>
      </w: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C678DD"/>
          <w:kern w:val="0"/>
          <w:szCs w:val="21"/>
        </w:rPr>
        <w:t>int</w:t>
      </w:r>
      <w:r w:rsidRPr="00C81BAD">
        <w:rPr>
          <w:rFonts w:ascii="宋体" w:eastAsia="宋体" w:hAnsi="宋体" w:cs="Consolas"/>
          <w:color w:val="ABB2BF"/>
          <w:kern w:val="0"/>
          <w:szCs w:val="21"/>
        </w:rPr>
        <w:t xml:space="preserve"> n, m;</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LL </w:t>
      </w:r>
      <w:r w:rsidRPr="00C81BAD">
        <w:rPr>
          <w:rFonts w:ascii="宋体" w:eastAsia="宋体" w:hAnsi="宋体" w:cs="Consolas"/>
          <w:color w:val="61AEEE"/>
          <w:kern w:val="0"/>
          <w:szCs w:val="21"/>
        </w:rPr>
        <w:t>gcd</w:t>
      </w:r>
      <w:r w:rsidRPr="00C81BAD">
        <w:rPr>
          <w:rFonts w:ascii="宋体" w:eastAsia="宋体" w:hAnsi="宋体" w:cs="Consolas"/>
          <w:color w:val="ABB2BF"/>
          <w:kern w:val="0"/>
          <w:szCs w:val="21"/>
        </w:rPr>
        <w:t>(LL a, LL b)</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return</w:t>
      </w:r>
      <w:r w:rsidRPr="00C81BAD">
        <w:rPr>
          <w:rFonts w:ascii="宋体" w:eastAsia="宋体" w:hAnsi="宋体" w:cs="Consolas"/>
          <w:color w:val="ABB2BF"/>
          <w:kern w:val="0"/>
          <w:szCs w:val="21"/>
        </w:rPr>
        <w:t xml:space="preserve"> b==</w:t>
      </w:r>
      <w:r w:rsidRPr="00C81BAD">
        <w:rPr>
          <w:rFonts w:ascii="宋体" w:eastAsia="宋体" w:hAnsi="宋体" w:cs="Consolas"/>
          <w:color w:val="D19A66"/>
          <w:kern w:val="0"/>
          <w:szCs w:val="21"/>
        </w:rPr>
        <w:t>0</w:t>
      </w:r>
      <w:r w:rsidRPr="00C81BAD">
        <w:rPr>
          <w:rFonts w:ascii="宋体" w:eastAsia="宋体" w:hAnsi="宋体" w:cs="Consolas"/>
          <w:color w:val="ABB2BF"/>
          <w:kern w:val="0"/>
          <w:szCs w:val="21"/>
        </w:rPr>
        <w:t xml:space="preserve"> ? a : gcd(b,a%b);</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LL </w:t>
      </w:r>
      <w:r w:rsidRPr="00C81BAD">
        <w:rPr>
          <w:rFonts w:ascii="宋体" w:eastAsia="宋体" w:hAnsi="宋体" w:cs="Consolas"/>
          <w:color w:val="61AEEE"/>
          <w:kern w:val="0"/>
          <w:szCs w:val="21"/>
        </w:rPr>
        <w:t>rotat</w:t>
      </w:r>
      <w:r w:rsidRPr="00C81BAD">
        <w:rPr>
          <w:rFonts w:ascii="宋体" w:eastAsia="宋体" w:hAnsi="宋体" w:cs="Consolas"/>
          <w:color w:val="ABB2BF"/>
          <w:kern w:val="0"/>
          <w:szCs w:val="21"/>
        </w:rPr>
        <w:t xml:space="preserve">()     </w:t>
      </w:r>
      <w:r w:rsidRPr="00C81BAD">
        <w:rPr>
          <w:rFonts w:ascii="宋体" w:eastAsia="宋体" w:hAnsi="宋体" w:cs="Consolas"/>
          <w:i/>
          <w:iCs/>
          <w:color w:val="5C6370"/>
          <w:kern w:val="0"/>
          <w:szCs w:val="21"/>
        </w:rPr>
        <w:t>//旋转时的不动点</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LL ans = </w:t>
      </w:r>
      <w:r w:rsidRPr="00C81BAD">
        <w:rPr>
          <w:rFonts w:ascii="宋体" w:eastAsia="宋体" w:hAnsi="宋体" w:cs="Consolas"/>
          <w:color w:val="D19A66"/>
          <w:kern w:val="0"/>
          <w:szCs w:val="21"/>
        </w:rPr>
        <w:t>0</w:t>
      </w: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for</w:t>
      </w: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int</w:t>
      </w:r>
      <w:r w:rsidRPr="00C81BAD">
        <w:rPr>
          <w:rFonts w:ascii="宋体" w:eastAsia="宋体" w:hAnsi="宋体" w:cs="Consolas"/>
          <w:color w:val="ABB2BF"/>
          <w:kern w:val="0"/>
          <w:szCs w:val="21"/>
        </w:rPr>
        <w:t xml:space="preserve"> i=</w:t>
      </w:r>
      <w:r w:rsidRPr="00C81BAD">
        <w:rPr>
          <w:rFonts w:ascii="宋体" w:eastAsia="宋体" w:hAnsi="宋体" w:cs="Consolas"/>
          <w:color w:val="D19A66"/>
          <w:kern w:val="0"/>
          <w:szCs w:val="21"/>
        </w:rPr>
        <w:t>0</w:t>
      </w:r>
      <w:r w:rsidRPr="00C81BAD">
        <w:rPr>
          <w:rFonts w:ascii="宋体" w:eastAsia="宋体" w:hAnsi="宋体" w:cs="Consolas"/>
          <w:color w:val="ABB2BF"/>
          <w:kern w:val="0"/>
          <w:szCs w:val="21"/>
        </w:rPr>
        <w:t>; i&lt;m; ++i)</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ans = (ans+</w:t>
      </w:r>
      <w:r w:rsidRPr="00C81BAD">
        <w:rPr>
          <w:rFonts w:ascii="宋体" w:eastAsia="宋体" w:hAnsi="宋体" w:cs="Consolas"/>
          <w:color w:val="E6C07B"/>
          <w:kern w:val="0"/>
          <w:szCs w:val="21"/>
        </w:rPr>
        <w:t>pow</w:t>
      </w:r>
      <w:r w:rsidRPr="00C81BAD">
        <w:rPr>
          <w:rFonts w:ascii="宋体" w:eastAsia="宋体" w:hAnsi="宋体" w:cs="Consolas"/>
          <w:color w:val="ABB2BF"/>
          <w:kern w:val="0"/>
          <w:szCs w:val="21"/>
        </w:rPr>
        <w:t>[gcd(i,m)]) % mod;</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return</w:t>
      </w:r>
      <w:r w:rsidRPr="00C81BAD">
        <w:rPr>
          <w:rFonts w:ascii="宋体" w:eastAsia="宋体" w:hAnsi="宋体" w:cs="Consolas"/>
          <w:color w:val="ABB2BF"/>
          <w:kern w:val="0"/>
          <w:szCs w:val="21"/>
        </w:rPr>
        <w:t xml:space="preserve"> ans;</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LL </w:t>
      </w:r>
      <w:r w:rsidRPr="00C81BAD">
        <w:rPr>
          <w:rFonts w:ascii="宋体" w:eastAsia="宋体" w:hAnsi="宋体" w:cs="Consolas"/>
          <w:color w:val="61AEEE"/>
          <w:kern w:val="0"/>
          <w:szCs w:val="21"/>
        </w:rPr>
        <w:t>overturn</w:t>
      </w:r>
      <w:r w:rsidRPr="00C81BAD">
        <w:rPr>
          <w:rFonts w:ascii="宋体" w:eastAsia="宋体" w:hAnsi="宋体" w:cs="Consolas"/>
          <w:color w:val="ABB2BF"/>
          <w:kern w:val="0"/>
          <w:szCs w:val="21"/>
        </w:rPr>
        <w:t xml:space="preserve">()  </w:t>
      </w:r>
      <w:r w:rsidRPr="00C81BAD">
        <w:rPr>
          <w:rFonts w:ascii="宋体" w:eastAsia="宋体" w:hAnsi="宋体" w:cs="Consolas"/>
          <w:i/>
          <w:iCs/>
          <w:color w:val="5C6370"/>
          <w:kern w:val="0"/>
          <w:szCs w:val="21"/>
        </w:rPr>
        <w:t>//翻转时的不动点，分奇偶讨论</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LL ans = </w:t>
      </w:r>
      <w:r w:rsidRPr="00C81BAD">
        <w:rPr>
          <w:rFonts w:ascii="宋体" w:eastAsia="宋体" w:hAnsi="宋体" w:cs="Consolas"/>
          <w:color w:val="D19A66"/>
          <w:kern w:val="0"/>
          <w:szCs w:val="21"/>
        </w:rPr>
        <w:t>0</w:t>
      </w: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if</w:t>
      </w:r>
      <w:r w:rsidRPr="00C81BAD">
        <w:rPr>
          <w:rFonts w:ascii="宋体" w:eastAsia="宋体" w:hAnsi="宋体" w:cs="Consolas"/>
          <w:color w:val="ABB2BF"/>
          <w:kern w:val="0"/>
          <w:szCs w:val="21"/>
        </w:rPr>
        <w:t xml:space="preserve">(m &amp; </w:t>
      </w:r>
      <w:r w:rsidRPr="00C81BAD">
        <w:rPr>
          <w:rFonts w:ascii="宋体" w:eastAsia="宋体" w:hAnsi="宋体" w:cs="Consolas"/>
          <w:color w:val="D19A66"/>
          <w:kern w:val="0"/>
          <w:szCs w:val="21"/>
        </w:rPr>
        <w:t>1</w:t>
      </w: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ans = (ans+m*</w:t>
      </w:r>
      <w:r w:rsidRPr="00C81BAD">
        <w:rPr>
          <w:rFonts w:ascii="宋体" w:eastAsia="宋体" w:hAnsi="宋体" w:cs="Consolas"/>
          <w:color w:val="E6C07B"/>
          <w:kern w:val="0"/>
          <w:szCs w:val="21"/>
        </w:rPr>
        <w:t>pow</w:t>
      </w:r>
      <w:r w:rsidRPr="00C81BAD">
        <w:rPr>
          <w:rFonts w:ascii="宋体" w:eastAsia="宋体" w:hAnsi="宋体" w:cs="Consolas"/>
          <w:color w:val="ABB2BF"/>
          <w:kern w:val="0"/>
          <w:szCs w:val="21"/>
        </w:rPr>
        <w:t>[(m+</w:t>
      </w:r>
      <w:r w:rsidRPr="00C81BAD">
        <w:rPr>
          <w:rFonts w:ascii="宋体" w:eastAsia="宋体" w:hAnsi="宋体" w:cs="Consolas"/>
          <w:color w:val="D19A66"/>
          <w:kern w:val="0"/>
          <w:szCs w:val="21"/>
        </w:rPr>
        <w:t>1</w:t>
      </w:r>
      <w:r w:rsidRPr="00C81BAD">
        <w:rPr>
          <w:rFonts w:ascii="宋体" w:eastAsia="宋体" w:hAnsi="宋体" w:cs="Consolas"/>
          <w:color w:val="ABB2BF"/>
          <w:kern w:val="0"/>
          <w:szCs w:val="21"/>
        </w:rPr>
        <w:t>)/</w:t>
      </w:r>
      <w:r w:rsidRPr="00C81BAD">
        <w:rPr>
          <w:rFonts w:ascii="宋体" w:eastAsia="宋体" w:hAnsi="宋体" w:cs="Consolas"/>
          <w:color w:val="D19A66"/>
          <w:kern w:val="0"/>
          <w:szCs w:val="21"/>
        </w:rPr>
        <w:t>2</w:t>
      </w:r>
      <w:r w:rsidRPr="00C81BAD">
        <w:rPr>
          <w:rFonts w:ascii="宋体" w:eastAsia="宋体" w:hAnsi="宋体" w:cs="Consolas"/>
          <w:color w:val="ABB2BF"/>
          <w:kern w:val="0"/>
          <w:szCs w:val="21"/>
        </w:rPr>
        <w:t>]) % mod;</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else</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ans = (ans+m/</w:t>
      </w:r>
      <w:r w:rsidRPr="00C81BAD">
        <w:rPr>
          <w:rFonts w:ascii="宋体" w:eastAsia="宋体" w:hAnsi="宋体" w:cs="Consolas"/>
          <w:color w:val="D19A66"/>
          <w:kern w:val="0"/>
          <w:szCs w:val="21"/>
        </w:rPr>
        <w:t>2</w:t>
      </w:r>
      <w:r w:rsidRPr="00C81BAD">
        <w:rPr>
          <w:rFonts w:ascii="宋体" w:eastAsia="宋体" w:hAnsi="宋体" w:cs="Consolas"/>
          <w:color w:val="ABB2BF"/>
          <w:kern w:val="0"/>
          <w:szCs w:val="21"/>
        </w:rPr>
        <w:t>*(</w:t>
      </w:r>
      <w:r w:rsidRPr="00C81BAD">
        <w:rPr>
          <w:rFonts w:ascii="宋体" w:eastAsia="宋体" w:hAnsi="宋体" w:cs="Consolas"/>
          <w:color w:val="E6C07B"/>
          <w:kern w:val="0"/>
          <w:szCs w:val="21"/>
        </w:rPr>
        <w:t>pow</w:t>
      </w:r>
      <w:r w:rsidRPr="00C81BAD">
        <w:rPr>
          <w:rFonts w:ascii="宋体" w:eastAsia="宋体" w:hAnsi="宋体" w:cs="Consolas"/>
          <w:color w:val="ABB2BF"/>
          <w:kern w:val="0"/>
          <w:szCs w:val="21"/>
        </w:rPr>
        <w:t>[m/</w:t>
      </w:r>
      <w:r w:rsidRPr="00C81BAD">
        <w:rPr>
          <w:rFonts w:ascii="宋体" w:eastAsia="宋体" w:hAnsi="宋体" w:cs="Consolas"/>
          <w:color w:val="D19A66"/>
          <w:kern w:val="0"/>
          <w:szCs w:val="21"/>
        </w:rPr>
        <w:t>2</w:t>
      </w:r>
      <w:r w:rsidRPr="00C81BAD">
        <w:rPr>
          <w:rFonts w:ascii="宋体" w:eastAsia="宋体" w:hAnsi="宋体" w:cs="Consolas"/>
          <w:color w:val="ABB2BF"/>
          <w:kern w:val="0"/>
          <w:szCs w:val="21"/>
        </w:rPr>
        <w:t>+</w:t>
      </w:r>
      <w:r w:rsidRPr="00C81BAD">
        <w:rPr>
          <w:rFonts w:ascii="宋体" w:eastAsia="宋体" w:hAnsi="宋体" w:cs="Consolas"/>
          <w:color w:val="D19A66"/>
          <w:kern w:val="0"/>
          <w:szCs w:val="21"/>
        </w:rPr>
        <w:t>1</w:t>
      </w:r>
      <w:r w:rsidRPr="00C81BAD">
        <w:rPr>
          <w:rFonts w:ascii="宋体" w:eastAsia="宋体" w:hAnsi="宋体" w:cs="Consolas"/>
          <w:color w:val="ABB2BF"/>
          <w:kern w:val="0"/>
          <w:szCs w:val="21"/>
        </w:rPr>
        <w:t>]+</w:t>
      </w:r>
      <w:r w:rsidRPr="00C81BAD">
        <w:rPr>
          <w:rFonts w:ascii="宋体" w:eastAsia="宋体" w:hAnsi="宋体" w:cs="Consolas"/>
          <w:color w:val="E6C07B"/>
          <w:kern w:val="0"/>
          <w:szCs w:val="21"/>
        </w:rPr>
        <w:t>pow</w:t>
      </w:r>
      <w:r w:rsidRPr="00C81BAD">
        <w:rPr>
          <w:rFonts w:ascii="宋体" w:eastAsia="宋体" w:hAnsi="宋体" w:cs="Consolas"/>
          <w:color w:val="ABB2BF"/>
          <w:kern w:val="0"/>
          <w:szCs w:val="21"/>
        </w:rPr>
        <w:t>[m/</w:t>
      </w:r>
      <w:r w:rsidRPr="00C81BAD">
        <w:rPr>
          <w:rFonts w:ascii="宋体" w:eastAsia="宋体" w:hAnsi="宋体" w:cs="Consolas"/>
          <w:color w:val="D19A66"/>
          <w:kern w:val="0"/>
          <w:szCs w:val="21"/>
        </w:rPr>
        <w:t>2</w:t>
      </w:r>
      <w:r w:rsidRPr="00C81BAD">
        <w:rPr>
          <w:rFonts w:ascii="宋体" w:eastAsia="宋体" w:hAnsi="宋体" w:cs="Consolas"/>
          <w:color w:val="ABB2BF"/>
          <w:kern w:val="0"/>
          <w:szCs w:val="21"/>
        </w:rPr>
        <w:t>])) % mod;</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return</w:t>
      </w:r>
      <w:r w:rsidRPr="00C81BAD">
        <w:rPr>
          <w:rFonts w:ascii="宋体" w:eastAsia="宋体" w:hAnsi="宋体" w:cs="Consolas"/>
          <w:color w:val="ABB2BF"/>
          <w:kern w:val="0"/>
          <w:szCs w:val="21"/>
        </w:rPr>
        <w:t xml:space="preserve"> ans;</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C678DD"/>
          <w:kern w:val="0"/>
          <w:szCs w:val="21"/>
        </w:rPr>
        <w:t>int</w:t>
      </w:r>
      <w:r w:rsidRPr="00C81BAD">
        <w:rPr>
          <w:rFonts w:ascii="宋体" w:eastAsia="宋体" w:hAnsi="宋体" w:cs="Consolas"/>
          <w:color w:val="ABB2BF"/>
          <w:kern w:val="0"/>
          <w:szCs w:val="21"/>
        </w:rPr>
        <w:t xml:space="preserve"> </w:t>
      </w:r>
      <w:r w:rsidRPr="00C81BAD">
        <w:rPr>
          <w:rFonts w:ascii="宋体" w:eastAsia="宋体" w:hAnsi="宋体" w:cs="Consolas"/>
          <w:color w:val="61AEEE"/>
          <w:kern w:val="0"/>
          <w:szCs w:val="21"/>
        </w:rPr>
        <w:t>main</w:t>
      </w:r>
      <w:r w:rsidRPr="00C81BAD">
        <w:rPr>
          <w:rFonts w:ascii="宋体" w:eastAsia="宋体" w:hAnsi="宋体" w:cs="Consolas"/>
          <w:color w:val="ABB2BF"/>
          <w:kern w:val="0"/>
          <w:szCs w:val="21"/>
        </w:rPr>
        <w:t xml:space="preserve"> ()</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int</w:t>
      </w:r>
      <w:r w:rsidRPr="00C81BAD">
        <w:rPr>
          <w:rFonts w:ascii="宋体" w:eastAsia="宋体" w:hAnsi="宋体" w:cs="Consolas"/>
          <w:color w:val="ABB2BF"/>
          <w:kern w:val="0"/>
          <w:szCs w:val="21"/>
        </w:rPr>
        <w:t xml:space="preserve"> cas, t=</w:t>
      </w:r>
      <w:r w:rsidRPr="00C81BAD">
        <w:rPr>
          <w:rFonts w:ascii="宋体" w:eastAsia="宋体" w:hAnsi="宋体" w:cs="Consolas"/>
          <w:color w:val="D19A66"/>
          <w:kern w:val="0"/>
          <w:szCs w:val="21"/>
        </w:rPr>
        <w:t>0</w:t>
      </w: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E6C07B"/>
          <w:kern w:val="0"/>
          <w:szCs w:val="21"/>
        </w:rPr>
        <w:t>scanf</w:t>
      </w:r>
      <w:r w:rsidRPr="00C81BAD">
        <w:rPr>
          <w:rFonts w:ascii="宋体" w:eastAsia="宋体" w:hAnsi="宋体" w:cs="Consolas"/>
          <w:color w:val="ABB2BF"/>
          <w:kern w:val="0"/>
          <w:szCs w:val="21"/>
        </w:rPr>
        <w:t>(</w:t>
      </w:r>
      <w:r w:rsidRPr="00C81BAD">
        <w:rPr>
          <w:rFonts w:ascii="宋体" w:eastAsia="宋体" w:hAnsi="宋体" w:cs="Consolas"/>
          <w:color w:val="98C379"/>
          <w:kern w:val="0"/>
          <w:szCs w:val="21"/>
        </w:rPr>
        <w:t>"%d"</w:t>
      </w:r>
      <w:r w:rsidRPr="00C81BAD">
        <w:rPr>
          <w:rFonts w:ascii="宋体" w:eastAsia="宋体" w:hAnsi="宋体" w:cs="Consolas"/>
          <w:color w:val="ABB2BF"/>
          <w:kern w:val="0"/>
          <w:szCs w:val="21"/>
        </w:rPr>
        <w:t>, &amp;cas);</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while</w:t>
      </w:r>
      <w:r w:rsidRPr="00C81BAD">
        <w:rPr>
          <w:rFonts w:ascii="宋体" w:eastAsia="宋体" w:hAnsi="宋体" w:cs="Consolas"/>
          <w:color w:val="ABB2BF"/>
          <w:kern w:val="0"/>
          <w:szCs w:val="21"/>
        </w:rPr>
        <w:t>(cas--)</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LL ans = </w:t>
      </w:r>
      <w:r w:rsidRPr="00C81BAD">
        <w:rPr>
          <w:rFonts w:ascii="宋体" w:eastAsia="宋体" w:hAnsi="宋体" w:cs="Consolas"/>
          <w:color w:val="D19A66"/>
          <w:kern w:val="0"/>
          <w:szCs w:val="21"/>
        </w:rPr>
        <w:t>0</w:t>
      </w: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E6C07B"/>
          <w:kern w:val="0"/>
          <w:szCs w:val="21"/>
        </w:rPr>
        <w:t>scanf</w:t>
      </w:r>
      <w:r w:rsidRPr="00C81BAD">
        <w:rPr>
          <w:rFonts w:ascii="宋体" w:eastAsia="宋体" w:hAnsi="宋体" w:cs="Consolas"/>
          <w:color w:val="ABB2BF"/>
          <w:kern w:val="0"/>
          <w:szCs w:val="21"/>
        </w:rPr>
        <w:t>(</w:t>
      </w:r>
      <w:r w:rsidRPr="00C81BAD">
        <w:rPr>
          <w:rFonts w:ascii="宋体" w:eastAsia="宋体" w:hAnsi="宋体" w:cs="Consolas"/>
          <w:color w:val="98C379"/>
          <w:kern w:val="0"/>
          <w:szCs w:val="21"/>
        </w:rPr>
        <w:t>"%d%d"</w:t>
      </w:r>
      <w:r w:rsidRPr="00C81BAD">
        <w:rPr>
          <w:rFonts w:ascii="宋体" w:eastAsia="宋体" w:hAnsi="宋体" w:cs="Consolas"/>
          <w:color w:val="ABB2BF"/>
          <w:kern w:val="0"/>
          <w:szCs w:val="21"/>
        </w:rPr>
        <w:t>, &amp;n, &amp;m);</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mod = </w:t>
      </w:r>
      <w:r w:rsidRPr="00C81BAD">
        <w:rPr>
          <w:rFonts w:ascii="宋体" w:eastAsia="宋体" w:hAnsi="宋体" w:cs="Consolas"/>
          <w:color w:val="D19A66"/>
          <w:kern w:val="0"/>
          <w:szCs w:val="21"/>
        </w:rPr>
        <w:t>2</w:t>
      </w:r>
      <w:r w:rsidRPr="00C81BAD">
        <w:rPr>
          <w:rFonts w:ascii="宋体" w:eastAsia="宋体" w:hAnsi="宋体" w:cs="Consolas"/>
          <w:color w:val="ABB2BF"/>
          <w:kern w:val="0"/>
          <w:szCs w:val="21"/>
        </w:rPr>
        <w:t>*m*mm;</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E6C07B"/>
          <w:kern w:val="0"/>
          <w:szCs w:val="21"/>
        </w:rPr>
        <w:t>pow</w:t>
      </w:r>
      <w:r w:rsidRPr="00C81BAD">
        <w:rPr>
          <w:rFonts w:ascii="宋体" w:eastAsia="宋体" w:hAnsi="宋体" w:cs="Consolas"/>
          <w:color w:val="ABB2BF"/>
          <w:kern w:val="0"/>
          <w:szCs w:val="21"/>
        </w:rPr>
        <w:t>[</w:t>
      </w:r>
      <w:r w:rsidRPr="00C81BAD">
        <w:rPr>
          <w:rFonts w:ascii="宋体" w:eastAsia="宋体" w:hAnsi="宋体" w:cs="Consolas"/>
          <w:color w:val="D19A66"/>
          <w:kern w:val="0"/>
          <w:szCs w:val="21"/>
        </w:rPr>
        <w:t>0</w:t>
      </w:r>
      <w:r w:rsidRPr="00C81BAD">
        <w:rPr>
          <w:rFonts w:ascii="宋体" w:eastAsia="宋体" w:hAnsi="宋体" w:cs="Consolas"/>
          <w:color w:val="ABB2BF"/>
          <w:kern w:val="0"/>
          <w:szCs w:val="21"/>
        </w:rPr>
        <w:t xml:space="preserve">] = </w:t>
      </w:r>
      <w:r w:rsidRPr="00C81BAD">
        <w:rPr>
          <w:rFonts w:ascii="宋体" w:eastAsia="宋体" w:hAnsi="宋体" w:cs="Consolas"/>
          <w:color w:val="D19A66"/>
          <w:kern w:val="0"/>
          <w:szCs w:val="21"/>
        </w:rPr>
        <w:t>1</w:t>
      </w: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for</w:t>
      </w:r>
      <w:r w:rsidRPr="00C81BAD">
        <w:rPr>
          <w:rFonts w:ascii="宋体" w:eastAsia="宋体" w:hAnsi="宋体" w:cs="Consolas"/>
          <w:color w:val="ABB2BF"/>
          <w:kern w:val="0"/>
          <w:szCs w:val="21"/>
        </w:rPr>
        <w:t>(</w:t>
      </w:r>
      <w:r w:rsidRPr="00C81BAD">
        <w:rPr>
          <w:rFonts w:ascii="宋体" w:eastAsia="宋体" w:hAnsi="宋体" w:cs="Consolas"/>
          <w:color w:val="C678DD"/>
          <w:kern w:val="0"/>
          <w:szCs w:val="21"/>
        </w:rPr>
        <w:t>int</w:t>
      </w:r>
      <w:r w:rsidRPr="00C81BAD">
        <w:rPr>
          <w:rFonts w:ascii="宋体" w:eastAsia="宋体" w:hAnsi="宋体" w:cs="Consolas"/>
          <w:color w:val="ABB2BF"/>
          <w:kern w:val="0"/>
          <w:szCs w:val="21"/>
        </w:rPr>
        <w:t xml:space="preserve"> i=</w:t>
      </w:r>
      <w:r w:rsidRPr="00C81BAD">
        <w:rPr>
          <w:rFonts w:ascii="宋体" w:eastAsia="宋体" w:hAnsi="宋体" w:cs="Consolas"/>
          <w:color w:val="D19A66"/>
          <w:kern w:val="0"/>
          <w:szCs w:val="21"/>
        </w:rPr>
        <w:t>1</w:t>
      </w:r>
      <w:r w:rsidRPr="00C81BAD">
        <w:rPr>
          <w:rFonts w:ascii="宋体" w:eastAsia="宋体" w:hAnsi="宋体" w:cs="Consolas"/>
          <w:color w:val="ABB2BF"/>
          <w:kern w:val="0"/>
          <w:szCs w:val="21"/>
        </w:rPr>
        <w:t>; i&lt;=m; ++i)</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E6C07B"/>
          <w:kern w:val="0"/>
          <w:szCs w:val="21"/>
        </w:rPr>
        <w:t>pow</w:t>
      </w:r>
      <w:r w:rsidRPr="00C81BAD">
        <w:rPr>
          <w:rFonts w:ascii="宋体" w:eastAsia="宋体" w:hAnsi="宋体" w:cs="Consolas"/>
          <w:color w:val="ABB2BF"/>
          <w:kern w:val="0"/>
          <w:szCs w:val="21"/>
        </w:rPr>
        <w:t>[i] = (</w:t>
      </w:r>
      <w:r w:rsidRPr="00C81BAD">
        <w:rPr>
          <w:rFonts w:ascii="宋体" w:eastAsia="宋体" w:hAnsi="宋体" w:cs="Consolas"/>
          <w:color w:val="E6C07B"/>
          <w:kern w:val="0"/>
          <w:szCs w:val="21"/>
        </w:rPr>
        <w:t>pow</w:t>
      </w:r>
      <w:r w:rsidRPr="00C81BAD">
        <w:rPr>
          <w:rFonts w:ascii="宋体" w:eastAsia="宋体" w:hAnsi="宋体" w:cs="Consolas"/>
          <w:color w:val="ABB2BF"/>
          <w:kern w:val="0"/>
          <w:szCs w:val="21"/>
        </w:rPr>
        <w:t>[i</w:t>
      </w:r>
      <w:r w:rsidRPr="00C81BAD">
        <w:rPr>
          <w:rFonts w:ascii="宋体" w:eastAsia="宋体" w:hAnsi="宋体" w:cs="Consolas"/>
          <w:color w:val="D19A66"/>
          <w:kern w:val="0"/>
          <w:szCs w:val="21"/>
        </w:rPr>
        <w:t>-1</w:t>
      </w:r>
      <w:r w:rsidRPr="00C81BAD">
        <w:rPr>
          <w:rFonts w:ascii="宋体" w:eastAsia="宋体" w:hAnsi="宋体" w:cs="Consolas"/>
          <w:color w:val="ABB2BF"/>
          <w:kern w:val="0"/>
          <w:szCs w:val="21"/>
        </w:rPr>
        <w:t>]*n) % mod;</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ans += rotat();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ans  = (ans + overturn()) % mod;</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E6C07B"/>
          <w:kern w:val="0"/>
          <w:szCs w:val="21"/>
        </w:rPr>
        <w:t>printf</w:t>
      </w:r>
      <w:r w:rsidRPr="00C81BAD">
        <w:rPr>
          <w:rFonts w:ascii="宋体" w:eastAsia="宋体" w:hAnsi="宋体" w:cs="Consolas"/>
          <w:color w:val="ABB2BF"/>
          <w:kern w:val="0"/>
          <w:szCs w:val="21"/>
        </w:rPr>
        <w:t>(</w:t>
      </w:r>
      <w:r w:rsidRPr="00C81BAD">
        <w:rPr>
          <w:rFonts w:ascii="宋体" w:eastAsia="宋体" w:hAnsi="宋体" w:cs="Consolas"/>
          <w:color w:val="98C379"/>
          <w:kern w:val="0"/>
          <w:szCs w:val="21"/>
        </w:rPr>
        <w:t>"Case #%d: %I64d\n"</w:t>
      </w:r>
      <w:r w:rsidRPr="00C81BAD">
        <w:rPr>
          <w:rFonts w:ascii="宋体" w:eastAsia="宋体" w:hAnsi="宋体" w:cs="Consolas"/>
          <w:color w:val="ABB2BF"/>
          <w:kern w:val="0"/>
          <w:szCs w:val="21"/>
        </w:rPr>
        <w:t>, ++t, (ans/</w:t>
      </w:r>
      <w:r w:rsidRPr="00C81BAD">
        <w:rPr>
          <w:rFonts w:ascii="宋体" w:eastAsia="宋体" w:hAnsi="宋体" w:cs="Consolas"/>
          <w:color w:val="D19A66"/>
          <w:kern w:val="0"/>
          <w:szCs w:val="21"/>
        </w:rPr>
        <w:t>2</w:t>
      </w:r>
      <w:r w:rsidRPr="00C81BAD">
        <w:rPr>
          <w:rFonts w:ascii="宋体" w:eastAsia="宋体" w:hAnsi="宋体" w:cs="Consolas"/>
          <w:color w:val="ABB2BF"/>
          <w:kern w:val="0"/>
          <w:szCs w:val="21"/>
        </w:rPr>
        <w:t>/m)%mm);</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t xml:space="preserve">    </w:t>
      </w:r>
      <w:r w:rsidRPr="00C81BAD">
        <w:rPr>
          <w:rFonts w:ascii="宋体" w:eastAsia="宋体" w:hAnsi="宋体" w:cs="Consolas"/>
          <w:color w:val="C678DD"/>
          <w:kern w:val="0"/>
          <w:szCs w:val="21"/>
        </w:rPr>
        <w:t>return</w:t>
      </w:r>
      <w:r w:rsidRPr="00C81BAD">
        <w:rPr>
          <w:rFonts w:ascii="宋体" w:eastAsia="宋体" w:hAnsi="宋体" w:cs="Consolas"/>
          <w:color w:val="ABB2BF"/>
          <w:kern w:val="0"/>
          <w:szCs w:val="21"/>
        </w:rPr>
        <w:t xml:space="preserve"> </w:t>
      </w:r>
      <w:r w:rsidRPr="00C81BAD">
        <w:rPr>
          <w:rFonts w:ascii="宋体" w:eastAsia="宋体" w:hAnsi="宋体" w:cs="Consolas"/>
          <w:color w:val="D19A66"/>
          <w:kern w:val="0"/>
          <w:szCs w:val="21"/>
        </w:rPr>
        <w:t>0</w:t>
      </w:r>
      <w:r w:rsidRPr="00C81BAD">
        <w:rPr>
          <w:rFonts w:ascii="宋体" w:eastAsia="宋体" w:hAnsi="宋体" w:cs="Consolas"/>
          <w:color w:val="ABB2BF"/>
          <w:kern w:val="0"/>
          <w:szCs w:val="21"/>
        </w:rPr>
        <w:t>;</w:t>
      </w:r>
    </w:p>
    <w:p w:rsidR="00185E3E" w:rsidRPr="00C81BAD" w:rsidRDefault="00185E3E" w:rsidP="00185E3E">
      <w:pPr>
        <w:widowControl/>
        <w:numPr>
          <w:ilvl w:val="0"/>
          <w:numId w:val="1"/>
        </w:numPr>
        <w:wordWrap w:val="0"/>
        <w:ind w:left="120"/>
        <w:jc w:val="left"/>
        <w:rPr>
          <w:rFonts w:ascii="宋体" w:eastAsia="宋体" w:hAnsi="宋体" w:cs="Consolas"/>
          <w:color w:val="ABB2BF"/>
          <w:kern w:val="0"/>
          <w:szCs w:val="21"/>
        </w:rPr>
      </w:pPr>
      <w:r w:rsidRPr="00C81BAD">
        <w:rPr>
          <w:rFonts w:ascii="宋体" w:eastAsia="宋体" w:hAnsi="宋体" w:cs="Consolas"/>
          <w:color w:val="ABB2BF"/>
          <w:kern w:val="0"/>
          <w:szCs w:val="21"/>
        </w:rPr>
        <w:lastRenderedPageBreak/>
        <w:t>}</w:t>
      </w:r>
    </w:p>
    <w:p w:rsidR="00CA6B31" w:rsidRPr="00C81BAD" w:rsidRDefault="00CA6B31" w:rsidP="00CA6B31">
      <w:pPr>
        <w:pStyle w:val="4"/>
        <w:rPr>
          <w:rFonts w:ascii="宋体" w:eastAsia="宋体" w:hAnsi="宋体" w:cstheme="minorBidi"/>
          <w:b w:val="0"/>
          <w:bCs w:val="0"/>
          <w:sz w:val="21"/>
          <w:szCs w:val="22"/>
        </w:rPr>
      </w:pPr>
      <w:r w:rsidRPr="00C81BAD">
        <w:rPr>
          <w:rFonts w:ascii="宋体" w:eastAsia="宋体" w:hAnsi="宋体" w:cstheme="minorBidi" w:hint="eastAsia"/>
          <w:b w:val="0"/>
          <w:bCs w:val="0"/>
          <w:sz w:val="21"/>
          <w:szCs w:val="22"/>
        </w:rPr>
        <w:t>HD</w:t>
      </w:r>
      <w:r w:rsidRPr="00C81BAD">
        <w:rPr>
          <w:rFonts w:ascii="宋体" w:eastAsia="宋体" w:hAnsi="宋体" w:cstheme="minorBidi"/>
          <w:b w:val="0"/>
          <w:bCs w:val="0"/>
          <w:sz w:val="21"/>
          <w:szCs w:val="22"/>
        </w:rPr>
        <w:t>U</w:t>
      </w:r>
      <w:r w:rsidRPr="00C81BAD">
        <w:rPr>
          <w:rFonts w:ascii="宋体" w:eastAsia="宋体" w:hAnsi="宋体" w:cstheme="minorBidi" w:hint="eastAsia"/>
          <w:b w:val="0"/>
          <w:bCs w:val="0"/>
          <w:sz w:val="21"/>
          <w:szCs w:val="22"/>
        </w:rPr>
        <w:t>-</w:t>
      </w:r>
      <w:r w:rsidRPr="00C81BAD">
        <w:rPr>
          <w:rFonts w:ascii="宋体" w:eastAsia="宋体" w:hAnsi="宋体" w:cstheme="minorBidi"/>
          <w:b w:val="0"/>
          <w:bCs w:val="0"/>
          <w:sz w:val="21"/>
          <w:szCs w:val="22"/>
        </w:rPr>
        <w:t>1812</w:t>
      </w:r>
      <w:r w:rsidRPr="00C81BAD">
        <w:rPr>
          <w:rFonts w:ascii="宋体" w:eastAsia="宋体" w:hAnsi="宋体" w:cstheme="minorBidi" w:hint="eastAsia"/>
          <w:b w:val="0"/>
          <w:bCs w:val="0"/>
          <w:sz w:val="21"/>
          <w:szCs w:val="22"/>
        </w:rPr>
        <w:t>-</w:t>
      </w:r>
      <w:r w:rsidRPr="00C81BAD">
        <w:rPr>
          <w:rFonts w:ascii="宋体" w:eastAsia="宋体" w:hAnsi="宋体" w:cstheme="minorBidi"/>
          <w:b w:val="0"/>
          <w:bCs w:val="0"/>
          <w:sz w:val="21"/>
          <w:szCs w:val="22"/>
        </w:rPr>
        <w:t>Count Teris</w:t>
      </w:r>
      <w:r w:rsidR="00C478A5" w:rsidRPr="00C81BAD">
        <w:rPr>
          <w:rFonts w:ascii="宋体" w:eastAsia="宋体" w:hAnsi="宋体" w:cstheme="minorBidi"/>
          <w:b w:val="0"/>
          <w:bCs w:val="0"/>
          <w:sz w:val="21"/>
          <w:szCs w:val="22"/>
        </w:rPr>
        <w:fldChar w:fldCharType="begin"/>
      </w:r>
      <w:r w:rsidR="00C478A5" w:rsidRPr="00C81BAD">
        <w:rPr>
          <w:rFonts w:ascii="宋体" w:eastAsia="宋体" w:hAnsi="宋体"/>
        </w:rPr>
        <w:instrText xml:space="preserve"> XE "</w:instrText>
      </w:r>
      <w:r w:rsidR="00C478A5" w:rsidRPr="00C81BAD">
        <w:rPr>
          <w:rFonts w:ascii="宋体" w:eastAsia="宋体" w:hAnsi="宋体" w:cstheme="minorBidi" w:hint="eastAsia"/>
          <w:b w:val="0"/>
          <w:bCs w:val="0"/>
          <w:sz w:val="21"/>
          <w:szCs w:val="22"/>
        </w:rPr>
        <w:instrText>HD</w:instrText>
      </w:r>
      <w:r w:rsidR="00C478A5" w:rsidRPr="00C81BAD">
        <w:rPr>
          <w:rFonts w:ascii="宋体" w:eastAsia="宋体" w:hAnsi="宋体" w:cstheme="minorBidi"/>
          <w:b w:val="0"/>
          <w:bCs w:val="0"/>
          <w:sz w:val="21"/>
          <w:szCs w:val="22"/>
        </w:rPr>
        <w:instrText>U</w:instrText>
      </w:r>
      <w:r w:rsidR="00C478A5" w:rsidRPr="00C81BAD">
        <w:rPr>
          <w:rFonts w:ascii="宋体" w:eastAsia="宋体" w:hAnsi="宋体" w:cstheme="minorBidi" w:hint="eastAsia"/>
          <w:b w:val="0"/>
          <w:bCs w:val="0"/>
          <w:sz w:val="21"/>
          <w:szCs w:val="22"/>
        </w:rPr>
        <w:instrText>-</w:instrText>
      </w:r>
      <w:r w:rsidR="00C478A5" w:rsidRPr="00C81BAD">
        <w:rPr>
          <w:rFonts w:ascii="宋体" w:eastAsia="宋体" w:hAnsi="宋体" w:cstheme="minorBidi"/>
          <w:b w:val="0"/>
          <w:bCs w:val="0"/>
          <w:sz w:val="21"/>
          <w:szCs w:val="22"/>
        </w:rPr>
        <w:instrText>1812</w:instrText>
      </w:r>
      <w:r w:rsidR="00C478A5" w:rsidRPr="00C81BAD">
        <w:rPr>
          <w:rFonts w:ascii="宋体" w:eastAsia="宋体" w:hAnsi="宋体" w:cstheme="minorBidi" w:hint="eastAsia"/>
          <w:b w:val="0"/>
          <w:bCs w:val="0"/>
          <w:sz w:val="21"/>
          <w:szCs w:val="22"/>
        </w:rPr>
        <w:instrText>-</w:instrText>
      </w:r>
      <w:r w:rsidR="00C478A5" w:rsidRPr="00C81BAD">
        <w:rPr>
          <w:rFonts w:ascii="宋体" w:eastAsia="宋体" w:hAnsi="宋体" w:cstheme="minorBidi"/>
          <w:b w:val="0"/>
          <w:bCs w:val="0"/>
          <w:sz w:val="21"/>
          <w:szCs w:val="22"/>
        </w:rPr>
        <w:instrText>Count Teris</w:instrText>
      </w:r>
      <w:r w:rsidR="00C478A5" w:rsidRPr="00C81BAD">
        <w:rPr>
          <w:rFonts w:ascii="宋体" w:eastAsia="宋体" w:hAnsi="宋体"/>
        </w:rPr>
        <w:instrText>:</w:instrText>
      </w:r>
      <w:r w:rsidR="00C478A5" w:rsidRPr="00C81BAD">
        <w:rPr>
          <w:rFonts w:ascii="宋体" w:eastAsia="宋体" w:hAnsi="宋体" w:hint="eastAsia"/>
        </w:rPr>
        <w:instrText>1</w:instrText>
      </w:r>
      <w:r w:rsidR="00C478A5" w:rsidRPr="00C81BAD">
        <w:rPr>
          <w:rFonts w:ascii="宋体" w:eastAsia="宋体" w:hAnsi="宋体"/>
        </w:rPr>
        <w:instrText xml:space="preserve">812" \y "HDU:1812" </w:instrText>
      </w:r>
      <w:r w:rsidR="00C478A5" w:rsidRPr="00C81BAD">
        <w:rPr>
          <w:rFonts w:ascii="宋体" w:eastAsia="宋体" w:hAnsi="宋体" w:cstheme="minorBidi"/>
          <w:b w:val="0"/>
          <w:bCs w:val="0"/>
          <w:sz w:val="21"/>
          <w:szCs w:val="22"/>
        </w:rPr>
        <w:fldChar w:fldCharType="end"/>
      </w:r>
    </w:p>
    <w:p w:rsidR="00CA6B31" w:rsidRPr="00C81BAD" w:rsidRDefault="00CA6B31" w:rsidP="00CA6B31">
      <w:pPr>
        <w:widowControl/>
        <w:wordWrap w:val="0"/>
        <w:ind w:left="-240"/>
        <w:jc w:val="left"/>
        <w:rPr>
          <w:rFonts w:ascii="宋体" w:eastAsia="宋体" w:hAnsi="宋体"/>
        </w:rPr>
      </w:pPr>
      <w:r w:rsidRPr="00C81BAD">
        <w:rPr>
          <w:rFonts w:ascii="宋体" w:eastAsia="宋体" w:hAnsi="宋体" w:hint="eastAsia"/>
        </w:rPr>
        <w:t>【题意】n</w:t>
      </w:r>
      <w:r w:rsidRPr="00C81BAD">
        <w:rPr>
          <w:rFonts w:ascii="宋体" w:eastAsia="宋体" w:hAnsi="宋体"/>
        </w:rPr>
        <w:t>*n</w:t>
      </w:r>
      <w:r w:rsidRPr="00C81BAD">
        <w:rPr>
          <w:rFonts w:ascii="宋体" w:eastAsia="宋体" w:hAnsi="宋体" w:hint="eastAsia"/>
        </w:rPr>
        <w:t>的棋盘，用c种颜色染色，（旋转、反射算一种），问有多少种不同棋盘。</w:t>
      </w:r>
    </w:p>
    <w:p w:rsidR="00CA6B31" w:rsidRPr="00C81BAD" w:rsidRDefault="00CA6B31" w:rsidP="00CA6B31">
      <w:pPr>
        <w:widowControl/>
        <w:wordWrap w:val="0"/>
        <w:ind w:left="-240"/>
        <w:jc w:val="left"/>
        <w:rPr>
          <w:rFonts w:ascii="宋体" w:eastAsia="宋体" w:hAnsi="宋体"/>
        </w:rPr>
      </w:pPr>
      <w:r w:rsidRPr="00C81BAD">
        <w:rPr>
          <w:rFonts w:ascii="宋体" w:eastAsia="宋体" w:hAnsi="宋体" w:hint="eastAsia"/>
        </w:rPr>
        <w:t>数据规模 n</w:t>
      </w:r>
      <w:r w:rsidRPr="00C81BAD">
        <w:rPr>
          <w:rFonts w:ascii="宋体" w:eastAsia="宋体" w:hAnsi="宋体"/>
        </w:rPr>
        <w:t>,c&lt;31</w:t>
      </w:r>
    </w:p>
    <w:p w:rsidR="00CA6B31" w:rsidRPr="00C81BAD" w:rsidRDefault="00CA6B31" w:rsidP="00CA6B31">
      <w:pPr>
        <w:widowControl/>
        <w:wordWrap w:val="0"/>
        <w:ind w:left="-240"/>
        <w:jc w:val="left"/>
        <w:rPr>
          <w:rFonts w:ascii="宋体" w:eastAsia="宋体" w:hAnsi="宋体"/>
        </w:rPr>
      </w:pPr>
      <w:r w:rsidRPr="00C81BAD">
        <w:rPr>
          <w:rFonts w:ascii="宋体" w:eastAsia="宋体" w:hAnsi="宋体" w:hint="eastAsia"/>
        </w:rPr>
        <w:t>【题解】</w:t>
      </w:r>
    </w:p>
    <w:p w:rsidR="00CA6B31" w:rsidRPr="00C81BAD" w:rsidRDefault="00CA6B31" w:rsidP="00CA6B31">
      <w:pPr>
        <w:widowControl/>
        <w:wordWrap w:val="0"/>
        <w:ind w:left="-240"/>
        <w:jc w:val="left"/>
        <w:rPr>
          <w:rFonts w:ascii="宋体" w:eastAsia="宋体" w:hAnsi="宋体"/>
        </w:rPr>
      </w:pPr>
      <w:r w:rsidRPr="00C81BAD">
        <w:rPr>
          <w:rFonts w:ascii="宋体" w:eastAsia="宋体" w:hAnsi="宋体" w:hint="eastAsia"/>
        </w:rPr>
        <w:t>【代码】</w:t>
      </w:r>
    </w:p>
    <w:p w:rsidR="00A723FF" w:rsidRPr="00C81BAD" w:rsidRDefault="00BA29B5" w:rsidP="00B91FF9">
      <w:pPr>
        <w:pStyle w:val="2"/>
        <w:rPr>
          <w:rFonts w:ascii="宋体" w:eastAsia="宋体" w:hAnsi="宋体" w:cs="Arial"/>
          <w:color w:val="333333"/>
          <w:sz w:val="36"/>
          <w:szCs w:val="36"/>
        </w:rPr>
      </w:pPr>
      <w:bookmarkStart w:id="227" w:name="_Toc523521310"/>
      <w:r w:rsidRPr="00C81BAD">
        <w:rPr>
          <w:rFonts w:ascii="宋体" w:eastAsia="宋体" w:hAnsi="宋体" w:cs="Arial" w:hint="eastAsia"/>
          <w:color w:val="333333"/>
          <w:sz w:val="36"/>
          <w:szCs w:val="36"/>
        </w:rPr>
        <w:t>计算几何</w:t>
      </w:r>
      <w:bookmarkEnd w:id="227"/>
    </w:p>
    <w:p w:rsidR="006642EF" w:rsidRPr="00C81BAD" w:rsidRDefault="00C14360" w:rsidP="006642EF">
      <w:pPr>
        <w:rPr>
          <w:rFonts w:ascii="宋体" w:eastAsia="宋体" w:hAnsi="宋体"/>
        </w:rPr>
      </w:pPr>
      <w:hyperlink r:id="rId157" w:history="1">
        <w:r w:rsidR="006642EF" w:rsidRPr="00C81BAD">
          <w:rPr>
            <w:rStyle w:val="a3"/>
            <w:rFonts w:ascii="宋体" w:eastAsia="宋体" w:hAnsi="宋体"/>
          </w:rPr>
          <w:t>http://dev.gameres.com/Program/Abstract/Geometry.htm#</w:t>
        </w:r>
      </w:hyperlink>
    </w:p>
    <w:p w:rsidR="00B91FF9" w:rsidRPr="00C81BAD" w:rsidRDefault="00A723FF" w:rsidP="00A723FF">
      <w:pPr>
        <w:pStyle w:val="3"/>
        <w:rPr>
          <w:rFonts w:ascii="宋体" w:eastAsia="宋体" w:hAnsi="宋体" w:cs="Arial"/>
          <w:color w:val="333333"/>
          <w:sz w:val="36"/>
          <w:szCs w:val="36"/>
        </w:rPr>
      </w:pPr>
      <w:bookmarkStart w:id="228" w:name="_Toc523521311"/>
      <w:r w:rsidRPr="00C81BAD">
        <w:rPr>
          <w:rFonts w:ascii="宋体" w:eastAsia="宋体" w:hAnsi="宋体" w:cs="Arial"/>
          <w:color w:val="333333"/>
          <w:sz w:val="36"/>
          <w:szCs w:val="36"/>
        </w:rPr>
        <w:t>点到线段的最短距离——矢量法</w:t>
      </w:r>
      <w:bookmarkEnd w:id="228"/>
    </w:p>
    <w:p w:rsidR="00A22F3D" w:rsidRPr="00C81BAD" w:rsidRDefault="00A22F3D" w:rsidP="00E40EEF">
      <w:pPr>
        <w:rPr>
          <w:rFonts w:ascii="宋体" w:eastAsia="宋体" w:hAnsi="宋体"/>
        </w:rPr>
      </w:pPr>
      <w:r w:rsidRPr="00C81BAD">
        <w:rPr>
          <w:rFonts w:ascii="宋体" w:eastAsia="宋体" w:hAnsi="宋体"/>
          <w:noProof/>
        </w:rPr>
        <w:drawing>
          <wp:inline distT="0" distB="0" distL="0" distR="0" wp14:anchorId="2291089F" wp14:editId="31047096">
            <wp:extent cx="5274310" cy="269049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2690495"/>
                    </a:xfrm>
                    <a:prstGeom prst="rect">
                      <a:avLst/>
                    </a:prstGeom>
                  </pic:spPr>
                </pic:pic>
              </a:graphicData>
            </a:graphic>
          </wp:inline>
        </w:drawing>
      </w:r>
    </w:p>
    <w:p w:rsidR="00E40EEF" w:rsidRPr="00C81BAD" w:rsidRDefault="00E40EEF" w:rsidP="00E40EEF">
      <w:pPr>
        <w:rPr>
          <w:rFonts w:ascii="宋体" w:eastAsia="宋体" w:hAnsi="宋体"/>
        </w:rPr>
      </w:pPr>
      <w:r w:rsidRPr="00C81BAD">
        <w:rPr>
          <w:rFonts w:ascii="宋体" w:eastAsia="宋体" w:hAnsi="宋体"/>
        </w:rPr>
        <w:t>const double eps=1e-6;</w:t>
      </w:r>
    </w:p>
    <w:p w:rsidR="00E40EEF" w:rsidRPr="00C81BAD" w:rsidRDefault="00E40EEF" w:rsidP="00E40EEF">
      <w:pPr>
        <w:rPr>
          <w:rFonts w:ascii="宋体" w:eastAsia="宋体" w:hAnsi="宋体"/>
        </w:rPr>
      </w:pPr>
      <w:r w:rsidRPr="00C81BAD">
        <w:rPr>
          <w:rFonts w:ascii="宋体" w:eastAsia="宋体" w:hAnsi="宋体"/>
        </w:rPr>
        <w:t>int fcmp(double x){</w:t>
      </w:r>
    </w:p>
    <w:p w:rsidR="00E40EEF" w:rsidRPr="00C81BAD" w:rsidRDefault="00E40EEF" w:rsidP="00E40EEF">
      <w:pPr>
        <w:rPr>
          <w:rFonts w:ascii="宋体" w:eastAsia="宋体" w:hAnsi="宋体"/>
        </w:rPr>
      </w:pPr>
      <w:r w:rsidRPr="00C81BAD">
        <w:rPr>
          <w:rFonts w:ascii="宋体" w:eastAsia="宋体" w:hAnsi="宋体"/>
        </w:rPr>
        <w:t xml:space="preserve">    if (fabs(x)&lt;=eps) return 0;</w:t>
      </w:r>
    </w:p>
    <w:p w:rsidR="00E40EEF" w:rsidRPr="00C81BAD" w:rsidRDefault="00E40EEF" w:rsidP="00E40EEF">
      <w:pPr>
        <w:rPr>
          <w:rFonts w:ascii="宋体" w:eastAsia="宋体" w:hAnsi="宋体"/>
        </w:rPr>
      </w:pPr>
      <w:r w:rsidRPr="00C81BAD">
        <w:rPr>
          <w:rFonts w:ascii="宋体" w:eastAsia="宋体" w:hAnsi="宋体"/>
        </w:rPr>
        <w:t xml:space="preserve">    return x&lt;0?-1:1;</w:t>
      </w:r>
    </w:p>
    <w:p w:rsidR="00E40EEF" w:rsidRPr="00C81BAD" w:rsidRDefault="00E40EEF" w:rsidP="00E40EEF">
      <w:pPr>
        <w:rPr>
          <w:rFonts w:ascii="宋体" w:eastAsia="宋体" w:hAnsi="宋体"/>
        </w:rPr>
      </w:pPr>
      <w:r w:rsidRPr="00C81BAD">
        <w:rPr>
          <w:rFonts w:ascii="宋体" w:eastAsia="宋体" w:hAnsi="宋体"/>
        </w:rPr>
        <w:t>}</w:t>
      </w:r>
    </w:p>
    <w:p w:rsidR="00E40EEF" w:rsidRPr="00C81BAD" w:rsidRDefault="00E40EEF" w:rsidP="00E40EEF">
      <w:pPr>
        <w:rPr>
          <w:rFonts w:ascii="宋体" w:eastAsia="宋体" w:hAnsi="宋体"/>
        </w:rPr>
      </w:pPr>
    </w:p>
    <w:p w:rsidR="00E40EEF" w:rsidRPr="00C81BAD" w:rsidRDefault="00E40EEF" w:rsidP="00E40EEF">
      <w:pPr>
        <w:rPr>
          <w:rFonts w:ascii="宋体" w:eastAsia="宋体" w:hAnsi="宋体"/>
        </w:rPr>
      </w:pPr>
      <w:r w:rsidRPr="00C81BAD">
        <w:rPr>
          <w:rFonts w:ascii="宋体" w:eastAsia="宋体" w:hAnsi="宋体"/>
        </w:rPr>
        <w:t>double PointToSegDist(double px, double py, double xa, double ya, double xb, double yb){</w:t>
      </w:r>
    </w:p>
    <w:p w:rsidR="00E40EEF" w:rsidRPr="00C81BAD" w:rsidRDefault="00E40EEF" w:rsidP="00E40EEF">
      <w:pPr>
        <w:rPr>
          <w:rFonts w:ascii="宋体" w:eastAsia="宋体" w:hAnsi="宋体"/>
        </w:rPr>
      </w:pPr>
      <w:r w:rsidRPr="00C81BAD">
        <w:rPr>
          <w:rFonts w:ascii="宋体" w:eastAsia="宋体" w:hAnsi="宋体"/>
        </w:rPr>
        <w:t xml:space="preserve">    double AP_AB=(px-xa)*(xb-xa)+(py-ya)*(yb-ya);</w:t>
      </w:r>
    </w:p>
    <w:p w:rsidR="00E40EEF" w:rsidRPr="00C81BAD" w:rsidRDefault="00E40EEF" w:rsidP="00E40EEF">
      <w:pPr>
        <w:rPr>
          <w:rFonts w:ascii="宋体" w:eastAsia="宋体" w:hAnsi="宋体"/>
        </w:rPr>
      </w:pPr>
      <w:r w:rsidRPr="00C81BAD">
        <w:rPr>
          <w:rFonts w:ascii="宋体" w:eastAsia="宋体" w:hAnsi="宋体"/>
        </w:rPr>
        <w:t xml:space="preserve">    double AB_AB=(xb-xa)*(xb-xa)+(yb-ya)*(yb-ya);</w:t>
      </w:r>
    </w:p>
    <w:p w:rsidR="00E40EEF" w:rsidRPr="00C81BAD" w:rsidRDefault="00E40EEF" w:rsidP="00E40EEF">
      <w:pPr>
        <w:rPr>
          <w:rFonts w:ascii="宋体" w:eastAsia="宋体" w:hAnsi="宋体"/>
        </w:rPr>
      </w:pPr>
      <w:r w:rsidRPr="00C81BAD">
        <w:rPr>
          <w:rFonts w:ascii="宋体" w:eastAsia="宋体" w:hAnsi="宋体"/>
        </w:rPr>
        <w:t xml:space="preserve">    double AB=sqrt(AB_AB);</w:t>
      </w:r>
    </w:p>
    <w:p w:rsidR="00E40EEF" w:rsidRPr="00C81BAD" w:rsidRDefault="00E40EEF" w:rsidP="00E40EEF">
      <w:pPr>
        <w:rPr>
          <w:rFonts w:ascii="宋体" w:eastAsia="宋体" w:hAnsi="宋体"/>
        </w:rPr>
      </w:pPr>
      <w:r w:rsidRPr="00C81BAD">
        <w:rPr>
          <w:rFonts w:ascii="宋体" w:eastAsia="宋体" w:hAnsi="宋体"/>
        </w:rPr>
        <w:t xml:space="preserve">    double k=AP_AB/AB_AB;</w:t>
      </w:r>
    </w:p>
    <w:p w:rsidR="00E40EEF" w:rsidRPr="00C81BAD" w:rsidRDefault="00E40EEF" w:rsidP="00E40EEF">
      <w:pPr>
        <w:rPr>
          <w:rFonts w:ascii="宋体" w:eastAsia="宋体" w:hAnsi="宋体"/>
        </w:rPr>
      </w:pPr>
      <w:r w:rsidRPr="00C81BAD">
        <w:rPr>
          <w:rFonts w:ascii="宋体" w:eastAsia="宋体" w:hAnsi="宋体"/>
        </w:rPr>
        <w:t xml:space="preserve">    double AP_AP=(px-xa)*(px-xa)+(py-ya)*(py-ya);</w:t>
      </w:r>
    </w:p>
    <w:p w:rsidR="00E40EEF" w:rsidRPr="00C81BAD" w:rsidRDefault="00E40EEF" w:rsidP="00E40EEF">
      <w:pPr>
        <w:rPr>
          <w:rFonts w:ascii="宋体" w:eastAsia="宋体" w:hAnsi="宋体"/>
        </w:rPr>
      </w:pPr>
      <w:r w:rsidRPr="00C81BAD">
        <w:rPr>
          <w:rFonts w:ascii="宋体" w:eastAsia="宋体" w:hAnsi="宋体"/>
        </w:rPr>
        <w:lastRenderedPageBreak/>
        <w:t xml:space="preserve">    double AP=sqrt(AP_AP);</w:t>
      </w:r>
    </w:p>
    <w:p w:rsidR="00E40EEF" w:rsidRPr="00C81BAD" w:rsidRDefault="00E40EEF" w:rsidP="00E40EEF">
      <w:pPr>
        <w:rPr>
          <w:rFonts w:ascii="宋体" w:eastAsia="宋体" w:hAnsi="宋体"/>
        </w:rPr>
      </w:pPr>
      <w:r w:rsidRPr="00C81BAD">
        <w:rPr>
          <w:rFonts w:ascii="宋体" w:eastAsia="宋体" w:hAnsi="宋体"/>
        </w:rPr>
        <w:t xml:space="preserve">    double BP_BP=(px-xb)*(px-xb)+(py-yb)*(py-yb);</w:t>
      </w:r>
    </w:p>
    <w:p w:rsidR="00E40EEF" w:rsidRPr="00C81BAD" w:rsidRDefault="00E40EEF" w:rsidP="00E40EEF">
      <w:pPr>
        <w:rPr>
          <w:rFonts w:ascii="宋体" w:eastAsia="宋体" w:hAnsi="宋体"/>
        </w:rPr>
      </w:pPr>
      <w:r w:rsidRPr="00C81BAD">
        <w:rPr>
          <w:rFonts w:ascii="宋体" w:eastAsia="宋体" w:hAnsi="宋体"/>
        </w:rPr>
        <w:t xml:space="preserve">    double BP=sqrt(BP_BP);</w:t>
      </w:r>
    </w:p>
    <w:p w:rsidR="00E40EEF" w:rsidRPr="00C81BAD" w:rsidRDefault="00E40EEF" w:rsidP="00E40EEF">
      <w:pPr>
        <w:rPr>
          <w:rFonts w:ascii="宋体" w:eastAsia="宋体" w:hAnsi="宋体"/>
        </w:rPr>
      </w:pPr>
      <w:r w:rsidRPr="00C81BAD">
        <w:rPr>
          <w:rFonts w:ascii="宋体" w:eastAsia="宋体" w:hAnsi="宋体"/>
        </w:rPr>
        <w:t xml:space="preserve">    if (fcmp(k)&lt;0){</w:t>
      </w:r>
    </w:p>
    <w:p w:rsidR="00E40EEF" w:rsidRPr="00C81BAD" w:rsidRDefault="00E40EEF" w:rsidP="00E40EEF">
      <w:pPr>
        <w:rPr>
          <w:rFonts w:ascii="宋体" w:eastAsia="宋体" w:hAnsi="宋体"/>
        </w:rPr>
      </w:pPr>
      <w:r w:rsidRPr="00C81BAD">
        <w:rPr>
          <w:rFonts w:ascii="宋体" w:eastAsia="宋体" w:hAnsi="宋体"/>
        </w:rPr>
        <w:t xml:space="preserve">        return AP;</w:t>
      </w:r>
    </w:p>
    <w:p w:rsidR="00E40EEF" w:rsidRPr="00C81BAD" w:rsidRDefault="00E40EEF" w:rsidP="00E40EEF">
      <w:pPr>
        <w:rPr>
          <w:rFonts w:ascii="宋体" w:eastAsia="宋体" w:hAnsi="宋体"/>
        </w:rPr>
      </w:pPr>
      <w:r w:rsidRPr="00C81BAD">
        <w:rPr>
          <w:rFonts w:ascii="宋体" w:eastAsia="宋体" w:hAnsi="宋体"/>
        </w:rPr>
        <w:t xml:space="preserve">    }else if (fcmp(k-1)&lt;=0){</w:t>
      </w:r>
    </w:p>
    <w:p w:rsidR="00E40EEF" w:rsidRPr="00C81BAD" w:rsidRDefault="00E40EEF" w:rsidP="00E40EEF">
      <w:pPr>
        <w:rPr>
          <w:rFonts w:ascii="宋体" w:eastAsia="宋体" w:hAnsi="宋体"/>
        </w:rPr>
      </w:pPr>
      <w:r w:rsidRPr="00C81BAD">
        <w:rPr>
          <w:rFonts w:ascii="宋体" w:eastAsia="宋体" w:hAnsi="宋体"/>
        </w:rPr>
        <w:t xml:space="preserve">        double d=sqrt(AP_AP-(AP_AB/AB)*(AP_AB/AB));</w:t>
      </w:r>
    </w:p>
    <w:p w:rsidR="00E40EEF" w:rsidRPr="00C81BAD" w:rsidRDefault="00E40EEF" w:rsidP="00E40EEF">
      <w:pPr>
        <w:rPr>
          <w:rFonts w:ascii="宋体" w:eastAsia="宋体" w:hAnsi="宋体"/>
        </w:rPr>
      </w:pPr>
      <w:r w:rsidRPr="00C81BAD">
        <w:rPr>
          <w:rFonts w:ascii="宋体" w:eastAsia="宋体" w:hAnsi="宋体"/>
        </w:rPr>
        <w:t xml:space="preserve">        return d;</w:t>
      </w:r>
    </w:p>
    <w:p w:rsidR="00E40EEF" w:rsidRPr="00C81BAD" w:rsidRDefault="00E40EEF" w:rsidP="00E40EEF">
      <w:pPr>
        <w:rPr>
          <w:rFonts w:ascii="宋体" w:eastAsia="宋体" w:hAnsi="宋体"/>
        </w:rPr>
      </w:pPr>
      <w:r w:rsidRPr="00C81BAD">
        <w:rPr>
          <w:rFonts w:ascii="宋体" w:eastAsia="宋体" w:hAnsi="宋体"/>
        </w:rPr>
        <w:t xml:space="preserve">    }else{</w:t>
      </w:r>
    </w:p>
    <w:p w:rsidR="00E40EEF" w:rsidRPr="00C81BAD" w:rsidRDefault="00E40EEF" w:rsidP="00E40EEF">
      <w:pPr>
        <w:rPr>
          <w:rFonts w:ascii="宋体" w:eastAsia="宋体" w:hAnsi="宋体"/>
        </w:rPr>
      </w:pPr>
      <w:r w:rsidRPr="00C81BAD">
        <w:rPr>
          <w:rFonts w:ascii="宋体" w:eastAsia="宋体" w:hAnsi="宋体"/>
        </w:rPr>
        <w:t xml:space="preserve">        return BP;</w:t>
      </w:r>
    </w:p>
    <w:p w:rsidR="00E40EEF" w:rsidRPr="00C81BAD" w:rsidRDefault="00E40EEF" w:rsidP="00E40EEF">
      <w:pPr>
        <w:rPr>
          <w:rFonts w:ascii="宋体" w:eastAsia="宋体" w:hAnsi="宋体"/>
        </w:rPr>
      </w:pPr>
      <w:r w:rsidRPr="00C81BAD">
        <w:rPr>
          <w:rFonts w:ascii="宋体" w:eastAsia="宋体" w:hAnsi="宋体"/>
        </w:rPr>
        <w:t xml:space="preserve">    }</w:t>
      </w:r>
    </w:p>
    <w:p w:rsidR="00B91FF9" w:rsidRPr="00C81BAD" w:rsidRDefault="00E40EEF" w:rsidP="00E40EEF">
      <w:pPr>
        <w:rPr>
          <w:rFonts w:ascii="宋体" w:eastAsia="宋体" w:hAnsi="宋体"/>
        </w:rPr>
      </w:pPr>
      <w:r w:rsidRPr="00C81BAD">
        <w:rPr>
          <w:rFonts w:ascii="宋体" w:eastAsia="宋体" w:hAnsi="宋体"/>
        </w:rPr>
        <w:t>}</w:t>
      </w:r>
    </w:p>
    <w:p w:rsidR="00933C1D" w:rsidRPr="00C81BAD" w:rsidRDefault="00933C1D" w:rsidP="00A723FF">
      <w:pPr>
        <w:pStyle w:val="4"/>
        <w:rPr>
          <w:rFonts w:ascii="宋体" w:eastAsia="宋体" w:hAnsi="宋体"/>
          <w:b w:val="0"/>
        </w:rPr>
      </w:pPr>
      <w:r w:rsidRPr="00C81BAD">
        <w:rPr>
          <w:rFonts w:ascii="宋体" w:eastAsia="宋体" w:hAnsi="宋体" w:hint="eastAsia"/>
          <w:b w:val="0"/>
        </w:rPr>
        <w:t>√-51nod-</w:t>
      </w:r>
      <w:r w:rsidRPr="00C81BAD">
        <w:rPr>
          <w:rFonts w:ascii="宋体" w:eastAsia="宋体" w:hAnsi="宋体"/>
          <w:b w:val="0"/>
        </w:rPr>
        <w:t>1298-</w:t>
      </w:r>
      <w:r w:rsidRPr="00C81BAD">
        <w:rPr>
          <w:rFonts w:ascii="宋体" w:eastAsia="宋体" w:hAnsi="宋体" w:hint="eastAsia"/>
          <w:b w:val="0"/>
        </w:rPr>
        <w:t>圆与三角形</w:t>
      </w:r>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√-51nod-</w:instrText>
      </w:r>
      <w:r w:rsidR="00C478A5" w:rsidRPr="00C81BAD">
        <w:rPr>
          <w:rFonts w:ascii="宋体" w:eastAsia="宋体" w:hAnsi="宋体"/>
          <w:b w:val="0"/>
        </w:rPr>
        <w:instrText>1298-</w:instrText>
      </w:r>
      <w:r w:rsidR="00C478A5" w:rsidRPr="00C81BAD">
        <w:rPr>
          <w:rFonts w:ascii="宋体" w:eastAsia="宋体" w:hAnsi="宋体" w:hint="eastAsia"/>
          <w:b w:val="0"/>
        </w:rPr>
        <w:instrText>圆与三角形</w:instrText>
      </w:r>
      <w:r w:rsidR="00C478A5" w:rsidRPr="00C81BAD">
        <w:rPr>
          <w:rFonts w:ascii="宋体" w:eastAsia="宋体" w:hAnsi="宋体"/>
          <w:b w:val="0"/>
        </w:rPr>
        <w:instrText>:</w:instrText>
      </w:r>
      <w:r w:rsidR="00C478A5" w:rsidRPr="00C81BAD">
        <w:rPr>
          <w:rFonts w:ascii="宋体" w:eastAsia="宋体" w:hAnsi="宋体"/>
        </w:rPr>
        <w:instrText xml:space="preserve">1298" \y "51nod:1298" </w:instrText>
      </w:r>
      <w:r w:rsidR="00C478A5" w:rsidRPr="00C81BAD">
        <w:rPr>
          <w:rFonts w:ascii="宋体" w:eastAsia="宋体" w:hAnsi="宋体"/>
          <w:b w:val="0"/>
        </w:rPr>
        <w:fldChar w:fldCharType="end"/>
      </w:r>
    </w:p>
    <w:p w:rsidR="00933C1D" w:rsidRPr="00C81BAD" w:rsidRDefault="00933C1D" w:rsidP="00933C1D">
      <w:pPr>
        <w:rPr>
          <w:rFonts w:ascii="宋体" w:eastAsia="宋体" w:hAnsi="宋体"/>
        </w:rPr>
      </w:pPr>
      <w:r w:rsidRPr="00C81BAD">
        <w:rPr>
          <w:rFonts w:ascii="宋体" w:eastAsia="宋体" w:hAnsi="宋体" w:hint="eastAsia"/>
        </w:rPr>
        <w:t>【题干】</w:t>
      </w:r>
    </w:p>
    <w:p w:rsidR="00933C1D" w:rsidRPr="00C81BAD" w:rsidRDefault="00933C1D" w:rsidP="00933C1D">
      <w:pPr>
        <w:rPr>
          <w:rFonts w:ascii="宋体" w:eastAsia="宋体" w:hAnsi="宋体"/>
        </w:rPr>
      </w:pPr>
      <w:r w:rsidRPr="00C81BAD">
        <w:rPr>
          <w:rFonts w:ascii="宋体" w:eastAsia="宋体" w:hAnsi="宋体"/>
        </w:rPr>
        <w:t>给出圆的圆心和半径，以及三角形的三个顶点，问圆同三角形是否相交。相交输出"Yes"，否则输出"No"。（三角形的面积大于0）。</w:t>
      </w:r>
    </w:p>
    <w:p w:rsidR="00933C1D" w:rsidRPr="00C81BAD" w:rsidRDefault="00933C1D" w:rsidP="00933C1D">
      <w:pPr>
        <w:rPr>
          <w:rFonts w:ascii="宋体" w:eastAsia="宋体" w:hAnsi="宋体"/>
        </w:rPr>
      </w:pPr>
      <w:r w:rsidRPr="00C81BAD">
        <w:rPr>
          <w:rFonts w:ascii="宋体" w:eastAsia="宋体" w:hAnsi="宋体" w:hint="eastAsia"/>
        </w:rPr>
        <w:t>【题解】</w:t>
      </w:r>
    </w:p>
    <w:p w:rsidR="00933C1D" w:rsidRPr="00C81BAD" w:rsidRDefault="00933C1D" w:rsidP="00933C1D">
      <w:pPr>
        <w:rPr>
          <w:rFonts w:ascii="宋体" w:eastAsia="宋体" w:hAnsi="宋体"/>
        </w:rPr>
      </w:pPr>
      <w:r w:rsidRPr="00C81BAD">
        <w:rPr>
          <w:rFonts w:ascii="宋体" w:eastAsia="宋体" w:hAnsi="宋体" w:hint="eastAsia"/>
        </w:rPr>
        <w:t>圆与三角形是否相交转换为圆与三角形的每一条边是否相交，圆与一条线段相交的条件是圆心到线段的距离小于等于半径且线段的端点至少有一个在圆外（含边）</w:t>
      </w:r>
    </w:p>
    <w:p w:rsidR="00933C1D" w:rsidRPr="00C81BAD" w:rsidRDefault="00933C1D" w:rsidP="00933C1D">
      <w:pPr>
        <w:rPr>
          <w:rFonts w:ascii="宋体" w:eastAsia="宋体" w:hAnsi="宋体"/>
        </w:rPr>
      </w:pPr>
      <w:r w:rsidRPr="00C81BAD">
        <w:rPr>
          <w:rFonts w:ascii="宋体" w:eastAsia="宋体" w:hAnsi="宋体" w:hint="eastAsia"/>
        </w:rPr>
        <w:t>【代码】</w:t>
      </w:r>
    </w:p>
    <w:p w:rsidR="00933C1D" w:rsidRPr="00C81BAD" w:rsidRDefault="00933C1D" w:rsidP="00933C1D">
      <w:pPr>
        <w:rPr>
          <w:rFonts w:ascii="宋体" w:eastAsia="宋体" w:hAnsi="宋体"/>
        </w:rPr>
      </w:pPr>
      <w:r w:rsidRPr="00C81BAD">
        <w:rPr>
          <w:rFonts w:ascii="宋体" w:eastAsia="宋体" w:hAnsi="宋体"/>
        </w:rPr>
        <w:t>#include &lt;bits/stdc++.h&gt;</w:t>
      </w:r>
    </w:p>
    <w:p w:rsidR="00933C1D" w:rsidRPr="00C81BAD" w:rsidRDefault="00933C1D" w:rsidP="00933C1D">
      <w:pPr>
        <w:rPr>
          <w:rFonts w:ascii="宋体" w:eastAsia="宋体" w:hAnsi="宋体"/>
        </w:rPr>
      </w:pPr>
      <w:r w:rsidRPr="00C81BAD">
        <w:rPr>
          <w:rFonts w:ascii="宋体" w:eastAsia="宋体" w:hAnsi="宋体"/>
        </w:rPr>
        <w:t>using namespace std;</w:t>
      </w:r>
    </w:p>
    <w:p w:rsidR="00933C1D" w:rsidRPr="00C81BAD" w:rsidRDefault="00933C1D" w:rsidP="00933C1D">
      <w:pPr>
        <w:rPr>
          <w:rFonts w:ascii="宋体" w:eastAsia="宋体" w:hAnsi="宋体"/>
        </w:rPr>
      </w:pPr>
    </w:p>
    <w:p w:rsidR="00933C1D" w:rsidRPr="00C81BAD" w:rsidRDefault="00933C1D" w:rsidP="00933C1D">
      <w:pPr>
        <w:rPr>
          <w:rFonts w:ascii="宋体" w:eastAsia="宋体" w:hAnsi="宋体"/>
        </w:rPr>
      </w:pPr>
      <w:r w:rsidRPr="00C81BAD">
        <w:rPr>
          <w:rFonts w:ascii="宋体" w:eastAsia="宋体" w:hAnsi="宋体"/>
        </w:rPr>
        <w:t>const double eps=1e-6;</w:t>
      </w:r>
    </w:p>
    <w:p w:rsidR="00933C1D" w:rsidRPr="00C81BAD" w:rsidRDefault="00933C1D" w:rsidP="00933C1D">
      <w:pPr>
        <w:rPr>
          <w:rFonts w:ascii="宋体" w:eastAsia="宋体" w:hAnsi="宋体"/>
        </w:rPr>
      </w:pPr>
      <w:r w:rsidRPr="00C81BAD">
        <w:rPr>
          <w:rFonts w:ascii="宋体" w:eastAsia="宋体" w:hAnsi="宋体"/>
        </w:rPr>
        <w:t>int fcmp(double x){</w:t>
      </w:r>
    </w:p>
    <w:p w:rsidR="00933C1D" w:rsidRPr="00C81BAD" w:rsidRDefault="00933C1D" w:rsidP="00933C1D">
      <w:pPr>
        <w:rPr>
          <w:rFonts w:ascii="宋体" w:eastAsia="宋体" w:hAnsi="宋体"/>
        </w:rPr>
      </w:pPr>
      <w:r w:rsidRPr="00C81BAD">
        <w:rPr>
          <w:rFonts w:ascii="宋体" w:eastAsia="宋体" w:hAnsi="宋体"/>
        </w:rPr>
        <w:t xml:space="preserve">    if (fabs(x)&lt;=eps) return 0;</w:t>
      </w:r>
    </w:p>
    <w:p w:rsidR="00933C1D" w:rsidRPr="00C81BAD" w:rsidRDefault="00933C1D" w:rsidP="00933C1D">
      <w:pPr>
        <w:rPr>
          <w:rFonts w:ascii="宋体" w:eastAsia="宋体" w:hAnsi="宋体"/>
        </w:rPr>
      </w:pPr>
      <w:r w:rsidRPr="00C81BAD">
        <w:rPr>
          <w:rFonts w:ascii="宋体" w:eastAsia="宋体" w:hAnsi="宋体"/>
        </w:rPr>
        <w:t xml:space="preserve">    return x&lt;0?-1:1;</w:t>
      </w:r>
    </w:p>
    <w:p w:rsidR="00933C1D" w:rsidRPr="00C81BAD" w:rsidRDefault="00933C1D" w:rsidP="00933C1D">
      <w:pPr>
        <w:rPr>
          <w:rFonts w:ascii="宋体" w:eastAsia="宋体" w:hAnsi="宋体"/>
        </w:rPr>
      </w:pPr>
      <w:r w:rsidRPr="00C81BAD">
        <w:rPr>
          <w:rFonts w:ascii="宋体" w:eastAsia="宋体" w:hAnsi="宋体"/>
        </w:rPr>
        <w:t>}</w:t>
      </w:r>
    </w:p>
    <w:p w:rsidR="00933C1D" w:rsidRPr="00C81BAD" w:rsidRDefault="00933C1D" w:rsidP="00933C1D">
      <w:pPr>
        <w:rPr>
          <w:rFonts w:ascii="宋体" w:eastAsia="宋体" w:hAnsi="宋体"/>
        </w:rPr>
      </w:pPr>
    </w:p>
    <w:p w:rsidR="00933C1D" w:rsidRPr="00C81BAD" w:rsidRDefault="00933C1D" w:rsidP="00933C1D">
      <w:pPr>
        <w:rPr>
          <w:rFonts w:ascii="宋体" w:eastAsia="宋体" w:hAnsi="宋体"/>
        </w:rPr>
      </w:pPr>
      <w:r w:rsidRPr="00C81BAD">
        <w:rPr>
          <w:rFonts w:ascii="宋体" w:eastAsia="宋体" w:hAnsi="宋体"/>
        </w:rPr>
        <w:t>double PointToSegDist(double px, double py, double xa, double ya, double xb, double yb){</w:t>
      </w:r>
    </w:p>
    <w:p w:rsidR="00933C1D" w:rsidRPr="00C81BAD" w:rsidRDefault="00933C1D" w:rsidP="00933C1D">
      <w:pPr>
        <w:rPr>
          <w:rFonts w:ascii="宋体" w:eastAsia="宋体" w:hAnsi="宋体"/>
        </w:rPr>
      </w:pPr>
      <w:r w:rsidRPr="00C81BAD">
        <w:rPr>
          <w:rFonts w:ascii="宋体" w:eastAsia="宋体" w:hAnsi="宋体"/>
        </w:rPr>
        <w:t xml:space="preserve">    double AP_AB=(px-xa)*(xb-xa)+(py-ya)*(yb-ya);</w:t>
      </w:r>
    </w:p>
    <w:p w:rsidR="00933C1D" w:rsidRPr="00C81BAD" w:rsidRDefault="00933C1D" w:rsidP="00933C1D">
      <w:pPr>
        <w:rPr>
          <w:rFonts w:ascii="宋体" w:eastAsia="宋体" w:hAnsi="宋体"/>
        </w:rPr>
      </w:pPr>
      <w:r w:rsidRPr="00C81BAD">
        <w:rPr>
          <w:rFonts w:ascii="宋体" w:eastAsia="宋体" w:hAnsi="宋体"/>
        </w:rPr>
        <w:t xml:space="preserve">    double AB_AB=(xb-xa)*(xb-xa)+(yb-ya)*(yb-ya);</w:t>
      </w:r>
    </w:p>
    <w:p w:rsidR="00933C1D" w:rsidRPr="00C81BAD" w:rsidRDefault="00933C1D" w:rsidP="00933C1D">
      <w:pPr>
        <w:rPr>
          <w:rFonts w:ascii="宋体" w:eastAsia="宋体" w:hAnsi="宋体"/>
        </w:rPr>
      </w:pPr>
      <w:r w:rsidRPr="00C81BAD">
        <w:rPr>
          <w:rFonts w:ascii="宋体" w:eastAsia="宋体" w:hAnsi="宋体"/>
        </w:rPr>
        <w:t xml:space="preserve">    double AB=sqrt(AB_AB);</w:t>
      </w:r>
    </w:p>
    <w:p w:rsidR="00933C1D" w:rsidRPr="00C81BAD" w:rsidRDefault="00933C1D" w:rsidP="00933C1D">
      <w:pPr>
        <w:rPr>
          <w:rFonts w:ascii="宋体" w:eastAsia="宋体" w:hAnsi="宋体"/>
        </w:rPr>
      </w:pPr>
      <w:r w:rsidRPr="00C81BAD">
        <w:rPr>
          <w:rFonts w:ascii="宋体" w:eastAsia="宋体" w:hAnsi="宋体"/>
        </w:rPr>
        <w:t xml:space="preserve">    double k=AP_AB/AB_AB;</w:t>
      </w:r>
    </w:p>
    <w:p w:rsidR="00933C1D" w:rsidRPr="00C81BAD" w:rsidRDefault="00933C1D" w:rsidP="00933C1D">
      <w:pPr>
        <w:rPr>
          <w:rFonts w:ascii="宋体" w:eastAsia="宋体" w:hAnsi="宋体"/>
        </w:rPr>
      </w:pPr>
      <w:r w:rsidRPr="00C81BAD">
        <w:rPr>
          <w:rFonts w:ascii="宋体" w:eastAsia="宋体" w:hAnsi="宋体"/>
        </w:rPr>
        <w:t xml:space="preserve">    double AP_AP=(px-xa)*(px-xa)+(py-ya)*(py-ya);</w:t>
      </w:r>
    </w:p>
    <w:p w:rsidR="00933C1D" w:rsidRPr="00C81BAD" w:rsidRDefault="00933C1D" w:rsidP="00933C1D">
      <w:pPr>
        <w:rPr>
          <w:rFonts w:ascii="宋体" w:eastAsia="宋体" w:hAnsi="宋体"/>
        </w:rPr>
      </w:pPr>
      <w:r w:rsidRPr="00C81BAD">
        <w:rPr>
          <w:rFonts w:ascii="宋体" w:eastAsia="宋体" w:hAnsi="宋体"/>
        </w:rPr>
        <w:t xml:space="preserve">    double AP=sqrt(AP_AP);</w:t>
      </w:r>
    </w:p>
    <w:p w:rsidR="00933C1D" w:rsidRPr="00C81BAD" w:rsidRDefault="00933C1D" w:rsidP="00933C1D">
      <w:pPr>
        <w:rPr>
          <w:rFonts w:ascii="宋体" w:eastAsia="宋体" w:hAnsi="宋体"/>
        </w:rPr>
      </w:pPr>
      <w:r w:rsidRPr="00C81BAD">
        <w:rPr>
          <w:rFonts w:ascii="宋体" w:eastAsia="宋体" w:hAnsi="宋体"/>
        </w:rPr>
        <w:t xml:space="preserve">    double BP_BP=(px-xb)*(px-xb)+(py-yb)*(py-yb);</w:t>
      </w:r>
    </w:p>
    <w:p w:rsidR="00933C1D" w:rsidRPr="00C81BAD" w:rsidRDefault="00933C1D" w:rsidP="00933C1D">
      <w:pPr>
        <w:rPr>
          <w:rFonts w:ascii="宋体" w:eastAsia="宋体" w:hAnsi="宋体"/>
        </w:rPr>
      </w:pPr>
      <w:r w:rsidRPr="00C81BAD">
        <w:rPr>
          <w:rFonts w:ascii="宋体" w:eastAsia="宋体" w:hAnsi="宋体"/>
        </w:rPr>
        <w:t xml:space="preserve">    double BP=sqrt(BP_BP);</w:t>
      </w:r>
    </w:p>
    <w:p w:rsidR="00933C1D" w:rsidRPr="00C81BAD" w:rsidRDefault="00933C1D" w:rsidP="00933C1D">
      <w:pPr>
        <w:rPr>
          <w:rFonts w:ascii="宋体" w:eastAsia="宋体" w:hAnsi="宋体"/>
        </w:rPr>
      </w:pPr>
      <w:r w:rsidRPr="00C81BAD">
        <w:rPr>
          <w:rFonts w:ascii="宋体" w:eastAsia="宋体" w:hAnsi="宋体"/>
        </w:rPr>
        <w:t xml:space="preserve">    if (fcmp(k)&lt;0){</w:t>
      </w:r>
    </w:p>
    <w:p w:rsidR="00933C1D" w:rsidRPr="00C81BAD" w:rsidRDefault="00933C1D" w:rsidP="00933C1D">
      <w:pPr>
        <w:rPr>
          <w:rFonts w:ascii="宋体" w:eastAsia="宋体" w:hAnsi="宋体"/>
        </w:rPr>
      </w:pPr>
      <w:r w:rsidRPr="00C81BAD">
        <w:rPr>
          <w:rFonts w:ascii="宋体" w:eastAsia="宋体" w:hAnsi="宋体"/>
        </w:rPr>
        <w:t xml:space="preserve">        return AP;</w:t>
      </w:r>
    </w:p>
    <w:p w:rsidR="00933C1D" w:rsidRPr="00C81BAD" w:rsidRDefault="00933C1D" w:rsidP="00933C1D">
      <w:pPr>
        <w:rPr>
          <w:rFonts w:ascii="宋体" w:eastAsia="宋体" w:hAnsi="宋体"/>
        </w:rPr>
      </w:pPr>
      <w:r w:rsidRPr="00C81BAD">
        <w:rPr>
          <w:rFonts w:ascii="宋体" w:eastAsia="宋体" w:hAnsi="宋体"/>
        </w:rPr>
        <w:lastRenderedPageBreak/>
        <w:t xml:space="preserve">    }else if (fcmp(k-1)&lt;=0){</w:t>
      </w:r>
    </w:p>
    <w:p w:rsidR="00933C1D" w:rsidRPr="00C81BAD" w:rsidRDefault="00933C1D" w:rsidP="00933C1D">
      <w:pPr>
        <w:rPr>
          <w:rFonts w:ascii="宋体" w:eastAsia="宋体" w:hAnsi="宋体"/>
        </w:rPr>
      </w:pPr>
      <w:r w:rsidRPr="00C81BAD">
        <w:rPr>
          <w:rFonts w:ascii="宋体" w:eastAsia="宋体" w:hAnsi="宋体"/>
        </w:rPr>
        <w:t xml:space="preserve">        double d=sqrt(AP_AP-(AP_AB/AB)*(AP_AB/AB));</w:t>
      </w:r>
    </w:p>
    <w:p w:rsidR="00933C1D" w:rsidRPr="00C81BAD" w:rsidRDefault="00933C1D" w:rsidP="00933C1D">
      <w:pPr>
        <w:rPr>
          <w:rFonts w:ascii="宋体" w:eastAsia="宋体" w:hAnsi="宋体"/>
        </w:rPr>
      </w:pPr>
      <w:r w:rsidRPr="00C81BAD">
        <w:rPr>
          <w:rFonts w:ascii="宋体" w:eastAsia="宋体" w:hAnsi="宋体"/>
        </w:rPr>
        <w:t xml:space="preserve">        return d;</w:t>
      </w:r>
    </w:p>
    <w:p w:rsidR="00933C1D" w:rsidRPr="00C81BAD" w:rsidRDefault="00933C1D" w:rsidP="00933C1D">
      <w:pPr>
        <w:rPr>
          <w:rFonts w:ascii="宋体" w:eastAsia="宋体" w:hAnsi="宋体"/>
        </w:rPr>
      </w:pPr>
      <w:r w:rsidRPr="00C81BAD">
        <w:rPr>
          <w:rFonts w:ascii="宋体" w:eastAsia="宋体" w:hAnsi="宋体"/>
        </w:rPr>
        <w:t xml:space="preserve">    }else{</w:t>
      </w:r>
    </w:p>
    <w:p w:rsidR="00933C1D" w:rsidRPr="00C81BAD" w:rsidRDefault="00933C1D" w:rsidP="00933C1D">
      <w:pPr>
        <w:rPr>
          <w:rFonts w:ascii="宋体" w:eastAsia="宋体" w:hAnsi="宋体"/>
        </w:rPr>
      </w:pPr>
      <w:r w:rsidRPr="00C81BAD">
        <w:rPr>
          <w:rFonts w:ascii="宋体" w:eastAsia="宋体" w:hAnsi="宋体"/>
        </w:rPr>
        <w:t xml:space="preserve">        return BP;</w:t>
      </w:r>
    </w:p>
    <w:p w:rsidR="00933C1D" w:rsidRPr="00C81BAD" w:rsidRDefault="00933C1D" w:rsidP="00933C1D">
      <w:pPr>
        <w:rPr>
          <w:rFonts w:ascii="宋体" w:eastAsia="宋体" w:hAnsi="宋体"/>
        </w:rPr>
      </w:pPr>
      <w:r w:rsidRPr="00C81BAD">
        <w:rPr>
          <w:rFonts w:ascii="宋体" w:eastAsia="宋体" w:hAnsi="宋体"/>
        </w:rPr>
        <w:t xml:space="preserve">    }</w:t>
      </w:r>
    </w:p>
    <w:p w:rsidR="00933C1D" w:rsidRPr="00C81BAD" w:rsidRDefault="00933C1D" w:rsidP="00933C1D">
      <w:pPr>
        <w:rPr>
          <w:rFonts w:ascii="宋体" w:eastAsia="宋体" w:hAnsi="宋体"/>
        </w:rPr>
      </w:pPr>
      <w:r w:rsidRPr="00C81BAD">
        <w:rPr>
          <w:rFonts w:ascii="宋体" w:eastAsia="宋体" w:hAnsi="宋体"/>
        </w:rPr>
        <w:t>}</w:t>
      </w:r>
    </w:p>
    <w:p w:rsidR="00933C1D" w:rsidRPr="00C81BAD" w:rsidRDefault="00933C1D" w:rsidP="00933C1D">
      <w:pPr>
        <w:rPr>
          <w:rFonts w:ascii="宋体" w:eastAsia="宋体" w:hAnsi="宋体"/>
        </w:rPr>
      </w:pPr>
    </w:p>
    <w:p w:rsidR="00933C1D" w:rsidRPr="00C81BAD" w:rsidRDefault="00933C1D" w:rsidP="00933C1D">
      <w:pPr>
        <w:rPr>
          <w:rFonts w:ascii="宋体" w:eastAsia="宋体" w:hAnsi="宋体"/>
        </w:rPr>
      </w:pPr>
      <w:r w:rsidRPr="00C81BAD">
        <w:rPr>
          <w:rFonts w:ascii="宋体" w:eastAsia="宋体" w:hAnsi="宋体"/>
        </w:rPr>
        <w:t>bool in_circle(double cx,double cy,double cr,double x,double y){</w:t>
      </w:r>
    </w:p>
    <w:p w:rsidR="00933C1D" w:rsidRPr="00C81BAD" w:rsidRDefault="00933C1D" w:rsidP="00933C1D">
      <w:pPr>
        <w:rPr>
          <w:rFonts w:ascii="宋体" w:eastAsia="宋体" w:hAnsi="宋体"/>
        </w:rPr>
      </w:pPr>
      <w:r w:rsidRPr="00C81BAD">
        <w:rPr>
          <w:rFonts w:ascii="宋体" w:eastAsia="宋体" w:hAnsi="宋体"/>
        </w:rPr>
        <w:t xml:space="preserve">    return fcmp((cx-x)*(cx-x)+(cy-y)*(cy-y)-cr*cr)&lt;=0;</w:t>
      </w:r>
    </w:p>
    <w:p w:rsidR="00933C1D" w:rsidRPr="00C81BAD" w:rsidRDefault="00933C1D" w:rsidP="00933C1D">
      <w:pPr>
        <w:rPr>
          <w:rFonts w:ascii="宋体" w:eastAsia="宋体" w:hAnsi="宋体"/>
        </w:rPr>
      </w:pPr>
      <w:r w:rsidRPr="00C81BAD">
        <w:rPr>
          <w:rFonts w:ascii="宋体" w:eastAsia="宋体" w:hAnsi="宋体"/>
        </w:rPr>
        <w:t>}</w:t>
      </w:r>
    </w:p>
    <w:p w:rsidR="00933C1D" w:rsidRPr="00C81BAD" w:rsidRDefault="00933C1D" w:rsidP="00933C1D">
      <w:pPr>
        <w:rPr>
          <w:rFonts w:ascii="宋体" w:eastAsia="宋体" w:hAnsi="宋体"/>
        </w:rPr>
      </w:pPr>
    </w:p>
    <w:p w:rsidR="00933C1D" w:rsidRPr="00C81BAD" w:rsidRDefault="00933C1D" w:rsidP="00933C1D">
      <w:pPr>
        <w:rPr>
          <w:rFonts w:ascii="宋体" w:eastAsia="宋体" w:hAnsi="宋体"/>
        </w:rPr>
      </w:pPr>
      <w:r w:rsidRPr="00C81BAD">
        <w:rPr>
          <w:rFonts w:ascii="宋体" w:eastAsia="宋体" w:hAnsi="宋体"/>
        </w:rPr>
        <w:t>bool is_intersect(double cx,double cy,double cr,double x1,double y1,double x2,double y2){</w:t>
      </w:r>
    </w:p>
    <w:p w:rsidR="00933C1D" w:rsidRPr="00C81BAD" w:rsidRDefault="00933C1D" w:rsidP="00933C1D">
      <w:pPr>
        <w:rPr>
          <w:rFonts w:ascii="宋体" w:eastAsia="宋体" w:hAnsi="宋体"/>
        </w:rPr>
      </w:pPr>
      <w:r w:rsidRPr="00C81BAD">
        <w:rPr>
          <w:rFonts w:ascii="宋体" w:eastAsia="宋体" w:hAnsi="宋体"/>
        </w:rPr>
        <w:t xml:space="preserve">    return fcmp(PointToSegDist(cx,cy,x1,y1,x2,y2)-cr)&lt;=0&amp;&amp;(!in_circle(cx,cy,cr,x1,y1)||!in_circle(cx,cy,cr,x2,y2));</w:t>
      </w:r>
    </w:p>
    <w:p w:rsidR="00933C1D" w:rsidRPr="00C81BAD" w:rsidRDefault="00933C1D" w:rsidP="00933C1D">
      <w:pPr>
        <w:rPr>
          <w:rFonts w:ascii="宋体" w:eastAsia="宋体" w:hAnsi="宋体"/>
        </w:rPr>
      </w:pPr>
      <w:r w:rsidRPr="00C81BAD">
        <w:rPr>
          <w:rFonts w:ascii="宋体" w:eastAsia="宋体" w:hAnsi="宋体"/>
        </w:rPr>
        <w:t>}</w:t>
      </w:r>
    </w:p>
    <w:p w:rsidR="00933C1D" w:rsidRPr="00C81BAD" w:rsidRDefault="00933C1D" w:rsidP="00933C1D">
      <w:pPr>
        <w:rPr>
          <w:rFonts w:ascii="宋体" w:eastAsia="宋体" w:hAnsi="宋体"/>
        </w:rPr>
      </w:pPr>
    </w:p>
    <w:p w:rsidR="00933C1D" w:rsidRPr="00C81BAD" w:rsidRDefault="00933C1D" w:rsidP="00933C1D">
      <w:pPr>
        <w:rPr>
          <w:rFonts w:ascii="宋体" w:eastAsia="宋体" w:hAnsi="宋体"/>
        </w:rPr>
      </w:pPr>
      <w:r w:rsidRPr="00C81BAD">
        <w:rPr>
          <w:rFonts w:ascii="宋体" w:eastAsia="宋体" w:hAnsi="宋体"/>
        </w:rPr>
        <w:t>int main()</w:t>
      </w:r>
    </w:p>
    <w:p w:rsidR="00933C1D" w:rsidRPr="00C81BAD" w:rsidRDefault="00933C1D" w:rsidP="00933C1D">
      <w:pPr>
        <w:rPr>
          <w:rFonts w:ascii="宋体" w:eastAsia="宋体" w:hAnsi="宋体"/>
        </w:rPr>
      </w:pPr>
      <w:r w:rsidRPr="00C81BAD">
        <w:rPr>
          <w:rFonts w:ascii="宋体" w:eastAsia="宋体" w:hAnsi="宋体"/>
        </w:rPr>
        <w:t>{</w:t>
      </w:r>
    </w:p>
    <w:p w:rsidR="00933C1D" w:rsidRPr="00C81BAD" w:rsidRDefault="00933C1D" w:rsidP="00933C1D">
      <w:pPr>
        <w:rPr>
          <w:rFonts w:ascii="宋体" w:eastAsia="宋体" w:hAnsi="宋体"/>
        </w:rPr>
      </w:pPr>
      <w:r w:rsidRPr="00C81BAD">
        <w:rPr>
          <w:rFonts w:ascii="宋体" w:eastAsia="宋体" w:hAnsi="宋体"/>
        </w:rPr>
        <w:t xml:space="preserve">    int t;</w:t>
      </w:r>
    </w:p>
    <w:p w:rsidR="00933C1D" w:rsidRPr="00C81BAD" w:rsidRDefault="00933C1D" w:rsidP="00933C1D">
      <w:pPr>
        <w:rPr>
          <w:rFonts w:ascii="宋体" w:eastAsia="宋体" w:hAnsi="宋体"/>
        </w:rPr>
      </w:pPr>
      <w:r w:rsidRPr="00C81BAD">
        <w:rPr>
          <w:rFonts w:ascii="宋体" w:eastAsia="宋体" w:hAnsi="宋体"/>
        </w:rPr>
        <w:t xml:space="preserve">    cin&gt;&gt;t;</w:t>
      </w:r>
    </w:p>
    <w:p w:rsidR="00933C1D" w:rsidRPr="00C81BAD" w:rsidRDefault="00933C1D" w:rsidP="00933C1D">
      <w:pPr>
        <w:rPr>
          <w:rFonts w:ascii="宋体" w:eastAsia="宋体" w:hAnsi="宋体"/>
        </w:rPr>
      </w:pPr>
      <w:r w:rsidRPr="00C81BAD">
        <w:rPr>
          <w:rFonts w:ascii="宋体" w:eastAsia="宋体" w:hAnsi="宋体"/>
        </w:rPr>
        <w:t xml:space="preserve">    while (t--){</w:t>
      </w:r>
    </w:p>
    <w:p w:rsidR="00933C1D" w:rsidRPr="00C81BAD" w:rsidRDefault="00933C1D" w:rsidP="00933C1D">
      <w:pPr>
        <w:rPr>
          <w:rFonts w:ascii="宋体" w:eastAsia="宋体" w:hAnsi="宋体"/>
        </w:rPr>
      </w:pPr>
      <w:r w:rsidRPr="00C81BAD">
        <w:rPr>
          <w:rFonts w:ascii="宋体" w:eastAsia="宋体" w:hAnsi="宋体"/>
        </w:rPr>
        <w:t xml:space="preserve">        bool ans=false;</w:t>
      </w:r>
    </w:p>
    <w:p w:rsidR="00933C1D" w:rsidRPr="00C81BAD" w:rsidRDefault="00933C1D" w:rsidP="00933C1D">
      <w:pPr>
        <w:rPr>
          <w:rFonts w:ascii="宋体" w:eastAsia="宋体" w:hAnsi="宋体"/>
        </w:rPr>
      </w:pPr>
      <w:r w:rsidRPr="00C81BAD">
        <w:rPr>
          <w:rFonts w:ascii="宋体" w:eastAsia="宋体" w:hAnsi="宋体"/>
        </w:rPr>
        <w:t xml:space="preserve">        int cx,cy,cr,x[3],y[3];</w:t>
      </w:r>
    </w:p>
    <w:p w:rsidR="00933C1D" w:rsidRPr="00C81BAD" w:rsidRDefault="00933C1D" w:rsidP="00933C1D">
      <w:pPr>
        <w:rPr>
          <w:rFonts w:ascii="宋体" w:eastAsia="宋体" w:hAnsi="宋体"/>
        </w:rPr>
      </w:pPr>
      <w:r w:rsidRPr="00C81BAD">
        <w:rPr>
          <w:rFonts w:ascii="宋体" w:eastAsia="宋体" w:hAnsi="宋体"/>
        </w:rPr>
        <w:t xml:space="preserve">        cin&gt;&gt;cx&gt;&gt;cy&gt;&gt;cr;</w:t>
      </w:r>
    </w:p>
    <w:p w:rsidR="00933C1D" w:rsidRPr="00C81BAD" w:rsidRDefault="00933C1D" w:rsidP="00933C1D">
      <w:pPr>
        <w:rPr>
          <w:rFonts w:ascii="宋体" w:eastAsia="宋体" w:hAnsi="宋体"/>
        </w:rPr>
      </w:pPr>
      <w:r w:rsidRPr="00C81BAD">
        <w:rPr>
          <w:rFonts w:ascii="宋体" w:eastAsia="宋体" w:hAnsi="宋体"/>
        </w:rPr>
        <w:t xml:space="preserve">        for (int i=0;i&lt;3;i++) cin&gt;&gt;x[i]&gt;&gt;y[i];</w:t>
      </w:r>
    </w:p>
    <w:p w:rsidR="00933C1D" w:rsidRPr="00C81BAD" w:rsidRDefault="00933C1D" w:rsidP="00933C1D">
      <w:pPr>
        <w:rPr>
          <w:rFonts w:ascii="宋体" w:eastAsia="宋体" w:hAnsi="宋体"/>
        </w:rPr>
      </w:pPr>
      <w:r w:rsidRPr="00C81BAD">
        <w:rPr>
          <w:rFonts w:ascii="宋体" w:eastAsia="宋体" w:hAnsi="宋体"/>
        </w:rPr>
        <w:t xml:space="preserve">        for (int i=0;i&lt;2;i++){</w:t>
      </w:r>
    </w:p>
    <w:p w:rsidR="00933C1D" w:rsidRPr="00C81BAD" w:rsidRDefault="00933C1D" w:rsidP="00933C1D">
      <w:pPr>
        <w:rPr>
          <w:rFonts w:ascii="宋体" w:eastAsia="宋体" w:hAnsi="宋体"/>
        </w:rPr>
      </w:pPr>
      <w:r w:rsidRPr="00C81BAD">
        <w:rPr>
          <w:rFonts w:ascii="宋体" w:eastAsia="宋体" w:hAnsi="宋体"/>
        </w:rPr>
        <w:t xml:space="preserve">            for (int j=i+1;j&lt;3;j++){</w:t>
      </w:r>
    </w:p>
    <w:p w:rsidR="00933C1D" w:rsidRPr="00C81BAD" w:rsidRDefault="00933C1D" w:rsidP="00933C1D">
      <w:pPr>
        <w:rPr>
          <w:rFonts w:ascii="宋体" w:eastAsia="宋体" w:hAnsi="宋体"/>
        </w:rPr>
      </w:pPr>
      <w:r w:rsidRPr="00C81BAD">
        <w:rPr>
          <w:rFonts w:ascii="宋体" w:eastAsia="宋体" w:hAnsi="宋体"/>
        </w:rPr>
        <w:t xml:space="preserve">                if (is_intersect(cx,cy,cr,x[i],y[i],x[j],y[j])){</w:t>
      </w:r>
    </w:p>
    <w:p w:rsidR="00933C1D" w:rsidRPr="00C81BAD" w:rsidRDefault="00933C1D" w:rsidP="00933C1D">
      <w:pPr>
        <w:rPr>
          <w:rFonts w:ascii="宋体" w:eastAsia="宋体" w:hAnsi="宋体"/>
        </w:rPr>
      </w:pPr>
      <w:r w:rsidRPr="00C81BAD">
        <w:rPr>
          <w:rFonts w:ascii="宋体" w:eastAsia="宋体" w:hAnsi="宋体"/>
        </w:rPr>
        <w:t xml:space="preserve">                    ans=true;</w:t>
      </w:r>
    </w:p>
    <w:p w:rsidR="00933C1D" w:rsidRPr="00C81BAD" w:rsidRDefault="00933C1D" w:rsidP="00933C1D">
      <w:pPr>
        <w:rPr>
          <w:rFonts w:ascii="宋体" w:eastAsia="宋体" w:hAnsi="宋体"/>
        </w:rPr>
      </w:pPr>
      <w:r w:rsidRPr="00C81BAD">
        <w:rPr>
          <w:rFonts w:ascii="宋体" w:eastAsia="宋体" w:hAnsi="宋体"/>
        </w:rPr>
        <w:t xml:space="preserve">                    break;</w:t>
      </w:r>
    </w:p>
    <w:p w:rsidR="00933C1D" w:rsidRPr="00C81BAD" w:rsidRDefault="00933C1D" w:rsidP="00933C1D">
      <w:pPr>
        <w:rPr>
          <w:rFonts w:ascii="宋体" w:eastAsia="宋体" w:hAnsi="宋体"/>
        </w:rPr>
      </w:pPr>
      <w:r w:rsidRPr="00C81BAD">
        <w:rPr>
          <w:rFonts w:ascii="宋体" w:eastAsia="宋体" w:hAnsi="宋体"/>
        </w:rPr>
        <w:t xml:space="preserve">                }</w:t>
      </w:r>
    </w:p>
    <w:p w:rsidR="00933C1D" w:rsidRPr="00C81BAD" w:rsidRDefault="00933C1D" w:rsidP="00933C1D">
      <w:pPr>
        <w:rPr>
          <w:rFonts w:ascii="宋体" w:eastAsia="宋体" w:hAnsi="宋体"/>
        </w:rPr>
      </w:pPr>
      <w:r w:rsidRPr="00C81BAD">
        <w:rPr>
          <w:rFonts w:ascii="宋体" w:eastAsia="宋体" w:hAnsi="宋体"/>
        </w:rPr>
        <w:t xml:space="preserve">            }</w:t>
      </w:r>
    </w:p>
    <w:p w:rsidR="00933C1D" w:rsidRPr="00C81BAD" w:rsidRDefault="00933C1D" w:rsidP="00933C1D">
      <w:pPr>
        <w:rPr>
          <w:rFonts w:ascii="宋体" w:eastAsia="宋体" w:hAnsi="宋体"/>
        </w:rPr>
      </w:pPr>
      <w:r w:rsidRPr="00C81BAD">
        <w:rPr>
          <w:rFonts w:ascii="宋体" w:eastAsia="宋体" w:hAnsi="宋体"/>
        </w:rPr>
        <w:t xml:space="preserve">            if (ans) break;</w:t>
      </w:r>
    </w:p>
    <w:p w:rsidR="00933C1D" w:rsidRPr="00C81BAD" w:rsidRDefault="00933C1D" w:rsidP="00933C1D">
      <w:pPr>
        <w:rPr>
          <w:rFonts w:ascii="宋体" w:eastAsia="宋体" w:hAnsi="宋体"/>
        </w:rPr>
      </w:pPr>
      <w:r w:rsidRPr="00C81BAD">
        <w:rPr>
          <w:rFonts w:ascii="宋体" w:eastAsia="宋体" w:hAnsi="宋体"/>
        </w:rPr>
        <w:t xml:space="preserve">        }</w:t>
      </w:r>
    </w:p>
    <w:p w:rsidR="00933C1D" w:rsidRPr="00C81BAD" w:rsidRDefault="00933C1D" w:rsidP="00933C1D">
      <w:pPr>
        <w:rPr>
          <w:rFonts w:ascii="宋体" w:eastAsia="宋体" w:hAnsi="宋体"/>
        </w:rPr>
      </w:pPr>
      <w:r w:rsidRPr="00C81BAD">
        <w:rPr>
          <w:rFonts w:ascii="宋体" w:eastAsia="宋体" w:hAnsi="宋体"/>
        </w:rPr>
        <w:t xml:space="preserve">        if (ans) cout&lt;&lt;"Yes"&lt;&lt;endl;else cout&lt;&lt;"No"&lt;&lt;endl;</w:t>
      </w:r>
    </w:p>
    <w:p w:rsidR="00933C1D" w:rsidRPr="00C81BAD" w:rsidRDefault="00933C1D" w:rsidP="00933C1D">
      <w:pPr>
        <w:rPr>
          <w:rFonts w:ascii="宋体" w:eastAsia="宋体" w:hAnsi="宋体"/>
        </w:rPr>
      </w:pPr>
      <w:r w:rsidRPr="00C81BAD">
        <w:rPr>
          <w:rFonts w:ascii="宋体" w:eastAsia="宋体" w:hAnsi="宋体"/>
        </w:rPr>
        <w:t xml:space="preserve">    }</w:t>
      </w:r>
    </w:p>
    <w:p w:rsidR="00933C1D" w:rsidRPr="00C81BAD" w:rsidRDefault="00933C1D" w:rsidP="00933C1D">
      <w:pPr>
        <w:rPr>
          <w:rFonts w:ascii="宋体" w:eastAsia="宋体" w:hAnsi="宋体"/>
        </w:rPr>
      </w:pPr>
      <w:r w:rsidRPr="00C81BAD">
        <w:rPr>
          <w:rFonts w:ascii="宋体" w:eastAsia="宋体" w:hAnsi="宋体"/>
        </w:rPr>
        <w:t xml:space="preserve">    return 0;</w:t>
      </w:r>
    </w:p>
    <w:p w:rsidR="00933C1D" w:rsidRPr="00C81BAD" w:rsidRDefault="00933C1D" w:rsidP="00933C1D">
      <w:pPr>
        <w:rPr>
          <w:rFonts w:ascii="宋体" w:eastAsia="宋体" w:hAnsi="宋体"/>
        </w:rPr>
      </w:pPr>
      <w:r w:rsidRPr="00C81BAD">
        <w:rPr>
          <w:rFonts w:ascii="宋体" w:eastAsia="宋体" w:hAnsi="宋体"/>
        </w:rPr>
        <w:t>}</w:t>
      </w:r>
    </w:p>
    <w:p w:rsidR="00933C1D" w:rsidRPr="00C81BAD" w:rsidRDefault="00933C1D" w:rsidP="00E40EEF">
      <w:pPr>
        <w:rPr>
          <w:rFonts w:ascii="宋体" w:eastAsia="宋体" w:hAnsi="宋体"/>
        </w:rPr>
      </w:pPr>
    </w:p>
    <w:p w:rsidR="00584DF2" w:rsidRPr="00C81BAD" w:rsidRDefault="00584DF2" w:rsidP="00A723FF">
      <w:pPr>
        <w:pStyle w:val="3"/>
        <w:rPr>
          <w:rFonts w:ascii="宋体" w:eastAsia="宋体" w:hAnsi="宋体"/>
          <w:b w:val="0"/>
        </w:rPr>
      </w:pPr>
      <w:bookmarkStart w:id="229" w:name="_Toc523521312"/>
      <w:r w:rsidRPr="00C81BAD">
        <w:rPr>
          <w:rFonts w:ascii="宋体" w:eastAsia="宋体" w:hAnsi="宋体" w:hint="eastAsia"/>
          <w:b w:val="0"/>
        </w:rPr>
        <w:lastRenderedPageBreak/>
        <w:t>四点共面</w:t>
      </w:r>
      <w:bookmarkEnd w:id="229"/>
    </w:p>
    <w:p w:rsidR="00990B07" w:rsidRPr="00C81BAD" w:rsidRDefault="00990B07" w:rsidP="00A723FF">
      <w:pPr>
        <w:pStyle w:val="4"/>
        <w:rPr>
          <w:rFonts w:ascii="宋体" w:eastAsia="宋体" w:hAnsi="宋体"/>
          <w:b w:val="0"/>
        </w:rPr>
      </w:pPr>
      <w:r w:rsidRPr="00C81BAD">
        <w:rPr>
          <w:rFonts w:ascii="宋体" w:eastAsia="宋体" w:hAnsi="宋体" w:hint="eastAsia"/>
          <w:b w:val="0"/>
        </w:rPr>
        <w:t>√-51</w:t>
      </w:r>
      <w:r w:rsidRPr="00C81BAD">
        <w:rPr>
          <w:rFonts w:ascii="宋体" w:eastAsia="宋体" w:hAnsi="宋体"/>
          <w:b w:val="0"/>
        </w:rPr>
        <w:t>nod</w:t>
      </w:r>
      <w:r w:rsidRPr="00C81BAD">
        <w:rPr>
          <w:rFonts w:ascii="宋体" w:eastAsia="宋体" w:hAnsi="宋体" w:hint="eastAsia"/>
          <w:b w:val="0"/>
        </w:rPr>
        <w:t>-</w:t>
      </w:r>
      <w:r w:rsidRPr="00C81BAD">
        <w:rPr>
          <w:rFonts w:ascii="宋体" w:eastAsia="宋体" w:hAnsi="宋体"/>
          <w:b w:val="0"/>
        </w:rPr>
        <w:t>1265</w:t>
      </w:r>
      <w:r w:rsidRPr="00C81BAD">
        <w:rPr>
          <w:rFonts w:ascii="宋体" w:eastAsia="宋体" w:hAnsi="宋体" w:hint="eastAsia"/>
          <w:b w:val="0"/>
        </w:rPr>
        <w:t>-四点共面</w:t>
      </w:r>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√-51</w:instrText>
      </w:r>
      <w:r w:rsidR="00C478A5" w:rsidRPr="00C81BAD">
        <w:rPr>
          <w:rFonts w:ascii="宋体" w:eastAsia="宋体" w:hAnsi="宋体"/>
          <w:b w:val="0"/>
        </w:rPr>
        <w:instrText>nod</w:instrText>
      </w:r>
      <w:r w:rsidR="00C478A5" w:rsidRPr="00C81BAD">
        <w:rPr>
          <w:rFonts w:ascii="宋体" w:eastAsia="宋体" w:hAnsi="宋体" w:hint="eastAsia"/>
          <w:b w:val="0"/>
        </w:rPr>
        <w:instrText>-</w:instrText>
      </w:r>
      <w:r w:rsidR="00C478A5" w:rsidRPr="00C81BAD">
        <w:rPr>
          <w:rFonts w:ascii="宋体" w:eastAsia="宋体" w:hAnsi="宋体"/>
          <w:b w:val="0"/>
        </w:rPr>
        <w:instrText>1265</w:instrText>
      </w:r>
      <w:r w:rsidR="00C478A5" w:rsidRPr="00C81BAD">
        <w:rPr>
          <w:rFonts w:ascii="宋体" w:eastAsia="宋体" w:hAnsi="宋体" w:hint="eastAsia"/>
          <w:b w:val="0"/>
        </w:rPr>
        <w:instrText>-四点共面</w:instrText>
      </w:r>
      <w:r w:rsidR="00C478A5" w:rsidRPr="00C81BAD">
        <w:rPr>
          <w:rFonts w:ascii="宋体" w:eastAsia="宋体" w:hAnsi="宋体"/>
        </w:rPr>
        <w:instrText xml:space="preserve">:1265" \y "51nod:1265" </w:instrText>
      </w:r>
      <w:r w:rsidR="00C478A5" w:rsidRPr="00C81BAD">
        <w:rPr>
          <w:rFonts w:ascii="宋体" w:eastAsia="宋体" w:hAnsi="宋体"/>
          <w:b w:val="0"/>
        </w:rPr>
        <w:fldChar w:fldCharType="end"/>
      </w:r>
    </w:p>
    <w:p w:rsidR="00990B07" w:rsidRPr="00C81BAD" w:rsidRDefault="00990B07" w:rsidP="00073603">
      <w:pPr>
        <w:rPr>
          <w:rFonts w:ascii="宋体" w:eastAsia="宋体" w:hAnsi="宋体"/>
        </w:rPr>
      </w:pPr>
      <w:r w:rsidRPr="00C81BAD">
        <w:rPr>
          <w:rFonts w:ascii="宋体" w:eastAsia="宋体" w:hAnsi="宋体" w:hint="eastAsia"/>
        </w:rPr>
        <w:t>【题意】输入4个点判断是否在同一平面</w:t>
      </w:r>
    </w:p>
    <w:p w:rsidR="00990B07" w:rsidRPr="00C81BAD" w:rsidRDefault="00990B07" w:rsidP="00073603">
      <w:pPr>
        <w:rPr>
          <w:rFonts w:ascii="宋体" w:eastAsia="宋体" w:hAnsi="宋体"/>
        </w:rPr>
      </w:pPr>
      <w:r w:rsidRPr="00C81BAD">
        <w:rPr>
          <w:rFonts w:ascii="宋体" w:eastAsia="宋体" w:hAnsi="宋体" w:hint="eastAsia"/>
        </w:rPr>
        <w:t>【题解】使用如下公式进行判断</w:t>
      </w:r>
    </w:p>
    <w:p w:rsidR="00990B07" w:rsidRPr="00C81BAD" w:rsidRDefault="00292534" w:rsidP="00073603">
      <w:pPr>
        <w:rPr>
          <w:rFonts w:ascii="宋体" w:eastAsia="宋体" w:hAnsi="宋体"/>
        </w:rPr>
      </w:pPr>
      <w:r w:rsidRPr="00C81BAD">
        <w:rPr>
          <w:rFonts w:ascii="宋体" w:eastAsia="宋体" w:hAnsi="宋体"/>
          <w:position w:val="-68"/>
        </w:rPr>
        <w:object w:dxaOrig="3180" w:dyaOrig="1480">
          <v:shape id="_x0000_i1074" type="#_x0000_t75" style="width:159pt;height:74.25pt" o:ole="">
            <v:imagedata r:id="rId159" o:title=""/>
          </v:shape>
          <o:OLEObject Type="Embed" ProgID="Equation.DSMT4" ShapeID="_x0000_i1074" DrawAspect="Content" ObjectID="_1597263085" r:id="rId160"/>
        </w:object>
      </w:r>
    </w:p>
    <w:p w:rsidR="00990B07" w:rsidRPr="00C81BAD" w:rsidRDefault="00990B07" w:rsidP="00073603">
      <w:pPr>
        <w:rPr>
          <w:rFonts w:ascii="宋体" w:eastAsia="宋体" w:hAnsi="宋体"/>
        </w:rPr>
      </w:pPr>
      <w:r w:rsidRPr="00C81BAD">
        <w:rPr>
          <w:rFonts w:ascii="宋体" w:eastAsia="宋体" w:hAnsi="宋体" w:hint="eastAsia"/>
        </w:rPr>
        <w:t>【代码】</w:t>
      </w:r>
    </w:p>
    <w:p w:rsidR="00990B07" w:rsidRPr="00C81BAD" w:rsidRDefault="00990B07" w:rsidP="00990B07">
      <w:pPr>
        <w:rPr>
          <w:rFonts w:ascii="宋体" w:eastAsia="宋体" w:hAnsi="宋体"/>
        </w:rPr>
      </w:pPr>
      <w:r w:rsidRPr="00C81BAD">
        <w:rPr>
          <w:rFonts w:ascii="宋体" w:eastAsia="宋体" w:hAnsi="宋体"/>
        </w:rPr>
        <w:t>#include &lt;bits/stdc++.h&gt;</w:t>
      </w:r>
    </w:p>
    <w:p w:rsidR="00990B07" w:rsidRPr="00C81BAD" w:rsidRDefault="00990B07" w:rsidP="00990B07">
      <w:pPr>
        <w:rPr>
          <w:rFonts w:ascii="宋体" w:eastAsia="宋体" w:hAnsi="宋体"/>
        </w:rPr>
      </w:pPr>
    </w:p>
    <w:p w:rsidR="00990B07" w:rsidRPr="00C81BAD" w:rsidRDefault="00990B07" w:rsidP="00990B07">
      <w:pPr>
        <w:rPr>
          <w:rFonts w:ascii="宋体" w:eastAsia="宋体" w:hAnsi="宋体"/>
        </w:rPr>
      </w:pPr>
      <w:r w:rsidRPr="00C81BAD">
        <w:rPr>
          <w:rFonts w:ascii="宋体" w:eastAsia="宋体" w:hAnsi="宋体"/>
        </w:rPr>
        <w:t>using namespace std;</w:t>
      </w:r>
    </w:p>
    <w:p w:rsidR="00990B07" w:rsidRPr="00C81BAD" w:rsidRDefault="00990B07" w:rsidP="00990B07">
      <w:pPr>
        <w:rPr>
          <w:rFonts w:ascii="宋体" w:eastAsia="宋体" w:hAnsi="宋体"/>
        </w:rPr>
      </w:pPr>
    </w:p>
    <w:p w:rsidR="00990B07" w:rsidRPr="00C81BAD" w:rsidRDefault="00990B07" w:rsidP="00990B07">
      <w:pPr>
        <w:rPr>
          <w:rFonts w:ascii="宋体" w:eastAsia="宋体" w:hAnsi="宋体"/>
        </w:rPr>
      </w:pPr>
      <w:r w:rsidRPr="00C81BAD">
        <w:rPr>
          <w:rFonts w:ascii="宋体" w:eastAsia="宋体" w:hAnsi="宋体"/>
        </w:rPr>
        <w:t>const double eps=1e-6;</w:t>
      </w:r>
    </w:p>
    <w:p w:rsidR="00990B07" w:rsidRPr="00C81BAD" w:rsidRDefault="00990B07" w:rsidP="00990B07">
      <w:pPr>
        <w:rPr>
          <w:rFonts w:ascii="宋体" w:eastAsia="宋体" w:hAnsi="宋体"/>
        </w:rPr>
      </w:pPr>
      <w:r w:rsidRPr="00C81BAD">
        <w:rPr>
          <w:rFonts w:ascii="宋体" w:eastAsia="宋体" w:hAnsi="宋体"/>
        </w:rPr>
        <w:t>int fcmp(double x){</w:t>
      </w:r>
    </w:p>
    <w:p w:rsidR="00990B07" w:rsidRPr="00C81BAD" w:rsidRDefault="00990B07" w:rsidP="00990B07">
      <w:pPr>
        <w:rPr>
          <w:rFonts w:ascii="宋体" w:eastAsia="宋体" w:hAnsi="宋体"/>
        </w:rPr>
      </w:pPr>
      <w:r w:rsidRPr="00C81BAD">
        <w:rPr>
          <w:rFonts w:ascii="宋体" w:eastAsia="宋体" w:hAnsi="宋体"/>
        </w:rPr>
        <w:t xml:space="preserve">    if (fabs(x)&lt;eps) return 0;</w:t>
      </w:r>
    </w:p>
    <w:p w:rsidR="00990B07" w:rsidRPr="00C81BAD" w:rsidRDefault="00990B07" w:rsidP="00990B07">
      <w:pPr>
        <w:rPr>
          <w:rFonts w:ascii="宋体" w:eastAsia="宋体" w:hAnsi="宋体"/>
        </w:rPr>
      </w:pPr>
      <w:r w:rsidRPr="00C81BAD">
        <w:rPr>
          <w:rFonts w:ascii="宋体" w:eastAsia="宋体" w:hAnsi="宋体"/>
        </w:rPr>
        <w:t xml:space="preserve">    return x&lt;0?-1:1;</w:t>
      </w:r>
    </w:p>
    <w:p w:rsidR="00990B07" w:rsidRPr="00C81BAD" w:rsidRDefault="00990B07" w:rsidP="00990B07">
      <w:pPr>
        <w:rPr>
          <w:rFonts w:ascii="宋体" w:eastAsia="宋体" w:hAnsi="宋体"/>
        </w:rPr>
      </w:pPr>
      <w:r w:rsidRPr="00C81BAD">
        <w:rPr>
          <w:rFonts w:ascii="宋体" w:eastAsia="宋体" w:hAnsi="宋体"/>
        </w:rPr>
        <w:t>}</w:t>
      </w:r>
    </w:p>
    <w:p w:rsidR="00990B07" w:rsidRPr="00C81BAD" w:rsidRDefault="00990B07" w:rsidP="00990B07">
      <w:pPr>
        <w:rPr>
          <w:rFonts w:ascii="宋体" w:eastAsia="宋体" w:hAnsi="宋体"/>
        </w:rPr>
      </w:pPr>
    </w:p>
    <w:p w:rsidR="00990B07" w:rsidRPr="00C81BAD" w:rsidRDefault="00990B07" w:rsidP="00990B07">
      <w:pPr>
        <w:rPr>
          <w:rFonts w:ascii="宋体" w:eastAsia="宋体" w:hAnsi="宋体"/>
        </w:rPr>
      </w:pPr>
      <w:r w:rsidRPr="00C81BAD">
        <w:rPr>
          <w:rFonts w:ascii="宋体" w:eastAsia="宋体" w:hAnsi="宋体"/>
        </w:rPr>
        <w:t>double matrix(double x11,double x12,double x13,double x21,double x22,double x23,double x31,double x32,double x33){</w:t>
      </w:r>
    </w:p>
    <w:p w:rsidR="00990B07" w:rsidRPr="00C81BAD" w:rsidRDefault="00990B07" w:rsidP="00990B07">
      <w:pPr>
        <w:rPr>
          <w:rFonts w:ascii="宋体" w:eastAsia="宋体" w:hAnsi="宋体"/>
        </w:rPr>
      </w:pPr>
      <w:r w:rsidRPr="00C81BAD">
        <w:rPr>
          <w:rFonts w:ascii="宋体" w:eastAsia="宋体" w:hAnsi="宋体"/>
        </w:rPr>
        <w:t xml:space="preserve">    return x11*x22*x33+x21*x32*x13+x31*x12*x23-x31*x22*x13-x11*x32*x23-x21*x12*x33;</w:t>
      </w:r>
    </w:p>
    <w:p w:rsidR="00990B07" w:rsidRPr="00C81BAD" w:rsidRDefault="00990B07" w:rsidP="00990B07">
      <w:pPr>
        <w:rPr>
          <w:rFonts w:ascii="宋体" w:eastAsia="宋体" w:hAnsi="宋体"/>
        </w:rPr>
      </w:pPr>
      <w:r w:rsidRPr="00C81BAD">
        <w:rPr>
          <w:rFonts w:ascii="宋体" w:eastAsia="宋体" w:hAnsi="宋体"/>
        </w:rPr>
        <w:t>}</w:t>
      </w:r>
    </w:p>
    <w:p w:rsidR="00990B07" w:rsidRPr="00C81BAD" w:rsidRDefault="00990B07" w:rsidP="00990B07">
      <w:pPr>
        <w:rPr>
          <w:rFonts w:ascii="宋体" w:eastAsia="宋体" w:hAnsi="宋体"/>
        </w:rPr>
      </w:pPr>
    </w:p>
    <w:p w:rsidR="00990B07" w:rsidRPr="00C81BAD" w:rsidRDefault="00990B07" w:rsidP="00990B07">
      <w:pPr>
        <w:rPr>
          <w:rFonts w:ascii="宋体" w:eastAsia="宋体" w:hAnsi="宋体"/>
        </w:rPr>
      </w:pPr>
      <w:r w:rsidRPr="00C81BAD">
        <w:rPr>
          <w:rFonts w:ascii="宋体" w:eastAsia="宋体" w:hAnsi="宋体"/>
        </w:rPr>
        <w:t>int main()</w:t>
      </w:r>
    </w:p>
    <w:p w:rsidR="00990B07" w:rsidRPr="00C81BAD" w:rsidRDefault="00990B07" w:rsidP="00990B07">
      <w:pPr>
        <w:rPr>
          <w:rFonts w:ascii="宋体" w:eastAsia="宋体" w:hAnsi="宋体"/>
        </w:rPr>
      </w:pPr>
      <w:r w:rsidRPr="00C81BAD">
        <w:rPr>
          <w:rFonts w:ascii="宋体" w:eastAsia="宋体" w:hAnsi="宋体"/>
        </w:rPr>
        <w:t>{</w:t>
      </w:r>
    </w:p>
    <w:p w:rsidR="00990B07" w:rsidRPr="00C81BAD" w:rsidRDefault="00990B07" w:rsidP="00990B07">
      <w:pPr>
        <w:rPr>
          <w:rFonts w:ascii="宋体" w:eastAsia="宋体" w:hAnsi="宋体"/>
        </w:rPr>
      </w:pPr>
      <w:r w:rsidRPr="00C81BAD">
        <w:rPr>
          <w:rFonts w:ascii="宋体" w:eastAsia="宋体" w:hAnsi="宋体"/>
        </w:rPr>
        <w:t xml:space="preserve">    int t;</w:t>
      </w:r>
    </w:p>
    <w:p w:rsidR="00990B07" w:rsidRPr="00C81BAD" w:rsidRDefault="00990B07" w:rsidP="00990B07">
      <w:pPr>
        <w:rPr>
          <w:rFonts w:ascii="宋体" w:eastAsia="宋体" w:hAnsi="宋体"/>
        </w:rPr>
      </w:pPr>
      <w:r w:rsidRPr="00C81BAD">
        <w:rPr>
          <w:rFonts w:ascii="宋体" w:eastAsia="宋体" w:hAnsi="宋体"/>
        </w:rPr>
        <w:t xml:space="preserve">    cin&gt;&gt;t;</w:t>
      </w:r>
    </w:p>
    <w:p w:rsidR="00990B07" w:rsidRPr="00C81BAD" w:rsidRDefault="00990B07" w:rsidP="00990B07">
      <w:pPr>
        <w:rPr>
          <w:rFonts w:ascii="宋体" w:eastAsia="宋体" w:hAnsi="宋体"/>
        </w:rPr>
      </w:pPr>
      <w:r w:rsidRPr="00C81BAD">
        <w:rPr>
          <w:rFonts w:ascii="宋体" w:eastAsia="宋体" w:hAnsi="宋体"/>
        </w:rPr>
        <w:t xml:space="preserve">    while (t--){</w:t>
      </w:r>
    </w:p>
    <w:p w:rsidR="00990B07" w:rsidRPr="00C81BAD" w:rsidRDefault="00990B07" w:rsidP="00990B07">
      <w:pPr>
        <w:rPr>
          <w:rFonts w:ascii="宋体" w:eastAsia="宋体" w:hAnsi="宋体"/>
        </w:rPr>
      </w:pPr>
      <w:r w:rsidRPr="00C81BAD">
        <w:rPr>
          <w:rFonts w:ascii="宋体" w:eastAsia="宋体" w:hAnsi="宋体"/>
        </w:rPr>
        <w:t xml:space="preserve">        double x[4],y[4],z[4];</w:t>
      </w:r>
    </w:p>
    <w:p w:rsidR="00990B07" w:rsidRPr="00C81BAD" w:rsidRDefault="00990B07" w:rsidP="00990B07">
      <w:pPr>
        <w:rPr>
          <w:rFonts w:ascii="宋体" w:eastAsia="宋体" w:hAnsi="宋体"/>
        </w:rPr>
      </w:pPr>
      <w:r w:rsidRPr="00C81BAD">
        <w:rPr>
          <w:rFonts w:ascii="宋体" w:eastAsia="宋体" w:hAnsi="宋体"/>
        </w:rPr>
        <w:t xml:space="preserve">        for (int i=0;i&lt;4;i++) cin&gt;&gt;x[i]&gt;&gt;y[i]&gt;&gt;z[i];</w:t>
      </w:r>
    </w:p>
    <w:p w:rsidR="00990B07" w:rsidRPr="00C81BAD" w:rsidRDefault="00990B07" w:rsidP="00990B07">
      <w:pPr>
        <w:rPr>
          <w:rFonts w:ascii="宋体" w:eastAsia="宋体" w:hAnsi="宋体"/>
        </w:rPr>
      </w:pPr>
      <w:r w:rsidRPr="00C81BAD">
        <w:rPr>
          <w:rFonts w:ascii="宋体" w:eastAsia="宋体" w:hAnsi="宋体"/>
        </w:rPr>
        <w:t xml:space="preserve">        double s=-matrix(x[1],y[1],z[1],x[2],y[2],z[2],x[3],y[3],z[3])</w:t>
      </w:r>
    </w:p>
    <w:p w:rsidR="00990B07" w:rsidRPr="00C81BAD" w:rsidRDefault="00990B07" w:rsidP="00990B07">
      <w:pPr>
        <w:rPr>
          <w:rFonts w:ascii="宋体" w:eastAsia="宋体" w:hAnsi="宋体"/>
        </w:rPr>
      </w:pPr>
      <w:r w:rsidRPr="00C81BAD">
        <w:rPr>
          <w:rFonts w:ascii="宋体" w:eastAsia="宋体" w:hAnsi="宋体"/>
        </w:rPr>
        <w:t xml:space="preserve">                 +matrix(x[0],y[0],z[0],x[2],y[2],z[2],x[3],y[3],z[3])</w:t>
      </w:r>
    </w:p>
    <w:p w:rsidR="00990B07" w:rsidRPr="00C81BAD" w:rsidRDefault="00990B07" w:rsidP="00990B07">
      <w:pPr>
        <w:rPr>
          <w:rFonts w:ascii="宋体" w:eastAsia="宋体" w:hAnsi="宋体"/>
        </w:rPr>
      </w:pPr>
      <w:r w:rsidRPr="00C81BAD">
        <w:rPr>
          <w:rFonts w:ascii="宋体" w:eastAsia="宋体" w:hAnsi="宋体"/>
        </w:rPr>
        <w:t xml:space="preserve">                 -matrix(x[0],y[0],z[0],x[1],y[1],z[1],x[3],y[3],z[3])</w:t>
      </w:r>
    </w:p>
    <w:p w:rsidR="00990B07" w:rsidRPr="00C81BAD" w:rsidRDefault="00990B07" w:rsidP="00990B07">
      <w:pPr>
        <w:rPr>
          <w:rFonts w:ascii="宋体" w:eastAsia="宋体" w:hAnsi="宋体"/>
        </w:rPr>
      </w:pPr>
      <w:r w:rsidRPr="00C81BAD">
        <w:rPr>
          <w:rFonts w:ascii="宋体" w:eastAsia="宋体" w:hAnsi="宋体"/>
        </w:rPr>
        <w:t xml:space="preserve">                 +matrix(x[0],y[0],z[0],x[1],y[1],z[1],x[2],y[2],z[2]);</w:t>
      </w:r>
    </w:p>
    <w:p w:rsidR="00990B07" w:rsidRPr="00C81BAD" w:rsidRDefault="00990B07" w:rsidP="00990B07">
      <w:pPr>
        <w:rPr>
          <w:rFonts w:ascii="宋体" w:eastAsia="宋体" w:hAnsi="宋体"/>
        </w:rPr>
      </w:pPr>
      <w:r w:rsidRPr="00C81BAD">
        <w:rPr>
          <w:rFonts w:ascii="宋体" w:eastAsia="宋体" w:hAnsi="宋体"/>
        </w:rPr>
        <w:t xml:space="preserve">        if (fcmp(s)==0) cout&lt;&lt;"Yes"&lt;&lt;endl;else cout&lt;&lt;"No"&lt;&lt;endl;</w:t>
      </w:r>
    </w:p>
    <w:p w:rsidR="00990B07" w:rsidRPr="00C81BAD" w:rsidRDefault="00990B07" w:rsidP="00990B07">
      <w:pPr>
        <w:rPr>
          <w:rFonts w:ascii="宋体" w:eastAsia="宋体" w:hAnsi="宋体"/>
        </w:rPr>
      </w:pPr>
      <w:r w:rsidRPr="00C81BAD">
        <w:rPr>
          <w:rFonts w:ascii="宋体" w:eastAsia="宋体" w:hAnsi="宋体"/>
        </w:rPr>
        <w:t xml:space="preserve">    }</w:t>
      </w:r>
    </w:p>
    <w:p w:rsidR="00990B07" w:rsidRPr="00C81BAD" w:rsidRDefault="00990B07" w:rsidP="00990B07">
      <w:pPr>
        <w:rPr>
          <w:rFonts w:ascii="宋体" w:eastAsia="宋体" w:hAnsi="宋体"/>
        </w:rPr>
      </w:pPr>
      <w:r w:rsidRPr="00C81BAD">
        <w:rPr>
          <w:rFonts w:ascii="宋体" w:eastAsia="宋体" w:hAnsi="宋体"/>
        </w:rPr>
        <w:t xml:space="preserve">    return 0;</w:t>
      </w:r>
    </w:p>
    <w:p w:rsidR="00990B07" w:rsidRPr="00C81BAD" w:rsidRDefault="00990B07" w:rsidP="00990B07">
      <w:pPr>
        <w:rPr>
          <w:rFonts w:ascii="宋体" w:eastAsia="宋体" w:hAnsi="宋体"/>
        </w:rPr>
      </w:pPr>
      <w:r w:rsidRPr="00C81BAD">
        <w:rPr>
          <w:rFonts w:ascii="宋体" w:eastAsia="宋体" w:hAnsi="宋体"/>
        </w:rPr>
        <w:lastRenderedPageBreak/>
        <w:t>}</w:t>
      </w:r>
    </w:p>
    <w:p w:rsidR="004761C9" w:rsidRPr="00C81BAD" w:rsidRDefault="004761C9" w:rsidP="00E90941">
      <w:pPr>
        <w:pStyle w:val="3"/>
        <w:rPr>
          <w:rFonts w:ascii="宋体" w:eastAsia="宋体" w:hAnsi="宋体"/>
          <w:b w:val="0"/>
        </w:rPr>
      </w:pPr>
      <w:bookmarkStart w:id="230" w:name="_Toc523521313"/>
      <w:r w:rsidRPr="00C81BAD">
        <w:rPr>
          <w:rFonts w:ascii="宋体" w:eastAsia="宋体" w:hAnsi="宋体" w:hint="eastAsia"/>
          <w:b w:val="0"/>
        </w:rPr>
        <w:t>线段相交</w:t>
      </w:r>
      <w:bookmarkEnd w:id="230"/>
    </w:p>
    <w:p w:rsidR="004761C9" w:rsidRPr="00C81BAD" w:rsidRDefault="004761C9" w:rsidP="00B26D9F">
      <w:pPr>
        <w:pStyle w:val="4"/>
        <w:rPr>
          <w:rFonts w:ascii="宋体" w:eastAsia="宋体" w:hAnsi="宋体"/>
          <w:b w:val="0"/>
        </w:rPr>
      </w:pPr>
      <w:r w:rsidRPr="00C81BAD">
        <w:rPr>
          <w:rFonts w:ascii="宋体" w:eastAsia="宋体" w:hAnsi="宋体" w:hint="eastAsia"/>
          <w:b w:val="0"/>
        </w:rPr>
        <w:t>√</w:t>
      </w:r>
      <w:r w:rsidR="00807260" w:rsidRPr="00C81BAD">
        <w:rPr>
          <w:rFonts w:ascii="宋体" w:eastAsia="宋体" w:hAnsi="宋体" w:hint="eastAsia"/>
          <w:b w:val="0"/>
        </w:rPr>
        <w:t>（模板）</w:t>
      </w:r>
      <w:r w:rsidRPr="00C81BAD">
        <w:rPr>
          <w:rFonts w:ascii="宋体" w:eastAsia="宋体" w:hAnsi="宋体" w:hint="eastAsia"/>
          <w:b w:val="0"/>
        </w:rPr>
        <w:t>-</w:t>
      </w:r>
      <w:r w:rsidRPr="00C81BAD">
        <w:rPr>
          <w:rFonts w:ascii="宋体" w:eastAsia="宋体" w:hAnsi="宋体"/>
          <w:b w:val="0"/>
        </w:rPr>
        <w:t>51nod</w:t>
      </w:r>
      <w:r w:rsidRPr="00C81BAD">
        <w:rPr>
          <w:rFonts w:ascii="宋体" w:eastAsia="宋体" w:hAnsi="宋体" w:hint="eastAsia"/>
          <w:b w:val="0"/>
        </w:rPr>
        <w:t>-</w:t>
      </w:r>
      <w:r w:rsidRPr="00C81BAD">
        <w:rPr>
          <w:rFonts w:ascii="宋体" w:eastAsia="宋体" w:hAnsi="宋体"/>
          <w:b w:val="0"/>
        </w:rPr>
        <w:t>1264</w:t>
      </w:r>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√（模板）-</w:instrText>
      </w:r>
      <w:r w:rsidR="00C478A5" w:rsidRPr="00C81BAD">
        <w:rPr>
          <w:rFonts w:ascii="宋体" w:eastAsia="宋体" w:hAnsi="宋体"/>
          <w:b w:val="0"/>
        </w:rPr>
        <w:instrText>51nod</w:instrText>
      </w:r>
      <w:r w:rsidR="00C478A5" w:rsidRPr="00C81BAD">
        <w:rPr>
          <w:rFonts w:ascii="宋体" w:eastAsia="宋体" w:hAnsi="宋体" w:hint="eastAsia"/>
          <w:b w:val="0"/>
        </w:rPr>
        <w:instrText>-</w:instrText>
      </w:r>
      <w:r w:rsidR="00C478A5" w:rsidRPr="00C81BAD">
        <w:rPr>
          <w:rFonts w:ascii="宋体" w:eastAsia="宋体" w:hAnsi="宋体"/>
          <w:b w:val="0"/>
        </w:rPr>
        <w:instrText>1264</w:instrText>
      </w:r>
      <w:r w:rsidR="00C478A5" w:rsidRPr="00C81BAD">
        <w:rPr>
          <w:rFonts w:ascii="宋体" w:eastAsia="宋体" w:hAnsi="宋体"/>
        </w:rPr>
        <w:instrText>:</w:instrText>
      </w:r>
      <w:r w:rsidR="00C478A5" w:rsidRPr="00C81BAD">
        <w:rPr>
          <w:rFonts w:ascii="宋体" w:eastAsia="宋体" w:hAnsi="宋体" w:hint="eastAsia"/>
        </w:rPr>
        <w:instrText>1</w:instrText>
      </w:r>
      <w:r w:rsidR="00C478A5" w:rsidRPr="00C81BAD">
        <w:rPr>
          <w:rFonts w:ascii="宋体" w:eastAsia="宋体" w:hAnsi="宋体"/>
        </w:rPr>
        <w:instrText xml:space="preserve">264" \y "51nod:1264" </w:instrText>
      </w:r>
      <w:r w:rsidR="00C478A5" w:rsidRPr="00C81BAD">
        <w:rPr>
          <w:rFonts w:ascii="宋体" w:eastAsia="宋体" w:hAnsi="宋体"/>
          <w:b w:val="0"/>
        </w:rPr>
        <w:fldChar w:fldCharType="end"/>
      </w:r>
    </w:p>
    <w:p w:rsidR="004761C9" w:rsidRPr="00C81BAD" w:rsidRDefault="004761C9" w:rsidP="00990B07">
      <w:pPr>
        <w:rPr>
          <w:rFonts w:ascii="宋体" w:eastAsia="宋体" w:hAnsi="宋体"/>
        </w:rPr>
      </w:pPr>
      <w:r w:rsidRPr="00C81BAD">
        <w:rPr>
          <w:rFonts w:ascii="宋体" w:eastAsia="宋体" w:hAnsi="宋体" w:hint="eastAsia"/>
        </w:rPr>
        <w:t>【</w:t>
      </w:r>
      <w:r w:rsidR="00807260" w:rsidRPr="00C81BAD">
        <w:rPr>
          <w:rFonts w:ascii="宋体" w:eastAsia="宋体" w:hAnsi="宋体" w:hint="eastAsia"/>
        </w:rPr>
        <w:t>题意</w:t>
      </w:r>
      <w:r w:rsidRPr="00C81BAD">
        <w:rPr>
          <w:rFonts w:ascii="宋体" w:eastAsia="宋体" w:hAnsi="宋体" w:hint="eastAsia"/>
        </w:rPr>
        <w:t>】</w:t>
      </w:r>
      <w:r w:rsidR="00807260" w:rsidRPr="00C81BAD">
        <w:rPr>
          <w:rFonts w:ascii="宋体" w:eastAsia="宋体" w:hAnsi="宋体" w:hint="eastAsia"/>
        </w:rPr>
        <w:t>输入2个线段的4个端点，判断是否相交</w:t>
      </w:r>
    </w:p>
    <w:p w:rsidR="00807260" w:rsidRPr="00C81BAD" w:rsidRDefault="00807260" w:rsidP="00990B07">
      <w:pPr>
        <w:rPr>
          <w:rFonts w:ascii="宋体" w:eastAsia="宋体" w:hAnsi="宋体"/>
        </w:rPr>
      </w:pPr>
      <w:r w:rsidRPr="00C81BAD">
        <w:rPr>
          <w:rFonts w:ascii="宋体" w:eastAsia="宋体" w:hAnsi="宋体" w:hint="eastAsia"/>
        </w:rPr>
        <w:t>【题解】直接使用浙大计算几何模板（</w:t>
      </w:r>
      <w:r w:rsidR="00E56B56" w:rsidRPr="00C81BAD">
        <w:rPr>
          <w:rFonts w:ascii="宋体" w:eastAsia="宋体" w:hAnsi="宋体" w:hint="eastAsia"/>
        </w:rPr>
        <w:t>1.5</w:t>
      </w:r>
      <w:r w:rsidRPr="00C81BAD">
        <w:rPr>
          <w:rFonts w:ascii="宋体" w:eastAsia="宋体" w:hAnsi="宋体" w:hint="eastAsia"/>
        </w:rPr>
        <w:t>浮点数）</w:t>
      </w:r>
      <w:r w:rsidR="003A19E6" w:rsidRPr="00C81BAD">
        <w:rPr>
          <w:rFonts w:ascii="宋体" w:eastAsia="宋体" w:hAnsi="宋体" w:hint="eastAsia"/>
        </w:rPr>
        <w:t>，注意该模板使用时不能加using namespace std;</w:t>
      </w:r>
    </w:p>
    <w:p w:rsidR="00457C16" w:rsidRPr="00C81BAD" w:rsidRDefault="00457C16" w:rsidP="00457C16">
      <w:pPr>
        <w:pStyle w:val="3"/>
        <w:rPr>
          <w:rFonts w:ascii="宋体" w:eastAsia="宋体" w:hAnsi="宋体"/>
          <w:b w:val="0"/>
        </w:rPr>
      </w:pPr>
      <w:bookmarkStart w:id="231" w:name="_Toc523521314"/>
      <w:r w:rsidRPr="00C81BAD">
        <w:rPr>
          <w:rFonts w:ascii="宋体" w:eastAsia="宋体" w:hAnsi="宋体" w:hint="eastAsia"/>
          <w:b w:val="0"/>
        </w:rPr>
        <w:t>简单多边形与圆面积交</w:t>
      </w:r>
      <w:bookmarkEnd w:id="231"/>
    </w:p>
    <w:p w:rsidR="00457C16" w:rsidRPr="00C81BAD" w:rsidRDefault="00457C16" w:rsidP="00457C16">
      <w:pPr>
        <w:pStyle w:val="4"/>
        <w:rPr>
          <w:rFonts w:ascii="宋体" w:eastAsia="宋体" w:hAnsi="宋体"/>
          <w:b w:val="0"/>
        </w:rPr>
      </w:pPr>
      <w:r w:rsidRPr="00C81BAD">
        <w:rPr>
          <w:rFonts w:ascii="宋体" w:eastAsia="宋体" w:hAnsi="宋体" w:hint="eastAsia"/>
          <w:b w:val="0"/>
        </w:rPr>
        <w:t>√-牛客网</w:t>
      </w:r>
      <w:r w:rsidRPr="00C81BAD">
        <w:rPr>
          <w:rFonts w:ascii="宋体" w:eastAsia="宋体" w:hAnsi="宋体"/>
          <w:b w:val="0"/>
        </w:rPr>
        <w:t>2018</w:t>
      </w:r>
      <w:r w:rsidRPr="00C81BAD">
        <w:rPr>
          <w:rFonts w:ascii="宋体" w:eastAsia="宋体" w:hAnsi="宋体" w:hint="eastAsia"/>
          <w:b w:val="0"/>
        </w:rPr>
        <w:t>暑期多校第3场-</w:t>
      </w:r>
      <w:r w:rsidRPr="00C81BAD">
        <w:rPr>
          <w:rFonts w:ascii="宋体" w:eastAsia="宋体" w:hAnsi="宋体"/>
          <w:b w:val="0"/>
        </w:rPr>
        <w:t>J</w:t>
      </w:r>
      <w:r w:rsidRPr="00C81BAD">
        <w:rPr>
          <w:rFonts w:ascii="宋体" w:eastAsia="宋体" w:hAnsi="宋体" w:hint="eastAsia"/>
          <w:b w:val="0"/>
        </w:rPr>
        <w:t>（简单多边形</w:t>
      </w:r>
      <w:r w:rsidRPr="00C81BAD">
        <w:rPr>
          <w:rFonts w:ascii="宋体" w:eastAsia="宋体" w:hAnsi="宋体"/>
          <w:b w:val="0"/>
        </w:rPr>
        <w:t>与圆面积交</w:t>
      </w:r>
      <w:r w:rsidRPr="00C81BAD">
        <w:rPr>
          <w:rFonts w:ascii="宋体" w:eastAsia="宋体" w:hAnsi="宋体" w:hint="eastAsia"/>
          <w:b w:val="0"/>
        </w:rPr>
        <w:t>）</w:t>
      </w:r>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√-牛客网</w:instrText>
      </w:r>
      <w:r w:rsidRPr="00C81BAD">
        <w:rPr>
          <w:rFonts w:ascii="宋体" w:eastAsia="宋体" w:hAnsi="宋体"/>
          <w:b w:val="0"/>
        </w:rPr>
        <w:instrText>2018</w:instrText>
      </w:r>
      <w:r w:rsidRPr="00C81BAD">
        <w:rPr>
          <w:rFonts w:ascii="宋体" w:eastAsia="宋体" w:hAnsi="宋体" w:hint="eastAsia"/>
          <w:b w:val="0"/>
        </w:rPr>
        <w:instrText>暑期多校第3场-</w:instrText>
      </w:r>
      <w:r w:rsidRPr="00C81BAD">
        <w:rPr>
          <w:rFonts w:ascii="宋体" w:eastAsia="宋体" w:hAnsi="宋体"/>
          <w:b w:val="0"/>
        </w:rPr>
        <w:instrText>J</w:instrText>
      </w:r>
      <w:r w:rsidRPr="00C81BAD">
        <w:rPr>
          <w:rFonts w:ascii="宋体" w:eastAsia="宋体" w:hAnsi="宋体" w:hint="eastAsia"/>
          <w:b w:val="0"/>
        </w:rPr>
        <w:instrText>（简单多边形</w:instrText>
      </w:r>
      <w:r w:rsidRPr="00C81BAD">
        <w:rPr>
          <w:rFonts w:ascii="宋体" w:eastAsia="宋体" w:hAnsi="宋体"/>
          <w:b w:val="0"/>
        </w:rPr>
        <w:instrText>与圆面积交</w:instrText>
      </w:r>
      <w:r w:rsidRPr="00C81BAD">
        <w:rPr>
          <w:rFonts w:ascii="宋体" w:eastAsia="宋体" w:hAnsi="宋体" w:hint="eastAsia"/>
          <w:b w:val="0"/>
        </w:rPr>
        <w:instrText>）</w:instrText>
      </w:r>
      <w:r w:rsidRPr="00C81BAD">
        <w:rPr>
          <w:rFonts w:ascii="宋体" w:eastAsia="宋体" w:hAnsi="宋体"/>
        </w:rPr>
        <w:instrText xml:space="preserve">" \y "牛客网" </w:instrText>
      </w:r>
      <w:r w:rsidRPr="00C81BAD">
        <w:rPr>
          <w:rFonts w:ascii="宋体" w:eastAsia="宋体" w:hAnsi="宋体"/>
          <w:b w:val="0"/>
        </w:rPr>
        <w:fldChar w:fldCharType="end"/>
      </w:r>
    </w:p>
    <w:p w:rsidR="00457C16" w:rsidRPr="00C81BAD" w:rsidRDefault="00457C16" w:rsidP="00990B07">
      <w:pPr>
        <w:rPr>
          <w:rFonts w:ascii="宋体" w:eastAsia="宋体" w:hAnsi="宋体"/>
        </w:rPr>
      </w:pPr>
      <w:r w:rsidRPr="00C81BAD">
        <w:rPr>
          <w:rFonts w:ascii="宋体" w:eastAsia="宋体" w:hAnsi="宋体" w:hint="eastAsia"/>
        </w:rPr>
        <w:t>【题意】给定简单多边形（定点顺时针或逆时针给出），给定圆心，要求圆的和简单多边形的面积交为给定值，输出圆的半径,坐标绝对值1000以内,n最多300</w:t>
      </w:r>
    </w:p>
    <w:p w:rsidR="00457C16" w:rsidRPr="00C81BAD" w:rsidRDefault="00457C16" w:rsidP="00990B07">
      <w:pPr>
        <w:rPr>
          <w:rFonts w:ascii="宋体" w:eastAsia="宋体" w:hAnsi="宋体"/>
        </w:rPr>
      </w:pPr>
      <w:r w:rsidRPr="00C81BAD">
        <w:rPr>
          <w:rFonts w:ascii="宋体" w:eastAsia="宋体" w:hAnsi="宋体" w:hint="eastAsia"/>
        </w:rPr>
        <w:t>【题解】使用模板简单多边形与圆面积交和凸多边形面积，这里二分半径r即可（最小0，最大3000）</w:t>
      </w:r>
    </w:p>
    <w:p w:rsidR="00457C16" w:rsidRPr="00C81BAD" w:rsidRDefault="00457C16" w:rsidP="00990B07">
      <w:pPr>
        <w:rPr>
          <w:rFonts w:ascii="宋体" w:eastAsia="宋体" w:hAnsi="宋体"/>
        </w:rPr>
      </w:pPr>
      <w:r w:rsidRPr="00C81BAD">
        <w:rPr>
          <w:rFonts w:ascii="宋体" w:eastAsia="宋体" w:hAnsi="宋体" w:hint="eastAsia"/>
        </w:rPr>
        <w:t>【代码】</w:t>
      </w:r>
    </w:p>
    <w:p w:rsidR="00457C16" w:rsidRPr="00C81BAD" w:rsidRDefault="00457C16" w:rsidP="00457C16">
      <w:pPr>
        <w:rPr>
          <w:rFonts w:ascii="宋体" w:eastAsia="宋体" w:hAnsi="宋体"/>
        </w:rPr>
      </w:pPr>
      <w:r w:rsidRPr="00C81BAD">
        <w:rPr>
          <w:rFonts w:ascii="宋体" w:eastAsia="宋体" w:hAnsi="宋体"/>
        </w:rPr>
        <w:t>#include&lt;bits/stdc++.h&gt;</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using namespace std;</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const double eps = 1e-12 ;</w:t>
      </w:r>
    </w:p>
    <w:p w:rsidR="00457C16" w:rsidRPr="00C81BAD" w:rsidRDefault="00457C16" w:rsidP="00457C16">
      <w:pPr>
        <w:rPr>
          <w:rFonts w:ascii="宋体" w:eastAsia="宋体" w:hAnsi="宋体"/>
        </w:rPr>
      </w:pPr>
      <w:r w:rsidRPr="00C81BAD">
        <w:rPr>
          <w:rFonts w:ascii="宋体" w:eastAsia="宋体" w:hAnsi="宋体"/>
        </w:rPr>
        <w:t>const double PI = acos( -1.0 ) ;</w:t>
      </w:r>
    </w:p>
    <w:p w:rsidR="00457C16" w:rsidRPr="00C81BAD" w:rsidRDefault="00457C16" w:rsidP="00457C16">
      <w:pPr>
        <w:rPr>
          <w:rFonts w:ascii="宋体" w:eastAsia="宋体" w:hAnsi="宋体"/>
        </w:rPr>
      </w:pPr>
      <w:r w:rsidRPr="00C81BAD">
        <w:rPr>
          <w:rFonts w:ascii="宋体" w:eastAsia="宋体" w:hAnsi="宋体"/>
        </w:rPr>
        <w:t>inline double sqr( double x ){ return x * x ; }</w:t>
      </w:r>
    </w:p>
    <w:p w:rsidR="00457C16" w:rsidRPr="00C81BAD" w:rsidRDefault="00457C16" w:rsidP="00457C16">
      <w:pPr>
        <w:rPr>
          <w:rFonts w:ascii="宋体" w:eastAsia="宋体" w:hAnsi="宋体"/>
        </w:rPr>
      </w:pPr>
      <w:r w:rsidRPr="00C81BAD">
        <w:rPr>
          <w:rFonts w:ascii="宋体" w:eastAsia="宋体" w:hAnsi="宋体"/>
        </w:rPr>
        <w:t>inline int sgn( double x ){</w:t>
      </w:r>
    </w:p>
    <w:p w:rsidR="00457C16" w:rsidRPr="00C81BAD" w:rsidRDefault="00457C16" w:rsidP="00457C16">
      <w:pPr>
        <w:rPr>
          <w:rFonts w:ascii="宋体" w:eastAsia="宋体" w:hAnsi="宋体"/>
        </w:rPr>
      </w:pPr>
      <w:r w:rsidRPr="00C81BAD">
        <w:rPr>
          <w:rFonts w:ascii="宋体" w:eastAsia="宋体" w:hAnsi="宋体"/>
        </w:rPr>
        <w:t xml:space="preserve">    if ( fabs(x) &lt; eps ) return 0 ;</w:t>
      </w:r>
    </w:p>
    <w:p w:rsidR="00457C16" w:rsidRPr="00C81BAD" w:rsidRDefault="00457C16" w:rsidP="00457C16">
      <w:pPr>
        <w:rPr>
          <w:rFonts w:ascii="宋体" w:eastAsia="宋体" w:hAnsi="宋体"/>
        </w:rPr>
      </w:pPr>
      <w:r w:rsidRPr="00C81BAD">
        <w:rPr>
          <w:rFonts w:ascii="宋体" w:eastAsia="宋体" w:hAnsi="宋体"/>
        </w:rPr>
        <w:t xml:space="preserve">    return x &gt; 0? 1 : -1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struct Point{</w:t>
      </w:r>
    </w:p>
    <w:p w:rsidR="00457C16" w:rsidRPr="00C81BAD" w:rsidRDefault="00457C16" w:rsidP="00457C16">
      <w:pPr>
        <w:rPr>
          <w:rFonts w:ascii="宋体" w:eastAsia="宋体" w:hAnsi="宋体"/>
        </w:rPr>
      </w:pPr>
      <w:r w:rsidRPr="00C81BAD">
        <w:rPr>
          <w:rFonts w:ascii="宋体" w:eastAsia="宋体" w:hAnsi="宋体"/>
        </w:rPr>
        <w:t xml:space="preserve">    double x , y ;</w:t>
      </w:r>
    </w:p>
    <w:p w:rsidR="00457C16" w:rsidRPr="00C81BAD" w:rsidRDefault="00457C16" w:rsidP="00457C16">
      <w:pPr>
        <w:rPr>
          <w:rFonts w:ascii="宋体" w:eastAsia="宋体" w:hAnsi="宋体"/>
        </w:rPr>
      </w:pPr>
      <w:r w:rsidRPr="00C81BAD">
        <w:rPr>
          <w:rFonts w:ascii="宋体" w:eastAsia="宋体" w:hAnsi="宋体"/>
        </w:rPr>
        <w:t xml:space="preserve">    Point(){}</w:t>
      </w:r>
    </w:p>
    <w:p w:rsidR="00457C16" w:rsidRPr="00C81BAD" w:rsidRDefault="00457C16" w:rsidP="00457C16">
      <w:pPr>
        <w:rPr>
          <w:rFonts w:ascii="宋体" w:eastAsia="宋体" w:hAnsi="宋体"/>
        </w:rPr>
      </w:pPr>
      <w:r w:rsidRPr="00C81BAD">
        <w:rPr>
          <w:rFonts w:ascii="宋体" w:eastAsia="宋体" w:hAnsi="宋体"/>
        </w:rPr>
        <w:t xml:space="preserve">    Point( double _x , double _y ): x(_x) , y(_y) {}</w:t>
      </w:r>
    </w:p>
    <w:p w:rsidR="00457C16" w:rsidRPr="00C81BAD" w:rsidRDefault="00457C16" w:rsidP="00457C16">
      <w:pPr>
        <w:rPr>
          <w:rFonts w:ascii="宋体" w:eastAsia="宋体" w:hAnsi="宋体"/>
        </w:rPr>
      </w:pPr>
      <w:r w:rsidRPr="00C81BAD">
        <w:rPr>
          <w:rFonts w:ascii="宋体" w:eastAsia="宋体" w:hAnsi="宋体"/>
        </w:rPr>
        <w:t xml:space="preserve">    void input() { scanf( "%lf%lf" ,&amp;x ,&amp;y ); }</w:t>
      </w:r>
    </w:p>
    <w:p w:rsidR="00457C16" w:rsidRPr="00C81BAD" w:rsidRDefault="00457C16" w:rsidP="00457C16">
      <w:pPr>
        <w:rPr>
          <w:rFonts w:ascii="宋体" w:eastAsia="宋体" w:hAnsi="宋体"/>
        </w:rPr>
      </w:pPr>
      <w:r w:rsidRPr="00C81BAD">
        <w:rPr>
          <w:rFonts w:ascii="宋体" w:eastAsia="宋体" w:hAnsi="宋体"/>
        </w:rPr>
        <w:t xml:space="preserve">    double norm() { return sqrt( sqr(x) + sqr(y) ); }</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 xml:space="preserve">    friend Point operator + ( const Point &amp;a , const Point &amp;b ) { return Point( a.x + b.x , a.y + b.y ) ; }</w:t>
      </w:r>
    </w:p>
    <w:p w:rsidR="00457C16" w:rsidRPr="00C81BAD" w:rsidRDefault="00457C16" w:rsidP="00457C16">
      <w:pPr>
        <w:rPr>
          <w:rFonts w:ascii="宋体" w:eastAsia="宋体" w:hAnsi="宋体"/>
        </w:rPr>
      </w:pPr>
      <w:r w:rsidRPr="00C81BAD">
        <w:rPr>
          <w:rFonts w:ascii="宋体" w:eastAsia="宋体" w:hAnsi="宋体"/>
        </w:rPr>
        <w:t xml:space="preserve">    friend Point operator - ( const Point &amp;a , const Point &amp;b ) { return Point( a.x </w:t>
      </w:r>
      <w:r w:rsidRPr="00C81BAD">
        <w:rPr>
          <w:rFonts w:ascii="宋体" w:eastAsia="宋体" w:hAnsi="宋体"/>
        </w:rPr>
        <w:lastRenderedPageBreak/>
        <w:t>- b.x , a.y - b.y ) ; }</w:t>
      </w:r>
    </w:p>
    <w:p w:rsidR="00457C16" w:rsidRPr="00C81BAD" w:rsidRDefault="00457C16" w:rsidP="00457C16">
      <w:pPr>
        <w:rPr>
          <w:rFonts w:ascii="宋体" w:eastAsia="宋体" w:hAnsi="宋体"/>
        </w:rPr>
      </w:pPr>
      <w:r w:rsidRPr="00C81BAD">
        <w:rPr>
          <w:rFonts w:ascii="宋体" w:eastAsia="宋体" w:hAnsi="宋体"/>
        </w:rPr>
        <w:t xml:space="preserve">    friend Point operator * ( const Point &amp;a , const double &amp;b ) { return Point( a.x * b , a.y * b ) ; }</w:t>
      </w:r>
    </w:p>
    <w:p w:rsidR="00457C16" w:rsidRPr="00C81BAD" w:rsidRDefault="00457C16" w:rsidP="00457C16">
      <w:pPr>
        <w:rPr>
          <w:rFonts w:ascii="宋体" w:eastAsia="宋体" w:hAnsi="宋体"/>
        </w:rPr>
      </w:pPr>
      <w:r w:rsidRPr="00C81BAD">
        <w:rPr>
          <w:rFonts w:ascii="宋体" w:eastAsia="宋体" w:hAnsi="宋体"/>
        </w:rPr>
        <w:t xml:space="preserve">    friend Point operator * ( const double &amp;a , const Point &amp;b ) { return Point( b.x * a , b.y * a ) ; }</w:t>
      </w:r>
    </w:p>
    <w:p w:rsidR="00457C16" w:rsidRPr="00C81BAD" w:rsidRDefault="00457C16" w:rsidP="00457C16">
      <w:pPr>
        <w:rPr>
          <w:rFonts w:ascii="宋体" w:eastAsia="宋体" w:hAnsi="宋体"/>
        </w:rPr>
      </w:pPr>
      <w:r w:rsidRPr="00C81BAD">
        <w:rPr>
          <w:rFonts w:ascii="宋体" w:eastAsia="宋体" w:hAnsi="宋体"/>
        </w:rPr>
        <w:t xml:space="preserve">    friend Point operator / ( const Point &amp;a , const double &amp;b ) { return Point( a.x / b , a.y / b ) ; }</w:t>
      </w:r>
    </w:p>
    <w:p w:rsidR="00457C16" w:rsidRPr="00C81BAD" w:rsidRDefault="00457C16" w:rsidP="00457C16">
      <w:pPr>
        <w:rPr>
          <w:rFonts w:ascii="宋体" w:eastAsia="宋体" w:hAnsi="宋体"/>
        </w:rPr>
      </w:pPr>
      <w:r w:rsidRPr="00C81BAD">
        <w:rPr>
          <w:rFonts w:ascii="宋体" w:eastAsia="宋体" w:hAnsi="宋体"/>
        </w:rPr>
        <w:t xml:space="preserve">    friend bool operator == ( const Point &amp;a , const Point &amp;b ) { return sgn( a.x - b.x ) == 0 &amp;&amp; sgn( a.y - b.y ) == 0 ; }</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 xml:space="preserve">    bool operator &lt; ( const Point &amp;a )const{</w:t>
      </w:r>
    </w:p>
    <w:p w:rsidR="00457C16" w:rsidRPr="00C81BAD" w:rsidRDefault="00457C16" w:rsidP="00457C16">
      <w:pPr>
        <w:rPr>
          <w:rFonts w:ascii="宋体" w:eastAsia="宋体" w:hAnsi="宋体"/>
        </w:rPr>
      </w:pPr>
      <w:r w:rsidRPr="00C81BAD">
        <w:rPr>
          <w:rFonts w:ascii="宋体" w:eastAsia="宋体" w:hAnsi="宋体"/>
        </w:rPr>
        <w:t xml:space="preserve">        return ( sgn( x - a.x ) &lt; 0 ) || ( sgn( x - a.x ) == 0 &amp;&amp; sgn( y - a.y ) &lt; 0 )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double dot( Point a , Point b ) { return a.x * b.x + a.y * b.y ; }</w:t>
      </w:r>
    </w:p>
    <w:p w:rsidR="00457C16" w:rsidRPr="00C81BAD" w:rsidRDefault="00457C16" w:rsidP="00457C16">
      <w:pPr>
        <w:rPr>
          <w:rFonts w:ascii="宋体" w:eastAsia="宋体" w:hAnsi="宋体"/>
        </w:rPr>
      </w:pPr>
      <w:r w:rsidRPr="00C81BAD">
        <w:rPr>
          <w:rFonts w:ascii="宋体" w:eastAsia="宋体" w:hAnsi="宋体"/>
        </w:rPr>
        <w:t>double det( Point a , Point b ) { return a.x * b.y - a.y * b.x ; }</w:t>
      </w:r>
    </w:p>
    <w:p w:rsidR="00457C16" w:rsidRPr="00C81BAD" w:rsidRDefault="00457C16" w:rsidP="00457C16">
      <w:pPr>
        <w:rPr>
          <w:rFonts w:ascii="宋体" w:eastAsia="宋体" w:hAnsi="宋体"/>
        </w:rPr>
      </w:pPr>
      <w:r w:rsidRPr="00C81BAD">
        <w:rPr>
          <w:rFonts w:ascii="宋体" w:eastAsia="宋体" w:hAnsi="宋体"/>
        </w:rPr>
        <w:t>double dist( Point a , Point b ) { return ( a - b ).norm() ; }</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int n ;</w:t>
      </w:r>
    </w:p>
    <w:p w:rsidR="00457C16" w:rsidRPr="00C81BAD" w:rsidRDefault="00457C16" w:rsidP="00457C16">
      <w:pPr>
        <w:rPr>
          <w:rFonts w:ascii="宋体" w:eastAsia="宋体" w:hAnsi="宋体"/>
        </w:rPr>
      </w:pPr>
      <w:r w:rsidRPr="00C81BAD">
        <w:rPr>
          <w:rFonts w:ascii="宋体" w:eastAsia="宋体" w:hAnsi="宋体"/>
        </w:rPr>
        <w:t>double k ;</w:t>
      </w:r>
    </w:p>
    <w:p w:rsidR="00457C16" w:rsidRPr="00C81BAD" w:rsidRDefault="00457C16" w:rsidP="00457C16">
      <w:pPr>
        <w:rPr>
          <w:rFonts w:ascii="宋体" w:eastAsia="宋体" w:hAnsi="宋体"/>
        </w:rPr>
      </w:pPr>
      <w:r w:rsidRPr="00C81BAD">
        <w:rPr>
          <w:rFonts w:ascii="宋体" w:eastAsia="宋体" w:hAnsi="宋体"/>
        </w:rPr>
        <w:t>Point A,B ;</w:t>
      </w:r>
    </w:p>
    <w:p w:rsidR="00457C16" w:rsidRPr="00C81BAD" w:rsidRDefault="00457C16" w:rsidP="00457C16">
      <w:pPr>
        <w:rPr>
          <w:rFonts w:ascii="宋体" w:eastAsia="宋体" w:hAnsi="宋体"/>
        </w:rPr>
      </w:pPr>
      <w:r w:rsidRPr="00C81BAD">
        <w:rPr>
          <w:rFonts w:ascii="宋体" w:eastAsia="宋体" w:hAnsi="宋体"/>
        </w:rPr>
        <w:t>Point p[505] ;</w:t>
      </w:r>
    </w:p>
    <w:p w:rsidR="00457C16" w:rsidRPr="00C81BAD" w:rsidRDefault="00457C16" w:rsidP="00457C16">
      <w:pPr>
        <w:rPr>
          <w:rFonts w:ascii="宋体" w:eastAsia="宋体" w:hAnsi="宋体"/>
        </w:rPr>
      </w:pPr>
      <w:r w:rsidRPr="00C81BAD">
        <w:rPr>
          <w:rFonts w:ascii="宋体" w:eastAsia="宋体" w:hAnsi="宋体"/>
        </w:rPr>
        <w:t>Point o ;</w:t>
      </w:r>
    </w:p>
    <w:p w:rsidR="00457C16" w:rsidRPr="00C81BAD" w:rsidRDefault="00457C16" w:rsidP="00457C16">
      <w:pPr>
        <w:rPr>
          <w:rFonts w:ascii="宋体" w:eastAsia="宋体" w:hAnsi="宋体"/>
        </w:rPr>
      </w:pPr>
      <w:r w:rsidRPr="00C81BAD">
        <w:rPr>
          <w:rFonts w:ascii="宋体" w:eastAsia="宋体" w:hAnsi="宋体"/>
        </w:rPr>
        <w:t>double r ;</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int CircleInterLine( Point a, Point b, Point o, double r, Point *p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 xml:space="preserve">    Point p1 = a - o ;</w:t>
      </w:r>
    </w:p>
    <w:p w:rsidR="00457C16" w:rsidRPr="00C81BAD" w:rsidRDefault="00457C16" w:rsidP="00457C16">
      <w:pPr>
        <w:rPr>
          <w:rFonts w:ascii="宋体" w:eastAsia="宋体" w:hAnsi="宋体"/>
        </w:rPr>
      </w:pPr>
      <w:r w:rsidRPr="00C81BAD">
        <w:rPr>
          <w:rFonts w:ascii="宋体" w:eastAsia="宋体" w:hAnsi="宋体"/>
        </w:rPr>
        <w:t xml:space="preserve">    Point d = b - a ;</w:t>
      </w:r>
    </w:p>
    <w:p w:rsidR="00457C16" w:rsidRPr="00C81BAD" w:rsidRDefault="00457C16" w:rsidP="00457C16">
      <w:pPr>
        <w:rPr>
          <w:rFonts w:ascii="宋体" w:eastAsia="宋体" w:hAnsi="宋体"/>
        </w:rPr>
      </w:pPr>
      <w:r w:rsidRPr="00C81BAD">
        <w:rPr>
          <w:rFonts w:ascii="宋体" w:eastAsia="宋体" w:hAnsi="宋体"/>
        </w:rPr>
        <w:t xml:space="preserve">    double A = dot( d, d ) ;</w:t>
      </w:r>
    </w:p>
    <w:p w:rsidR="00457C16" w:rsidRPr="00C81BAD" w:rsidRDefault="00457C16" w:rsidP="00457C16">
      <w:pPr>
        <w:rPr>
          <w:rFonts w:ascii="宋体" w:eastAsia="宋体" w:hAnsi="宋体"/>
        </w:rPr>
      </w:pPr>
      <w:r w:rsidRPr="00C81BAD">
        <w:rPr>
          <w:rFonts w:ascii="宋体" w:eastAsia="宋体" w:hAnsi="宋体"/>
        </w:rPr>
        <w:t xml:space="preserve">    double B = 2 * dot( d, p1 ) ;</w:t>
      </w:r>
    </w:p>
    <w:p w:rsidR="00457C16" w:rsidRPr="00C81BAD" w:rsidRDefault="00457C16" w:rsidP="00457C16">
      <w:pPr>
        <w:rPr>
          <w:rFonts w:ascii="宋体" w:eastAsia="宋体" w:hAnsi="宋体"/>
        </w:rPr>
      </w:pPr>
      <w:r w:rsidRPr="00C81BAD">
        <w:rPr>
          <w:rFonts w:ascii="宋体" w:eastAsia="宋体" w:hAnsi="宋体"/>
        </w:rPr>
        <w:t xml:space="preserve">    double C = dot( p1, p1 ) - sqr(r) ;</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 xml:space="preserve">    double delta = sqr(B) - 4*A*C ;</w:t>
      </w:r>
    </w:p>
    <w:p w:rsidR="00457C16" w:rsidRPr="00C81BAD" w:rsidRDefault="00457C16" w:rsidP="00457C16">
      <w:pPr>
        <w:rPr>
          <w:rFonts w:ascii="宋体" w:eastAsia="宋体" w:hAnsi="宋体"/>
        </w:rPr>
      </w:pPr>
      <w:r w:rsidRPr="00C81BAD">
        <w:rPr>
          <w:rFonts w:ascii="宋体" w:eastAsia="宋体" w:hAnsi="宋体"/>
        </w:rPr>
        <w:t xml:space="preserve">    if ( sgn(delta) &lt; 0 ) return 0 ;//相离</w:t>
      </w:r>
    </w:p>
    <w:p w:rsidR="00457C16" w:rsidRPr="00C81BAD" w:rsidRDefault="00457C16" w:rsidP="00457C16">
      <w:pPr>
        <w:rPr>
          <w:rFonts w:ascii="宋体" w:eastAsia="宋体" w:hAnsi="宋体"/>
        </w:rPr>
      </w:pPr>
      <w:r w:rsidRPr="00C81BAD">
        <w:rPr>
          <w:rFonts w:ascii="宋体" w:eastAsia="宋体" w:hAnsi="宋体"/>
        </w:rPr>
        <w:t xml:space="preserve">    if ( sgn(delta) == 0 ) { //相切</w:t>
      </w:r>
    </w:p>
    <w:p w:rsidR="00457C16" w:rsidRPr="00C81BAD" w:rsidRDefault="00457C16" w:rsidP="00457C16">
      <w:pPr>
        <w:rPr>
          <w:rFonts w:ascii="宋体" w:eastAsia="宋体" w:hAnsi="宋体"/>
        </w:rPr>
      </w:pPr>
      <w:r w:rsidRPr="00C81BAD">
        <w:rPr>
          <w:rFonts w:ascii="宋体" w:eastAsia="宋体" w:hAnsi="宋体"/>
        </w:rPr>
        <w:t xml:space="preserve">        double t = -B / (2*A) ; // 0 &lt;= t &lt;= 1说明交点在线段上</w:t>
      </w:r>
    </w:p>
    <w:p w:rsidR="00457C16" w:rsidRPr="00C81BAD" w:rsidRDefault="00457C16" w:rsidP="00457C16">
      <w:pPr>
        <w:rPr>
          <w:rFonts w:ascii="宋体" w:eastAsia="宋体" w:hAnsi="宋体"/>
        </w:rPr>
      </w:pPr>
      <w:r w:rsidRPr="00C81BAD">
        <w:rPr>
          <w:rFonts w:ascii="宋体" w:eastAsia="宋体" w:hAnsi="宋体"/>
        </w:rPr>
        <w:t xml:space="preserve">        if ( sgn( t - 1 ) &lt;= 0 &amp;&amp; sgn( t ) &gt;= 0 ) {</w:t>
      </w:r>
    </w:p>
    <w:p w:rsidR="00457C16" w:rsidRPr="00C81BAD" w:rsidRDefault="00457C16" w:rsidP="00457C16">
      <w:pPr>
        <w:rPr>
          <w:rFonts w:ascii="宋体" w:eastAsia="宋体" w:hAnsi="宋体"/>
        </w:rPr>
      </w:pPr>
      <w:r w:rsidRPr="00C81BAD">
        <w:rPr>
          <w:rFonts w:ascii="宋体" w:eastAsia="宋体" w:hAnsi="宋体"/>
        </w:rPr>
        <w:t xml:space="preserve">            p[0] = a + t * d ;</w:t>
      </w:r>
    </w:p>
    <w:p w:rsidR="00457C16" w:rsidRPr="00C81BAD" w:rsidRDefault="00457C16" w:rsidP="00457C16">
      <w:pPr>
        <w:rPr>
          <w:rFonts w:ascii="宋体" w:eastAsia="宋体" w:hAnsi="宋体"/>
        </w:rPr>
      </w:pPr>
      <w:r w:rsidRPr="00C81BAD">
        <w:rPr>
          <w:rFonts w:ascii="宋体" w:eastAsia="宋体" w:hAnsi="宋体"/>
        </w:rPr>
        <w:t xml:space="preserve">            return 1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lastRenderedPageBreak/>
        <w:t xml:space="preserve">    if ( sgn(delta) &gt; 0 ) { //相交</w:t>
      </w:r>
    </w:p>
    <w:p w:rsidR="00457C16" w:rsidRPr="00C81BAD" w:rsidRDefault="00457C16" w:rsidP="00457C16">
      <w:pPr>
        <w:rPr>
          <w:rFonts w:ascii="宋体" w:eastAsia="宋体" w:hAnsi="宋体"/>
        </w:rPr>
      </w:pPr>
      <w:r w:rsidRPr="00C81BAD">
        <w:rPr>
          <w:rFonts w:ascii="宋体" w:eastAsia="宋体" w:hAnsi="宋体"/>
        </w:rPr>
        <w:t xml:space="preserve">        double t1 = ( -B - sqrt(delta) ) / (2*A) ;</w:t>
      </w:r>
    </w:p>
    <w:p w:rsidR="00457C16" w:rsidRPr="00C81BAD" w:rsidRDefault="00457C16" w:rsidP="00457C16">
      <w:pPr>
        <w:rPr>
          <w:rFonts w:ascii="宋体" w:eastAsia="宋体" w:hAnsi="宋体"/>
        </w:rPr>
      </w:pPr>
      <w:r w:rsidRPr="00C81BAD">
        <w:rPr>
          <w:rFonts w:ascii="宋体" w:eastAsia="宋体" w:hAnsi="宋体"/>
        </w:rPr>
        <w:t xml:space="preserve">        double t2 = ( -B + sqrt(delta) ) / (2*A) ; //0 &lt;= t1, t2 &lt;= 1说明交点在线段上</w:t>
      </w:r>
    </w:p>
    <w:p w:rsidR="00457C16" w:rsidRPr="00C81BAD" w:rsidRDefault="00457C16" w:rsidP="00457C16">
      <w:pPr>
        <w:rPr>
          <w:rFonts w:ascii="宋体" w:eastAsia="宋体" w:hAnsi="宋体"/>
        </w:rPr>
      </w:pPr>
      <w:r w:rsidRPr="00C81BAD">
        <w:rPr>
          <w:rFonts w:ascii="宋体" w:eastAsia="宋体" w:hAnsi="宋体"/>
        </w:rPr>
        <w:t xml:space="preserve">        int k = 0 ;</w:t>
      </w:r>
    </w:p>
    <w:p w:rsidR="00457C16" w:rsidRPr="00C81BAD" w:rsidRDefault="00457C16" w:rsidP="00457C16">
      <w:pPr>
        <w:rPr>
          <w:rFonts w:ascii="宋体" w:eastAsia="宋体" w:hAnsi="宋体"/>
        </w:rPr>
      </w:pPr>
      <w:r w:rsidRPr="00C81BAD">
        <w:rPr>
          <w:rFonts w:ascii="宋体" w:eastAsia="宋体" w:hAnsi="宋体"/>
        </w:rPr>
        <w:t xml:space="preserve">        if ( sgn( t1 - 1 ) &lt;= 0 &amp;&amp; sgn( t1 ) &gt;= 0 )</w:t>
      </w:r>
    </w:p>
    <w:p w:rsidR="00457C16" w:rsidRPr="00C81BAD" w:rsidRDefault="00457C16" w:rsidP="00457C16">
      <w:pPr>
        <w:rPr>
          <w:rFonts w:ascii="宋体" w:eastAsia="宋体" w:hAnsi="宋体"/>
        </w:rPr>
      </w:pPr>
      <w:r w:rsidRPr="00C81BAD">
        <w:rPr>
          <w:rFonts w:ascii="宋体" w:eastAsia="宋体" w:hAnsi="宋体"/>
        </w:rPr>
        <w:t xml:space="preserve">            p[k++] = a + t1 * d ;</w:t>
      </w:r>
    </w:p>
    <w:p w:rsidR="00457C16" w:rsidRPr="00C81BAD" w:rsidRDefault="00457C16" w:rsidP="00457C16">
      <w:pPr>
        <w:rPr>
          <w:rFonts w:ascii="宋体" w:eastAsia="宋体" w:hAnsi="宋体"/>
        </w:rPr>
      </w:pPr>
      <w:r w:rsidRPr="00C81BAD">
        <w:rPr>
          <w:rFonts w:ascii="宋体" w:eastAsia="宋体" w:hAnsi="宋体"/>
        </w:rPr>
        <w:t xml:space="preserve">        if ( sgn( t2 - 1 ) &lt;= 0 &amp;&amp; sgn( t2 ) &gt;= 0 )</w:t>
      </w:r>
    </w:p>
    <w:p w:rsidR="00457C16" w:rsidRPr="00C81BAD" w:rsidRDefault="00457C16" w:rsidP="00457C16">
      <w:pPr>
        <w:rPr>
          <w:rFonts w:ascii="宋体" w:eastAsia="宋体" w:hAnsi="宋体"/>
        </w:rPr>
      </w:pPr>
      <w:r w:rsidRPr="00C81BAD">
        <w:rPr>
          <w:rFonts w:ascii="宋体" w:eastAsia="宋体" w:hAnsi="宋体"/>
        </w:rPr>
        <w:t xml:space="preserve">            p[k++] = a + t2 * d ;</w:t>
      </w:r>
    </w:p>
    <w:p w:rsidR="00457C16" w:rsidRPr="00C81BAD" w:rsidRDefault="00457C16" w:rsidP="00457C16">
      <w:pPr>
        <w:rPr>
          <w:rFonts w:ascii="宋体" w:eastAsia="宋体" w:hAnsi="宋体"/>
        </w:rPr>
      </w:pPr>
      <w:r w:rsidRPr="00C81BAD">
        <w:rPr>
          <w:rFonts w:ascii="宋体" w:eastAsia="宋体" w:hAnsi="宋体"/>
        </w:rPr>
        <w:t xml:space="preserve">        return k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return 0;</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double Triangle_area( Point a, Point b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 xml:space="preserve">    return fabs( det( a , b ) ) / 2.0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double Sector_area( Point a, Point b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 xml:space="preserve">    double ang = atan2( a.y , a.x ) - atan2( b.y, b.x  ) ;</w:t>
      </w:r>
    </w:p>
    <w:p w:rsidR="00457C16" w:rsidRPr="00C81BAD" w:rsidRDefault="00457C16" w:rsidP="00457C16">
      <w:pPr>
        <w:rPr>
          <w:rFonts w:ascii="宋体" w:eastAsia="宋体" w:hAnsi="宋体"/>
        </w:rPr>
      </w:pPr>
      <w:r w:rsidRPr="00C81BAD">
        <w:rPr>
          <w:rFonts w:ascii="宋体" w:eastAsia="宋体" w:hAnsi="宋体"/>
        </w:rPr>
        <w:t xml:space="preserve">    while ( ang &lt;= 0 ) ang += 2 * PI ;</w:t>
      </w:r>
    </w:p>
    <w:p w:rsidR="00457C16" w:rsidRPr="00C81BAD" w:rsidRDefault="00457C16" w:rsidP="00457C16">
      <w:pPr>
        <w:rPr>
          <w:rFonts w:ascii="宋体" w:eastAsia="宋体" w:hAnsi="宋体"/>
        </w:rPr>
      </w:pPr>
      <w:r w:rsidRPr="00C81BAD">
        <w:rPr>
          <w:rFonts w:ascii="宋体" w:eastAsia="宋体" w:hAnsi="宋体"/>
        </w:rPr>
        <w:t xml:space="preserve">    while ( ang &gt; 2 * PI ) ang -= 2 * PI ;</w:t>
      </w:r>
    </w:p>
    <w:p w:rsidR="00457C16" w:rsidRPr="00C81BAD" w:rsidRDefault="00457C16" w:rsidP="00457C16">
      <w:pPr>
        <w:rPr>
          <w:rFonts w:ascii="宋体" w:eastAsia="宋体" w:hAnsi="宋体"/>
        </w:rPr>
      </w:pPr>
      <w:r w:rsidRPr="00C81BAD">
        <w:rPr>
          <w:rFonts w:ascii="宋体" w:eastAsia="宋体" w:hAnsi="宋体"/>
        </w:rPr>
        <w:t xml:space="preserve">    ang = min( ang, 2*PI - ang ) ;</w:t>
      </w:r>
    </w:p>
    <w:p w:rsidR="00457C16" w:rsidRPr="00C81BAD" w:rsidRDefault="00457C16" w:rsidP="00457C16">
      <w:pPr>
        <w:rPr>
          <w:rFonts w:ascii="宋体" w:eastAsia="宋体" w:hAnsi="宋体"/>
        </w:rPr>
      </w:pPr>
      <w:r w:rsidRPr="00C81BAD">
        <w:rPr>
          <w:rFonts w:ascii="宋体" w:eastAsia="宋体" w:hAnsi="宋体"/>
        </w:rPr>
        <w:t xml:space="preserve">    return sqr(r) * ang/2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double calc( Point a , Point b , double r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 xml:space="preserve">    Point pi[2] ;</w:t>
      </w:r>
    </w:p>
    <w:p w:rsidR="00457C16" w:rsidRPr="00C81BAD" w:rsidRDefault="00457C16" w:rsidP="00457C16">
      <w:pPr>
        <w:rPr>
          <w:rFonts w:ascii="宋体" w:eastAsia="宋体" w:hAnsi="宋体"/>
        </w:rPr>
      </w:pPr>
      <w:r w:rsidRPr="00C81BAD">
        <w:rPr>
          <w:rFonts w:ascii="宋体" w:eastAsia="宋体" w:hAnsi="宋体"/>
        </w:rPr>
        <w:t xml:space="preserve">    if ( sgn( a.norm() - r ) &lt; 0 ) {</w:t>
      </w:r>
    </w:p>
    <w:p w:rsidR="00457C16" w:rsidRPr="00C81BAD" w:rsidRDefault="00457C16" w:rsidP="00457C16">
      <w:pPr>
        <w:rPr>
          <w:rFonts w:ascii="宋体" w:eastAsia="宋体" w:hAnsi="宋体"/>
        </w:rPr>
      </w:pPr>
      <w:r w:rsidRPr="00C81BAD">
        <w:rPr>
          <w:rFonts w:ascii="宋体" w:eastAsia="宋体" w:hAnsi="宋体"/>
        </w:rPr>
        <w:t xml:space="preserve">        if ( sgn( b.norm() - r ) &lt; 0 ) {</w:t>
      </w:r>
    </w:p>
    <w:p w:rsidR="00457C16" w:rsidRPr="00C81BAD" w:rsidRDefault="00457C16" w:rsidP="00457C16">
      <w:pPr>
        <w:rPr>
          <w:rFonts w:ascii="宋体" w:eastAsia="宋体" w:hAnsi="宋体"/>
        </w:rPr>
      </w:pPr>
      <w:r w:rsidRPr="00C81BAD">
        <w:rPr>
          <w:rFonts w:ascii="宋体" w:eastAsia="宋体" w:hAnsi="宋体"/>
        </w:rPr>
        <w:t xml:space="preserve">            return Triangle_area( a, b )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else {</w:t>
      </w:r>
    </w:p>
    <w:p w:rsidR="00457C16" w:rsidRPr="00C81BAD" w:rsidRDefault="00457C16" w:rsidP="00457C16">
      <w:pPr>
        <w:rPr>
          <w:rFonts w:ascii="宋体" w:eastAsia="宋体" w:hAnsi="宋体"/>
        </w:rPr>
      </w:pPr>
      <w:r w:rsidRPr="00C81BAD">
        <w:rPr>
          <w:rFonts w:ascii="宋体" w:eastAsia="宋体" w:hAnsi="宋体"/>
        </w:rPr>
        <w:t xml:space="preserve">            CircleInterLine( a, b, Point(0,0), r, pi) ;</w:t>
      </w:r>
    </w:p>
    <w:p w:rsidR="00457C16" w:rsidRPr="00C81BAD" w:rsidRDefault="00457C16" w:rsidP="00457C16">
      <w:pPr>
        <w:rPr>
          <w:rFonts w:ascii="宋体" w:eastAsia="宋体" w:hAnsi="宋体"/>
        </w:rPr>
      </w:pPr>
      <w:r w:rsidRPr="00C81BAD">
        <w:rPr>
          <w:rFonts w:ascii="宋体" w:eastAsia="宋体" w:hAnsi="宋体"/>
        </w:rPr>
        <w:t xml:space="preserve">            return Sector_area( b, pi[0] ) + Triangle_area( a, pi[0] )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else {</w:t>
      </w:r>
    </w:p>
    <w:p w:rsidR="00457C16" w:rsidRPr="00C81BAD" w:rsidRDefault="00457C16" w:rsidP="00457C16">
      <w:pPr>
        <w:rPr>
          <w:rFonts w:ascii="宋体" w:eastAsia="宋体" w:hAnsi="宋体"/>
        </w:rPr>
      </w:pPr>
      <w:r w:rsidRPr="00C81BAD">
        <w:rPr>
          <w:rFonts w:ascii="宋体" w:eastAsia="宋体" w:hAnsi="宋体"/>
        </w:rPr>
        <w:t xml:space="preserve">        int cnt = CircleInterLine( a, b, Point(0,0), r, pi ) ;</w:t>
      </w:r>
    </w:p>
    <w:p w:rsidR="00457C16" w:rsidRPr="00C81BAD" w:rsidRDefault="00457C16" w:rsidP="00457C16">
      <w:pPr>
        <w:rPr>
          <w:rFonts w:ascii="宋体" w:eastAsia="宋体" w:hAnsi="宋体"/>
        </w:rPr>
      </w:pPr>
      <w:r w:rsidRPr="00C81BAD">
        <w:rPr>
          <w:rFonts w:ascii="宋体" w:eastAsia="宋体" w:hAnsi="宋体"/>
        </w:rPr>
        <w:t xml:space="preserve">        if ( sgn( b.norm() - r ) &lt; 0 ) {</w:t>
      </w:r>
    </w:p>
    <w:p w:rsidR="00457C16" w:rsidRPr="00C81BAD" w:rsidRDefault="00457C16" w:rsidP="00457C16">
      <w:pPr>
        <w:rPr>
          <w:rFonts w:ascii="宋体" w:eastAsia="宋体" w:hAnsi="宋体"/>
        </w:rPr>
      </w:pPr>
      <w:r w:rsidRPr="00C81BAD">
        <w:rPr>
          <w:rFonts w:ascii="宋体" w:eastAsia="宋体" w:hAnsi="宋体"/>
        </w:rPr>
        <w:t xml:space="preserve">            return Sector_area( a, pi[0] ) + Triangle_area( b, pi[0] )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else {</w:t>
      </w:r>
    </w:p>
    <w:p w:rsidR="00457C16" w:rsidRPr="00C81BAD" w:rsidRDefault="00457C16" w:rsidP="00457C16">
      <w:pPr>
        <w:rPr>
          <w:rFonts w:ascii="宋体" w:eastAsia="宋体" w:hAnsi="宋体"/>
        </w:rPr>
      </w:pPr>
      <w:r w:rsidRPr="00C81BAD">
        <w:rPr>
          <w:rFonts w:ascii="宋体" w:eastAsia="宋体" w:hAnsi="宋体"/>
        </w:rPr>
        <w:t xml:space="preserve">            if ( cnt == 2 )</w:t>
      </w:r>
    </w:p>
    <w:p w:rsidR="00457C16" w:rsidRPr="00C81BAD" w:rsidRDefault="00457C16" w:rsidP="00457C16">
      <w:pPr>
        <w:rPr>
          <w:rFonts w:ascii="宋体" w:eastAsia="宋体" w:hAnsi="宋体"/>
        </w:rPr>
      </w:pPr>
      <w:r w:rsidRPr="00C81BAD">
        <w:rPr>
          <w:rFonts w:ascii="宋体" w:eastAsia="宋体" w:hAnsi="宋体"/>
        </w:rPr>
        <w:lastRenderedPageBreak/>
        <w:t xml:space="preserve">                return Sector_area( a, pi[0] ) + Sector_area( b, pi[1] ) + Triangle_area( pi[0], pi[1] ) ;</w:t>
      </w:r>
    </w:p>
    <w:p w:rsidR="00457C16" w:rsidRPr="00C81BAD" w:rsidRDefault="00457C16" w:rsidP="00457C16">
      <w:pPr>
        <w:rPr>
          <w:rFonts w:ascii="宋体" w:eastAsia="宋体" w:hAnsi="宋体"/>
        </w:rPr>
      </w:pPr>
      <w:r w:rsidRPr="00C81BAD">
        <w:rPr>
          <w:rFonts w:ascii="宋体" w:eastAsia="宋体" w:hAnsi="宋体"/>
        </w:rPr>
        <w:t xml:space="preserve">            else</w:t>
      </w:r>
    </w:p>
    <w:p w:rsidR="00457C16" w:rsidRPr="00C81BAD" w:rsidRDefault="00457C16" w:rsidP="00457C16">
      <w:pPr>
        <w:rPr>
          <w:rFonts w:ascii="宋体" w:eastAsia="宋体" w:hAnsi="宋体"/>
        </w:rPr>
      </w:pPr>
      <w:r w:rsidRPr="00C81BAD">
        <w:rPr>
          <w:rFonts w:ascii="宋体" w:eastAsia="宋体" w:hAnsi="宋体"/>
        </w:rPr>
        <w:t xml:space="preserve">                return Sector_area( a, b )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double area_CircleAndPolygon( Point *p , int n , Point o , double r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 xml:space="preserve">    double res = 0 ;</w:t>
      </w:r>
    </w:p>
    <w:p w:rsidR="00457C16" w:rsidRPr="00C81BAD" w:rsidRDefault="00457C16" w:rsidP="00457C16">
      <w:pPr>
        <w:rPr>
          <w:rFonts w:ascii="宋体" w:eastAsia="宋体" w:hAnsi="宋体"/>
        </w:rPr>
      </w:pPr>
      <w:r w:rsidRPr="00C81BAD">
        <w:rPr>
          <w:rFonts w:ascii="宋体" w:eastAsia="宋体" w:hAnsi="宋体"/>
        </w:rPr>
        <w:t xml:space="preserve">    p[n] = p[0] ;</w:t>
      </w:r>
    </w:p>
    <w:p w:rsidR="00457C16" w:rsidRPr="00C81BAD" w:rsidRDefault="00457C16" w:rsidP="00457C16">
      <w:pPr>
        <w:rPr>
          <w:rFonts w:ascii="宋体" w:eastAsia="宋体" w:hAnsi="宋体"/>
        </w:rPr>
      </w:pPr>
      <w:r w:rsidRPr="00C81BAD">
        <w:rPr>
          <w:rFonts w:ascii="宋体" w:eastAsia="宋体" w:hAnsi="宋体"/>
        </w:rPr>
        <w:t xml:space="preserve">    for ( int i = 0 ; i &lt; n ; i++ ) {</w:t>
      </w:r>
    </w:p>
    <w:p w:rsidR="00457C16" w:rsidRPr="00C81BAD" w:rsidRDefault="00457C16" w:rsidP="00457C16">
      <w:pPr>
        <w:rPr>
          <w:rFonts w:ascii="宋体" w:eastAsia="宋体" w:hAnsi="宋体"/>
        </w:rPr>
      </w:pPr>
      <w:r w:rsidRPr="00C81BAD">
        <w:rPr>
          <w:rFonts w:ascii="宋体" w:eastAsia="宋体" w:hAnsi="宋体"/>
        </w:rPr>
        <w:t xml:space="preserve">        int tmp = sgn( det( p[i] - o , p[i+1] - o ) ) ;</w:t>
      </w:r>
    </w:p>
    <w:p w:rsidR="00457C16" w:rsidRPr="00C81BAD" w:rsidRDefault="00457C16" w:rsidP="00457C16">
      <w:pPr>
        <w:rPr>
          <w:rFonts w:ascii="宋体" w:eastAsia="宋体" w:hAnsi="宋体"/>
        </w:rPr>
      </w:pPr>
      <w:r w:rsidRPr="00C81BAD">
        <w:rPr>
          <w:rFonts w:ascii="宋体" w:eastAsia="宋体" w:hAnsi="宋体"/>
        </w:rPr>
        <w:t xml:space="preserve">        if ( tmp )</w:t>
      </w:r>
    </w:p>
    <w:p w:rsidR="00457C16" w:rsidRPr="00C81BAD" w:rsidRDefault="00457C16" w:rsidP="00457C16">
      <w:pPr>
        <w:rPr>
          <w:rFonts w:ascii="宋体" w:eastAsia="宋体" w:hAnsi="宋体"/>
        </w:rPr>
      </w:pPr>
      <w:r w:rsidRPr="00C81BAD">
        <w:rPr>
          <w:rFonts w:ascii="宋体" w:eastAsia="宋体" w:hAnsi="宋体"/>
        </w:rPr>
        <w:t xml:space="preserve">            res += tmp * calc( p[i] - o , p[i+1] - o , r )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return fabs( res ) ;</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double area_polygon(int n,Point* p){</w:t>
      </w:r>
    </w:p>
    <w:p w:rsidR="00457C16" w:rsidRPr="00C81BAD" w:rsidRDefault="00457C16" w:rsidP="00457C16">
      <w:pPr>
        <w:rPr>
          <w:rFonts w:ascii="宋体" w:eastAsia="宋体" w:hAnsi="宋体"/>
        </w:rPr>
      </w:pPr>
      <w:r w:rsidRPr="00C81BAD">
        <w:rPr>
          <w:rFonts w:ascii="宋体" w:eastAsia="宋体" w:hAnsi="宋体"/>
        </w:rPr>
        <w:t xml:space="preserve">       double s1=0,s2=0;</w:t>
      </w:r>
    </w:p>
    <w:p w:rsidR="00457C16" w:rsidRPr="00C81BAD" w:rsidRDefault="00457C16" w:rsidP="00457C16">
      <w:pPr>
        <w:rPr>
          <w:rFonts w:ascii="宋体" w:eastAsia="宋体" w:hAnsi="宋体"/>
        </w:rPr>
      </w:pPr>
      <w:r w:rsidRPr="00C81BAD">
        <w:rPr>
          <w:rFonts w:ascii="宋体" w:eastAsia="宋体" w:hAnsi="宋体"/>
        </w:rPr>
        <w:t xml:space="preserve">       int i;</w:t>
      </w:r>
    </w:p>
    <w:p w:rsidR="00457C16" w:rsidRPr="00C81BAD" w:rsidRDefault="00457C16" w:rsidP="00457C16">
      <w:pPr>
        <w:rPr>
          <w:rFonts w:ascii="宋体" w:eastAsia="宋体" w:hAnsi="宋体"/>
        </w:rPr>
      </w:pPr>
      <w:r w:rsidRPr="00C81BAD">
        <w:rPr>
          <w:rFonts w:ascii="宋体" w:eastAsia="宋体" w:hAnsi="宋体"/>
        </w:rPr>
        <w:t xml:space="preserve">       for (i=0;i&lt;n;i++)</w:t>
      </w:r>
    </w:p>
    <w:p w:rsidR="00457C16" w:rsidRPr="00C81BAD" w:rsidRDefault="00457C16" w:rsidP="00457C16">
      <w:pPr>
        <w:rPr>
          <w:rFonts w:ascii="宋体" w:eastAsia="宋体" w:hAnsi="宋体"/>
        </w:rPr>
      </w:pPr>
      <w:r w:rsidRPr="00C81BAD">
        <w:rPr>
          <w:rFonts w:ascii="宋体" w:eastAsia="宋体" w:hAnsi="宋体"/>
        </w:rPr>
        <w:t xml:space="preserve">              s1+=p[(i+1)%n].y*p[i].x,s2+=p[(i+1)%n].y*p[(i+2)%n].x;</w:t>
      </w:r>
    </w:p>
    <w:p w:rsidR="00457C16" w:rsidRPr="00C81BAD" w:rsidRDefault="00457C16" w:rsidP="00457C16">
      <w:pPr>
        <w:rPr>
          <w:rFonts w:ascii="宋体" w:eastAsia="宋体" w:hAnsi="宋体"/>
        </w:rPr>
      </w:pPr>
      <w:r w:rsidRPr="00C81BAD">
        <w:rPr>
          <w:rFonts w:ascii="宋体" w:eastAsia="宋体" w:hAnsi="宋体"/>
        </w:rPr>
        <w:t xml:space="preserve">       return fabs(s1-s2)/2;</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p>
    <w:p w:rsidR="00457C16" w:rsidRPr="00C81BAD" w:rsidRDefault="00457C16" w:rsidP="00457C16">
      <w:pPr>
        <w:rPr>
          <w:rFonts w:ascii="宋体" w:eastAsia="宋体" w:hAnsi="宋体"/>
        </w:rPr>
      </w:pPr>
      <w:r w:rsidRPr="00C81BAD">
        <w:rPr>
          <w:rFonts w:ascii="宋体" w:eastAsia="宋体" w:hAnsi="宋体"/>
        </w:rPr>
        <w:t>int main()</w:t>
      </w:r>
    </w:p>
    <w:p w:rsidR="00457C16" w:rsidRPr="00C81BAD" w:rsidRDefault="00457C16" w:rsidP="00457C16">
      <w:pPr>
        <w:rPr>
          <w:rFonts w:ascii="宋体" w:eastAsia="宋体" w:hAnsi="宋体"/>
        </w:rPr>
      </w:pPr>
      <w:r w:rsidRPr="00C81BAD">
        <w:rPr>
          <w:rFonts w:ascii="宋体" w:eastAsia="宋体" w:hAnsi="宋体"/>
        </w:rPr>
        <w:t>{</w:t>
      </w:r>
    </w:p>
    <w:p w:rsidR="00457C16" w:rsidRPr="00C81BAD" w:rsidRDefault="00457C16" w:rsidP="00457C16">
      <w:pPr>
        <w:rPr>
          <w:rFonts w:ascii="宋体" w:eastAsia="宋体" w:hAnsi="宋体"/>
        </w:rPr>
      </w:pPr>
      <w:r w:rsidRPr="00C81BAD">
        <w:rPr>
          <w:rFonts w:ascii="宋体" w:eastAsia="宋体" w:hAnsi="宋体"/>
        </w:rPr>
        <w:t xml:space="preserve">    cin&gt;&gt;n;</w:t>
      </w:r>
    </w:p>
    <w:p w:rsidR="00457C16" w:rsidRPr="00C81BAD" w:rsidRDefault="00457C16" w:rsidP="00457C16">
      <w:pPr>
        <w:rPr>
          <w:rFonts w:ascii="宋体" w:eastAsia="宋体" w:hAnsi="宋体"/>
        </w:rPr>
      </w:pPr>
      <w:r w:rsidRPr="00C81BAD">
        <w:rPr>
          <w:rFonts w:ascii="宋体" w:eastAsia="宋体" w:hAnsi="宋体"/>
        </w:rPr>
        <w:t xml:space="preserve">    for (int i=0;i&lt;n;i++) p[i].input();</w:t>
      </w:r>
    </w:p>
    <w:p w:rsidR="00457C16" w:rsidRPr="00C81BAD" w:rsidRDefault="00457C16" w:rsidP="00457C16">
      <w:pPr>
        <w:rPr>
          <w:rFonts w:ascii="宋体" w:eastAsia="宋体" w:hAnsi="宋体"/>
        </w:rPr>
      </w:pPr>
      <w:r w:rsidRPr="00C81BAD">
        <w:rPr>
          <w:rFonts w:ascii="宋体" w:eastAsia="宋体" w:hAnsi="宋体"/>
        </w:rPr>
        <w:t xml:space="preserve">    int m;</w:t>
      </w:r>
    </w:p>
    <w:p w:rsidR="00457C16" w:rsidRPr="00C81BAD" w:rsidRDefault="00457C16" w:rsidP="00457C16">
      <w:pPr>
        <w:rPr>
          <w:rFonts w:ascii="宋体" w:eastAsia="宋体" w:hAnsi="宋体"/>
        </w:rPr>
      </w:pPr>
      <w:r w:rsidRPr="00C81BAD">
        <w:rPr>
          <w:rFonts w:ascii="宋体" w:eastAsia="宋体" w:hAnsi="宋体"/>
        </w:rPr>
        <w:t xml:space="preserve">    cin&gt;&gt;m;</w:t>
      </w:r>
    </w:p>
    <w:p w:rsidR="00457C16" w:rsidRPr="00C81BAD" w:rsidRDefault="00457C16" w:rsidP="00457C16">
      <w:pPr>
        <w:rPr>
          <w:rFonts w:ascii="宋体" w:eastAsia="宋体" w:hAnsi="宋体"/>
        </w:rPr>
      </w:pPr>
      <w:r w:rsidRPr="00C81BAD">
        <w:rPr>
          <w:rFonts w:ascii="宋体" w:eastAsia="宋体" w:hAnsi="宋体"/>
        </w:rPr>
        <w:t xml:space="preserve">    while(m--){</w:t>
      </w:r>
    </w:p>
    <w:p w:rsidR="00457C16" w:rsidRPr="00C81BAD" w:rsidRDefault="00457C16" w:rsidP="00457C16">
      <w:pPr>
        <w:rPr>
          <w:rFonts w:ascii="宋体" w:eastAsia="宋体" w:hAnsi="宋体"/>
        </w:rPr>
      </w:pPr>
      <w:r w:rsidRPr="00C81BAD">
        <w:rPr>
          <w:rFonts w:ascii="宋体" w:eastAsia="宋体" w:hAnsi="宋体"/>
        </w:rPr>
        <w:t xml:space="preserve">        o.input();</w:t>
      </w:r>
    </w:p>
    <w:p w:rsidR="00457C16" w:rsidRPr="00C81BAD" w:rsidRDefault="00457C16" w:rsidP="00457C16">
      <w:pPr>
        <w:rPr>
          <w:rFonts w:ascii="宋体" w:eastAsia="宋体" w:hAnsi="宋体"/>
        </w:rPr>
      </w:pPr>
      <w:r w:rsidRPr="00C81BAD">
        <w:rPr>
          <w:rFonts w:ascii="宋体" w:eastAsia="宋体" w:hAnsi="宋体"/>
        </w:rPr>
        <w:t xml:space="preserve">        //cout&lt;&lt;area_CircleAndPolygon(p,n,o,0.7324)&lt;&lt;endl;</w:t>
      </w:r>
    </w:p>
    <w:p w:rsidR="00457C16" w:rsidRPr="00C81BAD" w:rsidRDefault="00457C16" w:rsidP="00457C16">
      <w:pPr>
        <w:rPr>
          <w:rFonts w:ascii="宋体" w:eastAsia="宋体" w:hAnsi="宋体"/>
        </w:rPr>
      </w:pPr>
      <w:r w:rsidRPr="00C81BAD">
        <w:rPr>
          <w:rFonts w:ascii="宋体" w:eastAsia="宋体" w:hAnsi="宋体"/>
        </w:rPr>
        <w:t xml:space="preserve">        double pp,qq;</w:t>
      </w:r>
    </w:p>
    <w:p w:rsidR="00457C16" w:rsidRPr="00C81BAD" w:rsidRDefault="00457C16" w:rsidP="00457C16">
      <w:pPr>
        <w:rPr>
          <w:rFonts w:ascii="宋体" w:eastAsia="宋体" w:hAnsi="宋体"/>
        </w:rPr>
      </w:pPr>
      <w:r w:rsidRPr="00C81BAD">
        <w:rPr>
          <w:rFonts w:ascii="宋体" w:eastAsia="宋体" w:hAnsi="宋体"/>
        </w:rPr>
        <w:t xml:space="preserve">        scanf("%lf%lf",&amp;pp,&amp;qq);</w:t>
      </w:r>
    </w:p>
    <w:p w:rsidR="00457C16" w:rsidRPr="00C81BAD" w:rsidRDefault="00457C16" w:rsidP="00457C16">
      <w:pPr>
        <w:rPr>
          <w:rFonts w:ascii="宋体" w:eastAsia="宋体" w:hAnsi="宋体"/>
        </w:rPr>
      </w:pPr>
      <w:r w:rsidRPr="00C81BAD">
        <w:rPr>
          <w:rFonts w:ascii="宋体" w:eastAsia="宋体" w:hAnsi="宋体"/>
        </w:rPr>
        <w:t xml:space="preserve">        double targets=area_polygon(n,p)*(1-pp/qq);</w:t>
      </w:r>
    </w:p>
    <w:p w:rsidR="00457C16" w:rsidRPr="00C81BAD" w:rsidRDefault="00457C16" w:rsidP="00457C16">
      <w:pPr>
        <w:rPr>
          <w:rFonts w:ascii="宋体" w:eastAsia="宋体" w:hAnsi="宋体"/>
        </w:rPr>
      </w:pPr>
      <w:r w:rsidRPr="00C81BAD">
        <w:rPr>
          <w:rFonts w:ascii="宋体" w:eastAsia="宋体" w:hAnsi="宋体"/>
        </w:rPr>
        <w:t xml:space="preserve">        //cout&lt;&lt;targets&lt;&lt;endl;</w:t>
      </w:r>
    </w:p>
    <w:p w:rsidR="00457C16" w:rsidRPr="00C81BAD" w:rsidRDefault="00457C16" w:rsidP="00457C16">
      <w:pPr>
        <w:rPr>
          <w:rFonts w:ascii="宋体" w:eastAsia="宋体" w:hAnsi="宋体"/>
        </w:rPr>
      </w:pPr>
      <w:r w:rsidRPr="00C81BAD">
        <w:rPr>
          <w:rFonts w:ascii="宋体" w:eastAsia="宋体" w:hAnsi="宋体"/>
        </w:rPr>
        <w:t xml:space="preserve">        double rmin=0,rmax=3000,small=1e-12;</w:t>
      </w:r>
    </w:p>
    <w:p w:rsidR="00457C16" w:rsidRPr="00C81BAD" w:rsidRDefault="00457C16" w:rsidP="00457C16">
      <w:pPr>
        <w:rPr>
          <w:rFonts w:ascii="宋体" w:eastAsia="宋体" w:hAnsi="宋体"/>
        </w:rPr>
      </w:pPr>
      <w:r w:rsidRPr="00C81BAD">
        <w:rPr>
          <w:rFonts w:ascii="宋体" w:eastAsia="宋体" w:hAnsi="宋体"/>
        </w:rPr>
        <w:t xml:space="preserve">        r=(rmin+rmax)/2.0;</w:t>
      </w:r>
    </w:p>
    <w:p w:rsidR="00457C16" w:rsidRPr="00C81BAD" w:rsidRDefault="00457C16" w:rsidP="00457C16">
      <w:pPr>
        <w:rPr>
          <w:rFonts w:ascii="宋体" w:eastAsia="宋体" w:hAnsi="宋体"/>
        </w:rPr>
      </w:pPr>
      <w:r w:rsidRPr="00C81BAD">
        <w:rPr>
          <w:rFonts w:ascii="宋体" w:eastAsia="宋体" w:hAnsi="宋体"/>
        </w:rPr>
        <w:t xml:space="preserve">        while(sgn(rmin-rmax)&lt;=0){</w:t>
      </w:r>
    </w:p>
    <w:p w:rsidR="00457C16" w:rsidRPr="00C81BAD" w:rsidRDefault="00457C16" w:rsidP="00457C16">
      <w:pPr>
        <w:rPr>
          <w:rFonts w:ascii="宋体" w:eastAsia="宋体" w:hAnsi="宋体"/>
        </w:rPr>
      </w:pPr>
      <w:r w:rsidRPr="00C81BAD">
        <w:rPr>
          <w:rFonts w:ascii="宋体" w:eastAsia="宋体" w:hAnsi="宋体"/>
        </w:rPr>
        <w:lastRenderedPageBreak/>
        <w:t xml:space="preserve">            double nows=area_CircleAndPolygon(p,n,o,r);</w:t>
      </w:r>
    </w:p>
    <w:p w:rsidR="00457C16" w:rsidRPr="00C81BAD" w:rsidRDefault="00457C16" w:rsidP="00457C16">
      <w:pPr>
        <w:rPr>
          <w:rFonts w:ascii="宋体" w:eastAsia="宋体" w:hAnsi="宋体"/>
        </w:rPr>
      </w:pPr>
      <w:r w:rsidRPr="00C81BAD">
        <w:rPr>
          <w:rFonts w:ascii="宋体" w:eastAsia="宋体" w:hAnsi="宋体"/>
        </w:rPr>
        <w:t xml:space="preserve">            if(sgn(nows-targets)&lt;0){</w:t>
      </w:r>
    </w:p>
    <w:p w:rsidR="00457C16" w:rsidRPr="00C81BAD" w:rsidRDefault="00457C16" w:rsidP="00457C16">
      <w:pPr>
        <w:rPr>
          <w:rFonts w:ascii="宋体" w:eastAsia="宋体" w:hAnsi="宋体"/>
        </w:rPr>
      </w:pPr>
      <w:r w:rsidRPr="00C81BAD">
        <w:rPr>
          <w:rFonts w:ascii="宋体" w:eastAsia="宋体" w:hAnsi="宋体"/>
        </w:rPr>
        <w:t xml:space="preserve">                rmin=r+small;</w:t>
      </w:r>
    </w:p>
    <w:p w:rsidR="00457C16" w:rsidRPr="00C81BAD" w:rsidRDefault="00457C16" w:rsidP="00457C16">
      <w:pPr>
        <w:rPr>
          <w:rFonts w:ascii="宋体" w:eastAsia="宋体" w:hAnsi="宋体"/>
        </w:rPr>
      </w:pPr>
      <w:r w:rsidRPr="00C81BAD">
        <w:rPr>
          <w:rFonts w:ascii="宋体" w:eastAsia="宋体" w:hAnsi="宋体"/>
        </w:rPr>
        <w:t xml:space="preserve">                r=(rmin+rmax)/2.0;</w:t>
      </w:r>
    </w:p>
    <w:p w:rsidR="00457C16" w:rsidRPr="00C81BAD" w:rsidRDefault="00457C16" w:rsidP="00457C16">
      <w:pPr>
        <w:rPr>
          <w:rFonts w:ascii="宋体" w:eastAsia="宋体" w:hAnsi="宋体"/>
        </w:rPr>
      </w:pPr>
      <w:r w:rsidRPr="00C81BAD">
        <w:rPr>
          <w:rFonts w:ascii="宋体" w:eastAsia="宋体" w:hAnsi="宋体"/>
        </w:rPr>
        <w:t xml:space="preserve">            }else if(sgn(nows-targets)&gt;0){</w:t>
      </w:r>
    </w:p>
    <w:p w:rsidR="00457C16" w:rsidRPr="00C81BAD" w:rsidRDefault="00457C16" w:rsidP="00457C16">
      <w:pPr>
        <w:rPr>
          <w:rFonts w:ascii="宋体" w:eastAsia="宋体" w:hAnsi="宋体"/>
        </w:rPr>
      </w:pPr>
      <w:r w:rsidRPr="00C81BAD">
        <w:rPr>
          <w:rFonts w:ascii="宋体" w:eastAsia="宋体" w:hAnsi="宋体"/>
        </w:rPr>
        <w:t xml:space="preserve">                rmax=r-small;</w:t>
      </w:r>
    </w:p>
    <w:p w:rsidR="00457C16" w:rsidRPr="00C81BAD" w:rsidRDefault="00457C16" w:rsidP="00457C16">
      <w:pPr>
        <w:rPr>
          <w:rFonts w:ascii="宋体" w:eastAsia="宋体" w:hAnsi="宋体"/>
        </w:rPr>
      </w:pPr>
      <w:r w:rsidRPr="00C81BAD">
        <w:rPr>
          <w:rFonts w:ascii="宋体" w:eastAsia="宋体" w:hAnsi="宋体"/>
        </w:rPr>
        <w:t xml:space="preserve">                r=(rmin+rmax)/2.0;</w:t>
      </w:r>
    </w:p>
    <w:p w:rsidR="00457C16" w:rsidRPr="00C81BAD" w:rsidRDefault="00457C16" w:rsidP="00457C16">
      <w:pPr>
        <w:rPr>
          <w:rFonts w:ascii="宋体" w:eastAsia="宋体" w:hAnsi="宋体"/>
        </w:rPr>
      </w:pPr>
      <w:r w:rsidRPr="00C81BAD">
        <w:rPr>
          <w:rFonts w:ascii="宋体" w:eastAsia="宋体" w:hAnsi="宋体"/>
        </w:rPr>
        <w:t xml:space="preserve">            }else{</w:t>
      </w:r>
    </w:p>
    <w:p w:rsidR="00457C16" w:rsidRPr="00C81BAD" w:rsidRDefault="00457C16" w:rsidP="00457C16">
      <w:pPr>
        <w:rPr>
          <w:rFonts w:ascii="宋体" w:eastAsia="宋体" w:hAnsi="宋体"/>
        </w:rPr>
      </w:pPr>
      <w:r w:rsidRPr="00C81BAD">
        <w:rPr>
          <w:rFonts w:ascii="宋体" w:eastAsia="宋体" w:hAnsi="宋体"/>
        </w:rPr>
        <w:t xml:space="preserve">                break;</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printf("%.12lf\n",r);</w:t>
      </w:r>
    </w:p>
    <w:p w:rsidR="00457C16" w:rsidRPr="00C81BAD" w:rsidRDefault="00457C16" w:rsidP="00457C16">
      <w:pPr>
        <w:rPr>
          <w:rFonts w:ascii="宋体" w:eastAsia="宋体" w:hAnsi="宋体"/>
        </w:rPr>
      </w:pPr>
      <w:r w:rsidRPr="00C81BAD">
        <w:rPr>
          <w:rFonts w:ascii="宋体" w:eastAsia="宋体" w:hAnsi="宋体"/>
        </w:rPr>
        <w:t xml:space="preserve">    }</w:t>
      </w:r>
    </w:p>
    <w:p w:rsidR="00457C16" w:rsidRPr="00C81BAD" w:rsidRDefault="00457C16" w:rsidP="00457C16">
      <w:pPr>
        <w:rPr>
          <w:rFonts w:ascii="宋体" w:eastAsia="宋体" w:hAnsi="宋体"/>
        </w:rPr>
      </w:pPr>
      <w:r w:rsidRPr="00C81BAD">
        <w:rPr>
          <w:rFonts w:ascii="宋体" w:eastAsia="宋体" w:hAnsi="宋体"/>
        </w:rPr>
        <w:t xml:space="preserve">    return 0;</w:t>
      </w:r>
    </w:p>
    <w:p w:rsidR="00457C16" w:rsidRPr="00C81BAD" w:rsidRDefault="00457C16" w:rsidP="00457C16">
      <w:pPr>
        <w:rPr>
          <w:rFonts w:ascii="宋体" w:eastAsia="宋体" w:hAnsi="宋体"/>
        </w:rPr>
      </w:pPr>
      <w:r w:rsidRPr="00C81BAD">
        <w:rPr>
          <w:rFonts w:ascii="宋体" w:eastAsia="宋体" w:hAnsi="宋体"/>
        </w:rPr>
        <w:t>}</w:t>
      </w:r>
    </w:p>
    <w:p w:rsidR="002832EA" w:rsidRPr="00C81BAD" w:rsidRDefault="002832EA" w:rsidP="002832EA">
      <w:pPr>
        <w:pStyle w:val="3"/>
        <w:rPr>
          <w:rFonts w:ascii="宋体" w:eastAsia="宋体" w:hAnsi="宋体"/>
          <w:b w:val="0"/>
        </w:rPr>
      </w:pPr>
      <w:bookmarkStart w:id="232" w:name="_Toc523521315"/>
      <w:r w:rsidRPr="00C81BAD">
        <w:rPr>
          <w:rFonts w:ascii="宋体" w:eastAsia="宋体" w:hAnsi="宋体" w:hint="eastAsia"/>
          <w:b w:val="0"/>
        </w:rPr>
        <w:t>两圆相交点</w:t>
      </w:r>
      <w:bookmarkEnd w:id="232"/>
    </w:p>
    <w:p w:rsidR="002832EA" w:rsidRPr="00C81BAD" w:rsidRDefault="00C14360" w:rsidP="00457C16">
      <w:pPr>
        <w:rPr>
          <w:rFonts w:ascii="宋体" w:eastAsia="宋体" w:hAnsi="宋体"/>
        </w:rPr>
      </w:pPr>
      <w:hyperlink r:id="rId161" w:history="1">
        <w:r w:rsidR="002832EA" w:rsidRPr="00C81BAD">
          <w:rPr>
            <w:rStyle w:val="a3"/>
            <w:rFonts w:ascii="宋体" w:eastAsia="宋体" w:hAnsi="宋体"/>
          </w:rPr>
          <w:t>https://blog.csdn.net/u013021513/article/details/43984497</w:t>
        </w:r>
      </w:hyperlink>
    </w:p>
    <w:p w:rsidR="002832EA" w:rsidRPr="00C81BAD" w:rsidRDefault="000D10AC" w:rsidP="000D10AC">
      <w:pPr>
        <w:pStyle w:val="3"/>
        <w:rPr>
          <w:rFonts w:ascii="宋体" w:eastAsia="宋体" w:hAnsi="宋体"/>
          <w:b w:val="0"/>
        </w:rPr>
      </w:pPr>
      <w:bookmarkStart w:id="233" w:name="_Toc523521316"/>
      <w:r w:rsidRPr="00C81BAD">
        <w:rPr>
          <w:rFonts w:ascii="宋体" w:eastAsia="宋体" w:hAnsi="宋体" w:hint="eastAsia"/>
          <w:b w:val="0"/>
        </w:rPr>
        <w:t>两圆相交弧长</w:t>
      </w:r>
      <w:bookmarkEnd w:id="233"/>
    </w:p>
    <w:p w:rsidR="000D10AC" w:rsidRPr="00C81BAD" w:rsidRDefault="00C55140" w:rsidP="000D10AC">
      <w:pPr>
        <w:pStyle w:val="4"/>
        <w:rPr>
          <w:rFonts w:ascii="宋体" w:eastAsia="宋体" w:hAnsi="宋体"/>
          <w:b w:val="0"/>
        </w:rPr>
      </w:pPr>
      <w:r w:rsidRPr="00C81BAD">
        <w:rPr>
          <w:rFonts w:ascii="宋体" w:eastAsia="宋体" w:hAnsi="宋体" w:hint="eastAsia"/>
          <w:b w:val="0"/>
        </w:rPr>
        <w:t>√-</w:t>
      </w:r>
      <w:r w:rsidR="000D10AC" w:rsidRPr="00C81BAD">
        <w:rPr>
          <w:rFonts w:ascii="宋体" w:eastAsia="宋体" w:hAnsi="宋体" w:hint="eastAsia"/>
          <w:b w:val="0"/>
        </w:rPr>
        <w:t>H</w:t>
      </w:r>
      <w:r w:rsidR="000D10AC" w:rsidRPr="00C81BAD">
        <w:rPr>
          <w:rFonts w:ascii="宋体" w:eastAsia="宋体" w:hAnsi="宋体"/>
          <w:b w:val="0"/>
        </w:rPr>
        <w:t>DU</w:t>
      </w:r>
      <w:r w:rsidR="000D10AC" w:rsidRPr="00C81BAD">
        <w:rPr>
          <w:rFonts w:ascii="宋体" w:eastAsia="宋体" w:hAnsi="宋体" w:hint="eastAsia"/>
          <w:b w:val="0"/>
        </w:rPr>
        <w:t>-</w:t>
      </w:r>
      <w:r w:rsidR="000D10AC" w:rsidRPr="00C81BAD">
        <w:rPr>
          <w:rFonts w:ascii="宋体" w:eastAsia="宋体" w:hAnsi="宋体"/>
          <w:b w:val="0"/>
        </w:rPr>
        <w:t>6354</w:t>
      </w:r>
      <w:r w:rsidR="000D10AC" w:rsidRPr="00C81BAD">
        <w:rPr>
          <w:rFonts w:ascii="宋体" w:eastAsia="宋体" w:hAnsi="宋体" w:hint="eastAsia"/>
          <w:b w:val="0"/>
        </w:rPr>
        <w:t>-</w:t>
      </w:r>
      <w:r w:rsidR="000D10AC" w:rsidRPr="00C81BAD">
        <w:rPr>
          <w:rFonts w:ascii="宋体" w:eastAsia="宋体" w:hAnsi="宋体"/>
          <w:b w:val="0"/>
        </w:rPr>
        <w:t>Everything Has Changed</w:t>
      </w:r>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√-H</w:instrText>
      </w:r>
      <w:r w:rsidRPr="00C81BAD">
        <w:rPr>
          <w:rFonts w:ascii="宋体" w:eastAsia="宋体" w:hAnsi="宋体"/>
          <w:b w:val="0"/>
        </w:rPr>
        <w:instrText>DU</w:instrText>
      </w:r>
      <w:r w:rsidRPr="00C81BAD">
        <w:rPr>
          <w:rFonts w:ascii="宋体" w:eastAsia="宋体" w:hAnsi="宋体" w:hint="eastAsia"/>
          <w:b w:val="0"/>
        </w:rPr>
        <w:instrText>-</w:instrText>
      </w:r>
      <w:r w:rsidRPr="00C81BAD">
        <w:rPr>
          <w:rFonts w:ascii="宋体" w:eastAsia="宋体" w:hAnsi="宋体"/>
          <w:b w:val="0"/>
        </w:rPr>
        <w:instrText>6354</w:instrText>
      </w:r>
      <w:r w:rsidRPr="00C81BAD">
        <w:rPr>
          <w:rFonts w:ascii="宋体" w:eastAsia="宋体" w:hAnsi="宋体" w:hint="eastAsia"/>
          <w:b w:val="0"/>
        </w:rPr>
        <w:instrText>-</w:instrText>
      </w:r>
      <w:r w:rsidRPr="00C81BAD">
        <w:rPr>
          <w:rFonts w:ascii="宋体" w:eastAsia="宋体" w:hAnsi="宋体"/>
          <w:b w:val="0"/>
        </w:rPr>
        <w:instrText>Everything Has Changed:</w:instrText>
      </w:r>
      <w:r w:rsidRPr="00C81BAD">
        <w:rPr>
          <w:rFonts w:ascii="宋体" w:eastAsia="宋体" w:hAnsi="宋体"/>
        </w:rPr>
        <w:instrText xml:space="preserve">6354" \y "HDU:6354" </w:instrText>
      </w:r>
      <w:r w:rsidRPr="00C81BAD">
        <w:rPr>
          <w:rFonts w:ascii="宋体" w:eastAsia="宋体" w:hAnsi="宋体"/>
          <w:b w:val="0"/>
        </w:rPr>
        <w:fldChar w:fldCharType="end"/>
      </w:r>
    </w:p>
    <w:p w:rsidR="00C55140" w:rsidRPr="00C81BAD" w:rsidRDefault="00C55140" w:rsidP="00457C16">
      <w:pPr>
        <w:rPr>
          <w:rFonts w:ascii="宋体" w:eastAsia="宋体" w:hAnsi="宋体"/>
        </w:rPr>
      </w:pPr>
      <w:r w:rsidRPr="00C81BAD">
        <w:rPr>
          <w:rFonts w:ascii="宋体" w:eastAsia="宋体" w:hAnsi="宋体" w:hint="eastAsia"/>
        </w:rPr>
        <w:t>【source】2018杭电暑期多校第5场1005-签到题</w:t>
      </w:r>
    </w:p>
    <w:p w:rsidR="000D10AC" w:rsidRPr="00C81BAD" w:rsidRDefault="000D10AC" w:rsidP="00457C16">
      <w:pPr>
        <w:rPr>
          <w:rFonts w:ascii="宋体" w:eastAsia="宋体" w:hAnsi="宋体"/>
        </w:rPr>
      </w:pPr>
      <w:r w:rsidRPr="00C81BAD">
        <w:rPr>
          <w:rFonts w:ascii="宋体" w:eastAsia="宋体" w:hAnsi="宋体" w:hint="eastAsia"/>
        </w:rPr>
        <w:t>【题意】如图给定一个大圆，再给定若干其他圆，求图中红色部分的长度和，给定的若干其他圆不会相交。</w:t>
      </w:r>
    </w:p>
    <w:p w:rsidR="000D10AC" w:rsidRPr="00C81BAD" w:rsidRDefault="000D10AC" w:rsidP="00457C16">
      <w:pPr>
        <w:rPr>
          <w:rFonts w:ascii="宋体" w:eastAsia="宋体" w:hAnsi="宋体"/>
        </w:rPr>
      </w:pPr>
      <w:r w:rsidRPr="00C81BAD">
        <w:rPr>
          <w:rFonts w:ascii="宋体" w:eastAsia="宋体" w:hAnsi="宋体"/>
          <w:noProof/>
        </w:rPr>
        <w:lastRenderedPageBreak/>
        <w:drawing>
          <wp:inline distT="0" distB="0" distL="0" distR="0" wp14:anchorId="12600682" wp14:editId="08E65ECE">
            <wp:extent cx="5274310" cy="4395258"/>
            <wp:effectExtent l="0" t="0" r="2540" b="5715"/>
            <wp:docPr id="15" name="图片 15" descr="http://acm.hdu.edu.cn/data/images/C722-1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acm.hdu.edu.cn/data/images/C722-1005-1.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74310" cy="4395258"/>
                    </a:xfrm>
                    <a:prstGeom prst="rect">
                      <a:avLst/>
                    </a:prstGeom>
                    <a:noFill/>
                    <a:ln>
                      <a:noFill/>
                    </a:ln>
                  </pic:spPr>
                </pic:pic>
              </a:graphicData>
            </a:graphic>
          </wp:inline>
        </w:drawing>
      </w:r>
    </w:p>
    <w:p w:rsidR="00C55140" w:rsidRPr="00C81BAD" w:rsidRDefault="00C55140" w:rsidP="00457C16">
      <w:pPr>
        <w:rPr>
          <w:rFonts w:ascii="宋体" w:eastAsia="宋体" w:hAnsi="宋体"/>
        </w:rPr>
      </w:pPr>
      <w:r w:rsidRPr="00C81BAD">
        <w:rPr>
          <w:rFonts w:ascii="宋体" w:eastAsia="宋体" w:hAnsi="宋体" w:hint="eastAsia"/>
        </w:rPr>
        <w:t>【TAG】计算几何 签到题 弧长 圆 圆相交 优弧 劣弧</w:t>
      </w:r>
    </w:p>
    <w:p w:rsidR="000D10AC" w:rsidRPr="00C81BAD" w:rsidRDefault="000D10AC" w:rsidP="00457C16">
      <w:pPr>
        <w:rPr>
          <w:rFonts w:ascii="宋体" w:eastAsia="宋体" w:hAnsi="宋体"/>
        </w:rPr>
      </w:pPr>
      <w:r w:rsidRPr="00C81BAD">
        <w:rPr>
          <w:rFonts w:ascii="宋体" w:eastAsia="宋体" w:hAnsi="宋体" w:hint="eastAsia"/>
        </w:rPr>
        <w:t>【题解】</w:t>
      </w:r>
    </w:p>
    <w:p w:rsidR="000D10AC" w:rsidRPr="00C81BAD" w:rsidRDefault="000D10AC" w:rsidP="00457C16">
      <w:pPr>
        <w:rPr>
          <w:rFonts w:ascii="宋体" w:eastAsia="宋体" w:hAnsi="宋体"/>
        </w:rPr>
      </w:pPr>
      <w:r w:rsidRPr="00C81BAD">
        <w:rPr>
          <w:rFonts w:ascii="宋体" w:eastAsia="宋体" w:hAnsi="宋体" w:hint="eastAsia"/>
        </w:rPr>
        <w:t>给定两圆的圆心距和各自的半径，则两圆的相对位置确定。设圆心距为d，半径分别为</w:t>
      </w:r>
      <w:r w:rsidR="001A188A" w:rsidRPr="00C81BAD">
        <w:rPr>
          <w:rFonts w:ascii="宋体" w:eastAsia="宋体" w:hAnsi="宋体"/>
          <w:position w:val="-4"/>
        </w:rPr>
        <w:object w:dxaOrig="240" w:dyaOrig="260">
          <v:shape id="_x0000_i1075" type="#_x0000_t75" style="width:12pt;height:12.75pt" o:ole="">
            <v:imagedata r:id="rId163" o:title=""/>
          </v:shape>
          <o:OLEObject Type="Embed" ProgID="Equation.DSMT4" ShapeID="_x0000_i1075" DrawAspect="Content" ObjectID="_1597263086" r:id="rId164"/>
        </w:object>
      </w:r>
      <w:r w:rsidRPr="00C81BAD">
        <w:rPr>
          <w:rFonts w:ascii="宋体" w:eastAsia="宋体" w:hAnsi="宋体" w:hint="eastAsia"/>
        </w:rPr>
        <w:t>和</w:t>
      </w:r>
      <w:r w:rsidR="001A188A" w:rsidRPr="00C81BAD">
        <w:rPr>
          <w:rFonts w:ascii="宋体" w:eastAsia="宋体" w:hAnsi="宋体"/>
          <w:position w:val="-4"/>
        </w:rPr>
        <w:object w:dxaOrig="180" w:dyaOrig="200">
          <v:shape id="_x0000_i1076" type="#_x0000_t75" style="width:9pt;height:9.75pt" o:ole="">
            <v:imagedata r:id="rId165" o:title=""/>
          </v:shape>
          <o:OLEObject Type="Embed" ProgID="Equation.DSMT4" ShapeID="_x0000_i1076" DrawAspect="Content" ObjectID="_1597263087" r:id="rId166"/>
        </w:object>
      </w:r>
      <w:r w:rsidR="0068559A" w:rsidRPr="00C81BAD">
        <w:rPr>
          <w:rFonts w:ascii="宋体" w:eastAsia="宋体" w:hAnsi="宋体" w:hint="eastAsia"/>
        </w:rPr>
        <w:t>，要求圆1的弧长为</w:t>
      </w:r>
      <w:r w:rsidR="0068559A" w:rsidRPr="00C81BAD">
        <w:rPr>
          <w:rFonts w:ascii="宋体" w:eastAsia="宋体" w:hAnsi="宋体"/>
          <w:position w:val="-12"/>
        </w:rPr>
        <w:object w:dxaOrig="279" w:dyaOrig="360">
          <v:shape id="_x0000_i1077" type="#_x0000_t75" style="width:14.25pt;height:18pt" o:ole="">
            <v:imagedata r:id="rId167" o:title=""/>
          </v:shape>
          <o:OLEObject Type="Embed" ProgID="Equation.DSMT4" ShapeID="_x0000_i1077" DrawAspect="Content" ObjectID="_1597263088" r:id="rId168"/>
        </w:object>
      </w:r>
      <w:r w:rsidR="0068559A" w:rsidRPr="00C81BAD">
        <w:rPr>
          <w:rFonts w:ascii="宋体" w:eastAsia="宋体" w:hAnsi="宋体" w:hint="eastAsia"/>
        </w:rPr>
        <w:t>圆2的弧长为</w:t>
      </w:r>
      <w:r w:rsidR="0068559A" w:rsidRPr="00C81BAD">
        <w:rPr>
          <w:rFonts w:ascii="宋体" w:eastAsia="宋体" w:hAnsi="宋体"/>
          <w:position w:val="-12"/>
        </w:rPr>
        <w:object w:dxaOrig="300" w:dyaOrig="360">
          <v:shape id="_x0000_i1078" type="#_x0000_t75" style="width:15pt;height:18pt" o:ole="">
            <v:imagedata r:id="rId169" o:title=""/>
          </v:shape>
          <o:OLEObject Type="Embed" ProgID="Equation.DSMT4" ShapeID="_x0000_i1078" DrawAspect="Content" ObjectID="_1597263089" r:id="rId170"/>
        </w:object>
      </w:r>
      <w:r w:rsidR="0068559A" w:rsidRPr="00C81BAD">
        <w:rPr>
          <w:rFonts w:ascii="宋体" w:eastAsia="宋体" w:hAnsi="宋体" w:hint="eastAsia"/>
        </w:rPr>
        <w:t>，不妨设圆1是大圆，则弧长1总为优弧，</w:t>
      </w:r>
      <w:r w:rsidR="00887BED" w:rsidRPr="00C81BAD">
        <w:rPr>
          <w:rFonts w:ascii="宋体" w:eastAsia="宋体" w:hAnsi="宋体" w:hint="eastAsia"/>
        </w:rPr>
        <w:t>两圆</w:t>
      </w:r>
      <w:r w:rsidR="0068559A" w:rsidRPr="00C81BAD">
        <w:rPr>
          <w:rFonts w:ascii="宋体" w:eastAsia="宋体" w:hAnsi="宋体" w:hint="eastAsia"/>
        </w:rPr>
        <w:t>交点距离设为D，则优弧所对圆心角</w:t>
      </w:r>
      <w:r w:rsidR="00A8347C" w:rsidRPr="00C81BAD">
        <w:rPr>
          <w:rFonts w:ascii="宋体" w:eastAsia="宋体" w:hAnsi="宋体"/>
          <w:position w:val="-6"/>
        </w:rPr>
        <w:object w:dxaOrig="200" w:dyaOrig="279">
          <v:shape id="_x0000_i1079" type="#_x0000_t75" style="width:9.75pt;height:14.25pt" o:ole="">
            <v:imagedata r:id="rId171" o:title=""/>
          </v:shape>
          <o:OLEObject Type="Embed" ProgID="Equation.DSMT4" ShapeID="_x0000_i1079" DrawAspect="Content" ObjectID="_1597263090" r:id="rId172"/>
        </w:object>
      </w:r>
      <w:r w:rsidR="0068559A" w:rsidRPr="00C81BAD">
        <w:rPr>
          <w:rFonts w:ascii="宋体" w:eastAsia="宋体" w:hAnsi="宋体" w:hint="eastAsia"/>
        </w:rPr>
        <w:t>为</w:t>
      </w:r>
      <w:r w:rsidR="0068559A" w:rsidRPr="00C81BAD">
        <w:rPr>
          <w:rFonts w:ascii="宋体" w:eastAsia="宋体" w:hAnsi="宋体"/>
          <w:position w:val="-24"/>
        </w:rPr>
        <w:object w:dxaOrig="1280" w:dyaOrig="620">
          <v:shape id="_x0000_i1080" type="#_x0000_t75" style="width:63.75pt;height:30.75pt" o:ole="">
            <v:imagedata r:id="rId173" o:title=""/>
          </v:shape>
          <o:OLEObject Type="Embed" ProgID="Equation.DSMT4" ShapeID="_x0000_i1080" DrawAspect="Content" ObjectID="_1597263091" r:id="rId174"/>
        </w:object>
      </w:r>
      <w:r w:rsidR="00A8347C" w:rsidRPr="00C81BAD">
        <w:rPr>
          <w:rFonts w:ascii="宋体" w:eastAsia="宋体" w:hAnsi="宋体" w:hint="eastAsia"/>
        </w:rPr>
        <w:t>，弧长为</w:t>
      </w:r>
      <w:r w:rsidR="00A8347C" w:rsidRPr="00C81BAD">
        <w:rPr>
          <w:rFonts w:ascii="宋体" w:eastAsia="宋体" w:hAnsi="宋体"/>
          <w:position w:val="-6"/>
        </w:rPr>
        <w:object w:dxaOrig="360" w:dyaOrig="279">
          <v:shape id="_x0000_i1081" type="#_x0000_t75" style="width:18pt;height:14.25pt" o:ole="">
            <v:imagedata r:id="rId175" o:title=""/>
          </v:shape>
          <o:OLEObject Type="Embed" ProgID="Equation.DSMT4" ShapeID="_x0000_i1081" DrawAspect="Content" ObjectID="_1597263092" r:id="rId176"/>
        </w:object>
      </w:r>
    </w:p>
    <w:p w:rsidR="0068559A" w:rsidRPr="00C81BAD" w:rsidRDefault="00A8347C" w:rsidP="00457C16">
      <w:pPr>
        <w:rPr>
          <w:rFonts w:ascii="宋体" w:eastAsia="宋体" w:hAnsi="宋体"/>
        </w:rPr>
      </w:pPr>
      <w:r w:rsidRPr="00C81BAD">
        <w:rPr>
          <w:rFonts w:ascii="宋体" w:eastAsia="宋体" w:hAnsi="宋体"/>
          <w:position w:val="-10"/>
        </w:rPr>
        <w:object w:dxaOrig="3400" w:dyaOrig="360">
          <v:shape id="_x0000_i1082" type="#_x0000_t75" style="width:170.25pt;height:18pt" o:ole="">
            <v:imagedata r:id="rId177" o:title=""/>
          </v:shape>
          <o:OLEObject Type="Embed" ProgID="Equation.DSMT4" ShapeID="_x0000_i1082" DrawAspect="Content" ObjectID="_1597263093" r:id="rId178"/>
        </w:object>
      </w:r>
      <w:r w:rsidRPr="00C81BAD">
        <w:rPr>
          <w:rFonts w:ascii="宋体" w:eastAsia="宋体" w:hAnsi="宋体" w:hint="eastAsia"/>
        </w:rPr>
        <w:t>，可合并到下面任意一种情况中</w:t>
      </w:r>
    </w:p>
    <w:p w:rsidR="0068559A" w:rsidRPr="00C81BAD" w:rsidRDefault="00A8347C" w:rsidP="00457C16">
      <w:pPr>
        <w:rPr>
          <w:rFonts w:ascii="宋体" w:eastAsia="宋体" w:hAnsi="宋体"/>
        </w:rPr>
      </w:pPr>
      <w:r w:rsidRPr="00C81BAD">
        <w:rPr>
          <w:rFonts w:ascii="宋体" w:eastAsia="宋体" w:hAnsi="宋体"/>
          <w:position w:val="-10"/>
        </w:rPr>
        <w:object w:dxaOrig="2940" w:dyaOrig="360">
          <v:shape id="_x0000_i1083" type="#_x0000_t75" style="width:147pt;height:18pt" o:ole="">
            <v:imagedata r:id="rId179" o:title=""/>
          </v:shape>
          <o:OLEObject Type="Embed" ProgID="Equation.DSMT4" ShapeID="_x0000_i1083" DrawAspect="Content" ObjectID="_1597263094" r:id="rId180"/>
        </w:object>
      </w:r>
    </w:p>
    <w:p w:rsidR="00A8347C" w:rsidRPr="00C81BAD" w:rsidRDefault="00A8347C" w:rsidP="00457C16">
      <w:pPr>
        <w:rPr>
          <w:rFonts w:ascii="宋体" w:eastAsia="宋体" w:hAnsi="宋体"/>
        </w:rPr>
      </w:pPr>
      <w:r w:rsidRPr="00C81BAD">
        <w:rPr>
          <w:rFonts w:ascii="宋体" w:eastAsia="宋体" w:hAnsi="宋体"/>
          <w:position w:val="-30"/>
        </w:rPr>
        <w:object w:dxaOrig="2900" w:dyaOrig="800">
          <v:shape id="_x0000_i1084" type="#_x0000_t75" style="width:180.75pt;height:49.5pt" o:ole="">
            <v:imagedata r:id="rId181" o:title=""/>
          </v:shape>
          <o:OLEObject Type="Embed" ProgID="Equation.DSMT4" ShapeID="_x0000_i1084" DrawAspect="Content" ObjectID="_1597263095" r:id="rId182"/>
        </w:object>
      </w:r>
    </w:p>
    <w:p w:rsidR="00A8347C" w:rsidRPr="00C81BAD" w:rsidRDefault="00A8347C" w:rsidP="00457C16">
      <w:pPr>
        <w:rPr>
          <w:rFonts w:ascii="宋体" w:eastAsia="宋体" w:hAnsi="宋体"/>
        </w:rPr>
      </w:pPr>
      <w:r w:rsidRPr="00C81BAD">
        <w:rPr>
          <w:rFonts w:ascii="宋体" w:eastAsia="宋体" w:hAnsi="宋体"/>
          <w:position w:val="-30"/>
        </w:rPr>
        <w:object w:dxaOrig="2980" w:dyaOrig="800">
          <v:shape id="_x0000_i1085" type="#_x0000_t75" style="width:186pt;height:49.5pt" o:ole="">
            <v:imagedata r:id="rId183" o:title=""/>
          </v:shape>
          <o:OLEObject Type="Embed" ProgID="Equation.DSMT4" ShapeID="_x0000_i1085" DrawAspect="Content" ObjectID="_1597263096" r:id="rId184"/>
        </w:object>
      </w:r>
    </w:p>
    <w:p w:rsidR="00A8347C" w:rsidRPr="00C81BAD" w:rsidRDefault="00A8347C" w:rsidP="00457C16">
      <w:pPr>
        <w:rPr>
          <w:rFonts w:ascii="宋体" w:eastAsia="宋体" w:hAnsi="宋体"/>
        </w:rPr>
      </w:pPr>
      <w:r w:rsidRPr="00C81BAD">
        <w:rPr>
          <w:rFonts w:ascii="宋体" w:eastAsia="宋体" w:hAnsi="宋体"/>
          <w:position w:val="-30"/>
        </w:rPr>
        <w:object w:dxaOrig="4300" w:dyaOrig="800">
          <v:shape id="_x0000_i1086" type="#_x0000_t75" style="width:267.75pt;height:49.5pt" o:ole="">
            <v:imagedata r:id="rId185" o:title=""/>
          </v:shape>
          <o:OLEObject Type="Embed" ProgID="Equation.DSMT4" ShapeID="_x0000_i1086" DrawAspect="Content" ObjectID="_1597263097" r:id="rId186"/>
        </w:object>
      </w:r>
    </w:p>
    <w:p w:rsidR="00A8347C" w:rsidRPr="00C81BAD" w:rsidRDefault="00A8347C" w:rsidP="00457C16">
      <w:pPr>
        <w:rPr>
          <w:rFonts w:ascii="宋体" w:eastAsia="宋体" w:hAnsi="宋体"/>
        </w:rPr>
      </w:pPr>
      <w:r w:rsidRPr="00C81BAD">
        <w:rPr>
          <w:rFonts w:ascii="宋体" w:eastAsia="宋体" w:hAnsi="宋体"/>
          <w:position w:val="-30"/>
        </w:rPr>
        <w:object w:dxaOrig="2299" w:dyaOrig="800">
          <v:shape id="_x0000_i1087" type="#_x0000_t75" style="width:143.25pt;height:49.5pt" o:ole="">
            <v:imagedata r:id="rId187" o:title=""/>
          </v:shape>
          <o:OLEObject Type="Embed" ProgID="Equation.DSMT4" ShapeID="_x0000_i1087" DrawAspect="Content" ObjectID="_1597263098" r:id="rId188"/>
        </w:object>
      </w:r>
    </w:p>
    <w:p w:rsidR="002B06EB" w:rsidRPr="00C81BAD" w:rsidRDefault="002B06EB" w:rsidP="00457C16">
      <w:pPr>
        <w:rPr>
          <w:rFonts w:ascii="宋体" w:eastAsia="宋体" w:hAnsi="宋体"/>
        </w:rPr>
      </w:pPr>
      <w:r w:rsidRPr="00C81BAD">
        <w:rPr>
          <w:rFonts w:ascii="宋体" w:eastAsia="宋体" w:hAnsi="宋体"/>
          <w:position w:val="-32"/>
        </w:rPr>
        <w:object w:dxaOrig="2420" w:dyaOrig="800">
          <v:shape id="_x0000_i1088" type="#_x0000_t75" style="width:150.75pt;height:49.5pt" o:ole="">
            <v:imagedata r:id="rId189" o:title=""/>
          </v:shape>
          <o:OLEObject Type="Embed" ProgID="Equation.DSMT4" ShapeID="_x0000_i1088" DrawAspect="Content" ObjectID="_1597263099" r:id="rId190"/>
        </w:object>
      </w:r>
    </w:p>
    <w:p w:rsidR="00A8347C" w:rsidRPr="00C81BAD" w:rsidRDefault="009A4143" w:rsidP="00457C16">
      <w:pPr>
        <w:rPr>
          <w:rFonts w:ascii="宋体" w:eastAsia="宋体" w:hAnsi="宋体"/>
        </w:rPr>
      </w:pPr>
      <w:r w:rsidRPr="00C81BAD">
        <w:rPr>
          <w:rFonts w:ascii="宋体" w:eastAsia="宋体" w:hAnsi="宋体"/>
          <w:position w:val="-34"/>
        </w:rPr>
        <w:object w:dxaOrig="2340" w:dyaOrig="880">
          <v:shape id="_x0000_i1089" type="#_x0000_t75" style="width:146.25pt;height:54.75pt" o:ole="">
            <v:imagedata r:id="rId191" o:title=""/>
          </v:shape>
          <o:OLEObject Type="Embed" ProgID="Equation.DSMT4" ShapeID="_x0000_i1089" DrawAspect="Content" ObjectID="_1597263100" r:id="rId192"/>
        </w:object>
      </w:r>
    </w:p>
    <w:p w:rsidR="009A4143" w:rsidRPr="00C81BAD" w:rsidRDefault="009A4143" w:rsidP="00457C16">
      <w:pPr>
        <w:rPr>
          <w:rFonts w:ascii="宋体" w:eastAsia="宋体" w:hAnsi="宋体"/>
        </w:rPr>
      </w:pPr>
      <w:r w:rsidRPr="00C81BAD">
        <w:rPr>
          <w:rFonts w:ascii="宋体" w:eastAsia="宋体" w:hAnsi="宋体" w:hint="eastAsia"/>
        </w:rPr>
        <w:t>劣弧所对圆心角为</w:t>
      </w:r>
      <w:r w:rsidRPr="00C81BAD">
        <w:rPr>
          <w:rFonts w:ascii="宋体" w:eastAsia="宋体" w:hAnsi="宋体"/>
          <w:position w:val="-24"/>
        </w:rPr>
        <w:object w:dxaOrig="1640" w:dyaOrig="620">
          <v:shape id="_x0000_i1090" type="#_x0000_t75" style="width:81.75pt;height:30.75pt" o:ole="">
            <v:imagedata r:id="rId193" o:title=""/>
          </v:shape>
          <o:OLEObject Type="Embed" ProgID="Equation.DSMT4" ShapeID="_x0000_i1090" DrawAspect="Content" ObjectID="_1597263101" r:id="rId194"/>
        </w:object>
      </w:r>
    </w:p>
    <w:p w:rsidR="0068559A" w:rsidRPr="00C81BAD" w:rsidRDefault="00A8347C" w:rsidP="00457C16">
      <w:pPr>
        <w:rPr>
          <w:rFonts w:ascii="宋体" w:eastAsia="宋体" w:hAnsi="宋体"/>
        </w:rPr>
      </w:pPr>
      <w:r w:rsidRPr="00C81BAD">
        <w:rPr>
          <w:rFonts w:ascii="宋体" w:eastAsia="宋体" w:hAnsi="宋体"/>
          <w:position w:val="-10"/>
        </w:rPr>
        <w:object w:dxaOrig="2940" w:dyaOrig="360">
          <v:shape id="_x0000_i1091" type="#_x0000_t75" style="width:147pt;height:18pt" o:ole="">
            <v:imagedata r:id="rId195" o:title=""/>
          </v:shape>
          <o:OLEObject Type="Embed" ProgID="Equation.DSMT4" ShapeID="_x0000_i1091" DrawAspect="Content" ObjectID="_1597263102" r:id="rId196"/>
        </w:object>
      </w:r>
    </w:p>
    <w:p w:rsidR="00176EA6" w:rsidRPr="00C81BAD" w:rsidRDefault="00A8347C" w:rsidP="00457C16">
      <w:pPr>
        <w:rPr>
          <w:rFonts w:ascii="宋体" w:eastAsia="宋体" w:hAnsi="宋体"/>
        </w:rPr>
      </w:pPr>
      <w:r w:rsidRPr="00C81BAD">
        <w:rPr>
          <w:rFonts w:ascii="宋体" w:eastAsia="宋体" w:hAnsi="宋体"/>
          <w:position w:val="-30"/>
        </w:rPr>
        <w:object w:dxaOrig="3040" w:dyaOrig="800">
          <v:shape id="_x0000_i1092" type="#_x0000_t75" style="width:189.75pt;height:49.5pt" o:ole="">
            <v:imagedata r:id="rId197" o:title=""/>
          </v:shape>
          <o:OLEObject Type="Embed" ProgID="Equation.DSMT4" ShapeID="_x0000_i1092" DrawAspect="Content" ObjectID="_1597263103" r:id="rId198"/>
        </w:object>
      </w:r>
    </w:p>
    <w:p w:rsidR="009A4143" w:rsidRPr="00C81BAD" w:rsidRDefault="009A4143" w:rsidP="00457C16">
      <w:pPr>
        <w:rPr>
          <w:rFonts w:ascii="宋体" w:eastAsia="宋体" w:hAnsi="宋体"/>
        </w:rPr>
      </w:pPr>
      <w:r w:rsidRPr="00C81BAD">
        <w:rPr>
          <w:rFonts w:ascii="宋体" w:eastAsia="宋体" w:hAnsi="宋体"/>
          <w:position w:val="-34"/>
        </w:rPr>
        <w:object w:dxaOrig="4740" w:dyaOrig="880">
          <v:shape id="_x0000_i1093" type="#_x0000_t75" style="width:295.5pt;height:54.75pt" o:ole="">
            <v:imagedata r:id="rId199" o:title=""/>
          </v:shape>
          <o:OLEObject Type="Embed" ProgID="Equation.DSMT4" ShapeID="_x0000_i1093" DrawAspect="Content" ObjectID="_1597263104" r:id="rId200"/>
        </w:object>
      </w:r>
    </w:p>
    <w:p w:rsidR="009A4143" w:rsidRPr="00C81BAD" w:rsidRDefault="009A4143" w:rsidP="00457C16">
      <w:pPr>
        <w:rPr>
          <w:rFonts w:ascii="宋体" w:eastAsia="宋体" w:hAnsi="宋体"/>
        </w:rPr>
      </w:pPr>
      <w:r w:rsidRPr="00C81BAD">
        <w:rPr>
          <w:rFonts w:ascii="宋体" w:eastAsia="宋体" w:hAnsi="宋体" w:hint="eastAsia"/>
        </w:rPr>
        <w:t>优弧所对圆心角为</w:t>
      </w:r>
      <w:r w:rsidRPr="00C81BAD">
        <w:rPr>
          <w:rFonts w:ascii="宋体" w:eastAsia="宋体" w:hAnsi="宋体"/>
          <w:position w:val="-24"/>
        </w:rPr>
        <w:object w:dxaOrig="1280" w:dyaOrig="620">
          <v:shape id="_x0000_i1094" type="#_x0000_t75" style="width:63.75pt;height:30.75pt" o:ole="">
            <v:imagedata r:id="rId201" o:title=""/>
          </v:shape>
          <o:OLEObject Type="Embed" ProgID="Equation.DSMT4" ShapeID="_x0000_i1094" DrawAspect="Content" ObjectID="_1597263105" r:id="rId202"/>
        </w:object>
      </w:r>
    </w:p>
    <w:p w:rsidR="009A4143" w:rsidRPr="00C81BAD" w:rsidRDefault="009A4143" w:rsidP="00457C16">
      <w:pPr>
        <w:rPr>
          <w:rFonts w:ascii="宋体" w:eastAsia="宋体" w:hAnsi="宋体"/>
        </w:rPr>
      </w:pPr>
      <w:r w:rsidRPr="00C81BAD">
        <w:rPr>
          <w:rFonts w:ascii="宋体" w:eastAsia="宋体" w:hAnsi="宋体" w:hint="eastAsia"/>
        </w:rPr>
        <w:t>可见优劣弧的情况下D的表达式都是一样的，所以只需要处理圆心角的不同即可</w:t>
      </w:r>
    </w:p>
    <w:p w:rsidR="00162E06" w:rsidRPr="00C81BAD" w:rsidRDefault="00162E06" w:rsidP="00457C16">
      <w:pPr>
        <w:rPr>
          <w:rFonts w:ascii="宋体" w:eastAsia="宋体" w:hAnsi="宋体"/>
        </w:rPr>
      </w:pPr>
      <w:r w:rsidRPr="00C81BAD">
        <w:rPr>
          <w:rFonts w:ascii="宋体" w:eastAsia="宋体" w:hAnsi="宋体" w:hint="eastAsia"/>
        </w:rPr>
        <w:t>有可能给定的圆会大于原本的圆，这时候需要分类讨论，只要把上述情况中的R和r进行交换即可。</w:t>
      </w:r>
    </w:p>
    <w:p w:rsidR="00162E06" w:rsidRPr="00C81BAD" w:rsidRDefault="00162E06" w:rsidP="00457C16">
      <w:pPr>
        <w:rPr>
          <w:rFonts w:ascii="宋体" w:eastAsia="宋体" w:hAnsi="宋体"/>
        </w:rPr>
      </w:pPr>
      <w:r w:rsidRPr="00C81BAD">
        <w:rPr>
          <w:rFonts w:ascii="宋体" w:eastAsia="宋体" w:hAnsi="宋体" w:hint="eastAsia"/>
        </w:rPr>
        <w:t>比赛的时候从头WA到尾，赛后对拍应该是哪里写错了而不是精度问题，有地方double炸了，可能开根号开出负的了。</w:t>
      </w:r>
    </w:p>
    <w:p w:rsidR="000D10AC" w:rsidRPr="00C81BAD" w:rsidRDefault="000D10AC" w:rsidP="00457C16">
      <w:pPr>
        <w:rPr>
          <w:rFonts w:ascii="宋体" w:eastAsia="宋体" w:hAnsi="宋体"/>
        </w:rPr>
      </w:pPr>
      <w:r w:rsidRPr="00C81BAD">
        <w:rPr>
          <w:rFonts w:ascii="宋体" w:eastAsia="宋体" w:hAnsi="宋体" w:hint="eastAsia"/>
        </w:rPr>
        <w:t>【代码】</w:t>
      </w:r>
    </w:p>
    <w:p w:rsidR="00C55140" w:rsidRPr="00C81BAD" w:rsidRDefault="00C55140" w:rsidP="00C55140">
      <w:pPr>
        <w:rPr>
          <w:rFonts w:ascii="宋体" w:eastAsia="宋体" w:hAnsi="宋体"/>
        </w:rPr>
      </w:pPr>
      <w:r w:rsidRPr="00C81BAD">
        <w:rPr>
          <w:rFonts w:ascii="宋体" w:eastAsia="宋体" w:hAnsi="宋体"/>
        </w:rPr>
        <w:t>#include &lt;bits/stdc++.h&gt;</w:t>
      </w:r>
    </w:p>
    <w:p w:rsidR="00C55140" w:rsidRPr="00C81BAD" w:rsidRDefault="00C55140" w:rsidP="00C55140">
      <w:pPr>
        <w:rPr>
          <w:rFonts w:ascii="宋体" w:eastAsia="宋体" w:hAnsi="宋体"/>
        </w:rPr>
      </w:pPr>
      <w:r w:rsidRPr="00C81BAD">
        <w:rPr>
          <w:rFonts w:ascii="宋体" w:eastAsia="宋体" w:hAnsi="宋体"/>
        </w:rPr>
        <w:t>#define MAXT 1005</w:t>
      </w:r>
    </w:p>
    <w:p w:rsidR="00C55140" w:rsidRPr="00C81BAD" w:rsidRDefault="00C55140" w:rsidP="00C55140">
      <w:pPr>
        <w:rPr>
          <w:rFonts w:ascii="宋体" w:eastAsia="宋体" w:hAnsi="宋体"/>
        </w:rPr>
      </w:pPr>
      <w:r w:rsidRPr="00C81BAD">
        <w:rPr>
          <w:rFonts w:ascii="宋体" w:eastAsia="宋体" w:hAnsi="宋体"/>
        </w:rPr>
        <w:t>#define MAXN 110</w:t>
      </w:r>
    </w:p>
    <w:p w:rsidR="00C55140" w:rsidRPr="00C81BAD" w:rsidRDefault="00C55140" w:rsidP="00C55140">
      <w:pPr>
        <w:rPr>
          <w:rFonts w:ascii="宋体" w:eastAsia="宋体" w:hAnsi="宋体"/>
        </w:rPr>
      </w:pPr>
      <w:r w:rsidRPr="00C81BAD">
        <w:rPr>
          <w:rFonts w:ascii="宋体" w:eastAsia="宋体" w:hAnsi="宋体"/>
        </w:rPr>
        <w:t>#define debug false</w:t>
      </w:r>
    </w:p>
    <w:p w:rsidR="00C55140" w:rsidRPr="00C81BAD" w:rsidRDefault="00C55140" w:rsidP="00C55140">
      <w:pPr>
        <w:rPr>
          <w:rFonts w:ascii="宋体" w:eastAsia="宋体" w:hAnsi="宋体"/>
        </w:rPr>
      </w:pPr>
      <w:r w:rsidRPr="00C81BAD">
        <w:rPr>
          <w:rFonts w:ascii="宋体" w:eastAsia="宋体" w:hAnsi="宋体"/>
        </w:rPr>
        <w:t>const double pi=acos(-1);</w:t>
      </w:r>
    </w:p>
    <w:p w:rsidR="00C55140" w:rsidRPr="00C81BAD" w:rsidRDefault="00C55140" w:rsidP="00C55140">
      <w:pPr>
        <w:rPr>
          <w:rFonts w:ascii="宋体" w:eastAsia="宋体" w:hAnsi="宋体"/>
        </w:rPr>
      </w:pPr>
      <w:r w:rsidRPr="00C81BAD">
        <w:rPr>
          <w:rFonts w:ascii="宋体" w:eastAsia="宋体" w:hAnsi="宋体"/>
        </w:rPr>
        <w:t>const double eps=1e-8;</w:t>
      </w:r>
    </w:p>
    <w:p w:rsidR="00C55140" w:rsidRPr="00C81BAD" w:rsidRDefault="00C55140" w:rsidP="00C55140">
      <w:pPr>
        <w:rPr>
          <w:rFonts w:ascii="宋体" w:eastAsia="宋体" w:hAnsi="宋体"/>
        </w:rPr>
      </w:pPr>
      <w:r w:rsidRPr="00C81BAD">
        <w:rPr>
          <w:rFonts w:ascii="宋体" w:eastAsia="宋体" w:hAnsi="宋体"/>
        </w:rPr>
        <w:t>using namespace std;</w:t>
      </w:r>
    </w:p>
    <w:p w:rsidR="00C55140" w:rsidRPr="00C81BAD" w:rsidRDefault="00C55140" w:rsidP="00C55140">
      <w:pPr>
        <w:rPr>
          <w:rFonts w:ascii="宋体" w:eastAsia="宋体" w:hAnsi="宋体"/>
        </w:rPr>
      </w:pPr>
      <w:r w:rsidRPr="00C81BAD">
        <w:rPr>
          <w:rFonts w:ascii="宋体" w:eastAsia="宋体" w:hAnsi="宋体"/>
        </w:rPr>
        <w:t>struct inputnode{</w:t>
      </w:r>
    </w:p>
    <w:p w:rsidR="00C55140" w:rsidRPr="00C81BAD" w:rsidRDefault="00C55140" w:rsidP="00C55140">
      <w:pPr>
        <w:rPr>
          <w:rFonts w:ascii="宋体" w:eastAsia="宋体" w:hAnsi="宋体"/>
        </w:rPr>
      </w:pPr>
      <w:r w:rsidRPr="00C81BAD">
        <w:rPr>
          <w:rFonts w:ascii="宋体" w:eastAsia="宋体" w:hAnsi="宋体"/>
        </w:rPr>
        <w:lastRenderedPageBreak/>
        <w:t xml:space="preserve">    int m;</w:t>
      </w:r>
    </w:p>
    <w:p w:rsidR="00C55140" w:rsidRPr="00C81BAD" w:rsidRDefault="00C55140" w:rsidP="00C55140">
      <w:pPr>
        <w:rPr>
          <w:rFonts w:ascii="宋体" w:eastAsia="宋体" w:hAnsi="宋体"/>
        </w:rPr>
      </w:pPr>
      <w:r w:rsidRPr="00C81BAD">
        <w:rPr>
          <w:rFonts w:ascii="宋体" w:eastAsia="宋体" w:hAnsi="宋体"/>
        </w:rPr>
        <w:t xml:space="preserve">    double R;</w:t>
      </w:r>
    </w:p>
    <w:p w:rsidR="00C55140" w:rsidRPr="00C81BAD" w:rsidRDefault="00C55140" w:rsidP="00C55140">
      <w:pPr>
        <w:rPr>
          <w:rFonts w:ascii="宋体" w:eastAsia="宋体" w:hAnsi="宋体"/>
        </w:rPr>
      </w:pPr>
      <w:r w:rsidRPr="00C81BAD">
        <w:rPr>
          <w:rFonts w:ascii="宋体" w:eastAsia="宋体" w:hAnsi="宋体"/>
        </w:rPr>
        <w:t xml:space="preserve">    double x[MAXN],y[MAXN],r[MAXN];</w:t>
      </w:r>
    </w:p>
    <w:p w:rsidR="00C55140" w:rsidRPr="00C81BAD" w:rsidRDefault="00C55140" w:rsidP="00C55140">
      <w:pPr>
        <w:rPr>
          <w:rFonts w:ascii="宋体" w:eastAsia="宋体" w:hAnsi="宋体"/>
        </w:rPr>
      </w:pPr>
      <w:r w:rsidRPr="00C81BAD">
        <w:rPr>
          <w:rFonts w:ascii="宋体" w:eastAsia="宋体" w:hAnsi="宋体"/>
        </w:rPr>
        <w:t>};</w:t>
      </w:r>
    </w:p>
    <w:p w:rsidR="00C55140" w:rsidRPr="00C81BAD" w:rsidRDefault="00C55140" w:rsidP="00C55140">
      <w:pPr>
        <w:rPr>
          <w:rFonts w:ascii="宋体" w:eastAsia="宋体" w:hAnsi="宋体"/>
        </w:rPr>
      </w:pPr>
      <w:r w:rsidRPr="00C81BAD">
        <w:rPr>
          <w:rFonts w:ascii="宋体" w:eastAsia="宋体" w:hAnsi="宋体"/>
        </w:rPr>
        <w:t>struct outputnode{</w:t>
      </w:r>
    </w:p>
    <w:p w:rsidR="00C55140" w:rsidRPr="00C81BAD" w:rsidRDefault="00C55140" w:rsidP="00C55140">
      <w:pPr>
        <w:rPr>
          <w:rFonts w:ascii="宋体" w:eastAsia="宋体" w:hAnsi="宋体"/>
        </w:rPr>
      </w:pPr>
      <w:r w:rsidRPr="00C81BAD">
        <w:rPr>
          <w:rFonts w:ascii="宋体" w:eastAsia="宋体" w:hAnsi="宋体"/>
        </w:rPr>
        <w:t xml:space="preserve">    double myans,ans;</w:t>
      </w:r>
    </w:p>
    <w:p w:rsidR="00C55140" w:rsidRPr="00C81BAD" w:rsidRDefault="00C55140" w:rsidP="00C55140">
      <w:pPr>
        <w:rPr>
          <w:rFonts w:ascii="宋体" w:eastAsia="宋体" w:hAnsi="宋体"/>
        </w:rPr>
      </w:pPr>
      <w:r w:rsidRPr="00C81BAD">
        <w:rPr>
          <w:rFonts w:ascii="宋体" w:eastAsia="宋体" w:hAnsi="宋体"/>
        </w:rPr>
        <w:t>};</w:t>
      </w:r>
    </w:p>
    <w:p w:rsidR="00C55140" w:rsidRPr="00C81BAD" w:rsidRDefault="00C55140" w:rsidP="00C55140">
      <w:pPr>
        <w:rPr>
          <w:rFonts w:ascii="宋体" w:eastAsia="宋体" w:hAnsi="宋体"/>
        </w:rPr>
      </w:pPr>
      <w:r w:rsidRPr="00C81BAD">
        <w:rPr>
          <w:rFonts w:ascii="宋体" w:eastAsia="宋体" w:hAnsi="宋体"/>
        </w:rPr>
        <w:t>struct debugnode{</w:t>
      </w:r>
    </w:p>
    <w:p w:rsidR="00C55140" w:rsidRPr="00C81BAD" w:rsidRDefault="00C55140" w:rsidP="00C55140">
      <w:pPr>
        <w:rPr>
          <w:rFonts w:ascii="宋体" w:eastAsia="宋体" w:hAnsi="宋体"/>
        </w:rPr>
      </w:pPr>
      <w:r w:rsidRPr="00C81BAD">
        <w:rPr>
          <w:rFonts w:ascii="宋体" w:eastAsia="宋体" w:hAnsi="宋体"/>
        </w:rPr>
        <w:t xml:space="preserve">    inputnode i;</w:t>
      </w:r>
    </w:p>
    <w:p w:rsidR="00C55140" w:rsidRPr="00C81BAD" w:rsidRDefault="00C55140" w:rsidP="00C55140">
      <w:pPr>
        <w:rPr>
          <w:rFonts w:ascii="宋体" w:eastAsia="宋体" w:hAnsi="宋体"/>
        </w:rPr>
      </w:pPr>
      <w:r w:rsidRPr="00C81BAD">
        <w:rPr>
          <w:rFonts w:ascii="宋体" w:eastAsia="宋体" w:hAnsi="宋体"/>
        </w:rPr>
        <w:t xml:space="preserve">    outputnode o;</w:t>
      </w:r>
    </w:p>
    <w:p w:rsidR="00C55140" w:rsidRPr="00C81BAD" w:rsidRDefault="00C55140" w:rsidP="00C55140">
      <w:pPr>
        <w:rPr>
          <w:rFonts w:ascii="宋体" w:eastAsia="宋体" w:hAnsi="宋体"/>
        </w:rPr>
      </w:pPr>
      <w:r w:rsidRPr="00C81BAD">
        <w:rPr>
          <w:rFonts w:ascii="宋体" w:eastAsia="宋体" w:hAnsi="宋体"/>
        </w:rPr>
        <w:t>}DEBUG[MAXT];</w:t>
      </w:r>
    </w:p>
    <w:p w:rsidR="00C55140" w:rsidRPr="00C81BAD" w:rsidRDefault="00C55140" w:rsidP="00C55140">
      <w:pPr>
        <w:rPr>
          <w:rFonts w:ascii="宋体" w:eastAsia="宋体" w:hAnsi="宋体"/>
        </w:rPr>
      </w:pPr>
      <w:r w:rsidRPr="00C81BAD">
        <w:rPr>
          <w:rFonts w:ascii="宋体" w:eastAsia="宋体" w:hAnsi="宋体"/>
        </w:rPr>
        <w:t>void show_debugnode(debugnode x){</w:t>
      </w:r>
    </w:p>
    <w:p w:rsidR="00C55140" w:rsidRPr="00C81BAD" w:rsidRDefault="00C55140" w:rsidP="00C55140">
      <w:pPr>
        <w:rPr>
          <w:rFonts w:ascii="宋体" w:eastAsia="宋体" w:hAnsi="宋体"/>
        </w:rPr>
      </w:pPr>
      <w:r w:rsidRPr="00C81BAD">
        <w:rPr>
          <w:rFonts w:ascii="宋体" w:eastAsia="宋体" w:hAnsi="宋体"/>
        </w:rPr>
        <w:t xml:space="preserve">    cout&lt;&lt;x.i.m&lt;&lt;" "&lt;&lt;x.i.R&lt;&lt;endl;</w:t>
      </w:r>
    </w:p>
    <w:p w:rsidR="00C55140" w:rsidRPr="00C81BAD" w:rsidRDefault="00C55140" w:rsidP="00C55140">
      <w:pPr>
        <w:rPr>
          <w:rFonts w:ascii="宋体" w:eastAsia="宋体" w:hAnsi="宋体"/>
        </w:rPr>
      </w:pPr>
      <w:r w:rsidRPr="00C81BAD">
        <w:rPr>
          <w:rFonts w:ascii="宋体" w:eastAsia="宋体" w:hAnsi="宋体"/>
        </w:rPr>
        <w:t xml:space="preserve">    for(int i=0;i&lt;x.i.m;i++){</w:t>
      </w:r>
    </w:p>
    <w:p w:rsidR="00C55140" w:rsidRPr="00C81BAD" w:rsidRDefault="00C55140" w:rsidP="00C55140">
      <w:pPr>
        <w:rPr>
          <w:rFonts w:ascii="宋体" w:eastAsia="宋体" w:hAnsi="宋体"/>
        </w:rPr>
      </w:pPr>
      <w:r w:rsidRPr="00C81BAD">
        <w:rPr>
          <w:rFonts w:ascii="宋体" w:eastAsia="宋体" w:hAnsi="宋体"/>
        </w:rPr>
        <w:t xml:space="preserve">        cout&lt;&lt;x.i.x[i]&lt;&lt;" "&lt;&lt;x.i.y[i]&lt;&lt;" "&lt;&lt;x.i.r[i]&lt;&lt;endl;</w:t>
      </w:r>
    </w:p>
    <w:p w:rsidR="00C55140" w:rsidRPr="00C81BAD" w:rsidRDefault="00C55140" w:rsidP="00C55140">
      <w:pPr>
        <w:rPr>
          <w:rFonts w:ascii="宋体" w:eastAsia="宋体" w:hAnsi="宋体"/>
        </w:rPr>
      </w:pPr>
      <w:r w:rsidRPr="00C81BAD">
        <w:rPr>
          <w:rFonts w:ascii="宋体" w:eastAsia="宋体" w:hAnsi="宋体"/>
        </w:rPr>
        <w:t xml:space="preserve">    }</w:t>
      </w:r>
    </w:p>
    <w:p w:rsidR="00C55140" w:rsidRPr="00C81BAD" w:rsidRDefault="00C55140" w:rsidP="00C55140">
      <w:pPr>
        <w:rPr>
          <w:rFonts w:ascii="宋体" w:eastAsia="宋体" w:hAnsi="宋体"/>
        </w:rPr>
      </w:pPr>
      <w:r w:rsidRPr="00C81BAD">
        <w:rPr>
          <w:rFonts w:ascii="宋体" w:eastAsia="宋体" w:hAnsi="宋体"/>
        </w:rPr>
        <w:t xml:space="preserve">    cout&lt;&lt;"myans="&lt;&lt;x.o.myans&lt;&lt;endl;</w:t>
      </w:r>
    </w:p>
    <w:p w:rsidR="00C55140" w:rsidRPr="00C81BAD" w:rsidRDefault="00C55140" w:rsidP="00C55140">
      <w:pPr>
        <w:rPr>
          <w:rFonts w:ascii="宋体" w:eastAsia="宋体" w:hAnsi="宋体"/>
        </w:rPr>
      </w:pPr>
      <w:r w:rsidRPr="00C81BAD">
        <w:rPr>
          <w:rFonts w:ascii="宋体" w:eastAsia="宋体" w:hAnsi="宋体"/>
        </w:rPr>
        <w:t xml:space="preserve">    cout&lt;&lt;"ans="&lt;&lt;x.o.ans&lt;&lt;endl;</w:t>
      </w:r>
    </w:p>
    <w:p w:rsidR="00C55140" w:rsidRPr="00C81BAD" w:rsidRDefault="00C55140" w:rsidP="00C55140">
      <w:pPr>
        <w:rPr>
          <w:rFonts w:ascii="宋体" w:eastAsia="宋体" w:hAnsi="宋体"/>
        </w:rPr>
      </w:pPr>
      <w:r w:rsidRPr="00C81BAD">
        <w:rPr>
          <w:rFonts w:ascii="宋体" w:eastAsia="宋体" w:hAnsi="宋体"/>
        </w:rPr>
        <w:t xml:space="preserve">    return;</w:t>
      </w:r>
    </w:p>
    <w:p w:rsidR="00C55140" w:rsidRPr="00C81BAD" w:rsidRDefault="00C55140" w:rsidP="00C55140">
      <w:pPr>
        <w:rPr>
          <w:rFonts w:ascii="宋体" w:eastAsia="宋体" w:hAnsi="宋体"/>
        </w:rPr>
      </w:pPr>
      <w:r w:rsidRPr="00C81BAD">
        <w:rPr>
          <w:rFonts w:ascii="宋体" w:eastAsia="宋体" w:hAnsi="宋体"/>
        </w:rPr>
        <w:t>}</w:t>
      </w:r>
    </w:p>
    <w:p w:rsidR="00C55140" w:rsidRPr="00C81BAD" w:rsidRDefault="00C55140" w:rsidP="00C55140">
      <w:pPr>
        <w:rPr>
          <w:rFonts w:ascii="宋体" w:eastAsia="宋体" w:hAnsi="宋体"/>
        </w:rPr>
      </w:pPr>
      <w:r w:rsidRPr="00C81BAD">
        <w:rPr>
          <w:rFonts w:ascii="宋体" w:eastAsia="宋体" w:hAnsi="宋体"/>
        </w:rPr>
        <w:t>int fcmp(double x){</w:t>
      </w:r>
    </w:p>
    <w:p w:rsidR="00C55140" w:rsidRPr="00C81BAD" w:rsidRDefault="00C55140" w:rsidP="00C55140">
      <w:pPr>
        <w:rPr>
          <w:rFonts w:ascii="宋体" w:eastAsia="宋体" w:hAnsi="宋体"/>
        </w:rPr>
      </w:pPr>
      <w:r w:rsidRPr="00C81BAD">
        <w:rPr>
          <w:rFonts w:ascii="宋体" w:eastAsia="宋体" w:hAnsi="宋体"/>
        </w:rPr>
        <w:t xml:space="preserve">    if(fabs(x)&lt;eps) return 0;</w:t>
      </w:r>
    </w:p>
    <w:p w:rsidR="00C55140" w:rsidRPr="00C81BAD" w:rsidRDefault="00C55140" w:rsidP="00C55140">
      <w:pPr>
        <w:rPr>
          <w:rFonts w:ascii="宋体" w:eastAsia="宋体" w:hAnsi="宋体"/>
        </w:rPr>
      </w:pPr>
      <w:r w:rsidRPr="00C81BAD">
        <w:rPr>
          <w:rFonts w:ascii="宋体" w:eastAsia="宋体" w:hAnsi="宋体"/>
        </w:rPr>
        <w:t xml:space="preserve">    return x&lt;0?-1:1;</w:t>
      </w:r>
    </w:p>
    <w:p w:rsidR="00C55140" w:rsidRPr="00C81BAD" w:rsidRDefault="00C55140" w:rsidP="00C55140">
      <w:pPr>
        <w:rPr>
          <w:rFonts w:ascii="宋体" w:eastAsia="宋体" w:hAnsi="宋体"/>
        </w:rPr>
      </w:pPr>
      <w:r w:rsidRPr="00C81BAD">
        <w:rPr>
          <w:rFonts w:ascii="宋体" w:eastAsia="宋体" w:hAnsi="宋体"/>
        </w:rPr>
        <w:t>}</w:t>
      </w:r>
    </w:p>
    <w:p w:rsidR="00C55140" w:rsidRPr="00C81BAD" w:rsidRDefault="00C55140" w:rsidP="00C55140">
      <w:pPr>
        <w:rPr>
          <w:rFonts w:ascii="宋体" w:eastAsia="宋体" w:hAnsi="宋体"/>
        </w:rPr>
      </w:pPr>
      <w:r w:rsidRPr="00C81BAD">
        <w:rPr>
          <w:rFonts w:ascii="宋体" w:eastAsia="宋体" w:hAnsi="宋体"/>
        </w:rPr>
        <w:t>int main()</w:t>
      </w:r>
    </w:p>
    <w:p w:rsidR="00C55140" w:rsidRPr="00C81BAD" w:rsidRDefault="00C55140" w:rsidP="00C55140">
      <w:pPr>
        <w:rPr>
          <w:rFonts w:ascii="宋体" w:eastAsia="宋体" w:hAnsi="宋体"/>
        </w:rPr>
      </w:pPr>
      <w:r w:rsidRPr="00C81BAD">
        <w:rPr>
          <w:rFonts w:ascii="宋体" w:eastAsia="宋体" w:hAnsi="宋体"/>
        </w:rPr>
        <w:t>{</w:t>
      </w:r>
    </w:p>
    <w:p w:rsidR="00C55140" w:rsidRPr="00C81BAD" w:rsidRDefault="00C55140" w:rsidP="00C55140">
      <w:pPr>
        <w:rPr>
          <w:rFonts w:ascii="宋体" w:eastAsia="宋体" w:hAnsi="宋体"/>
        </w:rPr>
      </w:pPr>
      <w:r w:rsidRPr="00C81BAD">
        <w:rPr>
          <w:rFonts w:ascii="宋体" w:eastAsia="宋体" w:hAnsi="宋体"/>
        </w:rPr>
        <w:t xml:space="preserve">    if(debug) freopen("D:\\ACM\\2018MultiTraining\\hdu-5\\data\\1005.in","r",stdin);</w:t>
      </w:r>
    </w:p>
    <w:p w:rsidR="00C55140" w:rsidRPr="00C81BAD" w:rsidRDefault="00C55140" w:rsidP="00C55140">
      <w:pPr>
        <w:rPr>
          <w:rFonts w:ascii="宋体" w:eastAsia="宋体" w:hAnsi="宋体"/>
        </w:rPr>
      </w:pPr>
      <w:r w:rsidRPr="00C81BAD">
        <w:rPr>
          <w:rFonts w:ascii="宋体" w:eastAsia="宋体" w:hAnsi="宋体"/>
        </w:rPr>
        <w:t xml:space="preserve">    int t;</w:t>
      </w:r>
    </w:p>
    <w:p w:rsidR="00C55140" w:rsidRPr="00C81BAD" w:rsidRDefault="00C55140" w:rsidP="00C55140">
      <w:pPr>
        <w:rPr>
          <w:rFonts w:ascii="宋体" w:eastAsia="宋体" w:hAnsi="宋体"/>
        </w:rPr>
      </w:pPr>
      <w:r w:rsidRPr="00C81BAD">
        <w:rPr>
          <w:rFonts w:ascii="宋体" w:eastAsia="宋体" w:hAnsi="宋体"/>
        </w:rPr>
        <w:t xml:space="preserve">    scanf("%d",&amp;t);</w:t>
      </w:r>
    </w:p>
    <w:p w:rsidR="00C55140" w:rsidRPr="00C81BAD" w:rsidRDefault="00C55140" w:rsidP="00C55140">
      <w:pPr>
        <w:rPr>
          <w:rFonts w:ascii="宋体" w:eastAsia="宋体" w:hAnsi="宋体"/>
        </w:rPr>
      </w:pPr>
      <w:r w:rsidRPr="00C81BAD">
        <w:rPr>
          <w:rFonts w:ascii="宋体" w:eastAsia="宋体" w:hAnsi="宋体"/>
        </w:rPr>
        <w:t xml:space="preserve">    for(int casenum=0;casenum&lt;t;casenum++){</w:t>
      </w:r>
    </w:p>
    <w:p w:rsidR="00C55140" w:rsidRPr="00C81BAD" w:rsidRDefault="00C55140" w:rsidP="00C55140">
      <w:pPr>
        <w:rPr>
          <w:rFonts w:ascii="宋体" w:eastAsia="宋体" w:hAnsi="宋体"/>
        </w:rPr>
      </w:pPr>
      <w:r w:rsidRPr="00C81BAD">
        <w:rPr>
          <w:rFonts w:ascii="宋体" w:eastAsia="宋体" w:hAnsi="宋体"/>
        </w:rPr>
        <w:t xml:space="preserve">        int m;</w:t>
      </w:r>
    </w:p>
    <w:p w:rsidR="00C55140" w:rsidRPr="00C81BAD" w:rsidRDefault="00C55140" w:rsidP="00C55140">
      <w:pPr>
        <w:rPr>
          <w:rFonts w:ascii="宋体" w:eastAsia="宋体" w:hAnsi="宋体"/>
        </w:rPr>
      </w:pPr>
      <w:r w:rsidRPr="00C81BAD">
        <w:rPr>
          <w:rFonts w:ascii="宋体" w:eastAsia="宋体" w:hAnsi="宋体"/>
        </w:rPr>
        <w:t xml:space="preserve">        double R,ans=0;</w:t>
      </w:r>
    </w:p>
    <w:p w:rsidR="00C55140" w:rsidRPr="00C81BAD" w:rsidRDefault="00C55140" w:rsidP="00C55140">
      <w:pPr>
        <w:rPr>
          <w:rFonts w:ascii="宋体" w:eastAsia="宋体" w:hAnsi="宋体"/>
        </w:rPr>
      </w:pPr>
      <w:r w:rsidRPr="00C81BAD">
        <w:rPr>
          <w:rFonts w:ascii="宋体" w:eastAsia="宋体" w:hAnsi="宋体"/>
        </w:rPr>
        <w:t xml:space="preserve">        cin&gt;&gt;m&gt;&gt;R;</w:t>
      </w:r>
    </w:p>
    <w:p w:rsidR="00C55140" w:rsidRPr="00C81BAD" w:rsidRDefault="00C55140" w:rsidP="00C55140">
      <w:pPr>
        <w:rPr>
          <w:rFonts w:ascii="宋体" w:eastAsia="宋体" w:hAnsi="宋体"/>
        </w:rPr>
      </w:pPr>
      <w:r w:rsidRPr="00C81BAD">
        <w:rPr>
          <w:rFonts w:ascii="宋体" w:eastAsia="宋体" w:hAnsi="宋体"/>
        </w:rPr>
        <w:t xml:space="preserve">        if(debug) DEBUG[casenum].i.m=m,DEBUG[casenum].i.R=R;</w:t>
      </w:r>
    </w:p>
    <w:p w:rsidR="00C55140" w:rsidRPr="00C81BAD" w:rsidRDefault="00C55140" w:rsidP="00C55140">
      <w:pPr>
        <w:rPr>
          <w:rFonts w:ascii="宋体" w:eastAsia="宋体" w:hAnsi="宋体"/>
        </w:rPr>
      </w:pPr>
      <w:r w:rsidRPr="00C81BAD">
        <w:rPr>
          <w:rFonts w:ascii="宋体" w:eastAsia="宋体" w:hAnsi="宋体"/>
        </w:rPr>
        <w:t xml:space="preserve">        ans=2*pi*R;</w:t>
      </w:r>
    </w:p>
    <w:p w:rsidR="00C55140" w:rsidRPr="00C81BAD" w:rsidRDefault="00C55140" w:rsidP="00C55140">
      <w:pPr>
        <w:rPr>
          <w:rFonts w:ascii="宋体" w:eastAsia="宋体" w:hAnsi="宋体"/>
        </w:rPr>
      </w:pPr>
      <w:r w:rsidRPr="00C81BAD">
        <w:rPr>
          <w:rFonts w:ascii="宋体" w:eastAsia="宋体" w:hAnsi="宋体"/>
        </w:rPr>
        <w:t xml:space="preserve">        for(int debugm=0;debugm&lt;m;debugm++){</w:t>
      </w:r>
    </w:p>
    <w:p w:rsidR="00C55140" w:rsidRPr="00C81BAD" w:rsidRDefault="00C55140" w:rsidP="00C55140">
      <w:pPr>
        <w:rPr>
          <w:rFonts w:ascii="宋体" w:eastAsia="宋体" w:hAnsi="宋体"/>
        </w:rPr>
      </w:pPr>
      <w:r w:rsidRPr="00C81BAD">
        <w:rPr>
          <w:rFonts w:ascii="宋体" w:eastAsia="宋体" w:hAnsi="宋体"/>
        </w:rPr>
        <w:t xml:space="preserve">            double x,y,r;</w:t>
      </w:r>
    </w:p>
    <w:p w:rsidR="00C55140" w:rsidRPr="00C81BAD" w:rsidRDefault="00C55140" w:rsidP="00C55140">
      <w:pPr>
        <w:rPr>
          <w:rFonts w:ascii="宋体" w:eastAsia="宋体" w:hAnsi="宋体"/>
        </w:rPr>
      </w:pPr>
      <w:r w:rsidRPr="00C81BAD">
        <w:rPr>
          <w:rFonts w:ascii="宋体" w:eastAsia="宋体" w:hAnsi="宋体"/>
        </w:rPr>
        <w:t xml:space="preserve">            cin&gt;&gt;x&gt;&gt;y&gt;&gt;r;</w:t>
      </w:r>
    </w:p>
    <w:p w:rsidR="00C55140" w:rsidRPr="00C81BAD" w:rsidRDefault="00C55140" w:rsidP="00C55140">
      <w:pPr>
        <w:rPr>
          <w:rFonts w:ascii="宋体" w:eastAsia="宋体" w:hAnsi="宋体"/>
        </w:rPr>
      </w:pPr>
      <w:r w:rsidRPr="00C81BAD">
        <w:rPr>
          <w:rFonts w:ascii="宋体" w:eastAsia="宋体" w:hAnsi="宋体"/>
        </w:rPr>
        <w:t xml:space="preserve">            if(debug) DEBUG[casenum].i.x[debugm]=x,DEBUG[casenum].i.y[debugm]=y,DEBUG[casenum].i.r[debugm]=r;</w:t>
      </w:r>
    </w:p>
    <w:p w:rsidR="00C55140" w:rsidRPr="00C81BAD" w:rsidRDefault="00C55140" w:rsidP="00C55140">
      <w:pPr>
        <w:rPr>
          <w:rFonts w:ascii="宋体" w:eastAsia="宋体" w:hAnsi="宋体"/>
        </w:rPr>
      </w:pPr>
      <w:r w:rsidRPr="00C81BAD">
        <w:rPr>
          <w:rFonts w:ascii="宋体" w:eastAsia="宋体" w:hAnsi="宋体"/>
        </w:rPr>
        <w:t xml:space="preserve">            double dd=x*x+y*y;</w:t>
      </w:r>
    </w:p>
    <w:p w:rsidR="00C55140" w:rsidRPr="00C81BAD" w:rsidRDefault="00C55140" w:rsidP="00C55140">
      <w:pPr>
        <w:rPr>
          <w:rFonts w:ascii="宋体" w:eastAsia="宋体" w:hAnsi="宋体"/>
        </w:rPr>
      </w:pPr>
      <w:r w:rsidRPr="00C81BAD">
        <w:rPr>
          <w:rFonts w:ascii="宋体" w:eastAsia="宋体" w:hAnsi="宋体"/>
        </w:rPr>
        <w:t xml:space="preserve">            if((fcmp(sqrt(dd)-(R+r))&gt;=0)||(fcmp(sqrt(dd)-(R-r))&lt;0)) continue;</w:t>
      </w:r>
    </w:p>
    <w:p w:rsidR="00C55140" w:rsidRPr="00C81BAD" w:rsidRDefault="00C55140" w:rsidP="00C55140">
      <w:pPr>
        <w:rPr>
          <w:rFonts w:ascii="宋体" w:eastAsia="宋体" w:hAnsi="宋体"/>
        </w:rPr>
      </w:pPr>
      <w:r w:rsidRPr="00C81BAD">
        <w:rPr>
          <w:rFonts w:ascii="宋体" w:eastAsia="宋体" w:hAnsi="宋体"/>
        </w:rPr>
        <w:lastRenderedPageBreak/>
        <w:t xml:space="preserve">            if(fcmp(R-r)==0) continue;</w:t>
      </w:r>
    </w:p>
    <w:p w:rsidR="00C55140" w:rsidRPr="00C81BAD" w:rsidRDefault="00C55140" w:rsidP="00C55140">
      <w:pPr>
        <w:rPr>
          <w:rFonts w:ascii="宋体" w:eastAsia="宋体" w:hAnsi="宋体"/>
        </w:rPr>
      </w:pPr>
      <w:r w:rsidRPr="00C81BAD">
        <w:rPr>
          <w:rFonts w:ascii="宋体" w:eastAsia="宋体" w:hAnsi="宋体"/>
        </w:rPr>
        <w:t xml:space="preserve">            if(R&gt;r){</w:t>
      </w:r>
    </w:p>
    <w:p w:rsidR="00C55140" w:rsidRPr="00C81BAD" w:rsidRDefault="00C55140" w:rsidP="00C55140">
      <w:pPr>
        <w:rPr>
          <w:rFonts w:ascii="宋体" w:eastAsia="宋体" w:hAnsi="宋体"/>
        </w:rPr>
      </w:pPr>
      <w:r w:rsidRPr="00C81BAD">
        <w:rPr>
          <w:rFonts w:ascii="宋体" w:eastAsia="宋体" w:hAnsi="宋体"/>
        </w:rPr>
        <w:t xml:space="preserve">                double D=2.0*sqrt(r*r-((R*R-r*r-dd)*(R*R-r*r-dd)/(4.0*dd)));</w:t>
      </w:r>
    </w:p>
    <w:p w:rsidR="00C55140" w:rsidRPr="00C81BAD" w:rsidRDefault="00C55140" w:rsidP="00C55140">
      <w:pPr>
        <w:rPr>
          <w:rFonts w:ascii="宋体" w:eastAsia="宋体" w:hAnsi="宋体"/>
        </w:rPr>
      </w:pPr>
      <w:r w:rsidRPr="00C81BAD">
        <w:rPr>
          <w:rFonts w:ascii="宋体" w:eastAsia="宋体" w:hAnsi="宋体"/>
        </w:rPr>
        <w:t xml:space="preserve">                double angleR=2.0*asin(D/(2.0*R));</w:t>
      </w:r>
    </w:p>
    <w:p w:rsidR="00C55140" w:rsidRPr="00C81BAD" w:rsidRDefault="00C55140" w:rsidP="00C55140">
      <w:pPr>
        <w:rPr>
          <w:rFonts w:ascii="宋体" w:eastAsia="宋体" w:hAnsi="宋体"/>
        </w:rPr>
      </w:pPr>
      <w:r w:rsidRPr="00C81BAD">
        <w:rPr>
          <w:rFonts w:ascii="宋体" w:eastAsia="宋体" w:hAnsi="宋体"/>
        </w:rPr>
        <w:t xml:space="preserve">                ans-=angleR*R;</w:t>
      </w:r>
    </w:p>
    <w:p w:rsidR="00C55140" w:rsidRPr="00C81BAD" w:rsidRDefault="00C55140" w:rsidP="00C55140">
      <w:pPr>
        <w:rPr>
          <w:rFonts w:ascii="宋体" w:eastAsia="宋体" w:hAnsi="宋体"/>
        </w:rPr>
      </w:pPr>
      <w:r w:rsidRPr="00C81BAD">
        <w:rPr>
          <w:rFonts w:ascii="宋体" w:eastAsia="宋体" w:hAnsi="宋体"/>
        </w:rPr>
        <w:t xml:space="preserve">                double angler=2.0*asin(D/(2.0*r));</w:t>
      </w:r>
    </w:p>
    <w:p w:rsidR="00C55140" w:rsidRPr="00C81BAD" w:rsidRDefault="00C55140" w:rsidP="00C55140">
      <w:pPr>
        <w:rPr>
          <w:rFonts w:ascii="宋体" w:eastAsia="宋体" w:hAnsi="宋体"/>
        </w:rPr>
      </w:pPr>
      <w:r w:rsidRPr="00C81BAD">
        <w:rPr>
          <w:rFonts w:ascii="宋体" w:eastAsia="宋体" w:hAnsi="宋体"/>
        </w:rPr>
        <w:t xml:space="preserve">                if(dd+r*r&lt;R*R) ans+=(2*pi-angler)*r;else ans+=angler*r;</w:t>
      </w:r>
    </w:p>
    <w:p w:rsidR="00C55140" w:rsidRPr="00C81BAD" w:rsidRDefault="00C55140" w:rsidP="00C55140">
      <w:pPr>
        <w:rPr>
          <w:rFonts w:ascii="宋体" w:eastAsia="宋体" w:hAnsi="宋体"/>
        </w:rPr>
      </w:pPr>
      <w:r w:rsidRPr="00C81BAD">
        <w:rPr>
          <w:rFonts w:ascii="宋体" w:eastAsia="宋体" w:hAnsi="宋体"/>
        </w:rPr>
        <w:t xml:space="preserve">            }else{</w:t>
      </w:r>
    </w:p>
    <w:p w:rsidR="00C55140" w:rsidRPr="00C81BAD" w:rsidRDefault="00C55140" w:rsidP="00C55140">
      <w:pPr>
        <w:rPr>
          <w:rFonts w:ascii="宋体" w:eastAsia="宋体" w:hAnsi="宋体"/>
        </w:rPr>
      </w:pPr>
      <w:r w:rsidRPr="00C81BAD">
        <w:rPr>
          <w:rFonts w:ascii="宋体" w:eastAsia="宋体" w:hAnsi="宋体"/>
        </w:rPr>
        <w:t xml:space="preserve">                double D=2.0*sqrt(R*R-((r*r-R*R-dd)*(r*r-R*R-dd)/(4.0*dd)));</w:t>
      </w:r>
    </w:p>
    <w:p w:rsidR="00C55140" w:rsidRPr="00C81BAD" w:rsidRDefault="00C55140" w:rsidP="00C55140">
      <w:pPr>
        <w:rPr>
          <w:rFonts w:ascii="宋体" w:eastAsia="宋体" w:hAnsi="宋体"/>
        </w:rPr>
      </w:pPr>
      <w:r w:rsidRPr="00C81BAD">
        <w:rPr>
          <w:rFonts w:ascii="宋体" w:eastAsia="宋体" w:hAnsi="宋体"/>
        </w:rPr>
        <w:t xml:space="preserve">                double angler=2.0*asin(D/(2.0*r));</w:t>
      </w:r>
    </w:p>
    <w:p w:rsidR="00C55140" w:rsidRPr="00C81BAD" w:rsidRDefault="00C55140" w:rsidP="00C55140">
      <w:pPr>
        <w:rPr>
          <w:rFonts w:ascii="宋体" w:eastAsia="宋体" w:hAnsi="宋体"/>
        </w:rPr>
      </w:pPr>
      <w:r w:rsidRPr="00C81BAD">
        <w:rPr>
          <w:rFonts w:ascii="宋体" w:eastAsia="宋体" w:hAnsi="宋体"/>
        </w:rPr>
        <w:t xml:space="preserve">                ans+=angler*r;</w:t>
      </w:r>
    </w:p>
    <w:p w:rsidR="00C55140" w:rsidRPr="00C81BAD" w:rsidRDefault="00C55140" w:rsidP="00C55140">
      <w:pPr>
        <w:rPr>
          <w:rFonts w:ascii="宋体" w:eastAsia="宋体" w:hAnsi="宋体"/>
        </w:rPr>
      </w:pPr>
      <w:r w:rsidRPr="00C81BAD">
        <w:rPr>
          <w:rFonts w:ascii="宋体" w:eastAsia="宋体" w:hAnsi="宋体"/>
        </w:rPr>
        <w:t xml:space="preserve">                double angleR=2.0*asin(D/(2.0*R));</w:t>
      </w:r>
    </w:p>
    <w:p w:rsidR="00C55140" w:rsidRPr="00C81BAD" w:rsidRDefault="00C55140" w:rsidP="00C55140">
      <w:pPr>
        <w:rPr>
          <w:rFonts w:ascii="宋体" w:eastAsia="宋体" w:hAnsi="宋体"/>
        </w:rPr>
      </w:pPr>
      <w:r w:rsidRPr="00C81BAD">
        <w:rPr>
          <w:rFonts w:ascii="宋体" w:eastAsia="宋体" w:hAnsi="宋体"/>
        </w:rPr>
        <w:t xml:space="preserve">                if(dd+R*R&lt;r*r) ans-=(2*pi-angleR)*R;else ans-=angleR*R;</w:t>
      </w:r>
    </w:p>
    <w:p w:rsidR="00C55140" w:rsidRPr="00C81BAD" w:rsidRDefault="00C55140" w:rsidP="00C55140">
      <w:pPr>
        <w:rPr>
          <w:rFonts w:ascii="宋体" w:eastAsia="宋体" w:hAnsi="宋体"/>
        </w:rPr>
      </w:pPr>
      <w:r w:rsidRPr="00C81BAD">
        <w:rPr>
          <w:rFonts w:ascii="宋体" w:eastAsia="宋体" w:hAnsi="宋体"/>
        </w:rPr>
        <w:t xml:space="preserve">            }</w:t>
      </w:r>
    </w:p>
    <w:p w:rsidR="00C55140" w:rsidRPr="00C81BAD" w:rsidRDefault="00C55140" w:rsidP="00C55140">
      <w:pPr>
        <w:rPr>
          <w:rFonts w:ascii="宋体" w:eastAsia="宋体" w:hAnsi="宋体"/>
        </w:rPr>
      </w:pPr>
      <w:r w:rsidRPr="00C81BAD">
        <w:rPr>
          <w:rFonts w:ascii="宋体" w:eastAsia="宋体" w:hAnsi="宋体"/>
        </w:rPr>
        <w:t xml:space="preserve">        }</w:t>
      </w:r>
    </w:p>
    <w:p w:rsidR="00C55140" w:rsidRPr="00C81BAD" w:rsidRDefault="00C55140" w:rsidP="00C55140">
      <w:pPr>
        <w:rPr>
          <w:rFonts w:ascii="宋体" w:eastAsia="宋体" w:hAnsi="宋体"/>
        </w:rPr>
      </w:pPr>
      <w:r w:rsidRPr="00C81BAD">
        <w:rPr>
          <w:rFonts w:ascii="宋体" w:eastAsia="宋体" w:hAnsi="宋体"/>
        </w:rPr>
        <w:t xml:space="preserve">        if(!debug) printf("%.8lf\n",ans);</w:t>
      </w:r>
    </w:p>
    <w:p w:rsidR="00C55140" w:rsidRPr="00C81BAD" w:rsidRDefault="00C55140" w:rsidP="00C55140">
      <w:pPr>
        <w:rPr>
          <w:rFonts w:ascii="宋体" w:eastAsia="宋体" w:hAnsi="宋体"/>
        </w:rPr>
      </w:pPr>
      <w:r w:rsidRPr="00C81BAD">
        <w:rPr>
          <w:rFonts w:ascii="宋体" w:eastAsia="宋体" w:hAnsi="宋体"/>
        </w:rPr>
        <w:t xml:space="preserve">        if(debug) DEBUG[casenum].o.myans=ans;</w:t>
      </w:r>
    </w:p>
    <w:p w:rsidR="00C55140" w:rsidRPr="00C81BAD" w:rsidRDefault="00C55140" w:rsidP="00C55140">
      <w:pPr>
        <w:rPr>
          <w:rFonts w:ascii="宋体" w:eastAsia="宋体" w:hAnsi="宋体"/>
        </w:rPr>
      </w:pPr>
      <w:r w:rsidRPr="00C81BAD">
        <w:rPr>
          <w:rFonts w:ascii="宋体" w:eastAsia="宋体" w:hAnsi="宋体"/>
        </w:rPr>
        <w:t xml:space="preserve">    }</w:t>
      </w:r>
    </w:p>
    <w:p w:rsidR="00C55140" w:rsidRPr="00C81BAD" w:rsidRDefault="00C55140" w:rsidP="00C55140">
      <w:pPr>
        <w:rPr>
          <w:rFonts w:ascii="宋体" w:eastAsia="宋体" w:hAnsi="宋体"/>
        </w:rPr>
      </w:pPr>
      <w:r w:rsidRPr="00C81BAD">
        <w:rPr>
          <w:rFonts w:ascii="宋体" w:eastAsia="宋体" w:hAnsi="宋体"/>
        </w:rPr>
        <w:t xml:space="preserve">    if(debug) fclose(stdin);</w:t>
      </w:r>
    </w:p>
    <w:p w:rsidR="00C55140" w:rsidRPr="00C81BAD" w:rsidRDefault="00C55140" w:rsidP="00C55140">
      <w:pPr>
        <w:rPr>
          <w:rFonts w:ascii="宋体" w:eastAsia="宋体" w:hAnsi="宋体"/>
        </w:rPr>
      </w:pPr>
      <w:r w:rsidRPr="00C81BAD">
        <w:rPr>
          <w:rFonts w:ascii="宋体" w:eastAsia="宋体" w:hAnsi="宋体"/>
        </w:rPr>
        <w:t xml:space="preserve">    if(debug){</w:t>
      </w:r>
    </w:p>
    <w:p w:rsidR="00C55140" w:rsidRPr="00C81BAD" w:rsidRDefault="00C55140" w:rsidP="00C55140">
      <w:pPr>
        <w:rPr>
          <w:rFonts w:ascii="宋体" w:eastAsia="宋体" w:hAnsi="宋体"/>
        </w:rPr>
      </w:pPr>
      <w:r w:rsidRPr="00C81BAD">
        <w:rPr>
          <w:rFonts w:ascii="宋体" w:eastAsia="宋体" w:hAnsi="宋体"/>
        </w:rPr>
        <w:t xml:space="preserve">        freopen("D:\\ACM\\2018MultiTraining\\hdu-5\\data\\1005.out","r",stdin);</w:t>
      </w:r>
    </w:p>
    <w:p w:rsidR="00C55140" w:rsidRPr="00C81BAD" w:rsidRDefault="00C55140" w:rsidP="00C55140">
      <w:pPr>
        <w:rPr>
          <w:rFonts w:ascii="宋体" w:eastAsia="宋体" w:hAnsi="宋体"/>
        </w:rPr>
      </w:pPr>
      <w:r w:rsidRPr="00C81BAD">
        <w:rPr>
          <w:rFonts w:ascii="宋体" w:eastAsia="宋体" w:hAnsi="宋体"/>
        </w:rPr>
        <w:t xml:space="preserve">        int t=0;</w:t>
      </w:r>
    </w:p>
    <w:p w:rsidR="00C55140" w:rsidRPr="00C81BAD" w:rsidRDefault="00C55140" w:rsidP="00C55140">
      <w:pPr>
        <w:rPr>
          <w:rFonts w:ascii="宋体" w:eastAsia="宋体" w:hAnsi="宋体"/>
        </w:rPr>
      </w:pPr>
      <w:r w:rsidRPr="00C81BAD">
        <w:rPr>
          <w:rFonts w:ascii="宋体" w:eastAsia="宋体" w:hAnsi="宋体"/>
        </w:rPr>
        <w:t xml:space="preserve">        while(~scanf("%lf",&amp;DEBUG[t].o.ans)){</w:t>
      </w:r>
    </w:p>
    <w:p w:rsidR="00C55140" w:rsidRPr="00C81BAD" w:rsidRDefault="00C55140" w:rsidP="00C55140">
      <w:pPr>
        <w:rPr>
          <w:rFonts w:ascii="宋体" w:eastAsia="宋体" w:hAnsi="宋体"/>
        </w:rPr>
      </w:pPr>
      <w:r w:rsidRPr="00C81BAD">
        <w:rPr>
          <w:rFonts w:ascii="宋体" w:eastAsia="宋体" w:hAnsi="宋体"/>
        </w:rPr>
        <w:t xml:space="preserve">            if(fcmp(DEBUG[t].o.ans-DEBUG[t].o.myans)!=0){</w:t>
      </w:r>
    </w:p>
    <w:p w:rsidR="00C55140" w:rsidRPr="00C81BAD" w:rsidRDefault="00C55140" w:rsidP="00C55140">
      <w:pPr>
        <w:rPr>
          <w:rFonts w:ascii="宋体" w:eastAsia="宋体" w:hAnsi="宋体"/>
        </w:rPr>
      </w:pPr>
      <w:r w:rsidRPr="00C81BAD">
        <w:rPr>
          <w:rFonts w:ascii="宋体" w:eastAsia="宋体" w:hAnsi="宋体"/>
        </w:rPr>
        <w:t xml:space="preserve">                show_debugnode(DEBUG[t]);</w:t>
      </w:r>
    </w:p>
    <w:p w:rsidR="00C55140" w:rsidRPr="00C81BAD" w:rsidRDefault="00C55140" w:rsidP="00C55140">
      <w:pPr>
        <w:rPr>
          <w:rFonts w:ascii="宋体" w:eastAsia="宋体" w:hAnsi="宋体"/>
        </w:rPr>
      </w:pPr>
      <w:r w:rsidRPr="00C81BAD">
        <w:rPr>
          <w:rFonts w:ascii="宋体" w:eastAsia="宋体" w:hAnsi="宋体"/>
        </w:rPr>
        <w:t xml:space="preserve">                return 0;</w:t>
      </w:r>
    </w:p>
    <w:p w:rsidR="00C55140" w:rsidRPr="00C81BAD" w:rsidRDefault="00C55140" w:rsidP="00C55140">
      <w:pPr>
        <w:rPr>
          <w:rFonts w:ascii="宋体" w:eastAsia="宋体" w:hAnsi="宋体"/>
        </w:rPr>
      </w:pPr>
      <w:r w:rsidRPr="00C81BAD">
        <w:rPr>
          <w:rFonts w:ascii="宋体" w:eastAsia="宋体" w:hAnsi="宋体"/>
        </w:rPr>
        <w:t xml:space="preserve">            }</w:t>
      </w:r>
    </w:p>
    <w:p w:rsidR="00C55140" w:rsidRPr="00C81BAD" w:rsidRDefault="00C55140" w:rsidP="00C55140">
      <w:pPr>
        <w:rPr>
          <w:rFonts w:ascii="宋体" w:eastAsia="宋体" w:hAnsi="宋体"/>
        </w:rPr>
      </w:pPr>
      <w:r w:rsidRPr="00C81BAD">
        <w:rPr>
          <w:rFonts w:ascii="宋体" w:eastAsia="宋体" w:hAnsi="宋体"/>
        </w:rPr>
        <w:t xml:space="preserve">            t++;</w:t>
      </w:r>
    </w:p>
    <w:p w:rsidR="00C55140" w:rsidRPr="00C81BAD" w:rsidRDefault="00C55140" w:rsidP="00C55140">
      <w:pPr>
        <w:rPr>
          <w:rFonts w:ascii="宋体" w:eastAsia="宋体" w:hAnsi="宋体"/>
        </w:rPr>
      </w:pPr>
      <w:r w:rsidRPr="00C81BAD">
        <w:rPr>
          <w:rFonts w:ascii="宋体" w:eastAsia="宋体" w:hAnsi="宋体"/>
        </w:rPr>
        <w:t xml:space="preserve">        }</w:t>
      </w:r>
    </w:p>
    <w:p w:rsidR="00C55140" w:rsidRPr="00C81BAD" w:rsidRDefault="00C55140" w:rsidP="00C55140">
      <w:pPr>
        <w:rPr>
          <w:rFonts w:ascii="宋体" w:eastAsia="宋体" w:hAnsi="宋体"/>
        </w:rPr>
      </w:pPr>
      <w:r w:rsidRPr="00C81BAD">
        <w:rPr>
          <w:rFonts w:ascii="宋体" w:eastAsia="宋体" w:hAnsi="宋体"/>
        </w:rPr>
        <w:t xml:space="preserve">        cout&lt;&lt;"correct"&lt;&lt;endl;</w:t>
      </w:r>
    </w:p>
    <w:p w:rsidR="00C55140" w:rsidRPr="00C81BAD" w:rsidRDefault="00C55140" w:rsidP="00C55140">
      <w:pPr>
        <w:rPr>
          <w:rFonts w:ascii="宋体" w:eastAsia="宋体" w:hAnsi="宋体"/>
        </w:rPr>
      </w:pPr>
      <w:r w:rsidRPr="00C81BAD">
        <w:rPr>
          <w:rFonts w:ascii="宋体" w:eastAsia="宋体" w:hAnsi="宋体"/>
        </w:rPr>
        <w:t xml:space="preserve">    }</w:t>
      </w:r>
    </w:p>
    <w:p w:rsidR="00C55140" w:rsidRPr="00C81BAD" w:rsidRDefault="00C55140" w:rsidP="00C55140">
      <w:pPr>
        <w:rPr>
          <w:rFonts w:ascii="宋体" w:eastAsia="宋体" w:hAnsi="宋体"/>
        </w:rPr>
      </w:pPr>
      <w:r w:rsidRPr="00C81BAD">
        <w:rPr>
          <w:rFonts w:ascii="宋体" w:eastAsia="宋体" w:hAnsi="宋体"/>
        </w:rPr>
        <w:t xml:space="preserve">    if(debug) fclose(stdin);</w:t>
      </w:r>
    </w:p>
    <w:p w:rsidR="00C55140" w:rsidRPr="00C81BAD" w:rsidRDefault="00C55140" w:rsidP="00C55140">
      <w:pPr>
        <w:rPr>
          <w:rFonts w:ascii="宋体" w:eastAsia="宋体" w:hAnsi="宋体"/>
        </w:rPr>
      </w:pPr>
      <w:r w:rsidRPr="00C81BAD">
        <w:rPr>
          <w:rFonts w:ascii="宋体" w:eastAsia="宋体" w:hAnsi="宋体"/>
        </w:rPr>
        <w:t xml:space="preserve">    return 0;</w:t>
      </w:r>
    </w:p>
    <w:p w:rsidR="00162E06" w:rsidRPr="00C81BAD" w:rsidRDefault="00C55140" w:rsidP="00C55140">
      <w:pPr>
        <w:rPr>
          <w:rFonts w:ascii="宋体" w:eastAsia="宋体" w:hAnsi="宋体"/>
        </w:rPr>
      </w:pPr>
      <w:r w:rsidRPr="00C81BAD">
        <w:rPr>
          <w:rFonts w:ascii="宋体" w:eastAsia="宋体" w:hAnsi="宋体"/>
        </w:rPr>
        <w:t>}</w:t>
      </w:r>
    </w:p>
    <w:p w:rsidR="0035239B" w:rsidRPr="00C81BAD" w:rsidRDefault="0035239B" w:rsidP="0035239B">
      <w:pPr>
        <w:pStyle w:val="3"/>
        <w:rPr>
          <w:rFonts w:ascii="宋体" w:eastAsia="宋体" w:hAnsi="宋体"/>
          <w:b w:val="0"/>
        </w:rPr>
      </w:pPr>
      <w:bookmarkStart w:id="234" w:name="_Toc523521317"/>
      <w:r w:rsidRPr="00C81BAD">
        <w:rPr>
          <w:rFonts w:ascii="宋体" w:eastAsia="宋体" w:hAnsi="宋体" w:hint="eastAsia"/>
          <w:b w:val="0"/>
        </w:rPr>
        <w:lastRenderedPageBreak/>
        <w:t>极角排序</w:t>
      </w:r>
      <w:bookmarkEnd w:id="234"/>
    </w:p>
    <w:p w:rsidR="0035239B" w:rsidRPr="00C81BAD" w:rsidRDefault="0035239B" w:rsidP="0035239B">
      <w:pPr>
        <w:pStyle w:val="3"/>
        <w:rPr>
          <w:rFonts w:ascii="宋体" w:eastAsia="宋体" w:hAnsi="宋体"/>
          <w:b w:val="0"/>
        </w:rPr>
      </w:pPr>
      <w:bookmarkStart w:id="235" w:name="_Toc523521318"/>
      <w:r w:rsidRPr="00C81BAD">
        <w:rPr>
          <w:rFonts w:ascii="宋体" w:eastAsia="宋体" w:hAnsi="宋体" w:hint="eastAsia"/>
          <w:b w:val="0"/>
        </w:rPr>
        <w:t>凸包</w:t>
      </w:r>
      <w:bookmarkEnd w:id="235"/>
    </w:p>
    <w:p w:rsidR="00A723FF" w:rsidRPr="00C81BAD" w:rsidRDefault="00A723FF" w:rsidP="00A723FF">
      <w:pPr>
        <w:pStyle w:val="3"/>
        <w:rPr>
          <w:rFonts w:ascii="宋体" w:eastAsia="宋体" w:hAnsi="宋体"/>
          <w:b w:val="0"/>
        </w:rPr>
      </w:pPr>
      <w:bookmarkStart w:id="236" w:name="_Toc523521319"/>
      <w:r w:rsidRPr="00C81BAD">
        <w:rPr>
          <w:rFonts w:ascii="宋体" w:eastAsia="宋体" w:hAnsi="宋体" w:hint="eastAsia"/>
          <w:b w:val="0"/>
        </w:rPr>
        <w:t>其他题目</w:t>
      </w:r>
      <w:bookmarkEnd w:id="236"/>
    </w:p>
    <w:p w:rsidR="00A723FF" w:rsidRPr="00C81BAD" w:rsidRDefault="00A723FF" w:rsidP="00A723FF">
      <w:pPr>
        <w:pStyle w:val="4"/>
        <w:rPr>
          <w:rFonts w:ascii="宋体" w:eastAsia="宋体" w:hAnsi="宋体"/>
          <w:b w:val="0"/>
        </w:rPr>
      </w:pPr>
      <w:r w:rsidRPr="00C81BAD">
        <w:rPr>
          <w:rFonts w:ascii="宋体" w:eastAsia="宋体" w:hAnsi="宋体" w:hint="eastAsia"/>
          <w:b w:val="0"/>
        </w:rPr>
        <w:t>√-HDU-5858</w:t>
      </w:r>
      <w:r w:rsidRPr="00C81BAD">
        <w:rPr>
          <w:rFonts w:ascii="宋体" w:eastAsia="宋体" w:hAnsi="宋体"/>
          <w:b w:val="0"/>
        </w:rPr>
        <w:t>-2016</w:t>
      </w:r>
      <w:r w:rsidRPr="00C81BAD">
        <w:rPr>
          <w:rFonts w:ascii="宋体" w:eastAsia="宋体" w:hAnsi="宋体" w:hint="eastAsia"/>
          <w:b w:val="0"/>
        </w:rPr>
        <w:t>多校10-签到</w:t>
      </w:r>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√-HDU-5858</w:instrText>
      </w:r>
      <w:r w:rsidR="00C478A5" w:rsidRPr="00C81BAD">
        <w:rPr>
          <w:rFonts w:ascii="宋体" w:eastAsia="宋体" w:hAnsi="宋体"/>
          <w:b w:val="0"/>
        </w:rPr>
        <w:instrText>-2016</w:instrText>
      </w:r>
      <w:r w:rsidR="00C478A5" w:rsidRPr="00C81BAD">
        <w:rPr>
          <w:rFonts w:ascii="宋体" w:eastAsia="宋体" w:hAnsi="宋体" w:hint="eastAsia"/>
          <w:b w:val="0"/>
        </w:rPr>
        <w:instrText>多校10-签到</w:instrText>
      </w:r>
      <w:r w:rsidR="00C478A5" w:rsidRPr="00C81BAD">
        <w:rPr>
          <w:rFonts w:ascii="宋体" w:eastAsia="宋体" w:hAnsi="宋体"/>
        </w:rPr>
        <w:instrText>:</w:instrText>
      </w:r>
      <w:r w:rsidR="00C478A5" w:rsidRPr="00C81BAD">
        <w:rPr>
          <w:rFonts w:ascii="宋体" w:eastAsia="宋体" w:hAnsi="宋体" w:hint="eastAsia"/>
        </w:rPr>
        <w:instrText>5</w:instrText>
      </w:r>
      <w:r w:rsidR="00C478A5" w:rsidRPr="00C81BAD">
        <w:rPr>
          <w:rFonts w:ascii="宋体" w:eastAsia="宋体" w:hAnsi="宋体"/>
        </w:rPr>
        <w:instrText xml:space="preserve">858" \y "HDU:5858" </w:instrText>
      </w:r>
      <w:r w:rsidR="00C478A5" w:rsidRPr="00C81BAD">
        <w:rPr>
          <w:rFonts w:ascii="宋体" w:eastAsia="宋体" w:hAnsi="宋体"/>
          <w:b w:val="0"/>
        </w:rPr>
        <w:fldChar w:fldCharType="end"/>
      </w:r>
    </w:p>
    <w:p w:rsidR="00A723FF" w:rsidRPr="00C81BAD" w:rsidRDefault="00A723FF" w:rsidP="00A723FF">
      <w:pPr>
        <w:rPr>
          <w:rFonts w:ascii="宋体" w:eastAsia="宋体" w:hAnsi="宋体"/>
        </w:rPr>
      </w:pPr>
      <w:r w:rsidRPr="00C81BAD">
        <w:rPr>
          <w:rFonts w:ascii="宋体" w:eastAsia="宋体" w:hAnsi="宋体"/>
          <w:noProof/>
        </w:rPr>
        <w:drawing>
          <wp:inline distT="0" distB="0" distL="0" distR="0" wp14:anchorId="08CFB372" wp14:editId="2323CF25">
            <wp:extent cx="2011978" cy="1981024"/>
            <wp:effectExtent l="0" t="0" r="7620" b="635"/>
            <wp:docPr id="2" name="图片 2" descr="https://odzkskevi.qnssl.com/d8740ee759f31eb99b24e8d7a5c42d78?v=153118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dzkskevi.qnssl.com/d8740ee759f31eb99b24e8d7a5c42d78?v=153118046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19218" cy="1988153"/>
                    </a:xfrm>
                    <a:prstGeom prst="rect">
                      <a:avLst/>
                    </a:prstGeom>
                    <a:noFill/>
                    <a:ln>
                      <a:noFill/>
                    </a:ln>
                  </pic:spPr>
                </pic:pic>
              </a:graphicData>
            </a:graphic>
          </wp:inline>
        </w:drawing>
      </w:r>
    </w:p>
    <w:p w:rsidR="00A723FF" w:rsidRPr="00C81BAD" w:rsidRDefault="00A723FF" w:rsidP="00A723FF">
      <w:pPr>
        <w:rPr>
          <w:rFonts w:ascii="宋体" w:eastAsia="宋体" w:hAnsi="宋体"/>
        </w:rPr>
      </w:pPr>
      <w:r w:rsidRPr="00C81BAD">
        <w:rPr>
          <w:rFonts w:ascii="宋体" w:eastAsia="宋体" w:hAnsi="宋体" w:hint="eastAsia"/>
        </w:rPr>
        <w:t>【题意】求阴影部分面积</w:t>
      </w:r>
    </w:p>
    <w:p w:rsidR="00A723FF" w:rsidRPr="00C81BAD" w:rsidRDefault="00A723FF" w:rsidP="00A723FF">
      <w:pPr>
        <w:rPr>
          <w:rFonts w:ascii="宋体" w:eastAsia="宋体" w:hAnsi="宋体"/>
        </w:rPr>
      </w:pPr>
      <w:r w:rsidRPr="00C81BAD">
        <w:rPr>
          <w:rFonts w:ascii="宋体" w:eastAsia="宋体" w:hAnsi="宋体" w:hint="eastAsia"/>
        </w:rPr>
        <w:t>【公式】</w:t>
      </w:r>
    </w:p>
    <w:p w:rsidR="00A723FF" w:rsidRPr="00C81BAD" w:rsidRDefault="00A723FF" w:rsidP="00A723FF">
      <w:pPr>
        <w:rPr>
          <w:rFonts w:ascii="宋体" w:eastAsia="宋体" w:hAnsi="宋体"/>
        </w:rPr>
      </w:pPr>
      <w:r w:rsidRPr="00C81BAD">
        <w:rPr>
          <w:rFonts w:ascii="宋体" w:eastAsia="宋体" w:hAnsi="宋体"/>
          <w:position w:val="-24"/>
        </w:rPr>
        <w:object w:dxaOrig="3980" w:dyaOrig="680">
          <v:shape id="_x0000_i1095" type="#_x0000_t75" style="width:198.75pt;height:33.75pt" o:ole="">
            <v:imagedata r:id="rId204" o:title=""/>
          </v:shape>
          <o:OLEObject Type="Embed" ProgID="Equation.DSMT4" ShapeID="_x0000_i1095" DrawAspect="Content" ObjectID="_1597263106" r:id="rId205"/>
        </w:object>
      </w:r>
    </w:p>
    <w:p w:rsidR="00A723FF" w:rsidRPr="00C81BAD" w:rsidRDefault="00A723FF" w:rsidP="00A723FF">
      <w:pPr>
        <w:rPr>
          <w:rFonts w:ascii="宋体" w:eastAsia="宋体" w:hAnsi="宋体"/>
        </w:rPr>
      </w:pPr>
      <w:r w:rsidRPr="00C81BAD">
        <w:rPr>
          <w:rFonts w:ascii="宋体" w:eastAsia="宋体" w:hAnsi="宋体" w:hint="eastAsia"/>
        </w:rPr>
        <w:t>需要使用余弦定理与三角形面积公式</w:t>
      </w:r>
      <w:r w:rsidRPr="00C81BAD">
        <w:rPr>
          <w:rFonts w:ascii="宋体" w:eastAsia="宋体" w:hAnsi="宋体"/>
          <w:position w:val="-24"/>
        </w:rPr>
        <w:object w:dxaOrig="1359" w:dyaOrig="620">
          <v:shape id="_x0000_i1096" type="#_x0000_t75" style="width:68.25pt;height:30.75pt" o:ole="">
            <v:imagedata r:id="rId206" o:title=""/>
          </v:shape>
          <o:OLEObject Type="Embed" ProgID="Equation.DSMT4" ShapeID="_x0000_i1096" DrawAspect="Content" ObjectID="_1597263107" r:id="rId207"/>
        </w:object>
      </w:r>
    </w:p>
    <w:p w:rsidR="00A723FF" w:rsidRPr="00C81BAD" w:rsidRDefault="00A723FF" w:rsidP="00A723FF">
      <w:pPr>
        <w:rPr>
          <w:rFonts w:ascii="宋体" w:eastAsia="宋体" w:hAnsi="宋体"/>
        </w:rPr>
      </w:pPr>
      <w:r w:rsidRPr="00C81BAD">
        <w:rPr>
          <w:rFonts w:ascii="宋体" w:eastAsia="宋体" w:hAnsi="宋体"/>
          <w:noProof/>
        </w:rPr>
        <w:drawing>
          <wp:inline distT="0" distB="0" distL="0" distR="0" wp14:anchorId="2FCE70CB" wp14:editId="1DC9F7FC">
            <wp:extent cx="1859669" cy="1818838"/>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1864579" cy="1823640"/>
                    </a:xfrm>
                    <a:prstGeom prst="rect">
                      <a:avLst/>
                    </a:prstGeom>
                  </pic:spPr>
                </pic:pic>
              </a:graphicData>
            </a:graphic>
          </wp:inline>
        </w:drawing>
      </w:r>
    </w:p>
    <w:p w:rsidR="00E66641" w:rsidRPr="00C81BAD" w:rsidRDefault="00E66641" w:rsidP="00E66641">
      <w:pPr>
        <w:pStyle w:val="2"/>
        <w:rPr>
          <w:rFonts w:ascii="宋体" w:eastAsia="宋体" w:hAnsi="宋体"/>
          <w:b w:val="0"/>
        </w:rPr>
      </w:pPr>
      <w:bookmarkStart w:id="237" w:name="_Toc523521320"/>
      <w:r w:rsidRPr="00C81BAD">
        <w:rPr>
          <w:rFonts w:ascii="宋体" w:eastAsia="宋体" w:hAnsi="宋体" w:hint="eastAsia"/>
          <w:b w:val="0"/>
        </w:rPr>
        <w:lastRenderedPageBreak/>
        <w:t>线性规划</w:t>
      </w:r>
      <w:bookmarkEnd w:id="237"/>
    </w:p>
    <w:p w:rsidR="00E66641" w:rsidRPr="00C81BAD" w:rsidRDefault="00E66641" w:rsidP="00E66641">
      <w:pPr>
        <w:pStyle w:val="3"/>
        <w:rPr>
          <w:rFonts w:ascii="宋体" w:eastAsia="宋体" w:hAnsi="宋体"/>
          <w:b w:val="0"/>
        </w:rPr>
      </w:pPr>
      <w:bookmarkStart w:id="238" w:name="_Toc523521321"/>
      <w:r w:rsidRPr="00C81BAD">
        <w:rPr>
          <w:rFonts w:ascii="宋体" w:eastAsia="宋体" w:hAnsi="宋体" w:hint="eastAsia"/>
          <w:b w:val="0"/>
        </w:rPr>
        <w:t>单纯形法</w:t>
      </w:r>
      <w:bookmarkEnd w:id="238"/>
    </w:p>
    <w:p w:rsidR="00E66641" w:rsidRPr="00C81BAD" w:rsidRDefault="00C14360" w:rsidP="00A723FF">
      <w:pPr>
        <w:rPr>
          <w:rFonts w:ascii="宋体" w:eastAsia="宋体" w:hAnsi="宋体"/>
        </w:rPr>
      </w:pPr>
      <w:hyperlink r:id="rId209" w:history="1">
        <w:r w:rsidR="00E66641" w:rsidRPr="00C81BAD">
          <w:rPr>
            <w:rStyle w:val="a3"/>
            <w:rFonts w:ascii="宋体" w:eastAsia="宋体" w:hAnsi="宋体"/>
          </w:rPr>
          <w:t>http://www.cnblogs.com/zzqsblog/p/5457091.html</w:t>
        </w:r>
      </w:hyperlink>
    </w:p>
    <w:p w:rsidR="00E66641" w:rsidRPr="00C81BAD" w:rsidRDefault="00C14360" w:rsidP="00A723FF">
      <w:pPr>
        <w:rPr>
          <w:rFonts w:ascii="宋体" w:eastAsia="宋体" w:hAnsi="宋体"/>
        </w:rPr>
      </w:pPr>
      <w:hyperlink r:id="rId210" w:history="1">
        <w:r w:rsidR="00E66641" w:rsidRPr="00C81BAD">
          <w:rPr>
            <w:rStyle w:val="a3"/>
            <w:rFonts w:ascii="宋体" w:eastAsia="宋体" w:hAnsi="宋体"/>
          </w:rPr>
          <w:t>https://blog.csdn.net/u010336344/article/details/62422284</w:t>
        </w:r>
      </w:hyperlink>
    </w:p>
    <w:p w:rsidR="00E66641" w:rsidRPr="00C81BAD" w:rsidRDefault="00C14360" w:rsidP="00A723FF">
      <w:pPr>
        <w:rPr>
          <w:rFonts w:ascii="宋体" w:eastAsia="宋体" w:hAnsi="宋体"/>
        </w:rPr>
      </w:pPr>
      <w:hyperlink r:id="rId211" w:history="1">
        <w:r w:rsidR="00E66641" w:rsidRPr="00C81BAD">
          <w:rPr>
            <w:rStyle w:val="a3"/>
            <w:rFonts w:ascii="宋体" w:eastAsia="宋体" w:hAnsi="宋体"/>
          </w:rPr>
          <w:t>https://www.bilibili.com/video/av7847726?from=search&amp;seid=8839682959904581481</w:t>
        </w:r>
      </w:hyperlink>
    </w:p>
    <w:p w:rsidR="00E66641" w:rsidRPr="00C81BAD" w:rsidRDefault="00C14360" w:rsidP="00A723FF">
      <w:pPr>
        <w:rPr>
          <w:rFonts w:ascii="宋体" w:eastAsia="宋体" w:hAnsi="宋体"/>
        </w:rPr>
      </w:pPr>
      <w:hyperlink r:id="rId212" w:history="1">
        <w:r w:rsidR="00E66641" w:rsidRPr="00C81BAD">
          <w:rPr>
            <w:rStyle w:val="a3"/>
            <w:rFonts w:ascii="宋体" w:eastAsia="宋体" w:hAnsi="宋体"/>
          </w:rPr>
          <w:t>http://www.doc88.com/p-846811841036.html</w:t>
        </w:r>
      </w:hyperlink>
    </w:p>
    <w:p w:rsidR="00867262" w:rsidRPr="00C81BAD" w:rsidRDefault="00C14360" w:rsidP="00A723FF">
      <w:pPr>
        <w:rPr>
          <w:rFonts w:ascii="宋体" w:eastAsia="宋体" w:hAnsi="宋体"/>
        </w:rPr>
      </w:pPr>
      <w:hyperlink r:id="rId213" w:history="1">
        <w:r w:rsidR="00867262" w:rsidRPr="00C81BAD">
          <w:rPr>
            <w:rStyle w:val="a3"/>
            <w:rFonts w:ascii="宋体" w:eastAsia="宋体" w:hAnsi="宋体"/>
          </w:rPr>
          <w:t>https://blog.csdn.net/hdu2014/article/details/51124340</w:t>
        </w:r>
      </w:hyperlink>
    </w:p>
    <w:p w:rsidR="00867262" w:rsidRPr="00C81BAD" w:rsidRDefault="00C14360" w:rsidP="00A723FF">
      <w:pPr>
        <w:rPr>
          <w:rFonts w:ascii="宋体" w:eastAsia="宋体" w:hAnsi="宋体"/>
        </w:rPr>
      </w:pPr>
      <w:hyperlink r:id="rId214" w:history="1">
        <w:r w:rsidR="00867262" w:rsidRPr="00C81BAD">
          <w:rPr>
            <w:rStyle w:val="a3"/>
            <w:rFonts w:ascii="宋体" w:eastAsia="宋体" w:hAnsi="宋体"/>
          </w:rPr>
          <w:t>https://blog.csdn.net/u012116229/article/details/44205943</w:t>
        </w:r>
      </w:hyperlink>
    </w:p>
    <w:p w:rsidR="00867262" w:rsidRPr="00C81BAD" w:rsidRDefault="00C14360" w:rsidP="00A723FF">
      <w:pPr>
        <w:rPr>
          <w:rFonts w:ascii="宋体" w:eastAsia="宋体" w:hAnsi="宋体"/>
        </w:rPr>
      </w:pPr>
      <w:hyperlink r:id="rId215" w:history="1">
        <w:r w:rsidR="00867262" w:rsidRPr="00C81BAD">
          <w:rPr>
            <w:rStyle w:val="a3"/>
            <w:rFonts w:ascii="宋体" w:eastAsia="宋体" w:hAnsi="宋体"/>
          </w:rPr>
          <w:t>https://blog.csdn.net/alan_cty/article/details/71716617</w:t>
        </w:r>
      </w:hyperlink>
    </w:p>
    <w:p w:rsidR="00867262" w:rsidRPr="00C81BAD" w:rsidRDefault="00867262" w:rsidP="00A723FF">
      <w:pPr>
        <w:rPr>
          <w:rFonts w:ascii="宋体" w:eastAsia="宋体" w:hAnsi="宋体"/>
        </w:rPr>
      </w:pPr>
    </w:p>
    <w:p w:rsidR="00BC733B" w:rsidRPr="00C81BAD" w:rsidRDefault="00BC733B" w:rsidP="00A723FF">
      <w:pPr>
        <w:rPr>
          <w:rFonts w:ascii="宋体" w:eastAsia="宋体" w:hAnsi="宋体"/>
        </w:rPr>
      </w:pPr>
      <w:r w:rsidRPr="00C81BAD">
        <w:rPr>
          <w:rFonts w:ascii="宋体" w:eastAsia="宋体" w:hAnsi="宋体"/>
        </w:rPr>
        <w:t>2018</w:t>
      </w:r>
      <w:r w:rsidRPr="00C81BAD">
        <w:rPr>
          <w:rFonts w:ascii="宋体" w:eastAsia="宋体" w:hAnsi="宋体" w:hint="eastAsia"/>
        </w:rPr>
        <w:t>百度之星资格赛1003-应该就是单纯形法</w:t>
      </w:r>
    </w:p>
    <w:p w:rsidR="00867262" w:rsidRPr="00C81BAD" w:rsidRDefault="00867262" w:rsidP="00A723FF">
      <w:pPr>
        <w:rPr>
          <w:rFonts w:ascii="宋体" w:eastAsia="宋体" w:hAnsi="宋体"/>
        </w:rPr>
      </w:pPr>
      <w:r w:rsidRPr="00C81BAD">
        <w:rPr>
          <w:rFonts w:ascii="宋体" w:eastAsia="宋体" w:hAnsi="宋体" w:hint="eastAsia"/>
        </w:rPr>
        <w:t>【题目】</w:t>
      </w:r>
    </w:p>
    <w:p w:rsidR="00C24C88" w:rsidRPr="00C81BAD" w:rsidRDefault="00C24C88" w:rsidP="00C24C88">
      <w:pPr>
        <w:jc w:val="left"/>
        <w:rPr>
          <w:rFonts w:ascii="宋体" w:eastAsia="宋体" w:hAnsi="宋体"/>
        </w:rPr>
      </w:pPr>
      <w:r w:rsidRPr="00C81BAD">
        <w:rPr>
          <w:rFonts w:ascii="宋体" w:eastAsia="宋体" w:hAnsi="宋体"/>
          <w:noProof/>
        </w:rPr>
        <w:drawing>
          <wp:inline distT="0" distB="0" distL="0" distR="0" wp14:anchorId="683B4906" wp14:editId="456D5A26">
            <wp:extent cx="6209977" cy="2600325"/>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6214753" cy="2602325"/>
                    </a:xfrm>
                    <a:prstGeom prst="rect">
                      <a:avLst/>
                    </a:prstGeom>
                  </pic:spPr>
                </pic:pic>
              </a:graphicData>
            </a:graphic>
          </wp:inline>
        </w:drawing>
      </w:r>
    </w:p>
    <w:p w:rsidR="00C24C88" w:rsidRPr="00C81BAD" w:rsidRDefault="00C24C88" w:rsidP="00A723FF">
      <w:pPr>
        <w:rPr>
          <w:rFonts w:ascii="宋体" w:eastAsia="宋体" w:hAnsi="宋体"/>
        </w:rPr>
      </w:pPr>
    </w:p>
    <w:p w:rsidR="00E66641" w:rsidRPr="00C81BAD" w:rsidRDefault="00746268" w:rsidP="00A723FF">
      <w:pPr>
        <w:rPr>
          <w:rFonts w:ascii="宋体" w:eastAsia="宋体" w:hAnsi="宋体"/>
        </w:rPr>
      </w:pPr>
      <w:r w:rsidRPr="00C81BAD">
        <w:rPr>
          <w:rFonts w:ascii="宋体" w:eastAsia="宋体" w:hAnsi="宋体" w:hint="eastAsia"/>
        </w:rPr>
        <w:t>【模板】</w:t>
      </w:r>
      <w:r w:rsidR="004714B5" w:rsidRPr="00C81BAD">
        <w:rPr>
          <w:rFonts w:ascii="宋体" w:eastAsia="宋体" w:hAnsi="宋体" w:hint="eastAsia"/>
        </w:rPr>
        <w:t>//偏工程的代码，目前没有拿他调通过题目,可以作为对拍</w:t>
      </w:r>
    </w:p>
    <w:p w:rsidR="00746268" w:rsidRPr="00C81BAD" w:rsidRDefault="00746268" w:rsidP="00746268">
      <w:pPr>
        <w:rPr>
          <w:rFonts w:ascii="宋体" w:eastAsia="宋体" w:hAnsi="宋体"/>
        </w:rPr>
      </w:pPr>
      <w:r w:rsidRPr="00C81BAD">
        <w:rPr>
          <w:rFonts w:ascii="宋体" w:eastAsia="宋体" w:hAnsi="宋体"/>
        </w:rPr>
        <w:t>//common.h</w:t>
      </w:r>
    </w:p>
    <w:p w:rsidR="00746268" w:rsidRPr="00C81BAD" w:rsidRDefault="00746268" w:rsidP="00746268">
      <w:pPr>
        <w:rPr>
          <w:rFonts w:ascii="宋体" w:eastAsia="宋体" w:hAnsi="宋体"/>
        </w:rPr>
      </w:pPr>
      <w:r w:rsidRPr="00C81BAD">
        <w:rPr>
          <w:rFonts w:ascii="宋体" w:eastAsia="宋体" w:hAnsi="宋体"/>
        </w:rPr>
        <w:t>#include &lt;stdio.h&gt;</w:t>
      </w:r>
    </w:p>
    <w:p w:rsidR="00746268" w:rsidRPr="00C81BAD" w:rsidRDefault="00746268" w:rsidP="00746268">
      <w:pPr>
        <w:rPr>
          <w:rFonts w:ascii="宋体" w:eastAsia="宋体" w:hAnsi="宋体"/>
        </w:rPr>
      </w:pPr>
      <w:r w:rsidRPr="00C81BAD">
        <w:rPr>
          <w:rFonts w:ascii="宋体" w:eastAsia="宋体" w:hAnsi="宋体"/>
        </w:rPr>
        <w:t>#include &lt;stdlib.h&gt;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#define u8</w:t>
      </w:r>
      <w:r w:rsidRPr="00C81BAD">
        <w:rPr>
          <w:rFonts w:ascii="宋体" w:eastAsia="宋体" w:hAnsi="宋体"/>
        </w:rPr>
        <w:tab/>
      </w:r>
      <w:r w:rsidRPr="00C81BAD">
        <w:rPr>
          <w:rFonts w:ascii="宋体" w:eastAsia="宋体" w:hAnsi="宋体"/>
        </w:rPr>
        <w:tab/>
        <w:t>unsigned char</w:t>
      </w:r>
    </w:p>
    <w:p w:rsidR="00746268" w:rsidRPr="00C81BAD" w:rsidRDefault="00746268" w:rsidP="00746268">
      <w:pPr>
        <w:rPr>
          <w:rFonts w:ascii="宋体" w:eastAsia="宋体" w:hAnsi="宋体"/>
        </w:rPr>
      </w:pPr>
      <w:r w:rsidRPr="00C81BAD">
        <w:rPr>
          <w:rFonts w:ascii="宋体" w:eastAsia="宋体" w:hAnsi="宋体"/>
        </w:rPr>
        <w:t>#define i8</w:t>
      </w:r>
      <w:r w:rsidRPr="00C81BAD">
        <w:rPr>
          <w:rFonts w:ascii="宋体" w:eastAsia="宋体" w:hAnsi="宋体"/>
        </w:rPr>
        <w:tab/>
      </w:r>
      <w:r w:rsidRPr="00C81BAD">
        <w:rPr>
          <w:rFonts w:ascii="宋体" w:eastAsia="宋体" w:hAnsi="宋体"/>
        </w:rPr>
        <w:tab/>
        <w:t>char</w:t>
      </w:r>
    </w:p>
    <w:p w:rsidR="00746268" w:rsidRPr="00C81BAD" w:rsidRDefault="00746268" w:rsidP="00746268">
      <w:pPr>
        <w:rPr>
          <w:rFonts w:ascii="宋体" w:eastAsia="宋体" w:hAnsi="宋体"/>
        </w:rPr>
      </w:pPr>
      <w:r w:rsidRPr="00C81BAD">
        <w:rPr>
          <w:rFonts w:ascii="宋体" w:eastAsia="宋体" w:hAnsi="宋体"/>
        </w:rPr>
        <w:t>#define u16</w:t>
      </w:r>
      <w:r w:rsidRPr="00C81BAD">
        <w:rPr>
          <w:rFonts w:ascii="宋体" w:eastAsia="宋体" w:hAnsi="宋体"/>
        </w:rPr>
        <w:tab/>
      </w:r>
      <w:r w:rsidRPr="00C81BAD">
        <w:rPr>
          <w:rFonts w:ascii="宋体" w:eastAsia="宋体" w:hAnsi="宋体"/>
        </w:rPr>
        <w:tab/>
        <w:t>unsigned short int</w:t>
      </w:r>
    </w:p>
    <w:p w:rsidR="00746268" w:rsidRPr="00C81BAD" w:rsidRDefault="00746268" w:rsidP="00746268">
      <w:pPr>
        <w:rPr>
          <w:rFonts w:ascii="宋体" w:eastAsia="宋体" w:hAnsi="宋体"/>
        </w:rPr>
      </w:pPr>
      <w:r w:rsidRPr="00C81BAD">
        <w:rPr>
          <w:rFonts w:ascii="宋体" w:eastAsia="宋体" w:hAnsi="宋体"/>
        </w:rPr>
        <w:t>#define i16</w:t>
      </w:r>
      <w:r w:rsidRPr="00C81BAD">
        <w:rPr>
          <w:rFonts w:ascii="宋体" w:eastAsia="宋体" w:hAnsi="宋体"/>
        </w:rPr>
        <w:tab/>
      </w:r>
      <w:r w:rsidRPr="00C81BAD">
        <w:rPr>
          <w:rFonts w:ascii="宋体" w:eastAsia="宋体" w:hAnsi="宋体"/>
        </w:rPr>
        <w:tab/>
        <w:t>short int</w:t>
      </w:r>
    </w:p>
    <w:p w:rsidR="00746268" w:rsidRPr="00C81BAD" w:rsidRDefault="00746268" w:rsidP="00746268">
      <w:pPr>
        <w:rPr>
          <w:rFonts w:ascii="宋体" w:eastAsia="宋体" w:hAnsi="宋体"/>
        </w:rPr>
      </w:pPr>
      <w:r w:rsidRPr="00C81BAD">
        <w:rPr>
          <w:rFonts w:ascii="宋体" w:eastAsia="宋体" w:hAnsi="宋体"/>
        </w:rPr>
        <w:t>#define u32</w:t>
      </w:r>
      <w:r w:rsidRPr="00C81BAD">
        <w:rPr>
          <w:rFonts w:ascii="宋体" w:eastAsia="宋体" w:hAnsi="宋体"/>
        </w:rPr>
        <w:tab/>
      </w:r>
      <w:r w:rsidRPr="00C81BAD">
        <w:rPr>
          <w:rFonts w:ascii="宋体" w:eastAsia="宋体" w:hAnsi="宋体"/>
        </w:rPr>
        <w:tab/>
        <w:t>unsigned int</w:t>
      </w:r>
    </w:p>
    <w:p w:rsidR="00746268" w:rsidRPr="00C81BAD" w:rsidRDefault="00746268" w:rsidP="00746268">
      <w:pPr>
        <w:rPr>
          <w:rFonts w:ascii="宋体" w:eastAsia="宋体" w:hAnsi="宋体"/>
        </w:rPr>
      </w:pPr>
      <w:r w:rsidRPr="00C81BAD">
        <w:rPr>
          <w:rFonts w:ascii="宋体" w:eastAsia="宋体" w:hAnsi="宋体"/>
        </w:rPr>
        <w:t>#define i32</w:t>
      </w:r>
      <w:r w:rsidRPr="00C81BAD">
        <w:rPr>
          <w:rFonts w:ascii="宋体" w:eastAsia="宋体" w:hAnsi="宋体"/>
        </w:rPr>
        <w:tab/>
      </w:r>
      <w:r w:rsidRPr="00C81BAD">
        <w:rPr>
          <w:rFonts w:ascii="宋体" w:eastAsia="宋体" w:hAnsi="宋体"/>
        </w:rPr>
        <w:tab/>
        <w:t>int</w:t>
      </w:r>
    </w:p>
    <w:p w:rsidR="00746268" w:rsidRPr="00C81BAD" w:rsidRDefault="00746268" w:rsidP="00746268">
      <w:pPr>
        <w:rPr>
          <w:rFonts w:ascii="宋体" w:eastAsia="宋体" w:hAnsi="宋体"/>
        </w:rPr>
      </w:pPr>
      <w:r w:rsidRPr="00C81BAD">
        <w:rPr>
          <w:rFonts w:ascii="宋体" w:eastAsia="宋体" w:hAnsi="宋体"/>
        </w:rPr>
        <w:t>//matrix.h</w:t>
      </w:r>
    </w:p>
    <w:p w:rsidR="00746268" w:rsidRPr="00C81BAD" w:rsidRDefault="00746268" w:rsidP="00746268">
      <w:pPr>
        <w:rPr>
          <w:rFonts w:ascii="宋体" w:eastAsia="宋体" w:hAnsi="宋体"/>
        </w:rPr>
      </w:pPr>
      <w:r w:rsidRPr="00C81BAD">
        <w:rPr>
          <w:rFonts w:ascii="宋体" w:eastAsia="宋体" w:hAnsi="宋体"/>
        </w:rPr>
        <w:t>typedef struct {</w:t>
      </w:r>
    </w:p>
    <w:p w:rsidR="00746268" w:rsidRPr="00C81BAD" w:rsidRDefault="00746268" w:rsidP="00746268">
      <w:pPr>
        <w:rPr>
          <w:rFonts w:ascii="宋体" w:eastAsia="宋体" w:hAnsi="宋体"/>
        </w:rPr>
      </w:pPr>
      <w:r w:rsidRPr="00C81BAD">
        <w:rPr>
          <w:rFonts w:ascii="宋体" w:eastAsia="宋体" w:hAnsi="宋体"/>
        </w:rPr>
        <w:tab/>
        <w:t>int</w:t>
      </w:r>
      <w:r w:rsidRPr="00C81BAD">
        <w:rPr>
          <w:rFonts w:ascii="宋体" w:eastAsia="宋体" w:hAnsi="宋体"/>
        </w:rPr>
        <w:tab/>
      </w:r>
      <w:r w:rsidRPr="00C81BAD">
        <w:rPr>
          <w:rFonts w:ascii="宋体" w:eastAsia="宋体" w:hAnsi="宋体"/>
        </w:rPr>
        <w:tab/>
        <w:t>row,col;</w:t>
      </w:r>
    </w:p>
    <w:p w:rsidR="00746268" w:rsidRPr="00C81BAD" w:rsidRDefault="00746268" w:rsidP="00746268">
      <w:pPr>
        <w:rPr>
          <w:rFonts w:ascii="宋体" w:eastAsia="宋体" w:hAnsi="宋体"/>
        </w:rPr>
      </w:pPr>
      <w:r w:rsidRPr="00C81BAD">
        <w:rPr>
          <w:rFonts w:ascii="宋体" w:eastAsia="宋体" w:hAnsi="宋体"/>
        </w:rPr>
        <w:lastRenderedPageBreak/>
        <w:tab/>
        <w:t>float**</w:t>
      </w:r>
      <w:r w:rsidRPr="00C81BAD">
        <w:rPr>
          <w:rFonts w:ascii="宋体" w:eastAsia="宋体" w:hAnsi="宋体"/>
        </w:rPr>
        <w:tab/>
        <w:t>mem;</w:t>
      </w:r>
    </w:p>
    <w:p w:rsidR="00746268" w:rsidRPr="00C81BAD" w:rsidRDefault="00746268" w:rsidP="00746268">
      <w:pPr>
        <w:rPr>
          <w:rFonts w:ascii="宋体" w:eastAsia="宋体" w:hAnsi="宋体"/>
        </w:rPr>
      </w:pPr>
      <w:r w:rsidRPr="00C81BAD">
        <w:rPr>
          <w:rFonts w:ascii="宋体" w:eastAsia="宋体" w:hAnsi="宋体"/>
        </w:rPr>
        <w:t>}MATRIX;</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u8 create_matrix(MATRIX* mat, int row, int col);</w:t>
      </w:r>
    </w:p>
    <w:p w:rsidR="00746268" w:rsidRPr="00C81BAD" w:rsidRDefault="00746268" w:rsidP="00746268">
      <w:pPr>
        <w:rPr>
          <w:rFonts w:ascii="宋体" w:eastAsia="宋体" w:hAnsi="宋体"/>
        </w:rPr>
      </w:pPr>
      <w:r w:rsidRPr="00C81BAD">
        <w:rPr>
          <w:rFonts w:ascii="宋体" w:eastAsia="宋体" w:hAnsi="宋体"/>
        </w:rPr>
        <w:t>void delete_matrix(MATRIX* mat);</w:t>
      </w:r>
    </w:p>
    <w:p w:rsidR="00746268" w:rsidRPr="00C81BAD" w:rsidRDefault="00746268" w:rsidP="00746268">
      <w:pPr>
        <w:rPr>
          <w:rFonts w:ascii="宋体" w:eastAsia="宋体" w:hAnsi="宋体"/>
        </w:rPr>
      </w:pPr>
      <w:r w:rsidRPr="00C81BAD">
        <w:rPr>
          <w:rFonts w:ascii="宋体" w:eastAsia="宋体" w:hAnsi="宋体"/>
        </w:rPr>
        <w:t>void set_matrix(MATRIX* mat, float* val);</w:t>
      </w:r>
    </w:p>
    <w:p w:rsidR="00746268" w:rsidRPr="00C81BAD" w:rsidRDefault="00746268" w:rsidP="00746268">
      <w:pPr>
        <w:rPr>
          <w:rFonts w:ascii="宋体" w:eastAsia="宋体" w:hAnsi="宋体"/>
        </w:rPr>
      </w:pPr>
      <w:r w:rsidRPr="00C81BAD">
        <w:rPr>
          <w:rFonts w:ascii="宋体" w:eastAsia="宋体" w:hAnsi="宋体"/>
        </w:rPr>
        <w:t>void copy_matrix(MATRIX* des_mat, MATRIX src_mat);</w:t>
      </w:r>
    </w:p>
    <w:p w:rsidR="00746268" w:rsidRPr="00C81BAD" w:rsidRDefault="00746268" w:rsidP="00746268">
      <w:pPr>
        <w:rPr>
          <w:rFonts w:ascii="宋体" w:eastAsia="宋体" w:hAnsi="宋体"/>
        </w:rPr>
      </w:pPr>
      <w:r w:rsidRPr="00C81BAD">
        <w:rPr>
          <w:rFonts w:ascii="宋体" w:eastAsia="宋体" w:hAnsi="宋体"/>
        </w:rPr>
        <w:t>void matrix_expand_row(MATRIX* mat, u32 exp_num, float* val);</w:t>
      </w:r>
    </w:p>
    <w:p w:rsidR="00746268" w:rsidRPr="00C81BAD" w:rsidRDefault="00746268" w:rsidP="00746268">
      <w:pPr>
        <w:rPr>
          <w:rFonts w:ascii="宋体" w:eastAsia="宋体" w:hAnsi="宋体"/>
        </w:rPr>
      </w:pPr>
      <w:r w:rsidRPr="00C81BAD">
        <w:rPr>
          <w:rFonts w:ascii="宋体" w:eastAsia="宋体" w:hAnsi="宋体"/>
        </w:rPr>
        <w:t>void matrix_expand_column(MATRIX* mat, u32 exp_num, float* val);</w:t>
      </w:r>
    </w:p>
    <w:p w:rsidR="00746268" w:rsidRPr="00C81BAD" w:rsidRDefault="00746268" w:rsidP="00746268">
      <w:pPr>
        <w:rPr>
          <w:rFonts w:ascii="宋体" w:eastAsia="宋体" w:hAnsi="宋体"/>
        </w:rPr>
      </w:pPr>
      <w:r w:rsidRPr="00C81BAD">
        <w:rPr>
          <w:rFonts w:ascii="宋体" w:eastAsia="宋体" w:hAnsi="宋体"/>
        </w:rPr>
        <w:t>void matrix_remove_column(MATRIX* mat, int col_index);</w:t>
      </w:r>
    </w:p>
    <w:p w:rsidR="00746268" w:rsidRPr="00C81BAD" w:rsidRDefault="00746268" w:rsidP="00746268">
      <w:pPr>
        <w:rPr>
          <w:rFonts w:ascii="宋体" w:eastAsia="宋体" w:hAnsi="宋体"/>
        </w:rPr>
      </w:pPr>
      <w:r w:rsidRPr="00C81BAD">
        <w:rPr>
          <w:rFonts w:ascii="宋体" w:eastAsia="宋体" w:hAnsi="宋体"/>
        </w:rPr>
        <w:t>void print_matrix(MATRIX mat);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//simplex.h</w:t>
      </w:r>
    </w:p>
    <w:p w:rsidR="00746268" w:rsidRPr="00C81BAD" w:rsidRDefault="00746268" w:rsidP="00746268">
      <w:pPr>
        <w:rPr>
          <w:rFonts w:ascii="宋体" w:eastAsia="宋体" w:hAnsi="宋体"/>
        </w:rPr>
      </w:pPr>
      <w:r w:rsidRPr="00C81BAD">
        <w:rPr>
          <w:rFonts w:ascii="宋体" w:eastAsia="宋体" w:hAnsi="宋体"/>
        </w:rPr>
        <w:t>typedef struct {</w:t>
      </w:r>
    </w:p>
    <w:p w:rsidR="00746268" w:rsidRPr="00C81BAD" w:rsidRDefault="00746268" w:rsidP="00746268">
      <w:pPr>
        <w:rPr>
          <w:rFonts w:ascii="宋体" w:eastAsia="宋体" w:hAnsi="宋体"/>
        </w:rPr>
      </w:pPr>
      <w:r w:rsidRPr="00C81BAD">
        <w:rPr>
          <w:rFonts w:ascii="宋体" w:eastAsia="宋体" w:hAnsi="宋体"/>
        </w:rPr>
        <w:tab/>
        <w:t>int bvar;</w:t>
      </w:r>
      <w:r w:rsidRPr="00C81BAD">
        <w:rPr>
          <w:rFonts w:ascii="宋体" w:eastAsia="宋体" w:hAnsi="宋体"/>
        </w:rPr>
        <w:tab/>
        <w:t>//basic variable: yi</w:t>
      </w:r>
    </w:p>
    <w:p w:rsidR="00746268" w:rsidRPr="00C81BAD" w:rsidRDefault="00746268" w:rsidP="00746268">
      <w:pPr>
        <w:rPr>
          <w:rFonts w:ascii="宋体" w:eastAsia="宋体" w:hAnsi="宋体"/>
        </w:rPr>
      </w:pPr>
      <w:r w:rsidRPr="00C81BAD">
        <w:rPr>
          <w:rFonts w:ascii="宋体" w:eastAsia="宋体" w:hAnsi="宋体"/>
        </w:rPr>
        <w:tab/>
        <w:t>int nbvar;</w:t>
      </w:r>
      <w:r w:rsidRPr="00C81BAD">
        <w:rPr>
          <w:rFonts w:ascii="宋体" w:eastAsia="宋体" w:hAnsi="宋体"/>
        </w:rPr>
        <w:tab/>
        <w:t>//non-basic variable: xi</w:t>
      </w:r>
    </w:p>
    <w:p w:rsidR="00746268" w:rsidRPr="00C81BAD" w:rsidRDefault="00746268" w:rsidP="00746268">
      <w:pPr>
        <w:rPr>
          <w:rFonts w:ascii="宋体" w:eastAsia="宋体" w:hAnsi="宋体"/>
        </w:rPr>
      </w:pPr>
      <w:r w:rsidRPr="00C81BAD">
        <w:rPr>
          <w:rFonts w:ascii="宋体" w:eastAsia="宋体" w:hAnsi="宋体"/>
        </w:rPr>
        <w:t>}PIVOT;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typedef enum {</w:t>
      </w:r>
    </w:p>
    <w:p w:rsidR="00746268" w:rsidRPr="00C81BAD" w:rsidRDefault="00746268" w:rsidP="00746268">
      <w:pPr>
        <w:rPr>
          <w:rFonts w:ascii="宋体" w:eastAsia="宋体" w:hAnsi="宋体"/>
        </w:rPr>
      </w:pPr>
      <w:r w:rsidRPr="00C81BAD">
        <w:rPr>
          <w:rFonts w:ascii="宋体" w:eastAsia="宋体" w:hAnsi="宋体"/>
        </w:rPr>
        <w:tab/>
        <w:t>LP = 0,</w:t>
      </w:r>
    </w:p>
    <w:p w:rsidR="00746268" w:rsidRPr="00C81BAD" w:rsidRDefault="00746268" w:rsidP="00746268">
      <w:pPr>
        <w:rPr>
          <w:rFonts w:ascii="宋体" w:eastAsia="宋体" w:hAnsi="宋体"/>
        </w:rPr>
      </w:pPr>
      <w:r w:rsidRPr="00C81BAD">
        <w:rPr>
          <w:rFonts w:ascii="宋体" w:eastAsia="宋体" w:hAnsi="宋体"/>
        </w:rPr>
        <w:tab/>
        <w:t>ILP</w:t>
      </w:r>
    </w:p>
    <w:p w:rsidR="00746268" w:rsidRPr="00C81BAD" w:rsidRDefault="00746268" w:rsidP="00746268">
      <w:pPr>
        <w:rPr>
          <w:rFonts w:ascii="宋体" w:eastAsia="宋体" w:hAnsi="宋体"/>
        </w:rPr>
      </w:pPr>
      <w:r w:rsidRPr="00C81BAD">
        <w:rPr>
          <w:rFonts w:ascii="宋体" w:eastAsia="宋体" w:hAnsi="宋体"/>
        </w:rPr>
        <w:t>}STRATEGY;</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u8 initSimplexModel(MATRIX mat, MATRIX g_mat, char* var_name[]);</w:t>
      </w:r>
    </w:p>
    <w:p w:rsidR="00746268" w:rsidRPr="00C81BAD" w:rsidRDefault="00746268" w:rsidP="00746268">
      <w:pPr>
        <w:rPr>
          <w:rFonts w:ascii="宋体" w:eastAsia="宋体" w:hAnsi="宋体"/>
        </w:rPr>
      </w:pPr>
      <w:r w:rsidRPr="00C81BAD">
        <w:rPr>
          <w:rFonts w:ascii="宋体" w:eastAsia="宋体" w:hAnsi="宋体"/>
        </w:rPr>
        <w:t>void deleteSimplexModel(void);</w:t>
      </w:r>
    </w:p>
    <w:p w:rsidR="00746268" w:rsidRPr="00C81BAD" w:rsidRDefault="00746268" w:rsidP="00746268">
      <w:pPr>
        <w:rPr>
          <w:rFonts w:ascii="宋体" w:eastAsia="宋体" w:hAnsi="宋体"/>
        </w:rPr>
      </w:pPr>
      <w:r w:rsidRPr="00C81BAD">
        <w:rPr>
          <w:rFonts w:ascii="宋体" w:eastAsia="宋体" w:hAnsi="宋体"/>
        </w:rPr>
        <w:t>u8 SimplexRun(STRATEGY strategy);</w:t>
      </w:r>
    </w:p>
    <w:p w:rsidR="00746268" w:rsidRPr="00C81BAD" w:rsidRDefault="00746268" w:rsidP="00746268">
      <w:pPr>
        <w:rPr>
          <w:rFonts w:ascii="宋体" w:eastAsia="宋体" w:hAnsi="宋体"/>
        </w:rPr>
      </w:pPr>
      <w:r w:rsidRPr="00C81BAD">
        <w:rPr>
          <w:rFonts w:ascii="宋体" w:eastAsia="宋体" w:hAnsi="宋体"/>
        </w:rPr>
        <w:t>int getMaxIntValue(void);</w:t>
      </w:r>
    </w:p>
    <w:p w:rsidR="00746268" w:rsidRPr="00C81BAD" w:rsidRDefault="00746268" w:rsidP="00746268">
      <w:pPr>
        <w:rPr>
          <w:rFonts w:ascii="宋体" w:eastAsia="宋体" w:hAnsi="宋体"/>
        </w:rPr>
      </w:pPr>
      <w:r w:rsidRPr="00C81BAD">
        <w:rPr>
          <w:rFonts w:ascii="宋体" w:eastAsia="宋体" w:hAnsi="宋体"/>
        </w:rPr>
        <w:t>void getIntSolution(int* solution);</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//main</w:t>
      </w:r>
    </w:p>
    <w:p w:rsidR="00746268" w:rsidRPr="00C81BAD" w:rsidRDefault="00746268" w:rsidP="00746268">
      <w:pPr>
        <w:rPr>
          <w:rFonts w:ascii="宋体" w:eastAsia="宋体" w:hAnsi="宋体"/>
        </w:rPr>
      </w:pPr>
      <w:r w:rsidRPr="00C81BAD">
        <w:rPr>
          <w:rFonts w:ascii="宋体" w:eastAsia="宋体" w:hAnsi="宋体"/>
        </w:rPr>
        <w:t>MATRIX mat;</w:t>
      </w:r>
    </w:p>
    <w:p w:rsidR="00746268" w:rsidRPr="00C81BAD" w:rsidRDefault="00746268" w:rsidP="00746268">
      <w:pPr>
        <w:rPr>
          <w:rFonts w:ascii="宋体" w:eastAsia="宋体" w:hAnsi="宋体"/>
        </w:rPr>
      </w:pPr>
      <w:r w:rsidRPr="00C81BAD">
        <w:rPr>
          <w:rFonts w:ascii="宋体" w:eastAsia="宋体" w:hAnsi="宋体"/>
        </w:rPr>
        <w:t>MATRIX Goal_mat;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Test1(STRATEGY strategy)</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char* var_name[] = {"","x1","x2", "x3", "x4"};</w:t>
      </w:r>
    </w:p>
    <w:p w:rsidR="00746268" w:rsidRPr="00C81BAD" w:rsidRDefault="00746268" w:rsidP="00746268">
      <w:pPr>
        <w:rPr>
          <w:rFonts w:ascii="宋体" w:eastAsia="宋体" w:hAnsi="宋体"/>
        </w:rPr>
      </w:pPr>
      <w:r w:rsidRPr="00C81BAD">
        <w:rPr>
          <w:rFonts w:ascii="宋体" w:eastAsia="宋体" w:hAnsi="宋体"/>
        </w:rPr>
        <w:tab/>
        <w:t>//</w:t>
      </w:r>
      <w:r w:rsidRPr="00C81BAD">
        <w:rPr>
          <w:rFonts w:ascii="宋体" w:eastAsia="宋体" w:hAnsi="宋体"/>
        </w:rPr>
        <w:tab/>
        <w:t xml:space="preserve"> x1 +     + 2x3       &lt;= 18</w:t>
      </w:r>
    </w:p>
    <w:p w:rsidR="00746268" w:rsidRPr="00C81BAD" w:rsidRDefault="00746268" w:rsidP="00746268">
      <w:pPr>
        <w:rPr>
          <w:rFonts w:ascii="宋体" w:eastAsia="宋体" w:hAnsi="宋体"/>
        </w:rPr>
      </w:pPr>
      <w:r w:rsidRPr="00C81BAD">
        <w:rPr>
          <w:rFonts w:ascii="宋体" w:eastAsia="宋体" w:hAnsi="宋体"/>
        </w:rPr>
        <w:tab/>
        <w:t>//      + 2x2       - 7x4 &lt;= 0</w:t>
      </w:r>
    </w:p>
    <w:p w:rsidR="00746268" w:rsidRPr="00C81BAD" w:rsidRDefault="00746268" w:rsidP="00746268">
      <w:pPr>
        <w:rPr>
          <w:rFonts w:ascii="宋体" w:eastAsia="宋体" w:hAnsi="宋体"/>
        </w:rPr>
      </w:pPr>
      <w:r w:rsidRPr="00C81BAD">
        <w:rPr>
          <w:rFonts w:ascii="宋体" w:eastAsia="宋体" w:hAnsi="宋体"/>
        </w:rPr>
        <w:tab/>
        <w:t>//   x1 +  x2 +  x3 +  x4 &lt;= 9</w:t>
      </w:r>
      <w:r w:rsidRPr="00C81BAD">
        <w:rPr>
          <w:rFonts w:ascii="宋体" w:eastAsia="宋体" w:hAnsi="宋体"/>
        </w:rPr>
        <w:tab/>
      </w:r>
      <w:r w:rsidRPr="00C81BAD">
        <w:rPr>
          <w:rFonts w:ascii="宋体" w:eastAsia="宋体" w:hAnsi="宋体"/>
        </w:rPr>
        <w:tab/>
      </w:r>
      <w:r w:rsidRPr="00C81BAD">
        <w:rPr>
          <w:rFonts w:ascii="宋体" w:eastAsia="宋体" w:hAnsi="宋体"/>
        </w:rPr>
        <w:tab/>
        <w:t>[ x1+x2=b &lt;=&gt; (x1+x2&gt;=b &amp;&amp; x1+x2&lt;=b) ]</w:t>
      </w:r>
    </w:p>
    <w:p w:rsidR="00746268" w:rsidRPr="00C81BAD" w:rsidRDefault="00746268" w:rsidP="00746268">
      <w:pPr>
        <w:rPr>
          <w:rFonts w:ascii="宋体" w:eastAsia="宋体" w:hAnsi="宋体"/>
        </w:rPr>
      </w:pPr>
      <w:r w:rsidRPr="00C81BAD">
        <w:rPr>
          <w:rFonts w:ascii="宋体" w:eastAsia="宋体" w:hAnsi="宋体"/>
        </w:rPr>
        <w:tab/>
        <w:t>// - x1 -  x2 -  x3 -  x4 &lt;= -9</w:t>
      </w:r>
    </w:p>
    <w:p w:rsidR="00746268" w:rsidRPr="00C81BAD" w:rsidRDefault="00746268" w:rsidP="00746268">
      <w:pPr>
        <w:rPr>
          <w:rFonts w:ascii="宋体" w:eastAsia="宋体" w:hAnsi="宋体"/>
        </w:rPr>
      </w:pPr>
      <w:r w:rsidRPr="00C81BAD">
        <w:rPr>
          <w:rFonts w:ascii="宋体" w:eastAsia="宋体" w:hAnsi="宋体"/>
        </w:rPr>
        <w:tab/>
        <w:t>//        -x2 +  x3 - 2x4 &lt;= -1</w:t>
      </w:r>
    </w:p>
    <w:p w:rsidR="00746268" w:rsidRPr="00C81BAD" w:rsidRDefault="00746268" w:rsidP="00746268">
      <w:pPr>
        <w:rPr>
          <w:rFonts w:ascii="宋体" w:eastAsia="宋体" w:hAnsi="宋体"/>
        </w:rPr>
      </w:pPr>
      <w:r w:rsidRPr="00C81BAD">
        <w:rPr>
          <w:rFonts w:ascii="宋体" w:eastAsia="宋体" w:hAnsi="宋体"/>
        </w:rPr>
        <w:tab/>
        <w:t>float val[] =</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lastRenderedPageBreak/>
        <w:tab/>
      </w:r>
      <w:r w:rsidRPr="00C81BAD">
        <w:rPr>
          <w:rFonts w:ascii="宋体" w:eastAsia="宋体" w:hAnsi="宋体"/>
        </w:rPr>
        <w:tab/>
        <w:t>18,  1,  0,  2,  0,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 xml:space="preserve"> 0,  0,  2,  0, -7,</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 xml:space="preserve"> 9,  1,  1,  1,  1,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-9, -1, -1, -1,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-1,  0,- 1,  1, -2,</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r w:rsidRPr="00C81BAD">
        <w:rPr>
          <w:rFonts w:ascii="宋体" w:eastAsia="宋体" w:hAnsi="宋体"/>
        </w:rPr>
        <w:tab/>
        <w:t>maximize U = x1 + x2 + 3x3 - x4</w:t>
      </w:r>
    </w:p>
    <w:p w:rsidR="00746268" w:rsidRPr="00C81BAD" w:rsidRDefault="00746268" w:rsidP="00746268">
      <w:pPr>
        <w:rPr>
          <w:rFonts w:ascii="宋体" w:eastAsia="宋体" w:hAnsi="宋体"/>
        </w:rPr>
      </w:pPr>
      <w:r w:rsidRPr="00C81BAD">
        <w:rPr>
          <w:rFonts w:ascii="宋体" w:eastAsia="宋体" w:hAnsi="宋体"/>
        </w:rPr>
        <w:tab/>
        <w:t>float goal[] = {0, 1, 1, 3, -1};</w:t>
      </w:r>
    </w:p>
    <w:p w:rsidR="00746268" w:rsidRPr="00C81BAD" w:rsidRDefault="00746268" w:rsidP="00746268">
      <w:pPr>
        <w:rPr>
          <w:rFonts w:ascii="宋体" w:eastAsia="宋体" w:hAnsi="宋体"/>
        </w:rPr>
      </w:pPr>
      <w:r w:rsidRPr="00C81BAD">
        <w:rPr>
          <w:rFonts w:ascii="宋体" w:eastAsia="宋体" w:hAnsi="宋体"/>
        </w:rPr>
        <w:tab/>
        <w:t>int max;</w:t>
      </w:r>
    </w:p>
    <w:p w:rsidR="00746268" w:rsidRPr="00C81BAD" w:rsidRDefault="00746268" w:rsidP="00746268">
      <w:pPr>
        <w:rPr>
          <w:rFonts w:ascii="宋体" w:eastAsia="宋体" w:hAnsi="宋体"/>
        </w:rPr>
      </w:pPr>
      <w:r w:rsidRPr="00C81BAD">
        <w:rPr>
          <w:rFonts w:ascii="宋体" w:eastAsia="宋体" w:hAnsi="宋体"/>
        </w:rPr>
        <w:tab/>
        <w:t>int solution[4];</w:t>
      </w:r>
    </w:p>
    <w:p w:rsidR="00746268" w:rsidRPr="00C81BAD" w:rsidRDefault="00746268" w:rsidP="00746268">
      <w:pPr>
        <w:rPr>
          <w:rFonts w:ascii="宋体" w:eastAsia="宋体" w:hAnsi="宋体"/>
        </w:rPr>
      </w:pPr>
      <w:r w:rsidRPr="00C81BAD">
        <w:rPr>
          <w:rFonts w:ascii="宋体" w:eastAsia="宋体" w:hAnsi="宋体"/>
        </w:rPr>
        <w:tab/>
        <w:t>int i;</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create_matrix(&amp;mat, 5, 5);</w:t>
      </w:r>
    </w:p>
    <w:p w:rsidR="00746268" w:rsidRPr="00C81BAD" w:rsidRDefault="00746268" w:rsidP="00746268">
      <w:pPr>
        <w:rPr>
          <w:rFonts w:ascii="宋体" w:eastAsia="宋体" w:hAnsi="宋体"/>
        </w:rPr>
      </w:pPr>
      <w:r w:rsidRPr="00C81BAD">
        <w:rPr>
          <w:rFonts w:ascii="宋体" w:eastAsia="宋体" w:hAnsi="宋体"/>
        </w:rPr>
        <w:tab/>
        <w:t>set_matrix(&amp;mat, val);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create_matrix(&amp;Goal_mat, 1, 5);</w:t>
      </w:r>
    </w:p>
    <w:p w:rsidR="00746268" w:rsidRPr="00C81BAD" w:rsidRDefault="00746268" w:rsidP="00746268">
      <w:pPr>
        <w:rPr>
          <w:rFonts w:ascii="宋体" w:eastAsia="宋体" w:hAnsi="宋体"/>
        </w:rPr>
      </w:pPr>
      <w:r w:rsidRPr="00C81BAD">
        <w:rPr>
          <w:rFonts w:ascii="宋体" w:eastAsia="宋体" w:hAnsi="宋体"/>
        </w:rPr>
        <w:tab/>
        <w:t>set_matrix(&amp;Goal_mat, goal);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initSimplexModel(mat, Goal_mat, var_name);</w:t>
      </w:r>
    </w:p>
    <w:p w:rsidR="00746268" w:rsidRPr="00C81BAD" w:rsidRDefault="00746268" w:rsidP="00746268">
      <w:pPr>
        <w:rPr>
          <w:rFonts w:ascii="宋体" w:eastAsia="宋体" w:hAnsi="宋体"/>
        </w:rPr>
      </w:pPr>
      <w:r w:rsidRPr="00C81BAD">
        <w:rPr>
          <w:rFonts w:ascii="宋体" w:eastAsia="宋体" w:hAnsi="宋体"/>
        </w:rPr>
        <w:tab/>
        <w:t>SimplexRun(strategy);</w:t>
      </w:r>
    </w:p>
    <w:p w:rsidR="00746268" w:rsidRPr="00C81BAD" w:rsidRDefault="00746268" w:rsidP="00746268">
      <w:pPr>
        <w:rPr>
          <w:rFonts w:ascii="宋体" w:eastAsia="宋体" w:hAnsi="宋体"/>
        </w:rPr>
      </w:pPr>
      <w:r w:rsidRPr="00C81BAD">
        <w:rPr>
          <w:rFonts w:ascii="宋体" w:eastAsia="宋体" w:hAnsi="宋体"/>
        </w:rPr>
        <w:tab/>
        <w:t>max = getMaxIntValue();</w:t>
      </w:r>
    </w:p>
    <w:p w:rsidR="00746268" w:rsidRPr="00C81BAD" w:rsidRDefault="00746268" w:rsidP="00746268">
      <w:pPr>
        <w:rPr>
          <w:rFonts w:ascii="宋体" w:eastAsia="宋体" w:hAnsi="宋体"/>
        </w:rPr>
      </w:pPr>
      <w:r w:rsidRPr="00C81BAD">
        <w:rPr>
          <w:rFonts w:ascii="宋体" w:eastAsia="宋体" w:hAnsi="宋体"/>
        </w:rPr>
        <w:tab/>
        <w:t>getIntSolution(solution);</w:t>
      </w:r>
    </w:p>
    <w:p w:rsidR="00746268" w:rsidRPr="00C81BAD" w:rsidRDefault="00746268" w:rsidP="00746268">
      <w:pPr>
        <w:rPr>
          <w:rFonts w:ascii="宋体" w:eastAsia="宋体" w:hAnsi="宋体"/>
        </w:rPr>
      </w:pPr>
      <w:r w:rsidRPr="00C81BAD">
        <w:rPr>
          <w:rFonts w:ascii="宋体" w:eastAsia="宋体" w:hAnsi="宋体"/>
        </w:rPr>
        <w:tab/>
        <w:t>deleteSimplexModel();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delete_matrix(&amp;mat);</w:t>
      </w:r>
    </w:p>
    <w:p w:rsidR="00746268" w:rsidRPr="00C81BAD" w:rsidRDefault="00746268" w:rsidP="00746268">
      <w:pPr>
        <w:rPr>
          <w:rFonts w:ascii="宋体" w:eastAsia="宋体" w:hAnsi="宋体"/>
        </w:rPr>
      </w:pPr>
      <w:r w:rsidRPr="00C81BAD">
        <w:rPr>
          <w:rFonts w:ascii="宋体" w:eastAsia="宋体" w:hAnsi="宋体"/>
        </w:rPr>
        <w:t xml:space="preserve"> </w:t>
      </w:r>
      <w:r w:rsidRPr="00C81BAD">
        <w:rPr>
          <w:rFonts w:ascii="宋体" w:eastAsia="宋体" w:hAnsi="宋体"/>
        </w:rPr>
        <w:tab/>
        <w:t>delete_matrix(&amp;Goal_mat);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Test2(STRATEGY strategy)</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u8 i;</w:t>
      </w:r>
    </w:p>
    <w:p w:rsidR="00746268" w:rsidRPr="00C81BAD" w:rsidRDefault="00746268" w:rsidP="00746268">
      <w:pPr>
        <w:rPr>
          <w:rFonts w:ascii="宋体" w:eastAsia="宋体" w:hAnsi="宋体"/>
        </w:rPr>
      </w:pPr>
      <w:r w:rsidRPr="00C81BAD">
        <w:rPr>
          <w:rFonts w:ascii="宋体" w:eastAsia="宋体" w:hAnsi="宋体"/>
        </w:rPr>
        <w:tab/>
        <w:t>char* var_name[] = { "", "x1", "x2"};</w:t>
      </w:r>
    </w:p>
    <w:p w:rsidR="00746268" w:rsidRPr="00C81BAD" w:rsidRDefault="00746268" w:rsidP="00746268">
      <w:pPr>
        <w:rPr>
          <w:rFonts w:ascii="宋体" w:eastAsia="宋体" w:hAnsi="宋体"/>
        </w:rPr>
      </w:pPr>
      <w:r w:rsidRPr="00C81BAD">
        <w:rPr>
          <w:rFonts w:ascii="宋体" w:eastAsia="宋体" w:hAnsi="宋体"/>
        </w:rPr>
        <w:tab/>
        <w:t>//  9x1  +  7x2  &lt;=   56</w:t>
      </w:r>
    </w:p>
    <w:p w:rsidR="00746268" w:rsidRPr="00C81BAD" w:rsidRDefault="00746268" w:rsidP="00746268">
      <w:pPr>
        <w:rPr>
          <w:rFonts w:ascii="宋体" w:eastAsia="宋体" w:hAnsi="宋体"/>
        </w:rPr>
      </w:pPr>
      <w:r w:rsidRPr="00C81BAD">
        <w:rPr>
          <w:rFonts w:ascii="宋体" w:eastAsia="宋体" w:hAnsi="宋体"/>
        </w:rPr>
        <w:tab/>
        <w:t>// 7x1  +  20x2  &lt;=  70</w:t>
      </w:r>
    </w:p>
    <w:p w:rsidR="00746268" w:rsidRPr="00C81BAD" w:rsidRDefault="00746268" w:rsidP="00746268">
      <w:pPr>
        <w:rPr>
          <w:rFonts w:ascii="宋体" w:eastAsia="宋体" w:hAnsi="宋体"/>
        </w:rPr>
      </w:pPr>
      <w:r w:rsidRPr="00C81BAD">
        <w:rPr>
          <w:rFonts w:ascii="宋体" w:eastAsia="宋体" w:hAnsi="宋体"/>
        </w:rPr>
        <w:tab/>
        <w:t>float val[] =</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 xml:space="preserve">    56,   9,  7,</w:t>
      </w:r>
    </w:p>
    <w:p w:rsidR="00746268" w:rsidRPr="00C81BAD" w:rsidRDefault="00746268" w:rsidP="00746268">
      <w:pPr>
        <w:rPr>
          <w:rFonts w:ascii="宋体" w:eastAsia="宋体" w:hAnsi="宋体"/>
        </w:rPr>
      </w:pPr>
      <w:r w:rsidRPr="00C81BAD">
        <w:rPr>
          <w:rFonts w:ascii="宋体" w:eastAsia="宋体" w:hAnsi="宋体"/>
        </w:rPr>
        <w:tab/>
        <w:t xml:space="preserve">   70,  7, 20,</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r w:rsidRPr="00C81BAD">
        <w:rPr>
          <w:rFonts w:ascii="宋体" w:eastAsia="宋体" w:hAnsi="宋体"/>
        </w:rPr>
        <w:tab/>
        <w:t>maximize U = 40x1 + 90x2</w:t>
      </w:r>
    </w:p>
    <w:p w:rsidR="00746268" w:rsidRPr="00C81BAD" w:rsidRDefault="00746268" w:rsidP="00746268">
      <w:pPr>
        <w:rPr>
          <w:rFonts w:ascii="宋体" w:eastAsia="宋体" w:hAnsi="宋体"/>
        </w:rPr>
      </w:pPr>
      <w:r w:rsidRPr="00C81BAD">
        <w:rPr>
          <w:rFonts w:ascii="宋体" w:eastAsia="宋体" w:hAnsi="宋体"/>
        </w:rPr>
        <w:tab/>
        <w:t>float goal[] = { 0, 40, 90 };</w:t>
      </w:r>
    </w:p>
    <w:p w:rsidR="00746268" w:rsidRPr="00C81BAD" w:rsidRDefault="00746268" w:rsidP="00746268">
      <w:pPr>
        <w:rPr>
          <w:rFonts w:ascii="宋体" w:eastAsia="宋体" w:hAnsi="宋体"/>
        </w:rPr>
      </w:pPr>
      <w:r w:rsidRPr="00C81BAD">
        <w:rPr>
          <w:rFonts w:ascii="宋体" w:eastAsia="宋体" w:hAnsi="宋体"/>
        </w:rPr>
        <w:tab/>
        <w:t>int max;</w:t>
      </w:r>
    </w:p>
    <w:p w:rsidR="00746268" w:rsidRPr="00C81BAD" w:rsidRDefault="00746268" w:rsidP="00746268">
      <w:pPr>
        <w:rPr>
          <w:rFonts w:ascii="宋体" w:eastAsia="宋体" w:hAnsi="宋体"/>
        </w:rPr>
      </w:pPr>
      <w:r w:rsidRPr="00C81BAD">
        <w:rPr>
          <w:rFonts w:ascii="宋体" w:eastAsia="宋体" w:hAnsi="宋体"/>
        </w:rPr>
        <w:tab/>
        <w:t>int solution[2];</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lastRenderedPageBreak/>
        <w:tab/>
        <w:t>create_matrix(&amp;mat, 2, 3);</w:t>
      </w:r>
    </w:p>
    <w:p w:rsidR="00746268" w:rsidRPr="00C81BAD" w:rsidRDefault="00746268" w:rsidP="00746268">
      <w:pPr>
        <w:rPr>
          <w:rFonts w:ascii="宋体" w:eastAsia="宋体" w:hAnsi="宋体"/>
        </w:rPr>
      </w:pPr>
      <w:r w:rsidRPr="00C81BAD">
        <w:rPr>
          <w:rFonts w:ascii="宋体" w:eastAsia="宋体" w:hAnsi="宋体"/>
        </w:rPr>
        <w:tab/>
        <w:t>set_matrix(&amp;mat, val);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create_matrix(&amp;Goal_mat, 1, 3);</w:t>
      </w:r>
    </w:p>
    <w:p w:rsidR="00746268" w:rsidRPr="00C81BAD" w:rsidRDefault="00746268" w:rsidP="00746268">
      <w:pPr>
        <w:rPr>
          <w:rFonts w:ascii="宋体" w:eastAsia="宋体" w:hAnsi="宋体"/>
        </w:rPr>
      </w:pPr>
      <w:r w:rsidRPr="00C81BAD">
        <w:rPr>
          <w:rFonts w:ascii="宋体" w:eastAsia="宋体" w:hAnsi="宋体"/>
        </w:rPr>
        <w:tab/>
        <w:t>set_matrix(&amp;Goal_mat, goal);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initSimplexModel(mat, Goal_mat, var_name);</w:t>
      </w:r>
    </w:p>
    <w:p w:rsidR="00746268" w:rsidRPr="00C81BAD" w:rsidRDefault="00746268" w:rsidP="00746268">
      <w:pPr>
        <w:rPr>
          <w:rFonts w:ascii="宋体" w:eastAsia="宋体" w:hAnsi="宋体"/>
        </w:rPr>
      </w:pPr>
      <w:r w:rsidRPr="00C81BAD">
        <w:rPr>
          <w:rFonts w:ascii="宋体" w:eastAsia="宋体" w:hAnsi="宋体"/>
        </w:rPr>
        <w:tab/>
        <w:t>SimplexRun(strategy);</w:t>
      </w:r>
    </w:p>
    <w:p w:rsidR="00746268" w:rsidRPr="00C81BAD" w:rsidRDefault="00746268" w:rsidP="00746268">
      <w:pPr>
        <w:rPr>
          <w:rFonts w:ascii="宋体" w:eastAsia="宋体" w:hAnsi="宋体"/>
        </w:rPr>
      </w:pPr>
      <w:r w:rsidRPr="00C81BAD">
        <w:rPr>
          <w:rFonts w:ascii="宋体" w:eastAsia="宋体" w:hAnsi="宋体"/>
        </w:rPr>
        <w:tab/>
        <w:t>max = getMaxIntValue();</w:t>
      </w:r>
    </w:p>
    <w:p w:rsidR="00746268" w:rsidRPr="00C81BAD" w:rsidRDefault="00746268" w:rsidP="00746268">
      <w:pPr>
        <w:rPr>
          <w:rFonts w:ascii="宋体" w:eastAsia="宋体" w:hAnsi="宋体"/>
        </w:rPr>
      </w:pPr>
      <w:r w:rsidRPr="00C81BAD">
        <w:rPr>
          <w:rFonts w:ascii="宋体" w:eastAsia="宋体" w:hAnsi="宋体"/>
        </w:rPr>
        <w:tab/>
        <w:t>getIntSolution(solution);</w:t>
      </w:r>
    </w:p>
    <w:p w:rsidR="00746268" w:rsidRPr="00C81BAD" w:rsidRDefault="00746268" w:rsidP="00746268">
      <w:pPr>
        <w:rPr>
          <w:rFonts w:ascii="宋体" w:eastAsia="宋体" w:hAnsi="宋体"/>
        </w:rPr>
      </w:pPr>
      <w:r w:rsidRPr="00C81BAD">
        <w:rPr>
          <w:rFonts w:ascii="宋体" w:eastAsia="宋体" w:hAnsi="宋体"/>
        </w:rPr>
        <w:tab/>
        <w:t>deleteSimplexModel();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delete_matrix(&amp;mat);</w:t>
      </w:r>
    </w:p>
    <w:p w:rsidR="00746268" w:rsidRPr="00C81BAD" w:rsidRDefault="00746268" w:rsidP="00746268">
      <w:pPr>
        <w:rPr>
          <w:rFonts w:ascii="宋体" w:eastAsia="宋体" w:hAnsi="宋体"/>
        </w:rPr>
      </w:pPr>
      <w:r w:rsidRPr="00C81BAD">
        <w:rPr>
          <w:rFonts w:ascii="宋体" w:eastAsia="宋体" w:hAnsi="宋体"/>
        </w:rPr>
        <w:t xml:space="preserve"> </w:t>
      </w:r>
      <w:r w:rsidRPr="00C81BAD">
        <w:rPr>
          <w:rFonts w:ascii="宋体" w:eastAsia="宋体" w:hAnsi="宋体"/>
        </w:rPr>
        <w:tab/>
        <w:t>delete_matrix(&amp;Goal_mat);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initSolver();</w:t>
      </w:r>
    </w:p>
    <w:p w:rsidR="00746268" w:rsidRPr="00C81BAD" w:rsidRDefault="00746268" w:rsidP="00746268">
      <w:pPr>
        <w:rPr>
          <w:rFonts w:ascii="宋体" w:eastAsia="宋体" w:hAnsi="宋体"/>
        </w:rPr>
      </w:pPr>
      <w:r w:rsidRPr="00C81BAD">
        <w:rPr>
          <w:rFonts w:ascii="宋体" w:eastAsia="宋体" w:hAnsi="宋体"/>
        </w:rPr>
        <w:t>void solverTest();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int main()</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Test1(LP);</w:t>
      </w:r>
    </w:p>
    <w:p w:rsidR="00746268" w:rsidRPr="00C81BAD" w:rsidRDefault="00746268" w:rsidP="00746268">
      <w:pPr>
        <w:rPr>
          <w:rFonts w:ascii="宋体" w:eastAsia="宋体" w:hAnsi="宋体"/>
        </w:rPr>
      </w:pPr>
      <w:r w:rsidRPr="00C81BAD">
        <w:rPr>
          <w:rFonts w:ascii="宋体" w:eastAsia="宋体" w:hAnsi="宋体"/>
        </w:rPr>
        <w:tab/>
        <w:t>Test2(ILP);</w:t>
      </w:r>
    </w:p>
    <w:p w:rsidR="00746268" w:rsidRPr="00C81BAD" w:rsidRDefault="00746268" w:rsidP="00746268">
      <w:pPr>
        <w:rPr>
          <w:rFonts w:ascii="宋体" w:eastAsia="宋体" w:hAnsi="宋体"/>
        </w:rPr>
      </w:pPr>
      <w:r w:rsidRPr="00C81BAD">
        <w:rPr>
          <w:rFonts w:ascii="宋体" w:eastAsia="宋体" w:hAnsi="宋体"/>
        </w:rPr>
        <w:tab/>
        <w:t>return 0;</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//matrix.c</w:t>
      </w:r>
    </w:p>
    <w:p w:rsidR="00746268" w:rsidRPr="00C81BAD" w:rsidRDefault="00746268" w:rsidP="00746268">
      <w:pPr>
        <w:rPr>
          <w:rFonts w:ascii="宋体" w:eastAsia="宋体" w:hAnsi="宋体"/>
        </w:rPr>
      </w:pPr>
      <w:r w:rsidRPr="00C81BAD">
        <w:rPr>
          <w:rFonts w:ascii="宋体" w:eastAsia="宋体" w:hAnsi="宋体"/>
        </w:rPr>
        <w:t>u8 create_matrix(MATRIX* mat, int row, int col)</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i;</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mat-&gt;mem = (float**)malloc(row * sizeof(float*));</w:t>
      </w:r>
    </w:p>
    <w:p w:rsidR="00746268" w:rsidRPr="00C81BAD" w:rsidRDefault="00746268" w:rsidP="00746268">
      <w:pPr>
        <w:rPr>
          <w:rFonts w:ascii="宋体" w:eastAsia="宋体" w:hAnsi="宋体"/>
        </w:rPr>
      </w:pPr>
      <w:r w:rsidRPr="00C81BAD">
        <w:rPr>
          <w:rFonts w:ascii="宋体" w:eastAsia="宋体" w:hAnsi="宋体"/>
        </w:rPr>
        <w:tab/>
        <w:t>for(i = 0 ; i &lt; row ; 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mat-&gt;mem[i] = (float*)malloc(col * sizeof(float));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if(mat-&gt;mem == NULL){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printf("malloc fail\n");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return 1;</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mat-&gt;row = row;</w:t>
      </w:r>
    </w:p>
    <w:p w:rsidR="00746268" w:rsidRPr="00C81BAD" w:rsidRDefault="00746268" w:rsidP="00746268">
      <w:pPr>
        <w:rPr>
          <w:rFonts w:ascii="宋体" w:eastAsia="宋体" w:hAnsi="宋体"/>
        </w:rPr>
      </w:pPr>
      <w:r w:rsidRPr="00C81BAD">
        <w:rPr>
          <w:rFonts w:ascii="宋体" w:eastAsia="宋体" w:hAnsi="宋体"/>
        </w:rPr>
        <w:tab/>
        <w:t>mat-&gt;col =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0;</w:t>
      </w:r>
    </w:p>
    <w:p w:rsidR="00746268" w:rsidRPr="00C81BAD" w:rsidRDefault="00746268" w:rsidP="00746268">
      <w:pPr>
        <w:rPr>
          <w:rFonts w:ascii="宋体" w:eastAsia="宋体" w:hAnsi="宋体"/>
        </w:rPr>
      </w:pPr>
      <w:r w:rsidRPr="00C81BAD">
        <w:rPr>
          <w:rFonts w:ascii="宋体" w:eastAsia="宋体" w:hAnsi="宋体"/>
        </w:rPr>
        <w:lastRenderedPageBreak/>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delete_matrix(MATRIX* 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i;</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for(i = 0 ; i&lt;mat-&gt;row ; 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free(mat-&gt;mem[i]);</w:t>
      </w:r>
    </w:p>
    <w:p w:rsidR="00746268" w:rsidRPr="00C81BAD" w:rsidRDefault="00746268" w:rsidP="00746268">
      <w:pPr>
        <w:rPr>
          <w:rFonts w:ascii="宋体" w:eastAsia="宋体" w:hAnsi="宋体"/>
        </w:rPr>
      </w:pPr>
      <w:r w:rsidRPr="00C81BAD">
        <w:rPr>
          <w:rFonts w:ascii="宋体" w:eastAsia="宋体" w:hAnsi="宋体"/>
        </w:rPr>
        <w:tab/>
        <w:t>free(mat-&gt;mem);</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set_matrix(MATRIX* mat, float* val)</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0 ; row &lt; mat-&gt;row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for(col = 0 ; col &lt; mat-&gt;col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mat-&gt;mem[row][col] = val[col + row * mat-&gt;col];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copy_matrix(MATRIX* des_mat, MATRIX src_mat)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 des_mat-&gt;row != src_mat.row || des_mat-&gt;col != src_mat.col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printf("err, unmatched matrix copy\n");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return;</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0 ; row &lt; des_mat-&gt;row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for(col = 0 ; col &lt; des_mat-&gt;col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des_mat-&gt;mem[row][col] = src_mat.mem[row][col];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matrix_expand_column(MATRIX* mat, u32 exp_num, float* val)</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MATRIX temp;</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r w:rsidRPr="00C81BAD">
        <w:rPr>
          <w:rFonts w:ascii="宋体" w:eastAsia="宋体" w:hAnsi="宋体"/>
        </w:rPr>
        <w:tab/>
        <w:t>u32 cnt = 0;</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lastRenderedPageBreak/>
        <w:tab/>
        <w:t>create_matrix(&amp;temp, mat-&gt;row, mat-&gt;col);</w:t>
      </w:r>
    </w:p>
    <w:p w:rsidR="00746268" w:rsidRPr="00C81BAD" w:rsidRDefault="00746268" w:rsidP="00746268">
      <w:pPr>
        <w:rPr>
          <w:rFonts w:ascii="宋体" w:eastAsia="宋体" w:hAnsi="宋体"/>
        </w:rPr>
      </w:pPr>
      <w:r w:rsidRPr="00C81BAD">
        <w:rPr>
          <w:rFonts w:ascii="宋体" w:eastAsia="宋体" w:hAnsi="宋体"/>
        </w:rPr>
        <w:tab/>
        <w:t>copy_matrix(&amp;temp, *mat);</w:t>
      </w:r>
    </w:p>
    <w:p w:rsidR="00746268" w:rsidRPr="00C81BAD" w:rsidRDefault="00746268" w:rsidP="00746268">
      <w:pPr>
        <w:rPr>
          <w:rFonts w:ascii="宋体" w:eastAsia="宋体" w:hAnsi="宋体"/>
        </w:rPr>
      </w:pPr>
      <w:r w:rsidRPr="00C81BAD">
        <w:rPr>
          <w:rFonts w:ascii="宋体" w:eastAsia="宋体" w:hAnsi="宋体"/>
        </w:rPr>
        <w:tab/>
        <w:t>/* recreate matrix with expanded column */</w:t>
      </w:r>
    </w:p>
    <w:p w:rsidR="00746268" w:rsidRPr="00C81BAD" w:rsidRDefault="00746268" w:rsidP="00746268">
      <w:pPr>
        <w:rPr>
          <w:rFonts w:ascii="宋体" w:eastAsia="宋体" w:hAnsi="宋体"/>
        </w:rPr>
      </w:pPr>
      <w:r w:rsidRPr="00C81BAD">
        <w:rPr>
          <w:rFonts w:ascii="宋体" w:eastAsia="宋体" w:hAnsi="宋体"/>
        </w:rPr>
        <w:tab/>
        <w:t>delete_matrix(mat);</w:t>
      </w:r>
    </w:p>
    <w:p w:rsidR="00746268" w:rsidRPr="00C81BAD" w:rsidRDefault="00746268" w:rsidP="00746268">
      <w:pPr>
        <w:rPr>
          <w:rFonts w:ascii="宋体" w:eastAsia="宋体" w:hAnsi="宋体"/>
        </w:rPr>
      </w:pPr>
      <w:r w:rsidRPr="00C81BAD">
        <w:rPr>
          <w:rFonts w:ascii="宋体" w:eastAsia="宋体" w:hAnsi="宋体"/>
        </w:rPr>
        <w:tab/>
        <w:t>create_matrix(mat, temp.row, temp.col+exp_num);</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0 ; row &lt; temp.row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for(col = 0 ; col &lt; temp.col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mat-&gt;mem[row][col] = temp.mem[row][col];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 ; col &lt; mat-&gt;col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mat-&gt;mem[row][col] = val[cnt++];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delete_matrix(&amp;temp);</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matrix_expand_row(MATRIX* mat, u32 exp_num, float* val)</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MATRIX temp;</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r w:rsidRPr="00C81BAD">
        <w:rPr>
          <w:rFonts w:ascii="宋体" w:eastAsia="宋体" w:hAnsi="宋体"/>
        </w:rPr>
        <w:tab/>
        <w:t>u32 cnt = 0;</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create_matrix(&amp;temp, mat-&gt;row, mat-&gt;col);</w:t>
      </w:r>
    </w:p>
    <w:p w:rsidR="00746268" w:rsidRPr="00C81BAD" w:rsidRDefault="00746268" w:rsidP="00746268">
      <w:pPr>
        <w:rPr>
          <w:rFonts w:ascii="宋体" w:eastAsia="宋体" w:hAnsi="宋体"/>
        </w:rPr>
      </w:pPr>
      <w:r w:rsidRPr="00C81BAD">
        <w:rPr>
          <w:rFonts w:ascii="宋体" w:eastAsia="宋体" w:hAnsi="宋体"/>
        </w:rPr>
        <w:tab/>
        <w:t>copy_matrix(&amp;temp, *mat);</w:t>
      </w:r>
    </w:p>
    <w:p w:rsidR="00746268" w:rsidRPr="00C81BAD" w:rsidRDefault="00746268" w:rsidP="00746268">
      <w:pPr>
        <w:rPr>
          <w:rFonts w:ascii="宋体" w:eastAsia="宋体" w:hAnsi="宋体"/>
        </w:rPr>
      </w:pPr>
      <w:r w:rsidRPr="00C81BAD">
        <w:rPr>
          <w:rFonts w:ascii="宋体" w:eastAsia="宋体" w:hAnsi="宋体"/>
        </w:rPr>
        <w:tab/>
        <w:t>/* recreate matrix with expanded row */</w:t>
      </w:r>
    </w:p>
    <w:p w:rsidR="00746268" w:rsidRPr="00C81BAD" w:rsidRDefault="00746268" w:rsidP="00746268">
      <w:pPr>
        <w:rPr>
          <w:rFonts w:ascii="宋体" w:eastAsia="宋体" w:hAnsi="宋体"/>
        </w:rPr>
      </w:pPr>
      <w:r w:rsidRPr="00C81BAD">
        <w:rPr>
          <w:rFonts w:ascii="宋体" w:eastAsia="宋体" w:hAnsi="宋体"/>
        </w:rPr>
        <w:tab/>
        <w:t>delete_matrix(mat);</w:t>
      </w:r>
    </w:p>
    <w:p w:rsidR="00746268" w:rsidRPr="00C81BAD" w:rsidRDefault="00746268" w:rsidP="00746268">
      <w:pPr>
        <w:rPr>
          <w:rFonts w:ascii="宋体" w:eastAsia="宋体" w:hAnsi="宋体"/>
        </w:rPr>
      </w:pPr>
      <w:r w:rsidRPr="00C81BAD">
        <w:rPr>
          <w:rFonts w:ascii="宋体" w:eastAsia="宋体" w:hAnsi="宋体"/>
        </w:rPr>
        <w:tab/>
        <w:t>create_matrix(mat, temp.row+exp_num, temp.col);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0 ; row &lt; temp.row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for(col = 0 ; col &lt; temp.col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mat-&gt;mem[row][col] = temp.mem[row][col];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for(row = temp.row ; row &lt; mat-&gt;row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for(col = 0 ; col &lt; temp.col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mat-&gt;mem[row][col] = val[cnt++];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delete_matrix(&amp;temp);</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lastRenderedPageBreak/>
        <w:t>//index start from 0</w:t>
      </w:r>
    </w:p>
    <w:p w:rsidR="00746268" w:rsidRPr="00C81BAD" w:rsidRDefault="00746268" w:rsidP="00746268">
      <w:pPr>
        <w:rPr>
          <w:rFonts w:ascii="宋体" w:eastAsia="宋体" w:hAnsi="宋体"/>
        </w:rPr>
      </w:pPr>
      <w:r w:rsidRPr="00C81BAD">
        <w:rPr>
          <w:rFonts w:ascii="宋体" w:eastAsia="宋体" w:hAnsi="宋体"/>
        </w:rPr>
        <w:t>void matrix_remove_column(MATRIX* mat, int col_index)</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MATRIX temp;</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r w:rsidRPr="00C81BAD">
        <w:rPr>
          <w:rFonts w:ascii="宋体" w:eastAsia="宋体" w:hAnsi="宋体"/>
        </w:rPr>
        <w:tab/>
        <w:t>u32 cnt;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if(col_index &gt; mat-&gt;col-1){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printf("err, matrix_remove_column\n");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return;</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create_matrix(&amp;temp, mat-&gt;row, mat-&gt;col);</w:t>
      </w:r>
    </w:p>
    <w:p w:rsidR="00746268" w:rsidRPr="00C81BAD" w:rsidRDefault="00746268" w:rsidP="00746268">
      <w:pPr>
        <w:rPr>
          <w:rFonts w:ascii="宋体" w:eastAsia="宋体" w:hAnsi="宋体"/>
        </w:rPr>
      </w:pPr>
      <w:r w:rsidRPr="00C81BAD">
        <w:rPr>
          <w:rFonts w:ascii="宋体" w:eastAsia="宋体" w:hAnsi="宋体"/>
        </w:rPr>
        <w:tab/>
        <w:t>copy_matrix(&amp;temp, *mat);</w:t>
      </w:r>
    </w:p>
    <w:p w:rsidR="00746268" w:rsidRPr="00C81BAD" w:rsidRDefault="00746268" w:rsidP="00746268">
      <w:pPr>
        <w:rPr>
          <w:rFonts w:ascii="宋体" w:eastAsia="宋体" w:hAnsi="宋体"/>
        </w:rPr>
      </w:pPr>
      <w:r w:rsidRPr="00C81BAD">
        <w:rPr>
          <w:rFonts w:ascii="宋体" w:eastAsia="宋体" w:hAnsi="宋体"/>
        </w:rPr>
        <w:tab/>
        <w:t>/* recreate matrix*/</w:t>
      </w:r>
    </w:p>
    <w:p w:rsidR="00746268" w:rsidRPr="00C81BAD" w:rsidRDefault="00746268" w:rsidP="00746268">
      <w:pPr>
        <w:rPr>
          <w:rFonts w:ascii="宋体" w:eastAsia="宋体" w:hAnsi="宋体"/>
        </w:rPr>
      </w:pPr>
      <w:r w:rsidRPr="00C81BAD">
        <w:rPr>
          <w:rFonts w:ascii="宋体" w:eastAsia="宋体" w:hAnsi="宋体"/>
        </w:rPr>
        <w:tab/>
        <w:t>delete_matrix(mat);</w:t>
      </w:r>
    </w:p>
    <w:p w:rsidR="00746268" w:rsidRPr="00C81BAD" w:rsidRDefault="00746268" w:rsidP="00746268">
      <w:pPr>
        <w:rPr>
          <w:rFonts w:ascii="宋体" w:eastAsia="宋体" w:hAnsi="宋体"/>
        </w:rPr>
      </w:pPr>
      <w:r w:rsidRPr="00C81BAD">
        <w:rPr>
          <w:rFonts w:ascii="宋体" w:eastAsia="宋体" w:hAnsi="宋体"/>
        </w:rPr>
        <w:tab/>
        <w:t>create_matrix(mat, temp.row, temp.col-1);</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0 ; row &lt; temp.row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cnt =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for(col = 0 ; col &lt; temp.col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if(col == col_index)</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continue;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mat-&gt;mem[row][cnt++] = temp.mem[row][col];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delete_matrix(&amp;temp);</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print_matrix(MATRIX 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printf("\n");</w:t>
      </w:r>
    </w:p>
    <w:p w:rsidR="00746268" w:rsidRPr="00C81BAD" w:rsidRDefault="00746268" w:rsidP="00746268">
      <w:pPr>
        <w:rPr>
          <w:rFonts w:ascii="宋体" w:eastAsia="宋体" w:hAnsi="宋体"/>
        </w:rPr>
      </w:pPr>
      <w:r w:rsidRPr="00C81BAD">
        <w:rPr>
          <w:rFonts w:ascii="宋体" w:eastAsia="宋体" w:hAnsi="宋体"/>
        </w:rPr>
        <w:tab/>
        <w:t>for(row = 0 ; row &lt; mat.row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for(col = 0 ; col &lt; mat.col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printf("%.2f\t", mat.mem[row][col]);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printf("\n");</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//simplex.c</w:t>
      </w:r>
    </w:p>
    <w:p w:rsidR="00746268" w:rsidRPr="00C81BAD" w:rsidRDefault="00746268" w:rsidP="00746268">
      <w:pPr>
        <w:rPr>
          <w:rFonts w:ascii="宋体" w:eastAsia="宋体" w:hAnsi="宋体"/>
        </w:rPr>
      </w:pPr>
      <w:r w:rsidRPr="00C81BAD">
        <w:rPr>
          <w:rFonts w:ascii="宋体" w:eastAsia="宋体" w:hAnsi="宋体"/>
        </w:rPr>
        <w:t>#include &lt;string.h&gt;</w:t>
      </w:r>
    </w:p>
    <w:p w:rsidR="00746268" w:rsidRPr="00C81BAD" w:rsidRDefault="00746268" w:rsidP="00746268">
      <w:pPr>
        <w:rPr>
          <w:rFonts w:ascii="宋体" w:eastAsia="宋体" w:hAnsi="宋体"/>
        </w:rPr>
      </w:pPr>
      <w:r w:rsidRPr="00C81BAD">
        <w:rPr>
          <w:rFonts w:ascii="宋体" w:eastAsia="宋体" w:hAnsi="宋体"/>
        </w:rPr>
        <w:lastRenderedPageBreak/>
        <w:t>#include &lt;stdlib.h&gt;</w:t>
      </w:r>
    </w:p>
    <w:p w:rsidR="00746268" w:rsidRPr="00C81BAD" w:rsidRDefault="00746268" w:rsidP="00746268">
      <w:pPr>
        <w:rPr>
          <w:rFonts w:ascii="宋体" w:eastAsia="宋体" w:hAnsi="宋体"/>
        </w:rPr>
      </w:pPr>
      <w:r w:rsidRPr="00C81BAD">
        <w:rPr>
          <w:rFonts w:ascii="宋体" w:eastAsia="宋体" w:hAnsi="宋体"/>
        </w:rPr>
        <w:t>#include &lt;math.h&gt;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#define MAX_VAL_NUM</w:t>
      </w:r>
      <w:r w:rsidRPr="00C81BAD">
        <w:rPr>
          <w:rFonts w:ascii="宋体" w:eastAsia="宋体" w:hAnsi="宋体"/>
        </w:rPr>
        <w:tab/>
      </w:r>
      <w:r w:rsidRPr="00C81BAD">
        <w:rPr>
          <w:rFonts w:ascii="宋体" w:eastAsia="宋体" w:hAnsi="宋体"/>
        </w:rPr>
        <w:tab/>
        <w:t>6144</w:t>
      </w:r>
      <w:r w:rsidRPr="00C81BAD">
        <w:rPr>
          <w:rFonts w:ascii="宋体" w:eastAsia="宋体" w:hAnsi="宋体"/>
        </w:rPr>
        <w:tab/>
      </w:r>
      <w:r w:rsidRPr="00C81BAD">
        <w:rPr>
          <w:rFonts w:ascii="宋体" w:eastAsia="宋体" w:hAnsi="宋体"/>
        </w:rPr>
        <w:tab/>
        <w:t>/* The maximul variable number */</w:t>
      </w:r>
    </w:p>
    <w:p w:rsidR="00746268" w:rsidRPr="00C81BAD" w:rsidRDefault="00746268" w:rsidP="00746268">
      <w:pPr>
        <w:rPr>
          <w:rFonts w:ascii="宋体" w:eastAsia="宋体" w:hAnsi="宋体"/>
        </w:rPr>
      </w:pPr>
      <w:r w:rsidRPr="00C81BAD">
        <w:rPr>
          <w:rFonts w:ascii="宋体" w:eastAsia="宋体" w:hAnsi="宋体"/>
        </w:rPr>
        <w:t>#define MAX_VAL_NAME</w:t>
      </w:r>
      <w:r w:rsidRPr="00C81BAD">
        <w:rPr>
          <w:rFonts w:ascii="宋体" w:eastAsia="宋体" w:hAnsi="宋体"/>
        </w:rPr>
        <w:tab/>
        <w:t>8</w:t>
      </w:r>
      <w:r w:rsidRPr="00C81BAD">
        <w:rPr>
          <w:rFonts w:ascii="宋体" w:eastAsia="宋体" w:hAnsi="宋体"/>
        </w:rPr>
        <w:tab/>
      </w:r>
      <w:r w:rsidRPr="00C81BAD">
        <w:rPr>
          <w:rFonts w:ascii="宋体" w:eastAsia="宋体" w:hAnsi="宋体"/>
        </w:rPr>
        <w:tab/>
        <w:t>/* The maximul variable name */</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static MATRIX temp_mat;</w:t>
      </w:r>
    </w:p>
    <w:p w:rsidR="00746268" w:rsidRPr="00C81BAD" w:rsidRDefault="00746268" w:rsidP="00746268">
      <w:pPr>
        <w:rPr>
          <w:rFonts w:ascii="宋体" w:eastAsia="宋体" w:hAnsi="宋体"/>
        </w:rPr>
      </w:pPr>
      <w:r w:rsidRPr="00C81BAD">
        <w:rPr>
          <w:rFonts w:ascii="宋体" w:eastAsia="宋体" w:hAnsi="宋体"/>
        </w:rPr>
        <w:t>static MATRIX goal_mat;</w:t>
      </w:r>
    </w:p>
    <w:p w:rsidR="00746268" w:rsidRPr="00C81BAD" w:rsidRDefault="00746268" w:rsidP="00746268">
      <w:pPr>
        <w:rPr>
          <w:rFonts w:ascii="宋体" w:eastAsia="宋体" w:hAnsi="宋体"/>
        </w:rPr>
      </w:pPr>
      <w:r w:rsidRPr="00C81BAD">
        <w:rPr>
          <w:rFonts w:ascii="宋体" w:eastAsia="宋体" w:hAnsi="宋体"/>
        </w:rPr>
        <w:t>static char VarName[MAX_VAL_NUM][MAX_VAL_NAME];</w:t>
      </w:r>
    </w:p>
    <w:p w:rsidR="00746268" w:rsidRPr="00C81BAD" w:rsidRDefault="00746268" w:rsidP="00746268">
      <w:pPr>
        <w:rPr>
          <w:rFonts w:ascii="宋体" w:eastAsia="宋体" w:hAnsi="宋体"/>
        </w:rPr>
      </w:pPr>
      <w:r w:rsidRPr="00C81BAD">
        <w:rPr>
          <w:rFonts w:ascii="宋体" w:eastAsia="宋体" w:hAnsi="宋体"/>
        </w:rPr>
        <w:t>static u32 VarName_Map[MAX_VAL_NUM] = {0};</w:t>
      </w:r>
    </w:p>
    <w:p w:rsidR="00746268" w:rsidRPr="00C81BAD" w:rsidRDefault="00746268" w:rsidP="00746268">
      <w:pPr>
        <w:rPr>
          <w:rFonts w:ascii="宋体" w:eastAsia="宋体" w:hAnsi="宋体"/>
        </w:rPr>
      </w:pPr>
      <w:r w:rsidRPr="00C81BAD">
        <w:rPr>
          <w:rFonts w:ascii="宋体" w:eastAsia="宋体" w:hAnsi="宋体"/>
        </w:rPr>
        <w:t>static int BVarOff;</w:t>
      </w:r>
    </w:p>
    <w:p w:rsidR="00746268" w:rsidRPr="00C81BAD" w:rsidRDefault="00746268" w:rsidP="00746268">
      <w:pPr>
        <w:rPr>
          <w:rFonts w:ascii="宋体" w:eastAsia="宋体" w:hAnsi="宋体"/>
        </w:rPr>
      </w:pPr>
      <w:r w:rsidRPr="00C81BAD">
        <w:rPr>
          <w:rFonts w:ascii="宋体" w:eastAsia="宋体" w:hAnsi="宋体"/>
        </w:rPr>
        <w:t>static float* coefbuff;</w:t>
      </w:r>
    </w:p>
    <w:p w:rsidR="00746268" w:rsidRPr="00C81BAD" w:rsidRDefault="00746268" w:rsidP="00746268">
      <w:pPr>
        <w:rPr>
          <w:rFonts w:ascii="宋体" w:eastAsia="宋体" w:hAnsi="宋体"/>
        </w:rPr>
      </w:pPr>
      <w:r w:rsidRPr="00C81BAD">
        <w:rPr>
          <w:rFonts w:ascii="宋体" w:eastAsia="宋体" w:hAnsi="宋体"/>
        </w:rPr>
        <w:t>static u8 expand_flag;</w:t>
      </w:r>
    </w:p>
    <w:p w:rsidR="00746268" w:rsidRPr="00C81BAD" w:rsidRDefault="00746268" w:rsidP="00746268">
      <w:pPr>
        <w:rPr>
          <w:rFonts w:ascii="宋体" w:eastAsia="宋体" w:hAnsi="宋体"/>
        </w:rPr>
      </w:pPr>
      <w:r w:rsidRPr="00C81BAD">
        <w:rPr>
          <w:rFonts w:ascii="宋体" w:eastAsia="宋体" w:hAnsi="宋体"/>
        </w:rPr>
        <w:t>static u8 using_name;</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static int temp_z_col;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float accuracy = 0.01f;</w:t>
      </w:r>
    </w:p>
    <w:p w:rsidR="00746268" w:rsidRPr="00C81BAD" w:rsidRDefault="00746268" w:rsidP="00746268">
      <w:pPr>
        <w:rPr>
          <w:rFonts w:ascii="宋体" w:eastAsia="宋体" w:hAnsi="宋体"/>
        </w:rPr>
      </w:pPr>
      <w:r w:rsidRPr="00C81BAD">
        <w:rPr>
          <w:rFonts w:ascii="宋体" w:eastAsia="宋体" w:hAnsi="宋体"/>
        </w:rPr>
        <w:t>#define</w:t>
      </w:r>
      <w:r w:rsidRPr="00C81BAD">
        <w:rPr>
          <w:rFonts w:ascii="宋体" w:eastAsia="宋体" w:hAnsi="宋体"/>
        </w:rPr>
        <w:tab/>
        <w:t>eq(a,b)</w:t>
      </w:r>
      <w:r w:rsidRPr="00C81BAD">
        <w:rPr>
          <w:rFonts w:ascii="宋体" w:eastAsia="宋体" w:hAnsi="宋体"/>
        </w:rPr>
        <w:tab/>
      </w:r>
      <w:r w:rsidRPr="00C81BAD">
        <w:rPr>
          <w:rFonts w:ascii="宋体" w:eastAsia="宋体" w:hAnsi="宋体"/>
        </w:rPr>
        <w:tab/>
        <w:t>( (a-b)&lt;accuracy &amp;&amp; (a-b)&gt;-accuracy )</w:t>
      </w:r>
    </w:p>
    <w:p w:rsidR="00746268" w:rsidRPr="00C81BAD" w:rsidRDefault="00746268" w:rsidP="00746268">
      <w:pPr>
        <w:rPr>
          <w:rFonts w:ascii="宋体" w:eastAsia="宋体" w:hAnsi="宋体"/>
        </w:rPr>
      </w:pPr>
      <w:r w:rsidRPr="00C81BAD">
        <w:rPr>
          <w:rFonts w:ascii="宋体" w:eastAsia="宋体" w:hAnsi="宋体"/>
        </w:rPr>
        <w:t>#define</w:t>
      </w:r>
      <w:r w:rsidRPr="00C81BAD">
        <w:rPr>
          <w:rFonts w:ascii="宋体" w:eastAsia="宋体" w:hAnsi="宋体"/>
        </w:rPr>
        <w:tab/>
        <w:t>lt(a, b)</w:t>
      </w:r>
      <w:r w:rsidRPr="00C81BAD">
        <w:rPr>
          <w:rFonts w:ascii="宋体" w:eastAsia="宋体" w:hAnsi="宋体"/>
        </w:rPr>
        <w:tab/>
        <w:t>((b-a)&gt;accuracy)</w:t>
      </w:r>
    </w:p>
    <w:p w:rsidR="00746268" w:rsidRPr="00C81BAD" w:rsidRDefault="00746268" w:rsidP="00746268">
      <w:pPr>
        <w:rPr>
          <w:rFonts w:ascii="宋体" w:eastAsia="宋体" w:hAnsi="宋体"/>
        </w:rPr>
      </w:pPr>
      <w:r w:rsidRPr="00C81BAD">
        <w:rPr>
          <w:rFonts w:ascii="宋体" w:eastAsia="宋体" w:hAnsi="宋体"/>
        </w:rPr>
        <w:t>#define</w:t>
      </w:r>
      <w:r w:rsidRPr="00C81BAD">
        <w:rPr>
          <w:rFonts w:ascii="宋体" w:eastAsia="宋体" w:hAnsi="宋体"/>
        </w:rPr>
        <w:tab/>
        <w:t>le(a, b)</w:t>
      </w:r>
      <w:r w:rsidRPr="00C81BAD">
        <w:rPr>
          <w:rFonts w:ascii="宋体" w:eastAsia="宋体" w:hAnsi="宋体"/>
        </w:rPr>
        <w:tab/>
        <w:t>((b-a)&gt;accuracy || ((b-a)&gt;-accuracy &amp;&amp; (b-a)&lt;accuracy))</w:t>
      </w:r>
    </w:p>
    <w:p w:rsidR="00746268" w:rsidRPr="00C81BAD" w:rsidRDefault="00746268" w:rsidP="00746268">
      <w:pPr>
        <w:rPr>
          <w:rFonts w:ascii="宋体" w:eastAsia="宋体" w:hAnsi="宋体"/>
        </w:rPr>
      </w:pPr>
      <w:r w:rsidRPr="00C81BAD">
        <w:rPr>
          <w:rFonts w:ascii="宋体" w:eastAsia="宋体" w:hAnsi="宋体"/>
        </w:rPr>
        <w:t>#define isInt(a)</w:t>
      </w:r>
      <w:r w:rsidRPr="00C81BAD">
        <w:rPr>
          <w:rFonts w:ascii="宋体" w:eastAsia="宋体" w:hAnsi="宋体"/>
        </w:rPr>
        <w:tab/>
        <w:t>( fabs((fabs(a)-(int)(fabs(a)+0.5))) &lt; accuracy )</w:t>
      </w:r>
    </w:p>
    <w:p w:rsidR="00746268" w:rsidRPr="00C81BAD" w:rsidRDefault="00746268" w:rsidP="00746268">
      <w:pPr>
        <w:rPr>
          <w:rFonts w:ascii="宋体" w:eastAsia="宋体" w:hAnsi="宋体"/>
        </w:rPr>
      </w:pPr>
      <w:r w:rsidRPr="00C81BAD">
        <w:rPr>
          <w:rFonts w:ascii="宋体" w:eastAsia="宋体" w:hAnsi="宋体"/>
        </w:rPr>
        <w:t>#define toInt(a)</w:t>
      </w:r>
      <w:r w:rsidRPr="00C81BAD">
        <w:rPr>
          <w:rFonts w:ascii="宋体" w:eastAsia="宋体" w:hAnsi="宋体"/>
        </w:rPr>
        <w:tab/>
        <w:t>(a&gt;0 ? (int)(a+0.5f) : (int)(a-0.5f))</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#define RESERVE_SPACE</w:t>
      </w:r>
      <w:r w:rsidRPr="00C81BAD">
        <w:rPr>
          <w:rFonts w:ascii="宋体" w:eastAsia="宋体" w:hAnsi="宋体"/>
        </w:rPr>
        <w:tab/>
      </w:r>
      <w:r w:rsidRPr="00C81BAD">
        <w:rPr>
          <w:rFonts w:ascii="宋体" w:eastAsia="宋体" w:hAnsi="宋体"/>
        </w:rPr>
        <w:tab/>
        <w:t>3</w:t>
      </w:r>
    </w:p>
    <w:p w:rsidR="00746268" w:rsidRPr="00C81BAD" w:rsidRDefault="00746268" w:rsidP="00746268">
      <w:pPr>
        <w:rPr>
          <w:rFonts w:ascii="宋体" w:eastAsia="宋体" w:hAnsi="宋体"/>
        </w:rPr>
      </w:pPr>
      <w:r w:rsidRPr="00C81BAD">
        <w:rPr>
          <w:rFonts w:ascii="宋体" w:eastAsia="宋体" w:hAnsi="宋体"/>
        </w:rPr>
        <w:t>#define SHOW_RESULT</w:t>
      </w:r>
      <w:r w:rsidRPr="00C81BAD">
        <w:rPr>
          <w:rFonts w:ascii="宋体" w:eastAsia="宋体" w:hAnsi="宋体"/>
        </w:rPr>
        <w:tab/>
      </w:r>
      <w:r w:rsidRPr="00C81BAD">
        <w:rPr>
          <w:rFonts w:ascii="宋体" w:eastAsia="宋体" w:hAnsi="宋体"/>
        </w:rPr>
        <w:tab/>
      </w:r>
      <w:r w:rsidRPr="00C81BAD">
        <w:rPr>
          <w:rFonts w:ascii="宋体" w:eastAsia="宋体" w:hAnsi="宋体"/>
        </w:rPr>
        <w:tab/>
        <w:t>1</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showResult(MATRIX sf_mat, u8 goal)</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if(using_name){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for(row = 0 ; row &lt; sf_mat.row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if(goal)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printf("\nU =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printf("\n%s = ", VarName[VarName_Map[row + BVarOff]]);</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for(col = 0 ; col &lt; sf_mat.col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printf("%.2f%s</w:t>
      </w:r>
      <w:r w:rsidRPr="00C81BAD">
        <w:rPr>
          <w:rFonts w:ascii="宋体" w:eastAsia="宋体" w:hAnsi="宋体"/>
        </w:rPr>
        <w:tab/>
        <w:t>", sf_mat.mem[row][col], VarName[VarName_Map[col]]);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printf("\n");</w:t>
      </w:r>
    </w:p>
    <w:p w:rsidR="00746268" w:rsidRPr="00C81BAD" w:rsidRDefault="00746268" w:rsidP="00746268">
      <w:pPr>
        <w:rPr>
          <w:rFonts w:ascii="宋体" w:eastAsia="宋体" w:hAnsi="宋体"/>
        </w:rPr>
      </w:pP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lastRenderedPageBreak/>
        <w:tab/>
      </w:r>
      <w:r w:rsidRPr="00C81BAD">
        <w:rPr>
          <w:rFonts w:ascii="宋体" w:eastAsia="宋体" w:hAnsi="宋体"/>
        </w:rPr>
        <w:tab/>
        <w:t>for(row = 0 ; row &lt; sf_mat.row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if(goal)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printf("\nU =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for(col = 0 ; col &lt; sf_mat.col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printf("%.2f</w:t>
      </w:r>
      <w:r w:rsidRPr="00C81BAD">
        <w:rPr>
          <w:rFonts w:ascii="宋体" w:eastAsia="宋体" w:hAnsi="宋体"/>
        </w:rPr>
        <w:tab/>
        <w:t>", sf_mat.mem[row][col]);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printf("\n");</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forall b_i&gt;=0, return 0,   otherwise: return 1</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u8 should_expand(MATRIX 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0 ; row &lt; mat.row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 the first column is b_i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if(mat.mem[row][0] &lt;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return 1;</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0;</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u8 addNonBasicVarName(MATRIX sf_mat, char* name)</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if(sf_mat.col &gt;= BVarOff){</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printf("err, non-basic var reserve space is not enough\n");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return 1;</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if(using_name)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strcpy(VarName[sf_mat.col], name);</w:t>
      </w:r>
    </w:p>
    <w:p w:rsidR="00746268" w:rsidRPr="00C81BAD" w:rsidRDefault="00746268" w:rsidP="00746268">
      <w:pPr>
        <w:rPr>
          <w:rFonts w:ascii="宋体" w:eastAsia="宋体" w:hAnsi="宋体"/>
        </w:rPr>
      </w:pPr>
      <w:r w:rsidRPr="00C81BAD">
        <w:rPr>
          <w:rFonts w:ascii="宋体" w:eastAsia="宋体" w:hAnsi="宋体"/>
        </w:rPr>
        <w:tab/>
        <w:t>VarName_Map[sf_mat.col] = sf_mat.col;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0;</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resetSimplexModel(MATRIX* sf_mat)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i;</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//expand_flag = 0;</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if(should_expand(*sf_mat)){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float* val;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if(!expand_flag){</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//not expand before, we need allocate name space for z</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addNonBasicVarName(*sf_mat, "z");</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//VarName_Map[temp_z_col] = sf_mat-&gt;col-1;</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for(i = temp_z_col ; i &lt; sf_mat-&gt;col ; 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VarName_Map[i] = VarName_Map[i+1];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VarName_Map[i] = sf_mat-&gt;col;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val = (float*)malloc(sf_mat-&gt;row * sizeof(float));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for(i = 0 ; i &lt; sf_mat-&gt;row ; 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val[i] = 1.0f;</w:t>
      </w:r>
      <w:r w:rsidRPr="00C81BAD">
        <w:rPr>
          <w:rFonts w:ascii="宋体" w:eastAsia="宋体" w:hAnsi="宋体"/>
        </w:rPr>
        <w:tab/>
        <w:t>/* each row add a fresh variable z, for z&gt;=0 */</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matrix_expand_column(sf_mat, 1, val);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free(val);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expand_flag = 1;</w:t>
      </w:r>
    </w:p>
    <w:p w:rsidR="00746268" w:rsidRPr="00C81BAD" w:rsidRDefault="00746268" w:rsidP="00746268">
      <w:pPr>
        <w:rPr>
          <w:rFonts w:ascii="宋体" w:eastAsia="宋体" w:hAnsi="宋体"/>
        </w:rPr>
      </w:pP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expand_flag = 0;</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free(coefbuff);</w:t>
      </w:r>
    </w:p>
    <w:p w:rsidR="00746268" w:rsidRPr="00C81BAD" w:rsidRDefault="00746268" w:rsidP="00746268">
      <w:pPr>
        <w:rPr>
          <w:rFonts w:ascii="宋体" w:eastAsia="宋体" w:hAnsi="宋体"/>
        </w:rPr>
      </w:pPr>
      <w:r w:rsidRPr="00C81BAD">
        <w:rPr>
          <w:rFonts w:ascii="宋体" w:eastAsia="宋体" w:hAnsi="宋体"/>
        </w:rPr>
        <w:tab/>
        <w:t>coefbuff = (float*)malloc(sf_mat-&gt;row*sizeof(float));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Set goal form, calculate the maximum value of goal form.</w:t>
      </w:r>
    </w:p>
    <w:p w:rsidR="00746268" w:rsidRPr="00C81BAD" w:rsidRDefault="00746268" w:rsidP="00746268">
      <w:pPr>
        <w:rPr>
          <w:rFonts w:ascii="宋体" w:eastAsia="宋体" w:hAnsi="宋体"/>
        </w:rPr>
      </w:pPr>
      <w:r w:rsidRPr="00C81BAD">
        <w:rPr>
          <w:rFonts w:ascii="宋体" w:eastAsia="宋体" w:hAnsi="宋体"/>
        </w:rPr>
        <w:t>The last column of mat is constant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void setGoalForm(MATRIX 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copy_matrix(&amp;goal_mat, mat);</w:t>
      </w:r>
    </w:p>
    <w:p w:rsidR="00746268" w:rsidRPr="00C81BAD" w:rsidRDefault="00746268" w:rsidP="00746268">
      <w:pPr>
        <w:rPr>
          <w:rFonts w:ascii="宋体" w:eastAsia="宋体" w:hAnsi="宋体"/>
        </w:rPr>
      </w:pPr>
      <w:r w:rsidRPr="00C81BAD">
        <w:rPr>
          <w:rFonts w:ascii="宋体" w:eastAsia="宋体" w:hAnsi="宋体"/>
        </w:rPr>
        <w:tab/>
        <w:t>if(expand_flag){</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 add -z for goal form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float val = -1.0f;</w:t>
      </w:r>
    </w:p>
    <w:p w:rsidR="00746268" w:rsidRPr="00C81BAD" w:rsidRDefault="00746268" w:rsidP="00746268">
      <w:pPr>
        <w:rPr>
          <w:rFonts w:ascii="宋体" w:eastAsia="宋体" w:hAnsi="宋体"/>
        </w:rPr>
      </w:pPr>
      <w:r w:rsidRPr="00C81BAD">
        <w:rPr>
          <w:rFonts w:ascii="宋体" w:eastAsia="宋体" w:hAnsi="宋体"/>
        </w:rPr>
        <w:lastRenderedPageBreak/>
        <w:tab/>
      </w:r>
      <w:r w:rsidRPr="00C81BAD">
        <w:rPr>
          <w:rFonts w:ascii="宋体" w:eastAsia="宋体" w:hAnsi="宋体"/>
        </w:rPr>
        <w:tab/>
        <w:t>//float val = 0.0f;</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matrix_expand_column(&amp;goal_mat, 1, &amp;val);</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mat: A * x_i &lt;= b_i (x_i &gt;=0)</w:t>
      </w:r>
    </w:p>
    <w:p w:rsidR="00746268" w:rsidRPr="00C81BAD" w:rsidRDefault="00746268" w:rsidP="00746268">
      <w:pPr>
        <w:rPr>
          <w:rFonts w:ascii="宋体" w:eastAsia="宋体" w:hAnsi="宋体"/>
        </w:rPr>
      </w:pPr>
      <w:r w:rsidRPr="00C81BAD">
        <w:rPr>
          <w:rFonts w:ascii="宋体" w:eastAsia="宋体" w:hAnsi="宋体"/>
        </w:rPr>
        <w:t>the first column of matrix stores constant b_i</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Slack Form: b_i - A * x_i &gt;= 0</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void createSlackForm(MATRIX* 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0 ; row &lt; mat-&gt;row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for(col = 1 ; col &lt; mat-&gt;col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mat-&gt;mem[row][col] = -mat-&gt;mem[row][col];</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Find a non-basic variable, which has a positive coefficient</w:t>
      </w:r>
    </w:p>
    <w:p w:rsidR="00746268" w:rsidRPr="00C81BAD" w:rsidRDefault="00746268" w:rsidP="00746268">
      <w:pPr>
        <w:rPr>
          <w:rFonts w:ascii="宋体" w:eastAsia="宋体" w:hAnsi="宋体"/>
        </w:rPr>
      </w:pPr>
      <w:r w:rsidRPr="00C81BAD">
        <w:rPr>
          <w:rFonts w:ascii="宋体" w:eastAsia="宋体" w:hAnsi="宋体"/>
        </w:rPr>
        <w:t>return: -1:doesn't have positive coefficient  otherwise: index of coefficient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int findNextNonBasicVar(void)</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i;</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 the first column is constant */</w:t>
      </w:r>
    </w:p>
    <w:p w:rsidR="00746268" w:rsidRPr="00C81BAD" w:rsidRDefault="00746268" w:rsidP="00746268">
      <w:pPr>
        <w:rPr>
          <w:rFonts w:ascii="宋体" w:eastAsia="宋体" w:hAnsi="宋体"/>
        </w:rPr>
      </w:pPr>
      <w:r w:rsidRPr="00C81BAD">
        <w:rPr>
          <w:rFonts w:ascii="宋体" w:eastAsia="宋体" w:hAnsi="宋体"/>
        </w:rPr>
        <w:tab/>
        <w:t>for(i = 1 ; i &lt; goal_mat.col ; 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 ignore z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 expand_flag &amp;&amp; VarName_Map[i] == goal_mat.col-1 )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continue;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 goal_mat.mem[0][i] &gt; accuracy )</w:t>
      </w:r>
    </w:p>
    <w:p w:rsidR="00746268" w:rsidRPr="00C81BAD" w:rsidRDefault="00746268" w:rsidP="00746268">
      <w:pPr>
        <w:rPr>
          <w:rFonts w:ascii="宋体" w:eastAsia="宋体" w:hAnsi="宋体"/>
        </w:rPr>
      </w:pPr>
      <w:r w:rsidRPr="00C81BAD">
        <w:rPr>
          <w:rFonts w:ascii="宋体" w:eastAsia="宋体" w:hAnsi="宋体"/>
        </w:rPr>
        <w:t xml:space="preserve">  </w:t>
      </w:r>
      <w:r w:rsidRPr="00C81BAD">
        <w:rPr>
          <w:rFonts w:ascii="宋体" w:eastAsia="宋体" w:hAnsi="宋体"/>
        </w:rPr>
        <w:tab/>
      </w:r>
      <w:r w:rsidRPr="00C81BAD">
        <w:rPr>
          <w:rFonts w:ascii="宋体" w:eastAsia="宋体" w:hAnsi="宋体"/>
        </w:rPr>
        <w:tab/>
      </w:r>
      <w:r w:rsidRPr="00C81BAD">
        <w:rPr>
          <w:rFonts w:ascii="宋体" w:eastAsia="宋体" w:hAnsi="宋体"/>
        </w:rPr>
        <w:tab/>
        <w:t>return i;</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-1;</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int findNextNonBasicVarWithZ(MATRIX sf_mat, int row)</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lastRenderedPageBreak/>
        <w:tab/>
        <w:t>/* we calculate the min(z) here, so find negative coefficient */</w:t>
      </w:r>
    </w:p>
    <w:p w:rsidR="00746268" w:rsidRPr="00C81BAD" w:rsidRDefault="00746268" w:rsidP="00746268">
      <w:pPr>
        <w:rPr>
          <w:rFonts w:ascii="宋体" w:eastAsia="宋体" w:hAnsi="宋体"/>
        </w:rPr>
      </w:pPr>
      <w:r w:rsidRPr="00C81BAD">
        <w:rPr>
          <w:rFonts w:ascii="宋体" w:eastAsia="宋体" w:hAnsi="宋体"/>
        </w:rPr>
        <w:tab/>
        <w:t>for(col = 1 ; col &lt; sf_mat.col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//TODO: need goal_mat.mem[0][col]&gt;0?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 lt(sf_mat.mem[row][col], 0.0f) &amp;&amp; lt(0.0f, goal_mat.mem[0][col])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 lt(sf_mat.mem[row][col], 0.0f)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return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-1;</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 xml:space="preserve">     find most negative b_i to be pivot with z</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PIVOT findMostNegativePivot(MATRIX sf_mat)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w:t>
      </w:r>
    </w:p>
    <w:p w:rsidR="00746268" w:rsidRPr="00C81BAD" w:rsidRDefault="00746268" w:rsidP="00746268">
      <w:pPr>
        <w:rPr>
          <w:rFonts w:ascii="宋体" w:eastAsia="宋体" w:hAnsi="宋体"/>
        </w:rPr>
      </w:pPr>
      <w:r w:rsidRPr="00C81BAD">
        <w:rPr>
          <w:rFonts w:ascii="宋体" w:eastAsia="宋体" w:hAnsi="宋体"/>
        </w:rPr>
        <w:tab/>
        <w:t>float neg_b;</w:t>
      </w:r>
    </w:p>
    <w:p w:rsidR="00746268" w:rsidRPr="00C81BAD" w:rsidRDefault="00746268" w:rsidP="00746268">
      <w:pPr>
        <w:rPr>
          <w:rFonts w:ascii="宋体" w:eastAsia="宋体" w:hAnsi="宋体"/>
        </w:rPr>
      </w:pPr>
      <w:r w:rsidRPr="00C81BAD">
        <w:rPr>
          <w:rFonts w:ascii="宋体" w:eastAsia="宋体" w:hAnsi="宋体"/>
        </w:rPr>
        <w:tab/>
        <w:t>PIVOT pivot;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pivot.bvar = -1;</w:t>
      </w:r>
    </w:p>
    <w:p w:rsidR="00746268" w:rsidRPr="00C81BAD" w:rsidRDefault="00746268" w:rsidP="00746268">
      <w:pPr>
        <w:rPr>
          <w:rFonts w:ascii="宋体" w:eastAsia="宋体" w:hAnsi="宋体"/>
        </w:rPr>
      </w:pPr>
      <w:r w:rsidRPr="00C81BAD">
        <w:rPr>
          <w:rFonts w:ascii="宋体" w:eastAsia="宋体" w:hAnsi="宋体"/>
        </w:rPr>
        <w:tab/>
        <w:t>pivot.nbvar = sf_mat.col-1;</w:t>
      </w:r>
      <w:r w:rsidRPr="00C81BAD">
        <w:rPr>
          <w:rFonts w:ascii="宋体" w:eastAsia="宋体" w:hAnsi="宋体"/>
        </w:rPr>
        <w:tab/>
        <w:t xml:space="preserve"> /* swap z and basic variable */</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neg_b = -accuracy;</w:t>
      </w:r>
    </w:p>
    <w:p w:rsidR="00746268" w:rsidRPr="00C81BAD" w:rsidRDefault="00746268" w:rsidP="00746268">
      <w:pPr>
        <w:rPr>
          <w:rFonts w:ascii="宋体" w:eastAsia="宋体" w:hAnsi="宋体"/>
        </w:rPr>
      </w:pPr>
      <w:r w:rsidRPr="00C81BAD">
        <w:rPr>
          <w:rFonts w:ascii="宋体" w:eastAsia="宋体" w:hAnsi="宋体"/>
        </w:rPr>
        <w:tab/>
        <w:t>for(row = 0 ; row &lt; sf_mat.row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if(sf_mat.mem[row][0] &lt; neg_b){</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neg_b = sf_mat.mem[row][0];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pivot.bvar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pivot;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PIVOT findPivot(MATRIX sf_mat, int nbvar)</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w:t>
      </w:r>
    </w:p>
    <w:p w:rsidR="00746268" w:rsidRPr="00C81BAD" w:rsidRDefault="00746268" w:rsidP="00746268">
      <w:pPr>
        <w:rPr>
          <w:rFonts w:ascii="宋体" w:eastAsia="宋体" w:hAnsi="宋体"/>
        </w:rPr>
      </w:pPr>
      <w:r w:rsidRPr="00C81BAD">
        <w:rPr>
          <w:rFonts w:ascii="宋体" w:eastAsia="宋体" w:hAnsi="宋体"/>
        </w:rPr>
        <w:tab/>
        <w:t>float tight_constrain = 100000000.0f;</w:t>
      </w:r>
    </w:p>
    <w:p w:rsidR="00746268" w:rsidRPr="00C81BAD" w:rsidRDefault="00746268" w:rsidP="00746268">
      <w:pPr>
        <w:rPr>
          <w:rFonts w:ascii="宋体" w:eastAsia="宋体" w:hAnsi="宋体"/>
        </w:rPr>
      </w:pPr>
      <w:r w:rsidRPr="00C81BAD">
        <w:rPr>
          <w:rFonts w:ascii="宋体" w:eastAsia="宋体" w:hAnsi="宋体"/>
        </w:rPr>
        <w:tab/>
        <w:t>float temp_constrain;</w:t>
      </w:r>
    </w:p>
    <w:p w:rsidR="00746268" w:rsidRPr="00C81BAD" w:rsidRDefault="00746268" w:rsidP="00746268">
      <w:pPr>
        <w:rPr>
          <w:rFonts w:ascii="宋体" w:eastAsia="宋体" w:hAnsi="宋体"/>
        </w:rPr>
      </w:pPr>
      <w:r w:rsidRPr="00C81BAD">
        <w:rPr>
          <w:rFonts w:ascii="宋体" w:eastAsia="宋体" w:hAnsi="宋体"/>
        </w:rPr>
        <w:tab/>
        <w:t>PIVOT pivot;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pivot.bvar = -1;</w:t>
      </w:r>
      <w:r w:rsidRPr="00C81BAD">
        <w:rPr>
          <w:rFonts w:ascii="宋体" w:eastAsia="宋体" w:hAnsi="宋体"/>
        </w:rPr>
        <w:tab/>
        <w:t>/* -1 means doesn't find a valid pivot */</w:t>
      </w:r>
    </w:p>
    <w:p w:rsidR="00746268" w:rsidRPr="00C81BAD" w:rsidRDefault="00746268" w:rsidP="00746268">
      <w:pPr>
        <w:rPr>
          <w:rFonts w:ascii="宋体" w:eastAsia="宋体" w:hAnsi="宋体"/>
        </w:rPr>
      </w:pPr>
      <w:r w:rsidRPr="00C81BAD">
        <w:rPr>
          <w:rFonts w:ascii="宋体" w:eastAsia="宋体" w:hAnsi="宋体"/>
        </w:rPr>
        <w:lastRenderedPageBreak/>
        <w:tab/>
        <w:t>pivot.nbvar = nbvar;</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0 ; row &lt; sf_mat.row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 eq(0.0f, sf_mat.mem[row][nbvar]) || sf_mat.mem[row][nbvar] &gt; 0.0f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continue;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temp_constrain = sf_mat.mem[row][0] / -sf_mat.mem[row][nbvar];</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 temp_constrain &lt; tight_constrain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tight_constrain = temp_constrain;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pivot.bvar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pivot;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swapNameSpace(PIVOT pivot)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map_index;</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map_index = VarName_Map[pivot.nbvar];</w:t>
      </w:r>
    </w:p>
    <w:p w:rsidR="00746268" w:rsidRPr="00C81BAD" w:rsidRDefault="00746268" w:rsidP="00746268">
      <w:pPr>
        <w:rPr>
          <w:rFonts w:ascii="宋体" w:eastAsia="宋体" w:hAnsi="宋体"/>
        </w:rPr>
      </w:pPr>
      <w:r w:rsidRPr="00C81BAD">
        <w:rPr>
          <w:rFonts w:ascii="宋体" w:eastAsia="宋体" w:hAnsi="宋体"/>
        </w:rPr>
        <w:tab/>
        <w:t>VarName_Map[pivot.nbvar] = VarName_Map[pivot.bvar+BVarOff];</w:t>
      </w:r>
    </w:p>
    <w:p w:rsidR="00746268" w:rsidRPr="00C81BAD" w:rsidRDefault="00746268" w:rsidP="00746268">
      <w:pPr>
        <w:rPr>
          <w:rFonts w:ascii="宋体" w:eastAsia="宋体" w:hAnsi="宋体"/>
        </w:rPr>
      </w:pPr>
      <w:r w:rsidRPr="00C81BAD">
        <w:rPr>
          <w:rFonts w:ascii="宋体" w:eastAsia="宋体" w:hAnsi="宋体"/>
        </w:rPr>
        <w:tab/>
        <w:t>VarName_Map[pivot.bvar+BVarOff] = map_index;</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 xml:space="preserve">        swap basic var and non-basic var</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void swapPivot(MATRIX* sf_mat, PIVOT pivot)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col;</w:t>
      </w:r>
    </w:p>
    <w:p w:rsidR="00746268" w:rsidRPr="00C81BAD" w:rsidRDefault="00746268" w:rsidP="00746268">
      <w:pPr>
        <w:rPr>
          <w:rFonts w:ascii="宋体" w:eastAsia="宋体" w:hAnsi="宋体"/>
        </w:rPr>
      </w:pPr>
      <w:r w:rsidRPr="00C81BAD">
        <w:rPr>
          <w:rFonts w:ascii="宋体" w:eastAsia="宋体" w:hAnsi="宋体"/>
        </w:rPr>
        <w:tab/>
        <w:t>float temp;</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temp = sf_mat-&gt;mem[pivot.bvar][pivot.nbvar];</w:t>
      </w:r>
    </w:p>
    <w:p w:rsidR="00746268" w:rsidRPr="00C81BAD" w:rsidRDefault="00746268" w:rsidP="00746268">
      <w:pPr>
        <w:rPr>
          <w:rFonts w:ascii="宋体" w:eastAsia="宋体" w:hAnsi="宋体"/>
        </w:rPr>
      </w:pPr>
      <w:r w:rsidRPr="00C81BAD">
        <w:rPr>
          <w:rFonts w:ascii="宋体" w:eastAsia="宋体" w:hAnsi="宋体"/>
        </w:rPr>
        <w:tab/>
        <w:t>for(col = 0 ; col &lt; sf_mat-&gt;col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if(col == pivot.nbvar)</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sf_mat-&gt;mem[pivot.bvar][col] = 1.0f / temp;</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sf_mat-&gt;mem[pivot.bvar][col] /= -temp;</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replaceNewBasicVar(MATRIX* sf_mat, PIVOT pivot)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0 ; row &lt; sf_mat-&gt;row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if(row == pivot.bvar)</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continue;</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coefbuff[row] = sf_mat-&gt;mem[row][pivot.nbvar];</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for(col = 0 ; col &lt; sf_mat-&gt;col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if(col == pivot.nbvar)</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sf_mat-&gt;mem[row][col] = coefbuff[row] * sf_mat-&gt;mem[pivot.bvar][col];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sf_mat-&gt;mem[row][col] += coefbuff[row] * sf_mat-&gt;mem[pivot.bvar][col];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updateGoalForm(MATRIX* gf_mat, MATRIX* sf_mat, PIVOT pivot)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col;</w:t>
      </w:r>
    </w:p>
    <w:p w:rsidR="00746268" w:rsidRPr="00C81BAD" w:rsidRDefault="00746268" w:rsidP="00746268">
      <w:pPr>
        <w:rPr>
          <w:rFonts w:ascii="宋体" w:eastAsia="宋体" w:hAnsi="宋体"/>
        </w:rPr>
      </w:pPr>
      <w:r w:rsidRPr="00C81BAD">
        <w:rPr>
          <w:rFonts w:ascii="宋体" w:eastAsia="宋体" w:hAnsi="宋体"/>
        </w:rPr>
        <w:tab/>
        <w:t>float temp;</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temp = gf_mat-&gt;mem[0][pivot.nbvar];</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for(col = 0 ; col &lt; gf_mat-&gt;col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if(col == pivot.nbvar)</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gf_mat-&gt;mem[0][col] = temp * sf_mat-&gt;mem[pivot.bvar][col];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gf_mat-&gt;mem[0][col] += temp * sf_mat-&gt;mem[pivot.bvar][col];</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swap pivot and reformulate slack form</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void reformulation(MATRIX* sf_mat, PIVOT pivot)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 step1: swap basic var and non-basic var */</w:t>
      </w:r>
    </w:p>
    <w:p w:rsidR="00746268" w:rsidRPr="00C81BAD" w:rsidRDefault="00746268" w:rsidP="00746268">
      <w:pPr>
        <w:rPr>
          <w:rFonts w:ascii="宋体" w:eastAsia="宋体" w:hAnsi="宋体"/>
        </w:rPr>
      </w:pPr>
      <w:r w:rsidRPr="00C81BAD">
        <w:rPr>
          <w:rFonts w:ascii="宋体" w:eastAsia="宋体" w:hAnsi="宋体"/>
        </w:rPr>
        <w:tab/>
        <w:t>swapNameSpace(pivot);</w:t>
      </w:r>
    </w:p>
    <w:p w:rsidR="00746268" w:rsidRPr="00C81BAD" w:rsidRDefault="00746268" w:rsidP="00746268">
      <w:pPr>
        <w:rPr>
          <w:rFonts w:ascii="宋体" w:eastAsia="宋体" w:hAnsi="宋体"/>
        </w:rPr>
      </w:pPr>
      <w:r w:rsidRPr="00C81BAD">
        <w:rPr>
          <w:rFonts w:ascii="宋体" w:eastAsia="宋体" w:hAnsi="宋体"/>
        </w:rPr>
        <w:tab/>
        <w:t>swapPivot(sf_mat, pivot);</w:t>
      </w:r>
    </w:p>
    <w:p w:rsidR="00746268" w:rsidRPr="00C81BAD" w:rsidRDefault="00746268" w:rsidP="00746268">
      <w:pPr>
        <w:rPr>
          <w:rFonts w:ascii="宋体" w:eastAsia="宋体" w:hAnsi="宋体"/>
        </w:rPr>
      </w:pPr>
      <w:r w:rsidRPr="00C81BAD">
        <w:rPr>
          <w:rFonts w:ascii="宋体" w:eastAsia="宋体" w:hAnsi="宋体"/>
        </w:rPr>
        <w:tab/>
        <w:t>/* step2: replace new basic var with non-basic var */</w:t>
      </w:r>
    </w:p>
    <w:p w:rsidR="00746268" w:rsidRPr="00C81BAD" w:rsidRDefault="00746268" w:rsidP="00746268">
      <w:pPr>
        <w:rPr>
          <w:rFonts w:ascii="宋体" w:eastAsia="宋体" w:hAnsi="宋体"/>
        </w:rPr>
      </w:pPr>
      <w:r w:rsidRPr="00C81BAD">
        <w:rPr>
          <w:rFonts w:ascii="宋体" w:eastAsia="宋体" w:hAnsi="宋体"/>
        </w:rPr>
        <w:tab/>
        <w:t>replaceNewBasicVar(sf_mat, pivot);</w:t>
      </w:r>
    </w:p>
    <w:p w:rsidR="00746268" w:rsidRPr="00C81BAD" w:rsidRDefault="00746268" w:rsidP="00746268">
      <w:pPr>
        <w:rPr>
          <w:rFonts w:ascii="宋体" w:eastAsia="宋体" w:hAnsi="宋体"/>
        </w:rPr>
      </w:pPr>
      <w:r w:rsidRPr="00C81BAD">
        <w:rPr>
          <w:rFonts w:ascii="宋体" w:eastAsia="宋体" w:hAnsi="宋体"/>
        </w:rPr>
        <w:tab/>
        <w:t>/* step3: update goal form */</w:t>
      </w:r>
    </w:p>
    <w:p w:rsidR="00746268" w:rsidRPr="00C81BAD" w:rsidRDefault="00746268" w:rsidP="00746268">
      <w:pPr>
        <w:rPr>
          <w:rFonts w:ascii="宋体" w:eastAsia="宋体" w:hAnsi="宋体"/>
        </w:rPr>
      </w:pPr>
      <w:r w:rsidRPr="00C81BAD">
        <w:rPr>
          <w:rFonts w:ascii="宋体" w:eastAsia="宋体" w:hAnsi="宋体"/>
        </w:rPr>
        <w:lastRenderedPageBreak/>
        <w:tab/>
        <w:t>updateGoalForm(&amp;goal_mat, sf_mat, pivot);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dispSolution(MATRIX sf_mat, u8 show_res)</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if(show_res){</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showResult(goal_mat,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showResult(temp_mat,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printf("\nSolution:\n");</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for(col = 1 ; col &lt; sf_mat.col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float solution = 0.0f;</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for(row = 0 ; row &lt; sf_mat.row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if(VarName_Map[row + BVarOff]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solution = sf_mat.mem[row][0];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if(show_res){</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if(using_name)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printf("%s=%.2f, ", VarName[col], solution);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printf("%.2f, ", solution);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if(show_res)</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printf("U=%.2f\n", goal_mat.mem[0][0]);</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dispIntSolution(MATRIX sf_mat, u8 show_res)</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if(show_res){</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showResult(goal_mat,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showResult(temp_mat,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printf("\nInterger Solution:\n");</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for(col = 1 ; col &lt; temp_mat.col-expand_flag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int sol = 0;</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lastRenderedPageBreak/>
        <w:tab/>
      </w:r>
      <w:r w:rsidRPr="00C81BAD">
        <w:rPr>
          <w:rFonts w:ascii="宋体" w:eastAsia="宋体" w:hAnsi="宋体"/>
        </w:rPr>
        <w:tab/>
        <w:t>for(row = 0 ; row &lt; temp_mat.row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if(VarName_Map[row + BVarOff]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sol = toInt(temp_mat.mem[row][0]);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if(show_res){</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if(using_name)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printf("%s=%d, ", VarName[col], sol);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printf("%d, ", sol);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if(show_res)</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printf("U=%.2f\n", goal_mat.mem[0][0]);</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int getNonIntIndex(MATRIX sf_mat, int row_index)</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if(row_index &gt;= sf_mat.row){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return -1;</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for(row = (int)row_index ; row &lt; sf_mat.row ; row++){</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 !isInt(sf_mat.mem[row][0])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for(col = 1 ; col &lt; sf_mat.col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if( !isInt(sf_mat.mem[row][col])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return row;</w:t>
      </w:r>
      <w:r w:rsidRPr="00C81BAD">
        <w:rPr>
          <w:rFonts w:ascii="宋体" w:eastAsia="宋体" w:hAnsi="宋体"/>
        </w:rPr>
        <w:tab/>
        <w:t>/* find a basic var which has non-interger bi and xi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-100;</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 add gomory constraint to calculate interger solution */</w:t>
      </w:r>
    </w:p>
    <w:p w:rsidR="00746268" w:rsidRPr="00C81BAD" w:rsidRDefault="00746268" w:rsidP="00746268">
      <w:pPr>
        <w:rPr>
          <w:rFonts w:ascii="宋体" w:eastAsia="宋体" w:hAnsi="宋体"/>
        </w:rPr>
      </w:pPr>
      <w:r w:rsidRPr="00C81BAD">
        <w:rPr>
          <w:rFonts w:ascii="宋体" w:eastAsia="宋体" w:hAnsi="宋体"/>
        </w:rPr>
        <w:t>void addGomoryConstraint(MATRIX* s_mat,  int row_index)</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static int cons_cnt = 1;</w:t>
      </w:r>
    </w:p>
    <w:p w:rsidR="00746268" w:rsidRPr="00C81BAD" w:rsidRDefault="00746268" w:rsidP="00746268">
      <w:pPr>
        <w:rPr>
          <w:rFonts w:ascii="宋体" w:eastAsia="宋体" w:hAnsi="宋体"/>
        </w:rPr>
      </w:pPr>
      <w:r w:rsidRPr="00C81BAD">
        <w:rPr>
          <w:rFonts w:ascii="宋体" w:eastAsia="宋体" w:hAnsi="宋体"/>
        </w:rPr>
        <w:tab/>
        <w:t>float* gomory_cons;</w:t>
      </w:r>
    </w:p>
    <w:p w:rsidR="00746268" w:rsidRPr="00C81BAD" w:rsidRDefault="00746268" w:rsidP="00746268">
      <w:pPr>
        <w:rPr>
          <w:rFonts w:ascii="宋体" w:eastAsia="宋体" w:hAnsi="宋体"/>
        </w:rPr>
      </w:pPr>
      <w:r w:rsidRPr="00C81BAD">
        <w:rPr>
          <w:rFonts w:ascii="宋体" w:eastAsia="宋体" w:hAnsi="宋体"/>
        </w:rPr>
        <w:tab/>
        <w:t>int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gomory_cons = (float*)malloc(s_mat-&gt;col * sizeof(float));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 extract basic var fractional part, with b&gt;=0 */</w:t>
      </w:r>
    </w:p>
    <w:p w:rsidR="00746268" w:rsidRPr="00C81BAD" w:rsidRDefault="00746268" w:rsidP="00746268">
      <w:pPr>
        <w:rPr>
          <w:rFonts w:ascii="宋体" w:eastAsia="宋体" w:hAnsi="宋体"/>
        </w:rPr>
      </w:pPr>
      <w:r w:rsidRPr="00C81BAD">
        <w:rPr>
          <w:rFonts w:ascii="宋体" w:eastAsia="宋体" w:hAnsi="宋体"/>
        </w:rPr>
        <w:tab/>
        <w:t>gomory_cons[0] = -(s_mat-&gt;mem[row_index][0] - (int)s_mat-&gt;mem[row_index][0]);</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 extract non-basic var fractional part */</w:t>
      </w:r>
    </w:p>
    <w:p w:rsidR="00746268" w:rsidRPr="00C81BAD" w:rsidRDefault="00746268" w:rsidP="00746268">
      <w:pPr>
        <w:rPr>
          <w:rFonts w:ascii="宋体" w:eastAsia="宋体" w:hAnsi="宋体"/>
        </w:rPr>
      </w:pPr>
      <w:r w:rsidRPr="00C81BAD">
        <w:rPr>
          <w:rFonts w:ascii="宋体" w:eastAsia="宋体" w:hAnsi="宋体"/>
        </w:rPr>
        <w:tab/>
        <w:t>for(col = 1 ; col &lt; s_mat-&gt;col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 eq(s_mat-&gt;mem[row_index][col], 0.0f) || isInt(s_mat-&gt;mem[row_index][col])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 no fraction part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gomory_cons[col] = 0.0f;</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continue;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gomory_cons[col] = -(s_mat-&gt;mem[row_index][col] - (float)ceil(s_mat-&gt;mem[row_index][col]));</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 add gomory constraint */</w:t>
      </w:r>
    </w:p>
    <w:p w:rsidR="00746268" w:rsidRPr="00C81BAD" w:rsidRDefault="00746268" w:rsidP="00746268">
      <w:pPr>
        <w:rPr>
          <w:rFonts w:ascii="宋体" w:eastAsia="宋体" w:hAnsi="宋体"/>
        </w:rPr>
      </w:pPr>
      <w:r w:rsidRPr="00C81BAD">
        <w:rPr>
          <w:rFonts w:ascii="宋体" w:eastAsia="宋体" w:hAnsi="宋体"/>
        </w:rPr>
        <w:tab/>
        <w:t>matrix_expand_row(s_mat, 1, gomory_cons);</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if(using_name)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sprintf(VarName[s_mat-&gt;row-1+BVarOff], "g%d", cons_cnt++);</w:t>
      </w:r>
    </w:p>
    <w:p w:rsidR="00746268" w:rsidRPr="00C81BAD" w:rsidRDefault="00746268" w:rsidP="00746268">
      <w:pPr>
        <w:rPr>
          <w:rFonts w:ascii="宋体" w:eastAsia="宋体" w:hAnsi="宋体"/>
        </w:rPr>
      </w:pPr>
      <w:r w:rsidRPr="00C81BAD">
        <w:rPr>
          <w:rFonts w:ascii="宋体" w:eastAsia="宋体" w:hAnsi="宋体"/>
        </w:rPr>
        <w:tab/>
        <w:t>VarName_Map[s_mat-&gt;row-1+BVarOff] = s_mat-&gt;row-1+BVarOff;</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free(gomory_cons);</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 remove z column */</w:t>
      </w:r>
    </w:p>
    <w:p w:rsidR="00746268" w:rsidRPr="00C81BAD" w:rsidRDefault="00746268" w:rsidP="00746268">
      <w:pPr>
        <w:rPr>
          <w:rFonts w:ascii="宋体" w:eastAsia="宋体" w:hAnsi="宋体"/>
        </w:rPr>
      </w:pPr>
      <w:r w:rsidRPr="00C81BAD">
        <w:rPr>
          <w:rFonts w:ascii="宋体" w:eastAsia="宋体" w:hAnsi="宋体"/>
        </w:rPr>
        <w:t>int removeZ(MATRIX* s_mat)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z_col = -1;</w:t>
      </w:r>
    </w:p>
    <w:p w:rsidR="00746268" w:rsidRPr="00C81BAD" w:rsidRDefault="00746268" w:rsidP="00746268">
      <w:pPr>
        <w:rPr>
          <w:rFonts w:ascii="宋体" w:eastAsia="宋体" w:hAnsi="宋体"/>
        </w:rPr>
      </w:pPr>
      <w:r w:rsidRPr="00C81BAD">
        <w:rPr>
          <w:rFonts w:ascii="宋体" w:eastAsia="宋体" w:hAnsi="宋体"/>
        </w:rPr>
        <w:tab/>
        <w:t>if(!expand_flag)</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return -1;</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for(z_col = 0 ; z_col &lt; s_mat-&gt;col ; z_col++){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if(VarName_Map[z_col] == s_mat-&gt;col-1){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break;</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if(z_col &gt;=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matrix_remove_column(s_mat, (int)z_col);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matrix_remove_column(&amp;goal_mat, (int)z_col);</w:t>
      </w:r>
    </w:p>
    <w:p w:rsidR="00746268" w:rsidRPr="00C81BAD" w:rsidRDefault="00746268" w:rsidP="00746268">
      <w:pPr>
        <w:rPr>
          <w:rFonts w:ascii="宋体" w:eastAsia="宋体" w:hAnsi="宋体"/>
        </w:rPr>
      </w:pPr>
      <w:r w:rsidRPr="00C81BAD">
        <w:rPr>
          <w:rFonts w:ascii="宋体" w:eastAsia="宋体" w:hAnsi="宋体"/>
        </w:rPr>
        <w:lastRenderedPageBreak/>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z_col;</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u8 solveSimplex(void)</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u8 res = 0;</w:t>
      </w:r>
    </w:p>
    <w:p w:rsidR="00746268" w:rsidRPr="00C81BAD" w:rsidRDefault="00746268" w:rsidP="00746268">
      <w:pPr>
        <w:rPr>
          <w:rFonts w:ascii="宋体" w:eastAsia="宋体" w:hAnsi="宋体"/>
        </w:rPr>
      </w:pPr>
      <w:r w:rsidRPr="00C81BAD">
        <w:rPr>
          <w:rFonts w:ascii="宋体" w:eastAsia="宋体" w:hAnsi="宋体"/>
        </w:rPr>
        <w:tab/>
        <w:t>int next_nbvar;</w:t>
      </w:r>
    </w:p>
    <w:p w:rsidR="00746268" w:rsidRPr="00C81BAD" w:rsidRDefault="00746268" w:rsidP="00746268">
      <w:pPr>
        <w:rPr>
          <w:rFonts w:ascii="宋体" w:eastAsia="宋体" w:hAnsi="宋体"/>
        </w:rPr>
      </w:pPr>
      <w:r w:rsidRPr="00C81BAD">
        <w:rPr>
          <w:rFonts w:ascii="宋体" w:eastAsia="宋体" w:hAnsi="宋体"/>
        </w:rPr>
        <w:tab/>
        <w:t>PIVOT pivot;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 we should first calculate the min(z), if min(z)=0, then change z to non-basic var */</w:t>
      </w:r>
    </w:p>
    <w:p w:rsidR="00746268" w:rsidRPr="00C81BAD" w:rsidRDefault="00746268" w:rsidP="00746268">
      <w:pPr>
        <w:rPr>
          <w:rFonts w:ascii="宋体" w:eastAsia="宋体" w:hAnsi="宋体"/>
        </w:rPr>
      </w:pPr>
      <w:r w:rsidRPr="00C81BAD">
        <w:rPr>
          <w:rFonts w:ascii="宋体" w:eastAsia="宋体" w:hAnsi="宋体"/>
        </w:rPr>
        <w:tab/>
        <w:t>if(expand_flag){</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int row_z;</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pivot = findMostNegativePivot(temp_mat);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row_z = (int)pivot.bvar;</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if(pivot.bvar ==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//printf("NA, findMostNegativePivot\n");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return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reformulation(&amp;temp_mat, pivot);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while(1){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 eq(temp_mat.mem[row_z][0], 0.0f)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 min(z)=0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int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u8 res =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for(col = 1 ; col &lt; temp_mat.col ; col++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if( !eq(temp_mat.mem[row_z][col], 0.0f)){</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pivot.bvar = row_z;</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pivot.nbvar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reformulation(&amp;temp_mat, pivot);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res =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break;</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if(res)</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break;</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printf("some err here\n");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while(1);</w:t>
      </w:r>
    </w:p>
    <w:p w:rsidR="00746268" w:rsidRPr="00C81BAD" w:rsidRDefault="00746268" w:rsidP="00746268">
      <w:pPr>
        <w:rPr>
          <w:rFonts w:ascii="宋体" w:eastAsia="宋体" w:hAnsi="宋体"/>
        </w:rPr>
      </w:pPr>
      <w:r w:rsidRPr="00C81BAD">
        <w:rPr>
          <w:rFonts w:ascii="宋体" w:eastAsia="宋体" w:hAnsi="宋体"/>
        </w:rPr>
        <w:lastRenderedPageBreak/>
        <w:tab/>
      </w: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next_nbvar = findNextNonBasicVarWithZ(temp_mat, row_z);</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if(next_nbvar ==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//printf("NA, findNextNonBasicVarForZ\n");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//showResult(goal_mat,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//showResult(temp_mat,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return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pivot = findPivot(temp_mat, (int)next_nbvar);</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reformulation(&amp;temp_mat, pivot);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if(pivot.bvar == row_z){</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//TODO: is it correct?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 z becomes non-basic variable now, we can continue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break;</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while(1){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next_nbvar = findNextNonBasicVar();</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 next_nbvar &lt; 0 ){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 non positive coefficient, we get the maximum value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res =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break;</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pivot = findPivot(temp_mat, (int)next_nbvar);</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if(pivot.bvar ==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 goal formula can be infinite, so doesn't have maximum value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//printf("NA, inf result\n");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res =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break;</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next_nbvar =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reformulation(&amp;temp_mat, pivot);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res;</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lastRenderedPageBreak/>
        <w:t>u8 incise(void)</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nonIntIndex = -1;</w:t>
      </w:r>
    </w:p>
    <w:p w:rsidR="00746268" w:rsidRPr="00C81BAD" w:rsidRDefault="00746268" w:rsidP="00746268">
      <w:pPr>
        <w:rPr>
          <w:rFonts w:ascii="宋体" w:eastAsia="宋体" w:hAnsi="宋体"/>
        </w:rPr>
      </w:pPr>
      <w:r w:rsidRPr="00C81BAD">
        <w:rPr>
          <w:rFonts w:ascii="宋体" w:eastAsia="宋体" w:hAnsi="宋体"/>
        </w:rPr>
        <w:tab/>
        <w:t>u8 res;</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while(1){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//nonIntIndex = getNonIntIndex(temp_mat, nonIntIndex+1);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nonIntIndex = getNonIntIndex(temp_mat,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 Handle ILP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if(nonIntIndex &gt;=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temp_z_col = removeZ(&amp;temp_mat);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addGomoryConstraint(&amp;temp_mat, (int)nonIntIndex);</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resetSimplexModel(&amp;temp_mat);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setGoalForm(goal_mat);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res = solveSimplex();</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if(!res)</w:t>
      </w:r>
      <w:r w:rsidRPr="00C81BAD">
        <w:rPr>
          <w:rFonts w:ascii="宋体" w:eastAsia="宋体" w:hAnsi="宋体"/>
        </w:rPr>
        <w:tab/>
        <w:t>//NA</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return res;</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}else if(nonIntIndex ==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//TODO: is it possible for this situation?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 used up all gomory constraints and can't find interger solution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//printf("NA, can't find interger solution\n");</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return 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 Get interger soluiton */</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return 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int getMaxIntValue(void)</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return toInt(goal_mat.mem[0][0]);</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getIntSolution(int* solution)</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int row, col;</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for(col = 1 ; col &lt; temp_mat.col-expand_flag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float sol = 0.0f;</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for(row = 0 ; row &lt; temp_mat.row ; row++){</w:t>
      </w:r>
    </w:p>
    <w:p w:rsidR="00746268" w:rsidRPr="00C81BAD" w:rsidRDefault="00746268" w:rsidP="00746268">
      <w:pPr>
        <w:rPr>
          <w:rFonts w:ascii="宋体" w:eastAsia="宋体" w:hAnsi="宋体"/>
        </w:rPr>
      </w:pPr>
      <w:r w:rsidRPr="00C81BAD">
        <w:rPr>
          <w:rFonts w:ascii="宋体" w:eastAsia="宋体" w:hAnsi="宋体"/>
        </w:rPr>
        <w:lastRenderedPageBreak/>
        <w:tab/>
      </w:r>
      <w:r w:rsidRPr="00C81BAD">
        <w:rPr>
          <w:rFonts w:ascii="宋体" w:eastAsia="宋体" w:hAnsi="宋体"/>
        </w:rPr>
        <w:tab/>
      </w:r>
      <w:r w:rsidRPr="00C81BAD">
        <w:rPr>
          <w:rFonts w:ascii="宋体" w:eastAsia="宋体" w:hAnsi="宋体"/>
        </w:rPr>
        <w:tab/>
        <w:t>if(VarName_Map[row + BVarOff] == 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sol = temp_mat.mem[row][0];</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solution[col-1] = toInt(sol);</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u8 initSimplexModel(MATRIX mat, MATRIX g_mat, char* var_name[])</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u8 res = 0;</w:t>
      </w:r>
    </w:p>
    <w:p w:rsidR="00746268" w:rsidRPr="00C81BAD" w:rsidRDefault="00746268" w:rsidP="00746268">
      <w:pPr>
        <w:rPr>
          <w:rFonts w:ascii="宋体" w:eastAsia="宋体" w:hAnsi="宋体"/>
        </w:rPr>
      </w:pPr>
      <w:r w:rsidRPr="00C81BAD">
        <w:rPr>
          <w:rFonts w:ascii="宋体" w:eastAsia="宋体" w:hAnsi="宋体"/>
        </w:rPr>
        <w:tab/>
        <w:t>int i;</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if(var_name == NULL)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using_name = 0;</w:t>
      </w:r>
    </w:p>
    <w:p w:rsidR="00746268" w:rsidRPr="00C81BAD" w:rsidRDefault="00746268" w:rsidP="00746268">
      <w:pPr>
        <w:rPr>
          <w:rFonts w:ascii="宋体" w:eastAsia="宋体" w:hAnsi="宋体"/>
        </w:rPr>
      </w:pP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using_name = 1;</w:t>
      </w:r>
    </w:p>
    <w:p w:rsidR="00746268" w:rsidRPr="00C81BAD" w:rsidRDefault="00746268" w:rsidP="00746268">
      <w:pPr>
        <w:rPr>
          <w:rFonts w:ascii="宋体" w:eastAsia="宋体" w:hAnsi="宋体"/>
        </w:rPr>
      </w:pPr>
      <w:r w:rsidRPr="00C81BAD">
        <w:rPr>
          <w:rFonts w:ascii="宋体" w:eastAsia="宋体" w:hAnsi="宋体"/>
        </w:rPr>
        <w:tab/>
        <w:t>expand_flag = 0;</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res |= create_matrix(&amp;goal_mat, 1, mat.col);</w:t>
      </w:r>
    </w:p>
    <w:p w:rsidR="00746268" w:rsidRPr="00C81BAD" w:rsidRDefault="00746268" w:rsidP="00746268">
      <w:pPr>
        <w:rPr>
          <w:rFonts w:ascii="宋体" w:eastAsia="宋体" w:hAnsi="宋体"/>
        </w:rPr>
      </w:pPr>
      <w:r w:rsidRPr="00C81BAD">
        <w:rPr>
          <w:rFonts w:ascii="宋体" w:eastAsia="宋体" w:hAnsi="宋体"/>
        </w:rPr>
        <w:tab/>
        <w:t>/* we will do calculation on temp_mat later */</w:t>
      </w:r>
    </w:p>
    <w:p w:rsidR="00746268" w:rsidRPr="00C81BAD" w:rsidRDefault="00746268" w:rsidP="00746268">
      <w:pPr>
        <w:rPr>
          <w:rFonts w:ascii="宋体" w:eastAsia="宋体" w:hAnsi="宋体"/>
        </w:rPr>
      </w:pPr>
      <w:r w:rsidRPr="00C81BAD">
        <w:rPr>
          <w:rFonts w:ascii="宋体" w:eastAsia="宋体" w:hAnsi="宋体"/>
        </w:rPr>
        <w:tab/>
        <w:t>res |= create_matrix(&amp;temp_mat, mat.row, mat.col);</w:t>
      </w:r>
    </w:p>
    <w:p w:rsidR="00746268" w:rsidRPr="00C81BAD" w:rsidRDefault="00746268" w:rsidP="00746268">
      <w:pPr>
        <w:rPr>
          <w:rFonts w:ascii="宋体" w:eastAsia="宋体" w:hAnsi="宋体"/>
        </w:rPr>
      </w:pPr>
      <w:r w:rsidRPr="00C81BAD">
        <w:rPr>
          <w:rFonts w:ascii="宋体" w:eastAsia="宋体" w:hAnsi="宋体"/>
        </w:rPr>
        <w:tab/>
        <w:t>copy_matrix(&amp;temp_mat, mat);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if(should_expand(temp_mat)){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float* val;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int 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expand_flag = 1;</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val = (float*)malloc(temp_mat.row * sizeof(float));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for(i = 0 ; i &lt; temp_mat.row ; 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val[i] = -1.0f;</w:t>
      </w:r>
      <w:r w:rsidRPr="00C81BAD">
        <w:rPr>
          <w:rFonts w:ascii="宋体" w:eastAsia="宋体" w:hAnsi="宋体"/>
        </w:rPr>
        <w:tab/>
        <w:t>/* each row add a fresh variable z, for z&gt;=0 */</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matrix_expand_column(&amp;temp_mat, 1, val);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free(val);</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coefbuff = (float*)malloc(mat.row*sizeof(float));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for(i = 0 ; i &lt; mat.col ; 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if(using_name)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strcpy(VarName[i], var_name[i]);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VarName_Map[i] = i;</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lastRenderedPageBreak/>
        <w:tab/>
        <w:t>if(expand_flag){</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if(using_name)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strcpy(VarName[mat.col], "z");</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VarName_Map[mat.col] = mat.col;</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BVarOff = mat.col + RESERVE_SPACE;</w:t>
      </w:r>
    </w:p>
    <w:p w:rsidR="00746268" w:rsidRPr="00C81BAD" w:rsidRDefault="00746268" w:rsidP="00746268">
      <w:pPr>
        <w:rPr>
          <w:rFonts w:ascii="宋体" w:eastAsia="宋体" w:hAnsi="宋体"/>
        </w:rPr>
      </w:pP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BVarOff = mat.col  + RESERVE_SPACE;</w:t>
      </w:r>
      <w:r w:rsidRPr="00C81BAD">
        <w:rPr>
          <w:rFonts w:ascii="宋体" w:eastAsia="宋体" w:hAnsi="宋体"/>
        </w:rPr>
        <w:tab/>
        <w:t>/* basic value offset of VarName array */</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for(i = 0 ; i &lt; mat.row ; i++){</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if(using_name)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sprintf(VarName[i+BVarOff], "y%d", i+1);</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VarName_Map[i+BVarOff] = i+BVarOff;</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setGoalForm(g_mat);</w:t>
      </w:r>
    </w:p>
    <w:p w:rsidR="00746268" w:rsidRPr="00C81BAD" w:rsidRDefault="00746268" w:rsidP="00746268">
      <w:pPr>
        <w:rPr>
          <w:rFonts w:ascii="宋体" w:eastAsia="宋体" w:hAnsi="宋体"/>
        </w:rPr>
      </w:pPr>
      <w:r w:rsidRPr="00C81BAD">
        <w:rPr>
          <w:rFonts w:ascii="宋体" w:eastAsia="宋体" w:hAnsi="宋体"/>
        </w:rPr>
        <w:tab/>
        <w:t>createSlackForm(&amp;temp_mat);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res;</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void deleteSimplexModel(void)</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delete_matrix(&amp;goal_mat);</w:t>
      </w:r>
    </w:p>
    <w:p w:rsidR="00746268" w:rsidRPr="00C81BAD" w:rsidRDefault="00746268" w:rsidP="00746268">
      <w:pPr>
        <w:rPr>
          <w:rFonts w:ascii="宋体" w:eastAsia="宋体" w:hAnsi="宋体"/>
        </w:rPr>
      </w:pPr>
      <w:r w:rsidRPr="00C81BAD">
        <w:rPr>
          <w:rFonts w:ascii="宋体" w:eastAsia="宋体" w:hAnsi="宋体"/>
        </w:rPr>
        <w:tab/>
        <w:t>delete_matrix(&amp;temp_mat);</w:t>
      </w:r>
    </w:p>
    <w:p w:rsidR="00746268" w:rsidRPr="00C81BAD" w:rsidRDefault="00746268" w:rsidP="00746268">
      <w:pPr>
        <w:rPr>
          <w:rFonts w:ascii="宋体" w:eastAsia="宋体" w:hAnsi="宋体"/>
        </w:rPr>
      </w:pPr>
      <w:r w:rsidRPr="00C81BAD">
        <w:rPr>
          <w:rFonts w:ascii="宋体" w:eastAsia="宋体" w:hAnsi="宋体"/>
        </w:rPr>
        <w:tab/>
        <w:t>free(coefbuff);</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Input:</w:t>
      </w:r>
    </w:p>
    <w:p w:rsidR="00746268" w:rsidRPr="00C81BAD" w:rsidRDefault="00746268" w:rsidP="00746268">
      <w:pPr>
        <w:rPr>
          <w:rFonts w:ascii="宋体" w:eastAsia="宋体" w:hAnsi="宋体"/>
        </w:rPr>
      </w:pPr>
      <w:r w:rsidRPr="00C81BAD">
        <w:rPr>
          <w:rFonts w:ascii="宋体" w:eastAsia="宋体" w:hAnsi="宋体"/>
        </w:rPr>
        <w:tab/>
        <w:t>c_mat: constraint matrix</w:t>
      </w:r>
    </w:p>
    <w:p w:rsidR="00746268" w:rsidRPr="00C81BAD" w:rsidRDefault="00746268" w:rsidP="00746268">
      <w:pPr>
        <w:rPr>
          <w:rFonts w:ascii="宋体" w:eastAsia="宋体" w:hAnsi="宋体"/>
        </w:rPr>
      </w:pPr>
      <w:r w:rsidRPr="00C81BAD">
        <w:rPr>
          <w:rFonts w:ascii="宋体" w:eastAsia="宋体" w:hAnsi="宋体"/>
        </w:rPr>
        <w:tab/>
        <w:t>g_mat: goal matrix</w:t>
      </w:r>
    </w:p>
    <w:p w:rsidR="00746268" w:rsidRPr="00C81BAD" w:rsidRDefault="00746268" w:rsidP="00746268">
      <w:pPr>
        <w:rPr>
          <w:rFonts w:ascii="宋体" w:eastAsia="宋体" w:hAnsi="宋体"/>
        </w:rPr>
      </w:pPr>
      <w:r w:rsidRPr="00C81BAD">
        <w:rPr>
          <w:rFonts w:ascii="宋体" w:eastAsia="宋体" w:hAnsi="宋体"/>
        </w:rPr>
        <w:tab/>
        <w:t>var_name: variable name</w:t>
      </w:r>
    </w:p>
    <w:p w:rsidR="00746268" w:rsidRPr="00C81BAD" w:rsidRDefault="00746268" w:rsidP="00746268">
      <w:pPr>
        <w:rPr>
          <w:rFonts w:ascii="宋体" w:eastAsia="宋体" w:hAnsi="宋体"/>
        </w:rPr>
      </w:pPr>
      <w:r w:rsidRPr="00C81BAD">
        <w:rPr>
          <w:rFonts w:ascii="宋体" w:eastAsia="宋体" w:hAnsi="宋体"/>
        </w:rPr>
        <w:tab/>
        <w:t>strategy:</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r>
      <w:r w:rsidRPr="00C81BAD">
        <w:rPr>
          <w:rFonts w:ascii="宋体" w:eastAsia="宋体" w:hAnsi="宋体"/>
        </w:rPr>
        <w:tab/>
        <w:t>LP:</w:t>
      </w:r>
      <w:r w:rsidRPr="00C81BAD">
        <w:rPr>
          <w:rFonts w:ascii="宋体" w:eastAsia="宋体" w:hAnsi="宋体"/>
        </w:rPr>
        <w:tab/>
        <w:t>Linear Program</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 xml:space="preserve">   ILP:</w:t>
      </w:r>
      <w:r w:rsidRPr="00C81BAD">
        <w:rPr>
          <w:rFonts w:ascii="宋体" w:eastAsia="宋体" w:hAnsi="宋体"/>
        </w:rPr>
        <w:tab/>
        <w:t>Interger Linear Program</w:t>
      </w:r>
    </w:p>
    <w:p w:rsidR="00746268" w:rsidRPr="00C81BAD" w:rsidRDefault="00746268" w:rsidP="00746268">
      <w:pPr>
        <w:rPr>
          <w:rFonts w:ascii="宋体" w:eastAsia="宋体" w:hAnsi="宋体"/>
        </w:rPr>
      </w:pPr>
      <w:r w:rsidRPr="00C81BAD">
        <w:rPr>
          <w:rFonts w:ascii="宋体" w:eastAsia="宋体" w:hAnsi="宋体"/>
        </w:rPr>
        <w:t>Return:</w:t>
      </w:r>
    </w:p>
    <w:p w:rsidR="00746268" w:rsidRPr="00C81BAD" w:rsidRDefault="00746268" w:rsidP="00746268">
      <w:pPr>
        <w:rPr>
          <w:rFonts w:ascii="宋体" w:eastAsia="宋体" w:hAnsi="宋体"/>
        </w:rPr>
      </w:pPr>
      <w:r w:rsidRPr="00C81BAD">
        <w:rPr>
          <w:rFonts w:ascii="宋体" w:eastAsia="宋体" w:hAnsi="宋体"/>
        </w:rPr>
        <w:tab/>
        <w:t>0: unsatisfy</w:t>
      </w:r>
      <w:r w:rsidRPr="00C81BAD">
        <w:rPr>
          <w:rFonts w:ascii="宋体" w:eastAsia="宋体" w:hAnsi="宋体"/>
        </w:rPr>
        <w:tab/>
        <w:t>otherwise: satisfy</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u8 SimplexRun(STRATEGY strategy)</w:t>
      </w:r>
    </w:p>
    <w:p w:rsidR="00746268" w:rsidRPr="00C81BAD" w:rsidRDefault="00746268" w:rsidP="00746268">
      <w:pPr>
        <w:rPr>
          <w:rFonts w:ascii="宋体" w:eastAsia="宋体" w:hAnsi="宋体"/>
        </w:rPr>
      </w:pPr>
      <w:r w:rsidRPr="00C81BAD">
        <w:rPr>
          <w:rFonts w:ascii="宋体" w:eastAsia="宋体" w:hAnsi="宋体"/>
        </w:rPr>
        <w:t>{</w:t>
      </w:r>
    </w:p>
    <w:p w:rsidR="00746268" w:rsidRPr="00C81BAD" w:rsidRDefault="00746268" w:rsidP="00746268">
      <w:pPr>
        <w:rPr>
          <w:rFonts w:ascii="宋体" w:eastAsia="宋体" w:hAnsi="宋体"/>
        </w:rPr>
      </w:pPr>
      <w:r w:rsidRPr="00C81BAD">
        <w:rPr>
          <w:rFonts w:ascii="宋体" w:eastAsia="宋体" w:hAnsi="宋体"/>
        </w:rPr>
        <w:tab/>
        <w:t>u8 res = 0;</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res = solveSimplex();</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if(res){</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if(strategy == LP){</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dispSolution(temp_mat, SHOW_RESULT);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}else{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res = incise();</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r>
      <w:r w:rsidRPr="00C81BAD">
        <w:rPr>
          <w:rFonts w:ascii="宋体" w:eastAsia="宋体" w:hAnsi="宋体"/>
        </w:rPr>
        <w:tab/>
        <w:t>dispIntSolution(temp_mat, SHOW_RESULT);</w:t>
      </w:r>
    </w:p>
    <w:p w:rsidR="00746268" w:rsidRPr="00C81BAD" w:rsidRDefault="00746268" w:rsidP="00746268">
      <w:pPr>
        <w:rPr>
          <w:rFonts w:ascii="宋体" w:eastAsia="宋体" w:hAnsi="宋体"/>
        </w:rPr>
      </w:pPr>
      <w:r w:rsidRPr="00C81BAD">
        <w:rPr>
          <w:rFonts w:ascii="宋体" w:eastAsia="宋体" w:hAnsi="宋体"/>
        </w:rPr>
        <w:tab/>
      </w:r>
      <w:r w:rsidRPr="00C81BAD">
        <w:rPr>
          <w:rFonts w:ascii="宋体" w:eastAsia="宋体" w:hAnsi="宋体"/>
        </w:rPr>
        <w:tab/>
        <w:t>}</w:t>
      </w:r>
    </w:p>
    <w:p w:rsidR="00746268" w:rsidRPr="00C81BAD" w:rsidRDefault="00746268" w:rsidP="00746268">
      <w:pPr>
        <w:rPr>
          <w:rFonts w:ascii="宋体" w:eastAsia="宋体" w:hAnsi="宋体"/>
        </w:rPr>
      </w:pPr>
      <w:r w:rsidRPr="00C81BAD">
        <w:rPr>
          <w:rFonts w:ascii="宋体" w:eastAsia="宋体" w:hAnsi="宋体"/>
        </w:rPr>
        <w:tab/>
        <w:t>}</w:t>
      </w:r>
    </w:p>
    <w:p w:rsidR="00746268" w:rsidRPr="00C81BAD" w:rsidRDefault="00746268" w:rsidP="00746268">
      <w:pPr>
        <w:rPr>
          <w:rFonts w:ascii="宋体" w:eastAsia="宋体" w:hAnsi="宋体"/>
        </w:rPr>
      </w:pPr>
    </w:p>
    <w:p w:rsidR="00746268" w:rsidRPr="00C81BAD" w:rsidRDefault="00746268" w:rsidP="00746268">
      <w:pPr>
        <w:rPr>
          <w:rFonts w:ascii="宋体" w:eastAsia="宋体" w:hAnsi="宋体"/>
        </w:rPr>
      </w:pPr>
      <w:r w:rsidRPr="00C81BAD">
        <w:rPr>
          <w:rFonts w:ascii="宋体" w:eastAsia="宋体" w:hAnsi="宋体"/>
        </w:rPr>
        <w:tab/>
        <w:t>return res;</w:t>
      </w:r>
    </w:p>
    <w:p w:rsidR="00746268" w:rsidRPr="00C81BAD" w:rsidRDefault="00746268" w:rsidP="00746268">
      <w:pPr>
        <w:rPr>
          <w:rFonts w:ascii="宋体" w:eastAsia="宋体" w:hAnsi="宋体"/>
        </w:rPr>
      </w:pPr>
      <w:r w:rsidRPr="00C81BAD">
        <w:rPr>
          <w:rFonts w:ascii="宋体" w:eastAsia="宋体" w:hAnsi="宋体"/>
        </w:rPr>
        <w:t>}</w:t>
      </w:r>
    </w:p>
    <w:p w:rsidR="00AB279C" w:rsidRPr="00C81BAD" w:rsidRDefault="00AB279C" w:rsidP="00AB279C">
      <w:pPr>
        <w:pStyle w:val="2"/>
        <w:rPr>
          <w:rFonts w:ascii="宋体" w:eastAsia="宋体" w:hAnsi="宋体"/>
          <w:b w:val="0"/>
        </w:rPr>
      </w:pPr>
      <w:bookmarkStart w:id="239" w:name="_Toc523521322"/>
      <w:r w:rsidRPr="00C81BAD">
        <w:rPr>
          <w:rFonts w:ascii="宋体" w:eastAsia="宋体" w:hAnsi="宋体" w:hint="eastAsia"/>
          <w:b w:val="0"/>
        </w:rPr>
        <w:t>综合题</w:t>
      </w:r>
      <w:bookmarkEnd w:id="239"/>
    </w:p>
    <w:p w:rsidR="00BD167A" w:rsidRPr="00C81BAD" w:rsidRDefault="00BD167A" w:rsidP="00AB279C">
      <w:pPr>
        <w:pStyle w:val="3"/>
        <w:rPr>
          <w:rFonts w:ascii="宋体" w:eastAsia="宋体" w:hAnsi="宋体"/>
          <w:b w:val="0"/>
        </w:rPr>
      </w:pPr>
      <w:bookmarkStart w:id="240" w:name="_Toc523521323"/>
      <w:r w:rsidRPr="00C81BAD">
        <w:rPr>
          <w:rFonts w:ascii="宋体" w:eastAsia="宋体" w:hAnsi="宋体" w:hint="eastAsia"/>
          <w:b w:val="0"/>
        </w:rPr>
        <w:t>√-牛客网</w:t>
      </w:r>
      <w:r w:rsidRPr="00C81BAD">
        <w:rPr>
          <w:rFonts w:ascii="宋体" w:eastAsia="宋体" w:hAnsi="宋体"/>
          <w:b w:val="0"/>
        </w:rPr>
        <w:t>2018</w:t>
      </w:r>
      <w:r w:rsidRPr="00C81BAD">
        <w:rPr>
          <w:rFonts w:ascii="宋体" w:eastAsia="宋体" w:hAnsi="宋体" w:hint="eastAsia"/>
          <w:b w:val="0"/>
        </w:rPr>
        <w:t>暑期多校第1场-</w:t>
      </w:r>
      <w:r w:rsidRPr="00C81BAD">
        <w:rPr>
          <w:rFonts w:ascii="宋体" w:eastAsia="宋体" w:hAnsi="宋体"/>
          <w:b w:val="0"/>
        </w:rPr>
        <w:t>A</w:t>
      </w:r>
      <w:r w:rsidRPr="00C81BAD">
        <w:rPr>
          <w:rFonts w:ascii="宋体" w:eastAsia="宋体" w:hAnsi="宋体" w:hint="eastAsia"/>
          <w:b w:val="0"/>
        </w:rPr>
        <w:t>（OEIS打表&amp;组合数递推&amp;逆元）</w:t>
      </w:r>
      <w:bookmarkEnd w:id="240"/>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√-牛客网</w:instrText>
      </w:r>
      <w:r w:rsidR="00C478A5" w:rsidRPr="00C81BAD">
        <w:rPr>
          <w:rFonts w:ascii="宋体" w:eastAsia="宋体" w:hAnsi="宋体"/>
          <w:b w:val="0"/>
        </w:rPr>
        <w:instrText>2018</w:instrText>
      </w:r>
      <w:r w:rsidR="00C478A5" w:rsidRPr="00C81BAD">
        <w:rPr>
          <w:rFonts w:ascii="宋体" w:eastAsia="宋体" w:hAnsi="宋体" w:hint="eastAsia"/>
          <w:b w:val="0"/>
        </w:rPr>
        <w:instrText>暑期多校第1场-</w:instrText>
      </w:r>
      <w:r w:rsidR="00C478A5" w:rsidRPr="00C81BAD">
        <w:rPr>
          <w:rFonts w:ascii="宋体" w:eastAsia="宋体" w:hAnsi="宋体"/>
          <w:b w:val="0"/>
        </w:rPr>
        <w:instrText>A</w:instrText>
      </w:r>
      <w:r w:rsidR="00C478A5" w:rsidRPr="00C81BAD">
        <w:rPr>
          <w:rFonts w:ascii="宋体" w:eastAsia="宋体" w:hAnsi="宋体" w:hint="eastAsia"/>
          <w:b w:val="0"/>
        </w:rPr>
        <w:instrText>（OEIS打表&amp;组合数递推&amp;逆元）</w:instrText>
      </w:r>
      <w:r w:rsidR="00C478A5" w:rsidRPr="00C81BAD">
        <w:rPr>
          <w:rFonts w:ascii="宋体" w:eastAsia="宋体" w:hAnsi="宋体"/>
        </w:rPr>
        <w:instrText xml:space="preserve">" \y "牛客网" </w:instrText>
      </w:r>
      <w:r w:rsidR="00C478A5" w:rsidRPr="00C81BAD">
        <w:rPr>
          <w:rFonts w:ascii="宋体" w:eastAsia="宋体" w:hAnsi="宋体"/>
          <w:b w:val="0"/>
        </w:rPr>
        <w:fldChar w:fldCharType="end"/>
      </w:r>
    </w:p>
    <w:p w:rsidR="00BD167A" w:rsidRPr="00C81BAD" w:rsidRDefault="00BD167A" w:rsidP="00A723FF">
      <w:pPr>
        <w:rPr>
          <w:rFonts w:ascii="宋体" w:eastAsia="宋体" w:hAnsi="宋体"/>
        </w:rPr>
      </w:pPr>
      <w:r w:rsidRPr="00C81BAD">
        <w:rPr>
          <w:rFonts w:ascii="宋体" w:eastAsia="宋体" w:hAnsi="宋体" w:hint="eastAsia"/>
        </w:rPr>
        <w:t>【题意】一个n*m的矩阵，只包含0,1,2这3种数字，要求从左至右递增，从上至下递增，求符合条件的矩阵个数，数据规模</w:t>
      </w:r>
      <w:r w:rsidRPr="00C81BAD">
        <w:rPr>
          <w:rFonts w:ascii="宋体" w:eastAsia="宋体" w:hAnsi="宋体"/>
          <w:position w:val="-10"/>
        </w:rPr>
        <w:object w:dxaOrig="1280" w:dyaOrig="360">
          <v:shape id="_x0000_i1097" type="#_x0000_t75" style="width:63.75pt;height:18pt" o:ole="">
            <v:imagedata r:id="rId217" o:title=""/>
          </v:shape>
          <o:OLEObject Type="Embed" ProgID="Equation.DSMT4" ShapeID="_x0000_i1097" DrawAspect="Content" ObjectID="_1597263108" r:id="rId218"/>
        </w:object>
      </w:r>
      <w:r w:rsidRPr="00C81BAD">
        <w:rPr>
          <w:rFonts w:ascii="宋体" w:eastAsia="宋体" w:hAnsi="宋体" w:hint="eastAsia"/>
        </w:rPr>
        <w:t>，测试数据组数最多</w:t>
      </w:r>
      <w:r w:rsidRPr="00C81BAD">
        <w:rPr>
          <w:rFonts w:ascii="宋体" w:eastAsia="宋体" w:hAnsi="宋体"/>
          <w:position w:val="-6"/>
        </w:rPr>
        <w:object w:dxaOrig="360" w:dyaOrig="320">
          <v:shape id="_x0000_i1098" type="#_x0000_t75" style="width:18pt;height:15.75pt" o:ole="">
            <v:imagedata r:id="rId219" o:title=""/>
          </v:shape>
          <o:OLEObject Type="Embed" ProgID="Equation.DSMT4" ShapeID="_x0000_i1098" DrawAspect="Content" ObjectID="_1597263109" r:id="rId220"/>
        </w:object>
      </w:r>
    </w:p>
    <w:p w:rsidR="002C2023" w:rsidRPr="00C81BAD" w:rsidRDefault="00BD167A" w:rsidP="00DC0F8D">
      <w:pPr>
        <w:rPr>
          <w:rFonts w:ascii="宋体" w:eastAsia="宋体" w:hAnsi="宋体"/>
        </w:rPr>
      </w:pPr>
      <w:r w:rsidRPr="00C81BAD">
        <w:rPr>
          <w:rFonts w:ascii="宋体" w:eastAsia="宋体" w:hAnsi="宋体" w:hint="eastAsia"/>
        </w:rPr>
        <w:t>【题解】</w:t>
      </w:r>
    </w:p>
    <w:p w:rsidR="00DC0F8D" w:rsidRPr="00C81BAD" w:rsidRDefault="00DC0F8D" w:rsidP="00DC0F8D">
      <w:pPr>
        <w:rPr>
          <w:rFonts w:ascii="宋体" w:eastAsia="宋体" w:hAnsi="宋体"/>
        </w:rPr>
      </w:pPr>
      <w:r w:rsidRPr="00C81BAD">
        <w:rPr>
          <w:rFonts w:ascii="宋体" w:eastAsia="宋体" w:hAnsi="宋体" w:hint="eastAsia"/>
        </w:rPr>
        <w:t>允许使用O</w:t>
      </w:r>
      <w:r w:rsidRPr="00C81BAD">
        <w:rPr>
          <w:rFonts w:ascii="宋体" w:eastAsia="宋体" w:hAnsi="宋体"/>
        </w:rPr>
        <w:t>EIS是铜牌题，不允许则是金牌题</w:t>
      </w:r>
    </w:p>
    <w:p w:rsidR="00BD167A" w:rsidRPr="00C81BAD" w:rsidRDefault="00BD167A" w:rsidP="00A723FF">
      <w:pPr>
        <w:rPr>
          <w:rFonts w:ascii="宋体" w:eastAsia="宋体" w:hAnsi="宋体"/>
        </w:rPr>
      </w:pPr>
      <w:r w:rsidRPr="00C81BAD">
        <w:rPr>
          <w:rFonts w:ascii="宋体" w:eastAsia="宋体" w:hAnsi="宋体" w:hint="eastAsia"/>
        </w:rPr>
        <w:t>合理的可以做的解题思路：</w:t>
      </w:r>
    </w:p>
    <w:p w:rsidR="00BD167A" w:rsidRPr="00C81BAD" w:rsidRDefault="00BD167A" w:rsidP="00A723FF">
      <w:pPr>
        <w:rPr>
          <w:rFonts w:ascii="宋体" w:eastAsia="宋体" w:hAnsi="宋体"/>
        </w:rPr>
      </w:pPr>
      <w:r w:rsidRPr="00C81BAD">
        <w:rPr>
          <w:rFonts w:ascii="宋体" w:eastAsia="宋体" w:hAnsi="宋体" w:hint="eastAsia"/>
        </w:rPr>
        <w:t>首先打表，接着在OEIS上查询</w:t>
      </w:r>
    </w:p>
    <w:p w:rsidR="00BD167A" w:rsidRPr="00C81BAD" w:rsidRDefault="00BD167A" w:rsidP="00A723FF">
      <w:pPr>
        <w:rPr>
          <w:rFonts w:ascii="宋体" w:eastAsia="宋体" w:hAnsi="宋体"/>
        </w:rPr>
      </w:pPr>
      <w:r w:rsidRPr="00C81BAD">
        <w:rPr>
          <w:rFonts w:ascii="宋体" w:eastAsia="宋体" w:hAnsi="宋体" w:hint="eastAsia"/>
        </w:rPr>
        <w:t>打表代码如下（dfs）</w:t>
      </w:r>
    </w:p>
    <w:p w:rsidR="00BD167A" w:rsidRPr="00C81BAD" w:rsidRDefault="00BD167A" w:rsidP="00BD167A">
      <w:pPr>
        <w:rPr>
          <w:rFonts w:ascii="宋体" w:eastAsia="宋体" w:hAnsi="宋体"/>
        </w:rPr>
      </w:pPr>
      <w:r w:rsidRPr="00C81BAD">
        <w:rPr>
          <w:rFonts w:ascii="宋体" w:eastAsia="宋体" w:hAnsi="宋体"/>
        </w:rPr>
        <w:t>#include &lt;bits/stdc++.h&gt;</w:t>
      </w:r>
    </w:p>
    <w:p w:rsidR="00BD167A" w:rsidRPr="00C81BAD" w:rsidRDefault="00BD167A" w:rsidP="00BD167A">
      <w:pPr>
        <w:rPr>
          <w:rFonts w:ascii="宋体" w:eastAsia="宋体" w:hAnsi="宋体"/>
        </w:rPr>
      </w:pPr>
      <w:r w:rsidRPr="00C81BAD">
        <w:rPr>
          <w:rFonts w:ascii="宋体" w:eastAsia="宋体" w:hAnsi="宋体"/>
        </w:rPr>
        <w:t>#define MAXN 3010</w:t>
      </w:r>
    </w:p>
    <w:p w:rsidR="00BD167A" w:rsidRPr="00C81BAD" w:rsidRDefault="00BD167A" w:rsidP="00BD167A">
      <w:pPr>
        <w:rPr>
          <w:rFonts w:ascii="宋体" w:eastAsia="宋体" w:hAnsi="宋体"/>
        </w:rPr>
      </w:pPr>
      <w:r w:rsidRPr="00C81BAD">
        <w:rPr>
          <w:rFonts w:ascii="宋体" w:eastAsia="宋体" w:hAnsi="宋体"/>
        </w:rPr>
        <w:t>#define ll long lon</w:t>
      </w:r>
    </w:p>
    <w:p w:rsidR="00BD167A" w:rsidRPr="00C81BAD" w:rsidRDefault="00BD167A" w:rsidP="00BD167A">
      <w:pPr>
        <w:rPr>
          <w:rFonts w:ascii="宋体" w:eastAsia="宋体" w:hAnsi="宋体"/>
        </w:rPr>
      </w:pPr>
    </w:p>
    <w:p w:rsidR="00BD167A" w:rsidRPr="00C81BAD" w:rsidRDefault="00BD167A" w:rsidP="00BD167A">
      <w:pPr>
        <w:rPr>
          <w:rFonts w:ascii="宋体" w:eastAsia="宋体" w:hAnsi="宋体"/>
        </w:rPr>
      </w:pPr>
      <w:r w:rsidRPr="00C81BAD">
        <w:rPr>
          <w:rFonts w:ascii="宋体" w:eastAsia="宋体" w:hAnsi="宋体"/>
        </w:rPr>
        <w:t>ll n,m,cnt;</w:t>
      </w:r>
    </w:p>
    <w:p w:rsidR="00BD167A" w:rsidRPr="00C81BAD" w:rsidRDefault="00BD167A" w:rsidP="00BD167A">
      <w:pPr>
        <w:rPr>
          <w:rFonts w:ascii="宋体" w:eastAsia="宋体" w:hAnsi="宋体"/>
        </w:rPr>
      </w:pPr>
      <w:r w:rsidRPr="00C81BAD">
        <w:rPr>
          <w:rFonts w:ascii="宋体" w:eastAsia="宋体" w:hAnsi="宋体"/>
        </w:rPr>
        <w:t>int num[MAXN][MAXN];</w:t>
      </w:r>
    </w:p>
    <w:p w:rsidR="00BD167A" w:rsidRPr="00C81BAD" w:rsidRDefault="00BD167A" w:rsidP="00BD167A">
      <w:pPr>
        <w:rPr>
          <w:rFonts w:ascii="宋体" w:eastAsia="宋体" w:hAnsi="宋体"/>
        </w:rPr>
      </w:pPr>
      <w:r w:rsidRPr="00C81BAD">
        <w:rPr>
          <w:rFonts w:ascii="宋体" w:eastAsia="宋体" w:hAnsi="宋体"/>
        </w:rPr>
        <w:t>void dfs(int x,int y){</w:t>
      </w:r>
    </w:p>
    <w:p w:rsidR="00BD167A" w:rsidRPr="00C81BAD" w:rsidRDefault="00BD167A" w:rsidP="00BD167A">
      <w:pPr>
        <w:rPr>
          <w:rFonts w:ascii="宋体" w:eastAsia="宋体" w:hAnsi="宋体"/>
        </w:rPr>
      </w:pPr>
      <w:r w:rsidRPr="00C81BAD">
        <w:rPr>
          <w:rFonts w:ascii="宋体" w:eastAsia="宋体" w:hAnsi="宋体"/>
        </w:rPr>
        <w:t xml:space="preserve">    for (int i=max(num[x-1][y],num[x][y-1]);i&lt;=2;i++){</w:t>
      </w:r>
    </w:p>
    <w:p w:rsidR="00BD167A" w:rsidRPr="00C81BAD" w:rsidRDefault="00BD167A" w:rsidP="00BD167A">
      <w:pPr>
        <w:rPr>
          <w:rFonts w:ascii="宋体" w:eastAsia="宋体" w:hAnsi="宋体"/>
        </w:rPr>
      </w:pPr>
      <w:r w:rsidRPr="00C81BAD">
        <w:rPr>
          <w:rFonts w:ascii="宋体" w:eastAsia="宋体" w:hAnsi="宋体"/>
        </w:rPr>
        <w:t xml:space="preserve">        num[x][y]=i;</w:t>
      </w:r>
    </w:p>
    <w:p w:rsidR="00BD167A" w:rsidRPr="00C81BAD" w:rsidRDefault="00BD167A" w:rsidP="00BD167A">
      <w:pPr>
        <w:rPr>
          <w:rFonts w:ascii="宋体" w:eastAsia="宋体" w:hAnsi="宋体"/>
        </w:rPr>
      </w:pPr>
      <w:r w:rsidRPr="00C81BAD">
        <w:rPr>
          <w:rFonts w:ascii="宋体" w:eastAsia="宋体" w:hAnsi="宋体"/>
        </w:rPr>
        <w:t xml:space="preserve">        if(y&lt;m) dfs(x,y+1); else if(x&lt;n) dfs(x+1,1); else cnt++;</w:t>
      </w:r>
    </w:p>
    <w:p w:rsidR="00BD167A" w:rsidRPr="00C81BAD" w:rsidRDefault="00BD167A" w:rsidP="00BD167A">
      <w:pPr>
        <w:rPr>
          <w:rFonts w:ascii="宋体" w:eastAsia="宋体" w:hAnsi="宋体"/>
        </w:rPr>
      </w:pPr>
      <w:r w:rsidRPr="00C81BAD">
        <w:rPr>
          <w:rFonts w:ascii="宋体" w:eastAsia="宋体" w:hAnsi="宋体"/>
        </w:rPr>
        <w:t xml:space="preserve">    }</w:t>
      </w:r>
    </w:p>
    <w:p w:rsidR="00BD167A" w:rsidRPr="00C81BAD" w:rsidRDefault="00BD167A" w:rsidP="00BD167A">
      <w:pPr>
        <w:rPr>
          <w:rFonts w:ascii="宋体" w:eastAsia="宋体" w:hAnsi="宋体"/>
        </w:rPr>
      </w:pPr>
      <w:r w:rsidRPr="00C81BAD">
        <w:rPr>
          <w:rFonts w:ascii="宋体" w:eastAsia="宋体" w:hAnsi="宋体"/>
        </w:rPr>
        <w:t xml:space="preserve">    return;</w:t>
      </w:r>
    </w:p>
    <w:p w:rsidR="00BD167A" w:rsidRPr="00C81BAD" w:rsidRDefault="00BD167A" w:rsidP="00BD167A">
      <w:pPr>
        <w:rPr>
          <w:rFonts w:ascii="宋体" w:eastAsia="宋体" w:hAnsi="宋体"/>
        </w:rPr>
      </w:pPr>
      <w:r w:rsidRPr="00C81BAD">
        <w:rPr>
          <w:rFonts w:ascii="宋体" w:eastAsia="宋体" w:hAnsi="宋体"/>
        </w:rPr>
        <w:t>}</w:t>
      </w:r>
    </w:p>
    <w:p w:rsidR="00BD167A" w:rsidRPr="00C81BAD" w:rsidRDefault="00BD167A" w:rsidP="00BD167A">
      <w:pPr>
        <w:rPr>
          <w:rFonts w:ascii="宋体" w:eastAsia="宋体" w:hAnsi="宋体"/>
        </w:rPr>
      </w:pPr>
    </w:p>
    <w:p w:rsidR="00BD167A" w:rsidRPr="00C81BAD" w:rsidRDefault="00BD167A" w:rsidP="00BD167A">
      <w:pPr>
        <w:rPr>
          <w:rFonts w:ascii="宋体" w:eastAsia="宋体" w:hAnsi="宋体"/>
        </w:rPr>
      </w:pPr>
      <w:r w:rsidRPr="00C81BAD">
        <w:rPr>
          <w:rFonts w:ascii="宋体" w:eastAsia="宋体" w:hAnsi="宋体"/>
        </w:rPr>
        <w:t>int main()</w:t>
      </w:r>
    </w:p>
    <w:p w:rsidR="00BD167A" w:rsidRPr="00C81BAD" w:rsidRDefault="00BD167A" w:rsidP="00BD167A">
      <w:pPr>
        <w:rPr>
          <w:rFonts w:ascii="宋体" w:eastAsia="宋体" w:hAnsi="宋体"/>
        </w:rPr>
      </w:pPr>
      <w:r w:rsidRPr="00C81BAD">
        <w:rPr>
          <w:rFonts w:ascii="宋体" w:eastAsia="宋体" w:hAnsi="宋体"/>
        </w:rPr>
        <w:t>{</w:t>
      </w:r>
    </w:p>
    <w:p w:rsidR="00BD167A" w:rsidRPr="00C81BAD" w:rsidRDefault="00BD167A" w:rsidP="00BD167A">
      <w:pPr>
        <w:rPr>
          <w:rFonts w:ascii="宋体" w:eastAsia="宋体" w:hAnsi="宋体"/>
        </w:rPr>
      </w:pPr>
      <w:r w:rsidRPr="00C81BAD">
        <w:rPr>
          <w:rFonts w:ascii="宋体" w:eastAsia="宋体" w:hAnsi="宋体"/>
        </w:rPr>
        <w:lastRenderedPageBreak/>
        <w:t xml:space="preserve">    int maxn,maxm;</w:t>
      </w:r>
    </w:p>
    <w:p w:rsidR="00BD167A" w:rsidRPr="00C81BAD" w:rsidRDefault="00BD167A" w:rsidP="00BD167A">
      <w:pPr>
        <w:rPr>
          <w:rFonts w:ascii="宋体" w:eastAsia="宋体" w:hAnsi="宋体"/>
        </w:rPr>
      </w:pPr>
      <w:r w:rsidRPr="00C81BAD">
        <w:rPr>
          <w:rFonts w:ascii="宋体" w:eastAsia="宋体" w:hAnsi="宋体"/>
        </w:rPr>
        <w:t xml:space="preserve">    cin&gt;&gt;maxn&gt;&gt;maxm;</w:t>
      </w:r>
    </w:p>
    <w:p w:rsidR="00BD167A" w:rsidRPr="00C81BAD" w:rsidRDefault="00BD167A" w:rsidP="00BD167A">
      <w:pPr>
        <w:rPr>
          <w:rFonts w:ascii="宋体" w:eastAsia="宋体" w:hAnsi="宋体"/>
        </w:rPr>
      </w:pPr>
      <w:r w:rsidRPr="00C81BAD">
        <w:rPr>
          <w:rFonts w:ascii="宋体" w:eastAsia="宋体" w:hAnsi="宋体"/>
        </w:rPr>
        <w:t xml:space="preserve">    for (int i=1;i&lt;=maxn;i++){</w:t>
      </w:r>
    </w:p>
    <w:p w:rsidR="00BD167A" w:rsidRPr="00C81BAD" w:rsidRDefault="00BD167A" w:rsidP="00BD167A">
      <w:pPr>
        <w:rPr>
          <w:rFonts w:ascii="宋体" w:eastAsia="宋体" w:hAnsi="宋体"/>
        </w:rPr>
      </w:pPr>
      <w:r w:rsidRPr="00C81BAD">
        <w:rPr>
          <w:rFonts w:ascii="宋体" w:eastAsia="宋体" w:hAnsi="宋体"/>
        </w:rPr>
        <w:t xml:space="preserve">        for (int j=1;j&lt;=maxm;j++){</w:t>
      </w:r>
    </w:p>
    <w:p w:rsidR="00BD167A" w:rsidRPr="00C81BAD" w:rsidRDefault="00BD167A" w:rsidP="00BD167A">
      <w:pPr>
        <w:rPr>
          <w:rFonts w:ascii="宋体" w:eastAsia="宋体" w:hAnsi="宋体"/>
        </w:rPr>
      </w:pPr>
      <w:r w:rsidRPr="00C81BAD">
        <w:rPr>
          <w:rFonts w:ascii="宋体" w:eastAsia="宋体" w:hAnsi="宋体"/>
        </w:rPr>
        <w:t xml:space="preserve">            n=i,m=j;</w:t>
      </w:r>
    </w:p>
    <w:p w:rsidR="00BD167A" w:rsidRPr="00C81BAD" w:rsidRDefault="00BD167A" w:rsidP="00BD167A">
      <w:pPr>
        <w:rPr>
          <w:rFonts w:ascii="宋体" w:eastAsia="宋体" w:hAnsi="宋体"/>
        </w:rPr>
      </w:pPr>
      <w:r w:rsidRPr="00C81BAD">
        <w:rPr>
          <w:rFonts w:ascii="宋体" w:eastAsia="宋体" w:hAnsi="宋体"/>
        </w:rPr>
        <w:t xml:space="preserve">            memset(num,0,sizeof(num));</w:t>
      </w:r>
    </w:p>
    <w:p w:rsidR="00BD167A" w:rsidRPr="00C81BAD" w:rsidRDefault="00BD167A" w:rsidP="00BD167A">
      <w:pPr>
        <w:rPr>
          <w:rFonts w:ascii="宋体" w:eastAsia="宋体" w:hAnsi="宋体"/>
        </w:rPr>
      </w:pPr>
      <w:r w:rsidRPr="00C81BAD">
        <w:rPr>
          <w:rFonts w:ascii="宋体" w:eastAsia="宋体" w:hAnsi="宋体"/>
        </w:rPr>
        <w:t xml:space="preserve">            cnt=0;</w:t>
      </w:r>
    </w:p>
    <w:p w:rsidR="00BD167A" w:rsidRPr="00C81BAD" w:rsidRDefault="00BD167A" w:rsidP="00BD167A">
      <w:pPr>
        <w:rPr>
          <w:rFonts w:ascii="宋体" w:eastAsia="宋体" w:hAnsi="宋体"/>
        </w:rPr>
      </w:pPr>
      <w:r w:rsidRPr="00C81BAD">
        <w:rPr>
          <w:rFonts w:ascii="宋体" w:eastAsia="宋体" w:hAnsi="宋体"/>
        </w:rPr>
        <w:t xml:space="preserve">            dfs(1,1);</w:t>
      </w:r>
    </w:p>
    <w:p w:rsidR="00BD167A" w:rsidRPr="00C81BAD" w:rsidRDefault="00BD167A" w:rsidP="00BD167A">
      <w:pPr>
        <w:rPr>
          <w:rFonts w:ascii="宋体" w:eastAsia="宋体" w:hAnsi="宋体"/>
        </w:rPr>
      </w:pPr>
      <w:r w:rsidRPr="00C81BAD">
        <w:rPr>
          <w:rFonts w:ascii="宋体" w:eastAsia="宋体" w:hAnsi="宋体"/>
        </w:rPr>
        <w:t xml:space="preserve">            cout&lt;&lt;cnt&lt;&lt;" ";</w:t>
      </w:r>
    </w:p>
    <w:p w:rsidR="00BD167A" w:rsidRPr="00C81BAD" w:rsidRDefault="00BD167A" w:rsidP="00BD167A">
      <w:pPr>
        <w:rPr>
          <w:rFonts w:ascii="宋体" w:eastAsia="宋体" w:hAnsi="宋体"/>
        </w:rPr>
      </w:pPr>
      <w:r w:rsidRPr="00C81BAD">
        <w:rPr>
          <w:rFonts w:ascii="宋体" w:eastAsia="宋体" w:hAnsi="宋体"/>
        </w:rPr>
        <w:t xml:space="preserve">        }</w:t>
      </w:r>
    </w:p>
    <w:p w:rsidR="00BD167A" w:rsidRPr="00C81BAD" w:rsidRDefault="00BD167A" w:rsidP="00BD167A">
      <w:pPr>
        <w:rPr>
          <w:rFonts w:ascii="宋体" w:eastAsia="宋体" w:hAnsi="宋体"/>
        </w:rPr>
      </w:pPr>
      <w:r w:rsidRPr="00C81BAD">
        <w:rPr>
          <w:rFonts w:ascii="宋体" w:eastAsia="宋体" w:hAnsi="宋体"/>
        </w:rPr>
        <w:t xml:space="preserve">        cout&lt;&lt;endl;</w:t>
      </w:r>
    </w:p>
    <w:p w:rsidR="00BD167A" w:rsidRPr="00C81BAD" w:rsidRDefault="00BD167A" w:rsidP="00BD167A">
      <w:pPr>
        <w:rPr>
          <w:rFonts w:ascii="宋体" w:eastAsia="宋体" w:hAnsi="宋体"/>
        </w:rPr>
      </w:pPr>
      <w:r w:rsidRPr="00C81BAD">
        <w:rPr>
          <w:rFonts w:ascii="宋体" w:eastAsia="宋体" w:hAnsi="宋体"/>
        </w:rPr>
        <w:t xml:space="preserve">    }</w:t>
      </w:r>
    </w:p>
    <w:p w:rsidR="00BD167A" w:rsidRPr="00C81BAD" w:rsidRDefault="00BD167A" w:rsidP="00BD167A">
      <w:pPr>
        <w:rPr>
          <w:rFonts w:ascii="宋体" w:eastAsia="宋体" w:hAnsi="宋体"/>
        </w:rPr>
      </w:pPr>
      <w:r w:rsidRPr="00C81BAD">
        <w:rPr>
          <w:rFonts w:ascii="宋体" w:eastAsia="宋体" w:hAnsi="宋体"/>
        </w:rPr>
        <w:t xml:space="preserve">    return 0;</w:t>
      </w:r>
    </w:p>
    <w:p w:rsidR="00BD167A" w:rsidRPr="00C81BAD" w:rsidRDefault="00BD167A" w:rsidP="00BD167A">
      <w:pPr>
        <w:rPr>
          <w:rFonts w:ascii="宋体" w:eastAsia="宋体" w:hAnsi="宋体"/>
        </w:rPr>
      </w:pPr>
      <w:r w:rsidRPr="00C81BAD">
        <w:rPr>
          <w:rFonts w:ascii="宋体" w:eastAsia="宋体" w:hAnsi="宋体"/>
        </w:rPr>
        <w:t>}</w:t>
      </w:r>
    </w:p>
    <w:p w:rsidR="00FE22B7" w:rsidRPr="00C81BAD" w:rsidRDefault="00FE22B7" w:rsidP="00BD167A">
      <w:pPr>
        <w:rPr>
          <w:rFonts w:ascii="宋体" w:eastAsia="宋体" w:hAnsi="宋体"/>
        </w:rPr>
      </w:pPr>
      <w:r w:rsidRPr="00C81BAD">
        <w:rPr>
          <w:rFonts w:ascii="宋体" w:eastAsia="宋体" w:hAnsi="宋体" w:hint="eastAsia"/>
        </w:rPr>
        <w:t>短时间大约能打8*</w:t>
      </w:r>
      <w:r w:rsidRPr="00C81BAD">
        <w:rPr>
          <w:rFonts w:ascii="宋体" w:eastAsia="宋体" w:hAnsi="宋体"/>
        </w:rPr>
        <w:t>8</w:t>
      </w:r>
      <w:r w:rsidRPr="00C81BAD">
        <w:rPr>
          <w:rFonts w:ascii="宋体" w:eastAsia="宋体" w:hAnsi="宋体" w:hint="eastAsia"/>
        </w:rPr>
        <w:t>左右</w:t>
      </w:r>
    </w:p>
    <w:p w:rsidR="00FE22B7" w:rsidRPr="00C81BAD" w:rsidRDefault="00FE22B7" w:rsidP="00BD167A">
      <w:pPr>
        <w:rPr>
          <w:rFonts w:ascii="宋体" w:eastAsia="宋体" w:hAnsi="宋体"/>
        </w:rPr>
      </w:pPr>
      <w:r w:rsidRPr="00C81BAD">
        <w:rPr>
          <w:rFonts w:ascii="宋体" w:eastAsia="宋体" w:hAnsi="宋体"/>
          <w:noProof/>
        </w:rPr>
        <w:drawing>
          <wp:inline distT="0" distB="0" distL="0" distR="0" wp14:anchorId="0F283E06" wp14:editId="15E013F8">
            <wp:extent cx="4742857" cy="1457143"/>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742857" cy="1457143"/>
                    </a:xfrm>
                    <a:prstGeom prst="rect">
                      <a:avLst/>
                    </a:prstGeom>
                  </pic:spPr>
                </pic:pic>
              </a:graphicData>
            </a:graphic>
          </wp:inline>
        </w:drawing>
      </w:r>
    </w:p>
    <w:p w:rsidR="00FE22B7" w:rsidRPr="00C81BAD" w:rsidRDefault="00FE22B7" w:rsidP="00BD167A">
      <w:pPr>
        <w:rPr>
          <w:rFonts w:ascii="宋体" w:eastAsia="宋体" w:hAnsi="宋体"/>
        </w:rPr>
      </w:pPr>
      <w:r w:rsidRPr="00C81BAD">
        <w:rPr>
          <w:rFonts w:ascii="宋体" w:eastAsia="宋体" w:hAnsi="宋体" w:hint="eastAsia"/>
        </w:rPr>
        <w:t>拿着结果一行一行的到OEIS上查询</w:t>
      </w:r>
    </w:p>
    <w:p w:rsidR="00FE22B7" w:rsidRPr="00C81BAD" w:rsidRDefault="00FE22B7" w:rsidP="00BD167A">
      <w:pPr>
        <w:rPr>
          <w:rFonts w:ascii="宋体" w:eastAsia="宋体" w:hAnsi="宋体"/>
        </w:rPr>
      </w:pPr>
      <w:r w:rsidRPr="00C81BAD">
        <w:rPr>
          <w:rFonts w:ascii="宋体" w:eastAsia="宋体" w:hAnsi="宋体" w:hint="eastAsia"/>
        </w:rPr>
        <w:t>第1行到第6行每一行都能查询出一个不同的公式，但并没有明显的通用规律</w:t>
      </w:r>
    </w:p>
    <w:p w:rsidR="00FE22B7" w:rsidRPr="00C81BAD" w:rsidRDefault="00FE22B7" w:rsidP="00BD167A">
      <w:pPr>
        <w:rPr>
          <w:rFonts w:ascii="宋体" w:eastAsia="宋体" w:hAnsi="宋体"/>
        </w:rPr>
      </w:pPr>
      <w:r w:rsidRPr="00C81BAD">
        <w:rPr>
          <w:rFonts w:ascii="宋体" w:eastAsia="宋体" w:hAnsi="宋体" w:hint="eastAsia"/>
        </w:rPr>
        <w:t>第7行开始输进去，神奇的事情发生了</w:t>
      </w:r>
    </w:p>
    <w:p w:rsidR="00FE22B7" w:rsidRPr="00C81BAD" w:rsidRDefault="00FE22B7" w:rsidP="00BD167A">
      <w:pPr>
        <w:rPr>
          <w:rFonts w:ascii="宋体" w:eastAsia="宋体" w:hAnsi="宋体"/>
        </w:rPr>
      </w:pPr>
      <w:r w:rsidRPr="00C81BAD">
        <w:rPr>
          <w:rFonts w:ascii="宋体" w:eastAsia="宋体" w:hAnsi="宋体"/>
          <w:noProof/>
        </w:rPr>
        <w:drawing>
          <wp:inline distT="0" distB="0" distL="0" distR="0" wp14:anchorId="506AD5E1" wp14:editId="2D9BE8D7">
            <wp:extent cx="5274310" cy="1504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1504950"/>
                    </a:xfrm>
                    <a:prstGeom prst="rect">
                      <a:avLst/>
                    </a:prstGeom>
                  </pic:spPr>
                </pic:pic>
              </a:graphicData>
            </a:graphic>
          </wp:inline>
        </w:drawing>
      </w:r>
    </w:p>
    <w:p w:rsidR="00FE22B7" w:rsidRPr="00C81BAD" w:rsidRDefault="00FE22B7" w:rsidP="00BD167A">
      <w:pPr>
        <w:rPr>
          <w:rFonts w:ascii="宋体" w:eastAsia="宋体" w:hAnsi="宋体"/>
        </w:rPr>
      </w:pPr>
      <w:r w:rsidRPr="00C81BAD">
        <w:rPr>
          <w:rFonts w:ascii="宋体" w:eastAsia="宋体" w:hAnsi="宋体" w:hint="eastAsia"/>
        </w:rPr>
        <w:t>它说这是一个什么三角形的第8行，</w:t>
      </w:r>
      <w:r w:rsidR="00951FCB" w:rsidRPr="00C81BAD">
        <w:rPr>
          <w:rFonts w:ascii="宋体" w:eastAsia="宋体" w:hAnsi="宋体" w:hint="eastAsia"/>
        </w:rPr>
        <w:t>点开这个A</w:t>
      </w:r>
      <w:r w:rsidR="00951FCB" w:rsidRPr="00C81BAD">
        <w:rPr>
          <w:rFonts w:ascii="宋体" w:eastAsia="宋体" w:hAnsi="宋体"/>
        </w:rPr>
        <w:t>001263</w:t>
      </w:r>
    </w:p>
    <w:p w:rsidR="00FE22B7" w:rsidRPr="00C81BAD" w:rsidRDefault="00FE22B7" w:rsidP="00BD167A">
      <w:pPr>
        <w:rPr>
          <w:rFonts w:ascii="宋体" w:eastAsia="宋体" w:hAnsi="宋体"/>
        </w:rPr>
      </w:pPr>
      <w:r w:rsidRPr="00C81BAD">
        <w:rPr>
          <w:rFonts w:ascii="宋体" w:eastAsia="宋体" w:hAnsi="宋体"/>
          <w:noProof/>
        </w:rPr>
        <w:drawing>
          <wp:inline distT="0" distB="0" distL="0" distR="0" wp14:anchorId="51403A40" wp14:editId="2807814B">
            <wp:extent cx="5274310" cy="704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74310" cy="704850"/>
                    </a:xfrm>
                    <a:prstGeom prst="rect">
                      <a:avLst/>
                    </a:prstGeom>
                  </pic:spPr>
                </pic:pic>
              </a:graphicData>
            </a:graphic>
          </wp:inline>
        </w:drawing>
      </w:r>
    </w:p>
    <w:p w:rsidR="00FE22B7" w:rsidRPr="00C81BAD" w:rsidRDefault="00FE22B7" w:rsidP="00BD167A">
      <w:pPr>
        <w:rPr>
          <w:rFonts w:ascii="宋体" w:eastAsia="宋体" w:hAnsi="宋体"/>
        </w:rPr>
      </w:pPr>
      <w:r w:rsidRPr="00C81BAD">
        <w:rPr>
          <w:rFonts w:ascii="宋体" w:eastAsia="宋体" w:hAnsi="宋体" w:hint="eastAsia"/>
        </w:rPr>
        <w:t>看到了一个通用公式，且其别名为Catalan三角形</w:t>
      </w:r>
    </w:p>
    <w:p w:rsidR="00FE22B7" w:rsidRPr="00C81BAD" w:rsidRDefault="00FE22B7" w:rsidP="00BD167A">
      <w:pPr>
        <w:rPr>
          <w:rFonts w:ascii="宋体" w:eastAsia="宋体" w:hAnsi="宋体"/>
        </w:rPr>
      </w:pPr>
      <w:r w:rsidRPr="00C81BAD">
        <w:rPr>
          <w:rFonts w:ascii="宋体" w:eastAsia="宋体" w:hAnsi="宋体" w:hint="eastAsia"/>
        </w:rPr>
        <w:t>以</w:t>
      </w:r>
      <w:r w:rsidRPr="00C81BAD">
        <w:rPr>
          <w:rFonts w:ascii="宋体" w:eastAsia="宋体" w:hAnsi="宋体"/>
        </w:rPr>
        <w:t>table</w:t>
      </w:r>
      <w:r w:rsidRPr="00C81BAD">
        <w:rPr>
          <w:rFonts w:ascii="宋体" w:eastAsia="宋体" w:hAnsi="宋体" w:hint="eastAsia"/>
        </w:rPr>
        <w:t>形式显示</w:t>
      </w:r>
    </w:p>
    <w:p w:rsidR="00FE22B7" w:rsidRPr="00C81BAD" w:rsidRDefault="00FE22B7" w:rsidP="00BD167A">
      <w:pPr>
        <w:rPr>
          <w:rFonts w:ascii="宋体" w:eastAsia="宋体" w:hAnsi="宋体"/>
        </w:rPr>
      </w:pPr>
      <w:r w:rsidRPr="00C81BAD">
        <w:rPr>
          <w:rFonts w:ascii="宋体" w:eastAsia="宋体" w:hAnsi="宋体"/>
          <w:noProof/>
        </w:rPr>
        <w:lastRenderedPageBreak/>
        <w:drawing>
          <wp:inline distT="0" distB="0" distL="0" distR="0" wp14:anchorId="42F7DE22" wp14:editId="3A11878F">
            <wp:extent cx="3723809" cy="24761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723809" cy="2476190"/>
                    </a:xfrm>
                    <a:prstGeom prst="rect">
                      <a:avLst/>
                    </a:prstGeom>
                  </pic:spPr>
                </pic:pic>
              </a:graphicData>
            </a:graphic>
          </wp:inline>
        </w:drawing>
      </w:r>
    </w:p>
    <w:p w:rsidR="00FE22B7" w:rsidRPr="00C81BAD" w:rsidRDefault="00FE22B7" w:rsidP="00BD167A">
      <w:pPr>
        <w:rPr>
          <w:rFonts w:ascii="宋体" w:eastAsia="宋体" w:hAnsi="宋体"/>
        </w:rPr>
      </w:pPr>
      <w:r w:rsidRPr="00C81BAD">
        <w:rPr>
          <w:rFonts w:ascii="宋体" w:eastAsia="宋体" w:hAnsi="宋体" w:hint="eastAsia"/>
        </w:rPr>
        <w:t>这显然就是我们打表出来的答案，所以初步肯定上面的通式就是本题的答案</w:t>
      </w:r>
    </w:p>
    <w:p w:rsidR="00FE22B7" w:rsidRPr="00C81BAD" w:rsidRDefault="00FE22B7" w:rsidP="00BD167A">
      <w:pPr>
        <w:rPr>
          <w:rFonts w:ascii="宋体" w:eastAsia="宋体" w:hAnsi="宋体"/>
        </w:rPr>
      </w:pPr>
      <w:r w:rsidRPr="00C81BAD">
        <w:rPr>
          <w:rFonts w:ascii="宋体" w:eastAsia="宋体" w:hAnsi="宋体" w:hint="eastAsia"/>
        </w:rPr>
        <w:t>不过按照这个通式</w:t>
      </w:r>
      <w:r w:rsidRPr="00C81BAD">
        <w:rPr>
          <w:rFonts w:ascii="宋体" w:eastAsia="宋体" w:hAnsi="宋体"/>
          <w:position w:val="-24"/>
        </w:rPr>
        <w:object w:dxaOrig="1920" w:dyaOrig="620">
          <v:shape id="_x0000_i1099" type="#_x0000_t75" style="width:96pt;height:30.75pt" o:ole="">
            <v:imagedata r:id="rId225" o:title=""/>
          </v:shape>
          <o:OLEObject Type="Embed" ProgID="Equation.DSMT4" ShapeID="_x0000_i1099" DrawAspect="Content" ObjectID="_1597263110" r:id="rId226"/>
        </w:object>
      </w:r>
      <w:r w:rsidRPr="00C81BAD">
        <w:rPr>
          <w:rFonts w:ascii="宋体" w:eastAsia="宋体" w:hAnsi="宋体" w:hint="eastAsia"/>
        </w:rPr>
        <w:t>打表</w:t>
      </w:r>
    </w:p>
    <w:p w:rsidR="00FE22B7" w:rsidRPr="00C81BAD" w:rsidRDefault="00FE22B7" w:rsidP="00BD167A">
      <w:pPr>
        <w:rPr>
          <w:rFonts w:ascii="宋体" w:eastAsia="宋体" w:hAnsi="宋体"/>
        </w:rPr>
      </w:pPr>
      <w:r w:rsidRPr="00C81BAD">
        <w:rPr>
          <w:rFonts w:ascii="宋体" w:eastAsia="宋体" w:hAnsi="宋体" w:hint="eastAsia"/>
        </w:rPr>
        <w:t>（这里用到</w:t>
      </w:r>
      <w:r w:rsidRPr="00C81BAD">
        <w:rPr>
          <w:rFonts w:ascii="宋体" w:eastAsia="宋体" w:hAnsi="宋体"/>
          <w:position w:val="-12"/>
        </w:rPr>
        <w:object w:dxaOrig="1620" w:dyaOrig="380">
          <v:shape id="_x0000_i1100" type="#_x0000_t75" style="width:81pt;height:18.75pt" o:ole="">
            <v:imagedata r:id="rId227" o:title=""/>
          </v:shape>
          <o:OLEObject Type="Embed" ProgID="Equation.DSMT4" ShapeID="_x0000_i1100" DrawAspect="Content" ObjectID="_1597263111" r:id="rId228"/>
        </w:object>
      </w:r>
      <w:r w:rsidRPr="00C81BAD">
        <w:rPr>
          <w:rFonts w:ascii="宋体" w:eastAsia="宋体" w:hAnsi="宋体" w:hint="eastAsia"/>
        </w:rPr>
        <w:t>，记忆化搜索）</w:t>
      </w:r>
    </w:p>
    <w:p w:rsidR="00257D7D" w:rsidRPr="00C81BAD" w:rsidRDefault="00257D7D" w:rsidP="00BD167A">
      <w:pPr>
        <w:rPr>
          <w:rFonts w:ascii="宋体" w:eastAsia="宋体" w:hAnsi="宋体"/>
        </w:rPr>
      </w:pPr>
      <w:r w:rsidRPr="00C81BAD">
        <w:rPr>
          <w:rFonts w:ascii="宋体" w:eastAsia="宋体" w:hAnsi="宋体"/>
          <w:noProof/>
        </w:rPr>
        <w:drawing>
          <wp:inline distT="0" distB="0" distL="0" distR="0" wp14:anchorId="4D8A3E2F" wp14:editId="4B80649E">
            <wp:extent cx="3923809" cy="1819048"/>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3923809" cy="1819048"/>
                    </a:xfrm>
                    <a:prstGeom prst="rect">
                      <a:avLst/>
                    </a:prstGeom>
                  </pic:spPr>
                </pic:pic>
              </a:graphicData>
            </a:graphic>
          </wp:inline>
        </w:drawing>
      </w:r>
    </w:p>
    <w:p w:rsidR="00257D7D" w:rsidRPr="00C81BAD" w:rsidRDefault="00257D7D" w:rsidP="00BD167A">
      <w:pPr>
        <w:rPr>
          <w:rFonts w:ascii="宋体" w:eastAsia="宋体" w:hAnsi="宋体"/>
        </w:rPr>
      </w:pPr>
      <w:r w:rsidRPr="00C81BAD">
        <w:rPr>
          <w:rFonts w:ascii="宋体" w:eastAsia="宋体" w:hAnsi="宋体" w:hint="eastAsia"/>
        </w:rPr>
        <w:t>并不是直接与我们上面那个表一一对应的，找到这里面出现的数字</w:t>
      </w:r>
      <w:r w:rsidR="008A2312" w:rsidRPr="00C81BAD">
        <w:rPr>
          <w:rFonts w:ascii="宋体" w:eastAsia="宋体" w:hAnsi="宋体" w:hint="eastAsia"/>
        </w:rPr>
        <w:t>在</w:t>
      </w:r>
      <w:r w:rsidRPr="00C81BAD">
        <w:rPr>
          <w:rFonts w:ascii="宋体" w:eastAsia="宋体" w:hAnsi="宋体" w:hint="eastAsia"/>
        </w:rPr>
        <w:t>我们上一张表中出现的位置的规律，发现这里面的每一行都是我们打表答案中的每一个斜行（对角行），再调整一下行列偏移，得到公式</w:t>
      </w:r>
    </w:p>
    <w:p w:rsidR="00257D7D" w:rsidRPr="00C81BAD" w:rsidRDefault="00257D7D" w:rsidP="00BD167A">
      <w:pPr>
        <w:rPr>
          <w:rFonts w:ascii="宋体" w:eastAsia="宋体" w:hAnsi="宋体"/>
        </w:rPr>
      </w:pPr>
      <w:r w:rsidRPr="00C81BAD">
        <w:rPr>
          <w:rFonts w:ascii="宋体" w:eastAsia="宋体" w:hAnsi="宋体"/>
          <w:position w:val="-10"/>
        </w:rPr>
        <w:object w:dxaOrig="2700" w:dyaOrig="320">
          <v:shape id="_x0000_i1101" type="#_x0000_t75" style="width:135pt;height:15.75pt" o:ole="">
            <v:imagedata r:id="rId230" o:title=""/>
          </v:shape>
          <o:OLEObject Type="Embed" ProgID="Equation.DSMT4" ShapeID="_x0000_i1101" DrawAspect="Content" ObjectID="_1597263112" r:id="rId231"/>
        </w:object>
      </w:r>
    </w:p>
    <w:p w:rsidR="00FE22B7" w:rsidRPr="00C81BAD" w:rsidRDefault="00257D7D" w:rsidP="00BD167A">
      <w:pPr>
        <w:rPr>
          <w:rFonts w:ascii="宋体" w:eastAsia="宋体" w:hAnsi="宋体"/>
        </w:rPr>
      </w:pPr>
      <w:r w:rsidRPr="00C81BAD">
        <w:rPr>
          <w:rFonts w:ascii="宋体" w:eastAsia="宋体" w:hAnsi="宋体" w:hint="eastAsia"/>
        </w:rPr>
        <w:t>这里面由于数字较大要对N取模，考虑到T的公式中出现除法，故还要使用逆元将/k变为*(inv(k))，同时开long long，注意分步取模</w:t>
      </w:r>
    </w:p>
    <w:p w:rsidR="00257D7D" w:rsidRPr="00C81BAD" w:rsidRDefault="00257D7D" w:rsidP="00BD167A">
      <w:pPr>
        <w:rPr>
          <w:rFonts w:ascii="宋体" w:eastAsia="宋体" w:hAnsi="宋体"/>
        </w:rPr>
      </w:pPr>
      <w:r w:rsidRPr="00C81BAD">
        <w:rPr>
          <w:rFonts w:ascii="宋体" w:eastAsia="宋体" w:hAnsi="宋体" w:hint="eastAsia"/>
        </w:rPr>
        <w:t>这里逆元用的板子的思路是根据费马小定理，a对p的逆元就是a^(p-2)，使用快速幂求解</w:t>
      </w:r>
    </w:p>
    <w:p w:rsidR="00BD167A" w:rsidRPr="00C81BAD" w:rsidRDefault="00BD167A" w:rsidP="00A723FF">
      <w:pPr>
        <w:rPr>
          <w:rFonts w:ascii="宋体" w:eastAsia="宋体" w:hAnsi="宋体"/>
        </w:rPr>
      </w:pPr>
      <w:r w:rsidRPr="00C81BAD">
        <w:rPr>
          <w:rFonts w:ascii="宋体" w:eastAsia="宋体" w:hAnsi="宋体" w:hint="eastAsia"/>
        </w:rPr>
        <w:t>标准官方解题思路</w:t>
      </w:r>
      <w:r w:rsidR="003B0F00" w:rsidRPr="00C81BAD">
        <w:rPr>
          <w:rFonts w:ascii="宋体" w:eastAsia="宋体" w:hAnsi="宋体" w:hint="eastAsia"/>
        </w:rPr>
        <w:t>（看看就好）</w:t>
      </w:r>
      <w:r w:rsidRPr="00C81BAD">
        <w:rPr>
          <w:rFonts w:ascii="宋体" w:eastAsia="宋体" w:hAnsi="宋体" w:hint="eastAsia"/>
        </w:rPr>
        <w:t>：</w:t>
      </w:r>
    </w:p>
    <w:p w:rsidR="00BD167A" w:rsidRPr="00C81BAD" w:rsidRDefault="00BD167A" w:rsidP="00BD167A">
      <w:pPr>
        <w:rPr>
          <w:rFonts w:ascii="宋体" w:eastAsia="宋体" w:hAnsi="宋体"/>
        </w:rPr>
      </w:pPr>
      <w:r w:rsidRPr="00C81BAD">
        <w:rPr>
          <w:rFonts w:ascii="宋体" w:eastAsia="宋体" w:hAnsi="宋体" w:hint="eastAsia"/>
        </w:rPr>
        <w:t>考虑</w:t>
      </w:r>
      <w:r w:rsidRPr="00C81BAD">
        <w:rPr>
          <w:rFonts w:ascii="宋体" w:eastAsia="宋体" w:hAnsi="宋体"/>
        </w:rPr>
        <w:t xml:space="preserve"> 01 和 12 的分界线 </w:t>
      </w:r>
    </w:p>
    <w:p w:rsidR="00BD167A" w:rsidRPr="00C81BAD" w:rsidRDefault="00BD167A" w:rsidP="00BD167A">
      <w:pPr>
        <w:rPr>
          <w:rFonts w:ascii="宋体" w:eastAsia="宋体" w:hAnsi="宋体"/>
        </w:rPr>
      </w:pPr>
      <w:r w:rsidRPr="00C81BAD">
        <w:rPr>
          <w:rFonts w:ascii="宋体" w:eastAsia="宋体" w:hAnsi="宋体"/>
        </w:rPr>
        <w:t xml:space="preserve">是 (n, 0) 到 (0, m) 的两条不相交（可重合）路径 </w:t>
      </w:r>
    </w:p>
    <w:p w:rsidR="00BD167A" w:rsidRPr="00C81BAD" w:rsidRDefault="00BD167A" w:rsidP="00BD167A">
      <w:pPr>
        <w:rPr>
          <w:rFonts w:ascii="宋体" w:eastAsia="宋体" w:hAnsi="宋体"/>
        </w:rPr>
      </w:pPr>
      <w:r w:rsidRPr="00C81BAD">
        <w:rPr>
          <w:rFonts w:ascii="宋体" w:eastAsia="宋体" w:hAnsi="宋体"/>
        </w:rPr>
        <w:t xml:space="preserve">平移其中一条变成 (n-1, -1) 到 (-1, m-1) </w:t>
      </w:r>
    </w:p>
    <w:p w:rsidR="00BD167A" w:rsidRPr="00C81BAD" w:rsidRDefault="00BD167A" w:rsidP="00BD167A">
      <w:pPr>
        <w:rPr>
          <w:rFonts w:ascii="宋体" w:eastAsia="宋体" w:hAnsi="宋体"/>
        </w:rPr>
      </w:pPr>
      <w:r w:rsidRPr="00C81BAD">
        <w:rPr>
          <w:rFonts w:ascii="宋体" w:eastAsia="宋体" w:hAnsi="宋体"/>
        </w:rPr>
        <w:t>变成起点 (n, 0) 和 (n-1, -1)，终点 (0, m) 和 (-1, m-1) 的严格不相交路径</w:t>
      </w:r>
    </w:p>
    <w:p w:rsidR="00BD167A" w:rsidRPr="00C81BAD" w:rsidRDefault="00BD167A" w:rsidP="00BD167A">
      <w:pPr>
        <w:rPr>
          <w:rFonts w:ascii="宋体" w:eastAsia="宋体" w:hAnsi="宋体"/>
        </w:rPr>
      </w:pPr>
      <w:r w:rsidRPr="00C81BAD">
        <w:rPr>
          <w:rFonts w:ascii="宋体" w:eastAsia="宋体" w:hAnsi="宋体"/>
        </w:rPr>
        <w:t>套 Lindström–Gessel–Viennot lemma</w:t>
      </w:r>
    </w:p>
    <w:p w:rsidR="00BD167A" w:rsidRPr="00C81BAD" w:rsidRDefault="00BD167A" w:rsidP="00BD167A">
      <w:pPr>
        <w:rPr>
          <w:rFonts w:ascii="宋体" w:eastAsia="宋体" w:hAnsi="宋体"/>
        </w:rPr>
      </w:pPr>
      <w:r w:rsidRPr="00C81BAD">
        <w:rPr>
          <w:rFonts w:ascii="宋体" w:eastAsia="宋体" w:hAnsi="宋体" w:hint="eastAsia"/>
        </w:rPr>
        <w:t>答案是</w:t>
      </w:r>
      <w:r w:rsidRPr="00C81BAD">
        <w:rPr>
          <w:rFonts w:ascii="宋体" w:eastAsia="宋体" w:hAnsi="宋体"/>
        </w:rPr>
        <w:t xml:space="preserve"> Cn+m, n 2 - Cn+m, m - 1 Cn+m, n-1</w:t>
      </w:r>
    </w:p>
    <w:p w:rsidR="00BD167A" w:rsidRPr="00C81BAD" w:rsidRDefault="00BD167A" w:rsidP="00A723FF">
      <w:pPr>
        <w:rPr>
          <w:rFonts w:ascii="宋体" w:eastAsia="宋体" w:hAnsi="宋体"/>
        </w:rPr>
      </w:pPr>
      <w:r w:rsidRPr="00C81BAD">
        <w:rPr>
          <w:rFonts w:ascii="宋体" w:eastAsia="宋体" w:hAnsi="宋体" w:hint="eastAsia"/>
        </w:rPr>
        <w:t>【代码】</w:t>
      </w:r>
    </w:p>
    <w:p w:rsidR="00257D7D" w:rsidRPr="00C81BAD" w:rsidRDefault="00257D7D" w:rsidP="00257D7D">
      <w:pPr>
        <w:rPr>
          <w:rFonts w:ascii="宋体" w:eastAsia="宋体" w:hAnsi="宋体"/>
        </w:rPr>
      </w:pPr>
      <w:r w:rsidRPr="00C81BAD">
        <w:rPr>
          <w:rFonts w:ascii="宋体" w:eastAsia="宋体" w:hAnsi="宋体"/>
        </w:rPr>
        <w:lastRenderedPageBreak/>
        <w:t>#include &lt;bits/stdc++.h&gt;</w:t>
      </w:r>
    </w:p>
    <w:p w:rsidR="00257D7D" w:rsidRPr="00C81BAD" w:rsidRDefault="00257D7D" w:rsidP="00257D7D">
      <w:pPr>
        <w:rPr>
          <w:rFonts w:ascii="宋体" w:eastAsia="宋体" w:hAnsi="宋体"/>
        </w:rPr>
      </w:pPr>
      <w:r w:rsidRPr="00C81BAD">
        <w:rPr>
          <w:rFonts w:ascii="宋体" w:eastAsia="宋体" w:hAnsi="宋体"/>
        </w:rPr>
        <w:t>#define MAXN 3010</w:t>
      </w:r>
    </w:p>
    <w:p w:rsidR="00257D7D" w:rsidRPr="00C81BAD" w:rsidRDefault="00257D7D" w:rsidP="00257D7D">
      <w:pPr>
        <w:rPr>
          <w:rFonts w:ascii="宋体" w:eastAsia="宋体" w:hAnsi="宋体"/>
        </w:rPr>
      </w:pPr>
      <w:r w:rsidRPr="00C81BAD">
        <w:rPr>
          <w:rFonts w:ascii="宋体" w:eastAsia="宋体" w:hAnsi="宋体"/>
        </w:rPr>
        <w:t>#define ll long long</w:t>
      </w:r>
    </w:p>
    <w:p w:rsidR="00257D7D" w:rsidRPr="00C81BAD" w:rsidRDefault="00257D7D" w:rsidP="00257D7D">
      <w:pPr>
        <w:rPr>
          <w:rFonts w:ascii="宋体" w:eastAsia="宋体" w:hAnsi="宋体"/>
        </w:rPr>
      </w:pPr>
      <w:r w:rsidRPr="00C81BAD">
        <w:rPr>
          <w:rFonts w:ascii="宋体" w:eastAsia="宋体" w:hAnsi="宋体"/>
        </w:rPr>
        <w:t>#define N 1000000007</w:t>
      </w:r>
    </w:p>
    <w:p w:rsidR="00257D7D" w:rsidRPr="00C81BAD" w:rsidRDefault="00257D7D" w:rsidP="00257D7D">
      <w:pPr>
        <w:rPr>
          <w:rFonts w:ascii="宋体" w:eastAsia="宋体" w:hAnsi="宋体"/>
        </w:rPr>
      </w:pPr>
    </w:p>
    <w:p w:rsidR="00257D7D" w:rsidRPr="00C81BAD" w:rsidRDefault="00257D7D" w:rsidP="00257D7D">
      <w:pPr>
        <w:rPr>
          <w:rFonts w:ascii="宋体" w:eastAsia="宋体" w:hAnsi="宋体"/>
        </w:rPr>
      </w:pPr>
      <w:r w:rsidRPr="00C81BAD">
        <w:rPr>
          <w:rFonts w:ascii="宋体" w:eastAsia="宋体" w:hAnsi="宋体"/>
        </w:rPr>
        <w:t>using namespace std;</w:t>
      </w:r>
    </w:p>
    <w:p w:rsidR="00257D7D" w:rsidRPr="00C81BAD" w:rsidRDefault="00921476" w:rsidP="00257D7D">
      <w:pPr>
        <w:rPr>
          <w:rFonts w:ascii="宋体" w:eastAsia="宋体" w:hAnsi="宋体"/>
        </w:rPr>
      </w:pPr>
      <w:r w:rsidRPr="00C81BAD">
        <w:rPr>
          <w:rFonts w:ascii="宋体" w:eastAsia="宋体" w:hAnsi="宋体" w:hint="eastAsia"/>
        </w:rPr>
        <w:t>/</w:t>
      </w:r>
      <w:r w:rsidRPr="00C81BAD">
        <w:rPr>
          <w:rFonts w:ascii="宋体" w:eastAsia="宋体" w:hAnsi="宋体"/>
        </w:rPr>
        <w:t>/</w:t>
      </w:r>
      <w:r w:rsidRPr="00C81BAD">
        <w:rPr>
          <w:rFonts w:ascii="宋体" w:eastAsia="宋体" w:hAnsi="宋体" w:hint="eastAsia"/>
        </w:rPr>
        <w:t>逆元</w:t>
      </w:r>
    </w:p>
    <w:p w:rsidR="00257D7D" w:rsidRPr="00C81BAD" w:rsidRDefault="00257D7D" w:rsidP="00257D7D">
      <w:pPr>
        <w:rPr>
          <w:rFonts w:ascii="宋体" w:eastAsia="宋体" w:hAnsi="宋体"/>
        </w:rPr>
      </w:pPr>
      <w:r w:rsidRPr="00C81BAD">
        <w:rPr>
          <w:rFonts w:ascii="宋体" w:eastAsia="宋体" w:hAnsi="宋体"/>
        </w:rPr>
        <w:t>ll inv(ll x,ll mod)</w:t>
      </w:r>
    </w:p>
    <w:p w:rsidR="00257D7D" w:rsidRPr="00C81BAD" w:rsidRDefault="00257D7D" w:rsidP="00257D7D">
      <w:pPr>
        <w:rPr>
          <w:rFonts w:ascii="宋体" w:eastAsia="宋体" w:hAnsi="宋体"/>
        </w:rPr>
      </w:pPr>
      <w:r w:rsidRPr="00C81BAD">
        <w:rPr>
          <w:rFonts w:ascii="宋体" w:eastAsia="宋体" w:hAnsi="宋体"/>
        </w:rPr>
        <w:t>{</w:t>
      </w:r>
    </w:p>
    <w:p w:rsidR="00257D7D" w:rsidRPr="00C81BAD" w:rsidRDefault="00257D7D" w:rsidP="00257D7D">
      <w:pPr>
        <w:rPr>
          <w:rFonts w:ascii="宋体" w:eastAsia="宋体" w:hAnsi="宋体"/>
        </w:rPr>
      </w:pPr>
      <w:r w:rsidRPr="00C81BAD">
        <w:rPr>
          <w:rFonts w:ascii="宋体" w:eastAsia="宋体" w:hAnsi="宋体"/>
        </w:rPr>
        <w:t xml:space="preserve">    ll k=mod-2,ans=1;</w:t>
      </w:r>
    </w:p>
    <w:p w:rsidR="00257D7D" w:rsidRPr="00C81BAD" w:rsidRDefault="00257D7D" w:rsidP="00257D7D">
      <w:pPr>
        <w:rPr>
          <w:rFonts w:ascii="宋体" w:eastAsia="宋体" w:hAnsi="宋体"/>
        </w:rPr>
      </w:pPr>
      <w:r w:rsidRPr="00C81BAD">
        <w:rPr>
          <w:rFonts w:ascii="宋体" w:eastAsia="宋体" w:hAnsi="宋体"/>
        </w:rPr>
        <w:t xml:space="preserve">    while(k)</w:t>
      </w:r>
    </w:p>
    <w:p w:rsidR="00257D7D" w:rsidRPr="00C81BAD" w:rsidRDefault="00257D7D" w:rsidP="00257D7D">
      <w:pPr>
        <w:rPr>
          <w:rFonts w:ascii="宋体" w:eastAsia="宋体" w:hAnsi="宋体"/>
        </w:rPr>
      </w:pPr>
      <w:r w:rsidRPr="00C81BAD">
        <w:rPr>
          <w:rFonts w:ascii="宋体" w:eastAsia="宋体" w:hAnsi="宋体"/>
        </w:rPr>
        <w:t xml:space="preserve">    {</w:t>
      </w:r>
    </w:p>
    <w:p w:rsidR="00257D7D" w:rsidRPr="00C81BAD" w:rsidRDefault="00257D7D" w:rsidP="00257D7D">
      <w:pPr>
        <w:rPr>
          <w:rFonts w:ascii="宋体" w:eastAsia="宋体" w:hAnsi="宋体"/>
        </w:rPr>
      </w:pPr>
      <w:r w:rsidRPr="00C81BAD">
        <w:rPr>
          <w:rFonts w:ascii="宋体" w:eastAsia="宋体" w:hAnsi="宋体"/>
        </w:rPr>
        <w:t xml:space="preserve">        if (k&amp;1) ans=(ans*x)%mod;</w:t>
      </w:r>
    </w:p>
    <w:p w:rsidR="00257D7D" w:rsidRPr="00C81BAD" w:rsidRDefault="00257D7D" w:rsidP="00257D7D">
      <w:pPr>
        <w:rPr>
          <w:rFonts w:ascii="宋体" w:eastAsia="宋体" w:hAnsi="宋体"/>
        </w:rPr>
      </w:pPr>
      <w:r w:rsidRPr="00C81BAD">
        <w:rPr>
          <w:rFonts w:ascii="宋体" w:eastAsia="宋体" w:hAnsi="宋体"/>
        </w:rPr>
        <w:t xml:space="preserve">        x=(x*x)%mod;</w:t>
      </w:r>
    </w:p>
    <w:p w:rsidR="00257D7D" w:rsidRPr="00C81BAD" w:rsidRDefault="00257D7D" w:rsidP="00257D7D">
      <w:pPr>
        <w:rPr>
          <w:rFonts w:ascii="宋体" w:eastAsia="宋体" w:hAnsi="宋体"/>
        </w:rPr>
      </w:pPr>
      <w:r w:rsidRPr="00C81BAD">
        <w:rPr>
          <w:rFonts w:ascii="宋体" w:eastAsia="宋体" w:hAnsi="宋体"/>
        </w:rPr>
        <w:t xml:space="preserve">        k&gt;&gt;=1;</w:t>
      </w:r>
    </w:p>
    <w:p w:rsidR="00257D7D" w:rsidRPr="00C81BAD" w:rsidRDefault="00257D7D" w:rsidP="00257D7D">
      <w:pPr>
        <w:rPr>
          <w:rFonts w:ascii="宋体" w:eastAsia="宋体" w:hAnsi="宋体"/>
        </w:rPr>
      </w:pPr>
      <w:r w:rsidRPr="00C81BAD">
        <w:rPr>
          <w:rFonts w:ascii="宋体" w:eastAsia="宋体" w:hAnsi="宋体"/>
        </w:rPr>
        <w:t xml:space="preserve">    }</w:t>
      </w:r>
    </w:p>
    <w:p w:rsidR="00257D7D" w:rsidRPr="00C81BAD" w:rsidRDefault="00257D7D" w:rsidP="00257D7D">
      <w:pPr>
        <w:rPr>
          <w:rFonts w:ascii="宋体" w:eastAsia="宋体" w:hAnsi="宋体"/>
        </w:rPr>
      </w:pPr>
      <w:r w:rsidRPr="00C81BAD">
        <w:rPr>
          <w:rFonts w:ascii="宋体" w:eastAsia="宋体" w:hAnsi="宋体"/>
        </w:rPr>
        <w:t xml:space="preserve">    return ans;</w:t>
      </w:r>
    </w:p>
    <w:p w:rsidR="00257D7D" w:rsidRPr="00C81BAD" w:rsidRDefault="00257D7D" w:rsidP="00257D7D">
      <w:pPr>
        <w:rPr>
          <w:rFonts w:ascii="宋体" w:eastAsia="宋体" w:hAnsi="宋体"/>
        </w:rPr>
      </w:pPr>
      <w:r w:rsidRPr="00C81BAD">
        <w:rPr>
          <w:rFonts w:ascii="宋体" w:eastAsia="宋体" w:hAnsi="宋体"/>
        </w:rPr>
        <w:t>}</w:t>
      </w:r>
    </w:p>
    <w:p w:rsidR="00921476" w:rsidRPr="00C81BAD" w:rsidRDefault="00921476" w:rsidP="00257D7D">
      <w:pPr>
        <w:rPr>
          <w:rFonts w:ascii="宋体" w:eastAsia="宋体" w:hAnsi="宋体"/>
        </w:rPr>
      </w:pPr>
      <w:r w:rsidRPr="00C81BAD">
        <w:rPr>
          <w:rFonts w:ascii="宋体" w:eastAsia="宋体" w:hAnsi="宋体"/>
        </w:rPr>
        <w:t>//</w:t>
      </w:r>
      <w:r w:rsidRPr="00C81BAD">
        <w:rPr>
          <w:rFonts w:ascii="宋体" w:eastAsia="宋体" w:hAnsi="宋体" w:hint="eastAsia"/>
        </w:rPr>
        <w:t>组合数&amp;记忆化搜索</w:t>
      </w:r>
    </w:p>
    <w:p w:rsidR="00257D7D" w:rsidRPr="00C81BAD" w:rsidRDefault="00257D7D" w:rsidP="00257D7D">
      <w:pPr>
        <w:rPr>
          <w:rFonts w:ascii="宋体" w:eastAsia="宋体" w:hAnsi="宋体"/>
        </w:rPr>
      </w:pPr>
      <w:r w:rsidRPr="00C81BAD">
        <w:rPr>
          <w:rFonts w:ascii="宋体" w:eastAsia="宋体" w:hAnsi="宋体"/>
        </w:rPr>
        <w:t>ll rc[MAXN][MAXN];</w:t>
      </w:r>
    </w:p>
    <w:p w:rsidR="00257D7D" w:rsidRPr="00C81BAD" w:rsidRDefault="00257D7D" w:rsidP="00257D7D">
      <w:pPr>
        <w:rPr>
          <w:rFonts w:ascii="宋体" w:eastAsia="宋体" w:hAnsi="宋体"/>
        </w:rPr>
      </w:pPr>
      <w:r w:rsidRPr="00C81BAD">
        <w:rPr>
          <w:rFonts w:ascii="宋体" w:eastAsia="宋体" w:hAnsi="宋体"/>
        </w:rPr>
        <w:t>ll c(int n,int m){</w:t>
      </w:r>
    </w:p>
    <w:p w:rsidR="00257D7D" w:rsidRPr="00C81BAD" w:rsidRDefault="00257D7D" w:rsidP="00257D7D">
      <w:pPr>
        <w:rPr>
          <w:rFonts w:ascii="宋体" w:eastAsia="宋体" w:hAnsi="宋体"/>
        </w:rPr>
      </w:pPr>
      <w:r w:rsidRPr="00C81BAD">
        <w:rPr>
          <w:rFonts w:ascii="宋体" w:eastAsia="宋体" w:hAnsi="宋体"/>
        </w:rPr>
        <w:t xml:space="preserve">    if(rc[n][m]&gt;=0) return rc[n][m];</w:t>
      </w:r>
    </w:p>
    <w:p w:rsidR="00257D7D" w:rsidRPr="00C81BAD" w:rsidRDefault="00257D7D" w:rsidP="00257D7D">
      <w:pPr>
        <w:rPr>
          <w:rFonts w:ascii="宋体" w:eastAsia="宋体" w:hAnsi="宋体"/>
        </w:rPr>
      </w:pPr>
      <w:r w:rsidRPr="00C81BAD">
        <w:rPr>
          <w:rFonts w:ascii="宋体" w:eastAsia="宋体" w:hAnsi="宋体"/>
        </w:rPr>
        <w:t xml:space="preserve">    if(n==m) return rc[n][m]=1;</w:t>
      </w:r>
    </w:p>
    <w:p w:rsidR="00257D7D" w:rsidRPr="00C81BAD" w:rsidRDefault="00257D7D" w:rsidP="00257D7D">
      <w:pPr>
        <w:rPr>
          <w:rFonts w:ascii="宋体" w:eastAsia="宋体" w:hAnsi="宋体"/>
        </w:rPr>
      </w:pPr>
      <w:r w:rsidRPr="00C81BAD">
        <w:rPr>
          <w:rFonts w:ascii="宋体" w:eastAsia="宋体" w:hAnsi="宋体"/>
        </w:rPr>
        <w:t xml:space="preserve">    if(m==1||m==0) return rc[n][m]=n;</w:t>
      </w:r>
    </w:p>
    <w:p w:rsidR="00257D7D" w:rsidRPr="00C81BAD" w:rsidRDefault="00257D7D" w:rsidP="00257D7D">
      <w:pPr>
        <w:rPr>
          <w:rFonts w:ascii="宋体" w:eastAsia="宋体" w:hAnsi="宋体"/>
        </w:rPr>
      </w:pPr>
      <w:r w:rsidRPr="00C81BAD">
        <w:rPr>
          <w:rFonts w:ascii="宋体" w:eastAsia="宋体" w:hAnsi="宋体"/>
        </w:rPr>
        <w:t xml:space="preserve">    return rc[n][m]=(c(n-1,m-1)+c(n-1,m))%N;</w:t>
      </w:r>
    </w:p>
    <w:p w:rsidR="00257D7D" w:rsidRPr="00C81BAD" w:rsidRDefault="00257D7D" w:rsidP="00257D7D">
      <w:pPr>
        <w:rPr>
          <w:rFonts w:ascii="宋体" w:eastAsia="宋体" w:hAnsi="宋体"/>
        </w:rPr>
      </w:pPr>
      <w:r w:rsidRPr="00C81BAD">
        <w:rPr>
          <w:rFonts w:ascii="宋体" w:eastAsia="宋体" w:hAnsi="宋体"/>
        </w:rPr>
        <w:t>}</w:t>
      </w:r>
    </w:p>
    <w:p w:rsidR="00257D7D" w:rsidRPr="00C81BAD" w:rsidRDefault="00257D7D" w:rsidP="00257D7D">
      <w:pPr>
        <w:rPr>
          <w:rFonts w:ascii="宋体" w:eastAsia="宋体" w:hAnsi="宋体"/>
        </w:rPr>
      </w:pPr>
      <w:r w:rsidRPr="00C81BAD">
        <w:rPr>
          <w:rFonts w:ascii="宋体" w:eastAsia="宋体" w:hAnsi="宋体"/>
        </w:rPr>
        <w:t>ll t(int n,int k){</w:t>
      </w:r>
    </w:p>
    <w:p w:rsidR="00257D7D" w:rsidRPr="00C81BAD" w:rsidRDefault="00257D7D" w:rsidP="00257D7D">
      <w:pPr>
        <w:rPr>
          <w:rFonts w:ascii="宋体" w:eastAsia="宋体" w:hAnsi="宋体"/>
        </w:rPr>
      </w:pPr>
      <w:r w:rsidRPr="00C81BAD">
        <w:rPr>
          <w:rFonts w:ascii="宋体" w:eastAsia="宋体" w:hAnsi="宋体"/>
        </w:rPr>
        <w:t xml:space="preserve">    return (((c(n-1,k-1)*c(n,k-1))%N)*inv(k,N))%N;</w:t>
      </w:r>
    </w:p>
    <w:p w:rsidR="00257D7D" w:rsidRPr="00C81BAD" w:rsidRDefault="00257D7D" w:rsidP="00257D7D">
      <w:pPr>
        <w:rPr>
          <w:rFonts w:ascii="宋体" w:eastAsia="宋体" w:hAnsi="宋体"/>
        </w:rPr>
      </w:pPr>
      <w:r w:rsidRPr="00C81BAD">
        <w:rPr>
          <w:rFonts w:ascii="宋体" w:eastAsia="宋体" w:hAnsi="宋体"/>
        </w:rPr>
        <w:t>}</w:t>
      </w:r>
    </w:p>
    <w:p w:rsidR="00257D7D" w:rsidRPr="00C81BAD" w:rsidRDefault="00257D7D" w:rsidP="00257D7D">
      <w:pPr>
        <w:rPr>
          <w:rFonts w:ascii="宋体" w:eastAsia="宋体" w:hAnsi="宋体"/>
        </w:rPr>
      </w:pPr>
    </w:p>
    <w:p w:rsidR="00257D7D" w:rsidRPr="00C81BAD" w:rsidRDefault="00257D7D" w:rsidP="00257D7D">
      <w:pPr>
        <w:rPr>
          <w:rFonts w:ascii="宋体" w:eastAsia="宋体" w:hAnsi="宋体"/>
        </w:rPr>
      </w:pPr>
      <w:r w:rsidRPr="00C81BAD">
        <w:rPr>
          <w:rFonts w:ascii="宋体" w:eastAsia="宋体" w:hAnsi="宋体"/>
        </w:rPr>
        <w:t>int main(){</w:t>
      </w:r>
    </w:p>
    <w:p w:rsidR="00257D7D" w:rsidRPr="00C81BAD" w:rsidRDefault="00257D7D" w:rsidP="00257D7D">
      <w:pPr>
        <w:rPr>
          <w:rFonts w:ascii="宋体" w:eastAsia="宋体" w:hAnsi="宋体"/>
        </w:rPr>
      </w:pPr>
      <w:r w:rsidRPr="00C81BAD">
        <w:rPr>
          <w:rFonts w:ascii="宋体" w:eastAsia="宋体" w:hAnsi="宋体"/>
        </w:rPr>
        <w:t xml:space="preserve">    memset(rc,-1,sizeof(rc)); </w:t>
      </w:r>
    </w:p>
    <w:p w:rsidR="00257D7D" w:rsidRPr="00C81BAD" w:rsidRDefault="00257D7D" w:rsidP="00257D7D">
      <w:pPr>
        <w:rPr>
          <w:rFonts w:ascii="宋体" w:eastAsia="宋体" w:hAnsi="宋体"/>
        </w:rPr>
      </w:pPr>
      <w:r w:rsidRPr="00C81BAD">
        <w:rPr>
          <w:rFonts w:ascii="宋体" w:eastAsia="宋体" w:hAnsi="宋体"/>
        </w:rPr>
        <w:t xml:space="preserve">    int n,m;</w:t>
      </w:r>
    </w:p>
    <w:p w:rsidR="00257D7D" w:rsidRPr="00C81BAD" w:rsidRDefault="00257D7D" w:rsidP="00257D7D">
      <w:pPr>
        <w:rPr>
          <w:rFonts w:ascii="宋体" w:eastAsia="宋体" w:hAnsi="宋体"/>
        </w:rPr>
      </w:pPr>
      <w:r w:rsidRPr="00C81BAD">
        <w:rPr>
          <w:rFonts w:ascii="宋体" w:eastAsia="宋体" w:hAnsi="宋体"/>
        </w:rPr>
        <w:t xml:space="preserve">    while(cin&gt;&gt;n&gt;&gt;m) cout&lt;&lt;t(n+m+1,m+1)&lt;&lt;endl;</w:t>
      </w:r>
    </w:p>
    <w:p w:rsidR="00257D7D" w:rsidRPr="00C81BAD" w:rsidRDefault="00257D7D" w:rsidP="00257D7D">
      <w:pPr>
        <w:rPr>
          <w:rFonts w:ascii="宋体" w:eastAsia="宋体" w:hAnsi="宋体"/>
        </w:rPr>
      </w:pPr>
      <w:r w:rsidRPr="00C81BAD">
        <w:rPr>
          <w:rFonts w:ascii="宋体" w:eastAsia="宋体" w:hAnsi="宋体"/>
        </w:rPr>
        <w:t xml:space="preserve">    return 0;</w:t>
      </w:r>
    </w:p>
    <w:p w:rsidR="00257D7D" w:rsidRPr="00C81BAD" w:rsidRDefault="00257D7D" w:rsidP="00257D7D">
      <w:pPr>
        <w:rPr>
          <w:rFonts w:ascii="宋体" w:eastAsia="宋体" w:hAnsi="宋体"/>
        </w:rPr>
      </w:pPr>
      <w:r w:rsidRPr="00C81BAD">
        <w:rPr>
          <w:rFonts w:ascii="宋体" w:eastAsia="宋体" w:hAnsi="宋体"/>
        </w:rPr>
        <w:t>}</w:t>
      </w:r>
    </w:p>
    <w:p w:rsidR="008C42CB" w:rsidRPr="00C81BAD" w:rsidRDefault="008C42CB" w:rsidP="008C42CB">
      <w:pPr>
        <w:pStyle w:val="3"/>
        <w:rPr>
          <w:rFonts w:ascii="宋体" w:eastAsia="宋体" w:hAnsi="宋体"/>
          <w:b w:val="0"/>
        </w:rPr>
      </w:pPr>
      <w:bookmarkStart w:id="241" w:name="_Toc523521324"/>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6304</w:t>
      </w:r>
      <w:r w:rsidRPr="00C81BAD">
        <w:rPr>
          <w:rFonts w:ascii="宋体" w:eastAsia="宋体" w:hAnsi="宋体" w:hint="eastAsia"/>
          <w:b w:val="0"/>
        </w:rPr>
        <w:t>-</w:t>
      </w:r>
      <w:r w:rsidRPr="00C81BAD">
        <w:rPr>
          <w:rFonts w:ascii="宋体" w:eastAsia="宋体" w:hAnsi="宋体"/>
          <w:b w:val="0"/>
        </w:rPr>
        <w:t>2018</w:t>
      </w:r>
      <w:r w:rsidRPr="00C81BAD">
        <w:rPr>
          <w:rFonts w:ascii="宋体" w:eastAsia="宋体" w:hAnsi="宋体" w:hint="eastAsia"/>
          <w:b w:val="0"/>
        </w:rPr>
        <w:t>多校1-铜牌题</w:t>
      </w:r>
      <w:bookmarkEnd w:id="241"/>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w:instrText>
      </w:r>
      <w:r w:rsidR="00C478A5" w:rsidRPr="00C81BAD">
        <w:rPr>
          <w:rFonts w:ascii="宋体" w:eastAsia="宋体" w:hAnsi="宋体"/>
          <w:b w:val="0"/>
        </w:rPr>
        <w:instrText>HDU</w:instrText>
      </w:r>
      <w:r w:rsidR="00C478A5" w:rsidRPr="00C81BAD">
        <w:rPr>
          <w:rFonts w:ascii="宋体" w:eastAsia="宋体" w:hAnsi="宋体" w:hint="eastAsia"/>
          <w:b w:val="0"/>
        </w:rPr>
        <w:instrText>-</w:instrText>
      </w:r>
      <w:r w:rsidR="00C478A5" w:rsidRPr="00C81BAD">
        <w:rPr>
          <w:rFonts w:ascii="宋体" w:eastAsia="宋体" w:hAnsi="宋体"/>
          <w:b w:val="0"/>
        </w:rPr>
        <w:instrText>6304</w:instrText>
      </w:r>
      <w:r w:rsidR="00C478A5" w:rsidRPr="00C81BAD">
        <w:rPr>
          <w:rFonts w:ascii="宋体" w:eastAsia="宋体" w:hAnsi="宋体" w:hint="eastAsia"/>
          <w:b w:val="0"/>
        </w:rPr>
        <w:instrText>-</w:instrText>
      </w:r>
      <w:r w:rsidR="00C478A5" w:rsidRPr="00C81BAD">
        <w:rPr>
          <w:rFonts w:ascii="宋体" w:eastAsia="宋体" w:hAnsi="宋体"/>
          <w:b w:val="0"/>
        </w:rPr>
        <w:instrText>2018</w:instrText>
      </w:r>
      <w:r w:rsidR="00C478A5" w:rsidRPr="00C81BAD">
        <w:rPr>
          <w:rFonts w:ascii="宋体" w:eastAsia="宋体" w:hAnsi="宋体" w:hint="eastAsia"/>
          <w:b w:val="0"/>
        </w:rPr>
        <w:instrText>多校1-铜牌题</w:instrText>
      </w:r>
      <w:r w:rsidR="00C478A5" w:rsidRPr="00C81BAD">
        <w:rPr>
          <w:rFonts w:ascii="宋体" w:eastAsia="宋体" w:hAnsi="宋体"/>
        </w:rPr>
        <w:instrText>:</w:instrText>
      </w:r>
      <w:r w:rsidR="00C478A5" w:rsidRPr="00C81BAD">
        <w:rPr>
          <w:rFonts w:ascii="宋体" w:eastAsia="宋体" w:hAnsi="宋体" w:hint="eastAsia"/>
        </w:rPr>
        <w:instrText>6</w:instrText>
      </w:r>
      <w:r w:rsidR="00C478A5" w:rsidRPr="00C81BAD">
        <w:rPr>
          <w:rFonts w:ascii="宋体" w:eastAsia="宋体" w:hAnsi="宋体"/>
        </w:rPr>
        <w:instrText xml:space="preserve">304" \y "HDU:6304" </w:instrText>
      </w:r>
      <w:r w:rsidR="00C478A5" w:rsidRPr="00C81BAD">
        <w:rPr>
          <w:rFonts w:ascii="宋体" w:eastAsia="宋体" w:hAnsi="宋体"/>
          <w:b w:val="0"/>
        </w:rPr>
        <w:fldChar w:fldCharType="end"/>
      </w:r>
    </w:p>
    <w:p w:rsidR="008C42CB" w:rsidRPr="00C81BAD" w:rsidRDefault="008C42CB" w:rsidP="00257D7D">
      <w:pPr>
        <w:rPr>
          <w:rFonts w:ascii="宋体" w:eastAsia="宋体" w:hAnsi="宋体"/>
        </w:rPr>
      </w:pPr>
      <w:r w:rsidRPr="00C81BAD">
        <w:rPr>
          <w:rFonts w:ascii="宋体" w:eastAsia="宋体" w:hAnsi="宋体" w:hint="eastAsia"/>
        </w:rPr>
        <w:t>【题意】</w:t>
      </w:r>
    </w:p>
    <w:p w:rsidR="008C42CB" w:rsidRPr="00C81BAD" w:rsidRDefault="008C42CB" w:rsidP="00257D7D">
      <w:pPr>
        <w:rPr>
          <w:rFonts w:ascii="宋体" w:eastAsia="宋体" w:hAnsi="宋体"/>
        </w:rPr>
      </w:pPr>
      <w:r w:rsidRPr="00C81BAD">
        <w:rPr>
          <w:rFonts w:ascii="宋体" w:eastAsia="宋体" w:hAnsi="宋体"/>
          <w:noProof/>
        </w:rPr>
        <w:lastRenderedPageBreak/>
        <w:drawing>
          <wp:inline distT="0" distB="0" distL="0" distR="0" wp14:anchorId="17A0EF8C" wp14:editId="141281CA">
            <wp:extent cx="5274310" cy="8750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5274310" cy="875030"/>
                    </a:xfrm>
                    <a:prstGeom prst="rect">
                      <a:avLst/>
                    </a:prstGeom>
                  </pic:spPr>
                </pic:pic>
              </a:graphicData>
            </a:graphic>
          </wp:inline>
        </w:drawing>
      </w:r>
    </w:p>
    <w:p w:rsidR="008C42CB" w:rsidRPr="00C81BAD" w:rsidRDefault="008C42CB" w:rsidP="00257D7D">
      <w:pPr>
        <w:rPr>
          <w:rFonts w:ascii="宋体" w:eastAsia="宋体" w:hAnsi="宋体"/>
        </w:rPr>
      </w:pPr>
      <w:r w:rsidRPr="00C81BAD">
        <w:rPr>
          <w:rFonts w:ascii="宋体" w:eastAsia="宋体" w:hAnsi="宋体" w:hint="eastAsia"/>
        </w:rPr>
        <w:t>n范围10^18，测试数据10^5</w:t>
      </w:r>
    </w:p>
    <w:p w:rsidR="00AE1B88" w:rsidRPr="00C81BAD" w:rsidRDefault="008C42CB" w:rsidP="00257D7D">
      <w:pPr>
        <w:rPr>
          <w:rFonts w:ascii="宋体" w:eastAsia="宋体" w:hAnsi="宋体"/>
        </w:rPr>
      </w:pPr>
      <w:r w:rsidRPr="00C81BAD">
        <w:rPr>
          <w:rFonts w:ascii="宋体" w:eastAsia="宋体" w:hAnsi="宋体" w:hint="eastAsia"/>
        </w:rPr>
        <w:t>【题解】使用了OEIS打表找规律，发现了sum[2^k]的值可以在log级别求出，同时发现a[2^k]=</w:t>
      </w:r>
      <w:r w:rsidRPr="00C81BAD">
        <w:rPr>
          <w:rFonts w:ascii="宋体" w:eastAsia="宋体" w:hAnsi="宋体"/>
        </w:rPr>
        <w:t>2^(k-1)</w:t>
      </w:r>
      <w:r w:rsidRPr="00C81BAD">
        <w:rPr>
          <w:rFonts w:ascii="宋体" w:eastAsia="宋体" w:hAnsi="宋体" w:hint="eastAsia"/>
        </w:rPr>
        <w:t>且a[2^k+1]=</w:t>
      </w:r>
      <w:r w:rsidRPr="00C81BAD">
        <w:rPr>
          <w:rFonts w:ascii="宋体" w:eastAsia="宋体" w:hAnsi="宋体"/>
        </w:rPr>
        <w:t>2^(k-1)+1</w:t>
      </w:r>
      <w:r w:rsidRPr="00C81BAD">
        <w:rPr>
          <w:rFonts w:ascii="宋体" w:eastAsia="宋体" w:hAnsi="宋体" w:hint="eastAsia"/>
        </w:rPr>
        <w:t>，于是</w:t>
      </w:r>
    </w:p>
    <w:p w:rsidR="008C42CB" w:rsidRPr="00C81BAD" w:rsidRDefault="00AE1B88" w:rsidP="00257D7D">
      <w:pPr>
        <w:rPr>
          <w:rFonts w:ascii="宋体" w:eastAsia="宋体" w:hAnsi="宋体"/>
        </w:rPr>
      </w:pPr>
      <w:r w:rsidRPr="00C81BAD">
        <w:rPr>
          <w:rFonts w:ascii="宋体" w:eastAsia="宋体" w:hAnsi="宋体" w:hint="eastAsia"/>
        </w:rPr>
        <w:t>sum[n]=sum[2^k+newn]=sum[2^k]+a[2^k</w:t>
      </w:r>
      <w:r w:rsidRPr="00C81BAD">
        <w:rPr>
          <w:rFonts w:ascii="宋体" w:eastAsia="宋体" w:hAnsi="宋体"/>
        </w:rPr>
        <w:t>+1</w:t>
      </w:r>
      <w:r w:rsidRPr="00C81BAD">
        <w:rPr>
          <w:rFonts w:ascii="宋体" w:eastAsia="宋体" w:hAnsi="宋体" w:hint="eastAsia"/>
        </w:rPr>
        <w:t>]</w:t>
      </w:r>
      <w:r w:rsidRPr="00C81BAD">
        <w:rPr>
          <w:rFonts w:ascii="宋体" w:eastAsia="宋体" w:hAnsi="宋体"/>
        </w:rPr>
        <w:t>+……a[n]</w:t>
      </w:r>
      <w:r w:rsidRPr="00C81BAD">
        <w:rPr>
          <w:rFonts w:ascii="宋体" w:eastAsia="宋体" w:hAnsi="宋体" w:hint="eastAsia"/>
        </w:rPr>
        <w:t>，后面的数值如果都减去a[2^k]，则会发现与a[2]</w:t>
      </w:r>
      <w:r w:rsidRPr="00C81BAD">
        <w:rPr>
          <w:rFonts w:ascii="宋体" w:eastAsia="宋体" w:hAnsi="宋体"/>
        </w:rPr>
        <w:t>…</w:t>
      </w:r>
      <w:r w:rsidRPr="00C81BAD">
        <w:rPr>
          <w:rFonts w:ascii="宋体" w:eastAsia="宋体" w:hAnsi="宋体" w:hint="eastAsia"/>
        </w:rPr>
        <w:t>开始的序列相同，所以可以不断将问题规模以log级别缩小</w:t>
      </w:r>
    </w:p>
    <w:p w:rsidR="008C42CB" w:rsidRPr="00C81BAD" w:rsidRDefault="008C42CB" w:rsidP="00257D7D">
      <w:pPr>
        <w:rPr>
          <w:rFonts w:ascii="宋体" w:eastAsia="宋体" w:hAnsi="宋体"/>
        </w:rPr>
      </w:pPr>
      <w:r w:rsidRPr="00C81BAD">
        <w:rPr>
          <w:rFonts w:ascii="宋体" w:eastAsia="宋体" w:hAnsi="宋体" w:hint="eastAsia"/>
        </w:rPr>
        <w:t>【代码】</w:t>
      </w:r>
    </w:p>
    <w:p w:rsidR="008C42CB" w:rsidRPr="00C81BAD" w:rsidRDefault="008C42CB" w:rsidP="008C42CB">
      <w:pPr>
        <w:rPr>
          <w:rFonts w:ascii="宋体" w:eastAsia="宋体" w:hAnsi="宋体"/>
        </w:rPr>
      </w:pPr>
      <w:r w:rsidRPr="00C81BAD">
        <w:rPr>
          <w:rFonts w:ascii="宋体" w:eastAsia="宋体" w:hAnsi="宋体"/>
        </w:rPr>
        <w:t>#include &lt;bits/stdc++.h&gt;</w:t>
      </w:r>
    </w:p>
    <w:p w:rsidR="008C42CB" w:rsidRPr="00C81BAD" w:rsidRDefault="008C42CB" w:rsidP="008C42CB">
      <w:pPr>
        <w:rPr>
          <w:rFonts w:ascii="宋体" w:eastAsia="宋体" w:hAnsi="宋体"/>
        </w:rPr>
      </w:pPr>
      <w:r w:rsidRPr="00C81BAD">
        <w:rPr>
          <w:rFonts w:ascii="宋体" w:eastAsia="宋体" w:hAnsi="宋体"/>
        </w:rPr>
        <w:t>#define ll long long</w:t>
      </w:r>
    </w:p>
    <w:p w:rsidR="008C42CB" w:rsidRPr="00C81BAD" w:rsidRDefault="008C42CB" w:rsidP="008C42CB">
      <w:pPr>
        <w:rPr>
          <w:rFonts w:ascii="宋体" w:eastAsia="宋体" w:hAnsi="宋体"/>
        </w:rPr>
      </w:pPr>
      <w:r w:rsidRPr="00C81BAD">
        <w:rPr>
          <w:rFonts w:ascii="宋体" w:eastAsia="宋体" w:hAnsi="宋体"/>
        </w:rPr>
        <w:t>#define MAXN 100</w:t>
      </w:r>
    </w:p>
    <w:p w:rsidR="008C42CB" w:rsidRPr="00C81BAD" w:rsidRDefault="008C42CB" w:rsidP="008C42CB">
      <w:pPr>
        <w:rPr>
          <w:rFonts w:ascii="宋体" w:eastAsia="宋体" w:hAnsi="宋体"/>
        </w:rPr>
      </w:pPr>
      <w:r w:rsidRPr="00C81BAD">
        <w:rPr>
          <w:rFonts w:ascii="宋体" w:eastAsia="宋体" w:hAnsi="宋体"/>
        </w:rPr>
        <w:t>#define MODN 1000000007</w:t>
      </w:r>
    </w:p>
    <w:p w:rsidR="008C42CB" w:rsidRPr="00C81BAD" w:rsidRDefault="008C42CB" w:rsidP="008C42CB">
      <w:pPr>
        <w:rPr>
          <w:rFonts w:ascii="宋体" w:eastAsia="宋体" w:hAnsi="宋体"/>
        </w:rPr>
      </w:pPr>
      <w:r w:rsidRPr="00C81BAD">
        <w:rPr>
          <w:rFonts w:ascii="宋体" w:eastAsia="宋体" w:hAnsi="宋体"/>
        </w:rPr>
        <w:t>using namespace std;</w:t>
      </w:r>
    </w:p>
    <w:p w:rsidR="008C42CB" w:rsidRPr="00C81BAD" w:rsidRDefault="008C42CB" w:rsidP="008C42CB">
      <w:pPr>
        <w:rPr>
          <w:rFonts w:ascii="宋体" w:eastAsia="宋体" w:hAnsi="宋体"/>
        </w:rPr>
      </w:pPr>
    </w:p>
    <w:p w:rsidR="008C42CB" w:rsidRPr="00C81BAD" w:rsidRDefault="008C42CB" w:rsidP="008C42CB">
      <w:pPr>
        <w:rPr>
          <w:rFonts w:ascii="宋体" w:eastAsia="宋体" w:hAnsi="宋体"/>
        </w:rPr>
      </w:pPr>
      <w:r w:rsidRPr="00C81BAD">
        <w:rPr>
          <w:rFonts w:ascii="宋体" w:eastAsia="宋体" w:hAnsi="宋体"/>
        </w:rPr>
        <w:t>ll fast_pow(ll a,ll b,ll N,bool modflag){</w:t>
      </w:r>
    </w:p>
    <w:p w:rsidR="008C42CB" w:rsidRPr="00C81BAD" w:rsidRDefault="008C42CB" w:rsidP="008C42CB">
      <w:pPr>
        <w:rPr>
          <w:rFonts w:ascii="宋体" w:eastAsia="宋体" w:hAnsi="宋体"/>
        </w:rPr>
      </w:pPr>
      <w:r w:rsidRPr="00C81BAD">
        <w:rPr>
          <w:rFonts w:ascii="宋体" w:eastAsia="宋体" w:hAnsi="宋体"/>
        </w:rPr>
        <w:t xml:space="preserve">    if(modflag){</w:t>
      </w:r>
    </w:p>
    <w:p w:rsidR="008C42CB" w:rsidRPr="00C81BAD" w:rsidRDefault="008C42CB" w:rsidP="008C42CB">
      <w:pPr>
        <w:rPr>
          <w:rFonts w:ascii="宋体" w:eastAsia="宋体" w:hAnsi="宋体"/>
        </w:rPr>
      </w:pPr>
      <w:r w:rsidRPr="00C81BAD">
        <w:rPr>
          <w:rFonts w:ascii="宋体" w:eastAsia="宋体" w:hAnsi="宋体"/>
        </w:rPr>
        <w:t xml:space="preserve">        a%=N;</w:t>
      </w:r>
    </w:p>
    <w:p w:rsidR="008C42CB" w:rsidRPr="00C81BAD" w:rsidRDefault="008C42CB" w:rsidP="008C42CB">
      <w:pPr>
        <w:rPr>
          <w:rFonts w:ascii="宋体" w:eastAsia="宋体" w:hAnsi="宋体"/>
        </w:rPr>
      </w:pPr>
      <w:r w:rsidRPr="00C81BAD">
        <w:rPr>
          <w:rFonts w:ascii="宋体" w:eastAsia="宋体" w:hAnsi="宋体"/>
        </w:rPr>
        <w:t xml:space="preserve">        ll base=a,ans=1;</w:t>
      </w:r>
    </w:p>
    <w:p w:rsidR="008C42CB" w:rsidRPr="00C81BAD" w:rsidRDefault="008C42CB" w:rsidP="008C42CB">
      <w:pPr>
        <w:rPr>
          <w:rFonts w:ascii="宋体" w:eastAsia="宋体" w:hAnsi="宋体"/>
        </w:rPr>
      </w:pPr>
      <w:r w:rsidRPr="00C81BAD">
        <w:rPr>
          <w:rFonts w:ascii="宋体" w:eastAsia="宋体" w:hAnsi="宋体"/>
        </w:rPr>
        <w:t xml:space="preserve">        while(b){</w:t>
      </w:r>
    </w:p>
    <w:p w:rsidR="008C42CB" w:rsidRPr="00C81BAD" w:rsidRDefault="008C42CB" w:rsidP="008C42CB">
      <w:pPr>
        <w:rPr>
          <w:rFonts w:ascii="宋体" w:eastAsia="宋体" w:hAnsi="宋体"/>
        </w:rPr>
      </w:pPr>
      <w:r w:rsidRPr="00C81BAD">
        <w:rPr>
          <w:rFonts w:ascii="宋体" w:eastAsia="宋体" w:hAnsi="宋体"/>
        </w:rPr>
        <w:t xml:space="preserve">            if(b&amp;1) ans=(ans*base)%N;</w:t>
      </w:r>
    </w:p>
    <w:p w:rsidR="008C42CB" w:rsidRPr="00C81BAD" w:rsidRDefault="008C42CB" w:rsidP="008C42CB">
      <w:pPr>
        <w:rPr>
          <w:rFonts w:ascii="宋体" w:eastAsia="宋体" w:hAnsi="宋体"/>
        </w:rPr>
      </w:pPr>
      <w:r w:rsidRPr="00C81BAD">
        <w:rPr>
          <w:rFonts w:ascii="宋体" w:eastAsia="宋体" w:hAnsi="宋体"/>
        </w:rPr>
        <w:t xml:space="preserve">            b&gt;&gt;=1;</w:t>
      </w:r>
    </w:p>
    <w:p w:rsidR="008C42CB" w:rsidRPr="00C81BAD" w:rsidRDefault="008C42CB" w:rsidP="008C42CB">
      <w:pPr>
        <w:rPr>
          <w:rFonts w:ascii="宋体" w:eastAsia="宋体" w:hAnsi="宋体"/>
        </w:rPr>
      </w:pPr>
      <w:r w:rsidRPr="00C81BAD">
        <w:rPr>
          <w:rFonts w:ascii="宋体" w:eastAsia="宋体" w:hAnsi="宋体"/>
        </w:rPr>
        <w:t xml:space="preserve">            base=(base*base)%N;</w:t>
      </w:r>
    </w:p>
    <w:p w:rsidR="008C42CB" w:rsidRPr="00C81BAD" w:rsidRDefault="008C42CB" w:rsidP="008C42CB">
      <w:pPr>
        <w:rPr>
          <w:rFonts w:ascii="宋体" w:eastAsia="宋体" w:hAnsi="宋体"/>
        </w:rPr>
      </w:pPr>
      <w:r w:rsidRPr="00C81BAD">
        <w:rPr>
          <w:rFonts w:ascii="宋体" w:eastAsia="宋体" w:hAnsi="宋体"/>
        </w:rPr>
        <w:t xml:space="preserve">        }</w:t>
      </w:r>
    </w:p>
    <w:p w:rsidR="008C42CB" w:rsidRPr="00C81BAD" w:rsidRDefault="008C42CB" w:rsidP="008C42CB">
      <w:pPr>
        <w:rPr>
          <w:rFonts w:ascii="宋体" w:eastAsia="宋体" w:hAnsi="宋体"/>
        </w:rPr>
      </w:pPr>
      <w:r w:rsidRPr="00C81BAD">
        <w:rPr>
          <w:rFonts w:ascii="宋体" w:eastAsia="宋体" w:hAnsi="宋体"/>
        </w:rPr>
        <w:t xml:space="preserve">        return ans;</w:t>
      </w:r>
    </w:p>
    <w:p w:rsidR="008C42CB" w:rsidRPr="00C81BAD" w:rsidRDefault="008C42CB" w:rsidP="008C42CB">
      <w:pPr>
        <w:rPr>
          <w:rFonts w:ascii="宋体" w:eastAsia="宋体" w:hAnsi="宋体"/>
        </w:rPr>
      </w:pPr>
      <w:r w:rsidRPr="00C81BAD">
        <w:rPr>
          <w:rFonts w:ascii="宋体" w:eastAsia="宋体" w:hAnsi="宋体"/>
        </w:rPr>
        <w:t xml:space="preserve">    }</w:t>
      </w:r>
    </w:p>
    <w:p w:rsidR="008C42CB" w:rsidRPr="00C81BAD" w:rsidRDefault="008C42CB" w:rsidP="008C42CB">
      <w:pPr>
        <w:rPr>
          <w:rFonts w:ascii="宋体" w:eastAsia="宋体" w:hAnsi="宋体"/>
        </w:rPr>
      </w:pPr>
      <w:r w:rsidRPr="00C81BAD">
        <w:rPr>
          <w:rFonts w:ascii="宋体" w:eastAsia="宋体" w:hAnsi="宋体"/>
        </w:rPr>
        <w:t xml:space="preserve">    ll base=a,ans=1;</w:t>
      </w:r>
    </w:p>
    <w:p w:rsidR="008C42CB" w:rsidRPr="00C81BAD" w:rsidRDefault="008C42CB" w:rsidP="008C42CB">
      <w:pPr>
        <w:rPr>
          <w:rFonts w:ascii="宋体" w:eastAsia="宋体" w:hAnsi="宋体"/>
        </w:rPr>
      </w:pPr>
      <w:r w:rsidRPr="00C81BAD">
        <w:rPr>
          <w:rFonts w:ascii="宋体" w:eastAsia="宋体" w:hAnsi="宋体"/>
        </w:rPr>
        <w:t xml:space="preserve">    while(b){</w:t>
      </w:r>
    </w:p>
    <w:p w:rsidR="008C42CB" w:rsidRPr="00C81BAD" w:rsidRDefault="008C42CB" w:rsidP="008C42CB">
      <w:pPr>
        <w:rPr>
          <w:rFonts w:ascii="宋体" w:eastAsia="宋体" w:hAnsi="宋体"/>
        </w:rPr>
      </w:pPr>
      <w:r w:rsidRPr="00C81BAD">
        <w:rPr>
          <w:rFonts w:ascii="宋体" w:eastAsia="宋体" w:hAnsi="宋体"/>
        </w:rPr>
        <w:t xml:space="preserve">        if(b&amp;1) ans*=base;</w:t>
      </w:r>
    </w:p>
    <w:p w:rsidR="008C42CB" w:rsidRPr="00C81BAD" w:rsidRDefault="008C42CB" w:rsidP="008C42CB">
      <w:pPr>
        <w:rPr>
          <w:rFonts w:ascii="宋体" w:eastAsia="宋体" w:hAnsi="宋体"/>
        </w:rPr>
      </w:pPr>
      <w:r w:rsidRPr="00C81BAD">
        <w:rPr>
          <w:rFonts w:ascii="宋体" w:eastAsia="宋体" w:hAnsi="宋体"/>
        </w:rPr>
        <w:t xml:space="preserve">        b&gt;&gt;=1;</w:t>
      </w:r>
    </w:p>
    <w:p w:rsidR="008C42CB" w:rsidRPr="00C81BAD" w:rsidRDefault="008C42CB" w:rsidP="008C42CB">
      <w:pPr>
        <w:rPr>
          <w:rFonts w:ascii="宋体" w:eastAsia="宋体" w:hAnsi="宋体"/>
        </w:rPr>
      </w:pPr>
      <w:r w:rsidRPr="00C81BAD">
        <w:rPr>
          <w:rFonts w:ascii="宋体" w:eastAsia="宋体" w:hAnsi="宋体"/>
        </w:rPr>
        <w:t xml:space="preserve">        base*=base;</w:t>
      </w:r>
    </w:p>
    <w:p w:rsidR="008C42CB" w:rsidRPr="00C81BAD" w:rsidRDefault="008C42CB" w:rsidP="008C42CB">
      <w:pPr>
        <w:rPr>
          <w:rFonts w:ascii="宋体" w:eastAsia="宋体" w:hAnsi="宋体"/>
        </w:rPr>
      </w:pPr>
      <w:r w:rsidRPr="00C81BAD">
        <w:rPr>
          <w:rFonts w:ascii="宋体" w:eastAsia="宋体" w:hAnsi="宋体"/>
        </w:rPr>
        <w:t xml:space="preserve">    }</w:t>
      </w:r>
    </w:p>
    <w:p w:rsidR="008C42CB" w:rsidRPr="00C81BAD" w:rsidRDefault="008C42CB" w:rsidP="008C42CB">
      <w:pPr>
        <w:rPr>
          <w:rFonts w:ascii="宋体" w:eastAsia="宋体" w:hAnsi="宋体"/>
        </w:rPr>
      </w:pPr>
      <w:r w:rsidRPr="00C81BAD">
        <w:rPr>
          <w:rFonts w:ascii="宋体" w:eastAsia="宋体" w:hAnsi="宋体"/>
        </w:rPr>
        <w:t xml:space="preserve">    return ans;</w:t>
      </w:r>
    </w:p>
    <w:p w:rsidR="008C42CB" w:rsidRPr="00C81BAD" w:rsidRDefault="008C42CB" w:rsidP="008C42CB">
      <w:pPr>
        <w:rPr>
          <w:rFonts w:ascii="宋体" w:eastAsia="宋体" w:hAnsi="宋体"/>
        </w:rPr>
      </w:pPr>
    </w:p>
    <w:p w:rsidR="008C42CB" w:rsidRPr="00C81BAD" w:rsidRDefault="008C42CB" w:rsidP="008C42CB">
      <w:pPr>
        <w:rPr>
          <w:rFonts w:ascii="宋体" w:eastAsia="宋体" w:hAnsi="宋体"/>
        </w:rPr>
      </w:pPr>
      <w:r w:rsidRPr="00C81BAD">
        <w:rPr>
          <w:rFonts w:ascii="宋体" w:eastAsia="宋体" w:hAnsi="宋体"/>
        </w:rPr>
        <w:t>}</w:t>
      </w:r>
    </w:p>
    <w:p w:rsidR="008C42CB" w:rsidRPr="00C81BAD" w:rsidRDefault="008C42CB" w:rsidP="008C42CB">
      <w:pPr>
        <w:rPr>
          <w:rFonts w:ascii="宋体" w:eastAsia="宋体" w:hAnsi="宋体"/>
        </w:rPr>
      </w:pPr>
    </w:p>
    <w:p w:rsidR="008C42CB" w:rsidRPr="00C81BAD" w:rsidRDefault="008C42CB" w:rsidP="008C42CB">
      <w:pPr>
        <w:rPr>
          <w:rFonts w:ascii="宋体" w:eastAsia="宋体" w:hAnsi="宋体"/>
        </w:rPr>
      </w:pPr>
      <w:r w:rsidRPr="00C81BAD">
        <w:rPr>
          <w:rFonts w:ascii="宋体" w:eastAsia="宋体" w:hAnsi="宋体"/>
        </w:rPr>
        <w:t>ll f(ll n){</w:t>
      </w:r>
    </w:p>
    <w:p w:rsidR="008C42CB" w:rsidRPr="00C81BAD" w:rsidRDefault="008C42CB" w:rsidP="008C42CB">
      <w:pPr>
        <w:rPr>
          <w:rFonts w:ascii="宋体" w:eastAsia="宋体" w:hAnsi="宋体"/>
        </w:rPr>
      </w:pPr>
      <w:r w:rsidRPr="00C81BAD">
        <w:rPr>
          <w:rFonts w:ascii="宋体" w:eastAsia="宋体" w:hAnsi="宋体"/>
        </w:rPr>
        <w:t xml:space="preserve">    if(n==1) return 4;</w:t>
      </w:r>
    </w:p>
    <w:p w:rsidR="008C42CB" w:rsidRPr="00C81BAD" w:rsidRDefault="008C42CB" w:rsidP="008C42CB">
      <w:pPr>
        <w:rPr>
          <w:rFonts w:ascii="宋体" w:eastAsia="宋体" w:hAnsi="宋体"/>
        </w:rPr>
      </w:pPr>
      <w:r w:rsidRPr="00C81BAD">
        <w:rPr>
          <w:rFonts w:ascii="宋体" w:eastAsia="宋体" w:hAnsi="宋体"/>
        </w:rPr>
        <w:t xml:space="preserve">    return (3*fast_pow(2,2*(n-1),MODN,true))%MODN+((n+1)*fast_pow(2,n-2,MODN,true))%MODN;</w:t>
      </w:r>
    </w:p>
    <w:p w:rsidR="008C42CB" w:rsidRPr="00C81BAD" w:rsidRDefault="008C42CB" w:rsidP="008C42CB">
      <w:pPr>
        <w:rPr>
          <w:rFonts w:ascii="宋体" w:eastAsia="宋体" w:hAnsi="宋体"/>
        </w:rPr>
      </w:pPr>
      <w:r w:rsidRPr="00C81BAD">
        <w:rPr>
          <w:rFonts w:ascii="宋体" w:eastAsia="宋体" w:hAnsi="宋体"/>
        </w:rPr>
        <w:t>}</w:t>
      </w:r>
    </w:p>
    <w:p w:rsidR="008C42CB" w:rsidRPr="00C81BAD" w:rsidRDefault="008C42CB" w:rsidP="008C42CB">
      <w:pPr>
        <w:rPr>
          <w:rFonts w:ascii="宋体" w:eastAsia="宋体" w:hAnsi="宋体"/>
        </w:rPr>
      </w:pPr>
    </w:p>
    <w:p w:rsidR="008C42CB" w:rsidRPr="00C81BAD" w:rsidRDefault="008C42CB" w:rsidP="008C42CB">
      <w:pPr>
        <w:rPr>
          <w:rFonts w:ascii="宋体" w:eastAsia="宋体" w:hAnsi="宋体"/>
        </w:rPr>
      </w:pPr>
      <w:r w:rsidRPr="00C81BAD">
        <w:rPr>
          <w:rFonts w:ascii="宋体" w:eastAsia="宋体" w:hAnsi="宋体"/>
        </w:rPr>
        <w:lastRenderedPageBreak/>
        <w:t>ll s[MAXN]={1,2};</w:t>
      </w:r>
    </w:p>
    <w:p w:rsidR="008C42CB" w:rsidRPr="00C81BAD" w:rsidRDefault="008C42CB" w:rsidP="008C42CB">
      <w:pPr>
        <w:rPr>
          <w:rFonts w:ascii="宋体" w:eastAsia="宋体" w:hAnsi="宋体"/>
        </w:rPr>
      </w:pPr>
      <w:r w:rsidRPr="00C81BAD">
        <w:rPr>
          <w:rFonts w:ascii="宋体" w:eastAsia="宋体" w:hAnsi="宋体"/>
        </w:rPr>
        <w:t>int main(){</w:t>
      </w:r>
    </w:p>
    <w:p w:rsidR="008C42CB" w:rsidRPr="00C81BAD" w:rsidRDefault="008C42CB" w:rsidP="008C42CB">
      <w:pPr>
        <w:rPr>
          <w:rFonts w:ascii="宋体" w:eastAsia="宋体" w:hAnsi="宋体"/>
        </w:rPr>
      </w:pPr>
      <w:r w:rsidRPr="00C81BAD">
        <w:rPr>
          <w:rFonts w:ascii="宋体" w:eastAsia="宋体" w:hAnsi="宋体"/>
        </w:rPr>
        <w:t xml:space="preserve">    for (int i=2;i&lt;=70;i++){</w:t>
      </w:r>
    </w:p>
    <w:p w:rsidR="008C42CB" w:rsidRPr="00C81BAD" w:rsidRDefault="008C42CB" w:rsidP="008C42CB">
      <w:pPr>
        <w:rPr>
          <w:rFonts w:ascii="宋体" w:eastAsia="宋体" w:hAnsi="宋体"/>
        </w:rPr>
      </w:pPr>
      <w:r w:rsidRPr="00C81BAD">
        <w:rPr>
          <w:rFonts w:ascii="宋体" w:eastAsia="宋体" w:hAnsi="宋体"/>
        </w:rPr>
        <w:t xml:space="preserve">        s[i]=(s[i-1]+f(i-1)%MODN)%MODN;</w:t>
      </w:r>
    </w:p>
    <w:p w:rsidR="008C42CB" w:rsidRPr="00C81BAD" w:rsidRDefault="008C42CB" w:rsidP="008C42CB">
      <w:pPr>
        <w:rPr>
          <w:rFonts w:ascii="宋体" w:eastAsia="宋体" w:hAnsi="宋体"/>
        </w:rPr>
      </w:pPr>
      <w:r w:rsidRPr="00C81BAD">
        <w:rPr>
          <w:rFonts w:ascii="宋体" w:eastAsia="宋体" w:hAnsi="宋体"/>
        </w:rPr>
        <w:t xml:space="preserve">    }</w:t>
      </w:r>
    </w:p>
    <w:p w:rsidR="008C42CB" w:rsidRPr="00C81BAD" w:rsidRDefault="008C42CB" w:rsidP="008C42CB">
      <w:pPr>
        <w:rPr>
          <w:rFonts w:ascii="宋体" w:eastAsia="宋体" w:hAnsi="宋体"/>
        </w:rPr>
      </w:pPr>
      <w:r w:rsidRPr="00C81BAD">
        <w:rPr>
          <w:rFonts w:ascii="宋体" w:eastAsia="宋体" w:hAnsi="宋体"/>
        </w:rPr>
        <w:t xml:space="preserve">    int t;</w:t>
      </w:r>
    </w:p>
    <w:p w:rsidR="008C42CB" w:rsidRPr="00C81BAD" w:rsidRDefault="008C42CB" w:rsidP="008C42CB">
      <w:pPr>
        <w:rPr>
          <w:rFonts w:ascii="宋体" w:eastAsia="宋体" w:hAnsi="宋体"/>
        </w:rPr>
      </w:pPr>
      <w:r w:rsidRPr="00C81BAD">
        <w:rPr>
          <w:rFonts w:ascii="宋体" w:eastAsia="宋体" w:hAnsi="宋体"/>
        </w:rPr>
        <w:t xml:space="preserve">    cin&gt;&gt;t;</w:t>
      </w:r>
    </w:p>
    <w:p w:rsidR="008C42CB" w:rsidRPr="00C81BAD" w:rsidRDefault="008C42CB" w:rsidP="008C42CB">
      <w:pPr>
        <w:rPr>
          <w:rFonts w:ascii="宋体" w:eastAsia="宋体" w:hAnsi="宋体"/>
        </w:rPr>
      </w:pPr>
      <w:r w:rsidRPr="00C81BAD">
        <w:rPr>
          <w:rFonts w:ascii="宋体" w:eastAsia="宋体" w:hAnsi="宋体"/>
        </w:rPr>
        <w:t xml:space="preserve">    while(t--){</w:t>
      </w:r>
    </w:p>
    <w:p w:rsidR="008C42CB" w:rsidRPr="00C81BAD" w:rsidRDefault="008C42CB" w:rsidP="008C42CB">
      <w:pPr>
        <w:rPr>
          <w:rFonts w:ascii="宋体" w:eastAsia="宋体" w:hAnsi="宋体"/>
        </w:rPr>
      </w:pPr>
      <w:r w:rsidRPr="00C81BAD">
        <w:rPr>
          <w:rFonts w:ascii="宋体" w:eastAsia="宋体" w:hAnsi="宋体"/>
        </w:rPr>
        <w:t xml:space="preserve">        ll n;</w:t>
      </w:r>
    </w:p>
    <w:p w:rsidR="008C42CB" w:rsidRPr="00C81BAD" w:rsidRDefault="008C42CB" w:rsidP="008C42CB">
      <w:pPr>
        <w:rPr>
          <w:rFonts w:ascii="宋体" w:eastAsia="宋体" w:hAnsi="宋体"/>
        </w:rPr>
      </w:pPr>
      <w:r w:rsidRPr="00C81BAD">
        <w:rPr>
          <w:rFonts w:ascii="宋体" w:eastAsia="宋体" w:hAnsi="宋体"/>
        </w:rPr>
        <w:t xml:space="preserve">        cin&gt;&gt;n;</w:t>
      </w:r>
    </w:p>
    <w:p w:rsidR="008C42CB" w:rsidRPr="00C81BAD" w:rsidRDefault="008C42CB" w:rsidP="008C42CB">
      <w:pPr>
        <w:rPr>
          <w:rFonts w:ascii="宋体" w:eastAsia="宋体" w:hAnsi="宋体"/>
        </w:rPr>
      </w:pPr>
      <w:r w:rsidRPr="00C81BAD">
        <w:rPr>
          <w:rFonts w:ascii="宋体" w:eastAsia="宋体" w:hAnsi="宋体"/>
        </w:rPr>
        <w:t xml:space="preserve">        if(n==1){</w:t>
      </w:r>
    </w:p>
    <w:p w:rsidR="008C42CB" w:rsidRPr="00C81BAD" w:rsidRDefault="008C42CB" w:rsidP="008C42CB">
      <w:pPr>
        <w:rPr>
          <w:rFonts w:ascii="宋体" w:eastAsia="宋体" w:hAnsi="宋体"/>
        </w:rPr>
      </w:pPr>
      <w:r w:rsidRPr="00C81BAD">
        <w:rPr>
          <w:rFonts w:ascii="宋体" w:eastAsia="宋体" w:hAnsi="宋体"/>
        </w:rPr>
        <w:t xml:space="preserve">            cout&lt;&lt;1&lt;&lt;endl;</w:t>
      </w:r>
    </w:p>
    <w:p w:rsidR="008C42CB" w:rsidRPr="00C81BAD" w:rsidRDefault="008C42CB" w:rsidP="008C42CB">
      <w:pPr>
        <w:rPr>
          <w:rFonts w:ascii="宋体" w:eastAsia="宋体" w:hAnsi="宋体"/>
        </w:rPr>
      </w:pPr>
      <w:r w:rsidRPr="00C81BAD">
        <w:rPr>
          <w:rFonts w:ascii="宋体" w:eastAsia="宋体" w:hAnsi="宋体"/>
        </w:rPr>
        <w:t xml:space="preserve">            continue;</w:t>
      </w:r>
    </w:p>
    <w:p w:rsidR="008C42CB" w:rsidRPr="00C81BAD" w:rsidRDefault="008C42CB" w:rsidP="008C42CB">
      <w:pPr>
        <w:rPr>
          <w:rFonts w:ascii="宋体" w:eastAsia="宋体" w:hAnsi="宋体"/>
        </w:rPr>
      </w:pPr>
      <w:r w:rsidRPr="00C81BAD">
        <w:rPr>
          <w:rFonts w:ascii="宋体" w:eastAsia="宋体" w:hAnsi="宋体"/>
        </w:rPr>
        <w:t xml:space="preserve">        }</w:t>
      </w:r>
    </w:p>
    <w:p w:rsidR="008C42CB" w:rsidRPr="00C81BAD" w:rsidRDefault="008C42CB" w:rsidP="008C42CB">
      <w:pPr>
        <w:rPr>
          <w:rFonts w:ascii="宋体" w:eastAsia="宋体" w:hAnsi="宋体"/>
        </w:rPr>
      </w:pPr>
      <w:r w:rsidRPr="00C81BAD">
        <w:rPr>
          <w:rFonts w:ascii="宋体" w:eastAsia="宋体" w:hAnsi="宋体"/>
        </w:rPr>
        <w:t xml:space="preserve">        int cnt=0;</w:t>
      </w:r>
    </w:p>
    <w:p w:rsidR="008C42CB" w:rsidRPr="00C81BAD" w:rsidRDefault="008C42CB" w:rsidP="008C42CB">
      <w:pPr>
        <w:rPr>
          <w:rFonts w:ascii="宋体" w:eastAsia="宋体" w:hAnsi="宋体"/>
        </w:rPr>
      </w:pPr>
      <w:r w:rsidRPr="00C81BAD">
        <w:rPr>
          <w:rFonts w:ascii="宋体" w:eastAsia="宋体" w:hAnsi="宋体"/>
        </w:rPr>
        <w:t xml:space="preserve">        while(fast_pow(2,cnt,MODN,false)&lt;=n) cnt++;</w:t>
      </w:r>
    </w:p>
    <w:p w:rsidR="008C42CB" w:rsidRPr="00C81BAD" w:rsidRDefault="008C42CB" w:rsidP="008C42CB">
      <w:pPr>
        <w:rPr>
          <w:rFonts w:ascii="宋体" w:eastAsia="宋体" w:hAnsi="宋体"/>
        </w:rPr>
      </w:pPr>
      <w:r w:rsidRPr="00C81BAD">
        <w:rPr>
          <w:rFonts w:ascii="宋体" w:eastAsia="宋体" w:hAnsi="宋体"/>
        </w:rPr>
        <w:t xml:space="preserve">        cnt--;</w:t>
      </w:r>
    </w:p>
    <w:p w:rsidR="008C42CB" w:rsidRPr="00C81BAD" w:rsidRDefault="008C42CB" w:rsidP="008C42CB">
      <w:pPr>
        <w:rPr>
          <w:rFonts w:ascii="宋体" w:eastAsia="宋体" w:hAnsi="宋体"/>
        </w:rPr>
      </w:pPr>
      <w:r w:rsidRPr="00C81BAD">
        <w:rPr>
          <w:rFonts w:ascii="宋体" w:eastAsia="宋体" w:hAnsi="宋体"/>
        </w:rPr>
        <w:t xml:space="preserve">        ll ans=s[cnt];</w:t>
      </w:r>
    </w:p>
    <w:p w:rsidR="008C42CB" w:rsidRPr="00C81BAD" w:rsidRDefault="008C42CB" w:rsidP="008C42CB">
      <w:pPr>
        <w:rPr>
          <w:rFonts w:ascii="宋体" w:eastAsia="宋体" w:hAnsi="宋体"/>
        </w:rPr>
      </w:pPr>
      <w:r w:rsidRPr="00C81BAD">
        <w:rPr>
          <w:rFonts w:ascii="宋体" w:eastAsia="宋体" w:hAnsi="宋体"/>
        </w:rPr>
        <w:t xml:space="preserve">        n=n-fast_pow(2,cnt,MODN,false);</w:t>
      </w:r>
    </w:p>
    <w:p w:rsidR="008C42CB" w:rsidRPr="00C81BAD" w:rsidRDefault="008C42CB" w:rsidP="008C42CB">
      <w:pPr>
        <w:rPr>
          <w:rFonts w:ascii="宋体" w:eastAsia="宋体" w:hAnsi="宋体"/>
        </w:rPr>
      </w:pPr>
      <w:r w:rsidRPr="00C81BAD">
        <w:rPr>
          <w:rFonts w:ascii="宋体" w:eastAsia="宋体" w:hAnsi="宋体"/>
        </w:rPr>
        <w:t xml:space="preserve">        while(n){</w:t>
      </w:r>
    </w:p>
    <w:p w:rsidR="008C42CB" w:rsidRPr="00C81BAD" w:rsidRDefault="008C42CB" w:rsidP="008C42CB">
      <w:pPr>
        <w:rPr>
          <w:rFonts w:ascii="宋体" w:eastAsia="宋体" w:hAnsi="宋体"/>
        </w:rPr>
      </w:pPr>
      <w:r w:rsidRPr="00C81BAD">
        <w:rPr>
          <w:rFonts w:ascii="宋体" w:eastAsia="宋体" w:hAnsi="宋体"/>
        </w:rPr>
        <w:t xml:space="preserve">            n++;</w:t>
      </w:r>
    </w:p>
    <w:p w:rsidR="008C42CB" w:rsidRPr="00C81BAD" w:rsidRDefault="008C42CB" w:rsidP="008C42CB">
      <w:pPr>
        <w:rPr>
          <w:rFonts w:ascii="宋体" w:eastAsia="宋体" w:hAnsi="宋体"/>
        </w:rPr>
      </w:pPr>
      <w:r w:rsidRPr="00C81BAD">
        <w:rPr>
          <w:rFonts w:ascii="宋体" w:eastAsia="宋体" w:hAnsi="宋体"/>
        </w:rPr>
        <w:t xml:space="preserve">            ll add=(fast_pow(2,cnt-1,MODN,false))%MODN;</w:t>
      </w:r>
    </w:p>
    <w:p w:rsidR="008C42CB" w:rsidRPr="00C81BAD" w:rsidRDefault="008C42CB" w:rsidP="008C42CB">
      <w:pPr>
        <w:rPr>
          <w:rFonts w:ascii="宋体" w:eastAsia="宋体" w:hAnsi="宋体"/>
        </w:rPr>
      </w:pPr>
      <w:r w:rsidRPr="00C81BAD">
        <w:rPr>
          <w:rFonts w:ascii="宋体" w:eastAsia="宋体" w:hAnsi="宋体"/>
        </w:rPr>
        <w:t xml:space="preserve">            ans=(ans+((add*((n-1)%MODN))%MODN))%MODN;</w:t>
      </w:r>
    </w:p>
    <w:p w:rsidR="008C42CB" w:rsidRPr="00C81BAD" w:rsidRDefault="008C42CB" w:rsidP="008C42CB">
      <w:pPr>
        <w:rPr>
          <w:rFonts w:ascii="宋体" w:eastAsia="宋体" w:hAnsi="宋体"/>
        </w:rPr>
      </w:pPr>
      <w:r w:rsidRPr="00C81BAD">
        <w:rPr>
          <w:rFonts w:ascii="宋体" w:eastAsia="宋体" w:hAnsi="宋体"/>
        </w:rPr>
        <w:t xml:space="preserve">            while(fast_pow(2,cnt,MODN,false)&gt;n) cnt--;</w:t>
      </w:r>
    </w:p>
    <w:p w:rsidR="008C42CB" w:rsidRPr="00C81BAD" w:rsidRDefault="008C42CB" w:rsidP="008C42CB">
      <w:pPr>
        <w:rPr>
          <w:rFonts w:ascii="宋体" w:eastAsia="宋体" w:hAnsi="宋体"/>
        </w:rPr>
      </w:pPr>
      <w:r w:rsidRPr="00C81BAD">
        <w:rPr>
          <w:rFonts w:ascii="宋体" w:eastAsia="宋体" w:hAnsi="宋体"/>
        </w:rPr>
        <w:t xml:space="preserve">            ans=((ans+s[cnt])%MODN+MODN-1)%MODN;</w:t>
      </w:r>
    </w:p>
    <w:p w:rsidR="008C42CB" w:rsidRPr="00C81BAD" w:rsidRDefault="008C42CB" w:rsidP="008C42CB">
      <w:pPr>
        <w:rPr>
          <w:rFonts w:ascii="宋体" w:eastAsia="宋体" w:hAnsi="宋体"/>
        </w:rPr>
      </w:pPr>
      <w:r w:rsidRPr="00C81BAD">
        <w:rPr>
          <w:rFonts w:ascii="宋体" w:eastAsia="宋体" w:hAnsi="宋体"/>
        </w:rPr>
        <w:t xml:space="preserve">            n=n-fast_pow(2,cnt,MODN,false);</w:t>
      </w:r>
    </w:p>
    <w:p w:rsidR="008C42CB" w:rsidRPr="00C81BAD" w:rsidRDefault="008C42CB" w:rsidP="008C42CB">
      <w:pPr>
        <w:rPr>
          <w:rFonts w:ascii="宋体" w:eastAsia="宋体" w:hAnsi="宋体"/>
        </w:rPr>
      </w:pPr>
      <w:r w:rsidRPr="00C81BAD">
        <w:rPr>
          <w:rFonts w:ascii="宋体" w:eastAsia="宋体" w:hAnsi="宋体"/>
        </w:rPr>
        <w:t xml:space="preserve">        }</w:t>
      </w:r>
    </w:p>
    <w:p w:rsidR="008C42CB" w:rsidRPr="00C81BAD" w:rsidRDefault="008C42CB" w:rsidP="008C42CB">
      <w:pPr>
        <w:rPr>
          <w:rFonts w:ascii="宋体" w:eastAsia="宋体" w:hAnsi="宋体"/>
        </w:rPr>
      </w:pPr>
      <w:r w:rsidRPr="00C81BAD">
        <w:rPr>
          <w:rFonts w:ascii="宋体" w:eastAsia="宋体" w:hAnsi="宋体"/>
        </w:rPr>
        <w:t xml:space="preserve">        cout&lt;&lt;ans&lt;&lt;endl;</w:t>
      </w:r>
    </w:p>
    <w:p w:rsidR="008C42CB" w:rsidRPr="00C81BAD" w:rsidRDefault="008C42CB" w:rsidP="008C42CB">
      <w:pPr>
        <w:rPr>
          <w:rFonts w:ascii="宋体" w:eastAsia="宋体" w:hAnsi="宋体"/>
        </w:rPr>
      </w:pPr>
      <w:r w:rsidRPr="00C81BAD">
        <w:rPr>
          <w:rFonts w:ascii="宋体" w:eastAsia="宋体" w:hAnsi="宋体"/>
        </w:rPr>
        <w:t xml:space="preserve">    }</w:t>
      </w:r>
    </w:p>
    <w:p w:rsidR="008C42CB" w:rsidRPr="00C81BAD" w:rsidRDefault="008C42CB" w:rsidP="008C42CB">
      <w:pPr>
        <w:rPr>
          <w:rFonts w:ascii="宋体" w:eastAsia="宋体" w:hAnsi="宋体"/>
        </w:rPr>
      </w:pPr>
      <w:r w:rsidRPr="00C81BAD">
        <w:rPr>
          <w:rFonts w:ascii="宋体" w:eastAsia="宋体" w:hAnsi="宋体"/>
        </w:rPr>
        <w:t xml:space="preserve">    return 0;</w:t>
      </w:r>
    </w:p>
    <w:p w:rsidR="008C42CB" w:rsidRPr="00C81BAD" w:rsidRDefault="008C42CB" w:rsidP="008C42CB">
      <w:pPr>
        <w:rPr>
          <w:rFonts w:ascii="宋体" w:eastAsia="宋体" w:hAnsi="宋体"/>
        </w:rPr>
      </w:pPr>
      <w:r w:rsidRPr="00C81BAD">
        <w:rPr>
          <w:rFonts w:ascii="宋体" w:eastAsia="宋体" w:hAnsi="宋体"/>
        </w:rPr>
        <w:t>}</w:t>
      </w:r>
    </w:p>
    <w:p w:rsidR="00353E8D" w:rsidRPr="00C81BAD" w:rsidRDefault="00353E8D" w:rsidP="00353E8D">
      <w:pPr>
        <w:pStyle w:val="3"/>
        <w:rPr>
          <w:rFonts w:ascii="宋体" w:eastAsia="宋体" w:hAnsi="宋体"/>
          <w:b w:val="0"/>
        </w:rPr>
      </w:pPr>
      <w:bookmarkStart w:id="242" w:name="_Toc523521325"/>
      <w:r w:rsidRPr="00C81BAD">
        <w:rPr>
          <w:rFonts w:ascii="宋体" w:eastAsia="宋体" w:hAnsi="宋体" w:hint="eastAsia"/>
          <w:b w:val="0"/>
        </w:rPr>
        <w:t>√-EOJ-</w:t>
      </w:r>
      <w:r w:rsidRPr="00C81BAD">
        <w:rPr>
          <w:rFonts w:ascii="宋体" w:eastAsia="宋体" w:hAnsi="宋体"/>
          <w:b w:val="0"/>
        </w:rPr>
        <w:t>110</w:t>
      </w:r>
      <w:r w:rsidRPr="00C81BAD">
        <w:rPr>
          <w:rFonts w:ascii="宋体" w:eastAsia="宋体" w:hAnsi="宋体" w:hint="eastAsia"/>
          <w:b w:val="0"/>
        </w:rPr>
        <w:t>-</w:t>
      </w:r>
      <w:r w:rsidRPr="00C81BAD">
        <w:rPr>
          <w:rFonts w:ascii="宋体" w:eastAsia="宋体" w:hAnsi="宋体"/>
          <w:b w:val="0"/>
        </w:rPr>
        <w:t>2018</w:t>
      </w:r>
      <w:r w:rsidRPr="00C81BAD">
        <w:rPr>
          <w:rFonts w:ascii="宋体" w:eastAsia="宋体" w:hAnsi="宋体" w:hint="eastAsia"/>
          <w:b w:val="0"/>
        </w:rPr>
        <w:t>月赛7-数蝌蚪-签到题</w:t>
      </w:r>
      <w:bookmarkEnd w:id="242"/>
      <w:r w:rsidRPr="00C81BAD">
        <w:rPr>
          <w:rFonts w:ascii="宋体" w:eastAsia="宋体" w:hAnsi="宋体"/>
          <w:b w:val="0"/>
        </w:rPr>
        <w:fldChar w:fldCharType="begin"/>
      </w:r>
      <w:r w:rsidRPr="00C81BAD">
        <w:rPr>
          <w:rFonts w:ascii="宋体" w:eastAsia="宋体" w:hAnsi="宋体"/>
        </w:rPr>
        <w:instrText xml:space="preserve"> XE "</w:instrText>
      </w:r>
      <w:r w:rsidRPr="00C81BAD">
        <w:rPr>
          <w:rFonts w:ascii="宋体" w:eastAsia="宋体" w:hAnsi="宋体" w:hint="eastAsia"/>
          <w:b w:val="0"/>
        </w:rPr>
        <w:instrText>√-EOJ-</w:instrText>
      </w:r>
      <w:r w:rsidRPr="00C81BAD">
        <w:rPr>
          <w:rFonts w:ascii="宋体" w:eastAsia="宋体" w:hAnsi="宋体"/>
          <w:b w:val="0"/>
        </w:rPr>
        <w:instrText>110</w:instrText>
      </w:r>
      <w:r w:rsidRPr="00C81BAD">
        <w:rPr>
          <w:rFonts w:ascii="宋体" w:eastAsia="宋体" w:hAnsi="宋体" w:hint="eastAsia"/>
          <w:b w:val="0"/>
        </w:rPr>
        <w:instrText>-</w:instrText>
      </w:r>
      <w:r w:rsidRPr="00C81BAD">
        <w:rPr>
          <w:rFonts w:ascii="宋体" w:eastAsia="宋体" w:hAnsi="宋体"/>
          <w:b w:val="0"/>
        </w:rPr>
        <w:instrText>2018</w:instrText>
      </w:r>
      <w:r w:rsidRPr="00C81BAD">
        <w:rPr>
          <w:rFonts w:ascii="宋体" w:eastAsia="宋体" w:hAnsi="宋体" w:hint="eastAsia"/>
          <w:b w:val="0"/>
        </w:rPr>
        <w:instrText>月赛7-数蝌蚪-签到题</w:instrText>
      </w:r>
      <w:r w:rsidRPr="00C81BAD">
        <w:rPr>
          <w:rFonts w:ascii="宋体" w:eastAsia="宋体" w:hAnsi="宋体"/>
          <w:b w:val="0"/>
        </w:rPr>
        <w:instrText>:</w:instrText>
      </w:r>
      <w:r w:rsidRPr="00C81BAD">
        <w:rPr>
          <w:rFonts w:ascii="宋体" w:eastAsia="宋体" w:hAnsi="宋体" w:hint="eastAsia"/>
        </w:rPr>
        <w:instrText>1</w:instrText>
      </w:r>
      <w:r w:rsidRPr="00C81BAD">
        <w:rPr>
          <w:rFonts w:ascii="宋体" w:eastAsia="宋体" w:hAnsi="宋体"/>
        </w:rPr>
        <w:instrText xml:space="preserve">10" \y "EOJ:110" </w:instrText>
      </w:r>
      <w:r w:rsidRPr="00C81BAD">
        <w:rPr>
          <w:rFonts w:ascii="宋体" w:eastAsia="宋体" w:hAnsi="宋体"/>
          <w:b w:val="0"/>
        </w:rPr>
        <w:fldChar w:fldCharType="end"/>
      </w:r>
    </w:p>
    <w:p w:rsidR="00353E8D" w:rsidRPr="00C81BAD" w:rsidRDefault="00353E8D" w:rsidP="00353E8D">
      <w:pPr>
        <w:rPr>
          <w:rFonts w:ascii="宋体" w:eastAsia="宋体" w:hAnsi="宋体"/>
        </w:rPr>
      </w:pPr>
      <w:r w:rsidRPr="00C81BAD">
        <w:rPr>
          <w:rFonts w:ascii="宋体" w:eastAsia="宋体" w:hAnsi="宋体" w:hint="eastAsia"/>
        </w:rPr>
        <w:t>【题意】n个数，要求变为公差为k的等差数列（均要为正），对每个数可以加1或减1算1次操作，求最小操作数</w:t>
      </w:r>
    </w:p>
    <w:p w:rsidR="00353E8D" w:rsidRPr="00C81BAD" w:rsidRDefault="00353E8D" w:rsidP="00353E8D">
      <w:pPr>
        <w:rPr>
          <w:rFonts w:ascii="宋体" w:eastAsia="宋体" w:hAnsi="宋体"/>
        </w:rPr>
      </w:pPr>
      <w:r w:rsidRPr="00C81BAD">
        <w:rPr>
          <w:rFonts w:ascii="宋体" w:eastAsia="宋体" w:hAnsi="宋体" w:hint="eastAsia"/>
        </w:rPr>
        <w:t>【题解】</w:t>
      </w:r>
    </w:p>
    <w:p w:rsidR="00353E8D" w:rsidRPr="00C81BAD" w:rsidRDefault="00353E8D" w:rsidP="00353E8D">
      <w:pPr>
        <w:rPr>
          <w:rFonts w:ascii="宋体" w:eastAsia="宋体" w:hAnsi="宋体"/>
        </w:rPr>
      </w:pPr>
      <w:r w:rsidRPr="00C81BAD">
        <w:rPr>
          <w:rFonts w:ascii="宋体" w:eastAsia="宋体" w:hAnsi="宋体" w:hint="eastAsia"/>
        </w:rPr>
        <w:t>【代码】</w:t>
      </w:r>
    </w:p>
    <w:p w:rsidR="00353E8D" w:rsidRPr="00C81BAD" w:rsidRDefault="00353E8D" w:rsidP="00353E8D">
      <w:pPr>
        <w:rPr>
          <w:rFonts w:ascii="宋体" w:eastAsia="宋体" w:hAnsi="宋体"/>
        </w:rPr>
      </w:pPr>
      <w:r w:rsidRPr="00C81BAD">
        <w:rPr>
          <w:rFonts w:ascii="宋体" w:eastAsia="宋体" w:hAnsi="宋体"/>
        </w:rPr>
        <w:t>#include &lt;bits/stdc++.h&gt;</w:t>
      </w:r>
    </w:p>
    <w:p w:rsidR="00353E8D" w:rsidRPr="00C81BAD" w:rsidRDefault="00353E8D" w:rsidP="00353E8D">
      <w:pPr>
        <w:rPr>
          <w:rFonts w:ascii="宋体" w:eastAsia="宋体" w:hAnsi="宋体"/>
        </w:rPr>
      </w:pPr>
      <w:r w:rsidRPr="00C81BAD">
        <w:rPr>
          <w:rFonts w:ascii="宋体" w:eastAsia="宋体" w:hAnsi="宋体"/>
        </w:rPr>
        <w:t>#define ll long long</w:t>
      </w:r>
    </w:p>
    <w:p w:rsidR="00353E8D" w:rsidRPr="00C81BAD" w:rsidRDefault="00353E8D" w:rsidP="00353E8D">
      <w:pPr>
        <w:rPr>
          <w:rFonts w:ascii="宋体" w:eastAsia="宋体" w:hAnsi="宋体"/>
        </w:rPr>
      </w:pPr>
      <w:r w:rsidRPr="00C81BAD">
        <w:rPr>
          <w:rFonts w:ascii="宋体" w:eastAsia="宋体" w:hAnsi="宋体"/>
        </w:rPr>
        <w:t>#define MAXN 300010</w:t>
      </w:r>
    </w:p>
    <w:p w:rsidR="00353E8D" w:rsidRPr="00C81BAD" w:rsidRDefault="00353E8D" w:rsidP="00353E8D">
      <w:pPr>
        <w:rPr>
          <w:rFonts w:ascii="宋体" w:eastAsia="宋体" w:hAnsi="宋体"/>
        </w:rPr>
      </w:pPr>
    </w:p>
    <w:p w:rsidR="00353E8D" w:rsidRPr="00C81BAD" w:rsidRDefault="00353E8D" w:rsidP="00353E8D">
      <w:pPr>
        <w:rPr>
          <w:rFonts w:ascii="宋体" w:eastAsia="宋体" w:hAnsi="宋体"/>
        </w:rPr>
      </w:pPr>
      <w:r w:rsidRPr="00C81BAD">
        <w:rPr>
          <w:rFonts w:ascii="宋体" w:eastAsia="宋体" w:hAnsi="宋体"/>
        </w:rPr>
        <w:t>using namespace std;</w:t>
      </w:r>
    </w:p>
    <w:p w:rsidR="00353E8D" w:rsidRPr="00C81BAD" w:rsidRDefault="00353E8D" w:rsidP="00353E8D">
      <w:pPr>
        <w:rPr>
          <w:rFonts w:ascii="宋体" w:eastAsia="宋体" w:hAnsi="宋体"/>
        </w:rPr>
      </w:pPr>
    </w:p>
    <w:p w:rsidR="00353E8D" w:rsidRPr="00C81BAD" w:rsidRDefault="00353E8D" w:rsidP="00353E8D">
      <w:pPr>
        <w:rPr>
          <w:rFonts w:ascii="宋体" w:eastAsia="宋体" w:hAnsi="宋体"/>
        </w:rPr>
      </w:pPr>
      <w:r w:rsidRPr="00C81BAD">
        <w:rPr>
          <w:rFonts w:ascii="宋体" w:eastAsia="宋体" w:hAnsi="宋体"/>
        </w:rPr>
        <w:lastRenderedPageBreak/>
        <w:t>int main(){</w:t>
      </w:r>
    </w:p>
    <w:p w:rsidR="00353E8D" w:rsidRPr="00C81BAD" w:rsidRDefault="00353E8D" w:rsidP="00353E8D">
      <w:pPr>
        <w:rPr>
          <w:rFonts w:ascii="宋体" w:eastAsia="宋体" w:hAnsi="宋体"/>
        </w:rPr>
      </w:pPr>
      <w:r w:rsidRPr="00C81BAD">
        <w:rPr>
          <w:rFonts w:ascii="宋体" w:eastAsia="宋体" w:hAnsi="宋体"/>
        </w:rPr>
        <w:t xml:space="preserve">    ll n,k,a[MAXN],b[MAXN];</w:t>
      </w:r>
    </w:p>
    <w:p w:rsidR="00353E8D" w:rsidRPr="00C81BAD" w:rsidRDefault="00353E8D" w:rsidP="00353E8D">
      <w:pPr>
        <w:rPr>
          <w:rFonts w:ascii="宋体" w:eastAsia="宋体" w:hAnsi="宋体"/>
        </w:rPr>
      </w:pPr>
      <w:r w:rsidRPr="00C81BAD">
        <w:rPr>
          <w:rFonts w:ascii="宋体" w:eastAsia="宋体" w:hAnsi="宋体"/>
        </w:rPr>
        <w:t xml:space="preserve">    scanf("%lld%lld",&amp;n,&amp;k);</w:t>
      </w:r>
    </w:p>
    <w:p w:rsidR="00353E8D" w:rsidRPr="00C81BAD" w:rsidRDefault="00353E8D" w:rsidP="00353E8D">
      <w:pPr>
        <w:rPr>
          <w:rFonts w:ascii="宋体" w:eastAsia="宋体" w:hAnsi="宋体"/>
        </w:rPr>
      </w:pPr>
      <w:r w:rsidRPr="00C81BAD">
        <w:rPr>
          <w:rFonts w:ascii="宋体" w:eastAsia="宋体" w:hAnsi="宋体"/>
        </w:rPr>
        <w:t xml:space="preserve">    for(ll i=0;i&lt;n;i++){</w:t>
      </w:r>
    </w:p>
    <w:p w:rsidR="00353E8D" w:rsidRPr="00C81BAD" w:rsidRDefault="00353E8D" w:rsidP="00353E8D">
      <w:pPr>
        <w:rPr>
          <w:rFonts w:ascii="宋体" w:eastAsia="宋体" w:hAnsi="宋体"/>
        </w:rPr>
      </w:pPr>
      <w:r w:rsidRPr="00C81BAD">
        <w:rPr>
          <w:rFonts w:ascii="宋体" w:eastAsia="宋体" w:hAnsi="宋体"/>
        </w:rPr>
        <w:t xml:space="preserve">        scanf("%lld",&amp;a[i]);</w:t>
      </w:r>
    </w:p>
    <w:p w:rsidR="00353E8D" w:rsidRPr="00C81BAD" w:rsidRDefault="00353E8D" w:rsidP="00353E8D">
      <w:pPr>
        <w:rPr>
          <w:rFonts w:ascii="宋体" w:eastAsia="宋体" w:hAnsi="宋体"/>
        </w:rPr>
      </w:pPr>
      <w:r w:rsidRPr="00C81BAD">
        <w:rPr>
          <w:rFonts w:ascii="宋体" w:eastAsia="宋体" w:hAnsi="宋体"/>
        </w:rPr>
        <w:t xml:space="preserve">        a[i]-=i*k;//每个数减去它所要求的公差后应该要相等(这样把这个公差加回去之后就是它所要的等差数列)</w:t>
      </w:r>
    </w:p>
    <w:p w:rsidR="00353E8D" w:rsidRPr="00C81BAD" w:rsidRDefault="00353E8D" w:rsidP="00353E8D">
      <w:pPr>
        <w:rPr>
          <w:rFonts w:ascii="宋体" w:eastAsia="宋体" w:hAnsi="宋体"/>
        </w:rPr>
      </w:pPr>
      <w:r w:rsidRPr="00C81BAD">
        <w:rPr>
          <w:rFonts w:ascii="宋体" w:eastAsia="宋体" w:hAnsi="宋体"/>
        </w:rPr>
        <w:t xml:space="preserve">    }</w:t>
      </w:r>
    </w:p>
    <w:p w:rsidR="00353E8D" w:rsidRPr="00C81BAD" w:rsidRDefault="00353E8D" w:rsidP="00353E8D">
      <w:pPr>
        <w:rPr>
          <w:rFonts w:ascii="宋体" w:eastAsia="宋体" w:hAnsi="宋体"/>
        </w:rPr>
      </w:pPr>
      <w:r w:rsidRPr="00C81BAD">
        <w:rPr>
          <w:rFonts w:ascii="宋体" w:eastAsia="宋体" w:hAnsi="宋体"/>
        </w:rPr>
        <w:t xml:space="preserve">    /*</w:t>
      </w:r>
    </w:p>
    <w:p w:rsidR="00353E8D" w:rsidRPr="00C81BAD" w:rsidRDefault="00353E8D" w:rsidP="00353E8D">
      <w:pPr>
        <w:rPr>
          <w:rFonts w:ascii="宋体" w:eastAsia="宋体" w:hAnsi="宋体"/>
        </w:rPr>
      </w:pPr>
      <w:r w:rsidRPr="00C81BAD">
        <w:rPr>
          <w:rFonts w:ascii="宋体" w:eastAsia="宋体" w:hAnsi="宋体"/>
        </w:rPr>
        <w:t xml:space="preserve">        找到a数组的中位数</w:t>
      </w:r>
    </w:p>
    <w:p w:rsidR="00353E8D" w:rsidRPr="00C81BAD" w:rsidRDefault="00353E8D" w:rsidP="00353E8D">
      <w:pPr>
        <w:rPr>
          <w:rFonts w:ascii="宋体" w:eastAsia="宋体" w:hAnsi="宋体"/>
        </w:rPr>
      </w:pPr>
      <w:r w:rsidRPr="00C81BAD">
        <w:rPr>
          <w:rFonts w:ascii="宋体" w:eastAsia="宋体" w:hAnsi="宋体"/>
        </w:rPr>
        <w:t xml:space="preserve">    */</w:t>
      </w:r>
    </w:p>
    <w:p w:rsidR="00353E8D" w:rsidRPr="00C81BAD" w:rsidRDefault="00353E8D" w:rsidP="00353E8D">
      <w:pPr>
        <w:rPr>
          <w:rFonts w:ascii="宋体" w:eastAsia="宋体" w:hAnsi="宋体"/>
        </w:rPr>
      </w:pPr>
      <w:r w:rsidRPr="00C81BAD">
        <w:rPr>
          <w:rFonts w:ascii="宋体" w:eastAsia="宋体" w:hAnsi="宋体"/>
        </w:rPr>
        <w:t xml:space="preserve">    memcpy(b,a,sizeof(a));</w:t>
      </w:r>
    </w:p>
    <w:p w:rsidR="00353E8D" w:rsidRPr="00C81BAD" w:rsidRDefault="00353E8D" w:rsidP="00353E8D">
      <w:pPr>
        <w:rPr>
          <w:rFonts w:ascii="宋体" w:eastAsia="宋体" w:hAnsi="宋体"/>
        </w:rPr>
      </w:pPr>
      <w:r w:rsidRPr="00C81BAD">
        <w:rPr>
          <w:rFonts w:ascii="宋体" w:eastAsia="宋体" w:hAnsi="宋体"/>
        </w:rPr>
        <w:t xml:space="preserve">    sort(b,b+n);</w:t>
      </w:r>
    </w:p>
    <w:p w:rsidR="00353E8D" w:rsidRPr="00C81BAD" w:rsidRDefault="00353E8D" w:rsidP="00353E8D">
      <w:pPr>
        <w:rPr>
          <w:rFonts w:ascii="宋体" w:eastAsia="宋体" w:hAnsi="宋体"/>
        </w:rPr>
      </w:pPr>
      <w:r w:rsidRPr="00C81BAD">
        <w:rPr>
          <w:rFonts w:ascii="宋体" w:eastAsia="宋体" w:hAnsi="宋体"/>
        </w:rPr>
        <w:t xml:space="preserve">    ll mid=b[n/2];</w:t>
      </w:r>
    </w:p>
    <w:p w:rsidR="00353E8D" w:rsidRPr="00C81BAD" w:rsidRDefault="00353E8D" w:rsidP="00353E8D">
      <w:pPr>
        <w:rPr>
          <w:rFonts w:ascii="宋体" w:eastAsia="宋体" w:hAnsi="宋体"/>
        </w:rPr>
      </w:pPr>
      <w:r w:rsidRPr="00C81BAD">
        <w:rPr>
          <w:rFonts w:ascii="宋体" w:eastAsia="宋体" w:hAnsi="宋体"/>
        </w:rPr>
        <w:t xml:space="preserve">    if(mid&lt;0) mid=0;//特判中位数&lt;0的情况，因为蝌蚪数不能为负</w:t>
      </w:r>
    </w:p>
    <w:p w:rsidR="00353E8D" w:rsidRPr="00C81BAD" w:rsidRDefault="00353E8D" w:rsidP="00353E8D">
      <w:pPr>
        <w:rPr>
          <w:rFonts w:ascii="宋体" w:eastAsia="宋体" w:hAnsi="宋体"/>
        </w:rPr>
      </w:pPr>
      <w:r w:rsidRPr="00C81BAD">
        <w:rPr>
          <w:rFonts w:ascii="宋体" w:eastAsia="宋体" w:hAnsi="宋体"/>
        </w:rPr>
        <w:t xml:space="preserve">    ll ans=0;</w:t>
      </w:r>
    </w:p>
    <w:p w:rsidR="00353E8D" w:rsidRPr="00C81BAD" w:rsidRDefault="00353E8D" w:rsidP="00353E8D">
      <w:pPr>
        <w:rPr>
          <w:rFonts w:ascii="宋体" w:eastAsia="宋体" w:hAnsi="宋体"/>
        </w:rPr>
      </w:pPr>
      <w:r w:rsidRPr="00C81BAD">
        <w:rPr>
          <w:rFonts w:ascii="宋体" w:eastAsia="宋体" w:hAnsi="宋体"/>
        </w:rPr>
        <w:t xml:space="preserve">    /*计算操作数*/</w:t>
      </w:r>
    </w:p>
    <w:p w:rsidR="00353E8D" w:rsidRPr="00C81BAD" w:rsidRDefault="00353E8D" w:rsidP="00353E8D">
      <w:pPr>
        <w:rPr>
          <w:rFonts w:ascii="宋体" w:eastAsia="宋体" w:hAnsi="宋体"/>
        </w:rPr>
      </w:pPr>
      <w:r w:rsidRPr="00C81BAD">
        <w:rPr>
          <w:rFonts w:ascii="宋体" w:eastAsia="宋体" w:hAnsi="宋体"/>
        </w:rPr>
        <w:t xml:space="preserve">    for (int i=0;i&lt;n;i++) ans+=(a[i]&gt;mid)?a[i]-mid:mid-a[i];</w:t>
      </w:r>
    </w:p>
    <w:p w:rsidR="00353E8D" w:rsidRPr="00C81BAD" w:rsidRDefault="00353E8D" w:rsidP="00353E8D">
      <w:pPr>
        <w:rPr>
          <w:rFonts w:ascii="宋体" w:eastAsia="宋体" w:hAnsi="宋体"/>
        </w:rPr>
      </w:pPr>
      <w:r w:rsidRPr="00C81BAD">
        <w:rPr>
          <w:rFonts w:ascii="宋体" w:eastAsia="宋体" w:hAnsi="宋体"/>
        </w:rPr>
        <w:t xml:space="preserve">    cout&lt;&lt;ans&lt;&lt;endl;</w:t>
      </w:r>
    </w:p>
    <w:p w:rsidR="00353E8D" w:rsidRPr="00C81BAD" w:rsidRDefault="00353E8D" w:rsidP="00353E8D">
      <w:pPr>
        <w:rPr>
          <w:rFonts w:ascii="宋体" w:eastAsia="宋体" w:hAnsi="宋体"/>
        </w:rPr>
      </w:pPr>
      <w:r w:rsidRPr="00C81BAD">
        <w:rPr>
          <w:rFonts w:ascii="宋体" w:eastAsia="宋体" w:hAnsi="宋体"/>
        </w:rPr>
        <w:t xml:space="preserve">    return 0;</w:t>
      </w:r>
    </w:p>
    <w:p w:rsidR="0084779C" w:rsidRPr="00C81BAD" w:rsidRDefault="00353E8D" w:rsidP="00366C2F">
      <w:pPr>
        <w:rPr>
          <w:rFonts w:ascii="宋体" w:eastAsia="宋体" w:hAnsi="宋体"/>
          <w:b/>
        </w:rPr>
      </w:pPr>
      <w:r w:rsidRPr="00C81BAD">
        <w:rPr>
          <w:rFonts w:ascii="宋体" w:eastAsia="宋体" w:hAnsi="宋体"/>
        </w:rPr>
        <w:t>}</w:t>
      </w:r>
      <w:r w:rsidR="00366C2F" w:rsidRPr="00C81BAD">
        <w:rPr>
          <w:rFonts w:ascii="宋体" w:eastAsia="宋体" w:hAnsi="宋体"/>
          <w:b/>
        </w:rPr>
        <w:t xml:space="preserve"> </w:t>
      </w:r>
    </w:p>
    <w:p w:rsidR="0084779C" w:rsidRPr="00C81BAD" w:rsidRDefault="00366C2F" w:rsidP="00366C2F">
      <w:pPr>
        <w:pStyle w:val="3"/>
        <w:rPr>
          <w:rFonts w:ascii="宋体" w:eastAsia="宋体" w:hAnsi="宋体"/>
          <w:b w:val="0"/>
        </w:rPr>
      </w:pPr>
      <w:bookmarkStart w:id="243" w:name="_Toc523521326"/>
      <w:r w:rsidRPr="00C81BAD">
        <w:rPr>
          <w:rFonts w:ascii="宋体" w:eastAsia="宋体" w:hAnsi="宋体" w:hint="eastAsia"/>
          <w:b w:val="0"/>
        </w:rPr>
        <w:t>√-</w:t>
      </w:r>
      <w:r w:rsidR="0084779C" w:rsidRPr="00C81BAD">
        <w:rPr>
          <w:rFonts w:ascii="宋体" w:eastAsia="宋体" w:hAnsi="宋体"/>
          <w:b w:val="0"/>
        </w:rPr>
        <w:t>HDU</w:t>
      </w:r>
      <w:r w:rsidRPr="00C81BAD">
        <w:rPr>
          <w:rFonts w:ascii="宋体" w:eastAsia="宋体" w:hAnsi="宋体" w:hint="eastAsia"/>
          <w:b w:val="0"/>
        </w:rPr>
        <w:t>-</w:t>
      </w:r>
      <w:r w:rsidR="0084779C" w:rsidRPr="00C81BAD">
        <w:rPr>
          <w:rFonts w:ascii="宋体" w:eastAsia="宋体" w:hAnsi="宋体"/>
          <w:b w:val="0"/>
        </w:rPr>
        <w:t>6333</w:t>
      </w:r>
      <w:r w:rsidR="0084779C" w:rsidRPr="00C81BAD">
        <w:rPr>
          <w:rFonts w:ascii="宋体" w:eastAsia="宋体" w:hAnsi="宋体" w:hint="eastAsia"/>
          <w:b w:val="0"/>
        </w:rPr>
        <w:t>-</w:t>
      </w:r>
      <w:r w:rsidR="0084779C" w:rsidRPr="00C81BAD">
        <w:rPr>
          <w:rFonts w:ascii="宋体" w:eastAsia="宋体" w:hAnsi="宋体"/>
          <w:b w:val="0"/>
        </w:rPr>
        <w:t>Harvest of Apples</w:t>
      </w:r>
      <w:bookmarkEnd w:id="243"/>
      <w:r w:rsidR="00A76AE8" w:rsidRPr="00C81BAD">
        <w:rPr>
          <w:rFonts w:ascii="宋体" w:eastAsia="宋体" w:hAnsi="宋体"/>
          <w:b w:val="0"/>
        </w:rPr>
        <w:fldChar w:fldCharType="begin"/>
      </w:r>
      <w:r w:rsidR="00A76AE8" w:rsidRPr="00C81BAD">
        <w:rPr>
          <w:rFonts w:ascii="宋体" w:eastAsia="宋体" w:hAnsi="宋体"/>
        </w:rPr>
        <w:instrText xml:space="preserve"> XE "</w:instrText>
      </w:r>
      <w:r w:rsidR="00A76AE8" w:rsidRPr="00C81BAD">
        <w:rPr>
          <w:rFonts w:ascii="宋体" w:eastAsia="宋体" w:hAnsi="宋体" w:hint="eastAsia"/>
          <w:b w:val="0"/>
        </w:rPr>
        <w:instrText>√-</w:instrText>
      </w:r>
      <w:r w:rsidR="00A76AE8" w:rsidRPr="00C81BAD">
        <w:rPr>
          <w:rFonts w:ascii="宋体" w:eastAsia="宋体" w:hAnsi="宋体"/>
          <w:b w:val="0"/>
        </w:rPr>
        <w:instrText>HDU</w:instrText>
      </w:r>
      <w:r w:rsidR="00A76AE8" w:rsidRPr="00C81BAD">
        <w:rPr>
          <w:rFonts w:ascii="宋体" w:eastAsia="宋体" w:hAnsi="宋体" w:hint="eastAsia"/>
          <w:b w:val="0"/>
        </w:rPr>
        <w:instrText>-</w:instrText>
      </w:r>
      <w:r w:rsidR="00A76AE8" w:rsidRPr="00C81BAD">
        <w:rPr>
          <w:rFonts w:ascii="宋体" w:eastAsia="宋体" w:hAnsi="宋体"/>
          <w:b w:val="0"/>
        </w:rPr>
        <w:instrText>6333</w:instrText>
      </w:r>
      <w:r w:rsidR="00A76AE8" w:rsidRPr="00C81BAD">
        <w:rPr>
          <w:rFonts w:ascii="宋体" w:eastAsia="宋体" w:hAnsi="宋体" w:hint="eastAsia"/>
          <w:b w:val="0"/>
        </w:rPr>
        <w:instrText>-</w:instrText>
      </w:r>
      <w:r w:rsidR="00A76AE8" w:rsidRPr="00C81BAD">
        <w:rPr>
          <w:rFonts w:ascii="宋体" w:eastAsia="宋体" w:hAnsi="宋体"/>
          <w:b w:val="0"/>
        </w:rPr>
        <w:instrText>Harvest of Apples:</w:instrText>
      </w:r>
      <w:r w:rsidR="00A76AE8" w:rsidRPr="00C81BAD">
        <w:rPr>
          <w:rFonts w:ascii="宋体" w:eastAsia="宋体" w:hAnsi="宋体"/>
        </w:rPr>
        <w:instrText xml:space="preserve">6333" \y "HDU:6333" </w:instrText>
      </w:r>
      <w:r w:rsidR="00A76AE8" w:rsidRPr="00C81BAD">
        <w:rPr>
          <w:rFonts w:ascii="宋体" w:eastAsia="宋体" w:hAnsi="宋体"/>
          <w:b w:val="0"/>
        </w:rPr>
        <w:fldChar w:fldCharType="end"/>
      </w:r>
    </w:p>
    <w:p w:rsidR="00366C2F" w:rsidRPr="00C81BAD" w:rsidRDefault="00366C2F" w:rsidP="0084779C">
      <w:pPr>
        <w:rPr>
          <w:rFonts w:ascii="宋体" w:eastAsia="宋体" w:hAnsi="宋体"/>
        </w:rPr>
      </w:pPr>
      <w:r w:rsidRPr="00C81BAD">
        <w:rPr>
          <w:rFonts w:ascii="宋体" w:eastAsia="宋体" w:hAnsi="宋体" w:hint="eastAsia"/>
        </w:rPr>
        <w:t>【source】2018杭电暑期多校4B</w:t>
      </w:r>
    </w:p>
    <w:p w:rsidR="0084779C" w:rsidRPr="00C81BAD" w:rsidRDefault="0084779C" w:rsidP="0084779C">
      <w:pPr>
        <w:rPr>
          <w:rFonts w:ascii="宋体" w:eastAsia="宋体" w:hAnsi="宋体"/>
        </w:rPr>
      </w:pPr>
      <w:r w:rsidRPr="00C81BAD">
        <w:rPr>
          <w:rFonts w:ascii="宋体" w:eastAsia="宋体" w:hAnsi="宋体" w:hint="eastAsia"/>
        </w:rPr>
        <w:t>【题意】</w:t>
      </w:r>
      <w:r w:rsidR="00366C2F" w:rsidRPr="00C81BAD">
        <w:rPr>
          <w:rFonts w:ascii="宋体" w:eastAsia="宋体" w:hAnsi="宋体" w:hint="eastAsia"/>
        </w:rPr>
        <w:t>T组数据（1e5），给定n和m计算</w:t>
      </w:r>
      <w:r w:rsidR="00366C2F" w:rsidRPr="00C81BAD">
        <w:rPr>
          <w:rFonts w:ascii="宋体" w:eastAsia="宋体" w:hAnsi="宋体"/>
          <w:position w:val="-28"/>
        </w:rPr>
        <w:object w:dxaOrig="600" w:dyaOrig="680">
          <v:shape id="_x0000_i1102" type="#_x0000_t75" style="width:51pt;height:57.75pt" o:ole="">
            <v:imagedata r:id="rId233" o:title=""/>
          </v:shape>
          <o:OLEObject Type="Embed" ProgID="Equation.DSMT4" ShapeID="_x0000_i1102" DrawAspect="Content" ObjectID="_1597263113" r:id="rId234"/>
        </w:object>
      </w:r>
      <w:r w:rsidR="00366C2F" w:rsidRPr="00C81BAD">
        <w:rPr>
          <w:rFonts w:ascii="宋体" w:eastAsia="宋体" w:hAnsi="宋体" w:hint="eastAsia"/>
        </w:rPr>
        <w:t>，n和m数据规模1e5</w:t>
      </w:r>
    </w:p>
    <w:p w:rsidR="0084779C" w:rsidRPr="00C81BAD" w:rsidRDefault="0084779C" w:rsidP="0084779C">
      <w:pPr>
        <w:rPr>
          <w:rFonts w:ascii="宋体" w:eastAsia="宋体" w:hAnsi="宋体"/>
        </w:rPr>
      </w:pPr>
      <w:r w:rsidRPr="00C81BAD">
        <w:rPr>
          <w:rFonts w:ascii="宋体" w:eastAsia="宋体" w:hAnsi="宋体" w:hint="eastAsia"/>
        </w:rPr>
        <w:t>【TAG】组合数</w:t>
      </w:r>
      <w:r w:rsidR="00366C2F" w:rsidRPr="00C81BAD">
        <w:rPr>
          <w:rFonts w:ascii="宋体" w:eastAsia="宋体" w:hAnsi="宋体" w:hint="eastAsia"/>
        </w:rPr>
        <w:t xml:space="preserve"> 逆元 阶乘逆元 莫队算法</w:t>
      </w:r>
    </w:p>
    <w:p w:rsidR="0084779C" w:rsidRPr="00C81BAD" w:rsidRDefault="0084779C" w:rsidP="0084779C">
      <w:pPr>
        <w:rPr>
          <w:rFonts w:ascii="宋体" w:eastAsia="宋体" w:hAnsi="宋体"/>
        </w:rPr>
      </w:pPr>
      <w:r w:rsidRPr="00C81BAD">
        <w:rPr>
          <w:rFonts w:ascii="宋体" w:eastAsia="宋体" w:hAnsi="宋体" w:hint="eastAsia"/>
        </w:rPr>
        <w:t>【题解】</w:t>
      </w:r>
      <w:r w:rsidR="00366C2F" w:rsidRPr="00C81BAD">
        <w:rPr>
          <w:rFonts w:ascii="宋体" w:eastAsia="宋体" w:hAnsi="宋体" w:hint="eastAsia"/>
        </w:rPr>
        <w:t>有了阶乘逆元的知识，我们知道可以在O(n)内预处理出1e5的阶乘和阶乘逆元的值，从而可以在之后以O(1)计算出1e5范围内组合数的值。但是总共1</w:t>
      </w:r>
      <w:r w:rsidR="00366C2F" w:rsidRPr="00C81BAD">
        <w:rPr>
          <w:rFonts w:ascii="宋体" w:eastAsia="宋体" w:hAnsi="宋体"/>
        </w:rPr>
        <w:t>e5</w:t>
      </w:r>
      <w:r w:rsidR="00366C2F" w:rsidRPr="00C81BAD">
        <w:rPr>
          <w:rFonts w:ascii="宋体" w:eastAsia="宋体" w:hAnsi="宋体" w:hint="eastAsia"/>
        </w:rPr>
        <w:t>组数据，每次最多可能有1e5个组合数求和，暴力求解不可接受。</w:t>
      </w:r>
    </w:p>
    <w:p w:rsidR="00366C2F" w:rsidRPr="00C81BAD" w:rsidRDefault="00366C2F" w:rsidP="0084779C">
      <w:pPr>
        <w:rPr>
          <w:rFonts w:ascii="宋体" w:eastAsia="宋体" w:hAnsi="宋体"/>
        </w:rPr>
      </w:pPr>
      <w:r w:rsidRPr="00C81BAD">
        <w:rPr>
          <w:rFonts w:ascii="宋体" w:eastAsia="宋体" w:hAnsi="宋体" w:hint="eastAsia"/>
        </w:rPr>
        <w:t>考虑将每组数据的n,m看成区间[n,m]，尝试采用莫队算法，复杂度O(n^1.5)考虑题目时限2s，可能可以接受。要想使用莫队算法解决的核心就是要在O(1)复杂度从[L,R]推出[L-1,R],[L+1,R],[L,R-1],[L,R+1]。</w:t>
      </w:r>
    </w:p>
    <w:p w:rsidR="00366C2F" w:rsidRPr="00C81BAD" w:rsidRDefault="00366C2F" w:rsidP="0084779C">
      <w:pPr>
        <w:rPr>
          <w:rFonts w:ascii="宋体" w:eastAsia="宋体" w:hAnsi="宋体"/>
        </w:rPr>
      </w:pPr>
      <w:r w:rsidRPr="00C81BAD">
        <w:rPr>
          <w:rFonts w:ascii="宋体" w:eastAsia="宋体" w:hAnsi="宋体" w:hint="eastAsia"/>
        </w:rPr>
        <w:t>在本题中即要从S(N,M)求出S(N-1,M),S(N+1,M),S(N,M-1),S(N,M+1)</w:t>
      </w:r>
    </w:p>
    <w:p w:rsidR="00366C2F" w:rsidRPr="00C81BAD" w:rsidRDefault="00366C2F" w:rsidP="0084779C">
      <w:pPr>
        <w:rPr>
          <w:rFonts w:ascii="宋体" w:eastAsia="宋体" w:hAnsi="宋体"/>
        </w:rPr>
      </w:pPr>
      <w:r w:rsidRPr="00C81BAD">
        <w:rPr>
          <w:rFonts w:ascii="宋体" w:eastAsia="宋体" w:hAnsi="宋体"/>
          <w:position w:val="-12"/>
        </w:rPr>
        <w:object w:dxaOrig="2180" w:dyaOrig="380">
          <v:shape id="_x0000_i1103" type="#_x0000_t75" style="width:185.25pt;height:32.25pt" o:ole="">
            <v:imagedata r:id="rId235" o:title=""/>
          </v:shape>
          <o:OLEObject Type="Embed" ProgID="Equation.DSMT4" ShapeID="_x0000_i1103" DrawAspect="Content" ObjectID="_1597263114" r:id="rId236"/>
        </w:object>
      </w:r>
    </w:p>
    <w:p w:rsidR="00A76AE8" w:rsidRPr="00C81BAD" w:rsidRDefault="00A76AE8" w:rsidP="0084779C">
      <w:pPr>
        <w:rPr>
          <w:rFonts w:ascii="宋体" w:eastAsia="宋体" w:hAnsi="宋体"/>
        </w:rPr>
      </w:pPr>
      <w:r w:rsidRPr="00C81BAD">
        <w:rPr>
          <w:rFonts w:ascii="宋体" w:eastAsia="宋体" w:hAnsi="宋体" w:hint="eastAsia"/>
        </w:rPr>
        <w:t>S(N,M-1),S(N,M+1)比较显然</w:t>
      </w:r>
    </w:p>
    <w:p w:rsidR="00A76AE8" w:rsidRPr="00C81BAD" w:rsidRDefault="00A76AE8" w:rsidP="0084779C">
      <w:pPr>
        <w:rPr>
          <w:rFonts w:ascii="宋体" w:eastAsia="宋体" w:hAnsi="宋体"/>
        </w:rPr>
      </w:pPr>
      <w:r w:rsidRPr="00C81BAD">
        <w:rPr>
          <w:rFonts w:ascii="宋体" w:eastAsia="宋体" w:hAnsi="宋体"/>
          <w:position w:val="-12"/>
        </w:rPr>
        <w:object w:dxaOrig="4120" w:dyaOrig="380">
          <v:shape id="_x0000_i1104" type="#_x0000_t75" style="width:350.25pt;height:32.25pt" o:ole="">
            <v:imagedata r:id="rId237" o:title=""/>
          </v:shape>
          <o:OLEObject Type="Embed" ProgID="Equation.DSMT4" ShapeID="_x0000_i1104" DrawAspect="Content" ObjectID="_1597263115" r:id="rId238"/>
        </w:object>
      </w:r>
    </w:p>
    <w:p w:rsidR="00A76AE8" w:rsidRPr="00C81BAD" w:rsidRDefault="00A76AE8" w:rsidP="0084779C">
      <w:pPr>
        <w:rPr>
          <w:rFonts w:ascii="宋体" w:eastAsia="宋体" w:hAnsi="宋体"/>
        </w:rPr>
      </w:pPr>
      <w:r w:rsidRPr="00C81BAD">
        <w:rPr>
          <w:rFonts w:ascii="宋体" w:eastAsia="宋体" w:hAnsi="宋体"/>
          <w:position w:val="-12"/>
        </w:rPr>
        <w:object w:dxaOrig="1380" w:dyaOrig="380">
          <v:shape id="_x0000_i1105" type="#_x0000_t75" style="width:117pt;height:32.25pt" o:ole="">
            <v:imagedata r:id="rId239" o:title=""/>
          </v:shape>
          <o:OLEObject Type="Embed" ProgID="Equation.DSMT4" ShapeID="_x0000_i1105" DrawAspect="Content" ObjectID="_1597263116" r:id="rId240"/>
        </w:object>
      </w:r>
    </w:p>
    <w:p w:rsidR="00A76AE8" w:rsidRPr="00C81BAD" w:rsidRDefault="00A76AE8" w:rsidP="0084779C">
      <w:pPr>
        <w:rPr>
          <w:rFonts w:ascii="宋体" w:eastAsia="宋体" w:hAnsi="宋体"/>
        </w:rPr>
      </w:pPr>
      <w:r w:rsidRPr="00C81BAD">
        <w:rPr>
          <w:rFonts w:ascii="宋体" w:eastAsia="宋体" w:hAnsi="宋体"/>
        </w:rPr>
        <w:t>S(N+1,M)</w:t>
      </w:r>
      <w:r w:rsidRPr="00C81BAD">
        <w:rPr>
          <w:rFonts w:ascii="宋体" w:eastAsia="宋体" w:hAnsi="宋体" w:hint="eastAsia"/>
        </w:rPr>
        <w:t>和S(N-1,M)要用一下组合数的递推公式，也不难得出</w:t>
      </w:r>
    </w:p>
    <w:p w:rsidR="00A76AE8" w:rsidRPr="00C81BAD" w:rsidRDefault="00A76AE8" w:rsidP="0084779C">
      <w:pPr>
        <w:rPr>
          <w:rFonts w:ascii="宋体" w:eastAsia="宋体" w:hAnsi="宋体"/>
        </w:rPr>
      </w:pPr>
      <w:r w:rsidRPr="00C81BAD">
        <w:rPr>
          <w:rFonts w:ascii="宋体" w:eastAsia="宋体" w:hAnsi="宋体"/>
          <w:position w:val="-72"/>
        </w:rPr>
        <w:object w:dxaOrig="6420" w:dyaOrig="1560">
          <v:shape id="_x0000_i1106" type="#_x0000_t75" style="width:489.75pt;height:118.5pt" o:ole="">
            <v:imagedata r:id="rId241" o:title=""/>
          </v:shape>
          <o:OLEObject Type="Embed" ProgID="Equation.DSMT4" ShapeID="_x0000_i1106" DrawAspect="Content" ObjectID="_1597263117" r:id="rId242"/>
        </w:object>
      </w:r>
    </w:p>
    <w:p w:rsidR="00A76AE8" w:rsidRPr="00C81BAD" w:rsidRDefault="00A76AE8" w:rsidP="0084779C">
      <w:pPr>
        <w:rPr>
          <w:rFonts w:ascii="宋体" w:eastAsia="宋体" w:hAnsi="宋体"/>
        </w:rPr>
      </w:pPr>
      <w:r w:rsidRPr="00C81BAD">
        <w:rPr>
          <w:rFonts w:ascii="宋体" w:eastAsia="宋体" w:hAnsi="宋体"/>
          <w:position w:val="-24"/>
        </w:rPr>
        <w:object w:dxaOrig="1680" w:dyaOrig="620">
          <v:shape id="_x0000_i1107" type="#_x0000_t75" style="width:128.25pt;height:47.25pt" o:ole="">
            <v:imagedata r:id="rId243" o:title=""/>
          </v:shape>
          <o:OLEObject Type="Embed" ProgID="Equation.DSMT4" ShapeID="_x0000_i1107" DrawAspect="Content" ObjectID="_1597263118" r:id="rId244"/>
        </w:object>
      </w:r>
    </w:p>
    <w:p w:rsidR="00A76AE8" w:rsidRPr="00C81BAD" w:rsidRDefault="00A76AE8" w:rsidP="0084779C">
      <w:pPr>
        <w:rPr>
          <w:rFonts w:ascii="宋体" w:eastAsia="宋体" w:hAnsi="宋体"/>
        </w:rPr>
      </w:pPr>
      <w:r w:rsidRPr="00C81BAD">
        <w:rPr>
          <w:rFonts w:ascii="宋体" w:eastAsia="宋体" w:hAnsi="宋体" w:hint="eastAsia"/>
        </w:rPr>
        <w:t>用上述关系直接应用莫队算法即可。</w:t>
      </w:r>
    </w:p>
    <w:p w:rsidR="0084779C" w:rsidRPr="00C81BAD" w:rsidRDefault="0084779C" w:rsidP="0084779C">
      <w:pPr>
        <w:rPr>
          <w:rFonts w:ascii="宋体" w:eastAsia="宋体" w:hAnsi="宋体"/>
        </w:rPr>
      </w:pPr>
      <w:r w:rsidRPr="00C81BAD">
        <w:rPr>
          <w:rFonts w:ascii="宋体" w:eastAsia="宋体" w:hAnsi="宋体" w:hint="eastAsia"/>
        </w:rPr>
        <w:t>【代码】</w:t>
      </w:r>
    </w:p>
    <w:p w:rsidR="00366C2F" w:rsidRPr="00C81BAD" w:rsidRDefault="00366C2F" w:rsidP="00366C2F">
      <w:pPr>
        <w:rPr>
          <w:rFonts w:ascii="宋体" w:eastAsia="宋体" w:hAnsi="宋体"/>
        </w:rPr>
      </w:pPr>
      <w:r w:rsidRPr="00C81BAD">
        <w:rPr>
          <w:rFonts w:ascii="宋体" w:eastAsia="宋体" w:hAnsi="宋体"/>
        </w:rPr>
        <w:t>#ifdef unix</w:t>
      </w:r>
    </w:p>
    <w:p w:rsidR="00366C2F" w:rsidRPr="00C81BAD" w:rsidRDefault="00366C2F" w:rsidP="00366C2F">
      <w:pPr>
        <w:rPr>
          <w:rFonts w:ascii="宋体" w:eastAsia="宋体" w:hAnsi="宋体"/>
        </w:rPr>
      </w:pPr>
      <w:r w:rsidRPr="00C81BAD">
        <w:rPr>
          <w:rFonts w:ascii="宋体" w:eastAsia="宋体" w:hAnsi="宋体"/>
        </w:rPr>
        <w:t>#define LLD "%lld"</w:t>
      </w:r>
    </w:p>
    <w:p w:rsidR="00366C2F" w:rsidRPr="00C81BAD" w:rsidRDefault="00366C2F" w:rsidP="00366C2F">
      <w:pPr>
        <w:rPr>
          <w:rFonts w:ascii="宋体" w:eastAsia="宋体" w:hAnsi="宋体"/>
        </w:rPr>
      </w:pPr>
      <w:r w:rsidRPr="00C81BAD">
        <w:rPr>
          <w:rFonts w:ascii="宋体" w:eastAsia="宋体" w:hAnsi="宋体"/>
        </w:rPr>
        <w:t>#else</w:t>
      </w:r>
    </w:p>
    <w:p w:rsidR="00366C2F" w:rsidRPr="00C81BAD" w:rsidRDefault="00366C2F" w:rsidP="00366C2F">
      <w:pPr>
        <w:rPr>
          <w:rFonts w:ascii="宋体" w:eastAsia="宋体" w:hAnsi="宋体"/>
        </w:rPr>
      </w:pPr>
      <w:r w:rsidRPr="00C81BAD">
        <w:rPr>
          <w:rFonts w:ascii="宋体" w:eastAsia="宋体" w:hAnsi="宋体"/>
        </w:rPr>
        <w:t>#define LLD "%I64d"</w:t>
      </w:r>
    </w:p>
    <w:p w:rsidR="00366C2F" w:rsidRPr="00C81BAD" w:rsidRDefault="00366C2F" w:rsidP="00366C2F">
      <w:pPr>
        <w:rPr>
          <w:rFonts w:ascii="宋体" w:eastAsia="宋体" w:hAnsi="宋体"/>
        </w:rPr>
      </w:pPr>
      <w:r w:rsidRPr="00C81BAD">
        <w:rPr>
          <w:rFonts w:ascii="宋体" w:eastAsia="宋体" w:hAnsi="宋体"/>
        </w:rPr>
        <w:t>#endif</w:t>
      </w:r>
    </w:p>
    <w:p w:rsidR="00366C2F" w:rsidRPr="00C81BAD" w:rsidRDefault="00366C2F" w:rsidP="00366C2F">
      <w:pPr>
        <w:rPr>
          <w:rFonts w:ascii="宋体" w:eastAsia="宋体" w:hAnsi="宋体"/>
        </w:rPr>
      </w:pPr>
      <w:r w:rsidRPr="00C81BAD">
        <w:rPr>
          <w:rFonts w:ascii="宋体" w:eastAsia="宋体" w:hAnsi="宋体"/>
        </w:rPr>
        <w:t>#define SCANFLL(x) scanf(LLD,&amp;x)</w:t>
      </w:r>
    </w:p>
    <w:p w:rsidR="00366C2F" w:rsidRPr="00C81BAD" w:rsidRDefault="00366C2F" w:rsidP="00366C2F">
      <w:pPr>
        <w:rPr>
          <w:rFonts w:ascii="宋体" w:eastAsia="宋体" w:hAnsi="宋体"/>
        </w:rPr>
      </w:pPr>
      <w:r w:rsidRPr="00C81BAD">
        <w:rPr>
          <w:rFonts w:ascii="宋体" w:eastAsia="宋体" w:hAnsi="宋体"/>
        </w:rPr>
        <w:t>#define PRINTLL(x) printf(LLD,x),printf("\n")</w:t>
      </w:r>
    </w:p>
    <w:p w:rsidR="00366C2F" w:rsidRPr="00C81BAD" w:rsidRDefault="00366C2F" w:rsidP="00366C2F">
      <w:pPr>
        <w:rPr>
          <w:rFonts w:ascii="宋体" w:eastAsia="宋体" w:hAnsi="宋体"/>
        </w:rPr>
      </w:pPr>
      <w:r w:rsidRPr="00C81BAD">
        <w:rPr>
          <w:rFonts w:ascii="宋体" w:eastAsia="宋体" w:hAnsi="宋体"/>
        </w:rPr>
        <w:t>#include &lt;bits/stdc++.h&gt;</w:t>
      </w:r>
    </w:p>
    <w:p w:rsidR="00366C2F" w:rsidRPr="00C81BAD" w:rsidRDefault="00366C2F" w:rsidP="00366C2F">
      <w:pPr>
        <w:rPr>
          <w:rFonts w:ascii="宋体" w:eastAsia="宋体" w:hAnsi="宋体"/>
        </w:rPr>
      </w:pPr>
      <w:r w:rsidRPr="00C81BAD">
        <w:rPr>
          <w:rFonts w:ascii="宋体" w:eastAsia="宋体" w:hAnsi="宋体"/>
        </w:rPr>
        <w:t>#define MAXN 100010</w:t>
      </w:r>
    </w:p>
    <w:p w:rsidR="00366C2F" w:rsidRPr="00C81BAD" w:rsidRDefault="00366C2F" w:rsidP="00366C2F">
      <w:pPr>
        <w:rPr>
          <w:rFonts w:ascii="宋体" w:eastAsia="宋体" w:hAnsi="宋体"/>
        </w:rPr>
      </w:pPr>
      <w:r w:rsidRPr="00C81BAD">
        <w:rPr>
          <w:rFonts w:ascii="宋体" w:eastAsia="宋体" w:hAnsi="宋体"/>
        </w:rPr>
        <w:t>#define ll long long</w:t>
      </w:r>
    </w:p>
    <w:p w:rsidR="00366C2F" w:rsidRPr="00C81BAD" w:rsidRDefault="00366C2F" w:rsidP="00366C2F">
      <w:pPr>
        <w:rPr>
          <w:rFonts w:ascii="宋体" w:eastAsia="宋体" w:hAnsi="宋体"/>
        </w:rPr>
      </w:pPr>
    </w:p>
    <w:p w:rsidR="00366C2F" w:rsidRPr="00C81BAD" w:rsidRDefault="00366C2F" w:rsidP="00366C2F">
      <w:pPr>
        <w:rPr>
          <w:rFonts w:ascii="宋体" w:eastAsia="宋体" w:hAnsi="宋体"/>
        </w:rPr>
      </w:pPr>
      <w:r w:rsidRPr="00C81BAD">
        <w:rPr>
          <w:rFonts w:ascii="宋体" w:eastAsia="宋体" w:hAnsi="宋体"/>
        </w:rPr>
        <w:t>using namespace std;</w:t>
      </w:r>
    </w:p>
    <w:p w:rsidR="00366C2F" w:rsidRPr="00C81BAD" w:rsidRDefault="00366C2F" w:rsidP="00366C2F">
      <w:pPr>
        <w:rPr>
          <w:rFonts w:ascii="宋体" w:eastAsia="宋体" w:hAnsi="宋体"/>
        </w:rPr>
      </w:pPr>
      <w:r w:rsidRPr="00C81BAD">
        <w:rPr>
          <w:rFonts w:ascii="宋体" w:eastAsia="宋体" w:hAnsi="宋体"/>
        </w:rPr>
        <w:t>const ll MODN=1000000007ll;</w:t>
      </w:r>
    </w:p>
    <w:p w:rsidR="00366C2F" w:rsidRPr="00C81BAD" w:rsidRDefault="00366C2F" w:rsidP="00366C2F">
      <w:pPr>
        <w:rPr>
          <w:rFonts w:ascii="宋体" w:eastAsia="宋体" w:hAnsi="宋体"/>
        </w:rPr>
      </w:pPr>
      <w:r w:rsidRPr="00C81BAD">
        <w:rPr>
          <w:rFonts w:ascii="宋体" w:eastAsia="宋体" w:hAnsi="宋体"/>
        </w:rPr>
        <w:t>//O(n)预处理阶乘逆元,O(1)计算组合数</w:t>
      </w:r>
    </w:p>
    <w:p w:rsidR="00366C2F" w:rsidRPr="00C81BAD" w:rsidRDefault="00366C2F" w:rsidP="00366C2F">
      <w:pPr>
        <w:rPr>
          <w:rFonts w:ascii="宋体" w:eastAsia="宋体" w:hAnsi="宋体"/>
        </w:rPr>
      </w:pPr>
      <w:r w:rsidRPr="00C81BAD">
        <w:rPr>
          <w:rFonts w:ascii="宋体" w:eastAsia="宋体" w:hAnsi="宋体"/>
        </w:rPr>
        <w:t>ll fac[MAXN],invfac[MAXN];</w:t>
      </w:r>
    </w:p>
    <w:p w:rsidR="00366C2F" w:rsidRPr="00C81BAD" w:rsidRDefault="00366C2F" w:rsidP="00366C2F">
      <w:pPr>
        <w:rPr>
          <w:rFonts w:ascii="宋体" w:eastAsia="宋体" w:hAnsi="宋体"/>
        </w:rPr>
      </w:pPr>
      <w:r w:rsidRPr="00C81BAD">
        <w:rPr>
          <w:rFonts w:ascii="宋体" w:eastAsia="宋体" w:hAnsi="宋体"/>
        </w:rPr>
        <w:t>ll inv(ll x){</w:t>
      </w:r>
    </w:p>
    <w:p w:rsidR="00366C2F" w:rsidRPr="00C81BAD" w:rsidRDefault="00366C2F" w:rsidP="00366C2F">
      <w:pPr>
        <w:rPr>
          <w:rFonts w:ascii="宋体" w:eastAsia="宋体" w:hAnsi="宋体"/>
        </w:rPr>
      </w:pPr>
      <w:r w:rsidRPr="00C81BAD">
        <w:rPr>
          <w:rFonts w:ascii="宋体" w:eastAsia="宋体" w:hAnsi="宋体"/>
        </w:rPr>
        <w:t xml:space="preserve">    ll cnt=MODN-2ll,base=x,ans=1ll;</w:t>
      </w:r>
    </w:p>
    <w:p w:rsidR="00366C2F" w:rsidRPr="00C81BAD" w:rsidRDefault="00366C2F" w:rsidP="00366C2F">
      <w:pPr>
        <w:rPr>
          <w:rFonts w:ascii="宋体" w:eastAsia="宋体" w:hAnsi="宋体"/>
        </w:rPr>
      </w:pPr>
      <w:r w:rsidRPr="00C81BAD">
        <w:rPr>
          <w:rFonts w:ascii="宋体" w:eastAsia="宋体" w:hAnsi="宋体"/>
        </w:rPr>
        <w:t xml:space="preserve">    while(cnt){</w:t>
      </w:r>
    </w:p>
    <w:p w:rsidR="00366C2F" w:rsidRPr="00C81BAD" w:rsidRDefault="00366C2F" w:rsidP="00366C2F">
      <w:pPr>
        <w:rPr>
          <w:rFonts w:ascii="宋体" w:eastAsia="宋体" w:hAnsi="宋体"/>
        </w:rPr>
      </w:pPr>
      <w:r w:rsidRPr="00C81BAD">
        <w:rPr>
          <w:rFonts w:ascii="宋体" w:eastAsia="宋体" w:hAnsi="宋体"/>
        </w:rPr>
        <w:t xml:space="preserve">        if(cnt&amp;1ll) ans=(ans*base)%MODN;</w:t>
      </w:r>
    </w:p>
    <w:p w:rsidR="00366C2F" w:rsidRPr="00C81BAD" w:rsidRDefault="00366C2F" w:rsidP="00366C2F">
      <w:pPr>
        <w:rPr>
          <w:rFonts w:ascii="宋体" w:eastAsia="宋体" w:hAnsi="宋体"/>
        </w:rPr>
      </w:pPr>
      <w:r w:rsidRPr="00C81BAD">
        <w:rPr>
          <w:rFonts w:ascii="宋体" w:eastAsia="宋体" w:hAnsi="宋体"/>
        </w:rPr>
        <w:t xml:space="preserve">        base=(base*base)%MODN;</w:t>
      </w:r>
    </w:p>
    <w:p w:rsidR="00366C2F" w:rsidRPr="00C81BAD" w:rsidRDefault="00366C2F" w:rsidP="00366C2F">
      <w:pPr>
        <w:rPr>
          <w:rFonts w:ascii="宋体" w:eastAsia="宋体" w:hAnsi="宋体"/>
        </w:rPr>
      </w:pPr>
      <w:r w:rsidRPr="00C81BAD">
        <w:rPr>
          <w:rFonts w:ascii="宋体" w:eastAsia="宋体" w:hAnsi="宋体"/>
        </w:rPr>
        <w:t xml:space="preserve">        cnt&gt;&gt;=1;</w:t>
      </w:r>
    </w:p>
    <w:p w:rsidR="00366C2F" w:rsidRPr="00C81BAD" w:rsidRDefault="00366C2F" w:rsidP="00366C2F">
      <w:pPr>
        <w:rPr>
          <w:rFonts w:ascii="宋体" w:eastAsia="宋体" w:hAnsi="宋体"/>
        </w:rPr>
      </w:pPr>
      <w:r w:rsidRPr="00C81BAD">
        <w:rPr>
          <w:rFonts w:ascii="宋体" w:eastAsia="宋体" w:hAnsi="宋体"/>
        </w:rPr>
        <w:t xml:space="preserve">    }</w:t>
      </w:r>
    </w:p>
    <w:p w:rsidR="00366C2F" w:rsidRPr="00C81BAD" w:rsidRDefault="00366C2F" w:rsidP="00366C2F">
      <w:pPr>
        <w:rPr>
          <w:rFonts w:ascii="宋体" w:eastAsia="宋体" w:hAnsi="宋体"/>
        </w:rPr>
      </w:pPr>
      <w:r w:rsidRPr="00C81BAD">
        <w:rPr>
          <w:rFonts w:ascii="宋体" w:eastAsia="宋体" w:hAnsi="宋体"/>
        </w:rPr>
        <w:t xml:space="preserve">    return ans;</w:t>
      </w:r>
    </w:p>
    <w:p w:rsidR="00366C2F" w:rsidRPr="00C81BAD" w:rsidRDefault="00366C2F" w:rsidP="00366C2F">
      <w:pPr>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r w:rsidRPr="00C81BAD">
        <w:rPr>
          <w:rFonts w:ascii="宋体" w:eastAsia="宋体" w:hAnsi="宋体"/>
        </w:rPr>
        <w:t>void init_fac(){</w:t>
      </w:r>
    </w:p>
    <w:p w:rsidR="00366C2F" w:rsidRPr="00C81BAD" w:rsidRDefault="00366C2F" w:rsidP="00366C2F">
      <w:pPr>
        <w:rPr>
          <w:rFonts w:ascii="宋体" w:eastAsia="宋体" w:hAnsi="宋体"/>
        </w:rPr>
      </w:pPr>
      <w:r w:rsidRPr="00C81BAD">
        <w:rPr>
          <w:rFonts w:ascii="宋体" w:eastAsia="宋体" w:hAnsi="宋体"/>
        </w:rPr>
        <w:t xml:space="preserve">    fac[0]=fac[1]=1ll;</w:t>
      </w:r>
    </w:p>
    <w:p w:rsidR="00366C2F" w:rsidRPr="00C81BAD" w:rsidRDefault="00366C2F" w:rsidP="00366C2F">
      <w:pPr>
        <w:rPr>
          <w:rFonts w:ascii="宋体" w:eastAsia="宋体" w:hAnsi="宋体"/>
        </w:rPr>
      </w:pPr>
      <w:r w:rsidRPr="00C81BAD">
        <w:rPr>
          <w:rFonts w:ascii="宋体" w:eastAsia="宋体" w:hAnsi="宋体"/>
        </w:rPr>
        <w:lastRenderedPageBreak/>
        <w:t xml:space="preserve">    for(ll i=2ll;i&lt;MAXN;i++) fac[i]=(fac[i-1]*i)%MODN;</w:t>
      </w:r>
    </w:p>
    <w:p w:rsidR="00366C2F" w:rsidRPr="00C81BAD" w:rsidRDefault="00366C2F" w:rsidP="00366C2F">
      <w:pPr>
        <w:rPr>
          <w:rFonts w:ascii="宋体" w:eastAsia="宋体" w:hAnsi="宋体"/>
        </w:rPr>
      </w:pPr>
      <w:r w:rsidRPr="00C81BAD">
        <w:rPr>
          <w:rFonts w:ascii="宋体" w:eastAsia="宋体" w:hAnsi="宋体"/>
        </w:rPr>
        <w:t xml:space="preserve">    invfac[MAXN-1]=inv(fac[MAXN-1]);</w:t>
      </w:r>
    </w:p>
    <w:p w:rsidR="00366C2F" w:rsidRPr="00C81BAD" w:rsidRDefault="00366C2F" w:rsidP="00366C2F">
      <w:pPr>
        <w:rPr>
          <w:rFonts w:ascii="宋体" w:eastAsia="宋体" w:hAnsi="宋体"/>
        </w:rPr>
      </w:pPr>
      <w:r w:rsidRPr="00C81BAD">
        <w:rPr>
          <w:rFonts w:ascii="宋体" w:eastAsia="宋体" w:hAnsi="宋体"/>
        </w:rPr>
        <w:t xml:space="preserve">    for(ll i=MAXN-2;i&gt;=0;i--) invfac[i]=(invfac[i+1]*(i+1ll))%MODN;</w:t>
      </w:r>
    </w:p>
    <w:p w:rsidR="00366C2F" w:rsidRPr="00C81BAD" w:rsidRDefault="00366C2F" w:rsidP="00366C2F">
      <w:pPr>
        <w:rPr>
          <w:rFonts w:ascii="宋体" w:eastAsia="宋体" w:hAnsi="宋体"/>
        </w:rPr>
      </w:pPr>
      <w:r w:rsidRPr="00C81BAD">
        <w:rPr>
          <w:rFonts w:ascii="宋体" w:eastAsia="宋体" w:hAnsi="宋体"/>
        </w:rPr>
        <w:t xml:space="preserve">    return;</w:t>
      </w:r>
    </w:p>
    <w:p w:rsidR="00366C2F" w:rsidRPr="00C81BAD" w:rsidRDefault="00366C2F" w:rsidP="00366C2F">
      <w:pPr>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r w:rsidRPr="00C81BAD">
        <w:rPr>
          <w:rFonts w:ascii="宋体" w:eastAsia="宋体" w:hAnsi="宋体"/>
        </w:rPr>
        <w:t>ll C(ll n,ll m){</w:t>
      </w:r>
    </w:p>
    <w:p w:rsidR="00366C2F" w:rsidRPr="00C81BAD" w:rsidRDefault="00366C2F" w:rsidP="00366C2F">
      <w:pPr>
        <w:rPr>
          <w:rFonts w:ascii="宋体" w:eastAsia="宋体" w:hAnsi="宋体"/>
        </w:rPr>
      </w:pPr>
      <w:r w:rsidRPr="00C81BAD">
        <w:rPr>
          <w:rFonts w:ascii="宋体" w:eastAsia="宋体" w:hAnsi="宋体"/>
        </w:rPr>
        <w:t xml:space="preserve">    return (((fac[n]*invfac[m])%MODN)*invfac[n-m])%MODN;</w:t>
      </w:r>
    </w:p>
    <w:p w:rsidR="00366C2F" w:rsidRPr="00C81BAD" w:rsidRDefault="00366C2F" w:rsidP="00366C2F">
      <w:pPr>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r w:rsidRPr="00C81BAD">
        <w:rPr>
          <w:rFonts w:ascii="宋体" w:eastAsia="宋体" w:hAnsi="宋体"/>
        </w:rPr>
        <w:t>//莫队算法,离线处理查询</w:t>
      </w:r>
    </w:p>
    <w:p w:rsidR="00366C2F" w:rsidRPr="00C81BAD" w:rsidRDefault="00366C2F" w:rsidP="00366C2F">
      <w:pPr>
        <w:rPr>
          <w:rFonts w:ascii="宋体" w:eastAsia="宋体" w:hAnsi="宋体"/>
        </w:rPr>
      </w:pPr>
      <w:r w:rsidRPr="00C81BAD">
        <w:rPr>
          <w:rFonts w:ascii="宋体" w:eastAsia="宋体" w:hAnsi="宋体"/>
        </w:rPr>
        <w:t>struct node{</w:t>
      </w:r>
    </w:p>
    <w:p w:rsidR="00366C2F" w:rsidRPr="00C81BAD" w:rsidRDefault="00366C2F" w:rsidP="00366C2F">
      <w:pPr>
        <w:rPr>
          <w:rFonts w:ascii="宋体" w:eastAsia="宋体" w:hAnsi="宋体"/>
        </w:rPr>
      </w:pPr>
      <w:r w:rsidRPr="00C81BAD">
        <w:rPr>
          <w:rFonts w:ascii="宋体" w:eastAsia="宋体" w:hAnsi="宋体"/>
        </w:rPr>
        <w:t xml:space="preserve">    ll n,m,id,blk;</w:t>
      </w:r>
    </w:p>
    <w:p w:rsidR="00366C2F" w:rsidRPr="00C81BAD" w:rsidRDefault="00366C2F" w:rsidP="00366C2F">
      <w:pPr>
        <w:rPr>
          <w:rFonts w:ascii="宋体" w:eastAsia="宋体" w:hAnsi="宋体"/>
        </w:rPr>
      </w:pPr>
      <w:r w:rsidRPr="00C81BAD">
        <w:rPr>
          <w:rFonts w:ascii="宋体" w:eastAsia="宋体" w:hAnsi="宋体"/>
        </w:rPr>
        <w:t>}Q[MAXN];</w:t>
      </w:r>
    </w:p>
    <w:p w:rsidR="00366C2F" w:rsidRPr="00C81BAD" w:rsidRDefault="00366C2F" w:rsidP="00366C2F">
      <w:pPr>
        <w:rPr>
          <w:rFonts w:ascii="宋体" w:eastAsia="宋体" w:hAnsi="宋体"/>
        </w:rPr>
      </w:pPr>
      <w:r w:rsidRPr="00C81BAD">
        <w:rPr>
          <w:rFonts w:ascii="宋体" w:eastAsia="宋体" w:hAnsi="宋体"/>
        </w:rPr>
        <w:t>bool cmp(node x,node y){</w:t>
      </w:r>
    </w:p>
    <w:p w:rsidR="00366C2F" w:rsidRPr="00C81BAD" w:rsidRDefault="00366C2F" w:rsidP="00366C2F">
      <w:pPr>
        <w:rPr>
          <w:rFonts w:ascii="宋体" w:eastAsia="宋体" w:hAnsi="宋体"/>
        </w:rPr>
      </w:pPr>
      <w:r w:rsidRPr="00C81BAD">
        <w:rPr>
          <w:rFonts w:ascii="宋体" w:eastAsia="宋体" w:hAnsi="宋体"/>
        </w:rPr>
        <w:t xml:space="preserve">    if(x.blk==y.blk) return x.n&lt;y.n;</w:t>
      </w:r>
    </w:p>
    <w:p w:rsidR="00366C2F" w:rsidRPr="00C81BAD" w:rsidRDefault="00366C2F" w:rsidP="00366C2F">
      <w:pPr>
        <w:rPr>
          <w:rFonts w:ascii="宋体" w:eastAsia="宋体" w:hAnsi="宋体"/>
        </w:rPr>
      </w:pPr>
      <w:r w:rsidRPr="00C81BAD">
        <w:rPr>
          <w:rFonts w:ascii="宋体" w:eastAsia="宋体" w:hAnsi="宋体"/>
        </w:rPr>
        <w:t xml:space="preserve">    return x.blk&lt;y.blk;</w:t>
      </w:r>
    </w:p>
    <w:p w:rsidR="00366C2F" w:rsidRPr="00C81BAD" w:rsidRDefault="00366C2F" w:rsidP="00366C2F">
      <w:pPr>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r w:rsidRPr="00C81BAD">
        <w:rPr>
          <w:rFonts w:ascii="宋体" w:eastAsia="宋体" w:hAnsi="宋体"/>
        </w:rPr>
        <w:t>ll nowm,nown,nowans,inv2=inv(2ll);</w:t>
      </w:r>
    </w:p>
    <w:p w:rsidR="00366C2F" w:rsidRPr="00C81BAD" w:rsidRDefault="00366C2F" w:rsidP="00366C2F">
      <w:pPr>
        <w:rPr>
          <w:rFonts w:ascii="宋体" w:eastAsia="宋体" w:hAnsi="宋体"/>
        </w:rPr>
      </w:pPr>
      <w:r w:rsidRPr="00C81BAD">
        <w:rPr>
          <w:rFonts w:ascii="宋体" w:eastAsia="宋体" w:hAnsi="宋体"/>
        </w:rPr>
        <w:t>void addn(){</w:t>
      </w:r>
    </w:p>
    <w:p w:rsidR="00366C2F" w:rsidRPr="00C81BAD" w:rsidRDefault="00366C2F" w:rsidP="00366C2F">
      <w:pPr>
        <w:rPr>
          <w:rFonts w:ascii="宋体" w:eastAsia="宋体" w:hAnsi="宋体"/>
        </w:rPr>
      </w:pPr>
      <w:r w:rsidRPr="00C81BAD">
        <w:rPr>
          <w:rFonts w:ascii="宋体" w:eastAsia="宋体" w:hAnsi="宋体"/>
        </w:rPr>
        <w:t xml:space="preserve">    nowans=((2ll*nowans)%MODN-C(nown,nowm)+MODN)%MODN;</w:t>
      </w:r>
    </w:p>
    <w:p w:rsidR="00366C2F" w:rsidRPr="00C81BAD" w:rsidRDefault="00366C2F" w:rsidP="00366C2F">
      <w:pPr>
        <w:rPr>
          <w:rFonts w:ascii="宋体" w:eastAsia="宋体" w:hAnsi="宋体"/>
        </w:rPr>
      </w:pPr>
      <w:r w:rsidRPr="00C81BAD">
        <w:rPr>
          <w:rFonts w:ascii="宋体" w:eastAsia="宋体" w:hAnsi="宋体"/>
        </w:rPr>
        <w:t xml:space="preserve">    return;</w:t>
      </w:r>
    </w:p>
    <w:p w:rsidR="00366C2F" w:rsidRPr="00C81BAD" w:rsidRDefault="00366C2F" w:rsidP="00366C2F">
      <w:pPr>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r w:rsidRPr="00C81BAD">
        <w:rPr>
          <w:rFonts w:ascii="宋体" w:eastAsia="宋体" w:hAnsi="宋体"/>
        </w:rPr>
        <w:t>void minusn(){</w:t>
      </w:r>
    </w:p>
    <w:p w:rsidR="00366C2F" w:rsidRPr="00C81BAD" w:rsidRDefault="00366C2F" w:rsidP="00366C2F">
      <w:pPr>
        <w:rPr>
          <w:rFonts w:ascii="宋体" w:eastAsia="宋体" w:hAnsi="宋体"/>
        </w:rPr>
      </w:pPr>
      <w:r w:rsidRPr="00C81BAD">
        <w:rPr>
          <w:rFonts w:ascii="宋体" w:eastAsia="宋体" w:hAnsi="宋体"/>
        </w:rPr>
        <w:t xml:space="preserve">    nowans=(((nowans+C(nown,nowm))%MODN)*inv2)%MODN;</w:t>
      </w:r>
    </w:p>
    <w:p w:rsidR="00366C2F" w:rsidRPr="00C81BAD" w:rsidRDefault="00366C2F" w:rsidP="00366C2F">
      <w:pPr>
        <w:rPr>
          <w:rFonts w:ascii="宋体" w:eastAsia="宋体" w:hAnsi="宋体"/>
        </w:rPr>
      </w:pPr>
      <w:r w:rsidRPr="00C81BAD">
        <w:rPr>
          <w:rFonts w:ascii="宋体" w:eastAsia="宋体" w:hAnsi="宋体"/>
        </w:rPr>
        <w:t xml:space="preserve">    return;</w:t>
      </w:r>
    </w:p>
    <w:p w:rsidR="00366C2F" w:rsidRPr="00C81BAD" w:rsidRDefault="00366C2F" w:rsidP="00366C2F">
      <w:pPr>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r w:rsidRPr="00C81BAD">
        <w:rPr>
          <w:rFonts w:ascii="宋体" w:eastAsia="宋体" w:hAnsi="宋体"/>
        </w:rPr>
        <w:t>void addm(){</w:t>
      </w:r>
    </w:p>
    <w:p w:rsidR="00366C2F" w:rsidRPr="00C81BAD" w:rsidRDefault="00366C2F" w:rsidP="00366C2F">
      <w:pPr>
        <w:rPr>
          <w:rFonts w:ascii="宋体" w:eastAsia="宋体" w:hAnsi="宋体"/>
        </w:rPr>
      </w:pPr>
      <w:r w:rsidRPr="00C81BAD">
        <w:rPr>
          <w:rFonts w:ascii="宋体" w:eastAsia="宋体" w:hAnsi="宋体"/>
        </w:rPr>
        <w:t xml:space="preserve">    nowans=(nowans+C(nown,nowm))%MODN;</w:t>
      </w:r>
    </w:p>
    <w:p w:rsidR="00366C2F" w:rsidRPr="00C81BAD" w:rsidRDefault="00366C2F" w:rsidP="00366C2F">
      <w:pPr>
        <w:rPr>
          <w:rFonts w:ascii="宋体" w:eastAsia="宋体" w:hAnsi="宋体"/>
        </w:rPr>
      </w:pPr>
      <w:r w:rsidRPr="00C81BAD">
        <w:rPr>
          <w:rFonts w:ascii="宋体" w:eastAsia="宋体" w:hAnsi="宋体"/>
        </w:rPr>
        <w:t xml:space="preserve">    return;</w:t>
      </w:r>
    </w:p>
    <w:p w:rsidR="00366C2F" w:rsidRPr="00C81BAD" w:rsidRDefault="00366C2F" w:rsidP="00366C2F">
      <w:pPr>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r w:rsidRPr="00C81BAD">
        <w:rPr>
          <w:rFonts w:ascii="宋体" w:eastAsia="宋体" w:hAnsi="宋体"/>
        </w:rPr>
        <w:t>void minusm(){</w:t>
      </w:r>
    </w:p>
    <w:p w:rsidR="00366C2F" w:rsidRPr="00C81BAD" w:rsidRDefault="00366C2F" w:rsidP="00366C2F">
      <w:pPr>
        <w:rPr>
          <w:rFonts w:ascii="宋体" w:eastAsia="宋体" w:hAnsi="宋体"/>
        </w:rPr>
      </w:pPr>
      <w:r w:rsidRPr="00C81BAD">
        <w:rPr>
          <w:rFonts w:ascii="宋体" w:eastAsia="宋体" w:hAnsi="宋体"/>
        </w:rPr>
        <w:t xml:space="preserve">    nowans=(nowans-C(nown,nowm)+MODN)%MODN;</w:t>
      </w:r>
    </w:p>
    <w:p w:rsidR="00366C2F" w:rsidRPr="00C81BAD" w:rsidRDefault="00366C2F" w:rsidP="00366C2F">
      <w:pPr>
        <w:rPr>
          <w:rFonts w:ascii="宋体" w:eastAsia="宋体" w:hAnsi="宋体"/>
        </w:rPr>
      </w:pPr>
      <w:r w:rsidRPr="00C81BAD">
        <w:rPr>
          <w:rFonts w:ascii="宋体" w:eastAsia="宋体" w:hAnsi="宋体"/>
        </w:rPr>
        <w:t xml:space="preserve">    return;</w:t>
      </w:r>
    </w:p>
    <w:p w:rsidR="00366C2F" w:rsidRPr="00C81BAD" w:rsidRDefault="00366C2F" w:rsidP="00366C2F">
      <w:pPr>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p>
    <w:p w:rsidR="00366C2F" w:rsidRPr="00C81BAD" w:rsidRDefault="00366C2F" w:rsidP="00366C2F">
      <w:pPr>
        <w:rPr>
          <w:rFonts w:ascii="宋体" w:eastAsia="宋体" w:hAnsi="宋体"/>
        </w:rPr>
      </w:pPr>
      <w:r w:rsidRPr="00C81BAD">
        <w:rPr>
          <w:rFonts w:ascii="宋体" w:eastAsia="宋体" w:hAnsi="宋体"/>
        </w:rPr>
        <w:t>int main()</w:t>
      </w:r>
    </w:p>
    <w:p w:rsidR="00366C2F" w:rsidRPr="00C81BAD" w:rsidRDefault="00366C2F" w:rsidP="00366C2F">
      <w:pPr>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r w:rsidRPr="00C81BAD">
        <w:rPr>
          <w:rFonts w:ascii="宋体" w:eastAsia="宋体" w:hAnsi="宋体"/>
        </w:rPr>
        <w:t xml:space="preserve">    init_fac();</w:t>
      </w:r>
    </w:p>
    <w:p w:rsidR="00366C2F" w:rsidRPr="00C81BAD" w:rsidRDefault="00366C2F" w:rsidP="00366C2F">
      <w:pPr>
        <w:rPr>
          <w:rFonts w:ascii="宋体" w:eastAsia="宋体" w:hAnsi="宋体"/>
        </w:rPr>
      </w:pPr>
      <w:r w:rsidRPr="00C81BAD">
        <w:rPr>
          <w:rFonts w:ascii="宋体" w:eastAsia="宋体" w:hAnsi="宋体"/>
        </w:rPr>
        <w:t xml:space="preserve">    ll ans[MAXN],t,sz;</w:t>
      </w:r>
    </w:p>
    <w:p w:rsidR="00366C2F" w:rsidRPr="00C81BAD" w:rsidRDefault="00366C2F" w:rsidP="00366C2F">
      <w:pPr>
        <w:rPr>
          <w:rFonts w:ascii="宋体" w:eastAsia="宋体" w:hAnsi="宋体"/>
        </w:rPr>
      </w:pPr>
      <w:r w:rsidRPr="00C81BAD">
        <w:rPr>
          <w:rFonts w:ascii="宋体" w:eastAsia="宋体" w:hAnsi="宋体"/>
        </w:rPr>
        <w:t xml:space="preserve">    SCANFLL(t);</w:t>
      </w:r>
    </w:p>
    <w:p w:rsidR="00366C2F" w:rsidRPr="00C81BAD" w:rsidRDefault="00366C2F" w:rsidP="00366C2F">
      <w:pPr>
        <w:rPr>
          <w:rFonts w:ascii="宋体" w:eastAsia="宋体" w:hAnsi="宋体"/>
        </w:rPr>
      </w:pPr>
      <w:r w:rsidRPr="00C81BAD">
        <w:rPr>
          <w:rFonts w:ascii="宋体" w:eastAsia="宋体" w:hAnsi="宋体"/>
        </w:rPr>
        <w:t xml:space="preserve">    sz=sqrt(t);</w:t>
      </w:r>
    </w:p>
    <w:p w:rsidR="00366C2F" w:rsidRPr="00C81BAD" w:rsidRDefault="00366C2F" w:rsidP="00366C2F">
      <w:pPr>
        <w:ind w:firstLine="420"/>
        <w:rPr>
          <w:rFonts w:ascii="宋体" w:eastAsia="宋体" w:hAnsi="宋体"/>
        </w:rPr>
      </w:pPr>
      <w:r w:rsidRPr="00C81BAD">
        <w:rPr>
          <w:rFonts w:ascii="宋体" w:eastAsia="宋体" w:hAnsi="宋体"/>
        </w:rPr>
        <w:t>for(ll i=0;i&lt;t;i++){</w:t>
      </w:r>
    </w:p>
    <w:p w:rsidR="00366C2F" w:rsidRPr="00C81BAD" w:rsidRDefault="00366C2F" w:rsidP="00366C2F">
      <w:pPr>
        <w:ind w:firstLine="420"/>
        <w:rPr>
          <w:rFonts w:ascii="宋体" w:eastAsia="宋体" w:hAnsi="宋体"/>
        </w:rPr>
      </w:pPr>
      <w:r w:rsidRPr="00C81BAD">
        <w:rPr>
          <w:rFonts w:ascii="宋体" w:eastAsia="宋体" w:hAnsi="宋体"/>
        </w:rPr>
        <w:t xml:space="preserve"> SCANFLL(Q[i].n),SCANFLL(Q[i].m),Q[i].id=i,Q[i].blk=Q[i].m/sz;</w:t>
      </w:r>
    </w:p>
    <w:p w:rsidR="00366C2F" w:rsidRPr="00C81BAD" w:rsidRDefault="00366C2F" w:rsidP="00366C2F">
      <w:pPr>
        <w:ind w:firstLine="420"/>
        <w:rPr>
          <w:rFonts w:ascii="宋体" w:eastAsia="宋体" w:hAnsi="宋体"/>
        </w:rPr>
      </w:pPr>
      <w:r w:rsidRPr="00C81BAD">
        <w:rPr>
          <w:rFonts w:ascii="宋体" w:eastAsia="宋体" w:hAnsi="宋体"/>
        </w:rPr>
        <w:t>}</w:t>
      </w:r>
    </w:p>
    <w:p w:rsidR="00366C2F" w:rsidRPr="00C81BAD" w:rsidRDefault="00366C2F" w:rsidP="00366C2F">
      <w:pPr>
        <w:rPr>
          <w:rFonts w:ascii="宋体" w:eastAsia="宋体" w:hAnsi="宋体"/>
        </w:rPr>
      </w:pPr>
      <w:r w:rsidRPr="00C81BAD">
        <w:rPr>
          <w:rFonts w:ascii="宋体" w:eastAsia="宋体" w:hAnsi="宋体"/>
        </w:rPr>
        <w:t xml:space="preserve">    sort(Q,Q+t,cmp);</w:t>
      </w:r>
    </w:p>
    <w:p w:rsidR="00366C2F" w:rsidRPr="00C81BAD" w:rsidRDefault="00366C2F" w:rsidP="00366C2F">
      <w:pPr>
        <w:rPr>
          <w:rFonts w:ascii="宋体" w:eastAsia="宋体" w:hAnsi="宋体"/>
        </w:rPr>
      </w:pPr>
      <w:r w:rsidRPr="00C81BAD">
        <w:rPr>
          <w:rFonts w:ascii="宋体" w:eastAsia="宋体" w:hAnsi="宋体"/>
        </w:rPr>
        <w:lastRenderedPageBreak/>
        <w:t xml:space="preserve">    nowm=nown=0,nowans=1ll;</w:t>
      </w:r>
    </w:p>
    <w:p w:rsidR="00366C2F" w:rsidRPr="00C81BAD" w:rsidRDefault="00366C2F" w:rsidP="00366C2F">
      <w:pPr>
        <w:rPr>
          <w:rFonts w:ascii="宋体" w:eastAsia="宋体" w:hAnsi="宋体"/>
        </w:rPr>
      </w:pPr>
      <w:r w:rsidRPr="00C81BAD">
        <w:rPr>
          <w:rFonts w:ascii="宋体" w:eastAsia="宋体" w:hAnsi="宋体"/>
        </w:rPr>
        <w:t xml:space="preserve">    for(ll i=0;i&lt;t;i++){</w:t>
      </w:r>
    </w:p>
    <w:p w:rsidR="00366C2F" w:rsidRPr="00C81BAD" w:rsidRDefault="00366C2F" w:rsidP="00366C2F">
      <w:pPr>
        <w:rPr>
          <w:rFonts w:ascii="宋体" w:eastAsia="宋体" w:hAnsi="宋体"/>
        </w:rPr>
      </w:pPr>
      <w:r w:rsidRPr="00C81BAD">
        <w:rPr>
          <w:rFonts w:ascii="宋体" w:eastAsia="宋体" w:hAnsi="宋体"/>
        </w:rPr>
        <w:t xml:space="preserve">        while(nown&lt;Q[i].n) addn(),nown++;</w:t>
      </w:r>
    </w:p>
    <w:p w:rsidR="00366C2F" w:rsidRPr="00C81BAD" w:rsidRDefault="00366C2F" w:rsidP="00366C2F">
      <w:pPr>
        <w:rPr>
          <w:rFonts w:ascii="宋体" w:eastAsia="宋体" w:hAnsi="宋体"/>
        </w:rPr>
      </w:pPr>
      <w:r w:rsidRPr="00C81BAD">
        <w:rPr>
          <w:rFonts w:ascii="宋体" w:eastAsia="宋体" w:hAnsi="宋体"/>
        </w:rPr>
        <w:t xml:space="preserve">        while(nown&gt;Q[i].n) nown--,minusn();</w:t>
      </w:r>
    </w:p>
    <w:p w:rsidR="00366C2F" w:rsidRPr="00C81BAD" w:rsidRDefault="00366C2F" w:rsidP="00366C2F">
      <w:pPr>
        <w:rPr>
          <w:rFonts w:ascii="宋体" w:eastAsia="宋体" w:hAnsi="宋体"/>
        </w:rPr>
      </w:pPr>
      <w:r w:rsidRPr="00C81BAD">
        <w:rPr>
          <w:rFonts w:ascii="宋体" w:eastAsia="宋体" w:hAnsi="宋体"/>
        </w:rPr>
        <w:t xml:space="preserve">        while(nowm&lt;Q[i].m) nowm++,addm();</w:t>
      </w:r>
    </w:p>
    <w:p w:rsidR="00366C2F" w:rsidRPr="00C81BAD" w:rsidRDefault="00366C2F" w:rsidP="00366C2F">
      <w:pPr>
        <w:rPr>
          <w:rFonts w:ascii="宋体" w:eastAsia="宋体" w:hAnsi="宋体"/>
        </w:rPr>
      </w:pPr>
      <w:r w:rsidRPr="00C81BAD">
        <w:rPr>
          <w:rFonts w:ascii="宋体" w:eastAsia="宋体" w:hAnsi="宋体"/>
        </w:rPr>
        <w:t xml:space="preserve">        while(nowm&gt;Q[i].m) minusm(),nowm--;</w:t>
      </w:r>
    </w:p>
    <w:p w:rsidR="00366C2F" w:rsidRPr="00C81BAD" w:rsidRDefault="00366C2F" w:rsidP="00366C2F">
      <w:pPr>
        <w:rPr>
          <w:rFonts w:ascii="宋体" w:eastAsia="宋体" w:hAnsi="宋体"/>
        </w:rPr>
      </w:pPr>
      <w:r w:rsidRPr="00C81BAD">
        <w:rPr>
          <w:rFonts w:ascii="宋体" w:eastAsia="宋体" w:hAnsi="宋体"/>
        </w:rPr>
        <w:t xml:space="preserve">        ans[Q[i].id]=nowans;</w:t>
      </w:r>
    </w:p>
    <w:p w:rsidR="00366C2F" w:rsidRPr="00C81BAD" w:rsidRDefault="00366C2F" w:rsidP="00366C2F">
      <w:pPr>
        <w:rPr>
          <w:rFonts w:ascii="宋体" w:eastAsia="宋体" w:hAnsi="宋体"/>
        </w:rPr>
      </w:pPr>
      <w:r w:rsidRPr="00C81BAD">
        <w:rPr>
          <w:rFonts w:ascii="宋体" w:eastAsia="宋体" w:hAnsi="宋体"/>
        </w:rPr>
        <w:t xml:space="preserve">    }</w:t>
      </w:r>
    </w:p>
    <w:p w:rsidR="00366C2F" w:rsidRPr="00C81BAD" w:rsidRDefault="00366C2F" w:rsidP="00366C2F">
      <w:pPr>
        <w:rPr>
          <w:rFonts w:ascii="宋体" w:eastAsia="宋体" w:hAnsi="宋体"/>
        </w:rPr>
      </w:pPr>
      <w:r w:rsidRPr="00C81BAD">
        <w:rPr>
          <w:rFonts w:ascii="宋体" w:eastAsia="宋体" w:hAnsi="宋体"/>
        </w:rPr>
        <w:t xml:space="preserve">    for(ll i=0;i&lt;t;i++) PRINTLL(ans[i]);</w:t>
      </w:r>
    </w:p>
    <w:p w:rsidR="00366C2F" w:rsidRPr="00C81BAD" w:rsidRDefault="00366C2F" w:rsidP="00366C2F">
      <w:pPr>
        <w:rPr>
          <w:rFonts w:ascii="宋体" w:eastAsia="宋体" w:hAnsi="宋体"/>
        </w:rPr>
      </w:pPr>
      <w:r w:rsidRPr="00C81BAD">
        <w:rPr>
          <w:rFonts w:ascii="宋体" w:eastAsia="宋体" w:hAnsi="宋体"/>
        </w:rPr>
        <w:t xml:space="preserve">    return 0;</w:t>
      </w:r>
    </w:p>
    <w:p w:rsidR="00353E8D" w:rsidRPr="00C81BAD" w:rsidRDefault="00366C2F" w:rsidP="00366C2F">
      <w:pPr>
        <w:rPr>
          <w:rFonts w:ascii="宋体" w:eastAsia="宋体" w:hAnsi="宋体"/>
        </w:rPr>
      </w:pPr>
      <w:r w:rsidRPr="00C81BAD">
        <w:rPr>
          <w:rFonts w:ascii="宋体" w:eastAsia="宋体" w:hAnsi="宋体"/>
        </w:rPr>
        <w:t>}</w:t>
      </w:r>
    </w:p>
    <w:p w:rsidR="005537B5" w:rsidRPr="00C81BAD" w:rsidRDefault="00FC13B1" w:rsidP="009B11BF">
      <w:pPr>
        <w:pStyle w:val="1"/>
        <w:rPr>
          <w:rFonts w:ascii="宋体" w:eastAsia="宋体" w:hAnsi="宋体"/>
        </w:rPr>
      </w:pPr>
      <w:bookmarkStart w:id="244" w:name="_Toc523521327"/>
      <w:r w:rsidRPr="00C81BAD">
        <w:rPr>
          <w:rFonts w:ascii="宋体" w:eastAsia="宋体" w:hAnsi="宋体" w:hint="eastAsia"/>
        </w:rPr>
        <w:t>八、</w:t>
      </w:r>
      <w:r w:rsidR="004B1ACF" w:rsidRPr="00C81BAD">
        <w:rPr>
          <w:rFonts w:ascii="宋体" w:eastAsia="宋体" w:hAnsi="宋体" w:hint="eastAsia"/>
        </w:rPr>
        <w:t>网络流</w:t>
      </w:r>
      <w:bookmarkEnd w:id="244"/>
    </w:p>
    <w:p w:rsidR="00F73381" w:rsidRPr="00C81BAD" w:rsidRDefault="00F73381" w:rsidP="00F73381">
      <w:pPr>
        <w:pStyle w:val="2"/>
        <w:rPr>
          <w:rFonts w:ascii="宋体" w:eastAsia="宋体" w:hAnsi="宋体"/>
          <w:b w:val="0"/>
        </w:rPr>
      </w:pPr>
      <w:bookmarkStart w:id="245" w:name="_Toc523521328"/>
      <w:r w:rsidRPr="00C81BAD">
        <w:rPr>
          <w:rFonts w:ascii="宋体" w:eastAsia="宋体" w:hAnsi="宋体" w:hint="eastAsia"/>
          <w:b w:val="0"/>
        </w:rPr>
        <w:t>补题</w:t>
      </w:r>
      <w:bookmarkEnd w:id="245"/>
    </w:p>
    <w:p w:rsidR="00F73381" w:rsidRPr="00C81BAD" w:rsidRDefault="00F73381" w:rsidP="00F73381">
      <w:pPr>
        <w:pStyle w:val="3"/>
        <w:rPr>
          <w:rFonts w:ascii="宋体" w:eastAsia="宋体" w:hAnsi="宋体"/>
          <w:b w:val="0"/>
        </w:rPr>
      </w:pPr>
      <w:bookmarkStart w:id="246" w:name="_Toc523521329"/>
      <w:r w:rsidRPr="00C81BAD">
        <w:rPr>
          <w:rFonts w:ascii="宋体" w:eastAsia="宋体" w:hAnsi="宋体" w:hint="eastAsia"/>
          <w:b w:val="0"/>
        </w:rPr>
        <w:t>银牌题</w:t>
      </w:r>
      <w:r w:rsidRPr="00C81BAD">
        <w:rPr>
          <w:rFonts w:ascii="宋体" w:eastAsia="宋体" w:hAnsi="宋体"/>
          <w:b w:val="0"/>
        </w:rPr>
        <w:t>-KM</w:t>
      </w:r>
      <w:r w:rsidRPr="00C81BAD">
        <w:rPr>
          <w:rFonts w:ascii="宋体" w:eastAsia="宋体" w:hAnsi="宋体" w:hint="eastAsia"/>
          <w:b w:val="0"/>
        </w:rPr>
        <w:t>匹配</w:t>
      </w:r>
      <w:bookmarkEnd w:id="246"/>
    </w:p>
    <w:p w:rsidR="00F73381" w:rsidRPr="00C81BAD" w:rsidRDefault="00F73381" w:rsidP="00F73381">
      <w:pPr>
        <w:rPr>
          <w:rFonts w:ascii="宋体" w:eastAsia="宋体" w:hAnsi="宋体"/>
        </w:rPr>
      </w:pPr>
      <w:r w:rsidRPr="00C81BAD">
        <w:rPr>
          <w:rFonts w:ascii="宋体" w:eastAsia="宋体" w:hAnsi="宋体" w:hint="eastAsia"/>
        </w:rPr>
        <w:t>2018百度之星</w:t>
      </w:r>
      <w:r w:rsidRPr="00C81BAD">
        <w:rPr>
          <w:rFonts w:ascii="宋体" w:eastAsia="宋体" w:hAnsi="宋体"/>
        </w:rPr>
        <w:t>程序设计大赛资格赛-1002</w:t>
      </w:r>
    </w:p>
    <w:p w:rsidR="00F73381" w:rsidRPr="00C81BAD" w:rsidRDefault="00F73381" w:rsidP="00F73381">
      <w:pPr>
        <w:rPr>
          <w:rFonts w:ascii="宋体" w:eastAsia="宋体" w:hAnsi="宋体"/>
        </w:rPr>
      </w:pPr>
      <w:r w:rsidRPr="00C81BAD">
        <w:rPr>
          <w:rFonts w:ascii="宋体" w:eastAsia="宋体" w:hAnsi="宋体" w:hint="eastAsia"/>
        </w:rPr>
        <w:t>【题意】</w:t>
      </w:r>
    </w:p>
    <w:p w:rsidR="00F73381" w:rsidRPr="00C81BAD" w:rsidRDefault="00F73381" w:rsidP="00F73381">
      <w:pPr>
        <w:rPr>
          <w:rFonts w:ascii="宋体" w:eastAsia="宋体" w:hAnsi="宋体"/>
        </w:rPr>
      </w:pPr>
      <w:r w:rsidRPr="00C81BAD">
        <w:rPr>
          <w:rFonts w:ascii="宋体" w:eastAsia="宋体" w:hAnsi="宋体" w:hint="eastAsia"/>
        </w:rPr>
        <w:t>【TAG】整数规划 KM匹配</w:t>
      </w:r>
    </w:p>
    <w:p w:rsidR="00F73381" w:rsidRPr="00C81BAD" w:rsidRDefault="00F73381" w:rsidP="00F73381">
      <w:pPr>
        <w:rPr>
          <w:rFonts w:ascii="宋体" w:eastAsia="宋体" w:hAnsi="宋体"/>
        </w:rPr>
      </w:pPr>
      <w:r w:rsidRPr="00C81BAD">
        <w:rPr>
          <w:rFonts w:ascii="宋体" w:eastAsia="宋体" w:hAnsi="宋体" w:hint="eastAsia"/>
        </w:rPr>
        <w:t>【代码】</w:t>
      </w:r>
    </w:p>
    <w:p w:rsidR="00F73381" w:rsidRPr="00C81BAD" w:rsidRDefault="00F73381" w:rsidP="00F73381">
      <w:pPr>
        <w:rPr>
          <w:rFonts w:ascii="宋体" w:eastAsia="宋体" w:hAnsi="宋体"/>
        </w:rPr>
      </w:pPr>
      <w:r w:rsidRPr="00C81BAD">
        <w:rPr>
          <w:rFonts w:ascii="宋体" w:eastAsia="宋体" w:hAnsi="宋体" w:hint="eastAsia"/>
        </w:rPr>
        <w:t>【网上AC代码】</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comment"/>
          <w:rFonts w:cs="Consolas"/>
          <w:color w:val="888888"/>
        </w:rPr>
        <w:t>#include&lt;bits/stdc++.h&gt;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using namespace std;</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typedef long long ll;</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const </w:t>
      </w:r>
      <w:r w:rsidRPr="00C81BAD">
        <w:rPr>
          <w:rStyle w:val="hljs-keyword"/>
          <w:rFonts w:cs="Consolas"/>
          <w:b/>
          <w:bCs/>
          <w:color w:val="000000"/>
        </w:rPr>
        <w:t>int</w:t>
      </w:r>
      <w:r w:rsidRPr="00C81BAD">
        <w:rPr>
          <w:rStyle w:val="HTML2"/>
          <w:rFonts w:cs="Consolas"/>
          <w:color w:val="000000"/>
        </w:rPr>
        <w:t xml:space="preserve"> inf=</w:t>
      </w:r>
      <w:r w:rsidRPr="00C81BAD">
        <w:rPr>
          <w:rStyle w:val="hljs-number"/>
          <w:rFonts w:cs="Consolas"/>
          <w:color w:val="008800"/>
        </w:rPr>
        <w:t>0x7f7f7f7f</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const </w:t>
      </w:r>
      <w:r w:rsidRPr="00C81BAD">
        <w:rPr>
          <w:rStyle w:val="hljs-keyword"/>
          <w:rFonts w:cs="Consolas"/>
          <w:b/>
          <w:bCs/>
          <w:color w:val="000000"/>
        </w:rPr>
        <w:t>int</w:t>
      </w:r>
      <w:r w:rsidRPr="00C81BAD">
        <w:rPr>
          <w:rStyle w:val="HTML2"/>
          <w:rFonts w:cs="Consolas"/>
          <w:color w:val="000000"/>
        </w:rPr>
        <w:t xml:space="preserve"> N=</w:t>
      </w:r>
      <w:r w:rsidRPr="00C81BAD">
        <w:rPr>
          <w:rStyle w:val="hljs-number"/>
          <w:rFonts w:cs="Consolas"/>
          <w:color w:val="008800"/>
        </w:rPr>
        <w:t>1010</w:t>
      </w:r>
      <w:r w:rsidRPr="00C81BAD">
        <w:rPr>
          <w:rStyle w:val="HTML2"/>
          <w:rFonts w:cs="Consolas"/>
          <w:color w:val="000000"/>
        </w:rPr>
        <w:t>,M=</w:t>
      </w:r>
      <w:r w:rsidRPr="00C81BAD">
        <w:rPr>
          <w:rStyle w:val="hljs-number"/>
          <w:rFonts w:cs="Consolas"/>
          <w:color w:val="008800"/>
        </w:rPr>
        <w:t>1000100</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TML2"/>
          <w:rFonts w:cs="Consolas"/>
          <w:color w:val="000000"/>
        </w:rPr>
        <w:t xml:space="preserve"> TT,n,labx[N],laby[N],xx[N],yy[N],pre[N];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TML2"/>
          <w:rFonts w:cs="Consolas"/>
          <w:color w:val="000000"/>
        </w:rPr>
        <w:t xml:space="preserve"> e[N][N],</w:t>
      </w:r>
      <w:r w:rsidRPr="00C81BAD">
        <w:rPr>
          <w:rStyle w:val="hljs-string"/>
          <w:rFonts w:cs="Consolas"/>
          <w:color w:val="880000"/>
        </w:rPr>
        <w:t>q[N]</w:t>
      </w:r>
      <w:r w:rsidRPr="00C81BAD">
        <w:rPr>
          <w:rStyle w:val="HTML2"/>
          <w:rFonts w:cs="Consolas"/>
          <w:color w:val="000000"/>
        </w:rPr>
        <w:t>,flag[M],slack[N];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ll ans;</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void find(</w:t>
      </w:r>
      <w:r w:rsidRPr="00C81BAD">
        <w:rPr>
          <w:rStyle w:val="hljs-keyword"/>
          <w:rFonts w:cs="Consolas"/>
          <w:b/>
          <w:bCs/>
          <w:color w:val="000000"/>
        </w:rPr>
        <w:t>int</w:t>
      </w:r>
      <w:r w:rsidRPr="00C81BAD">
        <w:rPr>
          <w:rStyle w:val="HTML2"/>
          <w:rFonts w:cs="Consolas"/>
          <w:color w:val="000000"/>
        </w:rPr>
        <w:t xml:space="preserve"> </w:t>
      </w:r>
      <w:r w:rsidRPr="00C81BAD">
        <w:rPr>
          <w:rStyle w:val="hljs-keyword"/>
          <w:rFonts w:cs="Consolas"/>
          <w:b/>
          <w:bCs/>
          <w:color w:val="000000"/>
        </w:rPr>
        <w:t>x</w:t>
      </w: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p;</w:t>
      </w:r>
      <w:r w:rsidRPr="00C81BAD">
        <w:rPr>
          <w:rStyle w:val="hljs-keyword"/>
          <w:rFonts w:cs="Consolas"/>
          <w:b/>
          <w:bCs/>
          <w:color w:val="000000"/>
        </w:rPr>
        <w:t>x</w:t>
      </w:r>
      <w:r w:rsidRPr="00C81BAD">
        <w:rPr>
          <w:rStyle w:val="HTML2"/>
          <w:rFonts w:cs="Consolas"/>
          <w:color w:val="000000"/>
        </w:rPr>
        <w:t>;p=xx[pre[</w:t>
      </w:r>
      <w:r w:rsidRPr="00C81BAD">
        <w:rPr>
          <w:rStyle w:val="hljs-keyword"/>
          <w:rFonts w:cs="Consolas"/>
          <w:b/>
          <w:bCs/>
          <w:color w:val="000000"/>
        </w:rPr>
        <w:t>x</w:t>
      </w:r>
      <w:r w:rsidRPr="00C81BAD">
        <w:rPr>
          <w:rStyle w:val="HTML2"/>
          <w:rFonts w:cs="Consolas"/>
          <w:color w:val="000000"/>
        </w:rPr>
        <w:t>]],yy[</w:t>
      </w:r>
      <w:r w:rsidRPr="00C81BAD">
        <w:rPr>
          <w:rStyle w:val="hljs-keyword"/>
          <w:rFonts w:cs="Consolas"/>
          <w:b/>
          <w:bCs/>
          <w:color w:val="000000"/>
        </w:rPr>
        <w:t>x</w:t>
      </w:r>
      <w:r w:rsidRPr="00C81BAD">
        <w:rPr>
          <w:rStyle w:val="HTML2"/>
          <w:rFonts w:cs="Consolas"/>
          <w:color w:val="000000"/>
        </w:rPr>
        <w:t>]=pre[</w:t>
      </w:r>
      <w:r w:rsidRPr="00C81BAD">
        <w:rPr>
          <w:rStyle w:val="hljs-keyword"/>
          <w:rFonts w:cs="Consolas"/>
          <w:b/>
          <w:bCs/>
          <w:color w:val="000000"/>
        </w:rPr>
        <w:t>x</w:t>
      </w:r>
      <w:r w:rsidRPr="00C81BAD">
        <w:rPr>
          <w:rStyle w:val="HTML2"/>
          <w:rFonts w:cs="Consolas"/>
          <w:color w:val="000000"/>
        </w:rPr>
        <w:t>],xx[pre[</w:t>
      </w:r>
      <w:r w:rsidRPr="00C81BAD">
        <w:rPr>
          <w:rStyle w:val="hljs-keyword"/>
          <w:rFonts w:cs="Consolas"/>
          <w:b/>
          <w:bCs/>
          <w:color w:val="000000"/>
        </w:rPr>
        <w:t>x</w:t>
      </w:r>
      <w:r w:rsidRPr="00C81BAD">
        <w:rPr>
          <w:rStyle w:val="HTML2"/>
          <w:rFonts w:cs="Consolas"/>
          <w:color w:val="000000"/>
        </w:rPr>
        <w:t>]]=</w:t>
      </w:r>
      <w:r w:rsidRPr="00C81BAD">
        <w:rPr>
          <w:rStyle w:val="hljs-keyword"/>
          <w:rFonts w:cs="Consolas"/>
          <w:b/>
          <w:bCs/>
          <w:color w:val="000000"/>
        </w:rPr>
        <w:t>x</w:t>
      </w:r>
      <w:r w:rsidRPr="00C81BAD">
        <w:rPr>
          <w:rStyle w:val="HTML2"/>
          <w:rFonts w:cs="Consolas"/>
          <w:color w:val="000000"/>
        </w:rPr>
        <w:t>,</w:t>
      </w:r>
      <w:r w:rsidRPr="00C81BAD">
        <w:rPr>
          <w:rStyle w:val="hljs-keyword"/>
          <w:rFonts w:cs="Consolas"/>
          <w:b/>
          <w:bCs/>
          <w:color w:val="000000"/>
        </w:rPr>
        <w:t>x</w:t>
      </w:r>
      <w:r w:rsidRPr="00C81BAD">
        <w:rPr>
          <w:rStyle w:val="HTML2"/>
          <w:rFonts w:cs="Consolas"/>
          <w:color w:val="000000"/>
        </w:rPr>
        <w:t>=p);</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void KM(</w:t>
      </w:r>
      <w:r w:rsidRPr="00C81BAD">
        <w:rPr>
          <w:rStyle w:val="hljs-keyword"/>
          <w:rFonts w:cs="Consolas"/>
          <w:b/>
          <w:bCs/>
          <w:color w:val="000000"/>
        </w:rPr>
        <w:t>int</w:t>
      </w:r>
      <w:r w:rsidRPr="00C81BAD">
        <w:rPr>
          <w:rStyle w:val="HTML2"/>
          <w:rFonts w:cs="Consolas"/>
          <w:color w:val="000000"/>
        </w:rPr>
        <w:t xml:space="preserve"> S){</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memset(flag,</w:t>
      </w:r>
      <w:r w:rsidRPr="00C81BAD">
        <w:rPr>
          <w:rStyle w:val="hljs-number"/>
          <w:rFonts w:cs="Consolas"/>
          <w:color w:val="008800"/>
        </w:rPr>
        <w:t>0</w:t>
      </w:r>
      <w:r w:rsidRPr="00C81BAD">
        <w:rPr>
          <w:rStyle w:val="HTML2"/>
          <w:rFonts w:cs="Consolas"/>
          <w:color w:val="000000"/>
        </w:rPr>
        <w:t>,sizeof(flag));</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memset(slack,</w:t>
      </w:r>
      <w:r w:rsidRPr="00C81BAD">
        <w:rPr>
          <w:rStyle w:val="hljs-number"/>
          <w:rFonts w:cs="Consolas"/>
          <w:color w:val="008800"/>
        </w:rPr>
        <w:t>63</w:t>
      </w:r>
      <w:r w:rsidRPr="00C81BAD">
        <w:rPr>
          <w:rStyle w:val="HTML2"/>
          <w:rFonts w:cs="Consolas"/>
          <w:color w:val="000000"/>
        </w:rPr>
        <w:t>,sizeof(slack));</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flag[</w:t>
      </w:r>
      <w:r w:rsidRPr="00C81BAD">
        <w:rPr>
          <w:rStyle w:val="hljs-string"/>
          <w:rFonts w:cs="Consolas"/>
          <w:color w:val="880000"/>
        </w:rPr>
        <w:t>q[1]</w:t>
      </w:r>
      <w:r w:rsidRPr="00C81BAD">
        <w:rPr>
          <w:rStyle w:val="HTML2"/>
          <w:rFonts w:cs="Consolas"/>
          <w:color w:val="000000"/>
        </w:rPr>
        <w:t>=S]=</w:t>
      </w:r>
      <w:r w:rsidRPr="00C81BAD">
        <w:rPr>
          <w:rStyle w:val="hljs-number"/>
          <w:rFonts w:cs="Consolas"/>
          <w:color w:val="008800"/>
        </w:rPr>
        <w:t>1</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lastRenderedPageBreak/>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l=</w:t>
      </w:r>
      <w:r w:rsidRPr="00C81BAD">
        <w:rPr>
          <w:rStyle w:val="hljs-number"/>
          <w:rFonts w:cs="Consolas"/>
          <w:color w:val="008800"/>
        </w:rPr>
        <w:t>1</w:t>
      </w:r>
      <w:r w:rsidRPr="00C81BAD">
        <w:rPr>
          <w:rStyle w:val="HTML2"/>
          <w:rFonts w:cs="Consolas"/>
          <w:color w:val="000000"/>
        </w:rPr>
        <w:t>,r=</w:t>
      </w:r>
      <w:r w:rsidRPr="00C81BAD">
        <w:rPr>
          <w:rStyle w:val="hljs-number"/>
          <w:rFonts w:cs="Consolas"/>
          <w:color w:val="008800"/>
        </w:rPr>
        <w:t>2</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while</w:t>
      </w:r>
      <w:r w:rsidRPr="00C81BAD">
        <w:rPr>
          <w:rStyle w:val="HTML2"/>
          <w:rFonts w:cs="Consolas"/>
          <w:color w:val="000000"/>
        </w:rPr>
        <w:t>(l&lt;r){</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w:t>
      </w:r>
      <w:r w:rsidRPr="00C81BAD">
        <w:rPr>
          <w:rStyle w:val="hljs-keyword"/>
          <w:rFonts w:cs="Consolas"/>
          <w:b/>
          <w:bCs/>
          <w:color w:val="000000"/>
        </w:rPr>
        <w:t>x</w:t>
      </w:r>
      <w:r w:rsidRPr="00C81BAD">
        <w:rPr>
          <w:rStyle w:val="HTML2"/>
          <w:rFonts w:cs="Consolas"/>
          <w:color w:val="000000"/>
        </w:rPr>
        <w:t>=</w:t>
      </w:r>
      <w:r w:rsidRPr="00C81BAD">
        <w:rPr>
          <w:rStyle w:val="hljs-string"/>
          <w:rFonts w:cs="Consolas"/>
          <w:color w:val="880000"/>
        </w:rPr>
        <w:t>q[l++]</w:t>
      </w: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w:t>
      </w:r>
      <w:r w:rsidRPr="00C81BAD">
        <w:rPr>
          <w:rStyle w:val="hljs-keyword"/>
          <w:rFonts w:cs="Consolas"/>
          <w:b/>
          <w:bCs/>
          <w:color w:val="000000"/>
        </w:rPr>
        <w:t>y</w:t>
      </w:r>
      <w:r w:rsidRPr="00C81BAD">
        <w:rPr>
          <w:rStyle w:val="HTML2"/>
          <w:rFonts w:cs="Consolas"/>
          <w:color w:val="000000"/>
        </w:rPr>
        <w:t>=</w:t>
      </w:r>
      <w:r w:rsidRPr="00C81BAD">
        <w:rPr>
          <w:rStyle w:val="hljs-number"/>
          <w:rFonts w:cs="Consolas"/>
          <w:color w:val="008800"/>
        </w:rPr>
        <w:t>1</w:t>
      </w:r>
      <w:r w:rsidRPr="00C81BAD">
        <w:rPr>
          <w:rStyle w:val="HTML2"/>
          <w:rFonts w:cs="Consolas"/>
          <w:color w:val="000000"/>
        </w:rPr>
        <w:t>;</w:t>
      </w:r>
      <w:r w:rsidRPr="00C81BAD">
        <w:rPr>
          <w:rStyle w:val="hljs-keyword"/>
          <w:rFonts w:cs="Consolas"/>
          <w:b/>
          <w:bCs/>
          <w:color w:val="000000"/>
        </w:rPr>
        <w:t>y</w:t>
      </w:r>
      <w:r w:rsidRPr="00C81BAD">
        <w:rPr>
          <w:rStyle w:val="HTML2"/>
          <w:rFonts w:cs="Consolas"/>
          <w:color w:val="000000"/>
        </w:rPr>
        <w:t>&lt;=n;</w:t>
      </w:r>
      <w:r w:rsidRPr="00C81BAD">
        <w:rPr>
          <w:rStyle w:val="hljs-keyword"/>
          <w:rFonts w:cs="Consolas"/>
          <w:b/>
          <w:bCs/>
          <w:color w:val="000000"/>
        </w:rPr>
        <w:t>y</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tmp=labx[</w:t>
      </w:r>
      <w:r w:rsidRPr="00C81BAD">
        <w:rPr>
          <w:rStyle w:val="hljs-keyword"/>
          <w:rFonts w:cs="Consolas"/>
          <w:b/>
          <w:bCs/>
          <w:color w:val="000000"/>
        </w:rPr>
        <w:t>x</w:t>
      </w:r>
      <w:r w:rsidRPr="00C81BAD">
        <w:rPr>
          <w:rStyle w:val="HTML2"/>
          <w:rFonts w:cs="Consolas"/>
          <w:color w:val="000000"/>
        </w:rPr>
        <w:t>]+laby[</w:t>
      </w:r>
      <w:r w:rsidRPr="00C81BAD">
        <w:rPr>
          <w:rStyle w:val="hljs-keyword"/>
          <w:rFonts w:cs="Consolas"/>
          <w:b/>
          <w:bCs/>
          <w:color w:val="000000"/>
        </w:rPr>
        <w:t>y</w:t>
      </w:r>
      <w:r w:rsidRPr="00C81BAD">
        <w:rPr>
          <w:rStyle w:val="HTML2"/>
          <w:rFonts w:cs="Consolas"/>
          <w:color w:val="000000"/>
        </w:rPr>
        <w:t>]-e[</w:t>
      </w:r>
      <w:r w:rsidRPr="00C81BAD">
        <w:rPr>
          <w:rStyle w:val="hljs-keyword"/>
          <w:rFonts w:cs="Consolas"/>
          <w:b/>
          <w:bCs/>
          <w:color w:val="000000"/>
        </w:rPr>
        <w:t>x</w:t>
      </w:r>
      <w:r w:rsidRPr="00C81BAD">
        <w:rPr>
          <w:rStyle w:val="HTML2"/>
          <w:rFonts w:cs="Consolas"/>
          <w:color w:val="000000"/>
        </w:rPr>
        <w:t>][</w:t>
      </w:r>
      <w:r w:rsidRPr="00C81BAD">
        <w:rPr>
          <w:rStyle w:val="hljs-keyword"/>
          <w:rFonts w:cs="Consolas"/>
          <w:b/>
          <w:bCs/>
          <w:color w:val="000000"/>
        </w:rPr>
        <w:t>y</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(flag[yy[</w:t>
      </w:r>
      <w:r w:rsidRPr="00C81BAD">
        <w:rPr>
          <w:rStyle w:val="hljs-keyword"/>
          <w:rFonts w:cs="Consolas"/>
          <w:b/>
          <w:bCs/>
          <w:color w:val="000000"/>
        </w:rPr>
        <w:t>y</w:t>
      </w:r>
      <w:r w:rsidRPr="00C81BAD">
        <w:rPr>
          <w:rStyle w:val="HTML2"/>
          <w:rFonts w:cs="Consolas"/>
          <w:color w:val="000000"/>
        </w:rPr>
        <w:t>]]||slack[</w:t>
      </w:r>
      <w:r w:rsidRPr="00C81BAD">
        <w:rPr>
          <w:rStyle w:val="hljs-keyword"/>
          <w:rFonts w:cs="Consolas"/>
          <w:b/>
          <w:bCs/>
          <w:color w:val="000000"/>
        </w:rPr>
        <w:t>y</w:t>
      </w:r>
      <w:r w:rsidRPr="00C81BAD">
        <w:rPr>
          <w:rStyle w:val="HTML2"/>
          <w:rFonts w:cs="Consolas"/>
          <w:color w:val="000000"/>
        </w:rPr>
        <w:t xml:space="preserve">]&lt;tmp) </w:t>
      </w:r>
      <w:r w:rsidRPr="00C81BAD">
        <w:rPr>
          <w:rStyle w:val="hljs-keyword"/>
          <w:rFonts w:cs="Consolas"/>
          <w:b/>
          <w:bCs/>
          <w:color w:val="000000"/>
        </w:rPr>
        <w:t>continue</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pre[</w:t>
      </w:r>
      <w:r w:rsidRPr="00C81BAD">
        <w:rPr>
          <w:rStyle w:val="hljs-keyword"/>
          <w:rFonts w:cs="Consolas"/>
          <w:b/>
          <w:bCs/>
          <w:color w:val="000000"/>
        </w:rPr>
        <w:t>y</w:t>
      </w:r>
      <w:r w:rsidRPr="00C81BAD">
        <w:rPr>
          <w:rStyle w:val="HTML2"/>
          <w:rFonts w:cs="Consolas"/>
          <w:color w:val="000000"/>
        </w:rPr>
        <w:t>]=</w:t>
      </w:r>
      <w:r w:rsidRPr="00C81BAD">
        <w:rPr>
          <w:rStyle w:val="hljs-keyword"/>
          <w:rFonts w:cs="Consolas"/>
          <w:b/>
          <w:bCs/>
          <w:color w:val="000000"/>
        </w:rPr>
        <w:t>x</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(!tmp){</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(!yy[</w:t>
      </w:r>
      <w:r w:rsidRPr="00C81BAD">
        <w:rPr>
          <w:rStyle w:val="hljs-keyword"/>
          <w:rFonts w:cs="Consolas"/>
          <w:b/>
          <w:bCs/>
          <w:color w:val="000000"/>
        </w:rPr>
        <w:t>y</w:t>
      </w: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find(</w:t>
      </w:r>
      <w:r w:rsidRPr="00C81BAD">
        <w:rPr>
          <w:rStyle w:val="hljs-keyword"/>
          <w:rFonts w:cs="Consolas"/>
          <w:b/>
          <w:bCs/>
          <w:color w:val="000000"/>
        </w:rPr>
        <w:t>y</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string"/>
          <w:rFonts w:cs="Consolas"/>
          <w:color w:val="880000"/>
        </w:rPr>
        <w:t>q[r]</w:t>
      </w:r>
      <w:r w:rsidRPr="00C81BAD">
        <w:rPr>
          <w:rStyle w:val="HTML2"/>
          <w:rFonts w:cs="Consolas"/>
          <w:color w:val="000000"/>
        </w:rPr>
        <w:t>=yy[</w:t>
      </w:r>
      <w:r w:rsidRPr="00C81BAD">
        <w:rPr>
          <w:rStyle w:val="hljs-keyword"/>
          <w:rFonts w:cs="Consolas"/>
          <w:b/>
          <w:bCs/>
          <w:color w:val="000000"/>
        </w:rPr>
        <w:t>y</w:t>
      </w:r>
      <w:r w:rsidRPr="00C81BAD">
        <w:rPr>
          <w:rStyle w:val="HTML2"/>
          <w:rFonts w:cs="Consolas"/>
          <w:color w:val="000000"/>
        </w:rPr>
        <w:t>]; flag[</w:t>
      </w:r>
      <w:r w:rsidRPr="00C81BAD">
        <w:rPr>
          <w:rStyle w:val="hljs-string"/>
          <w:rFonts w:cs="Consolas"/>
          <w:color w:val="880000"/>
        </w:rPr>
        <w:t>q[r]</w:t>
      </w:r>
      <w:r w:rsidRPr="00C81BAD">
        <w:rPr>
          <w:rStyle w:val="HTML2"/>
          <w:rFonts w:cs="Consolas"/>
          <w:color w:val="000000"/>
        </w:rPr>
        <w:t>]=</w:t>
      </w:r>
      <w:r w:rsidRPr="00C81BAD">
        <w:rPr>
          <w:rStyle w:val="hljs-number"/>
          <w:rFonts w:cs="Consolas"/>
          <w:color w:val="008800"/>
        </w:rPr>
        <w:t>1</w:t>
      </w:r>
      <w:r w:rsidRPr="00C81BAD">
        <w:rPr>
          <w:rStyle w:val="HTML2"/>
          <w:rFonts w:cs="Consolas"/>
          <w:color w:val="000000"/>
        </w:rPr>
        <w:t>;r++;</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else</w:t>
      </w:r>
      <w:r w:rsidRPr="00C81BAD">
        <w:rPr>
          <w:rStyle w:val="HTML2"/>
          <w:rFonts w:cs="Consolas"/>
          <w:color w:val="000000"/>
        </w:rPr>
        <w:t xml:space="preserve"> slack[</w:t>
      </w:r>
      <w:r w:rsidRPr="00C81BAD">
        <w:rPr>
          <w:rStyle w:val="hljs-keyword"/>
          <w:rFonts w:cs="Consolas"/>
          <w:b/>
          <w:bCs/>
          <w:color w:val="000000"/>
        </w:rPr>
        <w:t>y</w:t>
      </w:r>
      <w:r w:rsidRPr="00C81BAD">
        <w:rPr>
          <w:rStyle w:val="HTML2"/>
          <w:rFonts w:cs="Consolas"/>
          <w:color w:val="000000"/>
        </w:rPr>
        <w:t>]=tmp;</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int</w:t>
      </w:r>
      <w:r w:rsidRPr="00C81BAD">
        <w:rPr>
          <w:rStyle w:val="HTML2"/>
          <w:rFonts w:cs="Consolas"/>
          <w:color w:val="000000"/>
        </w:rPr>
        <w:t xml:space="preserve"> delta=inf;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;i&lt;=n;i++)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(!flag[yy[i]]) delta=min(delta,slack[i]);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;i&lt;=n;i++){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(flag[i]) labx[i]-=delta;</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(flag[yy[i]]) laby[i]+=delta;</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else</w:t>
      </w:r>
      <w:r w:rsidRPr="00C81BAD">
        <w:rPr>
          <w:rStyle w:val="HTML2"/>
          <w:rFonts w:cs="Consolas"/>
          <w:color w:val="000000"/>
        </w:rPr>
        <w:t xml:space="preserve"> slack[i]-=delta;</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 xml:space="preserve">;i&lt;=n;i++) </w:t>
      </w:r>
      <w:r w:rsidRPr="00C81BAD">
        <w:rPr>
          <w:rStyle w:val="hljs-keyword"/>
          <w:rFonts w:cs="Consolas"/>
          <w:b/>
          <w:bCs/>
          <w:color w:val="000000"/>
        </w:rPr>
        <w:t>if</w:t>
      </w:r>
      <w:r w:rsidRPr="00C81BAD">
        <w:rPr>
          <w:rStyle w:val="HTML2"/>
          <w:rFonts w:cs="Consolas"/>
          <w:color w:val="000000"/>
        </w:rPr>
        <w:t>(!flag[yy[i]]&amp;&amp;!slack[i]){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if</w:t>
      </w:r>
      <w:r w:rsidRPr="00C81BAD">
        <w:rPr>
          <w:rStyle w:val="HTML2"/>
          <w:rFonts w:cs="Consolas"/>
          <w:color w:val="000000"/>
        </w:rPr>
        <w:t xml:space="preserve">(!yy[i]) </w:t>
      </w:r>
      <w:r w:rsidRPr="00C81BAD">
        <w:rPr>
          <w:rStyle w:val="hljs-keyword"/>
          <w:rFonts w:cs="Consolas"/>
          <w:b/>
          <w:bCs/>
          <w:color w:val="000000"/>
        </w:rPr>
        <w:t>return</w:t>
      </w:r>
      <w:r w:rsidRPr="00C81BAD">
        <w:rPr>
          <w:rStyle w:val="HTML2"/>
          <w:rFonts w:cs="Consolas"/>
          <w:color w:val="000000"/>
        </w:rPr>
        <w:t xml:space="preserve"> find(i);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string"/>
          <w:rFonts w:cs="Consolas"/>
          <w:color w:val="880000"/>
        </w:rPr>
        <w:t>q[r]</w:t>
      </w:r>
      <w:r w:rsidRPr="00C81BAD">
        <w:rPr>
          <w:rStyle w:val="HTML2"/>
          <w:rFonts w:cs="Consolas"/>
          <w:color w:val="000000"/>
        </w:rPr>
        <w:t>=yy[i]; flag[</w:t>
      </w:r>
      <w:r w:rsidRPr="00C81BAD">
        <w:rPr>
          <w:rStyle w:val="hljs-string"/>
          <w:rFonts w:cs="Consolas"/>
          <w:color w:val="880000"/>
        </w:rPr>
        <w:t>q[r]</w:t>
      </w:r>
      <w:r w:rsidRPr="00C81BAD">
        <w:rPr>
          <w:rStyle w:val="HTML2"/>
          <w:rFonts w:cs="Consolas"/>
          <w:color w:val="000000"/>
        </w:rPr>
        <w:t>]=</w:t>
      </w:r>
      <w:r w:rsidRPr="00C81BAD">
        <w:rPr>
          <w:rStyle w:val="hljs-number"/>
          <w:rFonts w:cs="Consolas"/>
          <w:color w:val="008800"/>
        </w:rPr>
        <w:t>1</w:t>
      </w:r>
      <w:r w:rsidRPr="00C81BAD">
        <w:rPr>
          <w:rStyle w:val="HTML2"/>
          <w:rFonts w:cs="Consolas"/>
          <w:color w:val="000000"/>
        </w:rPr>
        <w:t>;r++;</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void KM(){</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;i&lt;=n;i++)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j=</w:t>
      </w:r>
      <w:r w:rsidRPr="00C81BAD">
        <w:rPr>
          <w:rStyle w:val="hljs-number"/>
          <w:rFonts w:cs="Consolas"/>
          <w:color w:val="008800"/>
        </w:rPr>
        <w:t>1</w:t>
      </w:r>
      <w:r w:rsidRPr="00C81BAD">
        <w:rPr>
          <w:rStyle w:val="HTML2"/>
          <w:rFonts w:cs="Consolas"/>
          <w:color w:val="000000"/>
        </w:rPr>
        <w:t>;j&lt;=n;j++)</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labx[i]=max(labx[i],e[i][j]);</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;i&lt;=n;i++)KM(i);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ljs-keyword"/>
          <w:rFonts w:cs="Consolas"/>
          <w:b/>
          <w:bCs/>
          <w:color w:val="000000"/>
        </w:rPr>
        <w:t>int</w:t>
      </w:r>
      <w:r w:rsidRPr="00C81BAD">
        <w:rPr>
          <w:rStyle w:val="HTML2"/>
          <w:rFonts w:cs="Consolas"/>
          <w:color w:val="000000"/>
        </w:rPr>
        <w:t xml:space="preserve"> main(){</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scanf(</w:t>
      </w:r>
      <w:r w:rsidRPr="00C81BAD">
        <w:rPr>
          <w:rStyle w:val="hljs-string"/>
          <w:rFonts w:cs="Consolas"/>
          <w:color w:val="880000"/>
        </w:rPr>
        <w:t>"</w:t>
      </w:r>
      <w:r w:rsidRPr="00C81BAD">
        <w:rPr>
          <w:rStyle w:val="hljs-variable"/>
          <w:rFonts w:cs="Consolas"/>
          <w:color w:val="880000"/>
        </w:rPr>
        <w:t>%d</w:t>
      </w:r>
      <w:r w:rsidRPr="00C81BAD">
        <w:rPr>
          <w:rStyle w:val="hljs-string"/>
          <w:rFonts w:cs="Consolas"/>
          <w:color w:val="880000"/>
        </w:rPr>
        <w:t>"</w:t>
      </w:r>
      <w:r w:rsidRPr="00C81BAD">
        <w:rPr>
          <w:rStyle w:val="HTML2"/>
          <w:rFonts w:cs="Consolas"/>
          <w:color w:val="000000"/>
        </w:rPr>
        <w:t>,&amp;TT);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T=</w:t>
      </w:r>
      <w:r w:rsidRPr="00C81BAD">
        <w:rPr>
          <w:rStyle w:val="hljs-number"/>
          <w:rFonts w:cs="Consolas"/>
          <w:color w:val="008800"/>
        </w:rPr>
        <w:t>1</w:t>
      </w:r>
      <w:r w:rsidRPr="00C81BAD">
        <w:rPr>
          <w:rStyle w:val="HTML2"/>
          <w:rFonts w:cs="Consolas"/>
          <w:color w:val="000000"/>
        </w:rPr>
        <w:t xml:space="preserve">;T&lt;=TT;T++){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scanf(</w:t>
      </w:r>
      <w:r w:rsidRPr="00C81BAD">
        <w:rPr>
          <w:rStyle w:val="hljs-string"/>
          <w:rFonts w:cs="Consolas"/>
          <w:color w:val="880000"/>
        </w:rPr>
        <w:t>"</w:t>
      </w:r>
      <w:r w:rsidRPr="00C81BAD">
        <w:rPr>
          <w:rStyle w:val="hljs-variable"/>
          <w:rFonts w:cs="Consolas"/>
          <w:color w:val="880000"/>
        </w:rPr>
        <w:t>%d</w:t>
      </w:r>
      <w:r w:rsidRPr="00C81BAD">
        <w:rPr>
          <w:rStyle w:val="hljs-string"/>
          <w:rFonts w:cs="Consolas"/>
          <w:color w:val="880000"/>
        </w:rPr>
        <w:t>"</w:t>
      </w:r>
      <w:r w:rsidRPr="00C81BAD">
        <w:rPr>
          <w:rStyle w:val="HTML2"/>
          <w:rFonts w:cs="Consolas"/>
          <w:color w:val="000000"/>
        </w:rPr>
        <w:t>,&amp;n); ans=</w:t>
      </w:r>
      <w:r w:rsidRPr="00C81BAD">
        <w:rPr>
          <w:rStyle w:val="hljs-number"/>
          <w:rFonts w:cs="Consolas"/>
          <w:color w:val="008800"/>
        </w:rPr>
        <w:t>0</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 xml:space="preserve">;i&lt;=n;i++)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j=</w:t>
      </w:r>
      <w:r w:rsidRPr="00C81BAD">
        <w:rPr>
          <w:rStyle w:val="hljs-number"/>
          <w:rFonts w:cs="Consolas"/>
          <w:color w:val="008800"/>
        </w:rPr>
        <w:t>1</w:t>
      </w:r>
      <w:r w:rsidRPr="00C81BAD">
        <w:rPr>
          <w:rStyle w:val="HTML2"/>
          <w:rFonts w:cs="Consolas"/>
          <w:color w:val="000000"/>
        </w:rPr>
        <w:t>;j&lt;=n;j++)</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scanf(</w:t>
      </w:r>
      <w:r w:rsidRPr="00C81BAD">
        <w:rPr>
          <w:rStyle w:val="hljs-string"/>
          <w:rFonts w:cs="Consolas"/>
          <w:color w:val="880000"/>
        </w:rPr>
        <w:t>"</w:t>
      </w:r>
      <w:r w:rsidRPr="00C81BAD">
        <w:rPr>
          <w:rStyle w:val="hljs-variable"/>
          <w:rFonts w:cs="Consolas"/>
          <w:color w:val="880000"/>
        </w:rPr>
        <w:t>%d</w:t>
      </w:r>
      <w:r w:rsidRPr="00C81BAD">
        <w:rPr>
          <w:rStyle w:val="hljs-string"/>
          <w:rFonts w:cs="Consolas"/>
          <w:color w:val="880000"/>
        </w:rPr>
        <w:t>"</w:t>
      </w:r>
      <w:r w:rsidRPr="00C81BAD">
        <w:rPr>
          <w:rStyle w:val="HTML2"/>
          <w:rFonts w:cs="Consolas"/>
          <w:color w:val="000000"/>
        </w:rPr>
        <w:t>,&amp;e[i][j]),e[i][j]*=-</w:t>
      </w:r>
      <w:r w:rsidRPr="00C81BAD">
        <w:rPr>
          <w:rStyle w:val="hljs-number"/>
          <w:rFonts w:cs="Consolas"/>
          <w:color w:val="008800"/>
        </w:rPr>
        <w:t>1</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KM();</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for</w:t>
      </w:r>
      <w:r w:rsidRPr="00C81BAD">
        <w:rPr>
          <w:rStyle w:val="HTML2"/>
          <w:rFonts w:cs="Consolas"/>
          <w:color w:val="000000"/>
        </w:rPr>
        <w:t>(</w:t>
      </w:r>
      <w:r w:rsidRPr="00C81BAD">
        <w:rPr>
          <w:rStyle w:val="hljs-keyword"/>
          <w:rFonts w:cs="Consolas"/>
          <w:b/>
          <w:bCs/>
          <w:color w:val="000000"/>
        </w:rPr>
        <w:t>int</w:t>
      </w:r>
      <w:r w:rsidRPr="00C81BAD">
        <w:rPr>
          <w:rStyle w:val="HTML2"/>
          <w:rFonts w:cs="Consolas"/>
          <w:color w:val="000000"/>
        </w:rPr>
        <w:t xml:space="preserve"> i=</w:t>
      </w:r>
      <w:r w:rsidRPr="00C81BAD">
        <w:rPr>
          <w:rStyle w:val="hljs-number"/>
          <w:rFonts w:cs="Consolas"/>
          <w:color w:val="008800"/>
        </w:rPr>
        <w:t>1</w:t>
      </w:r>
      <w:r w:rsidRPr="00C81BAD">
        <w:rPr>
          <w:rStyle w:val="HTML2"/>
          <w:rFonts w:cs="Consolas"/>
          <w:color w:val="000000"/>
        </w:rPr>
        <w:t>;i&lt;=n;i++) ans+=labx[i]+laby[i];</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printf</w:t>
      </w:r>
      <w:r w:rsidRPr="00C81BAD">
        <w:rPr>
          <w:rStyle w:val="HTML2"/>
          <w:rFonts w:cs="Consolas"/>
          <w:color w:val="000000"/>
        </w:rPr>
        <w:t>(</w:t>
      </w:r>
      <w:r w:rsidRPr="00C81BAD">
        <w:rPr>
          <w:rStyle w:val="hljs-string"/>
          <w:rFonts w:cs="Consolas"/>
          <w:color w:val="880000"/>
        </w:rPr>
        <w:t>"Case #</w:t>
      </w:r>
      <w:r w:rsidRPr="00C81BAD">
        <w:rPr>
          <w:rStyle w:val="hljs-variable"/>
          <w:rFonts w:cs="Consolas"/>
          <w:color w:val="880000"/>
        </w:rPr>
        <w:t>%d</w:t>
      </w:r>
      <w:r w:rsidRPr="00C81BAD">
        <w:rPr>
          <w:rStyle w:val="hljs-string"/>
          <w:rFonts w:cs="Consolas"/>
          <w:color w:val="880000"/>
        </w:rPr>
        <w:t xml:space="preserve">: </w:t>
      </w:r>
      <w:r w:rsidRPr="00C81BAD">
        <w:rPr>
          <w:rStyle w:val="hljs-variable"/>
          <w:rFonts w:cs="Consolas"/>
          <w:color w:val="880000"/>
        </w:rPr>
        <w:t>%I64d</w:t>
      </w:r>
      <w:r w:rsidRPr="00C81BAD">
        <w:rPr>
          <w:rStyle w:val="hljs-string"/>
          <w:rFonts w:cs="Consolas"/>
          <w:color w:val="880000"/>
        </w:rPr>
        <w:t>\n"</w:t>
      </w:r>
      <w:r w:rsidRPr="00C81BAD">
        <w:rPr>
          <w:rStyle w:val="HTML2"/>
          <w:rFonts w:cs="Consolas"/>
          <w:color w:val="000000"/>
        </w:rPr>
        <w:t>,T,-ans);</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lastRenderedPageBreak/>
        <w:t xml:space="preserve">        memset(labx,</w:t>
      </w:r>
      <w:r w:rsidRPr="00C81BAD">
        <w:rPr>
          <w:rStyle w:val="hljs-number"/>
          <w:rFonts w:cs="Consolas"/>
          <w:color w:val="008800"/>
        </w:rPr>
        <w:t>0</w:t>
      </w:r>
      <w:r w:rsidRPr="00C81BAD">
        <w:rPr>
          <w:rStyle w:val="HTML2"/>
          <w:rFonts w:cs="Consolas"/>
          <w:color w:val="000000"/>
        </w:rPr>
        <w:t>,sizeof(labx));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memset(laby,</w:t>
      </w:r>
      <w:r w:rsidRPr="00C81BAD">
        <w:rPr>
          <w:rStyle w:val="hljs-number"/>
          <w:rFonts w:cs="Consolas"/>
          <w:color w:val="008800"/>
        </w:rPr>
        <w:t>0</w:t>
      </w:r>
      <w:r w:rsidRPr="00C81BAD">
        <w:rPr>
          <w:rStyle w:val="HTML2"/>
          <w:rFonts w:cs="Consolas"/>
          <w:color w:val="000000"/>
        </w:rPr>
        <w:t>,sizeof(laby));</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memset(xx,</w:t>
      </w:r>
      <w:r w:rsidRPr="00C81BAD">
        <w:rPr>
          <w:rStyle w:val="hljs-number"/>
          <w:rFonts w:cs="Consolas"/>
          <w:color w:val="008800"/>
        </w:rPr>
        <w:t>0</w:t>
      </w:r>
      <w:r w:rsidRPr="00C81BAD">
        <w:rPr>
          <w:rStyle w:val="HTML2"/>
          <w:rFonts w:cs="Consolas"/>
          <w:color w:val="000000"/>
        </w:rPr>
        <w:t>,sizeof(xx));</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memset(yy,</w:t>
      </w:r>
      <w:r w:rsidRPr="00C81BAD">
        <w:rPr>
          <w:rStyle w:val="hljs-number"/>
          <w:rFonts w:cs="Consolas"/>
          <w:color w:val="008800"/>
        </w:rPr>
        <w:t>0</w:t>
      </w:r>
      <w:r w:rsidRPr="00C81BAD">
        <w:rPr>
          <w:rStyle w:val="HTML2"/>
          <w:rFonts w:cs="Consolas"/>
          <w:color w:val="000000"/>
        </w:rPr>
        <w:t>,sizeof(yy));</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memset(pre,</w:t>
      </w:r>
      <w:r w:rsidRPr="00C81BAD">
        <w:rPr>
          <w:rStyle w:val="hljs-number"/>
          <w:rFonts w:cs="Consolas"/>
          <w:color w:val="008800"/>
        </w:rPr>
        <w:t>0</w:t>
      </w:r>
      <w:r w:rsidRPr="00C81BAD">
        <w:rPr>
          <w:rStyle w:val="HTML2"/>
          <w:rFonts w:cs="Consolas"/>
          <w:color w:val="000000"/>
        </w:rPr>
        <w:t>,sizeof(pre));</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Style w:val="HTML2"/>
          <w:rFonts w:cs="Consolas"/>
          <w:color w:val="000000"/>
        </w:rPr>
      </w:pPr>
      <w:r w:rsidRPr="00C81BAD">
        <w:rPr>
          <w:rStyle w:val="HTML2"/>
          <w:rFonts w:cs="Consolas"/>
          <w:color w:val="000000"/>
        </w:rPr>
        <w:t xml:space="preserve">    </w:t>
      </w:r>
      <w:r w:rsidRPr="00C81BAD">
        <w:rPr>
          <w:rStyle w:val="hljs-keyword"/>
          <w:rFonts w:cs="Consolas"/>
          <w:b/>
          <w:bCs/>
          <w:color w:val="000000"/>
        </w:rPr>
        <w:t>return</w:t>
      </w:r>
      <w:r w:rsidRPr="00C81BAD">
        <w:rPr>
          <w:rStyle w:val="HTML2"/>
          <w:rFonts w:cs="Consolas"/>
          <w:color w:val="000000"/>
        </w:rPr>
        <w:t xml:space="preserve"> </w:t>
      </w:r>
      <w:r w:rsidRPr="00C81BAD">
        <w:rPr>
          <w:rStyle w:val="hljs-number"/>
          <w:rFonts w:cs="Consolas"/>
          <w:color w:val="008800"/>
        </w:rPr>
        <w:t>0</w:t>
      </w:r>
      <w:r w:rsidRPr="00C81BAD">
        <w:rPr>
          <w:rStyle w:val="HTML2"/>
          <w:rFonts w:cs="Consolas"/>
          <w:color w:val="000000"/>
        </w:rPr>
        <w:t>;</w:t>
      </w:r>
    </w:p>
    <w:p w:rsidR="00F73381" w:rsidRPr="00C81BAD" w:rsidRDefault="00F73381" w:rsidP="00F73381">
      <w:pPr>
        <w:pStyle w:val="HTML"/>
        <w:pBdr>
          <w:top w:val="single" w:sz="6" w:space="6" w:color="CCCCCC"/>
          <w:left w:val="single" w:sz="6" w:space="6" w:color="CCCCCC"/>
          <w:bottom w:val="single" w:sz="6" w:space="6" w:color="CCCCCC"/>
          <w:right w:val="single" w:sz="6" w:space="6" w:color="CCCCCC"/>
        </w:pBdr>
        <w:shd w:val="clear" w:color="auto" w:fill="F0F0F0"/>
        <w:wordWrap w:val="0"/>
        <w:rPr>
          <w:rFonts w:cs="Consolas"/>
          <w:color w:val="000000"/>
          <w:sz w:val="20"/>
          <w:szCs w:val="20"/>
        </w:rPr>
      </w:pPr>
      <w:r w:rsidRPr="00C81BAD">
        <w:rPr>
          <w:rStyle w:val="HTML2"/>
          <w:rFonts w:cs="Consolas"/>
          <w:color w:val="000000"/>
        </w:rPr>
        <w:t>}</w:t>
      </w:r>
    </w:p>
    <w:p w:rsidR="00FC13B1" w:rsidRPr="00C81BAD" w:rsidRDefault="00FC13B1" w:rsidP="00FC13B1">
      <w:pPr>
        <w:pStyle w:val="2"/>
        <w:rPr>
          <w:rFonts w:ascii="宋体" w:eastAsia="宋体" w:hAnsi="宋体"/>
          <w:b w:val="0"/>
        </w:rPr>
      </w:pPr>
      <w:bookmarkStart w:id="247" w:name="_Toc523521330"/>
      <w:r w:rsidRPr="00C81BAD">
        <w:rPr>
          <w:rFonts w:ascii="宋体" w:eastAsia="宋体" w:hAnsi="宋体" w:hint="eastAsia"/>
          <w:b w:val="0"/>
        </w:rPr>
        <w:t>最大流</w:t>
      </w:r>
      <w:bookmarkEnd w:id="247"/>
    </w:p>
    <w:p w:rsidR="00FC13B1" w:rsidRPr="00C81BAD" w:rsidRDefault="00FC13B1" w:rsidP="00FC13B1">
      <w:pPr>
        <w:pStyle w:val="2"/>
        <w:rPr>
          <w:rFonts w:ascii="宋体" w:eastAsia="宋体" w:hAnsi="宋体"/>
          <w:b w:val="0"/>
        </w:rPr>
      </w:pPr>
      <w:bookmarkStart w:id="248" w:name="_Toc523521331"/>
      <w:r w:rsidRPr="00C81BAD">
        <w:rPr>
          <w:rFonts w:ascii="宋体" w:eastAsia="宋体" w:hAnsi="宋体" w:hint="eastAsia"/>
          <w:b w:val="0"/>
        </w:rPr>
        <w:t>最小费用最大流</w:t>
      </w:r>
      <w:bookmarkEnd w:id="248"/>
    </w:p>
    <w:p w:rsidR="00803F52" w:rsidRPr="00C81BAD" w:rsidRDefault="00803F52" w:rsidP="00803F52">
      <w:pPr>
        <w:pStyle w:val="3"/>
        <w:rPr>
          <w:rFonts w:ascii="宋体" w:eastAsia="宋体" w:hAnsi="宋体"/>
          <w:b w:val="0"/>
        </w:rPr>
      </w:pPr>
      <w:bookmarkStart w:id="249" w:name="_Toc523521332"/>
      <w:r w:rsidRPr="00C81BAD">
        <w:rPr>
          <w:rFonts w:ascii="宋体" w:eastAsia="宋体" w:hAnsi="宋体" w:hint="eastAsia"/>
          <w:b w:val="0"/>
        </w:rPr>
        <w:t>模板</w:t>
      </w:r>
      <w:bookmarkEnd w:id="249"/>
    </w:p>
    <w:p w:rsidR="00803F52" w:rsidRPr="00C81BAD" w:rsidRDefault="00803F52" w:rsidP="00803F52">
      <w:pPr>
        <w:rPr>
          <w:rFonts w:ascii="宋体" w:eastAsia="宋体" w:hAnsi="宋体"/>
        </w:rPr>
      </w:pPr>
      <w:r w:rsidRPr="00C81BAD">
        <w:rPr>
          <w:rFonts w:ascii="宋体" w:eastAsia="宋体" w:hAnsi="宋体" w:hint="eastAsia"/>
        </w:rPr>
        <w:t>【模板1】</w:t>
      </w:r>
    </w:p>
    <w:p w:rsidR="00803F52" w:rsidRPr="00C81BAD" w:rsidRDefault="00803F52" w:rsidP="00803F52">
      <w:pPr>
        <w:rPr>
          <w:rFonts w:ascii="宋体" w:eastAsia="宋体" w:hAnsi="宋体"/>
        </w:rPr>
      </w:pPr>
      <w:r w:rsidRPr="00C81BAD">
        <w:rPr>
          <w:rFonts w:ascii="宋体" w:eastAsia="宋体" w:hAnsi="宋体"/>
        </w:rPr>
        <w:t>//求网络最小费用最大流,邻接阵形式</w:t>
      </w:r>
    </w:p>
    <w:p w:rsidR="00803F52" w:rsidRPr="00C81BAD" w:rsidRDefault="00803F52" w:rsidP="00803F52">
      <w:pPr>
        <w:rPr>
          <w:rFonts w:ascii="宋体" w:eastAsia="宋体" w:hAnsi="宋体"/>
        </w:rPr>
      </w:pPr>
      <w:r w:rsidRPr="00C81BAD">
        <w:rPr>
          <w:rFonts w:ascii="宋体" w:eastAsia="宋体" w:hAnsi="宋体"/>
        </w:rPr>
        <w:t>//返回最大流量,flow返回每条边的流量,netcost返回总费用</w:t>
      </w:r>
    </w:p>
    <w:p w:rsidR="00803F52" w:rsidRPr="00C81BAD" w:rsidRDefault="00803F52" w:rsidP="00803F52">
      <w:pPr>
        <w:rPr>
          <w:rFonts w:ascii="宋体" w:eastAsia="宋体" w:hAnsi="宋体"/>
        </w:rPr>
      </w:pPr>
      <w:r w:rsidRPr="00C81BAD">
        <w:rPr>
          <w:rFonts w:ascii="宋体" w:eastAsia="宋体" w:hAnsi="宋体"/>
        </w:rPr>
        <w:t>//传入网络节点数n,容量mat,单位费用cost,源点source,汇点sink</w:t>
      </w:r>
    </w:p>
    <w:p w:rsidR="00803F52" w:rsidRPr="00C81BAD" w:rsidRDefault="00803F52" w:rsidP="00803F52">
      <w:pPr>
        <w:rPr>
          <w:rFonts w:ascii="宋体" w:eastAsia="宋体" w:hAnsi="宋体"/>
        </w:rPr>
      </w:pPr>
      <w:r w:rsidRPr="00C81BAD">
        <w:rPr>
          <w:rFonts w:ascii="宋体" w:eastAsia="宋体" w:hAnsi="宋体"/>
        </w:rPr>
        <w:t>#include&lt;bits/stdc++.h&gt;</w:t>
      </w:r>
    </w:p>
    <w:p w:rsidR="00803F52" w:rsidRPr="00C81BAD" w:rsidRDefault="00803F52" w:rsidP="00803F52">
      <w:pPr>
        <w:rPr>
          <w:rFonts w:ascii="宋体" w:eastAsia="宋体" w:hAnsi="宋体"/>
        </w:rPr>
      </w:pPr>
      <w:r w:rsidRPr="00C81BAD">
        <w:rPr>
          <w:rFonts w:ascii="宋体" w:eastAsia="宋体" w:hAnsi="宋体"/>
        </w:rPr>
        <w:t>#define MAXN 210</w:t>
      </w:r>
    </w:p>
    <w:p w:rsidR="00803F52" w:rsidRPr="00C81BAD" w:rsidRDefault="00803F52" w:rsidP="00803F52">
      <w:pPr>
        <w:rPr>
          <w:rFonts w:ascii="宋体" w:eastAsia="宋体" w:hAnsi="宋体"/>
        </w:rPr>
      </w:pPr>
      <w:r w:rsidRPr="00C81BAD">
        <w:rPr>
          <w:rFonts w:ascii="宋体" w:eastAsia="宋体" w:hAnsi="宋体"/>
        </w:rPr>
        <w:t>#define inf 1000000000</w:t>
      </w:r>
    </w:p>
    <w:p w:rsidR="00803F52" w:rsidRPr="00C81BAD" w:rsidRDefault="00803F52" w:rsidP="00803F52">
      <w:pPr>
        <w:rPr>
          <w:rFonts w:ascii="宋体" w:eastAsia="宋体" w:hAnsi="宋体"/>
        </w:rPr>
      </w:pPr>
      <w:r w:rsidRPr="00C81BAD">
        <w:rPr>
          <w:rFonts w:ascii="宋体" w:eastAsia="宋体" w:hAnsi="宋体"/>
        </w:rPr>
        <w:t>using namespace std;</w:t>
      </w:r>
    </w:p>
    <w:p w:rsidR="00803F52" w:rsidRPr="00C81BAD" w:rsidRDefault="00803F52" w:rsidP="00803F52">
      <w:pPr>
        <w:rPr>
          <w:rFonts w:ascii="宋体" w:eastAsia="宋体" w:hAnsi="宋体"/>
        </w:rPr>
      </w:pPr>
      <w:r w:rsidRPr="00C81BAD">
        <w:rPr>
          <w:rFonts w:ascii="宋体" w:eastAsia="宋体" w:hAnsi="宋体"/>
        </w:rPr>
        <w:t>int min_cost_max_flow(int n,int mat[][MAXN],int cost[][MAXN],int source,int sink,int flow[][MAXN],int&amp; netcost){</w:t>
      </w:r>
    </w:p>
    <w:p w:rsidR="00803F52" w:rsidRPr="00C81BAD" w:rsidRDefault="00803F52" w:rsidP="00803F52">
      <w:pPr>
        <w:rPr>
          <w:rFonts w:ascii="宋体" w:eastAsia="宋体" w:hAnsi="宋体"/>
        </w:rPr>
      </w:pPr>
      <w:r w:rsidRPr="00C81BAD">
        <w:rPr>
          <w:rFonts w:ascii="宋体" w:eastAsia="宋体" w:hAnsi="宋体"/>
        </w:rPr>
        <w:t xml:space="preserve">       int pre[MAXN],min[MAXN],d[MAXN],i,j,t,tag;</w:t>
      </w:r>
    </w:p>
    <w:p w:rsidR="00803F52" w:rsidRPr="00C81BAD" w:rsidRDefault="00803F52" w:rsidP="00803F52">
      <w:pPr>
        <w:rPr>
          <w:rFonts w:ascii="宋体" w:eastAsia="宋体" w:hAnsi="宋体"/>
        </w:rPr>
      </w:pPr>
      <w:r w:rsidRPr="00C81BAD">
        <w:rPr>
          <w:rFonts w:ascii="宋体" w:eastAsia="宋体" w:hAnsi="宋体"/>
        </w:rPr>
        <w:t xml:space="preserve">       if (source==sink) return inf;</w:t>
      </w:r>
    </w:p>
    <w:p w:rsidR="00803F52" w:rsidRPr="00C81BAD" w:rsidRDefault="00803F52" w:rsidP="00803F52">
      <w:pPr>
        <w:rPr>
          <w:rFonts w:ascii="宋体" w:eastAsia="宋体" w:hAnsi="宋体"/>
        </w:rPr>
      </w:pPr>
      <w:r w:rsidRPr="00C81BAD">
        <w:rPr>
          <w:rFonts w:ascii="宋体" w:eastAsia="宋体" w:hAnsi="宋体"/>
        </w:rPr>
        <w:t xml:space="preserve">       for (i=0;i&lt;n;i++) for (j=0;j&lt;n;flow[i][j++]=0);</w:t>
      </w:r>
    </w:p>
    <w:p w:rsidR="00803F52" w:rsidRPr="00C81BAD" w:rsidRDefault="00803F52" w:rsidP="00803F52">
      <w:pPr>
        <w:rPr>
          <w:rFonts w:ascii="宋体" w:eastAsia="宋体" w:hAnsi="宋体"/>
        </w:rPr>
      </w:pPr>
      <w:r w:rsidRPr="00C81BAD">
        <w:rPr>
          <w:rFonts w:ascii="宋体" w:eastAsia="宋体" w:hAnsi="宋体"/>
        </w:rPr>
        <w:t xml:space="preserve">       for (netcost=0;;){</w:t>
      </w:r>
    </w:p>
    <w:p w:rsidR="00803F52" w:rsidRPr="00C81BAD" w:rsidRDefault="00803F52" w:rsidP="00803F52">
      <w:pPr>
        <w:rPr>
          <w:rFonts w:ascii="宋体" w:eastAsia="宋体" w:hAnsi="宋体"/>
        </w:rPr>
      </w:pPr>
      <w:r w:rsidRPr="00C81BAD">
        <w:rPr>
          <w:rFonts w:ascii="宋体" w:eastAsia="宋体" w:hAnsi="宋体"/>
        </w:rPr>
        <w:t xml:space="preserve">              for (i=0;i&lt;n;i++) pre[i]=0,min[i]=inf;</w:t>
      </w:r>
    </w:p>
    <w:p w:rsidR="00803F52" w:rsidRPr="00C81BAD" w:rsidRDefault="00803F52" w:rsidP="00803F52">
      <w:pPr>
        <w:rPr>
          <w:rFonts w:ascii="宋体" w:eastAsia="宋体" w:hAnsi="宋体"/>
        </w:rPr>
      </w:pPr>
      <w:r w:rsidRPr="00C81BAD">
        <w:rPr>
          <w:rFonts w:ascii="宋体" w:eastAsia="宋体" w:hAnsi="宋体"/>
        </w:rPr>
        <w:t xml:space="preserve">              for (pre[source]=source+1,min[source]=0,d[source]=inf,tag=1;tag;)</w:t>
      </w:r>
    </w:p>
    <w:p w:rsidR="00803F52" w:rsidRPr="00C81BAD" w:rsidRDefault="00803F52" w:rsidP="00803F52">
      <w:pPr>
        <w:rPr>
          <w:rFonts w:ascii="宋体" w:eastAsia="宋体" w:hAnsi="宋体"/>
        </w:rPr>
      </w:pPr>
      <w:r w:rsidRPr="00C81BAD">
        <w:rPr>
          <w:rFonts w:ascii="宋体" w:eastAsia="宋体" w:hAnsi="宋体"/>
        </w:rPr>
        <w:t xml:space="preserve">                     for (tag=t=0;t&lt;n;t++)</w:t>
      </w:r>
    </w:p>
    <w:p w:rsidR="00803F52" w:rsidRPr="00C81BAD" w:rsidRDefault="00803F52" w:rsidP="00803F52">
      <w:pPr>
        <w:rPr>
          <w:rFonts w:ascii="宋体" w:eastAsia="宋体" w:hAnsi="宋体"/>
        </w:rPr>
      </w:pPr>
      <w:r w:rsidRPr="00C81BAD">
        <w:rPr>
          <w:rFonts w:ascii="宋体" w:eastAsia="宋体" w:hAnsi="宋体"/>
        </w:rPr>
        <w:t xml:space="preserve">                            if (d[t])</w:t>
      </w:r>
    </w:p>
    <w:p w:rsidR="00803F52" w:rsidRPr="00C81BAD" w:rsidRDefault="00803F52" w:rsidP="00803F52">
      <w:pPr>
        <w:rPr>
          <w:rFonts w:ascii="宋体" w:eastAsia="宋体" w:hAnsi="宋体"/>
        </w:rPr>
      </w:pPr>
      <w:r w:rsidRPr="00C81BAD">
        <w:rPr>
          <w:rFonts w:ascii="宋体" w:eastAsia="宋体" w:hAnsi="宋体"/>
        </w:rPr>
        <w:t xml:space="preserve">                                   for (i=0;i&lt;n;i++)</w:t>
      </w:r>
    </w:p>
    <w:p w:rsidR="00803F52" w:rsidRPr="00C81BAD" w:rsidRDefault="00803F52" w:rsidP="00803F52">
      <w:pPr>
        <w:rPr>
          <w:rFonts w:ascii="宋体" w:eastAsia="宋体" w:hAnsi="宋体"/>
        </w:rPr>
      </w:pPr>
      <w:r w:rsidRPr="00C81BAD">
        <w:rPr>
          <w:rFonts w:ascii="宋体" w:eastAsia="宋体" w:hAnsi="宋体"/>
        </w:rPr>
        <w:t xml:space="preserve">                                          if (j=mat[t][i]-flow[t][i]&amp;&amp;min[t]+cost[t][i]&lt;min[i])</w:t>
      </w:r>
    </w:p>
    <w:p w:rsidR="00803F52" w:rsidRPr="00C81BAD" w:rsidRDefault="00803F52" w:rsidP="00803F52">
      <w:pPr>
        <w:rPr>
          <w:rFonts w:ascii="宋体" w:eastAsia="宋体" w:hAnsi="宋体"/>
        </w:rPr>
      </w:pPr>
      <w:r w:rsidRPr="00C81BAD">
        <w:rPr>
          <w:rFonts w:ascii="宋体" w:eastAsia="宋体" w:hAnsi="宋体"/>
        </w:rPr>
        <w:t xml:space="preserve">                                 tag=1,min[i]=min[t]+cost[t][i],pre[i]=t+1,d[i]=d[t]&lt;j?d[t]:j;</w:t>
      </w:r>
    </w:p>
    <w:p w:rsidR="00803F52" w:rsidRPr="00C81BAD" w:rsidRDefault="00803F52" w:rsidP="00803F52">
      <w:pPr>
        <w:rPr>
          <w:rFonts w:ascii="宋体" w:eastAsia="宋体" w:hAnsi="宋体"/>
        </w:rPr>
      </w:pPr>
      <w:r w:rsidRPr="00C81BAD">
        <w:rPr>
          <w:rFonts w:ascii="宋体" w:eastAsia="宋体" w:hAnsi="宋体"/>
        </w:rPr>
        <w:t xml:space="preserve">                                          else if (j=flow[i][t]&amp;&amp;min[t]&lt;inf&amp;&amp;min[t]-cost[i][t]&lt;min[i])</w:t>
      </w:r>
    </w:p>
    <w:p w:rsidR="00803F52" w:rsidRPr="00C81BAD" w:rsidRDefault="00803F52" w:rsidP="00803F52">
      <w:pPr>
        <w:rPr>
          <w:rFonts w:ascii="宋体" w:eastAsia="宋体" w:hAnsi="宋体"/>
        </w:rPr>
      </w:pPr>
      <w:r w:rsidRPr="00C81BAD">
        <w:rPr>
          <w:rFonts w:ascii="宋体" w:eastAsia="宋体" w:hAnsi="宋体"/>
        </w:rPr>
        <w:t xml:space="preserve">                                                 tag=1,min[i]=min[t]-</w:t>
      </w:r>
      <w:r w:rsidRPr="00C81BAD">
        <w:rPr>
          <w:rFonts w:ascii="宋体" w:eastAsia="宋体" w:hAnsi="宋体"/>
        </w:rPr>
        <w:lastRenderedPageBreak/>
        <w:t>cost[i][t],pre[i]=-t-1,d[i]=d[t]&lt;j?d[t]:j;</w:t>
      </w:r>
    </w:p>
    <w:p w:rsidR="00803F52" w:rsidRPr="00C81BAD" w:rsidRDefault="00803F52" w:rsidP="00803F52">
      <w:pPr>
        <w:rPr>
          <w:rFonts w:ascii="宋体" w:eastAsia="宋体" w:hAnsi="宋体"/>
        </w:rPr>
      </w:pPr>
      <w:r w:rsidRPr="00C81BAD">
        <w:rPr>
          <w:rFonts w:ascii="宋体" w:eastAsia="宋体" w:hAnsi="宋体"/>
        </w:rPr>
        <w:t xml:space="preserve">              if (!pre[sink])  break;</w:t>
      </w:r>
    </w:p>
    <w:p w:rsidR="00803F52" w:rsidRPr="00C81BAD" w:rsidRDefault="00803F52" w:rsidP="00803F52">
      <w:pPr>
        <w:rPr>
          <w:rFonts w:ascii="宋体" w:eastAsia="宋体" w:hAnsi="宋体"/>
        </w:rPr>
      </w:pPr>
      <w:r w:rsidRPr="00C81BAD">
        <w:rPr>
          <w:rFonts w:ascii="宋体" w:eastAsia="宋体" w:hAnsi="宋体"/>
        </w:rPr>
        <w:t xml:space="preserve">              for (netcost+=min[sink]*d[i=sink];i!=source;)</w:t>
      </w:r>
    </w:p>
    <w:p w:rsidR="00803F52" w:rsidRPr="00C81BAD" w:rsidRDefault="00803F52" w:rsidP="00803F52">
      <w:pPr>
        <w:rPr>
          <w:rFonts w:ascii="宋体" w:eastAsia="宋体" w:hAnsi="宋体"/>
        </w:rPr>
      </w:pPr>
      <w:r w:rsidRPr="00C81BAD">
        <w:rPr>
          <w:rFonts w:ascii="宋体" w:eastAsia="宋体" w:hAnsi="宋体"/>
        </w:rPr>
        <w:t xml:space="preserve">                     if (pre[i]&gt;0)</w:t>
      </w:r>
    </w:p>
    <w:p w:rsidR="00803F52" w:rsidRPr="00C81BAD" w:rsidRDefault="00803F52" w:rsidP="00803F52">
      <w:pPr>
        <w:rPr>
          <w:rFonts w:ascii="宋体" w:eastAsia="宋体" w:hAnsi="宋体"/>
        </w:rPr>
      </w:pPr>
      <w:r w:rsidRPr="00C81BAD">
        <w:rPr>
          <w:rFonts w:ascii="宋体" w:eastAsia="宋体" w:hAnsi="宋体"/>
        </w:rPr>
        <w:t xml:space="preserve">                            flow[pre[i]-1][i]+=d[sink],i=pre[i]-1;</w:t>
      </w:r>
    </w:p>
    <w:p w:rsidR="00803F52" w:rsidRPr="00C81BAD" w:rsidRDefault="00803F52" w:rsidP="00803F52">
      <w:pPr>
        <w:rPr>
          <w:rFonts w:ascii="宋体" w:eastAsia="宋体" w:hAnsi="宋体"/>
        </w:rPr>
      </w:pPr>
      <w:r w:rsidRPr="00C81BAD">
        <w:rPr>
          <w:rFonts w:ascii="宋体" w:eastAsia="宋体" w:hAnsi="宋体"/>
        </w:rPr>
        <w:t xml:space="preserve">                     else</w:t>
      </w:r>
    </w:p>
    <w:p w:rsidR="00803F52" w:rsidRPr="00C81BAD" w:rsidRDefault="00803F52" w:rsidP="00803F52">
      <w:pPr>
        <w:rPr>
          <w:rFonts w:ascii="宋体" w:eastAsia="宋体" w:hAnsi="宋体"/>
        </w:rPr>
      </w:pPr>
      <w:r w:rsidRPr="00C81BAD">
        <w:rPr>
          <w:rFonts w:ascii="宋体" w:eastAsia="宋体" w:hAnsi="宋体"/>
        </w:rPr>
        <w:t xml:space="preserve">                            flow[i][-pre[i]-1]-=d[sink],i=-pre[i]-1;</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for (j=i=0;i&lt;n;j+=flow[source][i++]);</w:t>
      </w:r>
    </w:p>
    <w:p w:rsidR="00803F52" w:rsidRPr="00C81BAD" w:rsidRDefault="00803F52" w:rsidP="00803F52">
      <w:pPr>
        <w:rPr>
          <w:rFonts w:ascii="宋体" w:eastAsia="宋体" w:hAnsi="宋体"/>
        </w:rPr>
      </w:pPr>
      <w:r w:rsidRPr="00C81BAD">
        <w:rPr>
          <w:rFonts w:ascii="宋体" w:eastAsia="宋体" w:hAnsi="宋体"/>
        </w:rPr>
        <w:t xml:space="preserve">       return j;</w:t>
      </w:r>
    </w:p>
    <w:p w:rsidR="00803F52" w:rsidRPr="00C81BAD" w:rsidRDefault="00803F52" w:rsidP="00803F52">
      <w:pPr>
        <w:rPr>
          <w:rFonts w:ascii="宋体" w:eastAsia="宋体" w:hAnsi="宋体"/>
        </w:rPr>
      </w:pPr>
      <w:r w:rsidRPr="00C81BAD">
        <w:rPr>
          <w:rFonts w:ascii="宋体" w:eastAsia="宋体" w:hAnsi="宋体"/>
        </w:rPr>
        <w:t>}</w:t>
      </w:r>
    </w:p>
    <w:p w:rsidR="00BA5BF1" w:rsidRPr="00C81BAD" w:rsidRDefault="00803F52" w:rsidP="00803F52">
      <w:pPr>
        <w:pStyle w:val="3"/>
        <w:rPr>
          <w:rFonts w:ascii="宋体" w:eastAsia="宋体" w:hAnsi="宋体"/>
          <w:b w:val="0"/>
        </w:rPr>
      </w:pPr>
      <w:bookmarkStart w:id="250" w:name="_Toc523521333"/>
      <w:r w:rsidRPr="00C81BAD">
        <w:rPr>
          <w:rFonts w:ascii="宋体" w:eastAsia="宋体" w:hAnsi="宋体" w:hint="eastAsia"/>
          <w:b w:val="0"/>
        </w:rPr>
        <w:t>√-</w:t>
      </w:r>
      <w:r w:rsidR="00BA5BF1" w:rsidRPr="00C81BAD">
        <w:rPr>
          <w:rFonts w:ascii="宋体" w:eastAsia="宋体" w:hAnsi="宋体" w:hint="eastAsia"/>
          <w:b w:val="0"/>
        </w:rPr>
        <w:t>牛客网2018暑期多校5E-</w:t>
      </w:r>
      <w:r w:rsidR="00BA5BF1" w:rsidRPr="00C81BAD">
        <w:rPr>
          <w:rFonts w:ascii="宋体" w:eastAsia="宋体" w:hAnsi="宋体"/>
          <w:b w:val="0"/>
        </w:rPr>
        <w:t>room</w:t>
      </w:r>
      <w:bookmarkEnd w:id="250"/>
      <w:r w:rsidR="001E3D49" w:rsidRPr="00C81BAD">
        <w:rPr>
          <w:rFonts w:ascii="宋体" w:eastAsia="宋体" w:hAnsi="宋体"/>
          <w:b w:val="0"/>
        </w:rPr>
        <w:fldChar w:fldCharType="begin"/>
      </w:r>
      <w:r w:rsidR="001E3D49" w:rsidRPr="00C81BAD">
        <w:rPr>
          <w:rFonts w:ascii="宋体" w:eastAsia="宋体" w:hAnsi="宋体"/>
        </w:rPr>
        <w:instrText xml:space="preserve"> XE "</w:instrText>
      </w:r>
      <w:r w:rsidR="001E3D49" w:rsidRPr="00C81BAD">
        <w:rPr>
          <w:rFonts w:ascii="宋体" w:eastAsia="宋体" w:hAnsi="宋体" w:hint="eastAsia"/>
          <w:b w:val="0"/>
        </w:rPr>
        <w:instrText>√-牛客网2018暑期多校5E-</w:instrText>
      </w:r>
      <w:r w:rsidR="001E3D49" w:rsidRPr="00C81BAD">
        <w:rPr>
          <w:rFonts w:ascii="宋体" w:eastAsia="宋体" w:hAnsi="宋体"/>
          <w:b w:val="0"/>
        </w:rPr>
        <w:instrText>room</w:instrText>
      </w:r>
      <w:r w:rsidR="001E3D49" w:rsidRPr="00C81BAD">
        <w:rPr>
          <w:rFonts w:ascii="宋体" w:eastAsia="宋体" w:hAnsi="宋体"/>
        </w:rPr>
        <w:instrText xml:space="preserve">" \y "牛客网" </w:instrText>
      </w:r>
      <w:r w:rsidR="001E3D49" w:rsidRPr="00C81BAD">
        <w:rPr>
          <w:rFonts w:ascii="宋体" w:eastAsia="宋体" w:hAnsi="宋体"/>
          <w:b w:val="0"/>
        </w:rPr>
        <w:fldChar w:fldCharType="end"/>
      </w:r>
    </w:p>
    <w:p w:rsidR="00BA5BF1" w:rsidRPr="00C81BAD" w:rsidRDefault="00BA5BF1" w:rsidP="00BA5BF1">
      <w:pPr>
        <w:rPr>
          <w:rFonts w:ascii="宋体" w:eastAsia="宋体" w:hAnsi="宋体"/>
        </w:rPr>
      </w:pPr>
      <w:r w:rsidRPr="00C81BAD">
        <w:rPr>
          <w:rFonts w:ascii="宋体" w:eastAsia="宋体" w:hAnsi="宋体" w:hint="eastAsia"/>
        </w:rPr>
        <w:t>【题意】</w:t>
      </w:r>
      <w:r w:rsidR="001E3D49" w:rsidRPr="00C81BAD">
        <w:rPr>
          <w:rFonts w:ascii="宋体" w:eastAsia="宋体" w:hAnsi="宋体" w:hint="eastAsia"/>
        </w:rPr>
        <w:t>给定n个旧寝室组合和n个新寝室组合，问从旧寝室组合调整到</w:t>
      </w:r>
    </w:p>
    <w:p w:rsidR="00BA5BF1" w:rsidRPr="00C81BAD" w:rsidRDefault="00BA5BF1" w:rsidP="00BA5BF1">
      <w:pPr>
        <w:rPr>
          <w:rFonts w:ascii="宋体" w:eastAsia="宋体" w:hAnsi="宋体"/>
        </w:rPr>
      </w:pPr>
      <w:r w:rsidRPr="00C81BAD">
        <w:rPr>
          <w:rFonts w:ascii="宋体" w:eastAsia="宋体" w:hAnsi="宋体" w:hint="eastAsia"/>
        </w:rPr>
        <w:t>【TAG】最小费用最大流 网络流</w:t>
      </w:r>
      <w:r w:rsidR="00803F52" w:rsidRPr="00C81BAD">
        <w:rPr>
          <w:rFonts w:ascii="宋体" w:eastAsia="宋体" w:hAnsi="宋体" w:hint="eastAsia"/>
        </w:rPr>
        <w:t xml:space="preserve"> 建图 铜牌题</w:t>
      </w:r>
    </w:p>
    <w:p w:rsidR="00803F52" w:rsidRPr="00C81BAD" w:rsidRDefault="00BA5BF1" w:rsidP="00BA5BF1">
      <w:pPr>
        <w:rPr>
          <w:rFonts w:ascii="宋体" w:eastAsia="宋体" w:hAnsi="宋体"/>
        </w:rPr>
      </w:pPr>
      <w:r w:rsidRPr="00C81BAD">
        <w:rPr>
          <w:rFonts w:ascii="宋体" w:eastAsia="宋体" w:hAnsi="宋体" w:hint="eastAsia"/>
        </w:rPr>
        <w:t>【题解】</w:t>
      </w:r>
      <w:r w:rsidR="00803F52" w:rsidRPr="00C81BAD">
        <w:rPr>
          <w:rFonts w:ascii="宋体" w:eastAsia="宋体" w:hAnsi="宋体" w:hint="eastAsia"/>
        </w:rPr>
        <w:t>每个旧寝室组合和新寝室组合都看成1个点，每个旧寝室组合和新寝室组合之间都有一条边，容量为1，最后最大流就是满流的情况，如果有流量流过这条边，就代表这个新寝室组合将会住进这个旧寝室组合所住的那个寝室，费用就是（4-新旧寝室相同人数），即这个新寝室组合住到这个旧寝室组合所在寝室会导致这个新寝室组合中有多少人换寝室。加上源点和汇点即可。</w:t>
      </w:r>
    </w:p>
    <w:p w:rsidR="00803F52" w:rsidRPr="00C81BAD" w:rsidRDefault="00803F52" w:rsidP="00BA5BF1">
      <w:pPr>
        <w:rPr>
          <w:rFonts w:ascii="宋体" w:eastAsia="宋体" w:hAnsi="宋体"/>
        </w:rPr>
      </w:pPr>
      <w:r w:rsidRPr="00C81BAD">
        <w:rPr>
          <w:rFonts w:ascii="宋体" w:eastAsia="宋体" w:hAnsi="宋体" w:hint="eastAsia"/>
        </w:rPr>
        <w:t>注意模板中的M</w:t>
      </w:r>
      <w:r w:rsidRPr="00C81BAD">
        <w:rPr>
          <w:rFonts w:ascii="宋体" w:eastAsia="宋体" w:hAnsi="宋体"/>
        </w:rPr>
        <w:t>AXN</w:t>
      </w:r>
      <w:r w:rsidRPr="00C81BAD">
        <w:rPr>
          <w:rFonts w:ascii="宋体" w:eastAsia="宋体" w:hAnsi="宋体" w:hint="eastAsia"/>
        </w:rPr>
        <w:t>的值要做调整，否则可能段溢出。</w:t>
      </w:r>
    </w:p>
    <w:p w:rsidR="00BA5BF1" w:rsidRPr="00C81BAD" w:rsidRDefault="00BA5BF1" w:rsidP="00BA5BF1">
      <w:pPr>
        <w:rPr>
          <w:rFonts w:ascii="宋体" w:eastAsia="宋体" w:hAnsi="宋体"/>
        </w:rPr>
      </w:pPr>
      <w:r w:rsidRPr="00C81BAD">
        <w:rPr>
          <w:rFonts w:ascii="宋体" w:eastAsia="宋体" w:hAnsi="宋体" w:hint="eastAsia"/>
        </w:rPr>
        <w:t>【代码</w:t>
      </w:r>
      <w:r w:rsidR="00803F52" w:rsidRPr="00C81BAD">
        <w:rPr>
          <w:rFonts w:ascii="宋体" w:eastAsia="宋体" w:hAnsi="宋体" w:hint="eastAsia"/>
        </w:rPr>
        <w:t>-使用最小费用最大流模板</w:t>
      </w:r>
      <w:r w:rsidRPr="00C81BAD">
        <w:rPr>
          <w:rFonts w:ascii="宋体" w:eastAsia="宋体" w:hAnsi="宋体" w:hint="eastAsia"/>
        </w:rPr>
        <w:t>】</w:t>
      </w:r>
    </w:p>
    <w:p w:rsidR="00803F52" w:rsidRPr="00C81BAD" w:rsidRDefault="00803F52" w:rsidP="00803F52">
      <w:pPr>
        <w:rPr>
          <w:rFonts w:ascii="宋体" w:eastAsia="宋体" w:hAnsi="宋体"/>
        </w:rPr>
      </w:pPr>
      <w:r w:rsidRPr="00C81BAD">
        <w:rPr>
          <w:rFonts w:ascii="宋体" w:eastAsia="宋体" w:hAnsi="宋体"/>
        </w:rPr>
        <w:t>//求网络最小费用最大流,邻接阵形式</w:t>
      </w:r>
    </w:p>
    <w:p w:rsidR="00803F52" w:rsidRPr="00C81BAD" w:rsidRDefault="00803F52" w:rsidP="00803F52">
      <w:pPr>
        <w:rPr>
          <w:rFonts w:ascii="宋体" w:eastAsia="宋体" w:hAnsi="宋体"/>
        </w:rPr>
      </w:pPr>
      <w:r w:rsidRPr="00C81BAD">
        <w:rPr>
          <w:rFonts w:ascii="宋体" w:eastAsia="宋体" w:hAnsi="宋体"/>
        </w:rPr>
        <w:t>//返回最大流量,flow返回每条边的流量,netcost返回总费用</w:t>
      </w:r>
    </w:p>
    <w:p w:rsidR="00803F52" w:rsidRPr="00C81BAD" w:rsidRDefault="00803F52" w:rsidP="00803F52">
      <w:pPr>
        <w:rPr>
          <w:rFonts w:ascii="宋体" w:eastAsia="宋体" w:hAnsi="宋体"/>
        </w:rPr>
      </w:pPr>
      <w:r w:rsidRPr="00C81BAD">
        <w:rPr>
          <w:rFonts w:ascii="宋体" w:eastAsia="宋体" w:hAnsi="宋体"/>
        </w:rPr>
        <w:t>//传入网络节点数n,容量mat,单位费用cost,源点source,汇点sink</w:t>
      </w:r>
    </w:p>
    <w:p w:rsidR="00803F52" w:rsidRPr="00C81BAD" w:rsidRDefault="00803F52" w:rsidP="00803F52">
      <w:pPr>
        <w:rPr>
          <w:rFonts w:ascii="宋体" w:eastAsia="宋体" w:hAnsi="宋体"/>
        </w:rPr>
      </w:pPr>
      <w:r w:rsidRPr="00C81BAD">
        <w:rPr>
          <w:rFonts w:ascii="宋体" w:eastAsia="宋体" w:hAnsi="宋体"/>
        </w:rPr>
        <w:t>#include&lt;bits/stdc++.h&gt;</w:t>
      </w:r>
    </w:p>
    <w:p w:rsidR="00803F52" w:rsidRPr="00C81BAD" w:rsidRDefault="00803F52" w:rsidP="00803F52">
      <w:pPr>
        <w:rPr>
          <w:rFonts w:ascii="宋体" w:eastAsia="宋体" w:hAnsi="宋体"/>
        </w:rPr>
      </w:pPr>
      <w:r w:rsidRPr="00C81BAD">
        <w:rPr>
          <w:rFonts w:ascii="宋体" w:eastAsia="宋体" w:hAnsi="宋体"/>
        </w:rPr>
        <w:t>#define MAXN 210</w:t>
      </w:r>
    </w:p>
    <w:p w:rsidR="00803F52" w:rsidRPr="00C81BAD" w:rsidRDefault="00803F52" w:rsidP="00803F52">
      <w:pPr>
        <w:rPr>
          <w:rFonts w:ascii="宋体" w:eastAsia="宋体" w:hAnsi="宋体"/>
        </w:rPr>
      </w:pPr>
      <w:r w:rsidRPr="00C81BAD">
        <w:rPr>
          <w:rFonts w:ascii="宋体" w:eastAsia="宋体" w:hAnsi="宋体"/>
        </w:rPr>
        <w:t>#define inf 1000000000</w:t>
      </w:r>
    </w:p>
    <w:p w:rsidR="00803F52" w:rsidRPr="00C81BAD" w:rsidRDefault="00803F52" w:rsidP="00803F52">
      <w:pPr>
        <w:rPr>
          <w:rFonts w:ascii="宋体" w:eastAsia="宋体" w:hAnsi="宋体"/>
        </w:rPr>
      </w:pPr>
      <w:r w:rsidRPr="00C81BAD">
        <w:rPr>
          <w:rFonts w:ascii="宋体" w:eastAsia="宋体" w:hAnsi="宋体"/>
        </w:rPr>
        <w:t>using namespace std;</w:t>
      </w:r>
    </w:p>
    <w:p w:rsidR="00803F52" w:rsidRPr="00C81BAD" w:rsidRDefault="00803F52" w:rsidP="00803F52">
      <w:pPr>
        <w:rPr>
          <w:rFonts w:ascii="宋体" w:eastAsia="宋体" w:hAnsi="宋体"/>
        </w:rPr>
      </w:pPr>
      <w:r w:rsidRPr="00C81BAD">
        <w:rPr>
          <w:rFonts w:ascii="宋体" w:eastAsia="宋体" w:hAnsi="宋体"/>
        </w:rPr>
        <w:t>int min_cost_max_flow(int n,int mat[][MAXN],int cost[][MAXN],int source,int sink,int flow[][MAXN],int&amp; netcost){</w:t>
      </w:r>
    </w:p>
    <w:p w:rsidR="00803F52" w:rsidRPr="00C81BAD" w:rsidRDefault="00803F52" w:rsidP="00803F52">
      <w:pPr>
        <w:rPr>
          <w:rFonts w:ascii="宋体" w:eastAsia="宋体" w:hAnsi="宋体"/>
        </w:rPr>
      </w:pPr>
      <w:r w:rsidRPr="00C81BAD">
        <w:rPr>
          <w:rFonts w:ascii="宋体" w:eastAsia="宋体" w:hAnsi="宋体"/>
        </w:rPr>
        <w:t xml:space="preserve">       int pre[MAXN],min[MAXN],d[MAXN],i,j,t,tag;</w:t>
      </w:r>
    </w:p>
    <w:p w:rsidR="00803F52" w:rsidRPr="00C81BAD" w:rsidRDefault="00803F52" w:rsidP="00803F52">
      <w:pPr>
        <w:rPr>
          <w:rFonts w:ascii="宋体" w:eastAsia="宋体" w:hAnsi="宋体"/>
        </w:rPr>
      </w:pPr>
      <w:r w:rsidRPr="00C81BAD">
        <w:rPr>
          <w:rFonts w:ascii="宋体" w:eastAsia="宋体" w:hAnsi="宋体"/>
        </w:rPr>
        <w:t xml:space="preserve">       if (source==sink) return inf;</w:t>
      </w:r>
    </w:p>
    <w:p w:rsidR="00803F52" w:rsidRPr="00C81BAD" w:rsidRDefault="00803F52" w:rsidP="00803F52">
      <w:pPr>
        <w:rPr>
          <w:rFonts w:ascii="宋体" w:eastAsia="宋体" w:hAnsi="宋体"/>
        </w:rPr>
      </w:pPr>
      <w:r w:rsidRPr="00C81BAD">
        <w:rPr>
          <w:rFonts w:ascii="宋体" w:eastAsia="宋体" w:hAnsi="宋体"/>
        </w:rPr>
        <w:t xml:space="preserve">       for (i=0;i&lt;n;i++) for (j=0;j&lt;n;flow[i][j++]=0);</w:t>
      </w:r>
    </w:p>
    <w:p w:rsidR="00803F52" w:rsidRPr="00C81BAD" w:rsidRDefault="00803F52" w:rsidP="00803F52">
      <w:pPr>
        <w:rPr>
          <w:rFonts w:ascii="宋体" w:eastAsia="宋体" w:hAnsi="宋体"/>
        </w:rPr>
      </w:pPr>
      <w:r w:rsidRPr="00C81BAD">
        <w:rPr>
          <w:rFonts w:ascii="宋体" w:eastAsia="宋体" w:hAnsi="宋体"/>
        </w:rPr>
        <w:t xml:space="preserve">       for (netcost=0;;){</w:t>
      </w:r>
    </w:p>
    <w:p w:rsidR="00803F52" w:rsidRPr="00C81BAD" w:rsidRDefault="00803F52" w:rsidP="00803F52">
      <w:pPr>
        <w:rPr>
          <w:rFonts w:ascii="宋体" w:eastAsia="宋体" w:hAnsi="宋体"/>
        </w:rPr>
      </w:pPr>
      <w:r w:rsidRPr="00C81BAD">
        <w:rPr>
          <w:rFonts w:ascii="宋体" w:eastAsia="宋体" w:hAnsi="宋体"/>
        </w:rPr>
        <w:t xml:space="preserve">              for (i=0;i&lt;n;i++) pre[i]=0,min[i]=inf;</w:t>
      </w:r>
    </w:p>
    <w:p w:rsidR="00803F52" w:rsidRPr="00C81BAD" w:rsidRDefault="00803F52" w:rsidP="00803F52">
      <w:pPr>
        <w:rPr>
          <w:rFonts w:ascii="宋体" w:eastAsia="宋体" w:hAnsi="宋体"/>
        </w:rPr>
      </w:pPr>
      <w:r w:rsidRPr="00C81BAD">
        <w:rPr>
          <w:rFonts w:ascii="宋体" w:eastAsia="宋体" w:hAnsi="宋体"/>
        </w:rPr>
        <w:t xml:space="preserve">              for (pre[source]=source+1,min[source]=0,d[source]=inf,tag=1;tag;)</w:t>
      </w:r>
    </w:p>
    <w:p w:rsidR="00803F52" w:rsidRPr="00C81BAD" w:rsidRDefault="00803F52" w:rsidP="00803F52">
      <w:pPr>
        <w:rPr>
          <w:rFonts w:ascii="宋体" w:eastAsia="宋体" w:hAnsi="宋体"/>
        </w:rPr>
      </w:pPr>
      <w:r w:rsidRPr="00C81BAD">
        <w:rPr>
          <w:rFonts w:ascii="宋体" w:eastAsia="宋体" w:hAnsi="宋体"/>
        </w:rPr>
        <w:t xml:space="preserve">                     for (tag=t=0;t&lt;n;t++)</w:t>
      </w:r>
    </w:p>
    <w:p w:rsidR="00803F52" w:rsidRPr="00C81BAD" w:rsidRDefault="00803F52" w:rsidP="00803F52">
      <w:pPr>
        <w:rPr>
          <w:rFonts w:ascii="宋体" w:eastAsia="宋体" w:hAnsi="宋体"/>
        </w:rPr>
      </w:pPr>
      <w:r w:rsidRPr="00C81BAD">
        <w:rPr>
          <w:rFonts w:ascii="宋体" w:eastAsia="宋体" w:hAnsi="宋体"/>
        </w:rPr>
        <w:t xml:space="preserve">                            if (d[t])</w:t>
      </w:r>
    </w:p>
    <w:p w:rsidR="00803F52" w:rsidRPr="00C81BAD" w:rsidRDefault="00803F52" w:rsidP="00803F52">
      <w:pPr>
        <w:rPr>
          <w:rFonts w:ascii="宋体" w:eastAsia="宋体" w:hAnsi="宋体"/>
        </w:rPr>
      </w:pPr>
      <w:r w:rsidRPr="00C81BAD">
        <w:rPr>
          <w:rFonts w:ascii="宋体" w:eastAsia="宋体" w:hAnsi="宋体"/>
        </w:rPr>
        <w:t xml:space="preserve">                                   for (i=0;i&lt;n;i++)</w:t>
      </w:r>
    </w:p>
    <w:p w:rsidR="00803F52" w:rsidRPr="00C81BAD" w:rsidRDefault="00803F52" w:rsidP="00803F52">
      <w:pPr>
        <w:rPr>
          <w:rFonts w:ascii="宋体" w:eastAsia="宋体" w:hAnsi="宋体"/>
        </w:rPr>
      </w:pPr>
      <w:r w:rsidRPr="00C81BAD">
        <w:rPr>
          <w:rFonts w:ascii="宋体" w:eastAsia="宋体" w:hAnsi="宋体"/>
        </w:rPr>
        <w:t xml:space="preserve">                                          if (j=mat[t][i]-flow[t][i]&amp;&amp;min[t]+cost[t][i]&lt;min[i])</w:t>
      </w:r>
    </w:p>
    <w:p w:rsidR="00803F52" w:rsidRPr="00C81BAD" w:rsidRDefault="00803F52" w:rsidP="00803F52">
      <w:pPr>
        <w:rPr>
          <w:rFonts w:ascii="宋体" w:eastAsia="宋体" w:hAnsi="宋体"/>
        </w:rPr>
      </w:pPr>
      <w:r w:rsidRPr="00C81BAD">
        <w:rPr>
          <w:rFonts w:ascii="宋体" w:eastAsia="宋体" w:hAnsi="宋体"/>
        </w:rPr>
        <w:t xml:space="preserve">                                 </w:t>
      </w:r>
      <w:r w:rsidRPr="00C81BAD">
        <w:rPr>
          <w:rFonts w:ascii="宋体" w:eastAsia="宋体" w:hAnsi="宋体"/>
        </w:rPr>
        <w:lastRenderedPageBreak/>
        <w:t>tag=1,min[i]=min[t]+cost[t][i],pre[i]=t+1,d[i]=d[t]&lt;j?d[t]:j;</w:t>
      </w:r>
    </w:p>
    <w:p w:rsidR="00803F52" w:rsidRPr="00C81BAD" w:rsidRDefault="00803F52" w:rsidP="00803F52">
      <w:pPr>
        <w:rPr>
          <w:rFonts w:ascii="宋体" w:eastAsia="宋体" w:hAnsi="宋体"/>
        </w:rPr>
      </w:pPr>
      <w:r w:rsidRPr="00C81BAD">
        <w:rPr>
          <w:rFonts w:ascii="宋体" w:eastAsia="宋体" w:hAnsi="宋体"/>
        </w:rPr>
        <w:t xml:space="preserve">                                          else if (j=flow[i][t]&amp;&amp;min[t]&lt;inf&amp;&amp;min[t]-cost[i][t]&lt;min[i])</w:t>
      </w:r>
    </w:p>
    <w:p w:rsidR="00803F52" w:rsidRPr="00C81BAD" w:rsidRDefault="00803F52" w:rsidP="00803F52">
      <w:pPr>
        <w:rPr>
          <w:rFonts w:ascii="宋体" w:eastAsia="宋体" w:hAnsi="宋体"/>
        </w:rPr>
      </w:pPr>
      <w:r w:rsidRPr="00C81BAD">
        <w:rPr>
          <w:rFonts w:ascii="宋体" w:eastAsia="宋体" w:hAnsi="宋体"/>
        </w:rPr>
        <w:t xml:space="preserve">                                                 tag=1,min[i]=min[t]-cost[i][t],pre[i]=-t-1,d[i]=d[t]&lt;j?d[t]:j;</w:t>
      </w:r>
    </w:p>
    <w:p w:rsidR="00803F52" w:rsidRPr="00C81BAD" w:rsidRDefault="00803F52" w:rsidP="00803F52">
      <w:pPr>
        <w:rPr>
          <w:rFonts w:ascii="宋体" w:eastAsia="宋体" w:hAnsi="宋体"/>
        </w:rPr>
      </w:pPr>
      <w:r w:rsidRPr="00C81BAD">
        <w:rPr>
          <w:rFonts w:ascii="宋体" w:eastAsia="宋体" w:hAnsi="宋体"/>
        </w:rPr>
        <w:t xml:space="preserve">              if (!pre[sink])  break;</w:t>
      </w:r>
    </w:p>
    <w:p w:rsidR="00803F52" w:rsidRPr="00C81BAD" w:rsidRDefault="00803F52" w:rsidP="00803F52">
      <w:pPr>
        <w:rPr>
          <w:rFonts w:ascii="宋体" w:eastAsia="宋体" w:hAnsi="宋体"/>
        </w:rPr>
      </w:pPr>
      <w:r w:rsidRPr="00C81BAD">
        <w:rPr>
          <w:rFonts w:ascii="宋体" w:eastAsia="宋体" w:hAnsi="宋体"/>
        </w:rPr>
        <w:t xml:space="preserve">              for (netcost+=min[sink]*d[i=sink];i!=source;)</w:t>
      </w:r>
    </w:p>
    <w:p w:rsidR="00803F52" w:rsidRPr="00C81BAD" w:rsidRDefault="00803F52" w:rsidP="00803F52">
      <w:pPr>
        <w:rPr>
          <w:rFonts w:ascii="宋体" w:eastAsia="宋体" w:hAnsi="宋体"/>
        </w:rPr>
      </w:pPr>
      <w:r w:rsidRPr="00C81BAD">
        <w:rPr>
          <w:rFonts w:ascii="宋体" w:eastAsia="宋体" w:hAnsi="宋体"/>
        </w:rPr>
        <w:t xml:space="preserve">                     if (pre[i]&gt;0)</w:t>
      </w:r>
    </w:p>
    <w:p w:rsidR="00803F52" w:rsidRPr="00C81BAD" w:rsidRDefault="00803F52" w:rsidP="00803F52">
      <w:pPr>
        <w:rPr>
          <w:rFonts w:ascii="宋体" w:eastAsia="宋体" w:hAnsi="宋体"/>
        </w:rPr>
      </w:pPr>
      <w:r w:rsidRPr="00C81BAD">
        <w:rPr>
          <w:rFonts w:ascii="宋体" w:eastAsia="宋体" w:hAnsi="宋体"/>
        </w:rPr>
        <w:t xml:space="preserve">                            flow[pre[i]-1][i]+=d[sink],i=pre[i]-1;</w:t>
      </w:r>
    </w:p>
    <w:p w:rsidR="00803F52" w:rsidRPr="00C81BAD" w:rsidRDefault="00803F52" w:rsidP="00803F52">
      <w:pPr>
        <w:rPr>
          <w:rFonts w:ascii="宋体" w:eastAsia="宋体" w:hAnsi="宋体"/>
        </w:rPr>
      </w:pPr>
      <w:r w:rsidRPr="00C81BAD">
        <w:rPr>
          <w:rFonts w:ascii="宋体" w:eastAsia="宋体" w:hAnsi="宋体"/>
        </w:rPr>
        <w:t xml:space="preserve">                     else</w:t>
      </w:r>
    </w:p>
    <w:p w:rsidR="00803F52" w:rsidRPr="00C81BAD" w:rsidRDefault="00803F52" w:rsidP="00803F52">
      <w:pPr>
        <w:rPr>
          <w:rFonts w:ascii="宋体" w:eastAsia="宋体" w:hAnsi="宋体"/>
        </w:rPr>
      </w:pPr>
      <w:r w:rsidRPr="00C81BAD">
        <w:rPr>
          <w:rFonts w:ascii="宋体" w:eastAsia="宋体" w:hAnsi="宋体"/>
        </w:rPr>
        <w:t xml:space="preserve">                            flow[i][-pre[i]-1]-=d[sink],i=-pre[i]-1;</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for (j=i=0;i&lt;n;j+=flow[source][i++]);</w:t>
      </w:r>
    </w:p>
    <w:p w:rsidR="00803F52" w:rsidRPr="00C81BAD" w:rsidRDefault="00803F52" w:rsidP="00803F52">
      <w:pPr>
        <w:rPr>
          <w:rFonts w:ascii="宋体" w:eastAsia="宋体" w:hAnsi="宋体"/>
        </w:rPr>
      </w:pPr>
      <w:r w:rsidRPr="00C81BAD">
        <w:rPr>
          <w:rFonts w:ascii="宋体" w:eastAsia="宋体" w:hAnsi="宋体"/>
        </w:rPr>
        <w:t xml:space="preserve">       return j;</w:t>
      </w:r>
    </w:p>
    <w:p w:rsidR="00803F52" w:rsidRPr="00C81BAD" w:rsidRDefault="00803F52" w:rsidP="00803F52">
      <w:pPr>
        <w:rPr>
          <w:rFonts w:ascii="宋体" w:eastAsia="宋体" w:hAnsi="宋体"/>
        </w:rPr>
      </w:pPr>
      <w:r w:rsidRPr="00C81BAD">
        <w:rPr>
          <w:rFonts w:ascii="宋体" w:eastAsia="宋体" w:hAnsi="宋体"/>
        </w:rPr>
        <w:t>}</w:t>
      </w:r>
    </w:p>
    <w:p w:rsidR="00803F52" w:rsidRPr="00C81BAD" w:rsidRDefault="00803F52" w:rsidP="00803F52">
      <w:pPr>
        <w:rPr>
          <w:rFonts w:ascii="宋体" w:eastAsia="宋体" w:hAnsi="宋体"/>
        </w:rPr>
      </w:pPr>
    </w:p>
    <w:p w:rsidR="00803F52" w:rsidRPr="00C81BAD" w:rsidRDefault="00803F52" w:rsidP="00803F52">
      <w:pPr>
        <w:rPr>
          <w:rFonts w:ascii="宋体" w:eastAsia="宋体" w:hAnsi="宋体"/>
        </w:rPr>
      </w:pPr>
      <w:r w:rsidRPr="00C81BAD">
        <w:rPr>
          <w:rFonts w:ascii="宋体" w:eastAsia="宋体" w:hAnsi="宋体"/>
        </w:rPr>
        <w:t>struct node{</w:t>
      </w:r>
    </w:p>
    <w:p w:rsidR="00803F52" w:rsidRPr="00C81BAD" w:rsidRDefault="00803F52" w:rsidP="00803F52">
      <w:pPr>
        <w:rPr>
          <w:rFonts w:ascii="宋体" w:eastAsia="宋体" w:hAnsi="宋体"/>
        </w:rPr>
      </w:pPr>
      <w:r w:rsidRPr="00C81BAD">
        <w:rPr>
          <w:rFonts w:ascii="宋体" w:eastAsia="宋体" w:hAnsi="宋体"/>
        </w:rPr>
        <w:t xml:space="preserve">    int id[4];</w:t>
      </w:r>
    </w:p>
    <w:p w:rsidR="00803F52" w:rsidRPr="00C81BAD" w:rsidRDefault="00803F52" w:rsidP="00803F52">
      <w:pPr>
        <w:rPr>
          <w:rFonts w:ascii="宋体" w:eastAsia="宋体" w:hAnsi="宋体"/>
        </w:rPr>
      </w:pPr>
      <w:r w:rsidRPr="00C81BAD">
        <w:rPr>
          <w:rFonts w:ascii="宋体" w:eastAsia="宋体" w:hAnsi="宋体"/>
        </w:rPr>
        <w:t>}old[MAXN],now[MAXN];</w:t>
      </w:r>
    </w:p>
    <w:p w:rsidR="00803F52" w:rsidRPr="00C81BAD" w:rsidRDefault="00803F52" w:rsidP="00803F52">
      <w:pPr>
        <w:rPr>
          <w:rFonts w:ascii="宋体" w:eastAsia="宋体" w:hAnsi="宋体"/>
        </w:rPr>
      </w:pPr>
    </w:p>
    <w:p w:rsidR="00803F52" w:rsidRPr="00C81BAD" w:rsidRDefault="00803F52" w:rsidP="00803F52">
      <w:pPr>
        <w:rPr>
          <w:rFonts w:ascii="宋体" w:eastAsia="宋体" w:hAnsi="宋体"/>
        </w:rPr>
      </w:pPr>
      <w:r w:rsidRPr="00C81BAD">
        <w:rPr>
          <w:rFonts w:ascii="宋体" w:eastAsia="宋体" w:hAnsi="宋体"/>
        </w:rPr>
        <w:t>int get_cost(node x,node y){</w:t>
      </w:r>
    </w:p>
    <w:p w:rsidR="00803F52" w:rsidRPr="00C81BAD" w:rsidRDefault="00803F52" w:rsidP="00803F52">
      <w:pPr>
        <w:rPr>
          <w:rFonts w:ascii="宋体" w:eastAsia="宋体" w:hAnsi="宋体"/>
        </w:rPr>
      </w:pPr>
      <w:r w:rsidRPr="00C81BAD">
        <w:rPr>
          <w:rFonts w:ascii="宋体" w:eastAsia="宋体" w:hAnsi="宋体"/>
        </w:rPr>
        <w:t xml:space="preserve">    int cnt=0,i=0,j=0;</w:t>
      </w:r>
    </w:p>
    <w:p w:rsidR="00803F52" w:rsidRPr="00C81BAD" w:rsidRDefault="00803F52" w:rsidP="00803F52">
      <w:pPr>
        <w:rPr>
          <w:rFonts w:ascii="宋体" w:eastAsia="宋体" w:hAnsi="宋体"/>
        </w:rPr>
      </w:pPr>
      <w:r w:rsidRPr="00C81BAD">
        <w:rPr>
          <w:rFonts w:ascii="宋体" w:eastAsia="宋体" w:hAnsi="宋体"/>
        </w:rPr>
        <w:t xml:space="preserve">    while(i&lt;4&amp;&amp;j&lt;4){</w:t>
      </w:r>
    </w:p>
    <w:p w:rsidR="00803F52" w:rsidRPr="00C81BAD" w:rsidRDefault="00803F52" w:rsidP="00803F52">
      <w:pPr>
        <w:rPr>
          <w:rFonts w:ascii="宋体" w:eastAsia="宋体" w:hAnsi="宋体"/>
        </w:rPr>
      </w:pPr>
      <w:r w:rsidRPr="00C81BAD">
        <w:rPr>
          <w:rFonts w:ascii="宋体" w:eastAsia="宋体" w:hAnsi="宋体"/>
        </w:rPr>
        <w:t xml:space="preserve">        if(x.id[i]==y.id[j]){</w:t>
      </w:r>
    </w:p>
    <w:p w:rsidR="00803F52" w:rsidRPr="00C81BAD" w:rsidRDefault="00803F52" w:rsidP="00803F52">
      <w:pPr>
        <w:rPr>
          <w:rFonts w:ascii="宋体" w:eastAsia="宋体" w:hAnsi="宋体"/>
        </w:rPr>
      </w:pPr>
      <w:r w:rsidRPr="00C81BAD">
        <w:rPr>
          <w:rFonts w:ascii="宋体" w:eastAsia="宋体" w:hAnsi="宋体"/>
        </w:rPr>
        <w:t xml:space="preserve">            cnt++,i++,j++;</w:t>
      </w:r>
    </w:p>
    <w:p w:rsidR="00803F52" w:rsidRPr="00C81BAD" w:rsidRDefault="00803F52" w:rsidP="00803F52">
      <w:pPr>
        <w:rPr>
          <w:rFonts w:ascii="宋体" w:eastAsia="宋体" w:hAnsi="宋体"/>
        </w:rPr>
      </w:pPr>
      <w:r w:rsidRPr="00C81BAD">
        <w:rPr>
          <w:rFonts w:ascii="宋体" w:eastAsia="宋体" w:hAnsi="宋体"/>
        </w:rPr>
        <w:t xml:space="preserve">            continue;</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if(x.id[i]&gt;y.id[j]){</w:t>
      </w:r>
    </w:p>
    <w:p w:rsidR="00803F52" w:rsidRPr="00C81BAD" w:rsidRDefault="00803F52" w:rsidP="00803F52">
      <w:pPr>
        <w:rPr>
          <w:rFonts w:ascii="宋体" w:eastAsia="宋体" w:hAnsi="宋体"/>
        </w:rPr>
      </w:pPr>
      <w:r w:rsidRPr="00C81BAD">
        <w:rPr>
          <w:rFonts w:ascii="宋体" w:eastAsia="宋体" w:hAnsi="宋体"/>
        </w:rPr>
        <w:t xml:space="preserve">            j++;</w:t>
      </w:r>
    </w:p>
    <w:p w:rsidR="00803F52" w:rsidRPr="00C81BAD" w:rsidRDefault="00803F52" w:rsidP="00803F52">
      <w:pPr>
        <w:rPr>
          <w:rFonts w:ascii="宋体" w:eastAsia="宋体" w:hAnsi="宋体"/>
        </w:rPr>
      </w:pPr>
      <w:r w:rsidRPr="00C81BAD">
        <w:rPr>
          <w:rFonts w:ascii="宋体" w:eastAsia="宋体" w:hAnsi="宋体"/>
        </w:rPr>
        <w:t xml:space="preserve">            continue;</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if(x.id[i]&lt;y.id[j]){</w:t>
      </w:r>
    </w:p>
    <w:p w:rsidR="00803F52" w:rsidRPr="00C81BAD" w:rsidRDefault="00803F52" w:rsidP="00803F52">
      <w:pPr>
        <w:rPr>
          <w:rFonts w:ascii="宋体" w:eastAsia="宋体" w:hAnsi="宋体"/>
        </w:rPr>
      </w:pPr>
      <w:r w:rsidRPr="00C81BAD">
        <w:rPr>
          <w:rFonts w:ascii="宋体" w:eastAsia="宋体" w:hAnsi="宋体"/>
        </w:rPr>
        <w:t xml:space="preserve">            i++;</w:t>
      </w:r>
    </w:p>
    <w:p w:rsidR="00803F52" w:rsidRPr="00C81BAD" w:rsidRDefault="00803F52" w:rsidP="00803F52">
      <w:pPr>
        <w:rPr>
          <w:rFonts w:ascii="宋体" w:eastAsia="宋体" w:hAnsi="宋体"/>
        </w:rPr>
      </w:pPr>
      <w:r w:rsidRPr="00C81BAD">
        <w:rPr>
          <w:rFonts w:ascii="宋体" w:eastAsia="宋体" w:hAnsi="宋体"/>
        </w:rPr>
        <w:t xml:space="preserve">            continue;</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return 4-cnt;</w:t>
      </w:r>
    </w:p>
    <w:p w:rsidR="00803F52" w:rsidRPr="00C81BAD" w:rsidRDefault="00803F52" w:rsidP="00803F52">
      <w:pPr>
        <w:rPr>
          <w:rFonts w:ascii="宋体" w:eastAsia="宋体" w:hAnsi="宋体"/>
        </w:rPr>
      </w:pPr>
      <w:r w:rsidRPr="00C81BAD">
        <w:rPr>
          <w:rFonts w:ascii="宋体" w:eastAsia="宋体" w:hAnsi="宋体"/>
        </w:rPr>
        <w:t>}</w:t>
      </w:r>
    </w:p>
    <w:p w:rsidR="00803F52" w:rsidRPr="00C81BAD" w:rsidRDefault="00803F52" w:rsidP="00803F52">
      <w:pPr>
        <w:rPr>
          <w:rFonts w:ascii="宋体" w:eastAsia="宋体" w:hAnsi="宋体"/>
        </w:rPr>
      </w:pPr>
    </w:p>
    <w:p w:rsidR="00803F52" w:rsidRPr="00C81BAD" w:rsidRDefault="00803F52" w:rsidP="00803F52">
      <w:pPr>
        <w:rPr>
          <w:rFonts w:ascii="宋体" w:eastAsia="宋体" w:hAnsi="宋体"/>
        </w:rPr>
      </w:pPr>
      <w:r w:rsidRPr="00C81BAD">
        <w:rPr>
          <w:rFonts w:ascii="宋体" w:eastAsia="宋体" w:hAnsi="宋体"/>
        </w:rPr>
        <w:t>int main(){</w:t>
      </w:r>
    </w:p>
    <w:p w:rsidR="00803F52" w:rsidRPr="00C81BAD" w:rsidRDefault="00803F52" w:rsidP="00803F52">
      <w:pPr>
        <w:rPr>
          <w:rFonts w:ascii="宋体" w:eastAsia="宋体" w:hAnsi="宋体"/>
        </w:rPr>
      </w:pPr>
      <w:r w:rsidRPr="00C81BAD">
        <w:rPr>
          <w:rFonts w:ascii="宋体" w:eastAsia="宋体" w:hAnsi="宋体"/>
        </w:rPr>
        <w:t xml:space="preserve">    //初始化读入部分</w:t>
      </w:r>
    </w:p>
    <w:p w:rsidR="00803F52" w:rsidRPr="00C81BAD" w:rsidRDefault="00803F52" w:rsidP="00803F52">
      <w:pPr>
        <w:rPr>
          <w:rFonts w:ascii="宋体" w:eastAsia="宋体" w:hAnsi="宋体"/>
        </w:rPr>
      </w:pPr>
      <w:r w:rsidRPr="00C81BAD">
        <w:rPr>
          <w:rFonts w:ascii="宋体" w:eastAsia="宋体" w:hAnsi="宋体"/>
        </w:rPr>
        <w:t xml:space="preserve">    int roomnum;</w:t>
      </w:r>
    </w:p>
    <w:p w:rsidR="00803F52" w:rsidRPr="00C81BAD" w:rsidRDefault="00803F52" w:rsidP="00803F52">
      <w:pPr>
        <w:rPr>
          <w:rFonts w:ascii="宋体" w:eastAsia="宋体" w:hAnsi="宋体"/>
        </w:rPr>
      </w:pPr>
      <w:r w:rsidRPr="00C81BAD">
        <w:rPr>
          <w:rFonts w:ascii="宋体" w:eastAsia="宋体" w:hAnsi="宋体"/>
        </w:rPr>
        <w:t xml:space="preserve">    scanf("%d",&amp;roomnum);</w:t>
      </w:r>
    </w:p>
    <w:p w:rsidR="00803F52" w:rsidRPr="00C81BAD" w:rsidRDefault="00803F52" w:rsidP="00803F52">
      <w:pPr>
        <w:rPr>
          <w:rFonts w:ascii="宋体" w:eastAsia="宋体" w:hAnsi="宋体"/>
        </w:rPr>
      </w:pPr>
      <w:r w:rsidRPr="00C81BAD">
        <w:rPr>
          <w:rFonts w:ascii="宋体" w:eastAsia="宋体" w:hAnsi="宋体"/>
        </w:rPr>
        <w:t xml:space="preserve">    for(int i=0;i&lt;roomnum;i++){</w:t>
      </w:r>
    </w:p>
    <w:p w:rsidR="00803F52" w:rsidRPr="00C81BAD" w:rsidRDefault="00803F52" w:rsidP="00803F52">
      <w:pPr>
        <w:rPr>
          <w:rFonts w:ascii="宋体" w:eastAsia="宋体" w:hAnsi="宋体"/>
        </w:rPr>
      </w:pPr>
      <w:r w:rsidRPr="00C81BAD">
        <w:rPr>
          <w:rFonts w:ascii="宋体" w:eastAsia="宋体" w:hAnsi="宋体"/>
        </w:rPr>
        <w:lastRenderedPageBreak/>
        <w:t xml:space="preserve">        for (int j=0;j&lt;4;j++) scanf("%d",&amp;old[i].id[j]);</w:t>
      </w:r>
    </w:p>
    <w:p w:rsidR="00803F52" w:rsidRPr="00C81BAD" w:rsidRDefault="00803F52" w:rsidP="00803F52">
      <w:pPr>
        <w:rPr>
          <w:rFonts w:ascii="宋体" w:eastAsia="宋体" w:hAnsi="宋体"/>
        </w:rPr>
      </w:pPr>
      <w:r w:rsidRPr="00C81BAD">
        <w:rPr>
          <w:rFonts w:ascii="宋体" w:eastAsia="宋体" w:hAnsi="宋体"/>
        </w:rPr>
        <w:t xml:space="preserve">        sort(old[i].id,old[i].id+4);</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for(int i=0;i&lt;roomnum;i++){</w:t>
      </w:r>
    </w:p>
    <w:p w:rsidR="00803F52" w:rsidRPr="00C81BAD" w:rsidRDefault="00803F52" w:rsidP="00803F52">
      <w:pPr>
        <w:rPr>
          <w:rFonts w:ascii="宋体" w:eastAsia="宋体" w:hAnsi="宋体"/>
        </w:rPr>
      </w:pPr>
      <w:r w:rsidRPr="00C81BAD">
        <w:rPr>
          <w:rFonts w:ascii="宋体" w:eastAsia="宋体" w:hAnsi="宋体"/>
        </w:rPr>
        <w:t xml:space="preserve">        for (int j=0;j&lt;4;j++) scanf("%d",&amp;now[i].id[j]);</w:t>
      </w:r>
    </w:p>
    <w:p w:rsidR="00803F52" w:rsidRPr="00C81BAD" w:rsidRDefault="00803F52" w:rsidP="00803F52">
      <w:pPr>
        <w:rPr>
          <w:rFonts w:ascii="宋体" w:eastAsia="宋体" w:hAnsi="宋体"/>
        </w:rPr>
      </w:pPr>
      <w:r w:rsidRPr="00C81BAD">
        <w:rPr>
          <w:rFonts w:ascii="宋体" w:eastAsia="宋体" w:hAnsi="宋体"/>
        </w:rPr>
        <w:t xml:space="preserve">        sort(now[i].id,now[i].id+4);</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//建图部分,源点0,old寝室1..roomnum,now寝室roomnum+1..2*roomnum,汇点2*roomnum+1,共2*roomnum+2个点</w:t>
      </w:r>
    </w:p>
    <w:p w:rsidR="00803F52" w:rsidRPr="00C81BAD" w:rsidRDefault="00803F52" w:rsidP="00803F52">
      <w:pPr>
        <w:rPr>
          <w:rFonts w:ascii="宋体" w:eastAsia="宋体" w:hAnsi="宋体"/>
        </w:rPr>
      </w:pPr>
      <w:r w:rsidRPr="00C81BAD">
        <w:rPr>
          <w:rFonts w:ascii="宋体" w:eastAsia="宋体" w:hAnsi="宋体"/>
        </w:rPr>
        <w:t xml:space="preserve">    int n=2*roomnum+2,mat[MAXN][MAXN],cost[MAXN][MAXN],source=0,sink=2*roomnum+1,flow[MAXN][MAXN],netcost;</w:t>
      </w:r>
    </w:p>
    <w:p w:rsidR="00803F52" w:rsidRPr="00C81BAD" w:rsidRDefault="00803F52" w:rsidP="00803F52">
      <w:pPr>
        <w:rPr>
          <w:rFonts w:ascii="宋体" w:eastAsia="宋体" w:hAnsi="宋体"/>
        </w:rPr>
      </w:pPr>
      <w:r w:rsidRPr="00C81BAD">
        <w:rPr>
          <w:rFonts w:ascii="宋体" w:eastAsia="宋体" w:hAnsi="宋体"/>
        </w:rPr>
        <w:t xml:space="preserve">    memset(cost,0,sizeof(cost)),memset(mat,0,sizeof(mat));</w:t>
      </w:r>
    </w:p>
    <w:p w:rsidR="00803F52" w:rsidRPr="00C81BAD" w:rsidRDefault="00803F52" w:rsidP="00803F52">
      <w:pPr>
        <w:rPr>
          <w:rFonts w:ascii="宋体" w:eastAsia="宋体" w:hAnsi="宋体"/>
        </w:rPr>
      </w:pPr>
      <w:r w:rsidRPr="00C81BAD">
        <w:rPr>
          <w:rFonts w:ascii="宋体" w:eastAsia="宋体" w:hAnsi="宋体"/>
        </w:rPr>
        <w:t xml:space="preserve">    for(int i=1;i&lt;=roomnum;i++) mat[0][i]=1;</w:t>
      </w:r>
    </w:p>
    <w:p w:rsidR="00803F52" w:rsidRPr="00C81BAD" w:rsidRDefault="00803F52" w:rsidP="00803F52">
      <w:pPr>
        <w:rPr>
          <w:rFonts w:ascii="宋体" w:eastAsia="宋体" w:hAnsi="宋体"/>
        </w:rPr>
      </w:pPr>
      <w:r w:rsidRPr="00C81BAD">
        <w:rPr>
          <w:rFonts w:ascii="宋体" w:eastAsia="宋体" w:hAnsi="宋体"/>
        </w:rPr>
        <w:t xml:space="preserve">    for(int i=roomnum+1;i&lt;=2*roomnum;i++) mat[i][n-1]=1;</w:t>
      </w:r>
    </w:p>
    <w:p w:rsidR="00803F52" w:rsidRPr="00C81BAD" w:rsidRDefault="00803F52" w:rsidP="00803F52">
      <w:pPr>
        <w:rPr>
          <w:rFonts w:ascii="宋体" w:eastAsia="宋体" w:hAnsi="宋体"/>
        </w:rPr>
      </w:pPr>
      <w:r w:rsidRPr="00C81BAD">
        <w:rPr>
          <w:rFonts w:ascii="宋体" w:eastAsia="宋体" w:hAnsi="宋体"/>
        </w:rPr>
        <w:t xml:space="preserve">    for(int i=1;i&lt;=roomnum;i++){</w:t>
      </w:r>
    </w:p>
    <w:p w:rsidR="00803F52" w:rsidRPr="00C81BAD" w:rsidRDefault="00803F52" w:rsidP="00803F52">
      <w:pPr>
        <w:rPr>
          <w:rFonts w:ascii="宋体" w:eastAsia="宋体" w:hAnsi="宋体"/>
        </w:rPr>
      </w:pPr>
      <w:r w:rsidRPr="00C81BAD">
        <w:rPr>
          <w:rFonts w:ascii="宋体" w:eastAsia="宋体" w:hAnsi="宋体"/>
        </w:rPr>
        <w:t xml:space="preserve">        for(int j=roomnum+1;j&lt;=2*roomnum;j++){</w:t>
      </w:r>
    </w:p>
    <w:p w:rsidR="00803F52" w:rsidRPr="00C81BAD" w:rsidRDefault="00803F52" w:rsidP="00803F52">
      <w:pPr>
        <w:rPr>
          <w:rFonts w:ascii="宋体" w:eastAsia="宋体" w:hAnsi="宋体"/>
        </w:rPr>
      </w:pPr>
      <w:r w:rsidRPr="00C81BAD">
        <w:rPr>
          <w:rFonts w:ascii="宋体" w:eastAsia="宋体" w:hAnsi="宋体"/>
        </w:rPr>
        <w:t xml:space="preserve">            mat[i][j]=1;</w:t>
      </w:r>
    </w:p>
    <w:p w:rsidR="00803F52" w:rsidRPr="00C81BAD" w:rsidRDefault="00803F52" w:rsidP="00803F52">
      <w:pPr>
        <w:rPr>
          <w:rFonts w:ascii="宋体" w:eastAsia="宋体" w:hAnsi="宋体"/>
        </w:rPr>
      </w:pPr>
      <w:r w:rsidRPr="00C81BAD">
        <w:rPr>
          <w:rFonts w:ascii="宋体" w:eastAsia="宋体" w:hAnsi="宋体"/>
        </w:rPr>
        <w:t xml:space="preserve">            cost[i][j]=get_cost(old[i-1],now[j-roomnum-1]);</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w:t>
      </w:r>
    </w:p>
    <w:p w:rsidR="00803F52" w:rsidRPr="00C81BAD" w:rsidRDefault="00803F52" w:rsidP="00803F52">
      <w:pPr>
        <w:rPr>
          <w:rFonts w:ascii="宋体" w:eastAsia="宋体" w:hAnsi="宋体"/>
        </w:rPr>
      </w:pPr>
      <w:r w:rsidRPr="00C81BAD">
        <w:rPr>
          <w:rFonts w:ascii="宋体" w:eastAsia="宋体" w:hAnsi="宋体"/>
        </w:rPr>
        <w:t xml:space="preserve">    //网络流套板子部分</w:t>
      </w:r>
    </w:p>
    <w:p w:rsidR="00803F52" w:rsidRPr="00C81BAD" w:rsidRDefault="00803F52" w:rsidP="00803F52">
      <w:pPr>
        <w:rPr>
          <w:rFonts w:ascii="宋体" w:eastAsia="宋体" w:hAnsi="宋体"/>
        </w:rPr>
      </w:pPr>
      <w:r w:rsidRPr="00C81BAD">
        <w:rPr>
          <w:rFonts w:ascii="宋体" w:eastAsia="宋体" w:hAnsi="宋体"/>
        </w:rPr>
        <w:t xml:space="preserve">    min_cost_max_flow(n,mat,cost,source,sink,flow,netcost);</w:t>
      </w:r>
    </w:p>
    <w:p w:rsidR="00803F52" w:rsidRPr="00C81BAD" w:rsidRDefault="00803F52" w:rsidP="00803F52">
      <w:pPr>
        <w:rPr>
          <w:rFonts w:ascii="宋体" w:eastAsia="宋体" w:hAnsi="宋体"/>
        </w:rPr>
      </w:pPr>
      <w:r w:rsidRPr="00C81BAD">
        <w:rPr>
          <w:rFonts w:ascii="宋体" w:eastAsia="宋体" w:hAnsi="宋体"/>
        </w:rPr>
        <w:t xml:space="preserve">    printf("%d\n",netcost);</w:t>
      </w:r>
    </w:p>
    <w:p w:rsidR="00803F52" w:rsidRPr="00C81BAD" w:rsidRDefault="00803F52" w:rsidP="00803F52">
      <w:pPr>
        <w:rPr>
          <w:rFonts w:ascii="宋体" w:eastAsia="宋体" w:hAnsi="宋体"/>
        </w:rPr>
      </w:pPr>
      <w:r w:rsidRPr="00C81BAD">
        <w:rPr>
          <w:rFonts w:ascii="宋体" w:eastAsia="宋体" w:hAnsi="宋体"/>
        </w:rPr>
        <w:t xml:space="preserve">    return 0;</w:t>
      </w:r>
    </w:p>
    <w:p w:rsidR="00BA5BF1" w:rsidRPr="00C81BAD" w:rsidRDefault="00803F52" w:rsidP="00803F52">
      <w:pPr>
        <w:rPr>
          <w:rFonts w:ascii="宋体" w:eastAsia="宋体" w:hAnsi="宋体"/>
        </w:rPr>
      </w:pPr>
      <w:r w:rsidRPr="00C81BAD">
        <w:rPr>
          <w:rFonts w:ascii="宋体" w:eastAsia="宋体" w:hAnsi="宋体"/>
        </w:rPr>
        <w:t>}</w:t>
      </w:r>
    </w:p>
    <w:p w:rsidR="00490216" w:rsidRPr="00C81BAD" w:rsidRDefault="00490216" w:rsidP="001157DF">
      <w:pPr>
        <w:pStyle w:val="2"/>
        <w:rPr>
          <w:rFonts w:ascii="宋体" w:eastAsia="宋体" w:hAnsi="宋体"/>
        </w:rPr>
      </w:pPr>
      <w:bookmarkStart w:id="251" w:name="_Toc523521334"/>
      <w:r w:rsidRPr="00C81BAD">
        <w:rPr>
          <w:rFonts w:ascii="宋体" w:eastAsia="宋体" w:hAnsi="宋体" w:hint="eastAsia"/>
        </w:rPr>
        <w:t>二分图匹配</w:t>
      </w:r>
      <w:bookmarkEnd w:id="251"/>
    </w:p>
    <w:p w:rsidR="00D34764" w:rsidRPr="00C81BAD" w:rsidRDefault="00490216" w:rsidP="00490216">
      <w:pPr>
        <w:rPr>
          <w:rFonts w:ascii="宋体" w:eastAsia="宋体" w:hAnsi="宋体"/>
          <w:b/>
        </w:rPr>
      </w:pPr>
      <w:r w:rsidRPr="00C81BAD">
        <w:rPr>
          <w:rFonts w:ascii="宋体" w:eastAsia="宋体" w:hAnsi="宋体"/>
          <w:b/>
        </w:rPr>
        <w:t>定理</w:t>
      </w:r>
    </w:p>
    <w:p w:rsidR="00490216" w:rsidRPr="00C81BAD" w:rsidRDefault="00490216" w:rsidP="00490216">
      <w:pPr>
        <w:rPr>
          <w:rFonts w:ascii="宋体" w:eastAsia="宋体" w:hAnsi="宋体"/>
        </w:rPr>
      </w:pPr>
      <w:r w:rsidRPr="00C81BAD">
        <w:rPr>
          <w:rFonts w:ascii="宋体" w:eastAsia="宋体" w:hAnsi="宋体"/>
        </w:rPr>
        <w:t>无向图G=&lt;V,E&gt;为二分图的充要条件是G的所有回路的长度均为偶数。</w:t>
      </w:r>
    </w:p>
    <w:p w:rsidR="00D34764" w:rsidRPr="00C81BAD" w:rsidRDefault="00366E46" w:rsidP="00490216">
      <w:pPr>
        <w:rPr>
          <w:rFonts w:ascii="宋体" w:eastAsia="宋体" w:hAnsi="宋体"/>
          <w:b/>
        </w:rPr>
      </w:pPr>
      <w:r w:rsidRPr="00C81BAD">
        <w:rPr>
          <w:rFonts w:ascii="宋体" w:eastAsia="宋体" w:hAnsi="宋体"/>
          <w:b/>
        </w:rPr>
        <w:t>最大匹配</w:t>
      </w:r>
    </w:p>
    <w:p w:rsidR="00DA38A4" w:rsidRPr="00C81BAD" w:rsidRDefault="00366E46" w:rsidP="00490216">
      <w:pPr>
        <w:rPr>
          <w:rFonts w:ascii="宋体" w:eastAsia="宋体" w:hAnsi="宋体"/>
        </w:rPr>
      </w:pPr>
      <w:r w:rsidRPr="00C81BAD">
        <w:rPr>
          <w:rFonts w:ascii="宋体" w:eastAsia="宋体" w:hAnsi="宋体"/>
        </w:rPr>
        <w:t>在G的一个子图M中，M的边集中的任意两条边都不依附于同一个顶点，则称M是一个匹配。选择这样的边数最大的子集称为图的最大匹配问题,最大匹配的边数称为最大匹配数.如果一个匹配中，图中的每个顶点都和图中某条边相关联，则称此匹配为完全匹配，也称作完备匹配。如果在左右两边加上源汇点后，图G等价于一个网络流，最大匹配问题可以转为最大流的问题。解决此问的</w:t>
      </w:r>
      <w:hyperlink r:id="rId245" w:tgtFrame="_blank" w:history="1">
        <w:r w:rsidRPr="00C81BAD">
          <w:rPr>
            <w:rFonts w:ascii="宋体" w:eastAsia="宋体" w:hAnsi="宋体"/>
          </w:rPr>
          <w:t>匈牙利</w:t>
        </w:r>
      </w:hyperlink>
      <w:hyperlink r:id="rId246" w:tgtFrame="_blank" w:tooltip="算法与数据结构知识库" w:history="1">
        <w:r w:rsidRPr="00C81BAD">
          <w:rPr>
            <w:rFonts w:ascii="宋体" w:eastAsia="宋体" w:hAnsi="宋体"/>
          </w:rPr>
          <w:t>算法</w:t>
        </w:r>
      </w:hyperlink>
      <w:r w:rsidRPr="00C81BAD">
        <w:rPr>
          <w:rFonts w:ascii="宋体" w:eastAsia="宋体" w:hAnsi="宋体"/>
        </w:rPr>
        <w:t>的本质就是寻找最大流的增广路径。</w:t>
      </w:r>
    </w:p>
    <w:p w:rsidR="00556859" w:rsidRPr="00C81BAD" w:rsidRDefault="00556859" w:rsidP="00490216">
      <w:pPr>
        <w:rPr>
          <w:rFonts w:ascii="宋体" w:eastAsia="宋体" w:hAnsi="宋体"/>
          <w:b/>
        </w:rPr>
      </w:pPr>
      <w:r w:rsidRPr="00C81BAD">
        <w:rPr>
          <w:rFonts w:ascii="宋体" w:eastAsia="宋体" w:hAnsi="宋体" w:hint="eastAsia"/>
          <w:b/>
        </w:rPr>
        <w:t>最优匹配</w:t>
      </w:r>
    </w:p>
    <w:p w:rsidR="00556859" w:rsidRPr="00C81BAD" w:rsidRDefault="00556859" w:rsidP="00490216">
      <w:pPr>
        <w:rPr>
          <w:rFonts w:ascii="宋体" w:eastAsia="宋体" w:hAnsi="宋体"/>
        </w:rPr>
      </w:pPr>
      <w:r w:rsidRPr="00C81BAD">
        <w:rPr>
          <w:rFonts w:ascii="宋体" w:eastAsia="宋体" w:hAnsi="宋体"/>
        </w:rPr>
        <w:t>最优匹配又称为带权最大匹配，是指在带有权值边的二分图中，求一个匹配使得匹配边上的权值和最大。一般X和Y集合顶点个数相同，最优匹配也是一个完备匹配，即每个顶点都被匹配。如果个数不相等，可以通过补点加0边实现转化。一般使用</w:t>
      </w:r>
      <w:hyperlink r:id="rId247" w:tgtFrame="_blank" w:history="1">
        <w:r w:rsidRPr="00C81BAD">
          <w:rPr>
            <w:rFonts w:ascii="宋体" w:eastAsia="宋体" w:hAnsi="宋体"/>
          </w:rPr>
          <w:t>KM算法</w:t>
        </w:r>
      </w:hyperlink>
      <w:r w:rsidRPr="00C81BAD">
        <w:rPr>
          <w:rFonts w:ascii="宋体" w:eastAsia="宋体" w:hAnsi="宋体"/>
        </w:rPr>
        <w:t>解决该问题。</w:t>
      </w:r>
    </w:p>
    <w:p w:rsidR="00720988" w:rsidRPr="00C81BAD" w:rsidRDefault="00720988" w:rsidP="00490216">
      <w:pPr>
        <w:rPr>
          <w:rFonts w:ascii="宋体" w:eastAsia="宋体" w:hAnsi="宋体"/>
          <w:b/>
        </w:rPr>
      </w:pPr>
      <w:r w:rsidRPr="00C81BAD">
        <w:rPr>
          <w:rFonts w:ascii="宋体" w:eastAsia="宋体" w:hAnsi="宋体" w:hint="eastAsia"/>
          <w:b/>
        </w:rPr>
        <w:t>最小覆盖</w:t>
      </w:r>
    </w:p>
    <w:p w:rsidR="00720988" w:rsidRPr="00C81BAD" w:rsidRDefault="00720988" w:rsidP="00490216">
      <w:pPr>
        <w:rPr>
          <w:rFonts w:ascii="宋体" w:eastAsia="宋体" w:hAnsi="宋体"/>
        </w:rPr>
      </w:pPr>
      <w:r w:rsidRPr="00C81BAD">
        <w:rPr>
          <w:rFonts w:ascii="宋体" w:eastAsia="宋体" w:hAnsi="宋体"/>
        </w:rPr>
        <w:t>二分图的最小覆盖分为最小顶点覆盖和最小路径覆盖：</w:t>
      </w:r>
    </w:p>
    <w:p w:rsidR="00A43D02" w:rsidRPr="00C81BAD" w:rsidRDefault="00A43D02" w:rsidP="00490216">
      <w:pPr>
        <w:rPr>
          <w:rFonts w:ascii="宋体" w:eastAsia="宋体" w:hAnsi="宋体"/>
        </w:rPr>
      </w:pPr>
      <w:r w:rsidRPr="00C81BAD">
        <w:rPr>
          <w:rFonts w:ascii="宋体" w:eastAsia="宋体" w:hAnsi="宋体"/>
          <w:b/>
        </w:rPr>
        <w:t>最小顶点覆盖</w:t>
      </w:r>
      <w:r w:rsidRPr="00C81BAD">
        <w:rPr>
          <w:rFonts w:ascii="宋体" w:eastAsia="宋体" w:hAnsi="宋体"/>
        </w:rPr>
        <w:t>是指最少的顶点数使得二分图G中的每条边都至少与其中一个点相关联，二</w:t>
      </w:r>
      <w:r w:rsidRPr="00C81BAD">
        <w:rPr>
          <w:rFonts w:ascii="宋体" w:eastAsia="宋体" w:hAnsi="宋体"/>
        </w:rPr>
        <w:lastRenderedPageBreak/>
        <w:t>分图的最小顶点覆盖数=二分图的最大匹配数；</w:t>
      </w:r>
    </w:p>
    <w:p w:rsidR="00A43D02" w:rsidRPr="00C81BAD" w:rsidRDefault="00A43D02" w:rsidP="00490216">
      <w:pPr>
        <w:rPr>
          <w:rFonts w:ascii="宋体" w:eastAsia="宋体" w:hAnsi="宋体"/>
        </w:rPr>
      </w:pPr>
      <w:r w:rsidRPr="00C81BAD">
        <w:rPr>
          <w:rFonts w:ascii="宋体" w:eastAsia="宋体" w:hAnsi="宋体"/>
          <w:b/>
        </w:rPr>
        <w:t>最小路径覆盖</w:t>
      </w:r>
      <w:r w:rsidRPr="00C81BAD">
        <w:rPr>
          <w:rFonts w:ascii="宋体" w:eastAsia="宋体" w:hAnsi="宋体"/>
        </w:rPr>
        <w:t>也称为最小边覆盖，是指用尽量少的不相交简单路径覆盖二分图中的所有顶点。二分图的最小路径覆盖数=|V|-二分图的最大匹配数；</w:t>
      </w:r>
    </w:p>
    <w:p w:rsidR="005C35BB" w:rsidRPr="00C81BAD" w:rsidRDefault="005C35BB" w:rsidP="00490216">
      <w:pPr>
        <w:rPr>
          <w:rFonts w:ascii="宋体" w:eastAsia="宋体" w:hAnsi="宋体"/>
          <w:b/>
        </w:rPr>
      </w:pPr>
      <w:r w:rsidRPr="00C81BAD">
        <w:rPr>
          <w:rFonts w:ascii="宋体" w:eastAsia="宋体" w:hAnsi="宋体"/>
          <w:b/>
        </w:rPr>
        <w:t>最大独立集</w:t>
      </w:r>
    </w:p>
    <w:p w:rsidR="005C35BB" w:rsidRPr="00C81BAD" w:rsidRDefault="005C35BB" w:rsidP="00490216">
      <w:pPr>
        <w:rPr>
          <w:rFonts w:ascii="宋体" w:eastAsia="宋体" w:hAnsi="宋体"/>
        </w:rPr>
      </w:pPr>
      <w:r w:rsidRPr="00C81BAD">
        <w:rPr>
          <w:rFonts w:ascii="宋体" w:eastAsia="宋体" w:hAnsi="宋体"/>
        </w:rPr>
        <w:t>最大独立集是指寻找一个点集，使得其中任意两点在图中无对应边。对于一般图来说，最大独立集是一个NP完全问题，对于二分图来说最大独立集=|V|-二分图的最大匹配数。</w:t>
      </w:r>
    </w:p>
    <w:p w:rsidR="008A7A63" w:rsidRPr="00C81BAD" w:rsidRDefault="008A7A63" w:rsidP="00490216">
      <w:pPr>
        <w:rPr>
          <w:rFonts w:ascii="宋体" w:eastAsia="宋体" w:hAnsi="宋体"/>
          <w:b/>
        </w:rPr>
      </w:pPr>
      <w:r w:rsidRPr="00C81BAD">
        <w:rPr>
          <w:rFonts w:ascii="宋体" w:eastAsia="宋体" w:hAnsi="宋体" w:hint="eastAsia"/>
          <w:b/>
        </w:rPr>
        <w:t>匈牙利算法</w:t>
      </w:r>
    </w:p>
    <w:p w:rsidR="008A7A63" w:rsidRPr="00C81BAD" w:rsidRDefault="008A7A63" w:rsidP="00490216">
      <w:pPr>
        <w:rPr>
          <w:rFonts w:ascii="宋体" w:eastAsia="宋体" w:hAnsi="宋体"/>
        </w:rPr>
      </w:pPr>
      <w:r w:rsidRPr="00C81BAD">
        <w:rPr>
          <w:rFonts w:ascii="宋体" w:eastAsia="宋体" w:hAnsi="宋体"/>
        </w:rPr>
        <w:t>初始时最大匹配为空</w:t>
      </w:r>
      <w:r w:rsidRPr="00C81BAD">
        <w:rPr>
          <w:rFonts w:ascii="宋体" w:eastAsia="宋体" w:hAnsi="宋体"/>
        </w:rPr>
        <w:br/>
        <w:t>while 找得到增广路径</w:t>
      </w:r>
      <w:r w:rsidR="00544808" w:rsidRPr="00C81BAD">
        <w:rPr>
          <w:rFonts w:ascii="宋体" w:eastAsia="宋体" w:hAnsi="宋体"/>
        </w:rPr>
        <w:t xml:space="preserve"> </w:t>
      </w:r>
      <w:r w:rsidRPr="00C81BAD">
        <w:rPr>
          <w:rFonts w:ascii="宋体" w:eastAsia="宋体" w:hAnsi="宋体"/>
        </w:rPr>
        <w:t>do 把增广路径加入到最大匹配中去</w:t>
      </w:r>
    </w:p>
    <w:p w:rsidR="00EF1164" w:rsidRPr="00C81BAD" w:rsidRDefault="00EF1164" w:rsidP="00490216">
      <w:pPr>
        <w:rPr>
          <w:rFonts w:ascii="宋体" w:eastAsia="宋体" w:hAnsi="宋体"/>
          <w:b/>
        </w:rPr>
      </w:pPr>
      <w:r w:rsidRPr="00C81BAD">
        <w:rPr>
          <w:rFonts w:ascii="宋体" w:eastAsia="宋体" w:hAnsi="宋体" w:hint="eastAsia"/>
          <w:b/>
        </w:rPr>
        <w:t>增广路径</w:t>
      </w:r>
    </w:p>
    <w:p w:rsidR="00EF1164" w:rsidRPr="00C81BAD" w:rsidRDefault="00EF1164" w:rsidP="00490216">
      <w:pPr>
        <w:rPr>
          <w:rFonts w:ascii="宋体" w:eastAsia="宋体" w:hAnsi="宋体"/>
        </w:rPr>
      </w:pPr>
      <w:r w:rsidRPr="00C81BAD">
        <w:rPr>
          <w:rFonts w:ascii="宋体" w:eastAsia="宋体" w:hAnsi="宋体"/>
        </w:rPr>
        <w:t>(1)有奇数条边。</w:t>
      </w:r>
      <w:r w:rsidRPr="00C81BAD">
        <w:rPr>
          <w:rFonts w:ascii="宋体" w:eastAsia="宋体" w:hAnsi="宋体"/>
        </w:rPr>
        <w:br/>
        <w:t>(2)起点在二分图的左半边，终点在右半边。</w:t>
      </w:r>
      <w:r w:rsidRPr="00C81BAD">
        <w:rPr>
          <w:rFonts w:ascii="宋体" w:eastAsia="宋体" w:hAnsi="宋体"/>
        </w:rPr>
        <w:br/>
        <w:t>(3)路径上的点一定是一个在左半边，一个在右半边，交替出现。</w:t>
      </w:r>
    </w:p>
    <w:p w:rsidR="00EF1164" w:rsidRPr="00C81BAD" w:rsidRDefault="00EF1164" w:rsidP="00490216">
      <w:pPr>
        <w:rPr>
          <w:rFonts w:ascii="宋体" w:eastAsia="宋体" w:hAnsi="宋体"/>
        </w:rPr>
      </w:pPr>
      <w:r w:rsidRPr="00C81BAD">
        <w:rPr>
          <w:rFonts w:ascii="宋体" w:eastAsia="宋体" w:hAnsi="宋体"/>
        </w:rPr>
        <w:t>(4)整条路径上没有重复的点。</w:t>
      </w:r>
      <w:r w:rsidRPr="00C81BAD">
        <w:rPr>
          <w:rFonts w:ascii="宋体" w:eastAsia="宋体" w:hAnsi="宋体"/>
        </w:rPr>
        <w:br/>
        <w:t>(5)起点和终点都是目前还没有配对的点，而其它所有点都是已经配好对的。</w:t>
      </w:r>
    </w:p>
    <w:p w:rsidR="00EF1164" w:rsidRPr="00C81BAD" w:rsidRDefault="00EF1164" w:rsidP="00490216">
      <w:pPr>
        <w:rPr>
          <w:rFonts w:ascii="宋体" w:eastAsia="宋体" w:hAnsi="宋体"/>
        </w:rPr>
      </w:pPr>
      <w:r w:rsidRPr="00C81BAD">
        <w:rPr>
          <w:rFonts w:ascii="宋体" w:eastAsia="宋体" w:hAnsi="宋体"/>
        </w:rPr>
        <w:t>(6)路径上的所有第奇数条边都不在原匹配中，所有第偶数条边都出现在原匹配中。</w:t>
      </w:r>
    </w:p>
    <w:p w:rsidR="00D34764" w:rsidRPr="00C81BAD" w:rsidRDefault="00EF1164" w:rsidP="00490216">
      <w:pPr>
        <w:rPr>
          <w:rFonts w:ascii="宋体" w:eastAsia="宋体" w:hAnsi="宋体"/>
          <w:b/>
        </w:rPr>
      </w:pPr>
      <w:r w:rsidRPr="00C81BAD">
        <w:rPr>
          <w:rFonts w:ascii="宋体" w:eastAsia="宋体" w:hAnsi="宋体"/>
        </w:rPr>
        <w:t>(7)把增广路径上的所有第奇数条边加入到原匹配中去，并把增广路径中的所有第偶数条边从原匹配中删除（这个操作称为增广路径的</w:t>
      </w:r>
      <w:r w:rsidRPr="00C81BAD">
        <w:rPr>
          <w:rFonts w:ascii="宋体" w:eastAsia="宋体" w:hAnsi="宋体"/>
          <w:b/>
          <w:bCs/>
        </w:rPr>
        <w:t>取反</w:t>
      </w:r>
      <w:r w:rsidRPr="00C81BAD">
        <w:rPr>
          <w:rFonts w:ascii="宋体" w:eastAsia="宋体" w:hAnsi="宋体"/>
        </w:rPr>
        <w:t>），则新的匹配数就比原匹配数增加了1个。</w:t>
      </w:r>
      <w:r w:rsidR="00DA38A4" w:rsidRPr="00C81BAD">
        <w:rPr>
          <w:rFonts w:ascii="宋体" w:eastAsia="宋体" w:hAnsi="宋体" w:hint="eastAsia"/>
          <w:b/>
        </w:rPr>
        <w:t>定理</w:t>
      </w:r>
    </w:p>
    <w:p w:rsidR="00DA38A4" w:rsidRPr="00C81BAD" w:rsidRDefault="00DA38A4" w:rsidP="00490216">
      <w:pPr>
        <w:rPr>
          <w:rFonts w:ascii="宋体" w:eastAsia="宋体" w:hAnsi="宋体"/>
        </w:rPr>
      </w:pPr>
      <w:r w:rsidRPr="00C81BAD">
        <w:rPr>
          <w:rFonts w:ascii="宋体" w:eastAsia="宋体" w:hAnsi="宋体"/>
        </w:rPr>
        <w:t>如果从一个点A出发，没有找到增广路径，那么无论再从别的点出发找到多少增广路径来改变现在的匹配，从A出发都永远找不到增广路径。</w:t>
      </w:r>
    </w:p>
    <w:p w:rsidR="009E3240" w:rsidRPr="00C81BAD" w:rsidRDefault="009E3240" w:rsidP="00490216">
      <w:pPr>
        <w:rPr>
          <w:rFonts w:ascii="宋体" w:eastAsia="宋体" w:hAnsi="宋体"/>
          <w:b/>
        </w:rPr>
      </w:pPr>
      <w:r w:rsidRPr="00C81BAD">
        <w:rPr>
          <w:rFonts w:ascii="宋体" w:eastAsia="宋体" w:hAnsi="宋体" w:hint="eastAsia"/>
          <w:b/>
        </w:rPr>
        <w:t>应用定理描述匈牙利算法</w:t>
      </w:r>
    </w:p>
    <w:p w:rsidR="009E3240" w:rsidRPr="00C81BAD" w:rsidRDefault="009E3240" w:rsidP="00490216">
      <w:pPr>
        <w:rPr>
          <w:rFonts w:ascii="宋体" w:eastAsia="宋体" w:hAnsi="宋体"/>
        </w:rPr>
      </w:pPr>
      <w:r w:rsidRPr="00C81BAD">
        <w:rPr>
          <w:rFonts w:ascii="宋体" w:eastAsia="宋体" w:hAnsi="宋体"/>
        </w:rPr>
        <w:t>初始时最大匹配为空</w:t>
      </w:r>
      <w:r w:rsidRPr="00C81BAD">
        <w:rPr>
          <w:rFonts w:ascii="宋体" w:eastAsia="宋体" w:hAnsi="宋体"/>
        </w:rPr>
        <w:br/>
        <w:t>for 二分图左半边的每个点i</w:t>
      </w:r>
      <w:r w:rsidRPr="00C81BAD">
        <w:rPr>
          <w:rFonts w:ascii="宋体" w:eastAsia="宋体" w:hAnsi="宋体"/>
        </w:rPr>
        <w:br/>
        <w:t>    do 从点i出发寻找增广路径。如果找到，则把它取反（即增加了总了匹配数）</w:t>
      </w:r>
    </w:p>
    <w:p w:rsidR="00043D6B" w:rsidRPr="00C81BAD" w:rsidRDefault="002F390D" w:rsidP="008B5AE8">
      <w:pPr>
        <w:pStyle w:val="3"/>
        <w:rPr>
          <w:rFonts w:ascii="宋体" w:eastAsia="宋体" w:hAnsi="宋体"/>
          <w:b w:val="0"/>
        </w:rPr>
      </w:pPr>
      <w:bookmarkStart w:id="252" w:name="_Toc523521335"/>
      <w:r w:rsidRPr="00C81BAD">
        <w:rPr>
          <w:rFonts w:ascii="宋体" w:eastAsia="宋体" w:hAnsi="宋体" w:hint="eastAsia"/>
          <w:b w:val="0"/>
        </w:rPr>
        <w:t>√</w:t>
      </w:r>
      <w:r w:rsidR="00043D6B" w:rsidRPr="00C81BAD">
        <w:rPr>
          <w:rFonts w:ascii="宋体" w:eastAsia="宋体" w:hAnsi="宋体" w:hint="eastAsia"/>
          <w:b w:val="0"/>
        </w:rPr>
        <w:t>-</w:t>
      </w:r>
      <w:r w:rsidR="00043D6B" w:rsidRPr="00C81BAD">
        <w:rPr>
          <w:rFonts w:ascii="宋体" w:eastAsia="宋体" w:hAnsi="宋体"/>
          <w:b w:val="0"/>
        </w:rPr>
        <w:t>51nod</w:t>
      </w:r>
      <w:r w:rsidR="00043D6B" w:rsidRPr="00C81BAD">
        <w:rPr>
          <w:rFonts w:ascii="宋体" w:eastAsia="宋体" w:hAnsi="宋体" w:hint="eastAsia"/>
          <w:b w:val="0"/>
        </w:rPr>
        <w:t>-</w:t>
      </w:r>
      <w:r w:rsidR="00043D6B" w:rsidRPr="00C81BAD">
        <w:rPr>
          <w:rFonts w:ascii="宋体" w:eastAsia="宋体" w:hAnsi="宋体"/>
          <w:b w:val="0"/>
        </w:rPr>
        <w:t>2006-</w:t>
      </w:r>
      <w:r w:rsidR="00043D6B" w:rsidRPr="00C81BAD">
        <w:rPr>
          <w:rFonts w:ascii="宋体" w:eastAsia="宋体" w:hAnsi="宋体" w:hint="eastAsia"/>
          <w:b w:val="0"/>
        </w:rPr>
        <w:t>飞行员配对</w:t>
      </w:r>
      <w:bookmarkEnd w:id="252"/>
      <w:r w:rsidR="00CC0F69" w:rsidRPr="00C81BAD">
        <w:rPr>
          <w:rFonts w:ascii="宋体" w:eastAsia="宋体" w:hAnsi="宋体"/>
          <w:b w:val="0"/>
        </w:rPr>
        <w:fldChar w:fldCharType="begin"/>
      </w:r>
      <w:r w:rsidR="00CC0F69" w:rsidRPr="00C81BAD">
        <w:rPr>
          <w:rFonts w:ascii="宋体" w:eastAsia="宋体" w:hAnsi="宋体"/>
        </w:rPr>
        <w:instrText xml:space="preserve"> XE "</w:instrText>
      </w:r>
      <w:r w:rsidR="00CC0F69" w:rsidRPr="00C81BAD">
        <w:rPr>
          <w:rFonts w:ascii="宋体" w:eastAsia="宋体" w:hAnsi="宋体" w:hint="eastAsia"/>
          <w:b w:val="0"/>
        </w:rPr>
        <w:instrText>√-</w:instrText>
      </w:r>
      <w:r w:rsidR="00CC0F69" w:rsidRPr="00C81BAD">
        <w:rPr>
          <w:rFonts w:ascii="宋体" w:eastAsia="宋体" w:hAnsi="宋体"/>
          <w:b w:val="0"/>
        </w:rPr>
        <w:instrText>51nod</w:instrText>
      </w:r>
      <w:r w:rsidR="00CC0F69" w:rsidRPr="00C81BAD">
        <w:rPr>
          <w:rFonts w:ascii="宋体" w:eastAsia="宋体" w:hAnsi="宋体" w:hint="eastAsia"/>
          <w:b w:val="0"/>
        </w:rPr>
        <w:instrText>-</w:instrText>
      </w:r>
      <w:r w:rsidR="00CC0F69" w:rsidRPr="00C81BAD">
        <w:rPr>
          <w:rFonts w:ascii="宋体" w:eastAsia="宋体" w:hAnsi="宋体"/>
          <w:b w:val="0"/>
        </w:rPr>
        <w:instrText>2006-</w:instrText>
      </w:r>
      <w:r w:rsidR="00CC0F69" w:rsidRPr="00C81BAD">
        <w:rPr>
          <w:rFonts w:ascii="宋体" w:eastAsia="宋体" w:hAnsi="宋体" w:hint="eastAsia"/>
          <w:b w:val="0"/>
        </w:rPr>
        <w:instrText>飞行员配对</w:instrText>
      </w:r>
      <w:r w:rsidR="00CC0F69" w:rsidRPr="00C81BAD">
        <w:rPr>
          <w:rFonts w:ascii="宋体" w:eastAsia="宋体" w:hAnsi="宋体"/>
        </w:rPr>
        <w:instrText>:</w:instrText>
      </w:r>
      <w:r w:rsidR="00CC0F69" w:rsidRPr="00C81BAD">
        <w:rPr>
          <w:rFonts w:ascii="宋体" w:eastAsia="宋体" w:hAnsi="宋体" w:hint="eastAsia"/>
        </w:rPr>
        <w:instrText>2</w:instrText>
      </w:r>
      <w:r w:rsidR="00CC0F69" w:rsidRPr="00C81BAD">
        <w:rPr>
          <w:rFonts w:ascii="宋体" w:eastAsia="宋体" w:hAnsi="宋体"/>
        </w:rPr>
        <w:instrText xml:space="preserve">006" \y "51nod:2006" </w:instrText>
      </w:r>
      <w:r w:rsidR="00CC0F69" w:rsidRPr="00C81BAD">
        <w:rPr>
          <w:rFonts w:ascii="宋体" w:eastAsia="宋体" w:hAnsi="宋体"/>
          <w:b w:val="0"/>
        </w:rPr>
        <w:fldChar w:fldCharType="end"/>
      </w:r>
    </w:p>
    <w:p w:rsidR="002F390D" w:rsidRPr="00C81BAD"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C81BAD">
        <w:rPr>
          <w:rFonts w:ascii="宋体" w:eastAsia="宋体" w:hAnsi="宋体" w:cs="Microsoft Sans Serif"/>
          <w:b/>
          <w:bCs/>
          <w:color w:val="000000"/>
          <w:spacing w:val="30"/>
          <w:kern w:val="0"/>
          <w:sz w:val="27"/>
          <w:szCs w:val="27"/>
        </w:rPr>
        <w:t>Input</w:t>
      </w:r>
    </w:p>
    <w:p w:rsidR="002F390D" w:rsidRPr="00C81BAD"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C81BAD">
        <w:rPr>
          <w:rFonts w:ascii="宋体" w:eastAsia="宋体" w:hAnsi="宋体" w:cs="宋体"/>
          <w:color w:val="303030"/>
          <w:kern w:val="0"/>
          <w:sz w:val="24"/>
          <w:szCs w:val="24"/>
        </w:rPr>
        <w:t>第1行有2个正整数 m 和 n。n 是皇家空军的飞行 员总数(n&lt;100);m 是外籍飞行员数。外籍飞行员编号为 1~m;英国飞行员编号为 m+1~n。接下来每行有 2 个正整数 i 和 j，表示外籍飞行员 i 可以和英国飞行员 j 配合。输入最后以 2 个-1 结束。</w:t>
      </w:r>
    </w:p>
    <w:p w:rsidR="002F390D" w:rsidRPr="00C81BAD"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C81BAD">
        <w:rPr>
          <w:rFonts w:ascii="宋体" w:eastAsia="宋体" w:hAnsi="宋体" w:cs="Microsoft Sans Serif"/>
          <w:b/>
          <w:bCs/>
          <w:color w:val="000000"/>
          <w:spacing w:val="30"/>
          <w:kern w:val="0"/>
          <w:sz w:val="27"/>
          <w:szCs w:val="27"/>
        </w:rPr>
        <w:t>Output</w:t>
      </w:r>
    </w:p>
    <w:p w:rsidR="002F390D" w:rsidRPr="00C81BAD" w:rsidRDefault="002F390D" w:rsidP="002F3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C81BAD">
        <w:rPr>
          <w:rFonts w:ascii="宋体" w:eastAsia="宋体" w:hAnsi="宋体" w:cs="宋体"/>
          <w:color w:val="303030"/>
          <w:kern w:val="0"/>
          <w:sz w:val="24"/>
          <w:szCs w:val="24"/>
        </w:rPr>
        <w:t>第 1 行是最佳飞行 员配对方案一次能派出的最多的飞机数 M。如果所求的最佳飞行员配对方案不存在，则输出‘No Solution!’。</w:t>
      </w:r>
    </w:p>
    <w:p w:rsidR="002F390D" w:rsidRPr="00C81BAD"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C81BAD">
        <w:rPr>
          <w:rFonts w:ascii="宋体" w:eastAsia="宋体" w:hAnsi="宋体" w:cs="Microsoft Sans Serif"/>
          <w:b/>
          <w:bCs/>
          <w:color w:val="000000"/>
          <w:spacing w:val="30"/>
          <w:kern w:val="0"/>
          <w:sz w:val="27"/>
          <w:szCs w:val="27"/>
        </w:rPr>
        <w:t>Input示例</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5 10</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1 7</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lastRenderedPageBreak/>
        <w:t>1 8</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2 6</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2 9</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2 10</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3 7</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3 8</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4 7</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4 8</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5 10</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-1 -1</w:t>
      </w:r>
    </w:p>
    <w:p w:rsidR="002F390D" w:rsidRPr="00C81BAD" w:rsidRDefault="002F390D" w:rsidP="002F390D">
      <w:pPr>
        <w:widowControl/>
        <w:shd w:val="clear" w:color="auto" w:fill="FFFFFF"/>
        <w:jc w:val="left"/>
        <w:rPr>
          <w:rFonts w:ascii="宋体" w:eastAsia="宋体" w:hAnsi="宋体" w:cs="Microsoft Sans Serif"/>
          <w:b/>
          <w:bCs/>
          <w:color w:val="000000"/>
          <w:spacing w:val="30"/>
          <w:kern w:val="0"/>
          <w:sz w:val="27"/>
          <w:szCs w:val="27"/>
        </w:rPr>
      </w:pPr>
      <w:r w:rsidRPr="00C81BAD">
        <w:rPr>
          <w:rFonts w:ascii="宋体" w:eastAsia="宋体" w:hAnsi="宋体" w:cs="Microsoft Sans Serif"/>
          <w:b/>
          <w:bCs/>
          <w:color w:val="000000"/>
          <w:spacing w:val="30"/>
          <w:kern w:val="0"/>
          <w:sz w:val="27"/>
          <w:szCs w:val="27"/>
        </w:rPr>
        <w:t>Output示例</w:t>
      </w:r>
    </w:p>
    <w:p w:rsidR="002F390D" w:rsidRPr="00C81BAD" w:rsidRDefault="002F390D" w:rsidP="002F390D">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4</w:t>
      </w:r>
    </w:p>
    <w:p w:rsidR="002F390D" w:rsidRPr="00C81BAD" w:rsidRDefault="002F390D" w:rsidP="002F390D">
      <w:pPr>
        <w:rPr>
          <w:rFonts w:ascii="宋体" w:eastAsia="宋体" w:hAnsi="宋体"/>
        </w:rPr>
      </w:pPr>
      <w:r w:rsidRPr="00C81BAD">
        <w:rPr>
          <w:rFonts w:ascii="宋体" w:eastAsia="宋体" w:hAnsi="宋体" w:hint="eastAsia"/>
        </w:rPr>
        <w:t>【题解】</w:t>
      </w:r>
    </w:p>
    <w:p w:rsidR="002F390D" w:rsidRPr="00C81BAD" w:rsidRDefault="002F390D" w:rsidP="002F390D">
      <w:pPr>
        <w:rPr>
          <w:rFonts w:ascii="宋体" w:eastAsia="宋体" w:hAnsi="宋体"/>
        </w:rPr>
      </w:pPr>
      <w:r w:rsidRPr="00C81BAD">
        <w:rPr>
          <w:rFonts w:ascii="宋体" w:eastAsia="宋体" w:hAnsi="宋体"/>
        </w:rPr>
        <w:t>#include &lt;cstdio&gt;</w:t>
      </w:r>
    </w:p>
    <w:p w:rsidR="002F390D" w:rsidRPr="00C81BAD" w:rsidRDefault="002F390D" w:rsidP="002F390D">
      <w:pPr>
        <w:rPr>
          <w:rFonts w:ascii="宋体" w:eastAsia="宋体" w:hAnsi="宋体"/>
        </w:rPr>
      </w:pPr>
      <w:r w:rsidRPr="00C81BAD">
        <w:rPr>
          <w:rFonts w:ascii="宋体" w:eastAsia="宋体" w:hAnsi="宋体"/>
        </w:rPr>
        <w:t>#include &lt;cstring&gt;</w:t>
      </w:r>
    </w:p>
    <w:p w:rsidR="002F390D" w:rsidRPr="00C81BAD" w:rsidRDefault="002F390D" w:rsidP="002F390D">
      <w:pPr>
        <w:rPr>
          <w:rFonts w:ascii="宋体" w:eastAsia="宋体" w:hAnsi="宋体"/>
        </w:rPr>
      </w:pPr>
      <w:r w:rsidRPr="00C81BAD">
        <w:rPr>
          <w:rFonts w:ascii="宋体" w:eastAsia="宋体" w:hAnsi="宋体"/>
        </w:rPr>
        <w:t>#include &lt;vector&gt;</w:t>
      </w:r>
    </w:p>
    <w:p w:rsidR="002F390D" w:rsidRPr="00C81BAD" w:rsidRDefault="002F390D" w:rsidP="002F390D">
      <w:pPr>
        <w:rPr>
          <w:rFonts w:ascii="宋体" w:eastAsia="宋体" w:hAnsi="宋体"/>
        </w:rPr>
      </w:pPr>
      <w:r w:rsidRPr="00C81BAD">
        <w:rPr>
          <w:rFonts w:ascii="宋体" w:eastAsia="宋体" w:hAnsi="宋体"/>
        </w:rPr>
        <w:t>#include &lt;algorithm&gt;</w:t>
      </w:r>
    </w:p>
    <w:p w:rsidR="002F390D" w:rsidRPr="00C81BAD" w:rsidRDefault="002F390D" w:rsidP="002F390D">
      <w:pPr>
        <w:rPr>
          <w:rFonts w:ascii="宋体" w:eastAsia="宋体" w:hAnsi="宋体"/>
        </w:rPr>
      </w:pPr>
      <w:r w:rsidRPr="00C81BAD">
        <w:rPr>
          <w:rFonts w:ascii="宋体" w:eastAsia="宋体" w:hAnsi="宋体"/>
        </w:rPr>
        <w:t>#define MAXN 110</w:t>
      </w:r>
    </w:p>
    <w:p w:rsidR="002F390D" w:rsidRPr="00C81BAD" w:rsidRDefault="002F390D" w:rsidP="002F390D">
      <w:pPr>
        <w:rPr>
          <w:rFonts w:ascii="宋体" w:eastAsia="宋体" w:hAnsi="宋体"/>
        </w:rPr>
      </w:pPr>
    </w:p>
    <w:p w:rsidR="002F390D" w:rsidRPr="00C81BAD" w:rsidRDefault="002F390D" w:rsidP="002F390D">
      <w:pPr>
        <w:rPr>
          <w:rFonts w:ascii="宋体" w:eastAsia="宋体" w:hAnsi="宋体"/>
        </w:rPr>
      </w:pPr>
      <w:r w:rsidRPr="00C81BAD">
        <w:rPr>
          <w:rFonts w:ascii="宋体" w:eastAsia="宋体" w:hAnsi="宋体"/>
        </w:rPr>
        <w:t>using namespace std;</w:t>
      </w:r>
    </w:p>
    <w:p w:rsidR="002F390D" w:rsidRPr="00C81BAD" w:rsidRDefault="002F390D" w:rsidP="002F390D">
      <w:pPr>
        <w:rPr>
          <w:rFonts w:ascii="宋体" w:eastAsia="宋体" w:hAnsi="宋体"/>
        </w:rPr>
      </w:pPr>
    </w:p>
    <w:p w:rsidR="002F390D" w:rsidRPr="00C81BAD" w:rsidRDefault="002F390D" w:rsidP="002F390D">
      <w:pPr>
        <w:rPr>
          <w:rFonts w:ascii="宋体" w:eastAsia="宋体" w:hAnsi="宋体"/>
        </w:rPr>
      </w:pPr>
      <w:r w:rsidRPr="00C81BAD">
        <w:rPr>
          <w:rFonts w:ascii="宋体" w:eastAsia="宋体" w:hAnsi="宋体"/>
        </w:rPr>
        <w:t>int rednum,bluenum,tot,choose[MAXN],ans=0;</w:t>
      </w:r>
    </w:p>
    <w:p w:rsidR="002F390D" w:rsidRPr="00C81BAD" w:rsidRDefault="002F390D" w:rsidP="002F390D">
      <w:pPr>
        <w:rPr>
          <w:rFonts w:ascii="宋体" w:eastAsia="宋体" w:hAnsi="宋体"/>
        </w:rPr>
      </w:pPr>
      <w:r w:rsidRPr="00C81BAD">
        <w:rPr>
          <w:rFonts w:ascii="宋体" w:eastAsia="宋体" w:hAnsi="宋体"/>
        </w:rPr>
        <w:t>vector&lt;int&gt; match[MAXN];</w:t>
      </w:r>
    </w:p>
    <w:p w:rsidR="002F390D" w:rsidRPr="00C81BAD" w:rsidRDefault="002F390D" w:rsidP="002F390D">
      <w:pPr>
        <w:rPr>
          <w:rFonts w:ascii="宋体" w:eastAsia="宋体" w:hAnsi="宋体"/>
        </w:rPr>
      </w:pPr>
      <w:r w:rsidRPr="00C81BAD">
        <w:rPr>
          <w:rFonts w:ascii="宋体" w:eastAsia="宋体" w:hAnsi="宋体"/>
        </w:rPr>
        <w:t>bool exist[MAXN];</w:t>
      </w:r>
    </w:p>
    <w:p w:rsidR="002F390D" w:rsidRPr="00C81BAD" w:rsidRDefault="002F390D" w:rsidP="002F390D">
      <w:pPr>
        <w:rPr>
          <w:rFonts w:ascii="宋体" w:eastAsia="宋体" w:hAnsi="宋体"/>
        </w:rPr>
      </w:pPr>
      <w:r w:rsidRPr="00C81BAD">
        <w:rPr>
          <w:rFonts w:ascii="宋体" w:eastAsia="宋体" w:hAnsi="宋体"/>
        </w:rPr>
        <w:t>bool dfs(int x){</w:t>
      </w:r>
    </w:p>
    <w:p w:rsidR="002F390D" w:rsidRPr="00C81BAD" w:rsidRDefault="002F390D" w:rsidP="002F390D">
      <w:pPr>
        <w:rPr>
          <w:rFonts w:ascii="宋体" w:eastAsia="宋体" w:hAnsi="宋体"/>
        </w:rPr>
      </w:pPr>
      <w:r w:rsidRPr="00C81BAD">
        <w:rPr>
          <w:rFonts w:ascii="宋体" w:eastAsia="宋体" w:hAnsi="宋体"/>
        </w:rPr>
        <w:t xml:space="preserve">    exist[x]=true;</w:t>
      </w:r>
    </w:p>
    <w:p w:rsidR="002F390D" w:rsidRPr="00C81BAD" w:rsidRDefault="002F390D" w:rsidP="002F390D">
      <w:pPr>
        <w:rPr>
          <w:rFonts w:ascii="宋体" w:eastAsia="宋体" w:hAnsi="宋体"/>
        </w:rPr>
      </w:pPr>
      <w:r w:rsidRPr="00C81BAD">
        <w:rPr>
          <w:rFonts w:ascii="宋体" w:eastAsia="宋体" w:hAnsi="宋体"/>
        </w:rPr>
        <w:t xml:space="preserve">    if (x&lt;=rednum){</w:t>
      </w:r>
    </w:p>
    <w:p w:rsidR="002F390D" w:rsidRPr="00C81BAD" w:rsidRDefault="002F390D" w:rsidP="002F390D">
      <w:pPr>
        <w:rPr>
          <w:rFonts w:ascii="宋体" w:eastAsia="宋体" w:hAnsi="宋体"/>
        </w:rPr>
      </w:pPr>
      <w:r w:rsidRPr="00C81BAD">
        <w:rPr>
          <w:rFonts w:ascii="宋体" w:eastAsia="宋体" w:hAnsi="宋体"/>
        </w:rPr>
        <w:t xml:space="preserve">        for (int i=0;i&lt;(int)match[x].size();i++){</w:t>
      </w:r>
    </w:p>
    <w:p w:rsidR="002F390D" w:rsidRPr="00C81BAD" w:rsidRDefault="002F390D" w:rsidP="002F390D">
      <w:pPr>
        <w:rPr>
          <w:rFonts w:ascii="宋体" w:eastAsia="宋体" w:hAnsi="宋体"/>
        </w:rPr>
      </w:pPr>
      <w:r w:rsidRPr="00C81BAD">
        <w:rPr>
          <w:rFonts w:ascii="宋体" w:eastAsia="宋体" w:hAnsi="宋体"/>
        </w:rPr>
        <w:t xml:space="preserve">            if (match[x][i]&gt;rednum&amp;&amp;!exist[match[x][i]]&amp;&amp;dfs(match[x][i])){</w:t>
      </w:r>
    </w:p>
    <w:p w:rsidR="002F390D" w:rsidRPr="00C81BAD" w:rsidRDefault="002F390D" w:rsidP="002F390D">
      <w:pPr>
        <w:rPr>
          <w:rFonts w:ascii="宋体" w:eastAsia="宋体" w:hAnsi="宋体"/>
        </w:rPr>
      </w:pPr>
      <w:r w:rsidRPr="00C81BAD">
        <w:rPr>
          <w:rFonts w:ascii="宋体" w:eastAsia="宋体" w:hAnsi="宋体"/>
        </w:rPr>
        <w:t xml:space="preserve">                ans++;</w:t>
      </w:r>
    </w:p>
    <w:p w:rsidR="002F390D" w:rsidRPr="00C81BAD" w:rsidRDefault="002F390D" w:rsidP="002F390D">
      <w:pPr>
        <w:rPr>
          <w:rFonts w:ascii="宋体" w:eastAsia="宋体" w:hAnsi="宋体"/>
        </w:rPr>
      </w:pPr>
      <w:r w:rsidRPr="00C81BAD">
        <w:rPr>
          <w:rFonts w:ascii="宋体" w:eastAsia="宋体" w:hAnsi="宋体"/>
        </w:rPr>
        <w:t xml:space="preserve">                choose[x]=match[x][i];</w:t>
      </w:r>
    </w:p>
    <w:p w:rsidR="002F390D" w:rsidRPr="00C81BAD" w:rsidRDefault="002F390D" w:rsidP="002F390D">
      <w:pPr>
        <w:rPr>
          <w:rFonts w:ascii="宋体" w:eastAsia="宋体" w:hAnsi="宋体"/>
        </w:rPr>
      </w:pPr>
      <w:r w:rsidRPr="00C81BAD">
        <w:rPr>
          <w:rFonts w:ascii="宋体" w:eastAsia="宋体" w:hAnsi="宋体"/>
        </w:rPr>
        <w:t xml:space="preserve">                choose[match[x][i]]=x;</w:t>
      </w:r>
    </w:p>
    <w:p w:rsidR="002F390D" w:rsidRPr="00C81BAD" w:rsidRDefault="002F390D" w:rsidP="002F390D">
      <w:pPr>
        <w:rPr>
          <w:rFonts w:ascii="宋体" w:eastAsia="宋体" w:hAnsi="宋体"/>
        </w:rPr>
      </w:pPr>
      <w:r w:rsidRPr="00C81BAD">
        <w:rPr>
          <w:rFonts w:ascii="宋体" w:eastAsia="宋体" w:hAnsi="宋体"/>
        </w:rPr>
        <w:t xml:space="preserve">                exist[x]=false;</w:t>
      </w:r>
    </w:p>
    <w:p w:rsidR="002F390D" w:rsidRPr="00C81BAD" w:rsidRDefault="002F390D" w:rsidP="002F390D">
      <w:pPr>
        <w:rPr>
          <w:rFonts w:ascii="宋体" w:eastAsia="宋体" w:hAnsi="宋体"/>
        </w:rPr>
      </w:pPr>
      <w:r w:rsidRPr="00C81BAD">
        <w:rPr>
          <w:rFonts w:ascii="宋体" w:eastAsia="宋体" w:hAnsi="宋体"/>
        </w:rPr>
        <w:t xml:space="preserve">                return true;</w:t>
      </w:r>
    </w:p>
    <w:p w:rsidR="002F390D" w:rsidRPr="00C81BAD" w:rsidRDefault="002F390D" w:rsidP="002F390D">
      <w:pPr>
        <w:rPr>
          <w:rFonts w:ascii="宋体" w:eastAsia="宋体" w:hAnsi="宋体"/>
        </w:rPr>
      </w:pPr>
      <w:r w:rsidRPr="00C81BAD">
        <w:rPr>
          <w:rFonts w:ascii="宋体" w:eastAsia="宋体" w:hAnsi="宋体"/>
        </w:rPr>
        <w:t xml:space="preserve">            }</w:t>
      </w:r>
    </w:p>
    <w:p w:rsidR="002F390D" w:rsidRPr="00C81BAD" w:rsidRDefault="002F390D" w:rsidP="002F390D">
      <w:pPr>
        <w:rPr>
          <w:rFonts w:ascii="宋体" w:eastAsia="宋体" w:hAnsi="宋体"/>
        </w:rPr>
      </w:pPr>
      <w:r w:rsidRPr="00C81BAD">
        <w:rPr>
          <w:rFonts w:ascii="宋体" w:eastAsia="宋体" w:hAnsi="宋体"/>
        </w:rPr>
        <w:t xml:space="preserve">        }</w:t>
      </w:r>
    </w:p>
    <w:p w:rsidR="002F390D" w:rsidRPr="00C81BAD" w:rsidRDefault="002F390D" w:rsidP="002F390D">
      <w:pPr>
        <w:rPr>
          <w:rFonts w:ascii="宋体" w:eastAsia="宋体" w:hAnsi="宋体"/>
        </w:rPr>
      </w:pPr>
      <w:r w:rsidRPr="00C81BAD">
        <w:rPr>
          <w:rFonts w:ascii="宋体" w:eastAsia="宋体" w:hAnsi="宋体"/>
        </w:rPr>
        <w:t xml:space="preserve">    }else{</w:t>
      </w:r>
    </w:p>
    <w:p w:rsidR="002F390D" w:rsidRPr="00C81BAD" w:rsidRDefault="002F390D" w:rsidP="002F390D">
      <w:pPr>
        <w:rPr>
          <w:rFonts w:ascii="宋体" w:eastAsia="宋体" w:hAnsi="宋体"/>
        </w:rPr>
      </w:pPr>
      <w:r w:rsidRPr="00C81BAD">
        <w:rPr>
          <w:rFonts w:ascii="宋体" w:eastAsia="宋体" w:hAnsi="宋体"/>
        </w:rPr>
        <w:t xml:space="preserve">        if (choose[x]==-1){</w:t>
      </w:r>
    </w:p>
    <w:p w:rsidR="002F390D" w:rsidRPr="00C81BAD" w:rsidRDefault="002F390D" w:rsidP="002F390D">
      <w:pPr>
        <w:rPr>
          <w:rFonts w:ascii="宋体" w:eastAsia="宋体" w:hAnsi="宋体"/>
        </w:rPr>
      </w:pPr>
      <w:r w:rsidRPr="00C81BAD">
        <w:rPr>
          <w:rFonts w:ascii="宋体" w:eastAsia="宋体" w:hAnsi="宋体"/>
        </w:rPr>
        <w:t xml:space="preserve">            exist[x]=false;</w:t>
      </w:r>
    </w:p>
    <w:p w:rsidR="002F390D" w:rsidRPr="00C81BAD" w:rsidRDefault="002F390D" w:rsidP="002F390D">
      <w:pPr>
        <w:rPr>
          <w:rFonts w:ascii="宋体" w:eastAsia="宋体" w:hAnsi="宋体"/>
        </w:rPr>
      </w:pPr>
      <w:r w:rsidRPr="00C81BAD">
        <w:rPr>
          <w:rFonts w:ascii="宋体" w:eastAsia="宋体" w:hAnsi="宋体"/>
        </w:rPr>
        <w:t xml:space="preserve">            return true;//找到增广路径</w:t>
      </w:r>
    </w:p>
    <w:p w:rsidR="002F390D" w:rsidRPr="00C81BAD" w:rsidRDefault="002F390D" w:rsidP="002F390D">
      <w:pPr>
        <w:rPr>
          <w:rFonts w:ascii="宋体" w:eastAsia="宋体" w:hAnsi="宋体"/>
        </w:rPr>
      </w:pPr>
      <w:r w:rsidRPr="00C81BAD">
        <w:rPr>
          <w:rFonts w:ascii="宋体" w:eastAsia="宋体" w:hAnsi="宋体"/>
        </w:rPr>
        <w:t xml:space="preserve">        }else{</w:t>
      </w:r>
    </w:p>
    <w:p w:rsidR="002F390D" w:rsidRPr="00C81BAD" w:rsidRDefault="002F390D" w:rsidP="002F390D">
      <w:pPr>
        <w:rPr>
          <w:rFonts w:ascii="宋体" w:eastAsia="宋体" w:hAnsi="宋体"/>
        </w:rPr>
      </w:pPr>
      <w:r w:rsidRPr="00C81BAD">
        <w:rPr>
          <w:rFonts w:ascii="宋体" w:eastAsia="宋体" w:hAnsi="宋体"/>
        </w:rPr>
        <w:lastRenderedPageBreak/>
        <w:t xml:space="preserve">            if (!exist[choose[x]]&amp;&amp;dfs(choose[x])){//蓝到红取反消除</w:t>
      </w:r>
    </w:p>
    <w:p w:rsidR="002F390D" w:rsidRPr="00C81BAD" w:rsidRDefault="002F390D" w:rsidP="002F390D">
      <w:pPr>
        <w:rPr>
          <w:rFonts w:ascii="宋体" w:eastAsia="宋体" w:hAnsi="宋体"/>
        </w:rPr>
      </w:pPr>
      <w:r w:rsidRPr="00C81BAD">
        <w:rPr>
          <w:rFonts w:ascii="宋体" w:eastAsia="宋体" w:hAnsi="宋体"/>
        </w:rPr>
        <w:t xml:space="preserve">                ans--;</w:t>
      </w:r>
    </w:p>
    <w:p w:rsidR="002F390D" w:rsidRPr="00C81BAD" w:rsidRDefault="002F390D" w:rsidP="002F390D">
      <w:pPr>
        <w:rPr>
          <w:rFonts w:ascii="宋体" w:eastAsia="宋体" w:hAnsi="宋体"/>
        </w:rPr>
      </w:pPr>
      <w:r w:rsidRPr="00C81BAD">
        <w:rPr>
          <w:rFonts w:ascii="宋体" w:eastAsia="宋体" w:hAnsi="宋体"/>
        </w:rPr>
        <w:t xml:space="preserve">                //choose[choose[x]]=-1;</w:t>
      </w:r>
    </w:p>
    <w:p w:rsidR="002F390D" w:rsidRPr="00C81BAD" w:rsidRDefault="002F390D" w:rsidP="002F390D">
      <w:pPr>
        <w:rPr>
          <w:rFonts w:ascii="宋体" w:eastAsia="宋体" w:hAnsi="宋体"/>
        </w:rPr>
      </w:pPr>
      <w:r w:rsidRPr="00C81BAD">
        <w:rPr>
          <w:rFonts w:ascii="宋体" w:eastAsia="宋体" w:hAnsi="宋体"/>
        </w:rPr>
        <w:t xml:space="preserve">                //choose[x]=-1;</w:t>
      </w:r>
    </w:p>
    <w:p w:rsidR="002F390D" w:rsidRPr="00C81BAD" w:rsidRDefault="002F390D" w:rsidP="002F390D">
      <w:pPr>
        <w:rPr>
          <w:rFonts w:ascii="宋体" w:eastAsia="宋体" w:hAnsi="宋体"/>
        </w:rPr>
      </w:pPr>
      <w:r w:rsidRPr="00C81BAD">
        <w:rPr>
          <w:rFonts w:ascii="宋体" w:eastAsia="宋体" w:hAnsi="宋体"/>
        </w:rPr>
        <w:t xml:space="preserve">                exist[x]=false;</w:t>
      </w:r>
    </w:p>
    <w:p w:rsidR="002F390D" w:rsidRPr="00C81BAD" w:rsidRDefault="002F390D" w:rsidP="002F390D">
      <w:pPr>
        <w:rPr>
          <w:rFonts w:ascii="宋体" w:eastAsia="宋体" w:hAnsi="宋体"/>
        </w:rPr>
      </w:pPr>
      <w:r w:rsidRPr="00C81BAD">
        <w:rPr>
          <w:rFonts w:ascii="宋体" w:eastAsia="宋体" w:hAnsi="宋体"/>
        </w:rPr>
        <w:t xml:space="preserve">                return true;</w:t>
      </w:r>
    </w:p>
    <w:p w:rsidR="002F390D" w:rsidRPr="00C81BAD" w:rsidRDefault="002F390D" w:rsidP="002F390D">
      <w:pPr>
        <w:rPr>
          <w:rFonts w:ascii="宋体" w:eastAsia="宋体" w:hAnsi="宋体"/>
        </w:rPr>
      </w:pPr>
      <w:r w:rsidRPr="00C81BAD">
        <w:rPr>
          <w:rFonts w:ascii="宋体" w:eastAsia="宋体" w:hAnsi="宋体"/>
        </w:rPr>
        <w:t xml:space="preserve">            }</w:t>
      </w:r>
    </w:p>
    <w:p w:rsidR="002F390D" w:rsidRPr="00C81BAD" w:rsidRDefault="002F390D" w:rsidP="002F390D">
      <w:pPr>
        <w:rPr>
          <w:rFonts w:ascii="宋体" w:eastAsia="宋体" w:hAnsi="宋体"/>
        </w:rPr>
      </w:pPr>
      <w:r w:rsidRPr="00C81BAD">
        <w:rPr>
          <w:rFonts w:ascii="宋体" w:eastAsia="宋体" w:hAnsi="宋体"/>
        </w:rPr>
        <w:t xml:space="preserve">        }</w:t>
      </w:r>
    </w:p>
    <w:p w:rsidR="002F390D" w:rsidRPr="00C81BAD" w:rsidRDefault="002F390D" w:rsidP="002F390D">
      <w:pPr>
        <w:rPr>
          <w:rFonts w:ascii="宋体" w:eastAsia="宋体" w:hAnsi="宋体"/>
        </w:rPr>
      </w:pPr>
      <w:r w:rsidRPr="00C81BAD">
        <w:rPr>
          <w:rFonts w:ascii="宋体" w:eastAsia="宋体" w:hAnsi="宋体"/>
        </w:rPr>
        <w:t xml:space="preserve">    }</w:t>
      </w:r>
    </w:p>
    <w:p w:rsidR="002F390D" w:rsidRPr="00C81BAD" w:rsidRDefault="002F390D" w:rsidP="002F390D">
      <w:pPr>
        <w:rPr>
          <w:rFonts w:ascii="宋体" w:eastAsia="宋体" w:hAnsi="宋体"/>
        </w:rPr>
      </w:pPr>
      <w:r w:rsidRPr="00C81BAD">
        <w:rPr>
          <w:rFonts w:ascii="宋体" w:eastAsia="宋体" w:hAnsi="宋体"/>
        </w:rPr>
        <w:t xml:space="preserve">    exist[x]=false;</w:t>
      </w:r>
    </w:p>
    <w:p w:rsidR="002F390D" w:rsidRPr="00C81BAD" w:rsidRDefault="002F390D" w:rsidP="002F390D">
      <w:pPr>
        <w:rPr>
          <w:rFonts w:ascii="宋体" w:eastAsia="宋体" w:hAnsi="宋体"/>
        </w:rPr>
      </w:pPr>
      <w:r w:rsidRPr="00C81BAD">
        <w:rPr>
          <w:rFonts w:ascii="宋体" w:eastAsia="宋体" w:hAnsi="宋体"/>
        </w:rPr>
        <w:t xml:space="preserve">    return false;</w:t>
      </w:r>
    </w:p>
    <w:p w:rsidR="002F390D" w:rsidRPr="00C81BAD" w:rsidRDefault="002F390D" w:rsidP="002F390D">
      <w:pPr>
        <w:rPr>
          <w:rFonts w:ascii="宋体" w:eastAsia="宋体" w:hAnsi="宋体"/>
        </w:rPr>
      </w:pPr>
      <w:r w:rsidRPr="00C81BAD">
        <w:rPr>
          <w:rFonts w:ascii="宋体" w:eastAsia="宋体" w:hAnsi="宋体"/>
        </w:rPr>
        <w:t>}</w:t>
      </w:r>
    </w:p>
    <w:p w:rsidR="002F390D" w:rsidRPr="00C81BAD" w:rsidRDefault="002F390D" w:rsidP="002F390D">
      <w:pPr>
        <w:rPr>
          <w:rFonts w:ascii="宋体" w:eastAsia="宋体" w:hAnsi="宋体"/>
        </w:rPr>
      </w:pPr>
    </w:p>
    <w:p w:rsidR="002F390D" w:rsidRPr="00C81BAD" w:rsidRDefault="002F390D" w:rsidP="002F390D">
      <w:pPr>
        <w:rPr>
          <w:rFonts w:ascii="宋体" w:eastAsia="宋体" w:hAnsi="宋体"/>
        </w:rPr>
      </w:pPr>
      <w:r w:rsidRPr="00C81BAD">
        <w:rPr>
          <w:rFonts w:ascii="宋体" w:eastAsia="宋体" w:hAnsi="宋体"/>
        </w:rPr>
        <w:t>int main()</w:t>
      </w:r>
    </w:p>
    <w:p w:rsidR="002F390D" w:rsidRPr="00C81BAD" w:rsidRDefault="002F390D" w:rsidP="002F390D">
      <w:pPr>
        <w:rPr>
          <w:rFonts w:ascii="宋体" w:eastAsia="宋体" w:hAnsi="宋体"/>
        </w:rPr>
      </w:pPr>
      <w:r w:rsidRPr="00C81BAD">
        <w:rPr>
          <w:rFonts w:ascii="宋体" w:eastAsia="宋体" w:hAnsi="宋体"/>
        </w:rPr>
        <w:t>{</w:t>
      </w:r>
    </w:p>
    <w:p w:rsidR="002F390D" w:rsidRPr="00C81BAD" w:rsidRDefault="002F390D" w:rsidP="002F390D">
      <w:pPr>
        <w:rPr>
          <w:rFonts w:ascii="宋体" w:eastAsia="宋体" w:hAnsi="宋体"/>
        </w:rPr>
      </w:pPr>
    </w:p>
    <w:p w:rsidR="002F390D" w:rsidRPr="00C81BAD" w:rsidRDefault="002F390D" w:rsidP="002F390D">
      <w:pPr>
        <w:rPr>
          <w:rFonts w:ascii="宋体" w:eastAsia="宋体" w:hAnsi="宋体"/>
        </w:rPr>
      </w:pPr>
      <w:r w:rsidRPr="00C81BAD">
        <w:rPr>
          <w:rFonts w:ascii="宋体" w:eastAsia="宋体" w:hAnsi="宋体"/>
        </w:rPr>
        <w:t xml:space="preserve">    memset(match,false,sizeof(match));</w:t>
      </w:r>
    </w:p>
    <w:p w:rsidR="002F390D" w:rsidRPr="00C81BAD" w:rsidRDefault="002F390D" w:rsidP="002F390D">
      <w:pPr>
        <w:rPr>
          <w:rFonts w:ascii="宋体" w:eastAsia="宋体" w:hAnsi="宋体"/>
        </w:rPr>
      </w:pPr>
      <w:r w:rsidRPr="00C81BAD">
        <w:rPr>
          <w:rFonts w:ascii="宋体" w:eastAsia="宋体" w:hAnsi="宋体"/>
        </w:rPr>
        <w:t xml:space="preserve">    memset(choose,-1,sizeof(choose));</w:t>
      </w:r>
    </w:p>
    <w:p w:rsidR="002F390D" w:rsidRPr="00C81BAD" w:rsidRDefault="002F390D" w:rsidP="002F390D">
      <w:pPr>
        <w:rPr>
          <w:rFonts w:ascii="宋体" w:eastAsia="宋体" w:hAnsi="宋体"/>
        </w:rPr>
      </w:pPr>
      <w:r w:rsidRPr="00C81BAD">
        <w:rPr>
          <w:rFonts w:ascii="宋体" w:eastAsia="宋体" w:hAnsi="宋体"/>
        </w:rPr>
        <w:t xml:space="preserve">    for (int i=1;i&lt;=tot;i++){</w:t>
      </w:r>
    </w:p>
    <w:p w:rsidR="002F390D" w:rsidRPr="00C81BAD" w:rsidRDefault="002F390D" w:rsidP="002F390D">
      <w:pPr>
        <w:rPr>
          <w:rFonts w:ascii="宋体" w:eastAsia="宋体" w:hAnsi="宋体"/>
        </w:rPr>
      </w:pPr>
      <w:r w:rsidRPr="00C81BAD">
        <w:rPr>
          <w:rFonts w:ascii="宋体" w:eastAsia="宋体" w:hAnsi="宋体"/>
        </w:rPr>
        <w:t xml:space="preserve">        match[i].clear();</w:t>
      </w:r>
    </w:p>
    <w:p w:rsidR="002F390D" w:rsidRPr="00C81BAD" w:rsidRDefault="002F390D" w:rsidP="002F390D">
      <w:pPr>
        <w:rPr>
          <w:rFonts w:ascii="宋体" w:eastAsia="宋体" w:hAnsi="宋体"/>
        </w:rPr>
      </w:pPr>
      <w:r w:rsidRPr="00C81BAD">
        <w:rPr>
          <w:rFonts w:ascii="宋体" w:eastAsia="宋体" w:hAnsi="宋体"/>
        </w:rPr>
        <w:t xml:space="preserve">    }</w:t>
      </w:r>
    </w:p>
    <w:p w:rsidR="002F390D" w:rsidRPr="00C81BAD" w:rsidRDefault="002F390D" w:rsidP="002F390D">
      <w:pPr>
        <w:rPr>
          <w:rFonts w:ascii="宋体" w:eastAsia="宋体" w:hAnsi="宋体"/>
        </w:rPr>
      </w:pPr>
      <w:r w:rsidRPr="00C81BAD">
        <w:rPr>
          <w:rFonts w:ascii="宋体" w:eastAsia="宋体" w:hAnsi="宋体"/>
        </w:rPr>
        <w:t xml:space="preserve">    scanf("%d%d",&amp;rednum,&amp;tot);</w:t>
      </w:r>
    </w:p>
    <w:p w:rsidR="002F390D" w:rsidRPr="00C81BAD" w:rsidRDefault="002F390D" w:rsidP="002F390D">
      <w:pPr>
        <w:rPr>
          <w:rFonts w:ascii="宋体" w:eastAsia="宋体" w:hAnsi="宋体"/>
        </w:rPr>
      </w:pPr>
      <w:r w:rsidRPr="00C81BAD">
        <w:rPr>
          <w:rFonts w:ascii="宋体" w:eastAsia="宋体" w:hAnsi="宋体"/>
        </w:rPr>
        <w:t xml:space="preserve">    bluenum=tot-rednum;</w:t>
      </w:r>
    </w:p>
    <w:p w:rsidR="002F390D" w:rsidRPr="00C81BAD" w:rsidRDefault="002F390D" w:rsidP="002F390D">
      <w:pPr>
        <w:rPr>
          <w:rFonts w:ascii="宋体" w:eastAsia="宋体" w:hAnsi="宋体"/>
        </w:rPr>
      </w:pPr>
      <w:r w:rsidRPr="00C81BAD">
        <w:rPr>
          <w:rFonts w:ascii="宋体" w:eastAsia="宋体" w:hAnsi="宋体"/>
        </w:rPr>
        <w:t xml:space="preserve">    int tempx,tempy;</w:t>
      </w:r>
    </w:p>
    <w:p w:rsidR="002F390D" w:rsidRPr="00C81BAD" w:rsidRDefault="002F390D" w:rsidP="002F390D">
      <w:pPr>
        <w:rPr>
          <w:rFonts w:ascii="宋体" w:eastAsia="宋体" w:hAnsi="宋体"/>
        </w:rPr>
      </w:pPr>
      <w:r w:rsidRPr="00C81BAD">
        <w:rPr>
          <w:rFonts w:ascii="宋体" w:eastAsia="宋体" w:hAnsi="宋体"/>
        </w:rPr>
        <w:t xml:space="preserve">    while (scanf("%d%d",&amp;tempx,&amp;tempy)&amp;&amp;!(tempx==-1&amp;&amp;tempy==-1)){</w:t>
      </w:r>
    </w:p>
    <w:p w:rsidR="002F390D" w:rsidRPr="00C81BAD" w:rsidRDefault="002F390D" w:rsidP="002F390D">
      <w:pPr>
        <w:rPr>
          <w:rFonts w:ascii="宋体" w:eastAsia="宋体" w:hAnsi="宋体"/>
        </w:rPr>
      </w:pPr>
      <w:r w:rsidRPr="00C81BAD">
        <w:rPr>
          <w:rFonts w:ascii="宋体" w:eastAsia="宋体" w:hAnsi="宋体"/>
        </w:rPr>
        <w:t xml:space="preserve">        match[tempx].push_back(tempy);</w:t>
      </w:r>
    </w:p>
    <w:p w:rsidR="002F390D" w:rsidRPr="00C81BAD" w:rsidRDefault="002F390D" w:rsidP="002F390D">
      <w:pPr>
        <w:rPr>
          <w:rFonts w:ascii="宋体" w:eastAsia="宋体" w:hAnsi="宋体"/>
        </w:rPr>
      </w:pPr>
      <w:r w:rsidRPr="00C81BAD">
        <w:rPr>
          <w:rFonts w:ascii="宋体" w:eastAsia="宋体" w:hAnsi="宋体"/>
        </w:rPr>
        <w:t xml:space="preserve">        match[tempy].push_back(tempx);</w:t>
      </w:r>
    </w:p>
    <w:p w:rsidR="002F390D" w:rsidRPr="00C81BAD" w:rsidRDefault="002F390D" w:rsidP="002F390D">
      <w:pPr>
        <w:rPr>
          <w:rFonts w:ascii="宋体" w:eastAsia="宋体" w:hAnsi="宋体"/>
        </w:rPr>
      </w:pPr>
      <w:r w:rsidRPr="00C81BAD">
        <w:rPr>
          <w:rFonts w:ascii="宋体" w:eastAsia="宋体" w:hAnsi="宋体"/>
        </w:rPr>
        <w:t xml:space="preserve">    }</w:t>
      </w:r>
    </w:p>
    <w:p w:rsidR="002F390D" w:rsidRPr="00C81BAD" w:rsidRDefault="002F390D" w:rsidP="002F390D">
      <w:pPr>
        <w:rPr>
          <w:rFonts w:ascii="宋体" w:eastAsia="宋体" w:hAnsi="宋体"/>
        </w:rPr>
      </w:pPr>
      <w:r w:rsidRPr="00C81BAD">
        <w:rPr>
          <w:rFonts w:ascii="宋体" w:eastAsia="宋体" w:hAnsi="宋体"/>
        </w:rPr>
        <w:t xml:space="preserve">    for (int i=1;i&lt;=rednum;i++){</w:t>
      </w:r>
    </w:p>
    <w:p w:rsidR="002F390D" w:rsidRPr="00C81BAD" w:rsidRDefault="002F390D" w:rsidP="002F390D">
      <w:pPr>
        <w:rPr>
          <w:rFonts w:ascii="宋体" w:eastAsia="宋体" w:hAnsi="宋体"/>
        </w:rPr>
      </w:pPr>
      <w:r w:rsidRPr="00C81BAD">
        <w:rPr>
          <w:rFonts w:ascii="宋体" w:eastAsia="宋体" w:hAnsi="宋体"/>
        </w:rPr>
        <w:t xml:space="preserve">        memset(exist,false,sizeof(exist));</w:t>
      </w:r>
    </w:p>
    <w:p w:rsidR="002F390D" w:rsidRPr="00C81BAD" w:rsidRDefault="002F390D" w:rsidP="002F390D">
      <w:pPr>
        <w:rPr>
          <w:rFonts w:ascii="宋体" w:eastAsia="宋体" w:hAnsi="宋体"/>
        </w:rPr>
      </w:pPr>
      <w:r w:rsidRPr="00C81BAD">
        <w:rPr>
          <w:rFonts w:ascii="宋体" w:eastAsia="宋体" w:hAnsi="宋体"/>
        </w:rPr>
        <w:t xml:space="preserve">        if (choose[i]==-1) dfs(i);</w:t>
      </w:r>
    </w:p>
    <w:p w:rsidR="002F390D" w:rsidRPr="00C81BAD" w:rsidRDefault="002F390D" w:rsidP="002F390D">
      <w:pPr>
        <w:rPr>
          <w:rFonts w:ascii="宋体" w:eastAsia="宋体" w:hAnsi="宋体"/>
        </w:rPr>
      </w:pPr>
      <w:r w:rsidRPr="00C81BAD">
        <w:rPr>
          <w:rFonts w:ascii="宋体" w:eastAsia="宋体" w:hAnsi="宋体"/>
        </w:rPr>
        <w:t xml:space="preserve">        if (ans==min(rednum,bluenum)) break;</w:t>
      </w:r>
    </w:p>
    <w:p w:rsidR="002F390D" w:rsidRPr="00C81BAD" w:rsidRDefault="002F390D" w:rsidP="002F390D">
      <w:pPr>
        <w:rPr>
          <w:rFonts w:ascii="宋体" w:eastAsia="宋体" w:hAnsi="宋体"/>
        </w:rPr>
      </w:pPr>
      <w:r w:rsidRPr="00C81BAD">
        <w:rPr>
          <w:rFonts w:ascii="宋体" w:eastAsia="宋体" w:hAnsi="宋体"/>
        </w:rPr>
        <w:t xml:space="preserve">        //printf("%d:%d\n",i,ans);</w:t>
      </w:r>
    </w:p>
    <w:p w:rsidR="002F390D" w:rsidRPr="00C81BAD" w:rsidRDefault="002F390D" w:rsidP="002F390D">
      <w:pPr>
        <w:rPr>
          <w:rFonts w:ascii="宋体" w:eastAsia="宋体" w:hAnsi="宋体"/>
        </w:rPr>
      </w:pPr>
      <w:r w:rsidRPr="00C81BAD">
        <w:rPr>
          <w:rFonts w:ascii="宋体" w:eastAsia="宋体" w:hAnsi="宋体"/>
        </w:rPr>
        <w:t xml:space="preserve">        //while(dfs(i));</w:t>
      </w:r>
    </w:p>
    <w:p w:rsidR="002F390D" w:rsidRPr="00C81BAD" w:rsidRDefault="002F390D" w:rsidP="002F390D">
      <w:pPr>
        <w:rPr>
          <w:rFonts w:ascii="宋体" w:eastAsia="宋体" w:hAnsi="宋体"/>
        </w:rPr>
      </w:pPr>
      <w:r w:rsidRPr="00C81BAD">
        <w:rPr>
          <w:rFonts w:ascii="宋体" w:eastAsia="宋体" w:hAnsi="宋体"/>
        </w:rPr>
        <w:t xml:space="preserve">    }</w:t>
      </w:r>
    </w:p>
    <w:p w:rsidR="002F390D" w:rsidRPr="00C81BAD" w:rsidRDefault="002F390D" w:rsidP="002F390D">
      <w:pPr>
        <w:rPr>
          <w:rFonts w:ascii="宋体" w:eastAsia="宋体" w:hAnsi="宋体"/>
        </w:rPr>
      </w:pPr>
      <w:r w:rsidRPr="00C81BAD">
        <w:rPr>
          <w:rFonts w:ascii="宋体" w:eastAsia="宋体" w:hAnsi="宋体"/>
        </w:rPr>
        <w:t xml:space="preserve">    if (ans==0) printf("No Solution!\n");else printf("%d\n",ans);</w:t>
      </w:r>
    </w:p>
    <w:p w:rsidR="002F390D" w:rsidRPr="00C81BAD" w:rsidRDefault="002F390D" w:rsidP="002F390D">
      <w:pPr>
        <w:rPr>
          <w:rFonts w:ascii="宋体" w:eastAsia="宋体" w:hAnsi="宋体"/>
        </w:rPr>
      </w:pPr>
      <w:r w:rsidRPr="00C81BAD">
        <w:rPr>
          <w:rFonts w:ascii="宋体" w:eastAsia="宋体" w:hAnsi="宋体"/>
        </w:rPr>
        <w:t xml:space="preserve">    return 0;</w:t>
      </w:r>
    </w:p>
    <w:p w:rsidR="002F390D" w:rsidRPr="00C81BAD" w:rsidRDefault="002F390D" w:rsidP="002F390D">
      <w:pPr>
        <w:rPr>
          <w:rFonts w:ascii="宋体" w:eastAsia="宋体" w:hAnsi="宋体"/>
        </w:rPr>
      </w:pPr>
      <w:r w:rsidRPr="00C81BAD">
        <w:rPr>
          <w:rFonts w:ascii="宋体" w:eastAsia="宋体" w:hAnsi="宋体"/>
        </w:rPr>
        <w:t>}</w:t>
      </w:r>
    </w:p>
    <w:p w:rsidR="00745462" w:rsidRPr="00C81BAD" w:rsidRDefault="00745462" w:rsidP="00745462">
      <w:pPr>
        <w:rPr>
          <w:rFonts w:ascii="宋体" w:eastAsia="宋体" w:hAnsi="宋体"/>
        </w:rPr>
      </w:pPr>
    </w:p>
    <w:p w:rsidR="00043D6B" w:rsidRPr="00C81BAD" w:rsidRDefault="008B5AE8" w:rsidP="00C478A5">
      <w:pPr>
        <w:pStyle w:val="3"/>
        <w:rPr>
          <w:rFonts w:ascii="宋体" w:eastAsia="宋体" w:hAnsi="宋体"/>
          <w:b w:val="0"/>
        </w:rPr>
      </w:pPr>
      <w:bookmarkStart w:id="253" w:name="_Toc523521336"/>
      <w:r w:rsidRPr="00C81BAD">
        <w:rPr>
          <w:rFonts w:ascii="宋体" w:eastAsia="宋体" w:hAnsi="宋体" w:hint="eastAsia"/>
          <w:b w:val="0"/>
        </w:rPr>
        <w:lastRenderedPageBreak/>
        <w:t>未做-hdu-2063</w:t>
      </w:r>
      <w:bookmarkEnd w:id="253"/>
      <w:r w:rsidR="00C478A5" w:rsidRPr="00C81BAD">
        <w:rPr>
          <w:rFonts w:ascii="宋体" w:eastAsia="宋体" w:hAnsi="宋体"/>
          <w:b w:val="0"/>
        </w:rPr>
        <w:fldChar w:fldCharType="begin"/>
      </w:r>
      <w:r w:rsidR="00C478A5" w:rsidRPr="00C81BAD">
        <w:rPr>
          <w:rFonts w:ascii="宋体" w:eastAsia="宋体" w:hAnsi="宋体"/>
        </w:rPr>
        <w:instrText xml:space="preserve"> XE "</w:instrText>
      </w:r>
      <w:r w:rsidR="00C478A5" w:rsidRPr="00C81BAD">
        <w:rPr>
          <w:rFonts w:ascii="宋体" w:eastAsia="宋体" w:hAnsi="宋体" w:hint="eastAsia"/>
          <w:b w:val="0"/>
        </w:rPr>
        <w:instrText>未做-hdu-2063</w:instrText>
      </w:r>
      <w:r w:rsidR="00C478A5" w:rsidRPr="00C81BAD">
        <w:rPr>
          <w:rFonts w:ascii="宋体" w:eastAsia="宋体" w:hAnsi="宋体"/>
        </w:rPr>
        <w:instrText xml:space="preserve">:2063" \y "HDU:2063" </w:instrText>
      </w:r>
      <w:r w:rsidR="00C478A5" w:rsidRPr="00C81BAD">
        <w:rPr>
          <w:rFonts w:ascii="宋体" w:eastAsia="宋体" w:hAnsi="宋体"/>
          <w:b w:val="0"/>
        </w:rPr>
        <w:fldChar w:fldCharType="end"/>
      </w:r>
    </w:p>
    <w:p w:rsidR="0011779B" w:rsidRPr="00C81BAD" w:rsidRDefault="004B1ACF" w:rsidP="000415A7">
      <w:pPr>
        <w:pStyle w:val="1"/>
        <w:rPr>
          <w:rFonts w:ascii="宋体" w:eastAsia="宋体" w:hAnsi="宋体"/>
        </w:rPr>
      </w:pPr>
      <w:bookmarkStart w:id="254" w:name="_Toc523521337"/>
      <w:r w:rsidRPr="00C81BAD">
        <w:rPr>
          <w:rFonts w:ascii="宋体" w:eastAsia="宋体" w:hAnsi="宋体" w:hint="eastAsia"/>
        </w:rPr>
        <w:t>九</w:t>
      </w:r>
      <w:r w:rsidR="0011779B" w:rsidRPr="00C81BAD">
        <w:rPr>
          <w:rFonts w:ascii="宋体" w:eastAsia="宋体" w:hAnsi="宋体" w:hint="eastAsia"/>
        </w:rPr>
        <w:t>、博弈</w:t>
      </w:r>
      <w:bookmarkEnd w:id="254"/>
    </w:p>
    <w:p w:rsidR="00720A41" w:rsidRPr="00C81BAD" w:rsidRDefault="00847D71" w:rsidP="009656B0">
      <w:pPr>
        <w:pStyle w:val="2"/>
        <w:rPr>
          <w:rFonts w:ascii="宋体" w:eastAsia="宋体" w:hAnsi="宋体" w:cstheme="minorBidi"/>
          <w:b w:val="0"/>
          <w:bCs w:val="0"/>
          <w:sz w:val="21"/>
          <w:szCs w:val="22"/>
        </w:rPr>
      </w:pPr>
      <w:bookmarkStart w:id="255" w:name="_Toc523521338"/>
      <w:r w:rsidRPr="00C81BAD">
        <w:rPr>
          <w:rFonts w:ascii="宋体" w:eastAsia="宋体" w:hAnsi="宋体" w:cstheme="minorBidi" w:hint="eastAsia"/>
          <w:b w:val="0"/>
          <w:bCs w:val="0"/>
          <w:sz w:val="21"/>
          <w:szCs w:val="22"/>
        </w:rPr>
        <w:t>√-51nod-</w:t>
      </w:r>
      <w:r w:rsidRPr="00C81BAD">
        <w:rPr>
          <w:rFonts w:ascii="宋体" w:eastAsia="宋体" w:hAnsi="宋体" w:cstheme="minorBidi"/>
          <w:b w:val="0"/>
          <w:bCs w:val="0"/>
          <w:sz w:val="21"/>
          <w:szCs w:val="22"/>
        </w:rPr>
        <w:t>1995</w:t>
      </w:r>
      <w:r w:rsidRPr="00C81BAD">
        <w:rPr>
          <w:rFonts w:ascii="宋体" w:eastAsia="宋体" w:hAnsi="宋体" w:cstheme="minorBidi" w:hint="eastAsia"/>
          <w:b w:val="0"/>
          <w:bCs w:val="0"/>
          <w:sz w:val="21"/>
          <w:szCs w:val="22"/>
        </w:rPr>
        <w:t>-三子棋</w:t>
      </w:r>
      <w:bookmarkEnd w:id="255"/>
      <w:r w:rsidR="00C478A5" w:rsidRPr="00C81BAD">
        <w:rPr>
          <w:rFonts w:ascii="宋体" w:eastAsia="宋体" w:hAnsi="宋体" w:cstheme="minorBidi"/>
          <w:b w:val="0"/>
          <w:bCs w:val="0"/>
          <w:sz w:val="21"/>
          <w:szCs w:val="22"/>
        </w:rPr>
        <w:fldChar w:fldCharType="begin"/>
      </w:r>
      <w:r w:rsidR="00C478A5" w:rsidRPr="00C81BAD">
        <w:rPr>
          <w:rFonts w:ascii="宋体" w:eastAsia="宋体" w:hAnsi="宋体"/>
        </w:rPr>
        <w:instrText xml:space="preserve"> XE "</w:instrText>
      </w:r>
      <w:r w:rsidR="00C478A5" w:rsidRPr="00C81BAD">
        <w:rPr>
          <w:rFonts w:ascii="宋体" w:eastAsia="宋体" w:hAnsi="宋体" w:cstheme="minorBidi" w:hint="eastAsia"/>
          <w:b w:val="0"/>
          <w:bCs w:val="0"/>
          <w:sz w:val="21"/>
          <w:szCs w:val="22"/>
        </w:rPr>
        <w:instrText>√-51nod-</w:instrText>
      </w:r>
      <w:r w:rsidR="00C478A5" w:rsidRPr="00C81BAD">
        <w:rPr>
          <w:rFonts w:ascii="宋体" w:eastAsia="宋体" w:hAnsi="宋体" w:cstheme="minorBidi"/>
          <w:b w:val="0"/>
          <w:bCs w:val="0"/>
          <w:sz w:val="21"/>
          <w:szCs w:val="22"/>
        </w:rPr>
        <w:instrText>1995</w:instrText>
      </w:r>
      <w:r w:rsidR="00C478A5" w:rsidRPr="00C81BAD">
        <w:rPr>
          <w:rFonts w:ascii="宋体" w:eastAsia="宋体" w:hAnsi="宋体" w:cstheme="minorBidi" w:hint="eastAsia"/>
          <w:b w:val="0"/>
          <w:bCs w:val="0"/>
          <w:sz w:val="21"/>
          <w:szCs w:val="22"/>
        </w:rPr>
        <w:instrText>-三子棋</w:instrText>
      </w:r>
      <w:r w:rsidR="00C478A5" w:rsidRPr="00C81BAD">
        <w:rPr>
          <w:rFonts w:ascii="宋体" w:eastAsia="宋体" w:hAnsi="宋体"/>
        </w:rPr>
        <w:instrText>:</w:instrText>
      </w:r>
      <w:r w:rsidR="00C478A5" w:rsidRPr="00C81BAD">
        <w:rPr>
          <w:rFonts w:ascii="宋体" w:eastAsia="宋体" w:hAnsi="宋体" w:hint="eastAsia"/>
        </w:rPr>
        <w:instrText>1</w:instrText>
      </w:r>
      <w:r w:rsidR="00C478A5" w:rsidRPr="00C81BAD">
        <w:rPr>
          <w:rFonts w:ascii="宋体" w:eastAsia="宋体" w:hAnsi="宋体"/>
        </w:rPr>
        <w:instrText xml:space="preserve">995" \y "51nod:1995" </w:instrText>
      </w:r>
      <w:r w:rsidR="00C478A5" w:rsidRPr="00C81BAD">
        <w:rPr>
          <w:rFonts w:ascii="宋体" w:eastAsia="宋体" w:hAnsi="宋体" w:cstheme="minorBidi"/>
          <w:b w:val="0"/>
          <w:bCs w:val="0"/>
          <w:sz w:val="21"/>
          <w:szCs w:val="22"/>
        </w:rPr>
        <w:fldChar w:fldCharType="end"/>
      </w:r>
    </w:p>
    <w:p w:rsidR="00CB2F7C" w:rsidRPr="00C81BAD" w:rsidRDefault="00CB2F7C" w:rsidP="00CB2F7C">
      <w:pPr>
        <w:rPr>
          <w:rFonts w:ascii="宋体" w:eastAsia="宋体" w:hAnsi="宋体"/>
        </w:rPr>
      </w:pPr>
      <w:r w:rsidRPr="00C81BAD">
        <w:rPr>
          <w:rFonts w:ascii="宋体" w:eastAsia="宋体" w:hAnsi="宋体" w:hint="eastAsia"/>
        </w:rPr>
        <w:t>【题干】</w:t>
      </w:r>
    </w:p>
    <w:p w:rsidR="007D0874" w:rsidRPr="00C81BAD"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C81BAD">
        <w:rPr>
          <w:rFonts w:ascii="宋体" w:eastAsia="宋体" w:hAnsi="宋体" w:cs="Microsoft Sans Serif"/>
          <w:b/>
          <w:bCs/>
          <w:color w:val="000000"/>
          <w:spacing w:val="30"/>
          <w:kern w:val="0"/>
          <w:sz w:val="27"/>
          <w:szCs w:val="27"/>
        </w:rPr>
        <w:t>Input</w:t>
      </w:r>
    </w:p>
    <w:p w:rsidR="007D0874" w:rsidRPr="00C81BAD"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C81BAD">
        <w:rPr>
          <w:rFonts w:ascii="宋体" w:eastAsia="宋体" w:hAnsi="宋体" w:cs="宋体"/>
          <w:color w:val="303030"/>
          <w:kern w:val="0"/>
          <w:sz w:val="24"/>
          <w:szCs w:val="24"/>
        </w:rPr>
        <w:t>第一行输入一个整数T，表示数据组数（1&lt;T&lt;10000）； </w:t>
      </w:r>
    </w:p>
    <w:p w:rsidR="007D0874" w:rsidRPr="00C81BAD"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C81BAD">
        <w:rPr>
          <w:rFonts w:ascii="宋体" w:eastAsia="宋体" w:hAnsi="宋体" w:cs="宋体"/>
          <w:color w:val="303030"/>
          <w:kern w:val="0"/>
          <w:sz w:val="24"/>
          <w:szCs w:val="24"/>
        </w:rPr>
        <w:t>第二行输入两个整数x,y,表示3×4格子里面的一个坐标(x,y)（1&lt;=x&lt;=3,1&lt;=y&lt;=4）；</w:t>
      </w:r>
    </w:p>
    <w:p w:rsidR="007D0874" w:rsidRPr="00C81BAD"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C81BAD">
        <w:rPr>
          <w:rFonts w:ascii="宋体" w:eastAsia="宋体" w:hAnsi="宋体" w:cs="Microsoft Sans Serif"/>
          <w:b/>
          <w:bCs/>
          <w:color w:val="000000"/>
          <w:spacing w:val="30"/>
          <w:kern w:val="0"/>
          <w:sz w:val="27"/>
          <w:szCs w:val="27"/>
        </w:rPr>
        <w:t>Output</w:t>
      </w:r>
    </w:p>
    <w:p w:rsidR="007D0874" w:rsidRPr="00C81BAD" w:rsidRDefault="007D0874" w:rsidP="007D08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75" w:lineRule="atLeast"/>
        <w:jc w:val="left"/>
        <w:rPr>
          <w:rFonts w:ascii="宋体" w:eastAsia="宋体" w:hAnsi="宋体" w:cs="宋体"/>
          <w:color w:val="303030"/>
          <w:kern w:val="0"/>
          <w:sz w:val="24"/>
          <w:szCs w:val="24"/>
        </w:rPr>
      </w:pPr>
      <w:r w:rsidRPr="00C81BAD">
        <w:rPr>
          <w:rFonts w:ascii="宋体" w:eastAsia="宋体" w:hAnsi="宋体" w:cs="宋体"/>
          <w:color w:val="303030"/>
          <w:kern w:val="0"/>
          <w:sz w:val="24"/>
          <w:szCs w:val="24"/>
        </w:rPr>
        <w:t>每组数据输出最后小明输赢的结果，如果小明一定能赢，第一行输出“Win”,第二行输出小明所需要花的最少步数；如果小明跟小花只能打成平手，第一行输出“Equal”，第二行输出数字0；如果小明不能赢也不能跟小花打成平手，第一行输出“Lose”,第二行输出小花赢小明所需要花的最少步数。</w:t>
      </w:r>
    </w:p>
    <w:p w:rsidR="007D0874" w:rsidRPr="00C81BAD"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C81BAD">
        <w:rPr>
          <w:rFonts w:ascii="宋体" w:eastAsia="宋体" w:hAnsi="宋体" w:cs="Microsoft Sans Serif"/>
          <w:b/>
          <w:bCs/>
          <w:color w:val="000000"/>
          <w:spacing w:val="30"/>
          <w:kern w:val="0"/>
          <w:sz w:val="27"/>
          <w:szCs w:val="27"/>
        </w:rPr>
        <w:t>Input示例</w:t>
      </w:r>
    </w:p>
    <w:p w:rsidR="007D0874" w:rsidRPr="00C81BAD"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2</w:t>
      </w:r>
    </w:p>
    <w:p w:rsidR="007D0874" w:rsidRPr="00C81BAD"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2 1</w:t>
      </w:r>
    </w:p>
    <w:p w:rsidR="007D0874" w:rsidRPr="00C81BAD"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2 4</w:t>
      </w:r>
    </w:p>
    <w:p w:rsidR="007D0874" w:rsidRPr="00C81BAD" w:rsidRDefault="007D0874" w:rsidP="007D0874">
      <w:pPr>
        <w:widowControl/>
        <w:shd w:val="clear" w:color="auto" w:fill="FFFFFF"/>
        <w:jc w:val="left"/>
        <w:rPr>
          <w:rFonts w:ascii="宋体" w:eastAsia="宋体" w:hAnsi="宋体" w:cs="Microsoft Sans Serif"/>
          <w:b/>
          <w:bCs/>
          <w:color w:val="000000"/>
          <w:spacing w:val="30"/>
          <w:kern w:val="0"/>
          <w:sz w:val="27"/>
          <w:szCs w:val="27"/>
        </w:rPr>
      </w:pPr>
      <w:r w:rsidRPr="00C81BAD">
        <w:rPr>
          <w:rFonts w:ascii="宋体" w:eastAsia="宋体" w:hAnsi="宋体" w:cs="Microsoft Sans Serif"/>
          <w:b/>
          <w:bCs/>
          <w:color w:val="000000"/>
          <w:spacing w:val="30"/>
          <w:kern w:val="0"/>
          <w:sz w:val="27"/>
          <w:szCs w:val="27"/>
        </w:rPr>
        <w:t>Output示例</w:t>
      </w:r>
    </w:p>
    <w:p w:rsidR="007D0874" w:rsidRPr="00C81BAD"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Equal</w:t>
      </w:r>
    </w:p>
    <w:p w:rsidR="007D0874" w:rsidRPr="00C81BAD"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0</w:t>
      </w:r>
    </w:p>
    <w:p w:rsidR="007D0874" w:rsidRPr="00C81BAD"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Equal</w:t>
      </w:r>
    </w:p>
    <w:p w:rsidR="007D0874" w:rsidRPr="00C81BAD" w:rsidRDefault="007D0874" w:rsidP="007D0874">
      <w:pPr>
        <w:widowControl/>
        <w:pBdr>
          <w:top w:val="single" w:sz="6" w:space="8" w:color="D0D0D0"/>
          <w:left w:val="single" w:sz="6" w:space="8" w:color="D0D0D0"/>
          <w:bottom w:val="single" w:sz="6" w:space="8" w:color="D0D0D0"/>
          <w:right w:val="single" w:sz="6" w:space="8" w:color="D0D0D0"/>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707070"/>
          <w:kern w:val="0"/>
          <w:sz w:val="18"/>
          <w:szCs w:val="18"/>
        </w:rPr>
      </w:pPr>
      <w:r w:rsidRPr="00C81BAD">
        <w:rPr>
          <w:rFonts w:ascii="宋体" w:eastAsia="宋体" w:hAnsi="宋体" w:cs="宋体"/>
          <w:color w:val="707070"/>
          <w:kern w:val="0"/>
          <w:sz w:val="18"/>
          <w:szCs w:val="18"/>
        </w:rPr>
        <w:t>0</w:t>
      </w:r>
    </w:p>
    <w:p w:rsidR="00CB2F7C" w:rsidRPr="00C81BAD" w:rsidRDefault="00CB2F7C" w:rsidP="00CB2F7C">
      <w:pPr>
        <w:rPr>
          <w:rFonts w:ascii="宋体" w:eastAsia="宋体" w:hAnsi="宋体"/>
        </w:rPr>
      </w:pPr>
      <w:r w:rsidRPr="00C81BAD">
        <w:rPr>
          <w:rFonts w:ascii="宋体" w:eastAsia="宋体" w:hAnsi="宋体" w:hint="eastAsia"/>
        </w:rPr>
        <w:t>【思路】</w:t>
      </w:r>
    </w:p>
    <w:p w:rsidR="007637A6" w:rsidRPr="00C81BAD" w:rsidRDefault="007637A6" w:rsidP="007637A6">
      <w:pPr>
        <w:rPr>
          <w:rFonts w:ascii="宋体" w:eastAsia="宋体" w:hAnsi="宋体"/>
        </w:rPr>
      </w:pPr>
      <w:r w:rsidRPr="00C81BAD">
        <w:rPr>
          <w:rFonts w:ascii="宋体" w:eastAsia="宋体" w:hAnsi="宋体" w:hint="eastAsia"/>
        </w:rPr>
        <w:t>将</w:t>
      </w:r>
      <w:r w:rsidRPr="00C81BAD">
        <w:rPr>
          <w:rFonts w:ascii="宋体" w:eastAsia="宋体" w:hAnsi="宋体"/>
        </w:rPr>
        <w:t>3*4的棋盘分成4种类型的位置（对称）</w:t>
      </w:r>
    </w:p>
    <w:p w:rsidR="007637A6" w:rsidRPr="00C81BAD" w:rsidRDefault="007637A6" w:rsidP="007637A6">
      <w:pPr>
        <w:rPr>
          <w:rFonts w:ascii="宋体" w:eastAsia="宋体" w:hAnsi="宋体"/>
        </w:rPr>
      </w:pPr>
      <w:r w:rsidRPr="00C81BAD">
        <w:rPr>
          <w:rFonts w:ascii="宋体" w:eastAsia="宋体" w:hAnsi="宋体"/>
        </w:rPr>
        <w:t>第1种 （1,1）（1,4）（3,1）（3,4）枚举后手的第1个位置，都有必赢策略，其中最多需要6步</w:t>
      </w:r>
    </w:p>
    <w:p w:rsidR="007637A6" w:rsidRPr="00C81BAD" w:rsidRDefault="007637A6" w:rsidP="007637A6">
      <w:pPr>
        <w:rPr>
          <w:rFonts w:ascii="宋体" w:eastAsia="宋体" w:hAnsi="宋体"/>
        </w:rPr>
      </w:pPr>
      <w:r w:rsidRPr="00C81BAD">
        <w:rPr>
          <w:rFonts w:ascii="宋体" w:eastAsia="宋体" w:hAnsi="宋体"/>
        </w:rPr>
        <w:t>第2种 （1,2）（1,3）（3,2）（3,3）枚举后手的第1个位置，都有必赢策略，其中最多需要4步</w:t>
      </w:r>
    </w:p>
    <w:p w:rsidR="007637A6" w:rsidRPr="00C81BAD" w:rsidRDefault="007637A6" w:rsidP="007637A6">
      <w:pPr>
        <w:rPr>
          <w:rFonts w:ascii="宋体" w:eastAsia="宋体" w:hAnsi="宋体"/>
        </w:rPr>
      </w:pPr>
      <w:r w:rsidRPr="00C81BAD">
        <w:rPr>
          <w:rFonts w:ascii="宋体" w:eastAsia="宋体" w:hAnsi="宋体"/>
        </w:rPr>
        <w:t>第3种 （2,2）（2，3）枚举后手的第1个位置，都有必赢策略，其中最多需要4步</w:t>
      </w:r>
    </w:p>
    <w:p w:rsidR="007637A6" w:rsidRPr="00C81BAD" w:rsidRDefault="007637A6" w:rsidP="007637A6">
      <w:pPr>
        <w:rPr>
          <w:rFonts w:ascii="宋体" w:eastAsia="宋体" w:hAnsi="宋体"/>
        </w:rPr>
      </w:pPr>
      <w:r w:rsidRPr="00C81BAD">
        <w:rPr>
          <w:rFonts w:ascii="宋体" w:eastAsia="宋体" w:hAnsi="宋体"/>
        </w:rPr>
        <w:t>第4种 （2,1）（2，4）根据题目样例，平局</w:t>
      </w:r>
    </w:p>
    <w:p w:rsidR="00CB2F7C" w:rsidRPr="00C81BAD" w:rsidRDefault="00CB2F7C" w:rsidP="00CB2F7C">
      <w:pPr>
        <w:rPr>
          <w:rFonts w:ascii="宋体" w:eastAsia="宋体" w:hAnsi="宋体"/>
        </w:rPr>
      </w:pPr>
      <w:r w:rsidRPr="00C81BAD">
        <w:rPr>
          <w:rFonts w:ascii="宋体" w:eastAsia="宋体" w:hAnsi="宋体" w:hint="eastAsia"/>
        </w:rPr>
        <w:lastRenderedPageBreak/>
        <w:t>【AC代码】</w:t>
      </w:r>
    </w:p>
    <w:p w:rsidR="00556AF1" w:rsidRPr="00C81BAD" w:rsidRDefault="00556AF1" w:rsidP="00556AF1">
      <w:pPr>
        <w:rPr>
          <w:rFonts w:ascii="宋体" w:eastAsia="宋体" w:hAnsi="宋体"/>
        </w:rPr>
      </w:pPr>
      <w:r w:rsidRPr="00C81BAD">
        <w:rPr>
          <w:rFonts w:ascii="宋体" w:eastAsia="宋体" w:hAnsi="宋体"/>
        </w:rPr>
        <w:t>#include &lt;iostream&gt;</w:t>
      </w:r>
    </w:p>
    <w:p w:rsidR="00556AF1" w:rsidRPr="00C81BAD" w:rsidRDefault="00556AF1" w:rsidP="00556AF1">
      <w:pPr>
        <w:rPr>
          <w:rFonts w:ascii="宋体" w:eastAsia="宋体" w:hAnsi="宋体"/>
        </w:rPr>
      </w:pPr>
      <w:r w:rsidRPr="00C81BAD">
        <w:rPr>
          <w:rFonts w:ascii="宋体" w:eastAsia="宋体" w:hAnsi="宋体"/>
        </w:rPr>
        <w:t>using namespace std;</w:t>
      </w:r>
    </w:p>
    <w:p w:rsidR="00556AF1" w:rsidRPr="00C81BAD" w:rsidRDefault="00556AF1" w:rsidP="00556AF1">
      <w:pPr>
        <w:rPr>
          <w:rFonts w:ascii="宋体" w:eastAsia="宋体" w:hAnsi="宋体"/>
        </w:rPr>
      </w:pPr>
      <w:r w:rsidRPr="00C81BAD">
        <w:rPr>
          <w:rFonts w:ascii="宋体" w:eastAsia="宋体" w:hAnsi="宋体"/>
        </w:rPr>
        <w:t>int main()</w:t>
      </w:r>
    </w:p>
    <w:p w:rsidR="00556AF1" w:rsidRPr="00C81BAD" w:rsidRDefault="00556AF1" w:rsidP="00556AF1">
      <w:pPr>
        <w:rPr>
          <w:rFonts w:ascii="宋体" w:eastAsia="宋体" w:hAnsi="宋体"/>
        </w:rPr>
      </w:pPr>
      <w:r w:rsidRPr="00C81BAD">
        <w:rPr>
          <w:rFonts w:ascii="宋体" w:eastAsia="宋体" w:hAnsi="宋体"/>
        </w:rPr>
        <w:t>{</w:t>
      </w:r>
    </w:p>
    <w:p w:rsidR="00556AF1" w:rsidRPr="00C81BAD" w:rsidRDefault="00556AF1" w:rsidP="00556AF1">
      <w:pPr>
        <w:rPr>
          <w:rFonts w:ascii="宋体" w:eastAsia="宋体" w:hAnsi="宋体"/>
        </w:rPr>
      </w:pPr>
      <w:r w:rsidRPr="00C81BAD">
        <w:rPr>
          <w:rFonts w:ascii="宋体" w:eastAsia="宋体" w:hAnsi="宋体"/>
        </w:rPr>
        <w:t xml:space="preserve">    const int type[3][4]={{1,2,2,1},{4,3,3,4},{1,2,2,1}};</w:t>
      </w:r>
    </w:p>
    <w:p w:rsidR="00556AF1" w:rsidRPr="00C81BAD" w:rsidRDefault="00556AF1" w:rsidP="00556AF1">
      <w:pPr>
        <w:rPr>
          <w:rFonts w:ascii="宋体" w:eastAsia="宋体" w:hAnsi="宋体"/>
        </w:rPr>
      </w:pPr>
      <w:r w:rsidRPr="00C81BAD">
        <w:rPr>
          <w:rFonts w:ascii="宋体" w:eastAsia="宋体" w:hAnsi="宋体"/>
        </w:rPr>
        <w:t xml:space="preserve">    int t;</w:t>
      </w:r>
    </w:p>
    <w:p w:rsidR="00556AF1" w:rsidRPr="00C81BAD" w:rsidRDefault="00556AF1" w:rsidP="00556AF1">
      <w:pPr>
        <w:rPr>
          <w:rFonts w:ascii="宋体" w:eastAsia="宋体" w:hAnsi="宋体"/>
        </w:rPr>
      </w:pPr>
      <w:r w:rsidRPr="00C81BAD">
        <w:rPr>
          <w:rFonts w:ascii="宋体" w:eastAsia="宋体" w:hAnsi="宋体"/>
        </w:rPr>
        <w:t xml:space="preserve">    cin&gt;&gt;t;</w:t>
      </w:r>
    </w:p>
    <w:p w:rsidR="00556AF1" w:rsidRPr="00C81BAD" w:rsidRDefault="00556AF1" w:rsidP="00556AF1">
      <w:pPr>
        <w:rPr>
          <w:rFonts w:ascii="宋体" w:eastAsia="宋体" w:hAnsi="宋体"/>
        </w:rPr>
      </w:pPr>
      <w:r w:rsidRPr="00C81BAD">
        <w:rPr>
          <w:rFonts w:ascii="宋体" w:eastAsia="宋体" w:hAnsi="宋体"/>
        </w:rPr>
        <w:t xml:space="preserve">    while (t--){</w:t>
      </w:r>
    </w:p>
    <w:p w:rsidR="00556AF1" w:rsidRPr="00C81BAD" w:rsidRDefault="00556AF1" w:rsidP="00556AF1">
      <w:pPr>
        <w:rPr>
          <w:rFonts w:ascii="宋体" w:eastAsia="宋体" w:hAnsi="宋体"/>
        </w:rPr>
      </w:pPr>
      <w:r w:rsidRPr="00C81BAD">
        <w:rPr>
          <w:rFonts w:ascii="宋体" w:eastAsia="宋体" w:hAnsi="宋体"/>
        </w:rPr>
        <w:t xml:space="preserve">        int x,y;</w:t>
      </w:r>
    </w:p>
    <w:p w:rsidR="00556AF1" w:rsidRPr="00C81BAD" w:rsidRDefault="00556AF1" w:rsidP="00556AF1">
      <w:pPr>
        <w:rPr>
          <w:rFonts w:ascii="宋体" w:eastAsia="宋体" w:hAnsi="宋体"/>
        </w:rPr>
      </w:pPr>
      <w:r w:rsidRPr="00C81BAD">
        <w:rPr>
          <w:rFonts w:ascii="宋体" w:eastAsia="宋体" w:hAnsi="宋体"/>
        </w:rPr>
        <w:t xml:space="preserve">        cin&gt;&gt;x&gt;&gt;y;</w:t>
      </w:r>
    </w:p>
    <w:p w:rsidR="00556AF1" w:rsidRPr="00C81BAD" w:rsidRDefault="00556AF1" w:rsidP="00556AF1">
      <w:pPr>
        <w:rPr>
          <w:rFonts w:ascii="宋体" w:eastAsia="宋体" w:hAnsi="宋体"/>
        </w:rPr>
      </w:pPr>
      <w:r w:rsidRPr="00C81BAD">
        <w:rPr>
          <w:rFonts w:ascii="宋体" w:eastAsia="宋体" w:hAnsi="宋体"/>
        </w:rPr>
        <w:t xml:space="preserve">        x--,y--;</w:t>
      </w:r>
    </w:p>
    <w:p w:rsidR="00556AF1" w:rsidRPr="00C81BAD" w:rsidRDefault="00556AF1" w:rsidP="00556AF1">
      <w:pPr>
        <w:rPr>
          <w:rFonts w:ascii="宋体" w:eastAsia="宋体" w:hAnsi="宋体"/>
        </w:rPr>
      </w:pPr>
      <w:r w:rsidRPr="00C81BAD">
        <w:rPr>
          <w:rFonts w:ascii="宋体" w:eastAsia="宋体" w:hAnsi="宋体"/>
        </w:rPr>
        <w:t xml:space="preserve">        switch(type[x][y]){</w:t>
      </w:r>
    </w:p>
    <w:p w:rsidR="00556AF1" w:rsidRPr="00C81BAD" w:rsidRDefault="00556AF1" w:rsidP="00556AF1">
      <w:pPr>
        <w:rPr>
          <w:rFonts w:ascii="宋体" w:eastAsia="宋体" w:hAnsi="宋体"/>
        </w:rPr>
      </w:pPr>
      <w:r w:rsidRPr="00C81BAD">
        <w:rPr>
          <w:rFonts w:ascii="宋体" w:eastAsia="宋体" w:hAnsi="宋体"/>
        </w:rPr>
        <w:t xml:space="preserve">        case 1:</w:t>
      </w:r>
    </w:p>
    <w:p w:rsidR="00556AF1" w:rsidRPr="00C81BAD" w:rsidRDefault="00556AF1" w:rsidP="00556AF1">
      <w:pPr>
        <w:rPr>
          <w:rFonts w:ascii="宋体" w:eastAsia="宋体" w:hAnsi="宋体"/>
        </w:rPr>
      </w:pPr>
      <w:r w:rsidRPr="00C81BAD">
        <w:rPr>
          <w:rFonts w:ascii="宋体" w:eastAsia="宋体" w:hAnsi="宋体"/>
        </w:rPr>
        <w:t xml:space="preserve">            {</w:t>
      </w:r>
    </w:p>
    <w:p w:rsidR="00556AF1" w:rsidRPr="00C81BAD" w:rsidRDefault="00556AF1" w:rsidP="00556AF1">
      <w:pPr>
        <w:rPr>
          <w:rFonts w:ascii="宋体" w:eastAsia="宋体" w:hAnsi="宋体"/>
        </w:rPr>
      </w:pPr>
      <w:r w:rsidRPr="00C81BAD">
        <w:rPr>
          <w:rFonts w:ascii="宋体" w:eastAsia="宋体" w:hAnsi="宋体"/>
        </w:rPr>
        <w:t xml:space="preserve">                cout&lt;&lt;"Win"&lt;&lt;endl&lt;&lt;"6"&lt;&lt;endl;</w:t>
      </w:r>
    </w:p>
    <w:p w:rsidR="00556AF1" w:rsidRPr="00C81BAD" w:rsidRDefault="00556AF1" w:rsidP="00556AF1">
      <w:pPr>
        <w:rPr>
          <w:rFonts w:ascii="宋体" w:eastAsia="宋体" w:hAnsi="宋体"/>
        </w:rPr>
      </w:pPr>
      <w:r w:rsidRPr="00C81BAD">
        <w:rPr>
          <w:rFonts w:ascii="宋体" w:eastAsia="宋体" w:hAnsi="宋体"/>
        </w:rPr>
        <w:t xml:space="preserve">                break;</w:t>
      </w:r>
    </w:p>
    <w:p w:rsidR="00556AF1" w:rsidRPr="00C81BAD" w:rsidRDefault="00556AF1" w:rsidP="00556AF1">
      <w:pPr>
        <w:rPr>
          <w:rFonts w:ascii="宋体" w:eastAsia="宋体" w:hAnsi="宋体"/>
        </w:rPr>
      </w:pPr>
      <w:r w:rsidRPr="00C81BAD">
        <w:rPr>
          <w:rFonts w:ascii="宋体" w:eastAsia="宋体" w:hAnsi="宋体"/>
        </w:rPr>
        <w:t xml:space="preserve">            }</w:t>
      </w:r>
    </w:p>
    <w:p w:rsidR="00556AF1" w:rsidRPr="00C81BAD" w:rsidRDefault="00556AF1" w:rsidP="00556AF1">
      <w:pPr>
        <w:rPr>
          <w:rFonts w:ascii="宋体" w:eastAsia="宋体" w:hAnsi="宋体"/>
        </w:rPr>
      </w:pPr>
      <w:r w:rsidRPr="00C81BAD">
        <w:rPr>
          <w:rFonts w:ascii="宋体" w:eastAsia="宋体" w:hAnsi="宋体"/>
        </w:rPr>
        <w:t xml:space="preserve">        case 4:</w:t>
      </w:r>
    </w:p>
    <w:p w:rsidR="00556AF1" w:rsidRPr="00C81BAD" w:rsidRDefault="00556AF1" w:rsidP="00556AF1">
      <w:pPr>
        <w:rPr>
          <w:rFonts w:ascii="宋体" w:eastAsia="宋体" w:hAnsi="宋体"/>
        </w:rPr>
      </w:pPr>
      <w:r w:rsidRPr="00C81BAD">
        <w:rPr>
          <w:rFonts w:ascii="宋体" w:eastAsia="宋体" w:hAnsi="宋体"/>
        </w:rPr>
        <w:t xml:space="preserve">            {</w:t>
      </w:r>
    </w:p>
    <w:p w:rsidR="00556AF1" w:rsidRPr="00C81BAD" w:rsidRDefault="00556AF1" w:rsidP="00556AF1">
      <w:pPr>
        <w:rPr>
          <w:rFonts w:ascii="宋体" w:eastAsia="宋体" w:hAnsi="宋体"/>
        </w:rPr>
      </w:pPr>
      <w:r w:rsidRPr="00C81BAD">
        <w:rPr>
          <w:rFonts w:ascii="宋体" w:eastAsia="宋体" w:hAnsi="宋体"/>
        </w:rPr>
        <w:t xml:space="preserve">                cout&lt;&lt;"Equal"&lt;&lt;endl&lt;&lt;"0"&lt;&lt;endl;</w:t>
      </w:r>
    </w:p>
    <w:p w:rsidR="00556AF1" w:rsidRPr="00C81BAD" w:rsidRDefault="00556AF1" w:rsidP="00556AF1">
      <w:pPr>
        <w:rPr>
          <w:rFonts w:ascii="宋体" w:eastAsia="宋体" w:hAnsi="宋体"/>
        </w:rPr>
      </w:pPr>
      <w:r w:rsidRPr="00C81BAD">
        <w:rPr>
          <w:rFonts w:ascii="宋体" w:eastAsia="宋体" w:hAnsi="宋体"/>
        </w:rPr>
        <w:t xml:space="preserve">                break;</w:t>
      </w:r>
    </w:p>
    <w:p w:rsidR="00556AF1" w:rsidRPr="00C81BAD" w:rsidRDefault="00556AF1" w:rsidP="00556AF1">
      <w:pPr>
        <w:rPr>
          <w:rFonts w:ascii="宋体" w:eastAsia="宋体" w:hAnsi="宋体"/>
        </w:rPr>
      </w:pPr>
      <w:r w:rsidRPr="00C81BAD">
        <w:rPr>
          <w:rFonts w:ascii="宋体" w:eastAsia="宋体" w:hAnsi="宋体"/>
        </w:rPr>
        <w:t xml:space="preserve">            }</w:t>
      </w:r>
    </w:p>
    <w:p w:rsidR="00556AF1" w:rsidRPr="00C81BAD" w:rsidRDefault="00556AF1" w:rsidP="00556AF1">
      <w:pPr>
        <w:rPr>
          <w:rFonts w:ascii="宋体" w:eastAsia="宋体" w:hAnsi="宋体"/>
        </w:rPr>
      </w:pPr>
      <w:r w:rsidRPr="00C81BAD">
        <w:rPr>
          <w:rFonts w:ascii="宋体" w:eastAsia="宋体" w:hAnsi="宋体"/>
        </w:rPr>
        <w:t xml:space="preserve">        case 2:case 3:</w:t>
      </w:r>
    </w:p>
    <w:p w:rsidR="00556AF1" w:rsidRPr="00C81BAD" w:rsidRDefault="00556AF1" w:rsidP="00556AF1">
      <w:pPr>
        <w:rPr>
          <w:rFonts w:ascii="宋体" w:eastAsia="宋体" w:hAnsi="宋体"/>
        </w:rPr>
      </w:pPr>
      <w:r w:rsidRPr="00C81BAD">
        <w:rPr>
          <w:rFonts w:ascii="宋体" w:eastAsia="宋体" w:hAnsi="宋体"/>
        </w:rPr>
        <w:t xml:space="preserve">            {</w:t>
      </w:r>
    </w:p>
    <w:p w:rsidR="00556AF1" w:rsidRPr="00C81BAD" w:rsidRDefault="00556AF1" w:rsidP="00556AF1">
      <w:pPr>
        <w:rPr>
          <w:rFonts w:ascii="宋体" w:eastAsia="宋体" w:hAnsi="宋体"/>
        </w:rPr>
      </w:pPr>
      <w:r w:rsidRPr="00C81BAD">
        <w:rPr>
          <w:rFonts w:ascii="宋体" w:eastAsia="宋体" w:hAnsi="宋体"/>
        </w:rPr>
        <w:t xml:space="preserve">                cout&lt;&lt;"Win"&lt;&lt;endl&lt;&lt;"4"&lt;&lt;endl;</w:t>
      </w:r>
    </w:p>
    <w:p w:rsidR="00556AF1" w:rsidRPr="00C81BAD" w:rsidRDefault="00556AF1" w:rsidP="00556AF1">
      <w:pPr>
        <w:rPr>
          <w:rFonts w:ascii="宋体" w:eastAsia="宋体" w:hAnsi="宋体"/>
        </w:rPr>
      </w:pPr>
      <w:r w:rsidRPr="00C81BAD">
        <w:rPr>
          <w:rFonts w:ascii="宋体" w:eastAsia="宋体" w:hAnsi="宋体"/>
        </w:rPr>
        <w:t xml:space="preserve">                break;</w:t>
      </w:r>
    </w:p>
    <w:p w:rsidR="00556AF1" w:rsidRPr="00C81BAD" w:rsidRDefault="00556AF1" w:rsidP="00556AF1">
      <w:pPr>
        <w:rPr>
          <w:rFonts w:ascii="宋体" w:eastAsia="宋体" w:hAnsi="宋体"/>
        </w:rPr>
      </w:pPr>
      <w:r w:rsidRPr="00C81BAD">
        <w:rPr>
          <w:rFonts w:ascii="宋体" w:eastAsia="宋体" w:hAnsi="宋体"/>
        </w:rPr>
        <w:t xml:space="preserve">            }</w:t>
      </w:r>
    </w:p>
    <w:p w:rsidR="00556AF1" w:rsidRPr="00C81BAD" w:rsidRDefault="00556AF1" w:rsidP="00556AF1">
      <w:pPr>
        <w:rPr>
          <w:rFonts w:ascii="宋体" w:eastAsia="宋体" w:hAnsi="宋体"/>
        </w:rPr>
      </w:pPr>
      <w:r w:rsidRPr="00C81BAD">
        <w:rPr>
          <w:rFonts w:ascii="宋体" w:eastAsia="宋体" w:hAnsi="宋体"/>
        </w:rPr>
        <w:t xml:space="preserve">        }</w:t>
      </w:r>
    </w:p>
    <w:p w:rsidR="00556AF1" w:rsidRPr="00C81BAD" w:rsidRDefault="00556AF1" w:rsidP="00556AF1">
      <w:pPr>
        <w:rPr>
          <w:rFonts w:ascii="宋体" w:eastAsia="宋体" w:hAnsi="宋体"/>
        </w:rPr>
      </w:pPr>
      <w:r w:rsidRPr="00C81BAD">
        <w:rPr>
          <w:rFonts w:ascii="宋体" w:eastAsia="宋体" w:hAnsi="宋体"/>
        </w:rPr>
        <w:t xml:space="preserve">    }</w:t>
      </w:r>
    </w:p>
    <w:p w:rsidR="00556AF1" w:rsidRPr="00C81BAD" w:rsidRDefault="00556AF1" w:rsidP="00556AF1">
      <w:pPr>
        <w:rPr>
          <w:rFonts w:ascii="宋体" w:eastAsia="宋体" w:hAnsi="宋体"/>
        </w:rPr>
      </w:pPr>
      <w:r w:rsidRPr="00C81BAD">
        <w:rPr>
          <w:rFonts w:ascii="宋体" w:eastAsia="宋体" w:hAnsi="宋体"/>
        </w:rPr>
        <w:t xml:space="preserve">    return 0;</w:t>
      </w:r>
    </w:p>
    <w:p w:rsidR="007D0874" w:rsidRPr="00C81BAD" w:rsidRDefault="00556AF1" w:rsidP="00556AF1">
      <w:pPr>
        <w:rPr>
          <w:rFonts w:ascii="宋体" w:eastAsia="宋体" w:hAnsi="宋体"/>
        </w:rPr>
      </w:pPr>
      <w:r w:rsidRPr="00C81BAD">
        <w:rPr>
          <w:rFonts w:ascii="宋体" w:eastAsia="宋体" w:hAnsi="宋体"/>
        </w:rPr>
        <w:t>}</w:t>
      </w:r>
    </w:p>
    <w:p w:rsidR="00C84B1D" w:rsidRPr="00C81BAD" w:rsidRDefault="00C84B1D" w:rsidP="00556AF1">
      <w:pPr>
        <w:rPr>
          <w:rFonts w:ascii="宋体" w:eastAsia="宋体" w:hAnsi="宋体"/>
        </w:rPr>
      </w:pPr>
      <w:r w:rsidRPr="00C81BAD">
        <w:rPr>
          <w:rFonts w:ascii="宋体" w:eastAsia="宋体" w:hAnsi="宋体" w:hint="eastAsia"/>
        </w:rPr>
        <w:t>√-</w:t>
      </w:r>
      <w:r w:rsidRPr="00C81BAD">
        <w:rPr>
          <w:rFonts w:ascii="宋体" w:eastAsia="宋体" w:hAnsi="宋体"/>
        </w:rPr>
        <w:t>HDU</w:t>
      </w:r>
      <w:r w:rsidRPr="00C81BAD">
        <w:rPr>
          <w:rFonts w:ascii="宋体" w:eastAsia="宋体" w:hAnsi="宋体" w:hint="eastAsia"/>
        </w:rPr>
        <w:t>-</w:t>
      </w:r>
      <w:r w:rsidRPr="00C81BAD">
        <w:rPr>
          <w:rFonts w:ascii="宋体" w:eastAsia="宋体" w:hAnsi="宋体"/>
        </w:rPr>
        <w:t>6312</w:t>
      </w:r>
      <w:r w:rsidRPr="00C81BAD">
        <w:rPr>
          <w:rFonts w:ascii="宋体" w:eastAsia="宋体" w:hAnsi="宋体" w:hint="eastAsia"/>
        </w:rPr>
        <w:t>-多校2-签到题</w:t>
      </w:r>
    </w:p>
    <w:p w:rsidR="00C84B1D" w:rsidRPr="00C81BAD" w:rsidRDefault="00C84B1D" w:rsidP="00556AF1">
      <w:pPr>
        <w:rPr>
          <w:rFonts w:ascii="宋体" w:eastAsia="宋体" w:hAnsi="宋体"/>
        </w:rPr>
      </w:pPr>
      <w:r w:rsidRPr="00C81BAD">
        <w:rPr>
          <w:rFonts w:ascii="宋体" w:eastAsia="宋体" w:hAnsi="宋体" w:hint="eastAsia"/>
        </w:rPr>
        <w:t>【题意】</w:t>
      </w:r>
      <w:r w:rsidR="00CF1CCB" w:rsidRPr="00C81BAD">
        <w:rPr>
          <w:rFonts w:ascii="宋体" w:eastAsia="宋体" w:hAnsi="宋体" w:hint="eastAsia"/>
        </w:rPr>
        <w:t>1-n这n个正数，</w:t>
      </w:r>
      <w:r w:rsidR="000A4838" w:rsidRPr="00C81BAD">
        <w:rPr>
          <w:rFonts w:ascii="宋体" w:eastAsia="宋体" w:hAnsi="宋体" w:hint="eastAsia"/>
        </w:rPr>
        <w:t>每个人可以拿走1个数连带它的所有因子都被拿走，谁先拿完谁赢，Alice先手，</w:t>
      </w:r>
      <w:r w:rsidR="00D82054" w:rsidRPr="00C81BAD">
        <w:rPr>
          <w:rFonts w:ascii="宋体" w:eastAsia="宋体" w:hAnsi="宋体" w:hint="eastAsia"/>
        </w:rPr>
        <w:t>给定n</w:t>
      </w:r>
      <w:r w:rsidR="000A4838" w:rsidRPr="00C81BAD">
        <w:rPr>
          <w:rFonts w:ascii="宋体" w:eastAsia="宋体" w:hAnsi="宋体" w:hint="eastAsia"/>
        </w:rPr>
        <w:t>问Alice是否有必赢策略</w:t>
      </w:r>
      <w:r w:rsidR="00D82054" w:rsidRPr="00C81BAD">
        <w:rPr>
          <w:rFonts w:ascii="宋体" w:eastAsia="宋体" w:hAnsi="宋体" w:hint="eastAsia"/>
        </w:rPr>
        <w:t>。数据规模n为500</w:t>
      </w:r>
    </w:p>
    <w:p w:rsidR="00C84B1D" w:rsidRPr="00C81BAD" w:rsidRDefault="00C84B1D" w:rsidP="00556AF1">
      <w:pPr>
        <w:rPr>
          <w:rFonts w:ascii="宋体" w:eastAsia="宋体" w:hAnsi="宋体"/>
        </w:rPr>
      </w:pPr>
      <w:r w:rsidRPr="00C81BAD">
        <w:rPr>
          <w:rFonts w:ascii="宋体" w:eastAsia="宋体" w:hAnsi="宋体" w:hint="eastAsia"/>
        </w:rPr>
        <w:t>【题解】</w:t>
      </w:r>
    </w:p>
    <w:p w:rsidR="00C84B1D" w:rsidRPr="00C81BAD" w:rsidRDefault="00C84B1D" w:rsidP="00556AF1">
      <w:pPr>
        <w:rPr>
          <w:rFonts w:ascii="宋体" w:eastAsia="宋体" w:hAnsi="宋体"/>
        </w:rPr>
      </w:pPr>
      <w:r w:rsidRPr="00C81BAD">
        <w:rPr>
          <w:rFonts w:ascii="宋体" w:eastAsia="宋体" w:hAnsi="宋体" w:hint="eastAsia"/>
        </w:rPr>
        <w:t>比赛的时候先手算打表，一直算到n=7都是Alice赢，这时才开始比赛没几分钟，这题过的人已经井喷了，于是队友说估计是全Yes了，又稍微想了一会儿，交了果然全Yes</w:t>
      </w:r>
      <w:r w:rsidRPr="00C81BAD">
        <w:rPr>
          <w:rFonts w:ascii="宋体" w:eastAsia="宋体" w:hAnsi="宋体"/>
        </w:rPr>
        <w:t>…</w:t>
      </w:r>
    </w:p>
    <w:p w:rsidR="00C84B1D" w:rsidRPr="00C81BAD" w:rsidRDefault="00C84B1D" w:rsidP="00556AF1">
      <w:pPr>
        <w:rPr>
          <w:rFonts w:ascii="宋体" w:eastAsia="宋体" w:hAnsi="宋体"/>
        </w:rPr>
      </w:pPr>
      <w:r w:rsidRPr="00C81BAD">
        <w:rPr>
          <w:rFonts w:ascii="宋体" w:eastAsia="宋体" w:hAnsi="宋体" w:hint="eastAsia"/>
        </w:rPr>
        <w:t>具体严格的原因还没有想清楚。当时考虑到的一个就是如果剩下的都是互相互素的数的话，那么轮到一个人又偶数个的局就必输，反之奇数个就必赢。</w:t>
      </w:r>
    </w:p>
    <w:p w:rsidR="00C84B1D" w:rsidRPr="00C81BAD" w:rsidRDefault="00C84B1D" w:rsidP="00845525">
      <w:pPr>
        <w:rPr>
          <w:rFonts w:ascii="宋体" w:eastAsia="宋体" w:hAnsi="宋体"/>
        </w:rPr>
      </w:pPr>
      <w:r w:rsidRPr="00C81BAD">
        <w:rPr>
          <w:rFonts w:ascii="宋体" w:eastAsia="宋体" w:hAnsi="宋体" w:hint="eastAsia"/>
        </w:rPr>
        <w:t>赛后群里发的题解是“考虑将游戏变成初始时只有</w:t>
      </w:r>
      <w:r w:rsidRPr="00C81BAD">
        <w:rPr>
          <w:rFonts w:ascii="宋体" w:eastAsia="宋体" w:hAnsi="宋体"/>
        </w:rPr>
        <w:t>2~n，如果先手必胜的话，那么先手第一步按这样取就获胜了；如果后手必胜的话，那么先手第一步取走1就获胜了。所以全输出Yes就行了。</w:t>
      </w:r>
      <w:r w:rsidRPr="00C81BAD">
        <w:rPr>
          <w:rFonts w:ascii="宋体" w:eastAsia="宋体" w:hAnsi="宋体" w:hint="eastAsia"/>
        </w:rPr>
        <w:t>”</w:t>
      </w:r>
      <w:r w:rsidR="0031609F" w:rsidRPr="00C81BAD">
        <w:rPr>
          <w:rFonts w:ascii="宋体" w:eastAsia="宋体" w:hAnsi="宋体" w:hint="eastAsia"/>
        </w:rPr>
        <w:t>这有点强。。不过这个里面似乎没有出现题目中所要求的什么拿走因子之类的。。所以这个套路看来对很多种博弈都有效？（开局1-n，先手可以拿走1，谁先拿光谁赢</w:t>
      </w:r>
      <w:r w:rsidR="003212C5" w:rsidRPr="00C81BAD">
        <w:rPr>
          <w:rFonts w:ascii="宋体" w:eastAsia="宋体" w:hAnsi="宋体" w:hint="eastAsia"/>
        </w:rPr>
        <w:t>，其</w:t>
      </w:r>
      <w:r w:rsidR="003212C5" w:rsidRPr="00C81BAD">
        <w:rPr>
          <w:rFonts w:ascii="宋体" w:eastAsia="宋体" w:hAnsi="宋体" w:hint="eastAsia"/>
        </w:rPr>
        <w:lastRenderedPageBreak/>
        <w:t>他的拿法可以是任意某种确定的拿法</w:t>
      </w:r>
      <w:r w:rsidR="0031609F" w:rsidRPr="00C81BAD">
        <w:rPr>
          <w:rFonts w:ascii="宋体" w:eastAsia="宋体" w:hAnsi="宋体" w:hint="eastAsia"/>
        </w:rPr>
        <w:t>）</w:t>
      </w:r>
      <w:r w:rsidR="00845525" w:rsidRPr="00C81BAD">
        <w:rPr>
          <w:rFonts w:ascii="宋体" w:eastAsia="宋体" w:hAnsi="宋体" w:hint="eastAsia"/>
        </w:rPr>
        <w:t xml:space="preserve"> </w:t>
      </w:r>
      <w:r w:rsidR="00CF1CCB" w:rsidRPr="00C81BAD">
        <w:rPr>
          <w:rFonts w:ascii="宋体" w:eastAsia="宋体" w:hAnsi="宋体" w:hint="eastAsia"/>
        </w:rPr>
        <w:t>哦，不对，这里因为2-n里面随便拿走某一个都会导致1的被拿走，这一点是由本题的性质所决定的。</w:t>
      </w:r>
    </w:p>
    <w:p w:rsidR="008F1856" w:rsidRPr="00C81BAD" w:rsidRDefault="008F1856" w:rsidP="008F1856">
      <w:pPr>
        <w:pStyle w:val="1"/>
        <w:rPr>
          <w:rFonts w:ascii="宋体" w:eastAsia="宋体" w:hAnsi="宋体"/>
        </w:rPr>
      </w:pPr>
      <w:bookmarkStart w:id="256" w:name="_Toc523521339"/>
      <w:r w:rsidRPr="00C81BAD">
        <w:rPr>
          <w:rFonts w:ascii="宋体" w:eastAsia="宋体" w:hAnsi="宋体" w:hint="eastAsia"/>
        </w:rPr>
        <w:t>十、随机算法</w:t>
      </w:r>
      <w:bookmarkEnd w:id="256"/>
    </w:p>
    <w:p w:rsidR="007527EA" w:rsidRPr="00C81BAD" w:rsidRDefault="007527EA" w:rsidP="007527EA">
      <w:pPr>
        <w:rPr>
          <w:rFonts w:ascii="宋体" w:eastAsia="宋体" w:hAnsi="宋体"/>
        </w:rPr>
      </w:pPr>
      <w:r w:rsidRPr="00C81BAD">
        <w:rPr>
          <w:rFonts w:ascii="宋体" w:eastAsia="宋体" w:hAnsi="宋体" w:hint="eastAsia"/>
        </w:rPr>
        <w:t>随机除了可应用与某些随机算法的题目，还可以在代码提交前对代码进行大量的随机测试以判定代码是否正确</w:t>
      </w:r>
    </w:p>
    <w:p w:rsidR="008F1856" w:rsidRPr="00C81BAD" w:rsidRDefault="008F1856" w:rsidP="008F1856">
      <w:pPr>
        <w:pStyle w:val="2"/>
        <w:rPr>
          <w:rFonts w:ascii="宋体" w:eastAsia="宋体" w:hAnsi="宋体"/>
          <w:b w:val="0"/>
        </w:rPr>
      </w:pPr>
      <w:bookmarkStart w:id="257" w:name="_Toc523521340"/>
      <w:r w:rsidRPr="00C81BAD">
        <w:rPr>
          <w:rFonts w:ascii="宋体" w:eastAsia="宋体" w:hAnsi="宋体" w:hint="eastAsia"/>
          <w:b w:val="0"/>
        </w:rPr>
        <w:t>函数库</w:t>
      </w:r>
      <w:bookmarkEnd w:id="257"/>
    </w:p>
    <w:p w:rsidR="008F1856" w:rsidRPr="00C81BAD" w:rsidRDefault="008F1856" w:rsidP="008F1856">
      <w:pPr>
        <w:rPr>
          <w:rFonts w:ascii="宋体" w:eastAsia="宋体" w:hAnsi="宋体"/>
        </w:rPr>
      </w:pPr>
      <w:r w:rsidRPr="00C81BAD">
        <w:rPr>
          <w:rFonts w:ascii="宋体" w:eastAsia="宋体" w:hAnsi="宋体"/>
        </w:rPr>
        <w:t>//随机序列</w:t>
      </w:r>
    </w:p>
    <w:p w:rsidR="008F1856" w:rsidRPr="00C81BAD" w:rsidRDefault="008F1856" w:rsidP="008F1856">
      <w:pPr>
        <w:rPr>
          <w:rFonts w:ascii="宋体" w:eastAsia="宋体" w:hAnsi="宋体"/>
        </w:rPr>
      </w:pPr>
      <w:r w:rsidRPr="00C81BAD">
        <w:rPr>
          <w:rFonts w:ascii="宋体" w:eastAsia="宋体" w:hAnsi="宋体"/>
        </w:rPr>
        <w:t>#include &lt;algorithmn&gt;</w:t>
      </w:r>
    </w:p>
    <w:p w:rsidR="008F1856" w:rsidRPr="00C81BAD" w:rsidRDefault="008F1856" w:rsidP="008F1856">
      <w:pPr>
        <w:rPr>
          <w:rFonts w:ascii="宋体" w:eastAsia="宋体" w:hAnsi="宋体"/>
        </w:rPr>
      </w:pPr>
      <w:r w:rsidRPr="00C81BAD">
        <w:rPr>
          <w:rFonts w:ascii="宋体" w:eastAsia="宋体" w:hAnsi="宋体"/>
        </w:rPr>
        <w:t>int a[100];</w:t>
      </w:r>
    </w:p>
    <w:p w:rsidR="008F1856" w:rsidRPr="00C81BAD" w:rsidRDefault="008F1856" w:rsidP="008F1856">
      <w:pPr>
        <w:rPr>
          <w:rFonts w:ascii="宋体" w:eastAsia="宋体" w:hAnsi="宋体"/>
        </w:rPr>
      </w:pPr>
      <w:r w:rsidRPr="00C81BAD">
        <w:rPr>
          <w:rFonts w:ascii="宋体" w:eastAsia="宋体" w:hAnsi="宋体"/>
        </w:rPr>
        <w:t>random_shuffle(a,a+n);</w:t>
      </w:r>
    </w:p>
    <w:p w:rsidR="008F1856" w:rsidRPr="00C81BAD" w:rsidRDefault="008F1856" w:rsidP="008F1856">
      <w:pPr>
        <w:rPr>
          <w:rFonts w:ascii="宋体" w:eastAsia="宋体" w:hAnsi="宋体"/>
        </w:rPr>
      </w:pPr>
      <w:r w:rsidRPr="00C81BAD">
        <w:rPr>
          <w:rFonts w:ascii="宋体" w:eastAsia="宋体" w:hAnsi="宋体"/>
        </w:rPr>
        <w:t>vector&lt;int&gt; a;</w:t>
      </w:r>
    </w:p>
    <w:p w:rsidR="008F1856" w:rsidRPr="00C81BAD" w:rsidRDefault="008F1856" w:rsidP="008F1856">
      <w:pPr>
        <w:rPr>
          <w:rFonts w:ascii="宋体" w:eastAsia="宋体" w:hAnsi="宋体"/>
        </w:rPr>
      </w:pPr>
      <w:r w:rsidRPr="00C81BAD">
        <w:rPr>
          <w:rFonts w:ascii="宋体" w:eastAsia="宋体" w:hAnsi="宋体"/>
        </w:rPr>
        <w:t>random_shuffle(a.begin(),a.end());</w:t>
      </w:r>
    </w:p>
    <w:p w:rsidR="008F1856" w:rsidRPr="00C81BAD" w:rsidRDefault="008F1856" w:rsidP="008F1856">
      <w:pPr>
        <w:rPr>
          <w:rFonts w:ascii="宋体" w:eastAsia="宋体" w:hAnsi="宋体"/>
        </w:rPr>
      </w:pPr>
    </w:p>
    <w:p w:rsidR="008F1856" w:rsidRPr="00C81BAD" w:rsidRDefault="008F1856" w:rsidP="008F1856">
      <w:pPr>
        <w:rPr>
          <w:rFonts w:ascii="宋体" w:eastAsia="宋体" w:hAnsi="宋体"/>
        </w:rPr>
      </w:pPr>
      <w:r w:rsidRPr="00C81BAD">
        <w:rPr>
          <w:rFonts w:ascii="宋体" w:eastAsia="宋体" w:hAnsi="宋体"/>
        </w:rPr>
        <w:t>//生成一定范围内随机数</w:t>
      </w:r>
    </w:p>
    <w:p w:rsidR="008F1856" w:rsidRPr="00C81BAD" w:rsidRDefault="008F1856" w:rsidP="008F1856">
      <w:pPr>
        <w:rPr>
          <w:rFonts w:ascii="宋体" w:eastAsia="宋体" w:hAnsi="宋体"/>
        </w:rPr>
      </w:pPr>
      <w:r w:rsidRPr="00C81BAD">
        <w:rPr>
          <w:rFonts w:ascii="宋体" w:eastAsia="宋体" w:hAnsi="宋体"/>
        </w:rPr>
        <w:t>#include &lt;ctime&gt;</w:t>
      </w:r>
    </w:p>
    <w:p w:rsidR="008F1856" w:rsidRPr="00C81BAD" w:rsidRDefault="008F1856" w:rsidP="008F1856">
      <w:pPr>
        <w:rPr>
          <w:rFonts w:ascii="宋体" w:eastAsia="宋体" w:hAnsi="宋体"/>
        </w:rPr>
      </w:pPr>
      <w:r w:rsidRPr="00C81BAD">
        <w:rPr>
          <w:rFonts w:ascii="宋体" w:eastAsia="宋体" w:hAnsi="宋体"/>
        </w:rPr>
        <w:t>#include &lt;cstdlib&gt;</w:t>
      </w:r>
    </w:p>
    <w:p w:rsidR="008F1856" w:rsidRPr="00C81BAD" w:rsidRDefault="008F1856" w:rsidP="008F1856">
      <w:pPr>
        <w:rPr>
          <w:rFonts w:ascii="宋体" w:eastAsia="宋体" w:hAnsi="宋体"/>
        </w:rPr>
      </w:pPr>
      <w:r w:rsidRPr="00C81BAD">
        <w:rPr>
          <w:rFonts w:ascii="宋体" w:eastAsia="宋体" w:hAnsi="宋体"/>
        </w:rPr>
        <w:t>srand((unsigned)time(NULL));//用这个提交OJ可能会错，换成srand(i)尝试；</w:t>
      </w:r>
    </w:p>
    <w:p w:rsidR="008F1856" w:rsidRPr="00C81BAD" w:rsidRDefault="008F1856" w:rsidP="008F1856">
      <w:pPr>
        <w:widowControl/>
        <w:shd w:val="clear" w:color="auto" w:fill="FFFFFF"/>
        <w:spacing w:before="150" w:after="150"/>
        <w:jc w:val="left"/>
        <w:rPr>
          <w:rFonts w:ascii="宋体" w:eastAsia="宋体" w:hAnsi="宋体"/>
        </w:rPr>
      </w:pPr>
      <w:r w:rsidRPr="00C81BAD">
        <w:rPr>
          <w:rFonts w:ascii="宋体" w:eastAsia="宋体" w:hAnsi="宋体"/>
        </w:rPr>
        <w:t>产生一定范围随机数的通用表示公式是：</w:t>
      </w:r>
    </w:p>
    <w:p w:rsidR="008F1856" w:rsidRPr="00C81BAD" w:rsidRDefault="008F1856" w:rsidP="008F1856">
      <w:pPr>
        <w:widowControl/>
        <w:shd w:val="clear" w:color="auto" w:fill="FFFFFF"/>
        <w:wordWrap w:val="0"/>
        <w:spacing w:after="240"/>
        <w:jc w:val="left"/>
        <w:rPr>
          <w:rFonts w:ascii="宋体" w:eastAsia="宋体" w:hAnsi="宋体"/>
        </w:rPr>
      </w:pPr>
      <w:r w:rsidRPr="00C81BAD">
        <w:rPr>
          <w:rFonts w:ascii="宋体" w:eastAsia="宋体" w:hAnsi="宋体"/>
        </w:rPr>
        <w:t>取得(0,x)的随机整数：rand()%x；</w:t>
      </w:r>
    </w:p>
    <w:p w:rsidR="008F1856" w:rsidRPr="00C81BAD" w:rsidRDefault="008F1856" w:rsidP="008F1856">
      <w:pPr>
        <w:widowControl/>
        <w:shd w:val="clear" w:color="auto" w:fill="FFFFFF"/>
        <w:wordWrap w:val="0"/>
        <w:spacing w:after="240"/>
        <w:jc w:val="left"/>
        <w:rPr>
          <w:rFonts w:ascii="宋体" w:eastAsia="宋体" w:hAnsi="宋体"/>
        </w:rPr>
      </w:pPr>
      <w:r w:rsidRPr="00C81BAD">
        <w:rPr>
          <w:rFonts w:ascii="宋体" w:eastAsia="宋体" w:hAnsi="宋体"/>
        </w:rPr>
        <w:t>取得(a,b)的随机整数：rand()%(b-a)；</w:t>
      </w:r>
    </w:p>
    <w:p w:rsidR="008F1856" w:rsidRPr="00C81BAD" w:rsidRDefault="008F1856" w:rsidP="008F1856">
      <w:pPr>
        <w:widowControl/>
        <w:shd w:val="clear" w:color="auto" w:fill="FFFFFF"/>
        <w:wordWrap w:val="0"/>
        <w:spacing w:after="240"/>
        <w:jc w:val="left"/>
        <w:rPr>
          <w:rFonts w:ascii="宋体" w:eastAsia="宋体" w:hAnsi="宋体"/>
        </w:rPr>
      </w:pPr>
      <w:r w:rsidRPr="00C81BAD">
        <w:rPr>
          <w:rFonts w:ascii="宋体" w:eastAsia="宋体" w:hAnsi="宋体"/>
        </w:rPr>
        <w:t>取得[a,b)的随机整数：rand()%(b-a)+a；</w:t>
      </w:r>
    </w:p>
    <w:p w:rsidR="008F1856" w:rsidRPr="00C81BAD" w:rsidRDefault="008F1856" w:rsidP="008F1856">
      <w:pPr>
        <w:widowControl/>
        <w:shd w:val="clear" w:color="auto" w:fill="FFFFFF"/>
        <w:wordWrap w:val="0"/>
        <w:spacing w:after="240"/>
        <w:jc w:val="left"/>
        <w:rPr>
          <w:rFonts w:ascii="宋体" w:eastAsia="宋体" w:hAnsi="宋体"/>
        </w:rPr>
      </w:pPr>
      <w:r w:rsidRPr="00C81BAD">
        <w:rPr>
          <w:rFonts w:ascii="宋体" w:eastAsia="宋体" w:hAnsi="宋体"/>
        </w:rPr>
        <w:t>取得[a,b]的随机整数：rand()%(b-a+1)+a；</w:t>
      </w:r>
    </w:p>
    <w:p w:rsidR="008F1856" w:rsidRPr="00C81BAD" w:rsidRDefault="008F1856" w:rsidP="008F1856">
      <w:pPr>
        <w:widowControl/>
        <w:shd w:val="clear" w:color="auto" w:fill="FFFFFF"/>
        <w:wordWrap w:val="0"/>
        <w:spacing w:after="240"/>
        <w:jc w:val="left"/>
        <w:rPr>
          <w:rFonts w:ascii="宋体" w:eastAsia="宋体" w:hAnsi="宋体"/>
        </w:rPr>
      </w:pPr>
      <w:r w:rsidRPr="00C81BAD">
        <w:rPr>
          <w:rFonts w:ascii="宋体" w:eastAsia="宋体" w:hAnsi="宋体"/>
        </w:rPr>
        <w:t>取得(a,b]的随机整数：rand()%(b-a)+a+1；</w:t>
      </w:r>
    </w:p>
    <w:p w:rsidR="007527EA" w:rsidRPr="00C81BAD" w:rsidRDefault="008F1856" w:rsidP="008F1856">
      <w:pPr>
        <w:widowControl/>
        <w:shd w:val="clear" w:color="auto" w:fill="FFFFFF"/>
        <w:wordWrap w:val="0"/>
        <w:spacing w:after="240"/>
        <w:jc w:val="left"/>
        <w:rPr>
          <w:rFonts w:ascii="宋体" w:eastAsia="宋体" w:hAnsi="宋体"/>
        </w:rPr>
      </w:pPr>
      <w:r w:rsidRPr="00C81BAD">
        <w:rPr>
          <w:rFonts w:ascii="宋体" w:eastAsia="宋体" w:hAnsi="宋体"/>
        </w:rPr>
        <w:t>取得0-1之间的浮点数：rand()/double(RAND_MAX)。</w:t>
      </w:r>
    </w:p>
    <w:p w:rsidR="004B1ACF" w:rsidRPr="00C81BAD" w:rsidRDefault="004B1ACF" w:rsidP="004B1ACF">
      <w:pPr>
        <w:pStyle w:val="1"/>
        <w:rPr>
          <w:rFonts w:ascii="宋体" w:eastAsia="宋体" w:hAnsi="宋体"/>
        </w:rPr>
      </w:pPr>
      <w:bookmarkStart w:id="258" w:name="_Toc523521341"/>
      <w:r w:rsidRPr="00C81BAD">
        <w:rPr>
          <w:rFonts w:ascii="宋体" w:eastAsia="宋体" w:hAnsi="宋体" w:hint="eastAsia"/>
        </w:rPr>
        <w:t>十</w:t>
      </w:r>
      <w:r w:rsidR="008F1856" w:rsidRPr="00C81BAD">
        <w:rPr>
          <w:rFonts w:ascii="宋体" w:eastAsia="宋体" w:hAnsi="宋体" w:hint="eastAsia"/>
        </w:rPr>
        <w:t>一</w:t>
      </w:r>
      <w:r w:rsidRPr="00C81BAD">
        <w:rPr>
          <w:rFonts w:ascii="宋体" w:eastAsia="宋体" w:hAnsi="宋体" w:hint="eastAsia"/>
        </w:rPr>
        <w:t>、</w:t>
      </w:r>
      <w:r w:rsidR="00900142" w:rsidRPr="00C81BAD">
        <w:rPr>
          <w:rFonts w:ascii="宋体" w:eastAsia="宋体" w:hAnsi="宋体" w:hint="eastAsia"/>
        </w:rPr>
        <w:t>未分类</w:t>
      </w:r>
      <w:bookmarkEnd w:id="258"/>
    </w:p>
    <w:p w:rsidR="00900142" w:rsidRPr="00C81BAD" w:rsidRDefault="00900142" w:rsidP="00900142">
      <w:pPr>
        <w:pStyle w:val="2"/>
        <w:rPr>
          <w:rFonts w:ascii="宋体" w:eastAsia="宋体" w:hAnsi="宋体"/>
          <w:b w:val="0"/>
        </w:rPr>
      </w:pPr>
      <w:bookmarkStart w:id="259" w:name="_Toc523521342"/>
      <w:r w:rsidRPr="00C81BAD">
        <w:rPr>
          <w:rFonts w:ascii="宋体" w:eastAsia="宋体" w:hAnsi="宋体" w:hint="eastAsia"/>
          <w:b w:val="0"/>
        </w:rPr>
        <w:t>莫队算法</w:t>
      </w:r>
      <w:bookmarkEnd w:id="259"/>
    </w:p>
    <w:p w:rsidR="00800409" w:rsidRPr="00C81BAD" w:rsidRDefault="00C14360" w:rsidP="00800409">
      <w:pPr>
        <w:rPr>
          <w:rFonts w:ascii="宋体" w:eastAsia="宋体" w:hAnsi="宋体"/>
        </w:rPr>
      </w:pPr>
      <w:hyperlink r:id="rId248" w:history="1">
        <w:r w:rsidR="00800409" w:rsidRPr="00C81BAD">
          <w:rPr>
            <w:rStyle w:val="a3"/>
            <w:rFonts w:ascii="宋体" w:eastAsia="宋体" w:hAnsi="宋体"/>
          </w:rPr>
          <w:t>https://blog.csdn.net/hnshhslsh/article/details/50582926</w:t>
        </w:r>
      </w:hyperlink>
    </w:p>
    <w:p w:rsidR="00800409" w:rsidRPr="00C81BAD" w:rsidRDefault="00C14360" w:rsidP="00800409">
      <w:pPr>
        <w:rPr>
          <w:rFonts w:ascii="宋体" w:eastAsia="宋体" w:hAnsi="宋体"/>
        </w:rPr>
      </w:pPr>
      <w:hyperlink r:id="rId249" w:history="1">
        <w:r w:rsidR="00800409" w:rsidRPr="00C81BAD">
          <w:rPr>
            <w:rStyle w:val="a3"/>
            <w:rFonts w:ascii="宋体" w:eastAsia="宋体" w:hAnsi="宋体"/>
          </w:rPr>
          <w:t>https://www.cnblogs.com/137shoebills/p/7783739.html</w:t>
        </w:r>
      </w:hyperlink>
    </w:p>
    <w:p w:rsidR="00800409" w:rsidRPr="00C81BAD" w:rsidRDefault="00C14360" w:rsidP="00800409">
      <w:pPr>
        <w:rPr>
          <w:rFonts w:ascii="宋体" w:eastAsia="宋体" w:hAnsi="宋体"/>
        </w:rPr>
      </w:pPr>
      <w:hyperlink r:id="rId250" w:history="1">
        <w:r w:rsidR="00800409" w:rsidRPr="00C81BAD">
          <w:rPr>
            <w:rStyle w:val="a3"/>
            <w:rFonts w:ascii="宋体" w:eastAsia="宋体" w:hAnsi="宋体"/>
          </w:rPr>
          <w:t>https://blog.csdn.net/thinfatty/article/details/72581276</w:t>
        </w:r>
      </w:hyperlink>
    </w:p>
    <w:p w:rsidR="004B1ACF" w:rsidRPr="00C81BAD" w:rsidRDefault="004B1ACF" w:rsidP="004B1ACF">
      <w:pPr>
        <w:pStyle w:val="2"/>
        <w:rPr>
          <w:rFonts w:ascii="宋体" w:eastAsia="宋体" w:hAnsi="宋体"/>
          <w:b w:val="0"/>
        </w:rPr>
      </w:pPr>
      <w:bookmarkStart w:id="260" w:name="_Toc523521343"/>
      <w:r w:rsidRPr="00C81BAD">
        <w:rPr>
          <w:rFonts w:ascii="宋体" w:eastAsia="宋体" w:hAnsi="宋体" w:hint="eastAsia"/>
          <w:b w:val="0"/>
        </w:rPr>
        <w:t>√-</w:t>
      </w:r>
      <w:r w:rsidRPr="00C81BAD">
        <w:rPr>
          <w:rFonts w:ascii="宋体" w:eastAsia="宋体" w:hAnsi="宋体"/>
          <w:b w:val="0"/>
        </w:rPr>
        <w:t>HDU-5857-2016</w:t>
      </w:r>
      <w:r w:rsidRPr="00C81BAD">
        <w:rPr>
          <w:rFonts w:ascii="宋体" w:eastAsia="宋体" w:hAnsi="宋体" w:hint="eastAsia"/>
          <w:b w:val="0"/>
        </w:rPr>
        <w:t>多校10-签到</w:t>
      </w:r>
      <w:bookmarkEnd w:id="260"/>
      <w:r w:rsidR="00B41D00" w:rsidRPr="00C81BAD">
        <w:rPr>
          <w:rFonts w:ascii="宋体" w:eastAsia="宋体" w:hAnsi="宋体"/>
          <w:b w:val="0"/>
        </w:rPr>
        <w:fldChar w:fldCharType="begin"/>
      </w:r>
      <w:r w:rsidR="00B41D00" w:rsidRPr="00C81BAD">
        <w:rPr>
          <w:rFonts w:ascii="宋体" w:eastAsia="宋体" w:hAnsi="宋体"/>
        </w:rPr>
        <w:instrText xml:space="preserve"> XE "</w:instrText>
      </w:r>
      <w:r w:rsidR="00B41D00" w:rsidRPr="00C81BAD">
        <w:rPr>
          <w:rFonts w:ascii="宋体" w:eastAsia="宋体" w:hAnsi="宋体" w:hint="eastAsia"/>
          <w:b w:val="0"/>
        </w:rPr>
        <w:instrText>√-</w:instrText>
      </w:r>
      <w:r w:rsidR="00B41D00" w:rsidRPr="00C81BAD">
        <w:rPr>
          <w:rFonts w:ascii="宋体" w:eastAsia="宋体" w:hAnsi="宋体"/>
          <w:b w:val="0"/>
        </w:rPr>
        <w:instrText>HDU-5857-2016</w:instrText>
      </w:r>
      <w:r w:rsidR="00B41D00" w:rsidRPr="00C81BAD">
        <w:rPr>
          <w:rFonts w:ascii="宋体" w:eastAsia="宋体" w:hAnsi="宋体" w:hint="eastAsia"/>
          <w:b w:val="0"/>
        </w:rPr>
        <w:instrText>多校10-签到</w:instrText>
      </w:r>
      <w:r w:rsidR="00B41D00" w:rsidRPr="00C81BAD">
        <w:rPr>
          <w:rFonts w:ascii="宋体" w:eastAsia="宋体" w:hAnsi="宋体"/>
          <w:b w:val="0"/>
        </w:rPr>
        <w:instrText>:</w:instrText>
      </w:r>
      <w:r w:rsidR="00B41D00" w:rsidRPr="00C81BAD">
        <w:rPr>
          <w:rFonts w:ascii="宋体" w:eastAsia="宋体" w:hAnsi="宋体" w:hint="eastAsia"/>
        </w:rPr>
        <w:instrText>5</w:instrText>
      </w:r>
      <w:r w:rsidR="00B41D00" w:rsidRPr="00C81BAD">
        <w:rPr>
          <w:rFonts w:ascii="宋体" w:eastAsia="宋体" w:hAnsi="宋体"/>
        </w:rPr>
        <w:instrText xml:space="preserve">857" \y "HDU:5857" </w:instrText>
      </w:r>
      <w:r w:rsidR="00B41D00" w:rsidRPr="00C81BAD">
        <w:rPr>
          <w:rFonts w:ascii="宋体" w:eastAsia="宋体" w:hAnsi="宋体"/>
          <w:b w:val="0"/>
        </w:rPr>
        <w:fldChar w:fldCharType="end"/>
      </w:r>
    </w:p>
    <w:p w:rsidR="004B1ACF" w:rsidRPr="00C81BAD" w:rsidRDefault="004B1ACF" w:rsidP="004B1ACF">
      <w:pPr>
        <w:pStyle w:val="2"/>
        <w:rPr>
          <w:rFonts w:ascii="宋体" w:eastAsia="宋体" w:hAnsi="宋体"/>
          <w:b w:val="0"/>
        </w:rPr>
      </w:pPr>
      <w:bookmarkStart w:id="261" w:name="_Toc523521344"/>
      <w:r w:rsidRPr="00C81BAD">
        <w:rPr>
          <w:rFonts w:ascii="宋体" w:eastAsia="宋体" w:hAnsi="宋体" w:hint="eastAsia"/>
          <w:b w:val="0"/>
        </w:rPr>
        <w:t>√-</w:t>
      </w:r>
      <w:r w:rsidRPr="00C81BAD">
        <w:rPr>
          <w:rFonts w:ascii="宋体" w:eastAsia="宋体" w:hAnsi="宋体"/>
          <w:b w:val="0"/>
        </w:rPr>
        <w:t>HDU</w:t>
      </w:r>
      <w:r w:rsidRPr="00C81BAD">
        <w:rPr>
          <w:rFonts w:ascii="宋体" w:eastAsia="宋体" w:hAnsi="宋体" w:hint="eastAsia"/>
          <w:b w:val="0"/>
        </w:rPr>
        <w:t>-</w:t>
      </w:r>
      <w:r w:rsidRPr="00C81BAD">
        <w:rPr>
          <w:rFonts w:ascii="宋体" w:eastAsia="宋体" w:hAnsi="宋体"/>
          <w:b w:val="0"/>
        </w:rPr>
        <w:t>5867</w:t>
      </w:r>
      <w:r w:rsidRPr="00C81BAD">
        <w:rPr>
          <w:rFonts w:ascii="宋体" w:eastAsia="宋体" w:hAnsi="宋体" w:hint="eastAsia"/>
          <w:b w:val="0"/>
        </w:rPr>
        <w:t>-</w:t>
      </w:r>
      <w:r w:rsidRPr="00C81BAD">
        <w:rPr>
          <w:rFonts w:ascii="宋体" w:eastAsia="宋体" w:hAnsi="宋体"/>
          <w:b w:val="0"/>
        </w:rPr>
        <w:t>2016</w:t>
      </w:r>
      <w:r w:rsidRPr="00C81BAD">
        <w:rPr>
          <w:rFonts w:ascii="宋体" w:eastAsia="宋体" w:hAnsi="宋体" w:hint="eastAsia"/>
          <w:b w:val="0"/>
        </w:rPr>
        <w:t>多校10-签到</w:t>
      </w:r>
      <w:bookmarkEnd w:id="261"/>
      <w:r w:rsidR="00B41D00" w:rsidRPr="00C81BAD">
        <w:rPr>
          <w:rFonts w:ascii="宋体" w:eastAsia="宋体" w:hAnsi="宋体"/>
          <w:b w:val="0"/>
        </w:rPr>
        <w:fldChar w:fldCharType="begin"/>
      </w:r>
      <w:r w:rsidR="00B41D00" w:rsidRPr="00C81BAD">
        <w:rPr>
          <w:rFonts w:ascii="宋体" w:eastAsia="宋体" w:hAnsi="宋体"/>
        </w:rPr>
        <w:instrText xml:space="preserve"> XE "</w:instrText>
      </w:r>
      <w:r w:rsidR="00B41D00" w:rsidRPr="00C81BAD">
        <w:rPr>
          <w:rFonts w:ascii="宋体" w:eastAsia="宋体" w:hAnsi="宋体" w:hint="eastAsia"/>
          <w:b w:val="0"/>
        </w:rPr>
        <w:instrText>√-</w:instrText>
      </w:r>
      <w:r w:rsidR="00B41D00" w:rsidRPr="00C81BAD">
        <w:rPr>
          <w:rFonts w:ascii="宋体" w:eastAsia="宋体" w:hAnsi="宋体"/>
          <w:b w:val="0"/>
        </w:rPr>
        <w:instrText>HDU</w:instrText>
      </w:r>
      <w:r w:rsidR="00B41D00" w:rsidRPr="00C81BAD">
        <w:rPr>
          <w:rFonts w:ascii="宋体" w:eastAsia="宋体" w:hAnsi="宋体" w:hint="eastAsia"/>
          <w:b w:val="0"/>
        </w:rPr>
        <w:instrText>-</w:instrText>
      </w:r>
      <w:r w:rsidR="00B41D00" w:rsidRPr="00C81BAD">
        <w:rPr>
          <w:rFonts w:ascii="宋体" w:eastAsia="宋体" w:hAnsi="宋体"/>
          <w:b w:val="0"/>
        </w:rPr>
        <w:instrText>5867</w:instrText>
      </w:r>
      <w:r w:rsidR="00B41D00" w:rsidRPr="00C81BAD">
        <w:rPr>
          <w:rFonts w:ascii="宋体" w:eastAsia="宋体" w:hAnsi="宋体" w:hint="eastAsia"/>
          <w:b w:val="0"/>
        </w:rPr>
        <w:instrText>-</w:instrText>
      </w:r>
      <w:r w:rsidR="00B41D00" w:rsidRPr="00C81BAD">
        <w:rPr>
          <w:rFonts w:ascii="宋体" w:eastAsia="宋体" w:hAnsi="宋体"/>
          <w:b w:val="0"/>
        </w:rPr>
        <w:instrText>2016</w:instrText>
      </w:r>
      <w:r w:rsidR="00B41D00" w:rsidRPr="00C81BAD">
        <w:rPr>
          <w:rFonts w:ascii="宋体" w:eastAsia="宋体" w:hAnsi="宋体" w:hint="eastAsia"/>
          <w:b w:val="0"/>
        </w:rPr>
        <w:instrText>多校10-签到</w:instrText>
      </w:r>
      <w:r w:rsidR="00B41D00" w:rsidRPr="00C81BAD">
        <w:rPr>
          <w:rFonts w:ascii="宋体" w:eastAsia="宋体" w:hAnsi="宋体"/>
          <w:b w:val="0"/>
        </w:rPr>
        <w:instrText>:</w:instrText>
      </w:r>
      <w:r w:rsidR="00B41D00" w:rsidRPr="00C81BAD">
        <w:rPr>
          <w:rFonts w:ascii="宋体" w:eastAsia="宋体" w:hAnsi="宋体"/>
        </w:rPr>
        <w:instrText xml:space="preserve">5867" \y "HDU:5867" </w:instrText>
      </w:r>
      <w:r w:rsidR="00B41D00" w:rsidRPr="00C81BAD">
        <w:rPr>
          <w:rFonts w:ascii="宋体" w:eastAsia="宋体" w:hAnsi="宋体"/>
          <w:b w:val="0"/>
        </w:rPr>
        <w:fldChar w:fldCharType="end"/>
      </w:r>
    </w:p>
    <w:p w:rsidR="002D399E" w:rsidRPr="00C81BAD" w:rsidRDefault="008F1856" w:rsidP="00FF2B27">
      <w:pPr>
        <w:pStyle w:val="1"/>
        <w:rPr>
          <w:rFonts w:ascii="宋体" w:eastAsia="宋体" w:hAnsi="宋体"/>
        </w:rPr>
      </w:pPr>
      <w:bookmarkStart w:id="262" w:name="_Toc523521345"/>
      <w:r w:rsidRPr="00C81BAD">
        <w:rPr>
          <w:rFonts w:ascii="宋体" w:eastAsia="宋体" w:hAnsi="宋体" w:hint="eastAsia"/>
        </w:rPr>
        <w:t>十二</w:t>
      </w:r>
      <w:r w:rsidR="002D399E" w:rsidRPr="00C81BAD">
        <w:rPr>
          <w:rFonts w:ascii="宋体" w:eastAsia="宋体" w:hAnsi="宋体" w:hint="eastAsia"/>
        </w:rPr>
        <w:t>、题库</w:t>
      </w:r>
      <w:bookmarkEnd w:id="262"/>
    </w:p>
    <w:p w:rsidR="008D0B24" w:rsidRPr="00C81BAD" w:rsidRDefault="00C14360" w:rsidP="002D399E">
      <w:pPr>
        <w:rPr>
          <w:rFonts w:ascii="宋体" w:eastAsia="宋体" w:hAnsi="宋体"/>
        </w:rPr>
      </w:pPr>
      <w:hyperlink r:id="rId251" w:history="1">
        <w:r w:rsidR="008D0B24" w:rsidRPr="00C81BAD">
          <w:rPr>
            <w:rStyle w:val="a3"/>
            <w:rFonts w:ascii="宋体" w:eastAsia="宋体" w:hAnsi="宋体"/>
          </w:rPr>
          <w:t>https://blog.csdn.net/liuqiyao_01/article/details/9079611</w:t>
        </w:r>
      </w:hyperlink>
    </w:p>
    <w:p w:rsidR="008D0B24" w:rsidRPr="00C81BAD" w:rsidRDefault="008D0B24" w:rsidP="008D0B24">
      <w:pPr>
        <w:rPr>
          <w:rFonts w:ascii="宋体" w:eastAsia="宋体" w:hAnsi="宋体"/>
          <w:b/>
          <w:bCs/>
        </w:rPr>
      </w:pPr>
      <w:r w:rsidRPr="00C81BAD">
        <w:rPr>
          <w:rFonts w:ascii="宋体" w:eastAsia="宋体" w:hAnsi="宋体"/>
          <w:b/>
          <w:bCs/>
        </w:rPr>
        <w:t>ACM题集以及各种总结大全</w:t>
      </w:r>
    </w:p>
    <w:p w:rsidR="008D0B24" w:rsidRPr="00C81BAD" w:rsidRDefault="00C14360" w:rsidP="008D0B24">
      <w:pPr>
        <w:rPr>
          <w:rFonts w:ascii="宋体" w:eastAsia="宋体" w:hAnsi="宋体"/>
          <w:b/>
        </w:rPr>
      </w:pPr>
      <w:hyperlink r:id="rId252" w:history="1">
        <w:r w:rsidR="008D0B24" w:rsidRPr="00C81BAD">
          <w:rPr>
            <w:rStyle w:val="a3"/>
            <w:rFonts w:ascii="宋体" w:eastAsia="宋体" w:hAnsi="宋体"/>
            <w:b/>
          </w:rPr>
          <w:t>https://blog.csdn.net/lingzidong/article/details/78472208</w:t>
        </w:r>
      </w:hyperlink>
    </w:p>
    <w:p w:rsidR="008D0B24" w:rsidRPr="00C81BAD" w:rsidRDefault="008D0B24" w:rsidP="008D0B24">
      <w:pPr>
        <w:rPr>
          <w:rFonts w:ascii="宋体" w:eastAsia="宋体" w:hAnsi="宋体"/>
          <w:b/>
        </w:rPr>
      </w:pPr>
      <w:r w:rsidRPr="00C81BAD">
        <w:rPr>
          <w:rFonts w:ascii="宋体" w:eastAsia="宋体" w:hAnsi="宋体"/>
          <w:b/>
        </w:rPr>
        <w:t>2013-2017 ACM/ICPC 区域赛&amp;final 水题和铜牌题</w:t>
      </w:r>
    </w:p>
    <w:p w:rsidR="00D87AB4" w:rsidRPr="00C81BAD" w:rsidRDefault="00C14360" w:rsidP="008D0B24">
      <w:pPr>
        <w:rPr>
          <w:rFonts w:ascii="宋体" w:eastAsia="宋体" w:hAnsi="宋体"/>
          <w:b/>
        </w:rPr>
      </w:pPr>
      <w:hyperlink r:id="rId253" w:history="1">
        <w:r w:rsidR="00D87AB4" w:rsidRPr="00C81BAD">
          <w:rPr>
            <w:rStyle w:val="a3"/>
            <w:rFonts w:ascii="宋体" w:eastAsia="宋体" w:hAnsi="宋体"/>
            <w:b/>
          </w:rPr>
          <w:t>https://blog.csdn.net/acm_1361677193/article/details/42873141</w:t>
        </w:r>
      </w:hyperlink>
    </w:p>
    <w:p w:rsidR="00D87AB4" w:rsidRPr="00C81BAD" w:rsidRDefault="00D87AB4" w:rsidP="00D87AB4">
      <w:pPr>
        <w:rPr>
          <w:rFonts w:ascii="宋体" w:eastAsia="宋体" w:hAnsi="宋体"/>
          <w:b/>
        </w:rPr>
      </w:pPr>
      <w:r w:rsidRPr="00C81BAD">
        <w:rPr>
          <w:rFonts w:ascii="宋体" w:eastAsia="宋体" w:hAnsi="宋体"/>
          <w:b/>
        </w:rPr>
        <w:t>叉姐的训练指南</w:t>
      </w:r>
    </w:p>
    <w:p w:rsidR="00D87AB4" w:rsidRPr="00C81BAD" w:rsidRDefault="00C14360" w:rsidP="008D0B24">
      <w:pPr>
        <w:rPr>
          <w:rFonts w:ascii="宋体" w:eastAsia="宋体" w:hAnsi="宋体"/>
          <w:b/>
        </w:rPr>
      </w:pPr>
      <w:hyperlink r:id="rId254" w:history="1">
        <w:r w:rsidR="00BB57EE" w:rsidRPr="00C81BAD">
          <w:rPr>
            <w:rStyle w:val="a3"/>
            <w:rFonts w:ascii="宋体" w:eastAsia="宋体" w:hAnsi="宋体"/>
            <w:b/>
          </w:rPr>
          <w:t>https://blog.csdn.net/qq_40688707/article/details/80602064</w:t>
        </w:r>
      </w:hyperlink>
    </w:p>
    <w:p w:rsidR="00BB57EE" w:rsidRPr="00C81BAD" w:rsidRDefault="00BB57EE" w:rsidP="008D0B24">
      <w:pPr>
        <w:rPr>
          <w:rFonts w:ascii="宋体" w:eastAsia="宋体" w:hAnsi="宋体"/>
          <w:b/>
        </w:rPr>
      </w:pPr>
      <w:r w:rsidRPr="00C81BAD">
        <w:rPr>
          <w:rFonts w:ascii="宋体" w:eastAsia="宋体" w:hAnsi="宋体"/>
          <w:b/>
        </w:rPr>
        <w:t>ACM训练史上最详细计划（大神养成记）</w:t>
      </w:r>
    </w:p>
    <w:p w:rsidR="00FB2290" w:rsidRPr="00C81BAD" w:rsidRDefault="00C14360" w:rsidP="008D0B24">
      <w:pPr>
        <w:rPr>
          <w:rFonts w:ascii="宋体" w:eastAsia="宋体" w:hAnsi="宋体"/>
          <w:b/>
        </w:rPr>
      </w:pPr>
      <w:hyperlink r:id="rId255" w:history="1">
        <w:r w:rsidR="00FB2290" w:rsidRPr="00C81BAD">
          <w:rPr>
            <w:rStyle w:val="a3"/>
            <w:rFonts w:ascii="宋体" w:eastAsia="宋体" w:hAnsi="宋体" w:hint="eastAsia"/>
            <w:b/>
          </w:rPr>
          <w:t>http://</w:t>
        </w:r>
        <w:r w:rsidR="00FB2290" w:rsidRPr="00C81BAD">
          <w:rPr>
            <w:rStyle w:val="a3"/>
            <w:rFonts w:ascii="宋体" w:eastAsia="宋体" w:hAnsi="宋体"/>
            <w:b/>
          </w:rPr>
          <w:t>www.cnblogs.com/autsky-jadek/</w:t>
        </w:r>
      </w:hyperlink>
    </w:p>
    <w:p w:rsidR="00706F9B" w:rsidRPr="00C81BAD" w:rsidRDefault="00706F9B" w:rsidP="008D0B24">
      <w:pPr>
        <w:rPr>
          <w:rFonts w:ascii="宋体" w:eastAsia="宋体" w:hAnsi="宋体"/>
          <w:b/>
        </w:rPr>
      </w:pPr>
    </w:p>
    <w:p w:rsidR="00586907" w:rsidRPr="00C81BAD" w:rsidRDefault="00443655" w:rsidP="009C5872">
      <w:pPr>
        <w:pStyle w:val="2"/>
        <w:rPr>
          <w:rFonts w:ascii="宋体" w:eastAsia="宋体" w:hAnsi="宋体"/>
          <w:b w:val="0"/>
        </w:rPr>
      </w:pPr>
      <w:bookmarkStart w:id="263" w:name="_Toc523521346"/>
      <w:r w:rsidRPr="00C81BAD">
        <w:rPr>
          <w:rFonts w:ascii="宋体" w:eastAsia="宋体" w:hAnsi="宋体" w:hint="eastAsia"/>
          <w:b w:val="0"/>
        </w:rPr>
        <w:t>杭电</w:t>
      </w:r>
      <w:r w:rsidR="00377524" w:rsidRPr="00C81BAD">
        <w:rPr>
          <w:rFonts w:ascii="宋体" w:eastAsia="宋体" w:hAnsi="宋体" w:hint="eastAsia"/>
          <w:b w:val="0"/>
        </w:rPr>
        <w:t>多校题库（2011-</w:t>
      </w:r>
      <w:r w:rsidR="00377524" w:rsidRPr="00C81BAD">
        <w:rPr>
          <w:rFonts w:ascii="宋体" w:eastAsia="宋体" w:hAnsi="宋体"/>
          <w:b w:val="0"/>
        </w:rPr>
        <w:t>2017</w:t>
      </w:r>
      <w:r w:rsidR="00377524" w:rsidRPr="00C81BAD">
        <w:rPr>
          <w:rFonts w:ascii="宋体" w:eastAsia="宋体" w:hAnsi="宋体" w:hint="eastAsia"/>
          <w:b w:val="0"/>
        </w:rPr>
        <w:t>）</w:t>
      </w:r>
      <w:bookmarkEnd w:id="263"/>
    </w:p>
    <w:p w:rsidR="00256C7F" w:rsidRPr="00C81BAD" w:rsidRDefault="00377524" w:rsidP="00256C7F">
      <w:pPr>
        <w:pStyle w:val="3"/>
        <w:rPr>
          <w:rFonts w:ascii="宋体" w:eastAsia="宋体" w:hAnsi="宋体"/>
          <w:b w:val="0"/>
        </w:rPr>
      </w:pPr>
      <w:bookmarkStart w:id="264" w:name="_Toc523521347"/>
      <w:r w:rsidRPr="00C81BAD">
        <w:rPr>
          <w:rFonts w:ascii="宋体" w:eastAsia="宋体" w:hAnsi="宋体" w:hint="eastAsia"/>
          <w:b w:val="0"/>
        </w:rPr>
        <w:t>签到题&amp;铜牌题库</w:t>
      </w:r>
      <w:bookmarkEnd w:id="264"/>
    </w:p>
    <w:p w:rsidR="0032315B" w:rsidRPr="00C81BAD" w:rsidRDefault="0032315B" w:rsidP="00443655">
      <w:pPr>
        <w:rPr>
          <w:rFonts w:ascii="宋体" w:eastAsia="宋体" w:hAnsi="宋体"/>
        </w:rPr>
      </w:pPr>
      <w:r w:rsidRPr="00C81BAD">
        <w:rPr>
          <w:rFonts w:ascii="宋体" w:eastAsia="宋体" w:hAnsi="宋体" w:hint="eastAsia"/>
        </w:rPr>
        <w:t>6092</w:t>
      </w:r>
    </w:p>
    <w:p w:rsidR="0032315B" w:rsidRPr="00C81BAD" w:rsidRDefault="0032315B" w:rsidP="00443655">
      <w:pPr>
        <w:rPr>
          <w:rFonts w:ascii="宋体" w:eastAsia="宋体" w:hAnsi="宋体"/>
        </w:rPr>
      </w:pPr>
      <w:r w:rsidRPr="00C81BAD">
        <w:rPr>
          <w:rFonts w:ascii="宋体" w:eastAsia="宋体" w:hAnsi="宋体" w:hint="eastAsia"/>
        </w:rPr>
        <w:t>6095</w:t>
      </w:r>
    </w:p>
    <w:p w:rsidR="0032315B" w:rsidRPr="00C81BAD" w:rsidRDefault="0032315B" w:rsidP="00443655">
      <w:pPr>
        <w:rPr>
          <w:rFonts w:ascii="宋体" w:eastAsia="宋体" w:hAnsi="宋体"/>
        </w:rPr>
      </w:pPr>
      <w:r w:rsidRPr="00C81BAD">
        <w:rPr>
          <w:rFonts w:ascii="宋体" w:eastAsia="宋体" w:hAnsi="宋体" w:hint="eastAsia"/>
        </w:rPr>
        <w:t>6069</w:t>
      </w:r>
    </w:p>
    <w:p w:rsidR="0032315B" w:rsidRPr="00C81BAD" w:rsidRDefault="0032315B" w:rsidP="00443655">
      <w:pPr>
        <w:rPr>
          <w:rFonts w:ascii="宋体" w:eastAsia="宋体" w:hAnsi="宋体"/>
        </w:rPr>
      </w:pPr>
      <w:r w:rsidRPr="00C81BAD">
        <w:rPr>
          <w:rFonts w:ascii="宋体" w:eastAsia="宋体" w:hAnsi="宋体"/>
        </w:rPr>
        <w:t>6070</w:t>
      </w:r>
    </w:p>
    <w:p w:rsidR="0032315B" w:rsidRPr="00C81BAD" w:rsidRDefault="0032315B" w:rsidP="00443655">
      <w:pPr>
        <w:rPr>
          <w:rFonts w:ascii="宋体" w:eastAsia="宋体" w:hAnsi="宋体"/>
        </w:rPr>
      </w:pPr>
      <w:r w:rsidRPr="00C81BAD">
        <w:rPr>
          <w:rFonts w:ascii="宋体" w:eastAsia="宋体" w:hAnsi="宋体" w:hint="eastAsia"/>
        </w:rPr>
        <w:t>6075</w:t>
      </w:r>
    </w:p>
    <w:p w:rsidR="0032315B" w:rsidRPr="00C81BAD" w:rsidRDefault="0032315B" w:rsidP="00443655">
      <w:pPr>
        <w:rPr>
          <w:rFonts w:ascii="宋体" w:eastAsia="宋体" w:hAnsi="宋体"/>
        </w:rPr>
      </w:pPr>
      <w:r w:rsidRPr="00C81BAD">
        <w:rPr>
          <w:rFonts w:ascii="宋体" w:eastAsia="宋体" w:hAnsi="宋体" w:hint="eastAsia"/>
        </w:rPr>
        <w:t>6077</w:t>
      </w:r>
    </w:p>
    <w:p w:rsidR="0032315B" w:rsidRPr="00C81BAD" w:rsidRDefault="0032315B" w:rsidP="00443655">
      <w:pPr>
        <w:rPr>
          <w:rFonts w:ascii="宋体" w:eastAsia="宋体" w:hAnsi="宋体"/>
        </w:rPr>
      </w:pPr>
      <w:r w:rsidRPr="00C81BAD">
        <w:rPr>
          <w:rFonts w:ascii="宋体" w:eastAsia="宋体" w:hAnsi="宋体" w:hint="eastAsia"/>
        </w:rPr>
        <w:t>6058</w:t>
      </w:r>
    </w:p>
    <w:p w:rsidR="0032315B" w:rsidRPr="00C81BAD" w:rsidRDefault="0032315B" w:rsidP="00443655">
      <w:pPr>
        <w:rPr>
          <w:rFonts w:ascii="宋体" w:eastAsia="宋体" w:hAnsi="宋体"/>
        </w:rPr>
      </w:pPr>
      <w:r w:rsidRPr="00C81BAD">
        <w:rPr>
          <w:rFonts w:ascii="宋体" w:eastAsia="宋体" w:hAnsi="宋体" w:hint="eastAsia"/>
        </w:rPr>
        <w:t>6060</w:t>
      </w:r>
    </w:p>
    <w:p w:rsidR="0032315B" w:rsidRPr="00C81BAD" w:rsidRDefault="0032315B" w:rsidP="00443655">
      <w:pPr>
        <w:rPr>
          <w:rFonts w:ascii="宋体" w:eastAsia="宋体" w:hAnsi="宋体"/>
        </w:rPr>
      </w:pPr>
      <w:r w:rsidRPr="00C81BAD">
        <w:rPr>
          <w:rFonts w:ascii="宋体" w:eastAsia="宋体" w:hAnsi="宋体" w:hint="eastAsia"/>
        </w:rPr>
        <w:t>6063</w:t>
      </w:r>
    </w:p>
    <w:p w:rsidR="0032315B" w:rsidRPr="00C81BAD" w:rsidRDefault="0032315B" w:rsidP="00443655">
      <w:pPr>
        <w:rPr>
          <w:rFonts w:ascii="宋体" w:eastAsia="宋体" w:hAnsi="宋体"/>
        </w:rPr>
      </w:pPr>
      <w:r w:rsidRPr="00C81BAD">
        <w:rPr>
          <w:rFonts w:ascii="宋体" w:eastAsia="宋体" w:hAnsi="宋体" w:hint="eastAsia"/>
        </w:rPr>
        <w:t>6066</w:t>
      </w:r>
    </w:p>
    <w:p w:rsidR="0032315B" w:rsidRPr="00C81BAD" w:rsidRDefault="00DC2A93" w:rsidP="00443655">
      <w:pPr>
        <w:rPr>
          <w:rFonts w:ascii="宋体" w:eastAsia="宋体" w:hAnsi="宋体"/>
        </w:rPr>
      </w:pPr>
      <w:r w:rsidRPr="00C81BAD">
        <w:rPr>
          <w:rFonts w:ascii="宋体" w:eastAsia="宋体" w:hAnsi="宋体" w:hint="eastAsia"/>
        </w:rPr>
        <w:t>6045</w:t>
      </w:r>
    </w:p>
    <w:p w:rsidR="00DC2A93" w:rsidRPr="00C81BAD" w:rsidRDefault="00DC2A93" w:rsidP="00443655">
      <w:pPr>
        <w:rPr>
          <w:rFonts w:ascii="宋体" w:eastAsia="宋体" w:hAnsi="宋体"/>
        </w:rPr>
      </w:pPr>
      <w:r w:rsidRPr="00C81BAD">
        <w:rPr>
          <w:rFonts w:ascii="宋体" w:eastAsia="宋体" w:hAnsi="宋体" w:hint="eastAsia"/>
        </w:rPr>
        <w:t>6047</w:t>
      </w:r>
    </w:p>
    <w:p w:rsidR="00DC2A93" w:rsidRPr="00C81BAD" w:rsidRDefault="00DC2A93" w:rsidP="00443655">
      <w:pPr>
        <w:rPr>
          <w:rFonts w:ascii="宋体" w:eastAsia="宋体" w:hAnsi="宋体"/>
        </w:rPr>
      </w:pPr>
      <w:r w:rsidRPr="00C81BAD">
        <w:rPr>
          <w:rFonts w:ascii="宋体" w:eastAsia="宋体" w:hAnsi="宋体" w:hint="eastAsia"/>
        </w:rPr>
        <w:t>6050</w:t>
      </w:r>
    </w:p>
    <w:p w:rsidR="00DC2A93" w:rsidRPr="00C81BAD" w:rsidRDefault="00DC2A93" w:rsidP="00443655">
      <w:pPr>
        <w:rPr>
          <w:rFonts w:ascii="宋体" w:eastAsia="宋体" w:hAnsi="宋体"/>
        </w:rPr>
      </w:pPr>
      <w:r w:rsidRPr="00C81BAD">
        <w:rPr>
          <w:rFonts w:ascii="宋体" w:eastAsia="宋体" w:hAnsi="宋体" w:hint="eastAsia"/>
        </w:rPr>
        <w:t>6053</w:t>
      </w:r>
    </w:p>
    <w:p w:rsidR="00DC2A93" w:rsidRPr="00C81BAD" w:rsidRDefault="00DC2A93" w:rsidP="00443655">
      <w:pPr>
        <w:rPr>
          <w:rFonts w:ascii="宋体" w:eastAsia="宋体" w:hAnsi="宋体"/>
        </w:rPr>
      </w:pPr>
      <w:r w:rsidRPr="00C81BAD">
        <w:rPr>
          <w:rFonts w:ascii="宋体" w:eastAsia="宋体" w:hAnsi="宋体" w:hint="eastAsia"/>
        </w:rPr>
        <w:t>6055</w:t>
      </w:r>
    </w:p>
    <w:p w:rsidR="00DC2A93" w:rsidRPr="00C81BAD" w:rsidRDefault="00DC2A93" w:rsidP="00443655">
      <w:pPr>
        <w:rPr>
          <w:rFonts w:ascii="宋体" w:eastAsia="宋体" w:hAnsi="宋体"/>
        </w:rPr>
      </w:pPr>
      <w:r w:rsidRPr="00C81BAD">
        <w:rPr>
          <w:rFonts w:ascii="宋体" w:eastAsia="宋体" w:hAnsi="宋体"/>
        </w:rPr>
        <w:t>6033</w:t>
      </w:r>
    </w:p>
    <w:p w:rsidR="00DC2A93" w:rsidRPr="00C81BAD" w:rsidRDefault="00DC2A93" w:rsidP="00443655">
      <w:pPr>
        <w:rPr>
          <w:rFonts w:ascii="宋体" w:eastAsia="宋体" w:hAnsi="宋体"/>
        </w:rPr>
      </w:pPr>
      <w:r w:rsidRPr="00C81BAD">
        <w:rPr>
          <w:rFonts w:ascii="宋体" w:eastAsia="宋体" w:hAnsi="宋体"/>
        </w:rPr>
        <w:lastRenderedPageBreak/>
        <w:t>6034</w:t>
      </w:r>
    </w:p>
    <w:p w:rsidR="00DC2A93" w:rsidRPr="00C81BAD" w:rsidRDefault="00DC2A93" w:rsidP="00443655">
      <w:pPr>
        <w:rPr>
          <w:rFonts w:ascii="宋体" w:eastAsia="宋体" w:hAnsi="宋体"/>
        </w:rPr>
      </w:pPr>
      <w:r w:rsidRPr="00C81BAD">
        <w:rPr>
          <w:rFonts w:ascii="宋体" w:eastAsia="宋体" w:hAnsi="宋体"/>
        </w:rPr>
        <w:t>6035</w:t>
      </w:r>
    </w:p>
    <w:p w:rsidR="00DC2A93" w:rsidRPr="00C81BAD" w:rsidRDefault="00DC2A93" w:rsidP="00443655">
      <w:pPr>
        <w:rPr>
          <w:rFonts w:ascii="宋体" w:eastAsia="宋体" w:hAnsi="宋体"/>
        </w:rPr>
      </w:pPr>
      <w:r w:rsidRPr="00C81BAD">
        <w:rPr>
          <w:rFonts w:ascii="宋体" w:eastAsia="宋体" w:hAnsi="宋体" w:hint="eastAsia"/>
        </w:rPr>
        <w:t>6038</w:t>
      </w:r>
    </w:p>
    <w:p w:rsidR="00DC2A93" w:rsidRPr="00C81BAD" w:rsidRDefault="00DC2A93" w:rsidP="00443655">
      <w:pPr>
        <w:rPr>
          <w:rFonts w:ascii="宋体" w:eastAsia="宋体" w:hAnsi="宋体"/>
        </w:rPr>
      </w:pPr>
      <w:r w:rsidRPr="00C81BAD">
        <w:rPr>
          <w:rFonts w:ascii="宋体" w:eastAsia="宋体" w:hAnsi="宋体" w:hint="eastAsia"/>
        </w:rPr>
        <w:t>6043</w:t>
      </w:r>
    </w:p>
    <w:p w:rsidR="00DC2A93" w:rsidRPr="00C81BAD" w:rsidRDefault="00DC2A93" w:rsidP="00443655">
      <w:pPr>
        <w:rPr>
          <w:rFonts w:ascii="宋体" w:eastAsia="宋体" w:hAnsi="宋体"/>
        </w:rPr>
      </w:pPr>
      <w:r w:rsidRPr="00C81BAD">
        <w:rPr>
          <w:rFonts w:ascii="宋体" w:eastAsia="宋体" w:hAnsi="宋体" w:hint="eastAsia"/>
        </w:rPr>
        <w:t>5855</w:t>
      </w:r>
    </w:p>
    <w:p w:rsidR="00DC2A93" w:rsidRPr="00C81BAD" w:rsidRDefault="00DC2A93" w:rsidP="00443655">
      <w:pPr>
        <w:rPr>
          <w:rFonts w:ascii="宋体" w:eastAsia="宋体" w:hAnsi="宋体"/>
        </w:rPr>
      </w:pPr>
      <w:r w:rsidRPr="00C81BAD">
        <w:rPr>
          <w:rFonts w:ascii="宋体" w:eastAsia="宋体" w:hAnsi="宋体" w:hint="eastAsia"/>
        </w:rPr>
        <w:t>5821</w:t>
      </w:r>
    </w:p>
    <w:p w:rsidR="00DC2A93" w:rsidRPr="00C81BAD" w:rsidRDefault="00DC2A93" w:rsidP="00443655">
      <w:pPr>
        <w:rPr>
          <w:rFonts w:ascii="宋体" w:eastAsia="宋体" w:hAnsi="宋体"/>
        </w:rPr>
      </w:pPr>
      <w:r w:rsidRPr="00C81BAD">
        <w:rPr>
          <w:rFonts w:ascii="宋体" w:eastAsia="宋体" w:hAnsi="宋体" w:hint="eastAsia"/>
        </w:rPr>
        <w:t>5826</w:t>
      </w:r>
    </w:p>
    <w:p w:rsidR="00DC2A93" w:rsidRPr="00C81BAD" w:rsidRDefault="00F13C7F" w:rsidP="00443655">
      <w:pPr>
        <w:rPr>
          <w:rFonts w:ascii="宋体" w:eastAsia="宋体" w:hAnsi="宋体"/>
        </w:rPr>
      </w:pPr>
      <w:r w:rsidRPr="00C81BAD">
        <w:rPr>
          <w:rFonts w:ascii="宋体" w:eastAsia="宋体" w:hAnsi="宋体" w:hint="eastAsia"/>
        </w:rPr>
        <w:t>5828</w:t>
      </w:r>
    </w:p>
    <w:p w:rsidR="00F13C7F" w:rsidRPr="00C81BAD" w:rsidRDefault="00F13C7F" w:rsidP="00443655">
      <w:pPr>
        <w:rPr>
          <w:rFonts w:ascii="宋体" w:eastAsia="宋体" w:hAnsi="宋体"/>
        </w:rPr>
      </w:pPr>
      <w:r w:rsidRPr="00C81BAD">
        <w:rPr>
          <w:rFonts w:ascii="宋体" w:eastAsia="宋体" w:hAnsi="宋体" w:hint="eastAsia"/>
        </w:rPr>
        <w:t>5831</w:t>
      </w:r>
    </w:p>
    <w:p w:rsidR="00F13C7F" w:rsidRPr="00C81BAD" w:rsidRDefault="00F13C7F" w:rsidP="00443655">
      <w:pPr>
        <w:rPr>
          <w:rFonts w:ascii="宋体" w:eastAsia="宋体" w:hAnsi="宋体"/>
        </w:rPr>
      </w:pPr>
      <w:r w:rsidRPr="00C81BAD">
        <w:rPr>
          <w:rFonts w:ascii="宋体" w:eastAsia="宋体" w:hAnsi="宋体" w:hint="eastAsia"/>
        </w:rPr>
        <w:t>5810</w:t>
      </w:r>
    </w:p>
    <w:p w:rsidR="00F13C7F" w:rsidRPr="00C81BAD" w:rsidRDefault="00F13C7F" w:rsidP="00443655">
      <w:pPr>
        <w:rPr>
          <w:rFonts w:ascii="宋体" w:eastAsia="宋体" w:hAnsi="宋体"/>
        </w:rPr>
      </w:pPr>
      <w:r w:rsidRPr="00C81BAD">
        <w:rPr>
          <w:rFonts w:ascii="宋体" w:eastAsia="宋体" w:hAnsi="宋体" w:hint="eastAsia"/>
        </w:rPr>
        <w:t>5813</w:t>
      </w:r>
    </w:p>
    <w:p w:rsidR="00F13C7F" w:rsidRPr="00C81BAD" w:rsidRDefault="00F13C7F" w:rsidP="00443655">
      <w:pPr>
        <w:rPr>
          <w:rFonts w:ascii="宋体" w:eastAsia="宋体" w:hAnsi="宋体"/>
        </w:rPr>
      </w:pPr>
      <w:r w:rsidRPr="00C81BAD">
        <w:rPr>
          <w:rFonts w:ascii="宋体" w:eastAsia="宋体" w:hAnsi="宋体" w:hint="eastAsia"/>
        </w:rPr>
        <w:t>5816</w:t>
      </w:r>
    </w:p>
    <w:p w:rsidR="00F13C7F" w:rsidRPr="00C81BAD" w:rsidRDefault="00F13C7F" w:rsidP="00443655">
      <w:pPr>
        <w:rPr>
          <w:rFonts w:ascii="宋体" w:eastAsia="宋体" w:hAnsi="宋体"/>
        </w:rPr>
      </w:pPr>
      <w:r w:rsidRPr="00C81BAD">
        <w:rPr>
          <w:rFonts w:ascii="宋体" w:eastAsia="宋体" w:hAnsi="宋体" w:hint="eastAsia"/>
        </w:rPr>
        <w:t>5818</w:t>
      </w:r>
    </w:p>
    <w:p w:rsidR="00F13C7F" w:rsidRPr="00C81BAD" w:rsidRDefault="008E6365" w:rsidP="00443655">
      <w:pPr>
        <w:rPr>
          <w:rFonts w:ascii="宋体" w:eastAsia="宋体" w:hAnsi="宋体"/>
        </w:rPr>
      </w:pPr>
      <w:r w:rsidRPr="00C81BAD">
        <w:rPr>
          <w:rFonts w:ascii="宋体" w:eastAsia="宋体" w:hAnsi="宋体" w:hint="eastAsia"/>
        </w:rPr>
        <w:t>5793</w:t>
      </w:r>
    </w:p>
    <w:p w:rsidR="008E6365" w:rsidRPr="00C81BAD" w:rsidRDefault="008E6365" w:rsidP="00443655">
      <w:pPr>
        <w:rPr>
          <w:rFonts w:ascii="宋体" w:eastAsia="宋体" w:hAnsi="宋体"/>
        </w:rPr>
      </w:pPr>
      <w:r w:rsidRPr="00C81BAD">
        <w:rPr>
          <w:rFonts w:ascii="宋体" w:eastAsia="宋体" w:hAnsi="宋体"/>
        </w:rPr>
        <w:t>5794</w:t>
      </w:r>
    </w:p>
    <w:p w:rsidR="008E6365" w:rsidRPr="00C81BAD" w:rsidRDefault="008E6365" w:rsidP="00443655">
      <w:pPr>
        <w:rPr>
          <w:rFonts w:ascii="宋体" w:eastAsia="宋体" w:hAnsi="宋体"/>
        </w:rPr>
      </w:pPr>
      <w:r w:rsidRPr="00C81BAD">
        <w:rPr>
          <w:rFonts w:ascii="宋体" w:eastAsia="宋体" w:hAnsi="宋体"/>
        </w:rPr>
        <w:t>5795</w:t>
      </w:r>
    </w:p>
    <w:p w:rsidR="008E6365" w:rsidRPr="00C81BAD" w:rsidRDefault="008E6365" w:rsidP="00443655">
      <w:pPr>
        <w:rPr>
          <w:rFonts w:ascii="宋体" w:eastAsia="宋体" w:hAnsi="宋体"/>
        </w:rPr>
      </w:pPr>
      <w:r w:rsidRPr="00C81BAD">
        <w:rPr>
          <w:rFonts w:ascii="宋体" w:eastAsia="宋体" w:hAnsi="宋体" w:hint="eastAsia"/>
        </w:rPr>
        <w:t>5781</w:t>
      </w:r>
    </w:p>
    <w:p w:rsidR="008E6365" w:rsidRPr="00C81BAD" w:rsidRDefault="008E6365" w:rsidP="00443655">
      <w:pPr>
        <w:rPr>
          <w:rFonts w:ascii="宋体" w:eastAsia="宋体" w:hAnsi="宋体"/>
        </w:rPr>
      </w:pPr>
      <w:r w:rsidRPr="00C81BAD">
        <w:rPr>
          <w:rFonts w:ascii="宋体" w:eastAsia="宋体" w:hAnsi="宋体" w:hint="eastAsia"/>
        </w:rPr>
        <w:t>5783</w:t>
      </w:r>
    </w:p>
    <w:p w:rsidR="008E6365" w:rsidRPr="00C81BAD" w:rsidRDefault="008E6365" w:rsidP="00443655">
      <w:pPr>
        <w:rPr>
          <w:rFonts w:ascii="宋体" w:eastAsia="宋体" w:hAnsi="宋体"/>
        </w:rPr>
      </w:pPr>
      <w:r w:rsidRPr="00C81BAD">
        <w:rPr>
          <w:rFonts w:ascii="宋体" w:eastAsia="宋体" w:hAnsi="宋体" w:hint="eastAsia"/>
        </w:rPr>
        <w:t>5787</w:t>
      </w:r>
    </w:p>
    <w:p w:rsidR="008E6365" w:rsidRPr="00C81BAD" w:rsidRDefault="008E6365" w:rsidP="00443655">
      <w:pPr>
        <w:rPr>
          <w:rFonts w:ascii="宋体" w:eastAsia="宋体" w:hAnsi="宋体"/>
        </w:rPr>
      </w:pPr>
      <w:r w:rsidRPr="00C81BAD">
        <w:rPr>
          <w:rFonts w:ascii="宋体" w:eastAsia="宋体" w:hAnsi="宋体" w:hint="eastAsia"/>
        </w:rPr>
        <w:t>5791</w:t>
      </w:r>
    </w:p>
    <w:p w:rsidR="008E6365" w:rsidRPr="00C81BAD" w:rsidRDefault="008E6365" w:rsidP="00443655">
      <w:pPr>
        <w:rPr>
          <w:rFonts w:ascii="宋体" w:eastAsia="宋体" w:hAnsi="宋体"/>
        </w:rPr>
      </w:pPr>
      <w:r w:rsidRPr="00C81BAD">
        <w:rPr>
          <w:rFonts w:ascii="宋体" w:eastAsia="宋体" w:hAnsi="宋体"/>
        </w:rPr>
        <w:t>5792</w:t>
      </w:r>
    </w:p>
    <w:p w:rsidR="008E6365" w:rsidRPr="00C81BAD" w:rsidRDefault="00A05C16" w:rsidP="00443655">
      <w:pPr>
        <w:rPr>
          <w:rFonts w:ascii="宋体" w:eastAsia="宋体" w:hAnsi="宋体"/>
        </w:rPr>
      </w:pPr>
      <w:r w:rsidRPr="00C81BAD">
        <w:rPr>
          <w:rFonts w:ascii="宋体" w:eastAsia="宋体" w:hAnsi="宋体"/>
        </w:rPr>
        <w:t>5763</w:t>
      </w:r>
    </w:p>
    <w:p w:rsidR="00A05C16" w:rsidRPr="00C81BAD" w:rsidRDefault="00A05C16" w:rsidP="00443655">
      <w:pPr>
        <w:rPr>
          <w:rFonts w:ascii="宋体" w:eastAsia="宋体" w:hAnsi="宋体"/>
        </w:rPr>
      </w:pPr>
      <w:r w:rsidRPr="00C81BAD">
        <w:rPr>
          <w:rFonts w:ascii="宋体" w:eastAsia="宋体" w:hAnsi="宋体" w:hint="eastAsia"/>
        </w:rPr>
        <w:t>5768</w:t>
      </w:r>
    </w:p>
    <w:p w:rsidR="00A05C16" w:rsidRPr="00C81BAD" w:rsidRDefault="00A05C16" w:rsidP="00443655">
      <w:pPr>
        <w:rPr>
          <w:rFonts w:ascii="宋体" w:eastAsia="宋体" w:hAnsi="宋体"/>
        </w:rPr>
      </w:pPr>
      <w:r w:rsidRPr="00C81BAD">
        <w:rPr>
          <w:rFonts w:ascii="宋体" w:eastAsia="宋体" w:hAnsi="宋体"/>
        </w:rPr>
        <w:t>5769</w:t>
      </w:r>
    </w:p>
    <w:p w:rsidR="00A05C16" w:rsidRPr="00C81BAD" w:rsidRDefault="00A05C16" w:rsidP="00443655">
      <w:pPr>
        <w:rPr>
          <w:rFonts w:ascii="宋体" w:eastAsia="宋体" w:hAnsi="宋体"/>
        </w:rPr>
      </w:pPr>
      <w:r w:rsidRPr="00C81BAD">
        <w:rPr>
          <w:rFonts w:ascii="宋体" w:eastAsia="宋体" w:hAnsi="宋体" w:hint="eastAsia"/>
        </w:rPr>
        <w:t>5773</w:t>
      </w:r>
    </w:p>
    <w:p w:rsidR="00A05C16" w:rsidRPr="00C81BAD" w:rsidRDefault="00A05C16" w:rsidP="00443655">
      <w:pPr>
        <w:rPr>
          <w:rFonts w:ascii="宋体" w:eastAsia="宋体" w:hAnsi="宋体"/>
        </w:rPr>
      </w:pPr>
      <w:r w:rsidRPr="00C81BAD">
        <w:rPr>
          <w:rFonts w:ascii="宋体" w:eastAsia="宋体" w:hAnsi="宋体"/>
        </w:rPr>
        <w:t>5774</w:t>
      </w:r>
    </w:p>
    <w:p w:rsidR="00A05C16" w:rsidRPr="00C81BAD" w:rsidRDefault="00A05C16" w:rsidP="00443655">
      <w:pPr>
        <w:rPr>
          <w:rFonts w:ascii="宋体" w:eastAsia="宋体" w:hAnsi="宋体"/>
        </w:rPr>
      </w:pPr>
      <w:r w:rsidRPr="00C81BAD">
        <w:rPr>
          <w:rFonts w:ascii="宋体" w:eastAsia="宋体" w:hAnsi="宋体"/>
        </w:rPr>
        <w:t>5775</w:t>
      </w:r>
    </w:p>
    <w:p w:rsidR="00A05C16" w:rsidRPr="00C81BAD" w:rsidRDefault="00F81146" w:rsidP="00443655">
      <w:pPr>
        <w:rPr>
          <w:rFonts w:ascii="宋体" w:eastAsia="宋体" w:hAnsi="宋体"/>
        </w:rPr>
      </w:pPr>
      <w:r w:rsidRPr="00C81BAD">
        <w:rPr>
          <w:rFonts w:ascii="宋体" w:eastAsia="宋体" w:hAnsi="宋体" w:hint="eastAsia"/>
        </w:rPr>
        <w:t>5752-</w:t>
      </w:r>
      <w:r w:rsidRPr="00C81BAD">
        <w:rPr>
          <w:rFonts w:ascii="宋体" w:eastAsia="宋体" w:hAnsi="宋体"/>
        </w:rPr>
        <w:t>5754</w:t>
      </w:r>
    </w:p>
    <w:p w:rsidR="00F81146" w:rsidRPr="00C81BAD" w:rsidRDefault="00F81146" w:rsidP="00443655">
      <w:pPr>
        <w:rPr>
          <w:rFonts w:ascii="宋体" w:eastAsia="宋体" w:hAnsi="宋体"/>
        </w:rPr>
      </w:pPr>
      <w:r w:rsidRPr="00C81BAD">
        <w:rPr>
          <w:rFonts w:ascii="宋体" w:eastAsia="宋体" w:hAnsi="宋体" w:hint="eastAsia"/>
        </w:rPr>
        <w:t>5761-</w:t>
      </w:r>
      <w:r w:rsidRPr="00C81BAD">
        <w:rPr>
          <w:rFonts w:ascii="宋体" w:eastAsia="宋体" w:hAnsi="宋体"/>
        </w:rPr>
        <w:t>5762</w:t>
      </w:r>
    </w:p>
    <w:p w:rsidR="00F81146" w:rsidRPr="00C81BAD" w:rsidRDefault="00253915" w:rsidP="00443655">
      <w:pPr>
        <w:rPr>
          <w:rFonts w:ascii="宋体" w:eastAsia="宋体" w:hAnsi="宋体"/>
        </w:rPr>
      </w:pPr>
      <w:r w:rsidRPr="00C81BAD">
        <w:rPr>
          <w:rFonts w:ascii="宋体" w:eastAsia="宋体" w:hAnsi="宋体" w:hint="eastAsia"/>
        </w:rPr>
        <w:t>5734</w:t>
      </w:r>
    </w:p>
    <w:p w:rsidR="00253915" w:rsidRPr="00C81BAD" w:rsidRDefault="00253915" w:rsidP="00443655">
      <w:pPr>
        <w:rPr>
          <w:rFonts w:ascii="宋体" w:eastAsia="宋体" w:hAnsi="宋体"/>
        </w:rPr>
      </w:pPr>
      <w:r w:rsidRPr="00C81BAD">
        <w:rPr>
          <w:rFonts w:ascii="宋体" w:eastAsia="宋体" w:hAnsi="宋体" w:hint="eastAsia"/>
        </w:rPr>
        <w:t>5738</w:t>
      </w:r>
    </w:p>
    <w:p w:rsidR="00253915" w:rsidRPr="00C81BAD" w:rsidRDefault="00253915" w:rsidP="00443655">
      <w:pPr>
        <w:rPr>
          <w:rFonts w:ascii="宋体" w:eastAsia="宋体" w:hAnsi="宋体"/>
        </w:rPr>
      </w:pPr>
      <w:r w:rsidRPr="00C81BAD">
        <w:rPr>
          <w:rFonts w:ascii="宋体" w:eastAsia="宋体" w:hAnsi="宋体" w:hint="eastAsia"/>
        </w:rPr>
        <w:t>5742</w:t>
      </w:r>
    </w:p>
    <w:p w:rsidR="00253915" w:rsidRPr="00C81BAD" w:rsidRDefault="00253915" w:rsidP="00443655">
      <w:pPr>
        <w:rPr>
          <w:rFonts w:ascii="宋体" w:eastAsia="宋体" w:hAnsi="宋体"/>
        </w:rPr>
      </w:pPr>
      <w:r w:rsidRPr="00C81BAD">
        <w:rPr>
          <w:rFonts w:ascii="宋体" w:eastAsia="宋体" w:hAnsi="宋体"/>
        </w:rPr>
        <w:t>5744</w:t>
      </w:r>
    </w:p>
    <w:p w:rsidR="00253915" w:rsidRPr="00C81BAD" w:rsidRDefault="00253915" w:rsidP="00443655">
      <w:pPr>
        <w:rPr>
          <w:rFonts w:ascii="宋体" w:eastAsia="宋体" w:hAnsi="宋体"/>
        </w:rPr>
      </w:pPr>
      <w:r w:rsidRPr="00C81BAD">
        <w:rPr>
          <w:rFonts w:ascii="宋体" w:eastAsia="宋体" w:hAnsi="宋体"/>
        </w:rPr>
        <w:t>5745</w:t>
      </w:r>
    </w:p>
    <w:p w:rsidR="00253915" w:rsidRPr="00C81BAD" w:rsidRDefault="00D3190B" w:rsidP="00443655">
      <w:pPr>
        <w:rPr>
          <w:rFonts w:ascii="宋体" w:eastAsia="宋体" w:hAnsi="宋体"/>
        </w:rPr>
      </w:pPr>
      <w:r w:rsidRPr="00C81BAD">
        <w:rPr>
          <w:rFonts w:ascii="宋体" w:eastAsia="宋体" w:hAnsi="宋体" w:hint="eastAsia"/>
        </w:rPr>
        <w:t>5723</w:t>
      </w:r>
    </w:p>
    <w:p w:rsidR="00D3190B" w:rsidRPr="00C81BAD" w:rsidRDefault="00D3190B" w:rsidP="00443655">
      <w:pPr>
        <w:rPr>
          <w:rFonts w:ascii="宋体" w:eastAsia="宋体" w:hAnsi="宋体"/>
        </w:rPr>
      </w:pPr>
      <w:r w:rsidRPr="00C81BAD">
        <w:rPr>
          <w:rFonts w:ascii="宋体" w:eastAsia="宋体" w:hAnsi="宋体"/>
        </w:rPr>
        <w:t>5724</w:t>
      </w:r>
    </w:p>
    <w:p w:rsidR="00D3190B" w:rsidRPr="00C81BAD" w:rsidRDefault="00D3190B" w:rsidP="00443655">
      <w:pPr>
        <w:rPr>
          <w:rFonts w:ascii="宋体" w:eastAsia="宋体" w:hAnsi="宋体"/>
        </w:rPr>
      </w:pPr>
      <w:r w:rsidRPr="00C81BAD">
        <w:rPr>
          <w:rFonts w:ascii="宋体" w:eastAsia="宋体" w:hAnsi="宋体"/>
        </w:rPr>
        <w:t>5726</w:t>
      </w:r>
    </w:p>
    <w:p w:rsidR="00D3190B" w:rsidRPr="00C81BAD" w:rsidRDefault="00D3190B" w:rsidP="00443655">
      <w:pPr>
        <w:rPr>
          <w:rFonts w:ascii="宋体" w:eastAsia="宋体" w:hAnsi="宋体"/>
        </w:rPr>
      </w:pPr>
      <w:r w:rsidRPr="00C81BAD">
        <w:rPr>
          <w:rFonts w:ascii="宋体" w:eastAsia="宋体" w:hAnsi="宋体"/>
        </w:rPr>
        <w:t>5733</w:t>
      </w:r>
    </w:p>
    <w:p w:rsidR="00D3190B" w:rsidRPr="00C81BAD" w:rsidRDefault="00D3190B" w:rsidP="00443655">
      <w:pPr>
        <w:rPr>
          <w:rFonts w:ascii="宋体" w:eastAsia="宋体" w:hAnsi="宋体"/>
        </w:rPr>
      </w:pPr>
      <w:r w:rsidRPr="00C81BAD">
        <w:rPr>
          <w:rFonts w:ascii="宋体" w:eastAsia="宋体" w:hAnsi="宋体" w:hint="eastAsia"/>
        </w:rPr>
        <w:t>5407</w:t>
      </w:r>
    </w:p>
    <w:p w:rsidR="00D3190B" w:rsidRPr="00C81BAD" w:rsidRDefault="00D3190B" w:rsidP="00443655">
      <w:pPr>
        <w:rPr>
          <w:rFonts w:ascii="宋体" w:eastAsia="宋体" w:hAnsi="宋体"/>
        </w:rPr>
      </w:pPr>
      <w:r w:rsidRPr="00C81BAD">
        <w:rPr>
          <w:rFonts w:ascii="宋体" w:eastAsia="宋体" w:hAnsi="宋体"/>
        </w:rPr>
        <w:t>5410</w:t>
      </w:r>
    </w:p>
    <w:p w:rsidR="00D3190B" w:rsidRPr="00C81BAD" w:rsidRDefault="00D3190B" w:rsidP="00443655">
      <w:pPr>
        <w:rPr>
          <w:rFonts w:ascii="宋体" w:eastAsia="宋体" w:hAnsi="宋体"/>
        </w:rPr>
      </w:pPr>
      <w:r w:rsidRPr="00C81BAD">
        <w:rPr>
          <w:rFonts w:ascii="宋体" w:eastAsia="宋体" w:hAnsi="宋体"/>
        </w:rPr>
        <w:t>5411</w:t>
      </w:r>
    </w:p>
    <w:p w:rsidR="00D3190B" w:rsidRPr="00C81BAD" w:rsidRDefault="00D3190B" w:rsidP="00443655">
      <w:pPr>
        <w:rPr>
          <w:rFonts w:ascii="宋体" w:eastAsia="宋体" w:hAnsi="宋体"/>
        </w:rPr>
      </w:pPr>
      <w:r w:rsidRPr="00C81BAD">
        <w:rPr>
          <w:rFonts w:ascii="宋体" w:eastAsia="宋体" w:hAnsi="宋体"/>
        </w:rPr>
        <w:t>5412</w:t>
      </w:r>
    </w:p>
    <w:p w:rsidR="00D3190B" w:rsidRPr="00C81BAD" w:rsidRDefault="00D3190B" w:rsidP="00443655">
      <w:pPr>
        <w:rPr>
          <w:rFonts w:ascii="宋体" w:eastAsia="宋体" w:hAnsi="宋体"/>
        </w:rPr>
      </w:pPr>
      <w:r w:rsidRPr="00C81BAD">
        <w:rPr>
          <w:rFonts w:ascii="宋体" w:eastAsia="宋体" w:hAnsi="宋体"/>
        </w:rPr>
        <w:t>5414</w:t>
      </w:r>
    </w:p>
    <w:p w:rsidR="00D3190B" w:rsidRPr="00C81BAD" w:rsidRDefault="00D3190B" w:rsidP="00443655">
      <w:pPr>
        <w:rPr>
          <w:rFonts w:ascii="宋体" w:eastAsia="宋体" w:hAnsi="宋体"/>
        </w:rPr>
      </w:pPr>
      <w:r w:rsidRPr="00C81BAD">
        <w:rPr>
          <w:rFonts w:ascii="宋体" w:eastAsia="宋体" w:hAnsi="宋体"/>
        </w:rPr>
        <w:t>5416</w:t>
      </w:r>
    </w:p>
    <w:p w:rsidR="00D3190B" w:rsidRPr="00C81BAD" w:rsidRDefault="00D3190B" w:rsidP="00443655">
      <w:pPr>
        <w:rPr>
          <w:rFonts w:ascii="宋体" w:eastAsia="宋体" w:hAnsi="宋体"/>
        </w:rPr>
      </w:pPr>
      <w:r w:rsidRPr="00C81BAD">
        <w:rPr>
          <w:rFonts w:ascii="宋体" w:eastAsia="宋体" w:hAnsi="宋体" w:hint="eastAsia"/>
        </w:rPr>
        <w:lastRenderedPageBreak/>
        <w:t>5396</w:t>
      </w:r>
    </w:p>
    <w:p w:rsidR="00D3190B" w:rsidRPr="00C81BAD" w:rsidRDefault="00D3190B" w:rsidP="00443655">
      <w:pPr>
        <w:rPr>
          <w:rFonts w:ascii="宋体" w:eastAsia="宋体" w:hAnsi="宋体"/>
        </w:rPr>
      </w:pPr>
      <w:r w:rsidRPr="00C81BAD">
        <w:rPr>
          <w:rFonts w:ascii="宋体" w:eastAsia="宋体" w:hAnsi="宋体"/>
        </w:rPr>
        <w:t>5399</w:t>
      </w:r>
    </w:p>
    <w:p w:rsidR="00D3190B" w:rsidRPr="00C81BAD" w:rsidRDefault="00D3190B" w:rsidP="00443655">
      <w:pPr>
        <w:rPr>
          <w:rFonts w:ascii="宋体" w:eastAsia="宋体" w:hAnsi="宋体"/>
        </w:rPr>
      </w:pPr>
      <w:r w:rsidRPr="00C81BAD">
        <w:rPr>
          <w:rFonts w:ascii="宋体" w:eastAsia="宋体" w:hAnsi="宋体"/>
        </w:rPr>
        <w:t>5400</w:t>
      </w:r>
    </w:p>
    <w:p w:rsidR="00D3190B" w:rsidRPr="00C81BAD" w:rsidRDefault="00D3190B" w:rsidP="00443655">
      <w:pPr>
        <w:rPr>
          <w:rFonts w:ascii="宋体" w:eastAsia="宋体" w:hAnsi="宋体"/>
        </w:rPr>
      </w:pPr>
      <w:r w:rsidRPr="00C81BAD">
        <w:rPr>
          <w:rFonts w:ascii="宋体" w:eastAsia="宋体" w:hAnsi="宋体"/>
        </w:rPr>
        <w:t>5402</w:t>
      </w:r>
    </w:p>
    <w:p w:rsidR="00D3190B" w:rsidRPr="00C81BAD" w:rsidRDefault="00DD0D9E" w:rsidP="00443655">
      <w:pPr>
        <w:rPr>
          <w:rFonts w:ascii="宋体" w:eastAsia="宋体" w:hAnsi="宋体"/>
        </w:rPr>
      </w:pPr>
      <w:r w:rsidRPr="00C81BAD">
        <w:rPr>
          <w:rFonts w:ascii="宋体" w:eastAsia="宋体" w:hAnsi="宋体" w:hint="eastAsia"/>
        </w:rPr>
        <w:t>5384</w:t>
      </w:r>
    </w:p>
    <w:p w:rsidR="00DD0D9E" w:rsidRPr="00C81BAD" w:rsidRDefault="00DD0D9E" w:rsidP="00443655">
      <w:pPr>
        <w:rPr>
          <w:rFonts w:ascii="宋体" w:eastAsia="宋体" w:hAnsi="宋体"/>
        </w:rPr>
      </w:pPr>
      <w:r w:rsidRPr="00C81BAD">
        <w:rPr>
          <w:rFonts w:ascii="宋体" w:eastAsia="宋体" w:hAnsi="宋体"/>
        </w:rPr>
        <w:t>5386</w:t>
      </w:r>
      <w:r w:rsidRPr="00C81BAD">
        <w:rPr>
          <w:rFonts w:ascii="宋体" w:eastAsia="宋体" w:hAnsi="宋体" w:hint="eastAsia"/>
        </w:rPr>
        <w:t>-</w:t>
      </w:r>
      <w:r w:rsidRPr="00C81BAD">
        <w:rPr>
          <w:rFonts w:ascii="宋体" w:eastAsia="宋体" w:hAnsi="宋体"/>
        </w:rPr>
        <w:t>5387</w:t>
      </w:r>
    </w:p>
    <w:p w:rsidR="00DD0D9E" w:rsidRPr="00C81BAD" w:rsidRDefault="00DD0D9E" w:rsidP="00443655">
      <w:pPr>
        <w:rPr>
          <w:rFonts w:ascii="宋体" w:eastAsia="宋体" w:hAnsi="宋体"/>
        </w:rPr>
      </w:pPr>
      <w:r w:rsidRPr="00C81BAD">
        <w:rPr>
          <w:rFonts w:ascii="宋体" w:eastAsia="宋体" w:hAnsi="宋体" w:hint="eastAsia"/>
        </w:rPr>
        <w:t>5389</w:t>
      </w:r>
    </w:p>
    <w:p w:rsidR="0052259C" w:rsidRPr="00C81BAD" w:rsidRDefault="0052259C" w:rsidP="00443655">
      <w:pPr>
        <w:rPr>
          <w:rFonts w:ascii="宋体" w:eastAsia="宋体" w:hAnsi="宋体"/>
        </w:rPr>
      </w:pPr>
      <w:r w:rsidRPr="00C81BAD">
        <w:rPr>
          <w:rFonts w:ascii="宋体" w:eastAsia="宋体" w:hAnsi="宋体"/>
        </w:rPr>
        <w:t>5371</w:t>
      </w:r>
    </w:p>
    <w:p w:rsidR="0052259C" w:rsidRPr="00C81BAD" w:rsidRDefault="0052259C" w:rsidP="00443655">
      <w:pPr>
        <w:rPr>
          <w:rFonts w:ascii="宋体" w:eastAsia="宋体" w:hAnsi="宋体"/>
        </w:rPr>
      </w:pPr>
      <w:r w:rsidRPr="00C81BAD">
        <w:rPr>
          <w:rFonts w:ascii="宋体" w:eastAsia="宋体" w:hAnsi="宋体"/>
        </w:rPr>
        <w:t>5373</w:t>
      </w:r>
    </w:p>
    <w:p w:rsidR="0052259C" w:rsidRPr="00C81BAD" w:rsidRDefault="0052259C" w:rsidP="00443655">
      <w:pPr>
        <w:rPr>
          <w:rFonts w:ascii="宋体" w:eastAsia="宋体" w:hAnsi="宋体"/>
        </w:rPr>
      </w:pPr>
      <w:r w:rsidRPr="00C81BAD">
        <w:rPr>
          <w:rFonts w:ascii="宋体" w:eastAsia="宋体" w:hAnsi="宋体"/>
        </w:rPr>
        <w:t>5375</w:t>
      </w:r>
    </w:p>
    <w:p w:rsidR="0052259C" w:rsidRPr="00C81BAD" w:rsidRDefault="0052259C" w:rsidP="00443655">
      <w:pPr>
        <w:rPr>
          <w:rFonts w:ascii="宋体" w:eastAsia="宋体" w:hAnsi="宋体"/>
        </w:rPr>
      </w:pPr>
      <w:r w:rsidRPr="00C81BAD">
        <w:rPr>
          <w:rFonts w:ascii="宋体" w:eastAsia="宋体" w:hAnsi="宋体"/>
        </w:rPr>
        <w:t>5379</w:t>
      </w:r>
    </w:p>
    <w:p w:rsidR="0052259C" w:rsidRPr="00C81BAD" w:rsidRDefault="002148E6" w:rsidP="00443655">
      <w:pPr>
        <w:rPr>
          <w:rFonts w:ascii="宋体" w:eastAsia="宋体" w:hAnsi="宋体"/>
        </w:rPr>
      </w:pPr>
      <w:r w:rsidRPr="00C81BAD">
        <w:rPr>
          <w:rFonts w:ascii="宋体" w:eastAsia="宋体" w:hAnsi="宋体" w:hint="eastAsia"/>
        </w:rPr>
        <w:t>5353</w:t>
      </w:r>
    </w:p>
    <w:p w:rsidR="002148E6" w:rsidRPr="00C81BAD" w:rsidRDefault="002148E6" w:rsidP="00443655">
      <w:pPr>
        <w:rPr>
          <w:rFonts w:ascii="宋体" w:eastAsia="宋体" w:hAnsi="宋体"/>
        </w:rPr>
      </w:pPr>
      <w:r w:rsidRPr="00C81BAD">
        <w:rPr>
          <w:rFonts w:ascii="宋体" w:eastAsia="宋体" w:hAnsi="宋体"/>
        </w:rPr>
        <w:t>5355</w:t>
      </w:r>
    </w:p>
    <w:p w:rsidR="002148E6" w:rsidRPr="00C81BAD" w:rsidRDefault="002148E6" w:rsidP="00443655">
      <w:pPr>
        <w:rPr>
          <w:rFonts w:ascii="宋体" w:eastAsia="宋体" w:hAnsi="宋体"/>
        </w:rPr>
      </w:pPr>
      <w:r w:rsidRPr="00C81BAD">
        <w:rPr>
          <w:rFonts w:ascii="宋体" w:eastAsia="宋体" w:hAnsi="宋体"/>
        </w:rPr>
        <w:t>5358</w:t>
      </w:r>
    </w:p>
    <w:p w:rsidR="002148E6" w:rsidRPr="00C81BAD" w:rsidRDefault="002148E6" w:rsidP="00443655">
      <w:pPr>
        <w:rPr>
          <w:rFonts w:ascii="宋体" w:eastAsia="宋体" w:hAnsi="宋体"/>
        </w:rPr>
      </w:pPr>
      <w:r w:rsidRPr="00C81BAD">
        <w:rPr>
          <w:rFonts w:ascii="宋体" w:eastAsia="宋体" w:hAnsi="宋体"/>
        </w:rPr>
        <w:t>5360</w:t>
      </w:r>
    </w:p>
    <w:p w:rsidR="002148E6" w:rsidRPr="00C81BAD" w:rsidRDefault="002148E6" w:rsidP="00443655">
      <w:pPr>
        <w:rPr>
          <w:rFonts w:ascii="宋体" w:eastAsia="宋体" w:hAnsi="宋体"/>
        </w:rPr>
      </w:pPr>
      <w:r w:rsidRPr="00C81BAD">
        <w:rPr>
          <w:rFonts w:ascii="宋体" w:eastAsia="宋体" w:hAnsi="宋体"/>
        </w:rPr>
        <w:t>5363</w:t>
      </w:r>
    </w:p>
    <w:p w:rsidR="002148E6" w:rsidRPr="00C81BAD" w:rsidRDefault="002148E6" w:rsidP="00443655">
      <w:pPr>
        <w:rPr>
          <w:rFonts w:ascii="宋体" w:eastAsia="宋体" w:hAnsi="宋体"/>
        </w:rPr>
      </w:pPr>
      <w:r w:rsidRPr="00C81BAD">
        <w:rPr>
          <w:rFonts w:ascii="宋体" w:eastAsia="宋体" w:hAnsi="宋体" w:hint="eastAsia"/>
        </w:rPr>
        <w:t>5344</w:t>
      </w:r>
    </w:p>
    <w:p w:rsidR="002148E6" w:rsidRPr="00C81BAD" w:rsidRDefault="002148E6" w:rsidP="00443655">
      <w:pPr>
        <w:rPr>
          <w:rFonts w:ascii="宋体" w:eastAsia="宋体" w:hAnsi="宋体"/>
        </w:rPr>
      </w:pPr>
      <w:r w:rsidRPr="00C81BAD">
        <w:rPr>
          <w:rFonts w:ascii="宋体" w:eastAsia="宋体" w:hAnsi="宋体"/>
        </w:rPr>
        <w:t>5347</w:t>
      </w:r>
    </w:p>
    <w:p w:rsidR="002148E6" w:rsidRPr="00C81BAD" w:rsidRDefault="002148E6" w:rsidP="00443655">
      <w:pPr>
        <w:rPr>
          <w:rFonts w:ascii="宋体" w:eastAsia="宋体" w:hAnsi="宋体"/>
        </w:rPr>
      </w:pPr>
      <w:r w:rsidRPr="00C81BAD">
        <w:rPr>
          <w:rFonts w:ascii="宋体" w:eastAsia="宋体" w:hAnsi="宋体"/>
        </w:rPr>
        <w:t>5348</w:t>
      </w:r>
    </w:p>
    <w:p w:rsidR="002148E6" w:rsidRPr="00C81BAD" w:rsidRDefault="002148E6" w:rsidP="00443655">
      <w:pPr>
        <w:rPr>
          <w:rFonts w:ascii="宋体" w:eastAsia="宋体" w:hAnsi="宋体"/>
        </w:rPr>
      </w:pPr>
      <w:r w:rsidRPr="00C81BAD">
        <w:rPr>
          <w:rFonts w:ascii="宋体" w:eastAsia="宋体" w:hAnsi="宋体"/>
        </w:rPr>
        <w:t>5349</w:t>
      </w:r>
    </w:p>
    <w:p w:rsidR="002148E6" w:rsidRPr="00C81BAD" w:rsidRDefault="002148E6" w:rsidP="00443655">
      <w:pPr>
        <w:rPr>
          <w:rFonts w:ascii="宋体" w:eastAsia="宋体" w:hAnsi="宋体"/>
        </w:rPr>
      </w:pPr>
      <w:r w:rsidRPr="00C81BAD">
        <w:rPr>
          <w:rFonts w:ascii="宋体" w:eastAsia="宋体" w:hAnsi="宋体"/>
        </w:rPr>
        <w:t>5351</w:t>
      </w:r>
    </w:p>
    <w:p w:rsidR="002148E6" w:rsidRPr="00C81BAD" w:rsidRDefault="002148E6" w:rsidP="00443655">
      <w:pPr>
        <w:rPr>
          <w:rFonts w:ascii="宋体" w:eastAsia="宋体" w:hAnsi="宋体"/>
        </w:rPr>
      </w:pPr>
      <w:r w:rsidRPr="00C81BAD">
        <w:rPr>
          <w:rFonts w:ascii="宋体" w:eastAsia="宋体" w:hAnsi="宋体" w:hint="eastAsia"/>
        </w:rPr>
        <w:t>5327</w:t>
      </w:r>
    </w:p>
    <w:p w:rsidR="002148E6" w:rsidRPr="00C81BAD" w:rsidRDefault="002148E6" w:rsidP="00443655">
      <w:pPr>
        <w:rPr>
          <w:rFonts w:ascii="宋体" w:eastAsia="宋体" w:hAnsi="宋体"/>
        </w:rPr>
      </w:pPr>
      <w:r w:rsidRPr="00C81BAD">
        <w:rPr>
          <w:rFonts w:ascii="宋体" w:eastAsia="宋体" w:hAnsi="宋体"/>
        </w:rPr>
        <w:t>5328</w:t>
      </w:r>
    </w:p>
    <w:p w:rsidR="002148E6" w:rsidRPr="00C81BAD" w:rsidRDefault="002148E6" w:rsidP="00443655">
      <w:pPr>
        <w:rPr>
          <w:rFonts w:ascii="宋体" w:eastAsia="宋体" w:hAnsi="宋体"/>
        </w:rPr>
      </w:pPr>
      <w:r w:rsidRPr="00C81BAD">
        <w:rPr>
          <w:rFonts w:ascii="宋体" w:eastAsia="宋体" w:hAnsi="宋体"/>
        </w:rPr>
        <w:t>5335</w:t>
      </w:r>
    </w:p>
    <w:p w:rsidR="002148E6" w:rsidRPr="00C81BAD" w:rsidRDefault="002148E6" w:rsidP="00443655">
      <w:pPr>
        <w:rPr>
          <w:rFonts w:ascii="宋体" w:eastAsia="宋体" w:hAnsi="宋体"/>
        </w:rPr>
      </w:pPr>
      <w:r w:rsidRPr="00C81BAD">
        <w:rPr>
          <w:rFonts w:ascii="宋体" w:eastAsia="宋体" w:hAnsi="宋体"/>
        </w:rPr>
        <w:t>5336</w:t>
      </w:r>
    </w:p>
    <w:p w:rsidR="002148E6" w:rsidRPr="00C81BAD" w:rsidRDefault="002148E6" w:rsidP="00443655">
      <w:pPr>
        <w:rPr>
          <w:rFonts w:ascii="宋体" w:eastAsia="宋体" w:hAnsi="宋体"/>
        </w:rPr>
      </w:pPr>
      <w:r w:rsidRPr="00C81BAD">
        <w:rPr>
          <w:rFonts w:ascii="宋体" w:eastAsia="宋体" w:hAnsi="宋体" w:hint="eastAsia"/>
        </w:rPr>
        <w:t>5316</w:t>
      </w:r>
    </w:p>
    <w:p w:rsidR="002148E6" w:rsidRPr="00C81BAD" w:rsidRDefault="002148E6" w:rsidP="00443655">
      <w:pPr>
        <w:rPr>
          <w:rFonts w:ascii="宋体" w:eastAsia="宋体" w:hAnsi="宋体"/>
        </w:rPr>
      </w:pPr>
      <w:r w:rsidRPr="00C81BAD">
        <w:rPr>
          <w:rFonts w:ascii="宋体" w:eastAsia="宋体" w:hAnsi="宋体"/>
        </w:rPr>
        <w:t>5317</w:t>
      </w:r>
    </w:p>
    <w:p w:rsidR="002148E6" w:rsidRPr="00C81BAD" w:rsidRDefault="002148E6" w:rsidP="00443655">
      <w:pPr>
        <w:rPr>
          <w:rFonts w:ascii="宋体" w:eastAsia="宋体" w:hAnsi="宋体"/>
        </w:rPr>
      </w:pPr>
      <w:r w:rsidRPr="00C81BAD">
        <w:rPr>
          <w:rFonts w:ascii="宋体" w:eastAsia="宋体" w:hAnsi="宋体"/>
        </w:rPr>
        <w:t>5319</w:t>
      </w:r>
    </w:p>
    <w:p w:rsidR="002148E6" w:rsidRPr="00C81BAD" w:rsidRDefault="002148E6" w:rsidP="00443655">
      <w:pPr>
        <w:rPr>
          <w:rFonts w:ascii="宋体" w:eastAsia="宋体" w:hAnsi="宋体"/>
        </w:rPr>
      </w:pPr>
      <w:r w:rsidRPr="00C81BAD">
        <w:rPr>
          <w:rFonts w:ascii="宋体" w:eastAsia="宋体" w:hAnsi="宋体"/>
        </w:rPr>
        <w:t>5323</w:t>
      </w:r>
    </w:p>
    <w:p w:rsidR="002148E6" w:rsidRPr="00C81BAD" w:rsidRDefault="002148E6" w:rsidP="00443655">
      <w:pPr>
        <w:rPr>
          <w:rFonts w:ascii="宋体" w:eastAsia="宋体" w:hAnsi="宋体"/>
        </w:rPr>
      </w:pPr>
      <w:r w:rsidRPr="00C81BAD">
        <w:rPr>
          <w:rFonts w:ascii="宋体" w:eastAsia="宋体" w:hAnsi="宋体"/>
        </w:rPr>
        <w:t>5325</w:t>
      </w:r>
      <w:r w:rsidRPr="00C81BAD">
        <w:rPr>
          <w:rFonts w:ascii="宋体" w:eastAsia="宋体" w:hAnsi="宋体" w:hint="eastAsia"/>
        </w:rPr>
        <w:t>-</w:t>
      </w:r>
      <w:r w:rsidRPr="00C81BAD">
        <w:rPr>
          <w:rFonts w:ascii="宋体" w:eastAsia="宋体" w:hAnsi="宋体"/>
        </w:rPr>
        <w:t>5326</w:t>
      </w:r>
    </w:p>
    <w:p w:rsidR="002148E6" w:rsidRPr="00C81BAD" w:rsidRDefault="002148E6" w:rsidP="00443655">
      <w:pPr>
        <w:rPr>
          <w:rFonts w:ascii="宋体" w:eastAsia="宋体" w:hAnsi="宋体"/>
        </w:rPr>
      </w:pPr>
      <w:r w:rsidRPr="00C81BAD">
        <w:rPr>
          <w:rFonts w:ascii="宋体" w:eastAsia="宋体" w:hAnsi="宋体" w:hint="eastAsia"/>
        </w:rPr>
        <w:t>5301</w:t>
      </w:r>
    </w:p>
    <w:p w:rsidR="002148E6" w:rsidRPr="00C81BAD" w:rsidRDefault="002148E6" w:rsidP="00443655">
      <w:pPr>
        <w:rPr>
          <w:rFonts w:ascii="宋体" w:eastAsia="宋体" w:hAnsi="宋体"/>
        </w:rPr>
      </w:pPr>
      <w:r w:rsidRPr="00C81BAD">
        <w:rPr>
          <w:rFonts w:ascii="宋体" w:eastAsia="宋体" w:hAnsi="宋体"/>
        </w:rPr>
        <w:t>5305</w:t>
      </w:r>
    </w:p>
    <w:p w:rsidR="002148E6" w:rsidRPr="00C81BAD" w:rsidRDefault="002148E6" w:rsidP="00443655">
      <w:pPr>
        <w:rPr>
          <w:rFonts w:ascii="宋体" w:eastAsia="宋体" w:hAnsi="宋体"/>
        </w:rPr>
      </w:pPr>
      <w:r w:rsidRPr="00C81BAD">
        <w:rPr>
          <w:rFonts w:ascii="宋体" w:eastAsia="宋体" w:hAnsi="宋体"/>
        </w:rPr>
        <w:t>5308</w:t>
      </w:r>
    </w:p>
    <w:p w:rsidR="002148E6" w:rsidRPr="00C81BAD" w:rsidRDefault="00FA5F28" w:rsidP="00443655">
      <w:pPr>
        <w:rPr>
          <w:rFonts w:ascii="宋体" w:eastAsia="宋体" w:hAnsi="宋体"/>
        </w:rPr>
      </w:pPr>
      <w:r w:rsidRPr="00C81BAD">
        <w:rPr>
          <w:rFonts w:ascii="宋体" w:eastAsia="宋体" w:hAnsi="宋体" w:hint="eastAsia"/>
        </w:rPr>
        <w:t>5288</w:t>
      </w:r>
    </w:p>
    <w:p w:rsidR="00FA5F28" w:rsidRPr="00C81BAD" w:rsidRDefault="00FA5F28" w:rsidP="00443655">
      <w:pPr>
        <w:rPr>
          <w:rFonts w:ascii="宋体" w:eastAsia="宋体" w:hAnsi="宋体"/>
        </w:rPr>
      </w:pPr>
      <w:r w:rsidRPr="00C81BAD">
        <w:rPr>
          <w:rFonts w:ascii="宋体" w:eastAsia="宋体" w:hAnsi="宋体"/>
        </w:rPr>
        <w:t>5289</w:t>
      </w:r>
    </w:p>
    <w:p w:rsidR="00FA5F28" w:rsidRPr="00C81BAD" w:rsidRDefault="00FA5F28" w:rsidP="00443655">
      <w:pPr>
        <w:rPr>
          <w:rFonts w:ascii="宋体" w:eastAsia="宋体" w:hAnsi="宋体"/>
        </w:rPr>
      </w:pPr>
      <w:r w:rsidRPr="00C81BAD">
        <w:rPr>
          <w:rFonts w:ascii="宋体" w:eastAsia="宋体" w:hAnsi="宋体"/>
        </w:rPr>
        <w:t>5294</w:t>
      </w:r>
    </w:p>
    <w:p w:rsidR="00FA5F28" w:rsidRPr="00C81BAD" w:rsidRDefault="00FA5F28" w:rsidP="00443655">
      <w:pPr>
        <w:rPr>
          <w:rFonts w:ascii="宋体" w:eastAsia="宋体" w:hAnsi="宋体"/>
        </w:rPr>
      </w:pPr>
    </w:p>
    <w:p w:rsidR="002148E6" w:rsidRPr="00C81BAD" w:rsidRDefault="002148E6" w:rsidP="00443655">
      <w:pPr>
        <w:rPr>
          <w:rFonts w:ascii="宋体" w:eastAsia="宋体" w:hAnsi="宋体"/>
        </w:rPr>
      </w:pPr>
    </w:p>
    <w:p w:rsidR="00377524" w:rsidRPr="00C81BAD" w:rsidRDefault="00377524" w:rsidP="00377524">
      <w:pPr>
        <w:pStyle w:val="3"/>
        <w:rPr>
          <w:rFonts w:ascii="宋体" w:eastAsia="宋体" w:hAnsi="宋体"/>
          <w:b w:val="0"/>
        </w:rPr>
      </w:pPr>
      <w:bookmarkStart w:id="265" w:name="_Toc523521348"/>
      <w:r w:rsidRPr="00C81BAD">
        <w:rPr>
          <w:rFonts w:ascii="宋体" w:eastAsia="宋体" w:hAnsi="宋体" w:hint="eastAsia"/>
          <w:b w:val="0"/>
        </w:rPr>
        <w:t>银牌题库</w:t>
      </w:r>
      <w:bookmarkEnd w:id="265"/>
    </w:p>
    <w:p w:rsidR="00443655" w:rsidRPr="00C81BAD" w:rsidRDefault="00443655" w:rsidP="00443655">
      <w:pPr>
        <w:rPr>
          <w:rFonts w:ascii="宋体" w:eastAsia="宋体" w:hAnsi="宋体"/>
        </w:rPr>
      </w:pPr>
      <w:r w:rsidRPr="00C81BAD">
        <w:rPr>
          <w:rFonts w:ascii="宋体" w:eastAsia="宋体" w:hAnsi="宋体"/>
        </w:rPr>
        <w:t>6161</w:t>
      </w:r>
    </w:p>
    <w:p w:rsidR="00443655" w:rsidRPr="00C81BAD" w:rsidRDefault="00443655" w:rsidP="00443655">
      <w:pPr>
        <w:rPr>
          <w:rFonts w:ascii="宋体" w:eastAsia="宋体" w:hAnsi="宋体"/>
        </w:rPr>
      </w:pPr>
      <w:r w:rsidRPr="00C81BAD">
        <w:rPr>
          <w:rFonts w:ascii="宋体" w:eastAsia="宋体" w:hAnsi="宋体" w:hint="eastAsia"/>
        </w:rPr>
        <w:t>6164</w:t>
      </w:r>
    </w:p>
    <w:p w:rsidR="00443655" w:rsidRPr="00C81BAD" w:rsidRDefault="00443655" w:rsidP="00443655">
      <w:pPr>
        <w:rPr>
          <w:rFonts w:ascii="宋体" w:eastAsia="宋体" w:hAnsi="宋体"/>
        </w:rPr>
      </w:pPr>
      <w:r w:rsidRPr="00C81BAD">
        <w:rPr>
          <w:rFonts w:ascii="宋体" w:eastAsia="宋体" w:hAnsi="宋体" w:hint="eastAsia"/>
        </w:rPr>
        <w:t>6167</w:t>
      </w:r>
    </w:p>
    <w:p w:rsidR="00443655" w:rsidRPr="00C81BAD" w:rsidRDefault="00443655" w:rsidP="00443655">
      <w:pPr>
        <w:rPr>
          <w:rFonts w:ascii="宋体" w:eastAsia="宋体" w:hAnsi="宋体"/>
        </w:rPr>
      </w:pPr>
      <w:r w:rsidRPr="00C81BAD">
        <w:rPr>
          <w:rFonts w:ascii="宋体" w:eastAsia="宋体" w:hAnsi="宋体" w:hint="eastAsia"/>
        </w:rPr>
        <w:lastRenderedPageBreak/>
        <w:t>6169</w:t>
      </w:r>
    </w:p>
    <w:p w:rsidR="00443655" w:rsidRPr="00C81BAD" w:rsidRDefault="00077701" w:rsidP="00443655">
      <w:pPr>
        <w:rPr>
          <w:rFonts w:ascii="宋体" w:eastAsia="宋体" w:hAnsi="宋体"/>
        </w:rPr>
      </w:pPr>
      <w:r w:rsidRPr="00C81BAD">
        <w:rPr>
          <w:rFonts w:ascii="宋体" w:eastAsia="宋体" w:hAnsi="宋体" w:hint="eastAsia"/>
        </w:rPr>
        <w:t>6133</w:t>
      </w:r>
    </w:p>
    <w:p w:rsidR="00077701" w:rsidRPr="00C81BAD" w:rsidRDefault="00077701" w:rsidP="00443655">
      <w:pPr>
        <w:rPr>
          <w:rFonts w:ascii="宋体" w:eastAsia="宋体" w:hAnsi="宋体"/>
        </w:rPr>
      </w:pPr>
      <w:r w:rsidRPr="00C81BAD">
        <w:rPr>
          <w:rFonts w:ascii="宋体" w:eastAsia="宋体" w:hAnsi="宋体" w:hint="eastAsia"/>
        </w:rPr>
        <w:t>6136</w:t>
      </w:r>
    </w:p>
    <w:p w:rsidR="00077701" w:rsidRPr="00C81BAD" w:rsidRDefault="00077701" w:rsidP="00443655">
      <w:pPr>
        <w:rPr>
          <w:rFonts w:ascii="宋体" w:eastAsia="宋体" w:hAnsi="宋体"/>
        </w:rPr>
      </w:pPr>
      <w:r w:rsidRPr="00C81BAD">
        <w:rPr>
          <w:rFonts w:ascii="宋体" w:eastAsia="宋体" w:hAnsi="宋体" w:hint="eastAsia"/>
        </w:rPr>
        <w:t>6139</w:t>
      </w:r>
    </w:p>
    <w:p w:rsidR="00077701" w:rsidRPr="00C81BAD" w:rsidRDefault="00077701" w:rsidP="00443655">
      <w:pPr>
        <w:rPr>
          <w:rFonts w:ascii="宋体" w:eastAsia="宋体" w:hAnsi="宋体"/>
        </w:rPr>
      </w:pPr>
      <w:r w:rsidRPr="00C81BAD">
        <w:rPr>
          <w:rFonts w:ascii="宋体" w:eastAsia="宋体" w:hAnsi="宋体" w:hint="eastAsia"/>
        </w:rPr>
        <w:t>6141</w:t>
      </w:r>
    </w:p>
    <w:p w:rsidR="00077701" w:rsidRPr="00C81BAD" w:rsidRDefault="0032315B" w:rsidP="00443655">
      <w:pPr>
        <w:rPr>
          <w:rFonts w:ascii="宋体" w:eastAsia="宋体" w:hAnsi="宋体"/>
        </w:rPr>
      </w:pPr>
      <w:r w:rsidRPr="00C81BAD">
        <w:rPr>
          <w:rFonts w:ascii="宋体" w:eastAsia="宋体" w:hAnsi="宋体" w:hint="eastAsia"/>
        </w:rPr>
        <w:t>6122</w:t>
      </w:r>
    </w:p>
    <w:p w:rsidR="0032315B" w:rsidRPr="00C81BAD" w:rsidRDefault="0032315B" w:rsidP="00443655">
      <w:pPr>
        <w:rPr>
          <w:rFonts w:ascii="宋体" w:eastAsia="宋体" w:hAnsi="宋体"/>
        </w:rPr>
      </w:pPr>
      <w:r w:rsidRPr="00C81BAD">
        <w:rPr>
          <w:rFonts w:ascii="宋体" w:eastAsia="宋体" w:hAnsi="宋体" w:hint="eastAsia"/>
        </w:rPr>
        <w:t>6125</w:t>
      </w:r>
    </w:p>
    <w:p w:rsidR="0032315B" w:rsidRPr="00C81BAD" w:rsidRDefault="0032315B" w:rsidP="00443655">
      <w:pPr>
        <w:rPr>
          <w:rFonts w:ascii="宋体" w:eastAsia="宋体" w:hAnsi="宋体"/>
        </w:rPr>
      </w:pPr>
      <w:r w:rsidRPr="00C81BAD">
        <w:rPr>
          <w:rFonts w:ascii="宋体" w:eastAsia="宋体" w:hAnsi="宋体" w:hint="eastAsia"/>
        </w:rPr>
        <w:t>6128</w:t>
      </w:r>
    </w:p>
    <w:p w:rsidR="0032315B" w:rsidRPr="00C81BAD" w:rsidRDefault="0032315B" w:rsidP="00443655">
      <w:pPr>
        <w:rPr>
          <w:rFonts w:ascii="宋体" w:eastAsia="宋体" w:hAnsi="宋体"/>
        </w:rPr>
      </w:pPr>
      <w:r w:rsidRPr="00C81BAD">
        <w:rPr>
          <w:rFonts w:ascii="宋体" w:eastAsia="宋体" w:hAnsi="宋体" w:hint="eastAsia"/>
        </w:rPr>
        <w:t>6096-6097</w:t>
      </w:r>
    </w:p>
    <w:p w:rsidR="0032315B" w:rsidRPr="00C81BAD" w:rsidRDefault="0032315B" w:rsidP="00443655">
      <w:pPr>
        <w:rPr>
          <w:rFonts w:ascii="宋体" w:eastAsia="宋体" w:hAnsi="宋体"/>
        </w:rPr>
      </w:pPr>
      <w:r w:rsidRPr="00C81BAD">
        <w:rPr>
          <w:rFonts w:ascii="宋体" w:eastAsia="宋体" w:hAnsi="宋体" w:hint="eastAsia"/>
        </w:rPr>
        <w:t>6102</w:t>
      </w:r>
    </w:p>
    <w:p w:rsidR="0032315B" w:rsidRPr="00C81BAD" w:rsidRDefault="0032315B" w:rsidP="00443655">
      <w:pPr>
        <w:rPr>
          <w:rFonts w:ascii="宋体" w:eastAsia="宋体" w:hAnsi="宋体"/>
        </w:rPr>
      </w:pPr>
      <w:r w:rsidRPr="00C81BAD">
        <w:rPr>
          <w:rFonts w:ascii="宋体" w:eastAsia="宋体" w:hAnsi="宋体" w:hint="eastAsia"/>
        </w:rPr>
        <w:t>6107</w:t>
      </w:r>
    </w:p>
    <w:p w:rsidR="0032315B" w:rsidRPr="00C81BAD" w:rsidRDefault="0032315B" w:rsidP="00443655">
      <w:pPr>
        <w:rPr>
          <w:rFonts w:ascii="宋体" w:eastAsia="宋体" w:hAnsi="宋体"/>
        </w:rPr>
      </w:pPr>
      <w:r w:rsidRPr="00C81BAD">
        <w:rPr>
          <w:rFonts w:ascii="宋体" w:eastAsia="宋体" w:hAnsi="宋体" w:hint="eastAsia"/>
        </w:rPr>
        <w:t>6093</w:t>
      </w:r>
    </w:p>
    <w:p w:rsidR="0032315B" w:rsidRPr="00C81BAD" w:rsidRDefault="0032315B" w:rsidP="00443655">
      <w:pPr>
        <w:rPr>
          <w:rFonts w:ascii="宋体" w:eastAsia="宋体" w:hAnsi="宋体"/>
        </w:rPr>
      </w:pPr>
      <w:r w:rsidRPr="00C81BAD">
        <w:rPr>
          <w:rFonts w:ascii="宋体" w:eastAsia="宋体" w:hAnsi="宋体" w:hint="eastAsia"/>
        </w:rPr>
        <w:t>6068</w:t>
      </w:r>
    </w:p>
    <w:p w:rsidR="0032315B" w:rsidRPr="00C81BAD" w:rsidRDefault="0032315B" w:rsidP="00443655">
      <w:pPr>
        <w:rPr>
          <w:rFonts w:ascii="宋体" w:eastAsia="宋体" w:hAnsi="宋体"/>
        </w:rPr>
      </w:pPr>
      <w:r w:rsidRPr="00C81BAD">
        <w:rPr>
          <w:rFonts w:ascii="宋体" w:eastAsia="宋体" w:hAnsi="宋体" w:hint="eastAsia"/>
        </w:rPr>
        <w:t>6071</w:t>
      </w:r>
    </w:p>
    <w:p w:rsidR="0032315B" w:rsidRPr="00C81BAD" w:rsidRDefault="0032315B" w:rsidP="00443655">
      <w:pPr>
        <w:rPr>
          <w:rFonts w:ascii="宋体" w:eastAsia="宋体" w:hAnsi="宋体"/>
        </w:rPr>
      </w:pPr>
      <w:r w:rsidRPr="00C81BAD">
        <w:rPr>
          <w:rFonts w:ascii="宋体" w:eastAsia="宋体" w:hAnsi="宋体" w:hint="eastAsia"/>
        </w:rPr>
        <w:t>6073</w:t>
      </w:r>
    </w:p>
    <w:p w:rsidR="0032315B" w:rsidRPr="00C81BAD" w:rsidRDefault="0032315B" w:rsidP="00443655">
      <w:pPr>
        <w:rPr>
          <w:rFonts w:ascii="宋体" w:eastAsia="宋体" w:hAnsi="宋体"/>
        </w:rPr>
      </w:pPr>
      <w:r w:rsidRPr="00C81BAD">
        <w:rPr>
          <w:rFonts w:ascii="宋体" w:eastAsia="宋体" w:hAnsi="宋体"/>
        </w:rPr>
        <w:t>6074</w:t>
      </w:r>
    </w:p>
    <w:p w:rsidR="0032315B" w:rsidRPr="00C81BAD" w:rsidRDefault="0032315B" w:rsidP="00443655">
      <w:pPr>
        <w:rPr>
          <w:rFonts w:ascii="宋体" w:eastAsia="宋体" w:hAnsi="宋体"/>
        </w:rPr>
      </w:pPr>
      <w:r w:rsidRPr="00C81BAD">
        <w:rPr>
          <w:rFonts w:ascii="宋体" w:eastAsia="宋体" w:hAnsi="宋体" w:hint="eastAsia"/>
        </w:rPr>
        <w:t>6076</w:t>
      </w:r>
    </w:p>
    <w:p w:rsidR="0032315B" w:rsidRPr="00C81BAD" w:rsidRDefault="0032315B" w:rsidP="00443655">
      <w:pPr>
        <w:rPr>
          <w:rFonts w:ascii="宋体" w:eastAsia="宋体" w:hAnsi="宋体"/>
        </w:rPr>
      </w:pPr>
      <w:r w:rsidRPr="00C81BAD">
        <w:rPr>
          <w:rFonts w:ascii="宋体" w:eastAsia="宋体" w:hAnsi="宋体" w:hint="eastAsia"/>
        </w:rPr>
        <w:t>6078</w:t>
      </w:r>
    </w:p>
    <w:p w:rsidR="0032315B" w:rsidRPr="00C81BAD" w:rsidRDefault="0032315B" w:rsidP="00443655">
      <w:pPr>
        <w:rPr>
          <w:rFonts w:ascii="宋体" w:eastAsia="宋体" w:hAnsi="宋体"/>
        </w:rPr>
      </w:pPr>
      <w:r w:rsidRPr="00C81BAD">
        <w:rPr>
          <w:rFonts w:ascii="宋体" w:eastAsia="宋体" w:hAnsi="宋体" w:hint="eastAsia"/>
        </w:rPr>
        <w:t>6057</w:t>
      </w:r>
    </w:p>
    <w:p w:rsidR="0032315B" w:rsidRPr="00C81BAD" w:rsidRDefault="0032315B" w:rsidP="00443655">
      <w:pPr>
        <w:rPr>
          <w:rFonts w:ascii="宋体" w:eastAsia="宋体" w:hAnsi="宋体"/>
        </w:rPr>
      </w:pPr>
      <w:r w:rsidRPr="00C81BAD">
        <w:rPr>
          <w:rFonts w:ascii="宋体" w:eastAsia="宋体" w:hAnsi="宋体" w:hint="eastAsia"/>
        </w:rPr>
        <w:t>6059</w:t>
      </w:r>
    </w:p>
    <w:p w:rsidR="0032315B" w:rsidRPr="00C81BAD" w:rsidRDefault="0032315B" w:rsidP="00443655">
      <w:pPr>
        <w:rPr>
          <w:rFonts w:ascii="宋体" w:eastAsia="宋体" w:hAnsi="宋体"/>
        </w:rPr>
      </w:pPr>
      <w:r w:rsidRPr="00C81BAD">
        <w:rPr>
          <w:rFonts w:ascii="宋体" w:eastAsia="宋体" w:hAnsi="宋体" w:hint="eastAsia"/>
        </w:rPr>
        <w:t>6061</w:t>
      </w:r>
    </w:p>
    <w:p w:rsidR="0032315B" w:rsidRPr="00C81BAD" w:rsidRDefault="0032315B" w:rsidP="00443655">
      <w:pPr>
        <w:rPr>
          <w:rFonts w:ascii="宋体" w:eastAsia="宋体" w:hAnsi="宋体"/>
        </w:rPr>
      </w:pPr>
      <w:r w:rsidRPr="00C81BAD">
        <w:rPr>
          <w:rFonts w:ascii="宋体" w:eastAsia="宋体" w:hAnsi="宋体" w:hint="eastAsia"/>
        </w:rPr>
        <w:t>6064</w:t>
      </w:r>
    </w:p>
    <w:p w:rsidR="0032315B" w:rsidRPr="00C81BAD" w:rsidRDefault="0032315B" w:rsidP="00443655">
      <w:pPr>
        <w:rPr>
          <w:rFonts w:ascii="宋体" w:eastAsia="宋体" w:hAnsi="宋体"/>
        </w:rPr>
      </w:pPr>
      <w:r w:rsidRPr="00C81BAD">
        <w:rPr>
          <w:rFonts w:ascii="宋体" w:eastAsia="宋体" w:hAnsi="宋体"/>
        </w:rPr>
        <w:t>6065</w:t>
      </w:r>
    </w:p>
    <w:p w:rsidR="0032315B" w:rsidRPr="00C81BAD" w:rsidRDefault="00DC2A93" w:rsidP="00443655">
      <w:pPr>
        <w:rPr>
          <w:rFonts w:ascii="宋体" w:eastAsia="宋体" w:hAnsi="宋体"/>
        </w:rPr>
      </w:pPr>
      <w:r w:rsidRPr="00C81BAD">
        <w:rPr>
          <w:rFonts w:ascii="宋体" w:eastAsia="宋体" w:hAnsi="宋体" w:hint="eastAsia"/>
        </w:rPr>
        <w:t>6046</w:t>
      </w:r>
    </w:p>
    <w:p w:rsidR="00DC2A93" w:rsidRPr="00C81BAD" w:rsidRDefault="00DC2A93" w:rsidP="00443655">
      <w:pPr>
        <w:rPr>
          <w:rFonts w:ascii="宋体" w:eastAsia="宋体" w:hAnsi="宋体"/>
        </w:rPr>
      </w:pPr>
      <w:r w:rsidRPr="00C81BAD">
        <w:rPr>
          <w:rFonts w:ascii="宋体" w:eastAsia="宋体" w:hAnsi="宋体" w:hint="eastAsia"/>
        </w:rPr>
        <w:t>6048-6049</w:t>
      </w:r>
    </w:p>
    <w:p w:rsidR="00DC2A93" w:rsidRPr="00C81BAD" w:rsidRDefault="00DC2A93" w:rsidP="00443655">
      <w:pPr>
        <w:rPr>
          <w:rFonts w:ascii="宋体" w:eastAsia="宋体" w:hAnsi="宋体"/>
        </w:rPr>
      </w:pPr>
      <w:r w:rsidRPr="00C81BAD">
        <w:rPr>
          <w:rFonts w:ascii="宋体" w:eastAsia="宋体" w:hAnsi="宋体" w:hint="eastAsia"/>
        </w:rPr>
        <w:t>6052</w:t>
      </w:r>
    </w:p>
    <w:p w:rsidR="00DC2A93" w:rsidRPr="00C81BAD" w:rsidRDefault="00DC2A93" w:rsidP="00443655">
      <w:pPr>
        <w:rPr>
          <w:rFonts w:ascii="宋体" w:eastAsia="宋体" w:hAnsi="宋体"/>
        </w:rPr>
      </w:pPr>
      <w:r w:rsidRPr="00C81BAD">
        <w:rPr>
          <w:rFonts w:ascii="宋体" w:eastAsia="宋体" w:hAnsi="宋体" w:hint="eastAsia"/>
        </w:rPr>
        <w:t>6040</w:t>
      </w:r>
    </w:p>
    <w:p w:rsidR="00DC2A93" w:rsidRPr="00C81BAD" w:rsidRDefault="00DC2A93" w:rsidP="00443655">
      <w:pPr>
        <w:rPr>
          <w:rFonts w:ascii="宋体" w:eastAsia="宋体" w:hAnsi="宋体"/>
        </w:rPr>
      </w:pPr>
      <w:r w:rsidRPr="00C81BAD">
        <w:rPr>
          <w:rFonts w:ascii="宋体" w:eastAsia="宋体" w:hAnsi="宋体" w:hint="eastAsia"/>
        </w:rPr>
        <w:t>6044</w:t>
      </w:r>
    </w:p>
    <w:p w:rsidR="00DC2A93" w:rsidRPr="00C81BAD" w:rsidRDefault="00DC2A93" w:rsidP="00443655">
      <w:pPr>
        <w:rPr>
          <w:rFonts w:ascii="宋体" w:eastAsia="宋体" w:hAnsi="宋体"/>
        </w:rPr>
      </w:pPr>
      <w:r w:rsidRPr="00C81BAD">
        <w:rPr>
          <w:rFonts w:ascii="宋体" w:eastAsia="宋体" w:hAnsi="宋体" w:hint="eastAsia"/>
        </w:rPr>
        <w:t>5845</w:t>
      </w:r>
    </w:p>
    <w:p w:rsidR="00DC2A93" w:rsidRPr="00C81BAD" w:rsidRDefault="00DC2A93" w:rsidP="00443655">
      <w:pPr>
        <w:rPr>
          <w:rFonts w:ascii="宋体" w:eastAsia="宋体" w:hAnsi="宋体"/>
        </w:rPr>
      </w:pPr>
      <w:r w:rsidRPr="00C81BAD">
        <w:rPr>
          <w:rFonts w:ascii="宋体" w:eastAsia="宋体" w:hAnsi="宋体" w:hint="eastAsia"/>
        </w:rPr>
        <w:t>5852-5853</w:t>
      </w:r>
    </w:p>
    <w:p w:rsidR="00DC2A93" w:rsidRPr="00C81BAD" w:rsidRDefault="00DC2A93" w:rsidP="00443655">
      <w:pPr>
        <w:rPr>
          <w:rFonts w:ascii="宋体" w:eastAsia="宋体" w:hAnsi="宋体"/>
        </w:rPr>
      </w:pPr>
      <w:r w:rsidRPr="00C81BAD">
        <w:rPr>
          <w:rFonts w:ascii="宋体" w:eastAsia="宋体" w:hAnsi="宋体" w:hint="eastAsia"/>
        </w:rPr>
        <w:t>5823</w:t>
      </w:r>
    </w:p>
    <w:p w:rsidR="00DC2A93" w:rsidRPr="00C81BAD" w:rsidRDefault="00F13C7F" w:rsidP="00443655">
      <w:pPr>
        <w:rPr>
          <w:rFonts w:ascii="宋体" w:eastAsia="宋体" w:hAnsi="宋体"/>
        </w:rPr>
      </w:pPr>
      <w:r w:rsidRPr="00C81BAD">
        <w:rPr>
          <w:rFonts w:ascii="宋体" w:eastAsia="宋体" w:hAnsi="宋体" w:hint="eastAsia"/>
        </w:rPr>
        <w:t>5829</w:t>
      </w:r>
    </w:p>
    <w:p w:rsidR="00F13C7F" w:rsidRPr="00C81BAD" w:rsidRDefault="00F13C7F" w:rsidP="00443655">
      <w:pPr>
        <w:rPr>
          <w:rFonts w:ascii="宋体" w:eastAsia="宋体" w:hAnsi="宋体"/>
        </w:rPr>
      </w:pPr>
      <w:r w:rsidRPr="00C81BAD">
        <w:rPr>
          <w:rFonts w:ascii="宋体" w:eastAsia="宋体" w:hAnsi="宋体" w:hint="eastAsia"/>
        </w:rPr>
        <w:t>5811-5812</w:t>
      </w:r>
    </w:p>
    <w:p w:rsidR="00F13C7F" w:rsidRPr="00C81BAD" w:rsidRDefault="00F13C7F" w:rsidP="00443655">
      <w:pPr>
        <w:rPr>
          <w:rFonts w:ascii="宋体" w:eastAsia="宋体" w:hAnsi="宋体"/>
        </w:rPr>
      </w:pPr>
      <w:r w:rsidRPr="00C81BAD">
        <w:rPr>
          <w:rFonts w:ascii="宋体" w:eastAsia="宋体" w:hAnsi="宋体" w:hint="eastAsia"/>
        </w:rPr>
        <w:t>5814-5815</w:t>
      </w:r>
    </w:p>
    <w:p w:rsidR="00F13C7F" w:rsidRPr="00C81BAD" w:rsidRDefault="00F13C7F" w:rsidP="00443655">
      <w:pPr>
        <w:rPr>
          <w:rFonts w:ascii="宋体" w:eastAsia="宋体" w:hAnsi="宋体"/>
        </w:rPr>
      </w:pPr>
      <w:r w:rsidRPr="00C81BAD">
        <w:rPr>
          <w:rFonts w:ascii="宋体" w:eastAsia="宋体" w:hAnsi="宋体" w:hint="eastAsia"/>
        </w:rPr>
        <w:t>5819-5820</w:t>
      </w:r>
    </w:p>
    <w:p w:rsidR="00F13C7F" w:rsidRPr="00C81BAD" w:rsidRDefault="008E6365" w:rsidP="00443655">
      <w:pPr>
        <w:rPr>
          <w:rFonts w:ascii="宋体" w:eastAsia="宋体" w:hAnsi="宋体"/>
        </w:rPr>
      </w:pPr>
      <w:r w:rsidRPr="00C81BAD">
        <w:rPr>
          <w:rFonts w:ascii="宋体" w:eastAsia="宋体" w:hAnsi="宋体" w:hint="eastAsia"/>
        </w:rPr>
        <w:t>5800</w:t>
      </w:r>
    </w:p>
    <w:p w:rsidR="008E6365" w:rsidRPr="00C81BAD" w:rsidRDefault="008E6365" w:rsidP="00443655">
      <w:pPr>
        <w:rPr>
          <w:rFonts w:ascii="宋体" w:eastAsia="宋体" w:hAnsi="宋体"/>
        </w:rPr>
      </w:pPr>
      <w:r w:rsidRPr="00C81BAD">
        <w:rPr>
          <w:rFonts w:ascii="宋体" w:eastAsia="宋体" w:hAnsi="宋体"/>
        </w:rPr>
        <w:t>5802</w:t>
      </w:r>
    </w:p>
    <w:p w:rsidR="008E6365" w:rsidRPr="00C81BAD" w:rsidRDefault="008E6365" w:rsidP="00443655">
      <w:pPr>
        <w:rPr>
          <w:rFonts w:ascii="宋体" w:eastAsia="宋体" w:hAnsi="宋体"/>
        </w:rPr>
      </w:pPr>
      <w:r w:rsidRPr="00C81BAD">
        <w:rPr>
          <w:rFonts w:ascii="宋体" w:eastAsia="宋体" w:hAnsi="宋体" w:hint="eastAsia"/>
        </w:rPr>
        <w:t>5782</w:t>
      </w:r>
    </w:p>
    <w:p w:rsidR="008E6365" w:rsidRPr="00C81BAD" w:rsidRDefault="008E6365" w:rsidP="00443655">
      <w:pPr>
        <w:rPr>
          <w:rFonts w:ascii="宋体" w:eastAsia="宋体" w:hAnsi="宋体"/>
        </w:rPr>
      </w:pPr>
      <w:r w:rsidRPr="00C81BAD">
        <w:rPr>
          <w:rFonts w:ascii="宋体" w:eastAsia="宋体" w:hAnsi="宋体" w:hint="eastAsia"/>
        </w:rPr>
        <w:t>5784-5785</w:t>
      </w:r>
    </w:p>
    <w:p w:rsidR="008E6365" w:rsidRPr="00C81BAD" w:rsidRDefault="00A05C16" w:rsidP="00443655">
      <w:pPr>
        <w:rPr>
          <w:rFonts w:ascii="宋体" w:eastAsia="宋体" w:hAnsi="宋体"/>
        </w:rPr>
      </w:pPr>
      <w:r w:rsidRPr="00C81BAD">
        <w:rPr>
          <w:rFonts w:ascii="宋体" w:eastAsia="宋体" w:hAnsi="宋体" w:hint="eastAsia"/>
        </w:rPr>
        <w:t>5765</w:t>
      </w:r>
    </w:p>
    <w:p w:rsidR="00A05C16" w:rsidRPr="00C81BAD" w:rsidRDefault="00A05C16" w:rsidP="00443655">
      <w:pPr>
        <w:rPr>
          <w:rFonts w:ascii="宋体" w:eastAsia="宋体" w:hAnsi="宋体"/>
        </w:rPr>
      </w:pPr>
      <w:r w:rsidRPr="00C81BAD">
        <w:rPr>
          <w:rFonts w:ascii="宋体" w:eastAsia="宋体" w:hAnsi="宋体" w:hint="eastAsia"/>
        </w:rPr>
        <w:t>5772</w:t>
      </w:r>
    </w:p>
    <w:p w:rsidR="00A05C16" w:rsidRPr="00C81BAD" w:rsidRDefault="00F81146" w:rsidP="00443655">
      <w:pPr>
        <w:rPr>
          <w:rFonts w:ascii="宋体" w:eastAsia="宋体" w:hAnsi="宋体"/>
        </w:rPr>
      </w:pPr>
      <w:r w:rsidRPr="00C81BAD">
        <w:rPr>
          <w:rFonts w:ascii="宋体" w:eastAsia="宋体" w:hAnsi="宋体" w:hint="eastAsia"/>
        </w:rPr>
        <w:t>5755</w:t>
      </w:r>
    </w:p>
    <w:p w:rsidR="00F81146" w:rsidRPr="00C81BAD" w:rsidRDefault="00F81146" w:rsidP="00443655">
      <w:pPr>
        <w:rPr>
          <w:rFonts w:ascii="宋体" w:eastAsia="宋体" w:hAnsi="宋体"/>
        </w:rPr>
      </w:pPr>
      <w:r w:rsidRPr="00C81BAD">
        <w:rPr>
          <w:rFonts w:ascii="宋体" w:eastAsia="宋体" w:hAnsi="宋体" w:hint="eastAsia"/>
        </w:rPr>
        <w:t>5758</w:t>
      </w:r>
    </w:p>
    <w:p w:rsidR="00F81146" w:rsidRPr="00C81BAD" w:rsidRDefault="00253915" w:rsidP="00443655">
      <w:pPr>
        <w:rPr>
          <w:rFonts w:ascii="宋体" w:eastAsia="宋体" w:hAnsi="宋体"/>
        </w:rPr>
      </w:pPr>
      <w:r w:rsidRPr="00C81BAD">
        <w:rPr>
          <w:rFonts w:ascii="宋体" w:eastAsia="宋体" w:hAnsi="宋体" w:hint="eastAsia"/>
        </w:rPr>
        <w:t>5735</w:t>
      </w:r>
    </w:p>
    <w:p w:rsidR="00253915" w:rsidRPr="00C81BAD" w:rsidRDefault="00253915" w:rsidP="00443655">
      <w:pPr>
        <w:rPr>
          <w:rFonts w:ascii="宋体" w:eastAsia="宋体" w:hAnsi="宋体"/>
        </w:rPr>
      </w:pPr>
      <w:r w:rsidRPr="00C81BAD">
        <w:rPr>
          <w:rFonts w:ascii="宋体" w:eastAsia="宋体" w:hAnsi="宋体" w:hint="eastAsia"/>
        </w:rPr>
        <w:lastRenderedPageBreak/>
        <w:t>5739</w:t>
      </w:r>
    </w:p>
    <w:p w:rsidR="00253915" w:rsidRPr="00C81BAD" w:rsidRDefault="00253915" w:rsidP="00443655">
      <w:pPr>
        <w:rPr>
          <w:rFonts w:ascii="宋体" w:eastAsia="宋体" w:hAnsi="宋体"/>
        </w:rPr>
      </w:pPr>
      <w:r w:rsidRPr="00C81BAD">
        <w:rPr>
          <w:rFonts w:ascii="宋体" w:eastAsia="宋体" w:hAnsi="宋体" w:hint="eastAsia"/>
        </w:rPr>
        <w:t>5741</w:t>
      </w:r>
    </w:p>
    <w:p w:rsidR="00D3190B" w:rsidRPr="00C81BAD" w:rsidRDefault="00D3190B" w:rsidP="00443655">
      <w:pPr>
        <w:rPr>
          <w:rFonts w:ascii="宋体" w:eastAsia="宋体" w:hAnsi="宋体"/>
        </w:rPr>
      </w:pPr>
      <w:r w:rsidRPr="00C81BAD">
        <w:rPr>
          <w:rFonts w:ascii="宋体" w:eastAsia="宋体" w:hAnsi="宋体" w:hint="eastAsia"/>
        </w:rPr>
        <w:t>5727</w:t>
      </w:r>
    </w:p>
    <w:p w:rsidR="00D3190B" w:rsidRPr="00C81BAD" w:rsidRDefault="00D3190B" w:rsidP="00443655">
      <w:pPr>
        <w:rPr>
          <w:rFonts w:ascii="宋体" w:eastAsia="宋体" w:hAnsi="宋体"/>
        </w:rPr>
      </w:pPr>
      <w:r w:rsidRPr="00C81BAD">
        <w:rPr>
          <w:rFonts w:ascii="宋体" w:eastAsia="宋体" w:hAnsi="宋体"/>
        </w:rPr>
        <w:t>5729</w:t>
      </w:r>
      <w:r w:rsidRPr="00C81BAD">
        <w:rPr>
          <w:rFonts w:ascii="宋体" w:eastAsia="宋体" w:hAnsi="宋体" w:hint="eastAsia"/>
        </w:rPr>
        <w:t>-</w:t>
      </w:r>
      <w:r w:rsidRPr="00C81BAD">
        <w:rPr>
          <w:rFonts w:ascii="宋体" w:eastAsia="宋体" w:hAnsi="宋体"/>
        </w:rPr>
        <w:t>5731</w:t>
      </w:r>
    </w:p>
    <w:p w:rsidR="00D3190B" w:rsidRPr="00C81BAD" w:rsidRDefault="00D3190B" w:rsidP="00443655">
      <w:pPr>
        <w:rPr>
          <w:rFonts w:ascii="宋体" w:eastAsia="宋体" w:hAnsi="宋体"/>
        </w:rPr>
      </w:pPr>
      <w:r w:rsidRPr="00C81BAD">
        <w:rPr>
          <w:rFonts w:ascii="宋体" w:eastAsia="宋体" w:hAnsi="宋体" w:hint="eastAsia"/>
        </w:rPr>
        <w:t>5406</w:t>
      </w:r>
    </w:p>
    <w:p w:rsidR="00D3190B" w:rsidRPr="00C81BAD" w:rsidRDefault="00D3190B" w:rsidP="00443655">
      <w:pPr>
        <w:rPr>
          <w:rFonts w:ascii="宋体" w:eastAsia="宋体" w:hAnsi="宋体"/>
        </w:rPr>
      </w:pPr>
      <w:r w:rsidRPr="00C81BAD">
        <w:rPr>
          <w:rFonts w:ascii="宋体" w:eastAsia="宋体" w:hAnsi="宋体"/>
        </w:rPr>
        <w:t>5409</w:t>
      </w:r>
    </w:p>
    <w:p w:rsidR="00D3190B" w:rsidRPr="00C81BAD" w:rsidRDefault="00D3190B" w:rsidP="00443655">
      <w:pPr>
        <w:rPr>
          <w:rFonts w:ascii="宋体" w:eastAsia="宋体" w:hAnsi="宋体"/>
        </w:rPr>
      </w:pPr>
      <w:r w:rsidRPr="00C81BAD">
        <w:rPr>
          <w:rFonts w:ascii="宋体" w:eastAsia="宋体" w:hAnsi="宋体"/>
        </w:rPr>
        <w:t>5413</w:t>
      </w:r>
    </w:p>
    <w:p w:rsidR="00D3190B" w:rsidRPr="00C81BAD" w:rsidRDefault="00D3190B" w:rsidP="00443655">
      <w:pPr>
        <w:rPr>
          <w:rFonts w:ascii="宋体" w:eastAsia="宋体" w:hAnsi="宋体"/>
        </w:rPr>
      </w:pPr>
      <w:r w:rsidRPr="00C81BAD">
        <w:rPr>
          <w:rFonts w:ascii="宋体" w:eastAsia="宋体" w:hAnsi="宋体" w:hint="eastAsia"/>
        </w:rPr>
        <w:t>5398</w:t>
      </w:r>
    </w:p>
    <w:p w:rsidR="00D3190B" w:rsidRPr="00C81BAD" w:rsidRDefault="00D3190B" w:rsidP="00443655">
      <w:pPr>
        <w:rPr>
          <w:rFonts w:ascii="宋体" w:eastAsia="宋体" w:hAnsi="宋体"/>
        </w:rPr>
      </w:pPr>
      <w:r w:rsidRPr="00C81BAD">
        <w:rPr>
          <w:rFonts w:ascii="宋体" w:eastAsia="宋体" w:hAnsi="宋体"/>
        </w:rPr>
        <w:t>5401</w:t>
      </w:r>
    </w:p>
    <w:p w:rsidR="00D3190B" w:rsidRPr="00C81BAD" w:rsidRDefault="00DD0D9E" w:rsidP="00443655">
      <w:pPr>
        <w:rPr>
          <w:rFonts w:ascii="宋体" w:eastAsia="宋体" w:hAnsi="宋体"/>
        </w:rPr>
      </w:pPr>
      <w:r w:rsidRPr="00C81BAD">
        <w:rPr>
          <w:rFonts w:ascii="宋体" w:eastAsia="宋体" w:hAnsi="宋体" w:hint="eastAsia"/>
        </w:rPr>
        <w:t>5381</w:t>
      </w:r>
    </w:p>
    <w:p w:rsidR="00DD0D9E" w:rsidRPr="00C81BAD" w:rsidRDefault="00DD0D9E" w:rsidP="00443655">
      <w:pPr>
        <w:rPr>
          <w:rFonts w:ascii="宋体" w:eastAsia="宋体" w:hAnsi="宋体"/>
        </w:rPr>
      </w:pPr>
      <w:r w:rsidRPr="00C81BAD">
        <w:rPr>
          <w:rFonts w:ascii="宋体" w:eastAsia="宋体" w:hAnsi="宋体"/>
        </w:rPr>
        <w:t>5385</w:t>
      </w:r>
    </w:p>
    <w:p w:rsidR="00DD0D9E" w:rsidRPr="00C81BAD" w:rsidRDefault="0052259C" w:rsidP="00443655">
      <w:pPr>
        <w:rPr>
          <w:rFonts w:ascii="宋体" w:eastAsia="宋体" w:hAnsi="宋体"/>
        </w:rPr>
      </w:pPr>
      <w:r w:rsidRPr="00C81BAD">
        <w:rPr>
          <w:rFonts w:ascii="宋体" w:eastAsia="宋体" w:hAnsi="宋体" w:hint="eastAsia"/>
        </w:rPr>
        <w:t>5372</w:t>
      </w:r>
    </w:p>
    <w:p w:rsidR="0052259C" w:rsidRPr="00C81BAD" w:rsidRDefault="0052259C" w:rsidP="00443655">
      <w:pPr>
        <w:rPr>
          <w:rFonts w:ascii="宋体" w:eastAsia="宋体" w:hAnsi="宋体"/>
        </w:rPr>
      </w:pPr>
      <w:r w:rsidRPr="00C81BAD">
        <w:rPr>
          <w:rFonts w:ascii="宋体" w:eastAsia="宋体" w:hAnsi="宋体" w:hint="eastAsia"/>
        </w:rPr>
        <w:t>5374</w:t>
      </w:r>
    </w:p>
    <w:p w:rsidR="0052259C" w:rsidRPr="00C81BAD" w:rsidRDefault="0052259C" w:rsidP="00443655">
      <w:pPr>
        <w:rPr>
          <w:rFonts w:ascii="宋体" w:eastAsia="宋体" w:hAnsi="宋体"/>
        </w:rPr>
      </w:pPr>
      <w:r w:rsidRPr="00C81BAD">
        <w:rPr>
          <w:rFonts w:ascii="宋体" w:eastAsia="宋体" w:hAnsi="宋体"/>
        </w:rPr>
        <w:t>5378</w:t>
      </w:r>
    </w:p>
    <w:p w:rsidR="0052259C" w:rsidRPr="00C81BAD" w:rsidRDefault="002148E6" w:rsidP="00443655">
      <w:pPr>
        <w:rPr>
          <w:rFonts w:ascii="宋体" w:eastAsia="宋体" w:hAnsi="宋体"/>
        </w:rPr>
      </w:pPr>
      <w:r w:rsidRPr="00C81BAD">
        <w:rPr>
          <w:rFonts w:ascii="宋体" w:eastAsia="宋体" w:hAnsi="宋体" w:hint="eastAsia"/>
        </w:rPr>
        <w:t>5357</w:t>
      </w:r>
    </w:p>
    <w:p w:rsidR="002148E6" w:rsidRPr="00C81BAD" w:rsidRDefault="002148E6" w:rsidP="00443655">
      <w:pPr>
        <w:rPr>
          <w:rFonts w:ascii="宋体" w:eastAsia="宋体" w:hAnsi="宋体"/>
        </w:rPr>
      </w:pPr>
      <w:r w:rsidRPr="00C81BAD">
        <w:rPr>
          <w:rFonts w:ascii="宋体" w:eastAsia="宋体" w:hAnsi="宋体"/>
        </w:rPr>
        <w:t>5361</w:t>
      </w:r>
    </w:p>
    <w:p w:rsidR="002148E6" w:rsidRPr="00C81BAD" w:rsidRDefault="002148E6" w:rsidP="00443655">
      <w:pPr>
        <w:rPr>
          <w:rFonts w:ascii="宋体" w:eastAsia="宋体" w:hAnsi="宋体"/>
        </w:rPr>
      </w:pPr>
      <w:r w:rsidRPr="00C81BAD">
        <w:rPr>
          <w:rFonts w:ascii="宋体" w:eastAsia="宋体" w:hAnsi="宋体"/>
        </w:rPr>
        <w:t>5362</w:t>
      </w:r>
    </w:p>
    <w:p w:rsidR="0052259C" w:rsidRPr="00C81BAD" w:rsidRDefault="002148E6" w:rsidP="00443655">
      <w:pPr>
        <w:rPr>
          <w:rFonts w:ascii="宋体" w:eastAsia="宋体" w:hAnsi="宋体"/>
        </w:rPr>
      </w:pPr>
      <w:r w:rsidRPr="00C81BAD">
        <w:rPr>
          <w:rFonts w:ascii="宋体" w:eastAsia="宋体" w:hAnsi="宋体" w:hint="eastAsia"/>
        </w:rPr>
        <w:t>5352</w:t>
      </w:r>
    </w:p>
    <w:p w:rsidR="002148E6" w:rsidRPr="00C81BAD" w:rsidRDefault="002148E6" w:rsidP="00443655">
      <w:pPr>
        <w:rPr>
          <w:rFonts w:ascii="宋体" w:eastAsia="宋体" w:hAnsi="宋体"/>
        </w:rPr>
      </w:pPr>
      <w:r w:rsidRPr="00C81BAD">
        <w:rPr>
          <w:rFonts w:ascii="宋体" w:eastAsia="宋体" w:hAnsi="宋体"/>
        </w:rPr>
        <w:t>5334</w:t>
      </w:r>
    </w:p>
    <w:p w:rsidR="002148E6" w:rsidRPr="00C81BAD" w:rsidRDefault="002148E6" w:rsidP="00443655">
      <w:pPr>
        <w:rPr>
          <w:rFonts w:ascii="宋体" w:eastAsia="宋体" w:hAnsi="宋体"/>
        </w:rPr>
      </w:pPr>
      <w:r w:rsidRPr="00C81BAD">
        <w:rPr>
          <w:rFonts w:ascii="宋体" w:eastAsia="宋体" w:hAnsi="宋体" w:hint="eastAsia"/>
        </w:rPr>
        <w:t>5338</w:t>
      </w:r>
    </w:p>
    <w:p w:rsidR="002148E6" w:rsidRPr="00C81BAD" w:rsidRDefault="002148E6" w:rsidP="00443655">
      <w:pPr>
        <w:rPr>
          <w:rFonts w:ascii="宋体" w:eastAsia="宋体" w:hAnsi="宋体"/>
        </w:rPr>
      </w:pPr>
      <w:r w:rsidRPr="00C81BAD">
        <w:rPr>
          <w:rFonts w:ascii="宋体" w:eastAsia="宋体" w:hAnsi="宋体"/>
        </w:rPr>
        <w:t>5318</w:t>
      </w:r>
    </w:p>
    <w:p w:rsidR="002148E6" w:rsidRPr="00C81BAD" w:rsidRDefault="002148E6" w:rsidP="00443655">
      <w:pPr>
        <w:rPr>
          <w:rFonts w:ascii="宋体" w:eastAsia="宋体" w:hAnsi="宋体"/>
        </w:rPr>
      </w:pPr>
      <w:r w:rsidRPr="00C81BAD">
        <w:rPr>
          <w:rFonts w:ascii="宋体" w:eastAsia="宋体" w:hAnsi="宋体" w:hint="eastAsia"/>
        </w:rPr>
        <w:t>5303</w:t>
      </w:r>
    </w:p>
    <w:p w:rsidR="002148E6" w:rsidRPr="00C81BAD" w:rsidRDefault="00FA5F28" w:rsidP="00443655">
      <w:pPr>
        <w:rPr>
          <w:rFonts w:ascii="宋体" w:eastAsia="宋体" w:hAnsi="宋体"/>
        </w:rPr>
      </w:pPr>
      <w:r w:rsidRPr="00C81BAD">
        <w:rPr>
          <w:rFonts w:ascii="宋体" w:eastAsia="宋体" w:hAnsi="宋体" w:hint="eastAsia"/>
        </w:rPr>
        <w:t>5299</w:t>
      </w:r>
    </w:p>
    <w:p w:rsidR="002148E6" w:rsidRPr="00C81BAD" w:rsidRDefault="002148E6" w:rsidP="00443655">
      <w:pPr>
        <w:rPr>
          <w:rFonts w:ascii="宋体" w:eastAsia="宋体" w:hAnsi="宋体"/>
        </w:rPr>
      </w:pPr>
    </w:p>
    <w:p w:rsidR="00443655" w:rsidRPr="00C81BAD" w:rsidRDefault="00377524" w:rsidP="00443655">
      <w:pPr>
        <w:pStyle w:val="3"/>
        <w:rPr>
          <w:rFonts w:ascii="宋体" w:eastAsia="宋体" w:hAnsi="宋体"/>
          <w:b w:val="0"/>
        </w:rPr>
      </w:pPr>
      <w:bookmarkStart w:id="266" w:name="_Toc523521349"/>
      <w:r w:rsidRPr="00C81BAD">
        <w:rPr>
          <w:rFonts w:ascii="宋体" w:eastAsia="宋体" w:hAnsi="宋体" w:hint="eastAsia"/>
          <w:b w:val="0"/>
        </w:rPr>
        <w:t>金牌题库</w:t>
      </w:r>
      <w:bookmarkEnd w:id="266"/>
    </w:p>
    <w:p w:rsidR="00443655" w:rsidRPr="00C81BAD" w:rsidRDefault="00443655" w:rsidP="00443655">
      <w:pPr>
        <w:rPr>
          <w:rFonts w:ascii="宋体" w:eastAsia="宋体" w:hAnsi="宋体"/>
        </w:rPr>
      </w:pPr>
      <w:r w:rsidRPr="00C81BAD">
        <w:rPr>
          <w:rFonts w:ascii="宋体" w:eastAsia="宋体" w:hAnsi="宋体" w:hint="eastAsia"/>
        </w:rPr>
        <w:t>6173-6177</w:t>
      </w:r>
    </w:p>
    <w:p w:rsidR="00443655" w:rsidRPr="00C81BAD" w:rsidRDefault="00443655" w:rsidP="00443655">
      <w:pPr>
        <w:rPr>
          <w:rFonts w:ascii="宋体" w:eastAsia="宋体" w:hAnsi="宋体"/>
        </w:rPr>
      </w:pPr>
      <w:r w:rsidRPr="00C81BAD">
        <w:rPr>
          <w:rFonts w:ascii="宋体" w:eastAsia="宋体" w:hAnsi="宋体"/>
        </w:rPr>
        <w:t>6179</w:t>
      </w:r>
    </w:p>
    <w:p w:rsidR="00443655" w:rsidRPr="00C81BAD" w:rsidRDefault="00443655" w:rsidP="00443655">
      <w:pPr>
        <w:rPr>
          <w:rFonts w:ascii="宋体" w:eastAsia="宋体" w:hAnsi="宋体"/>
        </w:rPr>
      </w:pPr>
      <w:r w:rsidRPr="00C81BAD">
        <w:rPr>
          <w:rFonts w:ascii="宋体" w:eastAsia="宋体" w:hAnsi="宋体" w:hint="eastAsia"/>
        </w:rPr>
        <w:t>6163</w:t>
      </w:r>
    </w:p>
    <w:p w:rsidR="00077701" w:rsidRPr="00C81BAD" w:rsidRDefault="00077701" w:rsidP="00443655">
      <w:pPr>
        <w:rPr>
          <w:rFonts w:ascii="宋体" w:eastAsia="宋体" w:hAnsi="宋体"/>
        </w:rPr>
      </w:pPr>
      <w:r w:rsidRPr="00C81BAD">
        <w:rPr>
          <w:rFonts w:ascii="宋体" w:eastAsia="宋体" w:hAnsi="宋体"/>
        </w:rPr>
        <w:t>6135</w:t>
      </w:r>
    </w:p>
    <w:p w:rsidR="00077701" w:rsidRPr="00C81BAD" w:rsidRDefault="00077701" w:rsidP="00443655">
      <w:pPr>
        <w:rPr>
          <w:rFonts w:ascii="宋体" w:eastAsia="宋体" w:hAnsi="宋体"/>
        </w:rPr>
      </w:pPr>
      <w:r w:rsidRPr="00C81BAD">
        <w:rPr>
          <w:rFonts w:ascii="宋体" w:eastAsia="宋体" w:hAnsi="宋体" w:hint="eastAsia"/>
        </w:rPr>
        <w:t>6137</w:t>
      </w:r>
    </w:p>
    <w:p w:rsidR="00077701" w:rsidRPr="00C81BAD" w:rsidRDefault="00077701" w:rsidP="00443655">
      <w:pPr>
        <w:rPr>
          <w:rFonts w:ascii="宋体" w:eastAsia="宋体" w:hAnsi="宋体"/>
        </w:rPr>
      </w:pPr>
      <w:r w:rsidRPr="00C81BAD">
        <w:rPr>
          <w:rFonts w:ascii="宋体" w:eastAsia="宋体" w:hAnsi="宋体" w:hint="eastAsia"/>
        </w:rPr>
        <w:t>6142</w:t>
      </w:r>
    </w:p>
    <w:p w:rsidR="00077701" w:rsidRPr="00C81BAD" w:rsidRDefault="0032315B" w:rsidP="00443655">
      <w:pPr>
        <w:rPr>
          <w:rFonts w:ascii="宋体" w:eastAsia="宋体" w:hAnsi="宋体"/>
        </w:rPr>
      </w:pPr>
      <w:r w:rsidRPr="00C81BAD">
        <w:rPr>
          <w:rFonts w:ascii="宋体" w:eastAsia="宋体" w:hAnsi="宋体" w:hint="eastAsia"/>
        </w:rPr>
        <w:t>6120</w:t>
      </w:r>
    </w:p>
    <w:p w:rsidR="0032315B" w:rsidRPr="00C81BAD" w:rsidRDefault="0032315B" w:rsidP="00443655">
      <w:pPr>
        <w:rPr>
          <w:rFonts w:ascii="宋体" w:eastAsia="宋体" w:hAnsi="宋体"/>
        </w:rPr>
      </w:pPr>
      <w:r w:rsidRPr="00C81BAD">
        <w:rPr>
          <w:rFonts w:ascii="宋体" w:eastAsia="宋体" w:hAnsi="宋体" w:hint="eastAsia"/>
        </w:rPr>
        <w:t>6123</w:t>
      </w:r>
    </w:p>
    <w:p w:rsidR="0032315B" w:rsidRPr="00C81BAD" w:rsidRDefault="0032315B" w:rsidP="00443655">
      <w:pPr>
        <w:rPr>
          <w:rFonts w:ascii="宋体" w:eastAsia="宋体" w:hAnsi="宋体"/>
        </w:rPr>
      </w:pPr>
      <w:r w:rsidRPr="00C81BAD">
        <w:rPr>
          <w:rFonts w:ascii="宋体" w:eastAsia="宋体" w:hAnsi="宋体" w:hint="eastAsia"/>
        </w:rPr>
        <w:t>6126</w:t>
      </w:r>
    </w:p>
    <w:p w:rsidR="0032315B" w:rsidRPr="00C81BAD" w:rsidRDefault="0032315B" w:rsidP="00443655">
      <w:pPr>
        <w:rPr>
          <w:rFonts w:ascii="宋体" w:eastAsia="宋体" w:hAnsi="宋体"/>
        </w:rPr>
      </w:pPr>
      <w:r w:rsidRPr="00C81BAD">
        <w:rPr>
          <w:rFonts w:ascii="宋体" w:eastAsia="宋体" w:hAnsi="宋体" w:hint="eastAsia"/>
        </w:rPr>
        <w:t>6131-6132</w:t>
      </w:r>
    </w:p>
    <w:p w:rsidR="0032315B" w:rsidRPr="00C81BAD" w:rsidRDefault="0032315B" w:rsidP="00443655">
      <w:pPr>
        <w:rPr>
          <w:rFonts w:ascii="宋体" w:eastAsia="宋体" w:hAnsi="宋体"/>
        </w:rPr>
      </w:pPr>
      <w:r w:rsidRPr="00C81BAD">
        <w:rPr>
          <w:rFonts w:ascii="宋体" w:eastAsia="宋体" w:hAnsi="宋体" w:hint="eastAsia"/>
        </w:rPr>
        <w:t>6099-6101</w:t>
      </w:r>
    </w:p>
    <w:p w:rsidR="0032315B" w:rsidRPr="00C81BAD" w:rsidRDefault="0032315B" w:rsidP="00443655">
      <w:pPr>
        <w:rPr>
          <w:rFonts w:ascii="宋体" w:eastAsia="宋体" w:hAnsi="宋体"/>
        </w:rPr>
      </w:pPr>
      <w:r w:rsidRPr="00C81BAD">
        <w:rPr>
          <w:rFonts w:ascii="宋体" w:eastAsia="宋体" w:hAnsi="宋体" w:hint="eastAsia"/>
        </w:rPr>
        <w:t>6104</w:t>
      </w:r>
    </w:p>
    <w:p w:rsidR="0032315B" w:rsidRPr="00C81BAD" w:rsidRDefault="0032315B" w:rsidP="00443655">
      <w:pPr>
        <w:rPr>
          <w:rFonts w:ascii="宋体" w:eastAsia="宋体" w:hAnsi="宋体"/>
        </w:rPr>
      </w:pPr>
      <w:r w:rsidRPr="00C81BAD">
        <w:rPr>
          <w:rFonts w:ascii="宋体" w:eastAsia="宋体" w:hAnsi="宋体" w:hint="eastAsia"/>
        </w:rPr>
        <w:t>6087-6089</w:t>
      </w:r>
    </w:p>
    <w:p w:rsidR="0032315B" w:rsidRPr="00C81BAD" w:rsidRDefault="0032315B" w:rsidP="00443655">
      <w:pPr>
        <w:rPr>
          <w:rFonts w:ascii="宋体" w:eastAsia="宋体" w:hAnsi="宋体"/>
        </w:rPr>
      </w:pPr>
      <w:r w:rsidRPr="00C81BAD">
        <w:rPr>
          <w:rFonts w:ascii="宋体" w:eastAsia="宋体" w:hAnsi="宋体" w:hint="eastAsia"/>
        </w:rPr>
        <w:t>6091</w:t>
      </w:r>
    </w:p>
    <w:p w:rsidR="0032315B" w:rsidRPr="00C81BAD" w:rsidRDefault="0032315B" w:rsidP="00443655">
      <w:pPr>
        <w:rPr>
          <w:rFonts w:ascii="宋体" w:eastAsia="宋体" w:hAnsi="宋体"/>
        </w:rPr>
      </w:pPr>
      <w:r w:rsidRPr="00C81BAD">
        <w:rPr>
          <w:rFonts w:ascii="宋体" w:eastAsia="宋体" w:hAnsi="宋体" w:hint="eastAsia"/>
        </w:rPr>
        <w:t>6094</w:t>
      </w:r>
    </w:p>
    <w:p w:rsidR="0032315B" w:rsidRPr="00C81BAD" w:rsidRDefault="0032315B" w:rsidP="00443655">
      <w:pPr>
        <w:rPr>
          <w:rFonts w:ascii="宋体" w:eastAsia="宋体" w:hAnsi="宋体"/>
        </w:rPr>
      </w:pPr>
      <w:r w:rsidRPr="00C81BAD">
        <w:rPr>
          <w:rFonts w:ascii="宋体" w:eastAsia="宋体" w:hAnsi="宋体" w:hint="eastAsia"/>
        </w:rPr>
        <w:t>6067</w:t>
      </w:r>
    </w:p>
    <w:p w:rsidR="0032315B" w:rsidRPr="00C81BAD" w:rsidRDefault="0032315B" w:rsidP="00443655">
      <w:pPr>
        <w:rPr>
          <w:rFonts w:ascii="宋体" w:eastAsia="宋体" w:hAnsi="宋体"/>
        </w:rPr>
      </w:pPr>
      <w:r w:rsidRPr="00C81BAD">
        <w:rPr>
          <w:rFonts w:ascii="宋体" w:eastAsia="宋体" w:hAnsi="宋体" w:hint="eastAsia"/>
        </w:rPr>
        <w:t>6072</w:t>
      </w:r>
    </w:p>
    <w:p w:rsidR="0032315B" w:rsidRPr="00C81BAD" w:rsidRDefault="0032315B" w:rsidP="00443655">
      <w:pPr>
        <w:rPr>
          <w:rFonts w:ascii="宋体" w:eastAsia="宋体" w:hAnsi="宋体"/>
        </w:rPr>
      </w:pPr>
      <w:r w:rsidRPr="00C81BAD">
        <w:rPr>
          <w:rFonts w:ascii="宋体" w:eastAsia="宋体" w:hAnsi="宋体" w:hint="eastAsia"/>
        </w:rPr>
        <w:lastRenderedPageBreak/>
        <w:t>6079</w:t>
      </w:r>
    </w:p>
    <w:p w:rsidR="0032315B" w:rsidRPr="00C81BAD" w:rsidRDefault="0032315B" w:rsidP="00443655">
      <w:pPr>
        <w:rPr>
          <w:rFonts w:ascii="宋体" w:eastAsia="宋体" w:hAnsi="宋体"/>
        </w:rPr>
      </w:pPr>
      <w:r w:rsidRPr="00C81BAD">
        <w:rPr>
          <w:rFonts w:ascii="宋体" w:eastAsia="宋体" w:hAnsi="宋体"/>
        </w:rPr>
        <w:t>6056</w:t>
      </w:r>
    </w:p>
    <w:p w:rsidR="0032315B" w:rsidRPr="00C81BAD" w:rsidRDefault="0032315B" w:rsidP="00443655">
      <w:pPr>
        <w:rPr>
          <w:rFonts w:ascii="宋体" w:eastAsia="宋体" w:hAnsi="宋体"/>
        </w:rPr>
      </w:pPr>
      <w:r w:rsidRPr="00C81BAD">
        <w:rPr>
          <w:rFonts w:ascii="宋体" w:eastAsia="宋体" w:hAnsi="宋体" w:hint="eastAsia"/>
        </w:rPr>
        <w:t>6062</w:t>
      </w:r>
    </w:p>
    <w:p w:rsidR="0032315B" w:rsidRPr="00C81BAD" w:rsidRDefault="00DC2A93" w:rsidP="00443655">
      <w:pPr>
        <w:rPr>
          <w:rFonts w:ascii="宋体" w:eastAsia="宋体" w:hAnsi="宋体"/>
        </w:rPr>
      </w:pPr>
      <w:r w:rsidRPr="00C81BAD">
        <w:rPr>
          <w:rFonts w:ascii="宋体" w:eastAsia="宋体" w:hAnsi="宋体" w:hint="eastAsia"/>
        </w:rPr>
        <w:t>6051</w:t>
      </w:r>
    </w:p>
    <w:p w:rsidR="00DC2A93" w:rsidRPr="00C81BAD" w:rsidRDefault="00DC2A93" w:rsidP="00443655">
      <w:pPr>
        <w:rPr>
          <w:rFonts w:ascii="宋体" w:eastAsia="宋体" w:hAnsi="宋体"/>
        </w:rPr>
      </w:pPr>
      <w:r w:rsidRPr="00C81BAD">
        <w:rPr>
          <w:rFonts w:ascii="宋体" w:eastAsia="宋体" w:hAnsi="宋体" w:hint="eastAsia"/>
        </w:rPr>
        <w:t>6054</w:t>
      </w:r>
    </w:p>
    <w:p w:rsidR="00DC2A93" w:rsidRPr="00C81BAD" w:rsidRDefault="00DC2A93" w:rsidP="00443655">
      <w:pPr>
        <w:rPr>
          <w:rFonts w:ascii="宋体" w:eastAsia="宋体" w:hAnsi="宋体"/>
        </w:rPr>
      </w:pPr>
      <w:r w:rsidRPr="00C81BAD">
        <w:rPr>
          <w:rFonts w:ascii="宋体" w:eastAsia="宋体" w:hAnsi="宋体" w:hint="eastAsia"/>
        </w:rPr>
        <w:t>6036-6037</w:t>
      </w:r>
    </w:p>
    <w:p w:rsidR="00DC2A93" w:rsidRPr="00C81BAD" w:rsidRDefault="00DC2A93" w:rsidP="00443655">
      <w:pPr>
        <w:rPr>
          <w:rFonts w:ascii="宋体" w:eastAsia="宋体" w:hAnsi="宋体"/>
        </w:rPr>
      </w:pPr>
      <w:r w:rsidRPr="00C81BAD">
        <w:rPr>
          <w:rFonts w:ascii="宋体" w:eastAsia="宋体" w:hAnsi="宋体" w:hint="eastAsia"/>
        </w:rPr>
        <w:t>6039</w:t>
      </w:r>
    </w:p>
    <w:p w:rsidR="00DC2A93" w:rsidRPr="00C81BAD" w:rsidRDefault="00DC2A93" w:rsidP="00443655">
      <w:pPr>
        <w:rPr>
          <w:rFonts w:ascii="宋体" w:eastAsia="宋体" w:hAnsi="宋体"/>
        </w:rPr>
      </w:pPr>
      <w:r w:rsidRPr="00C81BAD">
        <w:rPr>
          <w:rFonts w:ascii="宋体" w:eastAsia="宋体" w:hAnsi="宋体" w:hint="eastAsia"/>
        </w:rPr>
        <w:t>6041-6042</w:t>
      </w:r>
    </w:p>
    <w:p w:rsidR="00DC2A93" w:rsidRPr="00C81BAD" w:rsidRDefault="00DC2A93" w:rsidP="00443655">
      <w:pPr>
        <w:rPr>
          <w:rFonts w:ascii="宋体" w:eastAsia="宋体" w:hAnsi="宋体"/>
        </w:rPr>
      </w:pPr>
      <w:r w:rsidRPr="00C81BAD">
        <w:rPr>
          <w:rFonts w:ascii="宋体" w:eastAsia="宋体" w:hAnsi="宋体" w:hint="eastAsia"/>
        </w:rPr>
        <w:t>5844</w:t>
      </w:r>
    </w:p>
    <w:p w:rsidR="00DC2A93" w:rsidRPr="00C81BAD" w:rsidRDefault="00DC2A93" w:rsidP="00443655">
      <w:pPr>
        <w:rPr>
          <w:rFonts w:ascii="宋体" w:eastAsia="宋体" w:hAnsi="宋体"/>
        </w:rPr>
      </w:pPr>
      <w:r w:rsidRPr="00C81BAD">
        <w:rPr>
          <w:rFonts w:ascii="宋体" w:eastAsia="宋体" w:hAnsi="宋体" w:hint="eastAsia"/>
        </w:rPr>
        <w:t>5846-5851</w:t>
      </w:r>
    </w:p>
    <w:p w:rsidR="00DC2A93" w:rsidRPr="00C81BAD" w:rsidRDefault="00DC2A93" w:rsidP="00443655">
      <w:pPr>
        <w:rPr>
          <w:rFonts w:ascii="宋体" w:eastAsia="宋体" w:hAnsi="宋体"/>
        </w:rPr>
      </w:pPr>
      <w:r w:rsidRPr="00C81BAD">
        <w:rPr>
          <w:rFonts w:ascii="宋体" w:eastAsia="宋体" w:hAnsi="宋体" w:hint="eastAsia"/>
        </w:rPr>
        <w:t>5854</w:t>
      </w:r>
    </w:p>
    <w:p w:rsidR="00DC2A93" w:rsidRPr="00C81BAD" w:rsidRDefault="00DC2A93" w:rsidP="00443655">
      <w:pPr>
        <w:rPr>
          <w:rFonts w:ascii="宋体" w:eastAsia="宋体" w:hAnsi="宋体"/>
        </w:rPr>
      </w:pPr>
      <w:r w:rsidRPr="00C81BAD">
        <w:rPr>
          <w:rFonts w:ascii="宋体" w:eastAsia="宋体" w:hAnsi="宋体" w:hint="eastAsia"/>
        </w:rPr>
        <w:t>5856</w:t>
      </w:r>
    </w:p>
    <w:p w:rsidR="0032315B" w:rsidRPr="00C81BAD" w:rsidRDefault="00DC2A93" w:rsidP="00443655">
      <w:pPr>
        <w:rPr>
          <w:rFonts w:ascii="宋体" w:eastAsia="宋体" w:hAnsi="宋体"/>
        </w:rPr>
      </w:pPr>
      <w:r w:rsidRPr="00C81BAD">
        <w:rPr>
          <w:rFonts w:ascii="宋体" w:eastAsia="宋体" w:hAnsi="宋体" w:hint="eastAsia"/>
        </w:rPr>
        <w:t>5822</w:t>
      </w:r>
    </w:p>
    <w:p w:rsidR="00DC2A93" w:rsidRPr="00C81BAD" w:rsidRDefault="00DC2A93" w:rsidP="00443655">
      <w:pPr>
        <w:rPr>
          <w:rFonts w:ascii="宋体" w:eastAsia="宋体" w:hAnsi="宋体"/>
        </w:rPr>
      </w:pPr>
      <w:r w:rsidRPr="00C81BAD">
        <w:rPr>
          <w:rFonts w:ascii="宋体" w:eastAsia="宋体" w:hAnsi="宋体" w:hint="eastAsia"/>
        </w:rPr>
        <w:t>5824-5825</w:t>
      </w:r>
    </w:p>
    <w:p w:rsidR="00DC2A93" w:rsidRPr="00C81BAD" w:rsidRDefault="00F13C7F" w:rsidP="00443655">
      <w:pPr>
        <w:rPr>
          <w:rFonts w:ascii="宋体" w:eastAsia="宋体" w:hAnsi="宋体"/>
        </w:rPr>
      </w:pPr>
      <w:r w:rsidRPr="00C81BAD">
        <w:rPr>
          <w:rFonts w:ascii="宋体" w:eastAsia="宋体" w:hAnsi="宋体" w:hint="eastAsia"/>
        </w:rPr>
        <w:t>5827</w:t>
      </w:r>
    </w:p>
    <w:p w:rsidR="00F13C7F" w:rsidRPr="00C81BAD" w:rsidRDefault="00F13C7F" w:rsidP="00443655">
      <w:pPr>
        <w:rPr>
          <w:rFonts w:ascii="宋体" w:eastAsia="宋体" w:hAnsi="宋体"/>
        </w:rPr>
      </w:pPr>
      <w:r w:rsidRPr="00C81BAD">
        <w:rPr>
          <w:rFonts w:ascii="宋体" w:eastAsia="宋体" w:hAnsi="宋体" w:hint="eastAsia"/>
        </w:rPr>
        <w:t>5830</w:t>
      </w:r>
    </w:p>
    <w:p w:rsidR="00F13C7F" w:rsidRPr="00C81BAD" w:rsidRDefault="00F13C7F" w:rsidP="00443655">
      <w:pPr>
        <w:rPr>
          <w:rFonts w:ascii="宋体" w:eastAsia="宋体" w:hAnsi="宋体"/>
        </w:rPr>
      </w:pPr>
      <w:r w:rsidRPr="00C81BAD">
        <w:rPr>
          <w:rFonts w:ascii="宋体" w:eastAsia="宋体" w:hAnsi="宋体" w:hint="eastAsia"/>
        </w:rPr>
        <w:t>5809</w:t>
      </w:r>
    </w:p>
    <w:p w:rsidR="00F13C7F" w:rsidRPr="00C81BAD" w:rsidRDefault="00F13C7F" w:rsidP="00443655">
      <w:pPr>
        <w:rPr>
          <w:rFonts w:ascii="宋体" w:eastAsia="宋体" w:hAnsi="宋体"/>
        </w:rPr>
      </w:pPr>
      <w:r w:rsidRPr="00C81BAD">
        <w:rPr>
          <w:rFonts w:ascii="宋体" w:eastAsia="宋体" w:hAnsi="宋体" w:hint="eastAsia"/>
        </w:rPr>
        <w:t>5817</w:t>
      </w:r>
    </w:p>
    <w:p w:rsidR="00F13C7F" w:rsidRPr="00C81BAD" w:rsidRDefault="008E6365" w:rsidP="00443655">
      <w:pPr>
        <w:rPr>
          <w:rFonts w:ascii="宋体" w:eastAsia="宋体" w:hAnsi="宋体"/>
        </w:rPr>
      </w:pPr>
      <w:r w:rsidRPr="00C81BAD">
        <w:rPr>
          <w:rFonts w:ascii="宋体" w:eastAsia="宋体" w:hAnsi="宋体" w:hint="eastAsia"/>
        </w:rPr>
        <w:t>5796-5799</w:t>
      </w:r>
    </w:p>
    <w:p w:rsidR="0032315B" w:rsidRPr="00C81BAD" w:rsidRDefault="008E6365" w:rsidP="00443655">
      <w:pPr>
        <w:rPr>
          <w:rFonts w:ascii="宋体" w:eastAsia="宋体" w:hAnsi="宋体"/>
        </w:rPr>
      </w:pPr>
      <w:r w:rsidRPr="00C81BAD">
        <w:rPr>
          <w:rFonts w:ascii="宋体" w:eastAsia="宋体" w:hAnsi="宋体" w:hint="eastAsia"/>
        </w:rPr>
        <w:t>5801</w:t>
      </w:r>
    </w:p>
    <w:p w:rsidR="008E6365" w:rsidRPr="00C81BAD" w:rsidRDefault="008E6365" w:rsidP="00443655">
      <w:pPr>
        <w:rPr>
          <w:rFonts w:ascii="宋体" w:eastAsia="宋体" w:hAnsi="宋体"/>
        </w:rPr>
      </w:pPr>
      <w:r w:rsidRPr="00C81BAD">
        <w:rPr>
          <w:rFonts w:ascii="宋体" w:eastAsia="宋体" w:hAnsi="宋体" w:hint="eastAsia"/>
        </w:rPr>
        <w:t>5803</w:t>
      </w:r>
    </w:p>
    <w:p w:rsidR="008E6365" w:rsidRPr="00C81BAD" w:rsidRDefault="008E6365" w:rsidP="00443655">
      <w:pPr>
        <w:rPr>
          <w:rFonts w:ascii="宋体" w:eastAsia="宋体" w:hAnsi="宋体"/>
        </w:rPr>
      </w:pPr>
      <w:r w:rsidRPr="00C81BAD">
        <w:rPr>
          <w:rFonts w:ascii="宋体" w:eastAsia="宋体" w:hAnsi="宋体" w:hint="eastAsia"/>
        </w:rPr>
        <w:t>5786</w:t>
      </w:r>
    </w:p>
    <w:p w:rsidR="008E6365" w:rsidRPr="00C81BAD" w:rsidRDefault="008E6365" w:rsidP="00443655">
      <w:pPr>
        <w:rPr>
          <w:rFonts w:ascii="宋体" w:eastAsia="宋体" w:hAnsi="宋体"/>
        </w:rPr>
      </w:pPr>
      <w:r w:rsidRPr="00C81BAD">
        <w:rPr>
          <w:rFonts w:ascii="宋体" w:eastAsia="宋体" w:hAnsi="宋体" w:hint="eastAsia"/>
        </w:rPr>
        <w:t>5788-5790</w:t>
      </w:r>
    </w:p>
    <w:p w:rsidR="008E6365" w:rsidRPr="00C81BAD" w:rsidRDefault="00A05C16" w:rsidP="00443655">
      <w:pPr>
        <w:rPr>
          <w:rFonts w:ascii="宋体" w:eastAsia="宋体" w:hAnsi="宋体"/>
        </w:rPr>
      </w:pPr>
      <w:r w:rsidRPr="00C81BAD">
        <w:rPr>
          <w:rFonts w:ascii="宋体" w:eastAsia="宋体" w:hAnsi="宋体" w:hint="eastAsia"/>
        </w:rPr>
        <w:t>5764</w:t>
      </w:r>
    </w:p>
    <w:p w:rsidR="00A05C16" w:rsidRPr="00C81BAD" w:rsidRDefault="00A05C16" w:rsidP="00443655">
      <w:pPr>
        <w:rPr>
          <w:rFonts w:ascii="宋体" w:eastAsia="宋体" w:hAnsi="宋体"/>
        </w:rPr>
      </w:pPr>
      <w:r w:rsidRPr="00C81BAD">
        <w:rPr>
          <w:rFonts w:ascii="宋体" w:eastAsia="宋体" w:hAnsi="宋体" w:hint="eastAsia"/>
        </w:rPr>
        <w:t>5766</w:t>
      </w:r>
    </w:p>
    <w:p w:rsidR="00A05C16" w:rsidRPr="00C81BAD" w:rsidRDefault="00A05C16" w:rsidP="00443655">
      <w:pPr>
        <w:rPr>
          <w:rFonts w:ascii="宋体" w:eastAsia="宋体" w:hAnsi="宋体"/>
        </w:rPr>
      </w:pPr>
      <w:r w:rsidRPr="00C81BAD">
        <w:rPr>
          <w:rFonts w:ascii="宋体" w:eastAsia="宋体" w:hAnsi="宋体" w:hint="eastAsia"/>
        </w:rPr>
        <w:t>5770-5771</w:t>
      </w:r>
    </w:p>
    <w:p w:rsidR="00A05C16" w:rsidRPr="00C81BAD" w:rsidRDefault="00F81146" w:rsidP="00443655">
      <w:pPr>
        <w:rPr>
          <w:rFonts w:ascii="宋体" w:eastAsia="宋体" w:hAnsi="宋体"/>
        </w:rPr>
      </w:pPr>
      <w:r w:rsidRPr="00C81BAD">
        <w:rPr>
          <w:rFonts w:ascii="宋体" w:eastAsia="宋体" w:hAnsi="宋体" w:hint="eastAsia"/>
        </w:rPr>
        <w:t>5756-</w:t>
      </w:r>
      <w:r w:rsidRPr="00C81BAD">
        <w:rPr>
          <w:rFonts w:ascii="宋体" w:eastAsia="宋体" w:hAnsi="宋体"/>
        </w:rPr>
        <w:t>5757</w:t>
      </w:r>
    </w:p>
    <w:p w:rsidR="00F81146" w:rsidRPr="00C81BAD" w:rsidRDefault="00F81146" w:rsidP="00443655">
      <w:pPr>
        <w:rPr>
          <w:rFonts w:ascii="宋体" w:eastAsia="宋体" w:hAnsi="宋体"/>
        </w:rPr>
      </w:pPr>
      <w:r w:rsidRPr="00C81BAD">
        <w:rPr>
          <w:rFonts w:ascii="宋体" w:eastAsia="宋体" w:hAnsi="宋体" w:hint="eastAsia"/>
        </w:rPr>
        <w:t>5759-</w:t>
      </w:r>
      <w:r w:rsidRPr="00C81BAD">
        <w:rPr>
          <w:rFonts w:ascii="宋体" w:eastAsia="宋体" w:hAnsi="宋体"/>
        </w:rPr>
        <w:t>5760</w:t>
      </w:r>
    </w:p>
    <w:p w:rsidR="00F81146" w:rsidRPr="00C81BAD" w:rsidRDefault="00253915" w:rsidP="00443655">
      <w:pPr>
        <w:rPr>
          <w:rFonts w:ascii="宋体" w:eastAsia="宋体" w:hAnsi="宋体"/>
        </w:rPr>
      </w:pPr>
      <w:r w:rsidRPr="00C81BAD">
        <w:rPr>
          <w:rFonts w:ascii="宋体" w:eastAsia="宋体" w:hAnsi="宋体" w:hint="eastAsia"/>
        </w:rPr>
        <w:t>5736-</w:t>
      </w:r>
      <w:r w:rsidRPr="00C81BAD">
        <w:rPr>
          <w:rFonts w:ascii="宋体" w:eastAsia="宋体" w:hAnsi="宋体"/>
        </w:rPr>
        <w:t>5737</w:t>
      </w:r>
    </w:p>
    <w:p w:rsidR="00253915" w:rsidRPr="00C81BAD" w:rsidRDefault="00253915" w:rsidP="00443655">
      <w:pPr>
        <w:rPr>
          <w:rFonts w:ascii="宋体" w:eastAsia="宋体" w:hAnsi="宋体"/>
        </w:rPr>
      </w:pPr>
      <w:r w:rsidRPr="00C81BAD">
        <w:rPr>
          <w:rFonts w:ascii="宋体" w:eastAsia="宋体" w:hAnsi="宋体" w:hint="eastAsia"/>
        </w:rPr>
        <w:t>5740</w:t>
      </w:r>
    </w:p>
    <w:p w:rsidR="00253915" w:rsidRPr="00C81BAD" w:rsidRDefault="00253915" w:rsidP="00443655">
      <w:pPr>
        <w:rPr>
          <w:rFonts w:ascii="宋体" w:eastAsia="宋体" w:hAnsi="宋体"/>
        </w:rPr>
      </w:pPr>
      <w:r w:rsidRPr="00C81BAD">
        <w:rPr>
          <w:rFonts w:ascii="宋体" w:eastAsia="宋体" w:hAnsi="宋体" w:hint="eastAsia"/>
        </w:rPr>
        <w:t>5743</w:t>
      </w:r>
    </w:p>
    <w:p w:rsidR="00253915" w:rsidRPr="00C81BAD" w:rsidRDefault="00253915" w:rsidP="00443655">
      <w:pPr>
        <w:rPr>
          <w:rFonts w:ascii="宋体" w:eastAsia="宋体" w:hAnsi="宋体"/>
        </w:rPr>
      </w:pPr>
      <w:r w:rsidRPr="00C81BAD">
        <w:rPr>
          <w:rFonts w:ascii="宋体" w:eastAsia="宋体" w:hAnsi="宋体"/>
        </w:rPr>
        <w:t>5746</w:t>
      </w:r>
    </w:p>
    <w:p w:rsidR="00253915" w:rsidRPr="00C81BAD" w:rsidRDefault="00D3190B" w:rsidP="00443655">
      <w:pPr>
        <w:rPr>
          <w:rFonts w:ascii="宋体" w:eastAsia="宋体" w:hAnsi="宋体"/>
        </w:rPr>
      </w:pPr>
      <w:r w:rsidRPr="00C81BAD">
        <w:rPr>
          <w:rFonts w:ascii="宋体" w:eastAsia="宋体" w:hAnsi="宋体" w:hint="eastAsia"/>
        </w:rPr>
        <w:t>5725</w:t>
      </w:r>
    </w:p>
    <w:p w:rsidR="00D3190B" w:rsidRPr="00C81BAD" w:rsidRDefault="00D3190B" w:rsidP="00443655">
      <w:pPr>
        <w:rPr>
          <w:rFonts w:ascii="宋体" w:eastAsia="宋体" w:hAnsi="宋体"/>
        </w:rPr>
      </w:pPr>
      <w:r w:rsidRPr="00C81BAD">
        <w:rPr>
          <w:rFonts w:ascii="宋体" w:eastAsia="宋体" w:hAnsi="宋体"/>
        </w:rPr>
        <w:t>5728</w:t>
      </w:r>
    </w:p>
    <w:p w:rsidR="00D3190B" w:rsidRPr="00C81BAD" w:rsidRDefault="00D3190B" w:rsidP="00443655">
      <w:pPr>
        <w:rPr>
          <w:rFonts w:ascii="宋体" w:eastAsia="宋体" w:hAnsi="宋体"/>
        </w:rPr>
      </w:pPr>
      <w:r w:rsidRPr="00C81BAD">
        <w:rPr>
          <w:rFonts w:ascii="宋体" w:eastAsia="宋体" w:hAnsi="宋体"/>
        </w:rPr>
        <w:t>5732</w:t>
      </w:r>
    </w:p>
    <w:p w:rsidR="00D3190B" w:rsidRPr="00C81BAD" w:rsidRDefault="00D3190B" w:rsidP="00443655">
      <w:pPr>
        <w:rPr>
          <w:rFonts w:ascii="宋体" w:eastAsia="宋体" w:hAnsi="宋体"/>
        </w:rPr>
      </w:pPr>
      <w:r w:rsidRPr="00C81BAD">
        <w:rPr>
          <w:rFonts w:ascii="宋体" w:eastAsia="宋体" w:hAnsi="宋体" w:hint="eastAsia"/>
        </w:rPr>
        <w:t>5408</w:t>
      </w:r>
    </w:p>
    <w:p w:rsidR="00D3190B" w:rsidRPr="00C81BAD" w:rsidRDefault="00D3190B" w:rsidP="00443655">
      <w:pPr>
        <w:rPr>
          <w:rFonts w:ascii="宋体" w:eastAsia="宋体" w:hAnsi="宋体"/>
        </w:rPr>
      </w:pPr>
      <w:r w:rsidRPr="00C81BAD">
        <w:rPr>
          <w:rFonts w:ascii="宋体" w:eastAsia="宋体" w:hAnsi="宋体"/>
        </w:rPr>
        <w:t>5415</w:t>
      </w:r>
    </w:p>
    <w:p w:rsidR="00D3190B" w:rsidRPr="00C81BAD" w:rsidRDefault="00D3190B" w:rsidP="00443655">
      <w:pPr>
        <w:rPr>
          <w:rFonts w:ascii="宋体" w:eastAsia="宋体" w:hAnsi="宋体"/>
        </w:rPr>
      </w:pPr>
      <w:r w:rsidRPr="00C81BAD">
        <w:rPr>
          <w:rFonts w:ascii="宋体" w:eastAsia="宋体" w:hAnsi="宋体" w:hint="eastAsia"/>
        </w:rPr>
        <w:t>5397</w:t>
      </w:r>
    </w:p>
    <w:p w:rsidR="00D3190B" w:rsidRPr="00C81BAD" w:rsidRDefault="00D3190B" w:rsidP="00443655">
      <w:pPr>
        <w:rPr>
          <w:rFonts w:ascii="宋体" w:eastAsia="宋体" w:hAnsi="宋体"/>
        </w:rPr>
      </w:pPr>
      <w:r w:rsidRPr="00C81BAD">
        <w:rPr>
          <w:rFonts w:ascii="宋体" w:eastAsia="宋体" w:hAnsi="宋体" w:hint="eastAsia"/>
        </w:rPr>
        <w:t>5403-</w:t>
      </w:r>
      <w:r w:rsidRPr="00C81BAD">
        <w:rPr>
          <w:rFonts w:ascii="宋体" w:eastAsia="宋体" w:hAnsi="宋体"/>
        </w:rPr>
        <w:t>5405</w:t>
      </w:r>
    </w:p>
    <w:p w:rsidR="00D3190B" w:rsidRPr="00C81BAD" w:rsidRDefault="00DD0D9E" w:rsidP="00443655">
      <w:pPr>
        <w:rPr>
          <w:rFonts w:ascii="宋体" w:eastAsia="宋体" w:hAnsi="宋体"/>
        </w:rPr>
      </w:pPr>
      <w:r w:rsidRPr="00C81BAD">
        <w:rPr>
          <w:rFonts w:ascii="宋体" w:eastAsia="宋体" w:hAnsi="宋体" w:hint="eastAsia"/>
        </w:rPr>
        <w:t>5380</w:t>
      </w:r>
    </w:p>
    <w:p w:rsidR="00DD0D9E" w:rsidRPr="00C81BAD" w:rsidRDefault="00DD0D9E" w:rsidP="00443655">
      <w:pPr>
        <w:rPr>
          <w:rFonts w:ascii="宋体" w:eastAsia="宋体" w:hAnsi="宋体"/>
        </w:rPr>
      </w:pPr>
      <w:r w:rsidRPr="00C81BAD">
        <w:rPr>
          <w:rFonts w:ascii="宋体" w:eastAsia="宋体" w:hAnsi="宋体"/>
        </w:rPr>
        <w:t>5382</w:t>
      </w:r>
      <w:r w:rsidRPr="00C81BAD">
        <w:rPr>
          <w:rFonts w:ascii="宋体" w:eastAsia="宋体" w:hAnsi="宋体" w:hint="eastAsia"/>
        </w:rPr>
        <w:t>-</w:t>
      </w:r>
      <w:r w:rsidRPr="00C81BAD">
        <w:rPr>
          <w:rFonts w:ascii="宋体" w:eastAsia="宋体" w:hAnsi="宋体"/>
        </w:rPr>
        <w:t>5383</w:t>
      </w:r>
    </w:p>
    <w:p w:rsidR="00DD0D9E" w:rsidRPr="00C81BAD" w:rsidRDefault="00DD0D9E" w:rsidP="00443655">
      <w:pPr>
        <w:rPr>
          <w:rFonts w:ascii="宋体" w:eastAsia="宋体" w:hAnsi="宋体"/>
        </w:rPr>
      </w:pPr>
      <w:r w:rsidRPr="00C81BAD">
        <w:rPr>
          <w:rFonts w:ascii="宋体" w:eastAsia="宋体" w:hAnsi="宋体" w:hint="eastAsia"/>
        </w:rPr>
        <w:t>5388</w:t>
      </w:r>
    </w:p>
    <w:p w:rsidR="00DD0D9E" w:rsidRPr="00C81BAD" w:rsidRDefault="00DD0D9E" w:rsidP="00443655">
      <w:pPr>
        <w:rPr>
          <w:rFonts w:ascii="宋体" w:eastAsia="宋体" w:hAnsi="宋体"/>
        </w:rPr>
      </w:pPr>
      <w:r w:rsidRPr="00C81BAD">
        <w:rPr>
          <w:rFonts w:ascii="宋体" w:eastAsia="宋体" w:hAnsi="宋体"/>
        </w:rPr>
        <w:t>5390</w:t>
      </w:r>
    </w:p>
    <w:p w:rsidR="0052259C" w:rsidRPr="00C81BAD" w:rsidRDefault="0052259C" w:rsidP="00443655">
      <w:pPr>
        <w:rPr>
          <w:rFonts w:ascii="宋体" w:eastAsia="宋体" w:hAnsi="宋体"/>
        </w:rPr>
      </w:pPr>
      <w:r w:rsidRPr="00C81BAD">
        <w:rPr>
          <w:rFonts w:ascii="宋体" w:eastAsia="宋体" w:hAnsi="宋体"/>
        </w:rPr>
        <w:t>5369</w:t>
      </w:r>
      <w:r w:rsidRPr="00C81BAD">
        <w:rPr>
          <w:rFonts w:ascii="宋体" w:eastAsia="宋体" w:hAnsi="宋体" w:hint="eastAsia"/>
        </w:rPr>
        <w:t>-</w:t>
      </w:r>
      <w:r w:rsidRPr="00C81BAD">
        <w:rPr>
          <w:rFonts w:ascii="宋体" w:eastAsia="宋体" w:hAnsi="宋体"/>
        </w:rPr>
        <w:t>5370</w:t>
      </w:r>
    </w:p>
    <w:p w:rsidR="0052259C" w:rsidRPr="00C81BAD" w:rsidRDefault="0052259C" w:rsidP="00443655">
      <w:pPr>
        <w:rPr>
          <w:rFonts w:ascii="宋体" w:eastAsia="宋体" w:hAnsi="宋体"/>
        </w:rPr>
      </w:pPr>
      <w:r w:rsidRPr="00C81BAD">
        <w:rPr>
          <w:rFonts w:ascii="宋体" w:eastAsia="宋体" w:hAnsi="宋体"/>
        </w:rPr>
        <w:lastRenderedPageBreak/>
        <w:t>5376</w:t>
      </w:r>
      <w:r w:rsidRPr="00C81BAD">
        <w:rPr>
          <w:rFonts w:ascii="宋体" w:eastAsia="宋体" w:hAnsi="宋体" w:hint="eastAsia"/>
        </w:rPr>
        <w:t>-</w:t>
      </w:r>
      <w:r w:rsidRPr="00C81BAD">
        <w:rPr>
          <w:rFonts w:ascii="宋体" w:eastAsia="宋体" w:hAnsi="宋体"/>
        </w:rPr>
        <w:t>5377</w:t>
      </w:r>
    </w:p>
    <w:p w:rsidR="0052259C" w:rsidRPr="00C81BAD" w:rsidRDefault="002148E6" w:rsidP="00443655">
      <w:pPr>
        <w:rPr>
          <w:rFonts w:ascii="宋体" w:eastAsia="宋体" w:hAnsi="宋体"/>
        </w:rPr>
      </w:pPr>
      <w:r w:rsidRPr="00C81BAD">
        <w:rPr>
          <w:rFonts w:ascii="宋体" w:eastAsia="宋体" w:hAnsi="宋体" w:hint="eastAsia"/>
        </w:rPr>
        <w:t>5354</w:t>
      </w:r>
    </w:p>
    <w:p w:rsidR="002148E6" w:rsidRPr="00C81BAD" w:rsidRDefault="002148E6" w:rsidP="00443655">
      <w:pPr>
        <w:rPr>
          <w:rFonts w:ascii="宋体" w:eastAsia="宋体" w:hAnsi="宋体"/>
        </w:rPr>
      </w:pPr>
      <w:r w:rsidRPr="00C81BAD">
        <w:rPr>
          <w:rFonts w:ascii="宋体" w:eastAsia="宋体" w:hAnsi="宋体"/>
        </w:rPr>
        <w:t>5356</w:t>
      </w:r>
    </w:p>
    <w:p w:rsidR="002148E6" w:rsidRPr="00C81BAD" w:rsidRDefault="002148E6" w:rsidP="00443655">
      <w:pPr>
        <w:rPr>
          <w:rFonts w:ascii="宋体" w:eastAsia="宋体" w:hAnsi="宋体"/>
        </w:rPr>
      </w:pPr>
      <w:r w:rsidRPr="00C81BAD">
        <w:rPr>
          <w:rFonts w:ascii="宋体" w:eastAsia="宋体" w:hAnsi="宋体"/>
        </w:rPr>
        <w:t>5359</w:t>
      </w:r>
    </w:p>
    <w:p w:rsidR="002148E6" w:rsidRPr="00C81BAD" w:rsidRDefault="002148E6" w:rsidP="00443655">
      <w:pPr>
        <w:rPr>
          <w:rFonts w:ascii="宋体" w:eastAsia="宋体" w:hAnsi="宋体"/>
        </w:rPr>
      </w:pPr>
      <w:r w:rsidRPr="00C81BAD">
        <w:rPr>
          <w:rFonts w:ascii="宋体" w:eastAsia="宋体" w:hAnsi="宋体" w:hint="eastAsia"/>
        </w:rPr>
        <w:t>5343</w:t>
      </w:r>
    </w:p>
    <w:p w:rsidR="002148E6" w:rsidRPr="00C81BAD" w:rsidRDefault="002148E6" w:rsidP="00443655">
      <w:pPr>
        <w:rPr>
          <w:rFonts w:ascii="宋体" w:eastAsia="宋体" w:hAnsi="宋体"/>
        </w:rPr>
      </w:pPr>
      <w:r w:rsidRPr="00C81BAD">
        <w:rPr>
          <w:rFonts w:ascii="宋体" w:eastAsia="宋体" w:hAnsi="宋体"/>
        </w:rPr>
        <w:t>5345</w:t>
      </w:r>
      <w:r w:rsidRPr="00C81BAD">
        <w:rPr>
          <w:rFonts w:ascii="宋体" w:eastAsia="宋体" w:hAnsi="宋体" w:hint="eastAsia"/>
        </w:rPr>
        <w:t>-</w:t>
      </w:r>
      <w:r w:rsidRPr="00C81BAD">
        <w:rPr>
          <w:rFonts w:ascii="宋体" w:eastAsia="宋体" w:hAnsi="宋体"/>
        </w:rPr>
        <w:t>5346</w:t>
      </w:r>
    </w:p>
    <w:p w:rsidR="002148E6" w:rsidRPr="00C81BAD" w:rsidRDefault="002148E6" w:rsidP="00443655">
      <w:pPr>
        <w:rPr>
          <w:rFonts w:ascii="宋体" w:eastAsia="宋体" w:hAnsi="宋体"/>
        </w:rPr>
      </w:pPr>
      <w:r w:rsidRPr="00C81BAD">
        <w:rPr>
          <w:rFonts w:ascii="宋体" w:eastAsia="宋体" w:hAnsi="宋体"/>
        </w:rPr>
        <w:t>5350</w:t>
      </w:r>
    </w:p>
    <w:p w:rsidR="002148E6" w:rsidRPr="00C81BAD" w:rsidRDefault="002148E6" w:rsidP="00443655">
      <w:pPr>
        <w:rPr>
          <w:rFonts w:ascii="宋体" w:eastAsia="宋体" w:hAnsi="宋体"/>
        </w:rPr>
      </w:pPr>
      <w:r w:rsidRPr="00C81BAD">
        <w:rPr>
          <w:rFonts w:ascii="宋体" w:eastAsia="宋体" w:hAnsi="宋体" w:hint="eastAsia"/>
        </w:rPr>
        <w:t>5329-</w:t>
      </w:r>
      <w:r w:rsidRPr="00C81BAD">
        <w:rPr>
          <w:rFonts w:ascii="宋体" w:eastAsia="宋体" w:hAnsi="宋体"/>
        </w:rPr>
        <w:t>5333</w:t>
      </w:r>
    </w:p>
    <w:p w:rsidR="002148E6" w:rsidRPr="00C81BAD" w:rsidRDefault="002148E6" w:rsidP="00443655">
      <w:pPr>
        <w:rPr>
          <w:rFonts w:ascii="宋体" w:eastAsia="宋体" w:hAnsi="宋体"/>
        </w:rPr>
      </w:pPr>
      <w:r w:rsidRPr="00C81BAD">
        <w:rPr>
          <w:rFonts w:ascii="宋体" w:eastAsia="宋体" w:hAnsi="宋体"/>
        </w:rPr>
        <w:t>5337</w:t>
      </w:r>
    </w:p>
    <w:p w:rsidR="002148E6" w:rsidRPr="00C81BAD" w:rsidRDefault="002148E6" w:rsidP="00443655">
      <w:pPr>
        <w:rPr>
          <w:rFonts w:ascii="宋体" w:eastAsia="宋体" w:hAnsi="宋体"/>
        </w:rPr>
      </w:pPr>
      <w:r w:rsidRPr="00C81BAD">
        <w:rPr>
          <w:rFonts w:ascii="宋体" w:eastAsia="宋体" w:hAnsi="宋体" w:hint="eastAsia"/>
        </w:rPr>
        <w:t>5320-</w:t>
      </w:r>
      <w:r w:rsidRPr="00C81BAD">
        <w:rPr>
          <w:rFonts w:ascii="宋体" w:eastAsia="宋体" w:hAnsi="宋体"/>
        </w:rPr>
        <w:t>5322</w:t>
      </w:r>
    </w:p>
    <w:p w:rsidR="002148E6" w:rsidRPr="00C81BAD" w:rsidRDefault="002148E6" w:rsidP="00443655">
      <w:pPr>
        <w:rPr>
          <w:rFonts w:ascii="宋体" w:eastAsia="宋体" w:hAnsi="宋体"/>
        </w:rPr>
      </w:pPr>
      <w:r w:rsidRPr="00C81BAD">
        <w:rPr>
          <w:rFonts w:ascii="宋体" w:eastAsia="宋体" w:hAnsi="宋体"/>
        </w:rPr>
        <w:t>5324</w:t>
      </w:r>
    </w:p>
    <w:p w:rsidR="002148E6" w:rsidRPr="00C81BAD" w:rsidRDefault="002148E6" w:rsidP="00443655">
      <w:pPr>
        <w:rPr>
          <w:rFonts w:ascii="宋体" w:eastAsia="宋体" w:hAnsi="宋体"/>
        </w:rPr>
      </w:pPr>
      <w:r w:rsidRPr="00C81BAD">
        <w:rPr>
          <w:rFonts w:ascii="宋体" w:eastAsia="宋体" w:hAnsi="宋体" w:hint="eastAsia"/>
        </w:rPr>
        <w:t>5300</w:t>
      </w:r>
    </w:p>
    <w:p w:rsidR="002148E6" w:rsidRPr="00C81BAD" w:rsidRDefault="002148E6" w:rsidP="00443655">
      <w:pPr>
        <w:rPr>
          <w:rFonts w:ascii="宋体" w:eastAsia="宋体" w:hAnsi="宋体"/>
        </w:rPr>
      </w:pPr>
      <w:r w:rsidRPr="00C81BAD">
        <w:rPr>
          <w:rFonts w:ascii="宋体" w:eastAsia="宋体" w:hAnsi="宋体"/>
        </w:rPr>
        <w:t>5302</w:t>
      </w:r>
    </w:p>
    <w:p w:rsidR="002148E6" w:rsidRPr="00C81BAD" w:rsidRDefault="002148E6" w:rsidP="00443655">
      <w:pPr>
        <w:rPr>
          <w:rFonts w:ascii="宋体" w:eastAsia="宋体" w:hAnsi="宋体"/>
        </w:rPr>
      </w:pPr>
      <w:r w:rsidRPr="00C81BAD">
        <w:rPr>
          <w:rFonts w:ascii="宋体" w:eastAsia="宋体" w:hAnsi="宋体"/>
        </w:rPr>
        <w:t>5304</w:t>
      </w:r>
    </w:p>
    <w:p w:rsidR="002148E6" w:rsidRPr="00C81BAD" w:rsidRDefault="002148E6" w:rsidP="00443655">
      <w:pPr>
        <w:rPr>
          <w:rFonts w:ascii="宋体" w:eastAsia="宋体" w:hAnsi="宋体"/>
        </w:rPr>
      </w:pPr>
      <w:r w:rsidRPr="00C81BAD">
        <w:rPr>
          <w:rFonts w:ascii="宋体" w:eastAsia="宋体" w:hAnsi="宋体"/>
        </w:rPr>
        <w:t>5306</w:t>
      </w:r>
      <w:r w:rsidRPr="00C81BAD">
        <w:rPr>
          <w:rFonts w:ascii="宋体" w:eastAsia="宋体" w:hAnsi="宋体" w:hint="eastAsia"/>
        </w:rPr>
        <w:t>-</w:t>
      </w:r>
      <w:r w:rsidRPr="00C81BAD">
        <w:rPr>
          <w:rFonts w:ascii="宋体" w:eastAsia="宋体" w:hAnsi="宋体"/>
        </w:rPr>
        <w:t>5307</w:t>
      </w:r>
    </w:p>
    <w:p w:rsidR="002148E6" w:rsidRPr="00C81BAD" w:rsidRDefault="002148E6" w:rsidP="00443655">
      <w:pPr>
        <w:rPr>
          <w:rFonts w:ascii="宋体" w:eastAsia="宋体" w:hAnsi="宋体"/>
        </w:rPr>
      </w:pPr>
      <w:r w:rsidRPr="00C81BAD">
        <w:rPr>
          <w:rFonts w:ascii="宋体" w:eastAsia="宋体" w:hAnsi="宋体"/>
        </w:rPr>
        <w:t>5309</w:t>
      </w:r>
    </w:p>
    <w:p w:rsidR="00DD0D9E" w:rsidRPr="00C81BAD" w:rsidRDefault="00FA5F28" w:rsidP="00443655">
      <w:pPr>
        <w:rPr>
          <w:rFonts w:ascii="宋体" w:eastAsia="宋体" w:hAnsi="宋体"/>
        </w:rPr>
      </w:pPr>
      <w:r w:rsidRPr="00C81BAD">
        <w:rPr>
          <w:rFonts w:ascii="宋体" w:eastAsia="宋体" w:hAnsi="宋体" w:hint="eastAsia"/>
        </w:rPr>
        <w:t>5290-</w:t>
      </w:r>
      <w:r w:rsidRPr="00C81BAD">
        <w:rPr>
          <w:rFonts w:ascii="宋体" w:eastAsia="宋体" w:hAnsi="宋体"/>
        </w:rPr>
        <w:t>5293</w:t>
      </w:r>
    </w:p>
    <w:p w:rsidR="00FA5F28" w:rsidRPr="00C81BAD" w:rsidRDefault="00FA5F28" w:rsidP="00443655">
      <w:pPr>
        <w:rPr>
          <w:rFonts w:ascii="宋体" w:eastAsia="宋体" w:hAnsi="宋体"/>
        </w:rPr>
      </w:pPr>
      <w:r w:rsidRPr="00C81BAD">
        <w:rPr>
          <w:rFonts w:ascii="宋体" w:eastAsia="宋体" w:hAnsi="宋体"/>
        </w:rPr>
        <w:t>5295</w:t>
      </w:r>
      <w:r w:rsidRPr="00C81BAD">
        <w:rPr>
          <w:rFonts w:ascii="宋体" w:eastAsia="宋体" w:hAnsi="宋体" w:hint="eastAsia"/>
        </w:rPr>
        <w:t>-</w:t>
      </w:r>
      <w:r w:rsidRPr="00C81BAD">
        <w:rPr>
          <w:rFonts w:ascii="宋体" w:eastAsia="宋体" w:hAnsi="宋体"/>
        </w:rPr>
        <w:t>5298</w:t>
      </w:r>
    </w:p>
    <w:p w:rsidR="00FA5F28" w:rsidRPr="00C81BAD" w:rsidRDefault="00FA5F28" w:rsidP="00443655">
      <w:pPr>
        <w:rPr>
          <w:rFonts w:ascii="宋体" w:eastAsia="宋体" w:hAnsi="宋体"/>
        </w:rPr>
      </w:pPr>
    </w:p>
    <w:p w:rsidR="0042361E" w:rsidRPr="00C81BAD" w:rsidRDefault="009A16F6" w:rsidP="00443655">
      <w:pPr>
        <w:rPr>
          <w:rFonts w:ascii="宋体" w:eastAsia="宋体" w:hAnsi="宋体"/>
        </w:rPr>
      </w:pPr>
      <w:r w:rsidRPr="00C81BAD">
        <w:rPr>
          <w:rFonts w:ascii="宋体" w:eastAsia="宋体" w:hAnsi="宋体" w:hint="eastAsia"/>
        </w:rPr>
        <w:t>2</w:t>
      </w:r>
      <w:r w:rsidRPr="00C81BAD">
        <w:rPr>
          <w:rFonts w:ascii="宋体" w:eastAsia="宋体" w:hAnsi="宋体"/>
        </w:rPr>
        <w:t>018</w:t>
      </w:r>
      <w:r w:rsidRPr="00C81BAD">
        <w:rPr>
          <w:rFonts w:ascii="宋体" w:eastAsia="宋体" w:hAnsi="宋体" w:hint="eastAsia"/>
        </w:rPr>
        <w:t>多校</w:t>
      </w:r>
    </w:p>
    <w:p w:rsidR="00377524" w:rsidRPr="00C81BAD" w:rsidRDefault="00377524" w:rsidP="00EC0BCA">
      <w:pPr>
        <w:rPr>
          <w:rFonts w:ascii="宋体" w:eastAsia="宋体" w:hAnsi="宋体"/>
        </w:rPr>
      </w:pPr>
      <w:r w:rsidRPr="00C81BAD">
        <w:rPr>
          <w:rFonts w:ascii="宋体" w:eastAsia="宋体" w:hAnsi="宋体" w:hint="eastAsia"/>
        </w:rPr>
        <w:t>2017多校</w:t>
      </w:r>
      <w:r w:rsidR="00EC0BCA" w:rsidRPr="00C81BAD">
        <w:rPr>
          <w:rFonts w:ascii="宋体" w:eastAsia="宋体" w:hAnsi="宋体"/>
        </w:rPr>
        <w:t>-</w:t>
      </w:r>
      <w:r w:rsidR="00EC0BCA" w:rsidRPr="00C81BAD">
        <w:rPr>
          <w:rFonts w:ascii="宋体" w:eastAsia="宋体" w:hAnsi="宋体" w:hint="eastAsia"/>
        </w:rPr>
        <w:t>已处理</w:t>
      </w:r>
    </w:p>
    <w:p w:rsidR="00377524" w:rsidRPr="00C81BAD" w:rsidRDefault="00377524" w:rsidP="00377524">
      <w:pPr>
        <w:rPr>
          <w:rFonts w:ascii="宋体" w:eastAsia="宋体" w:hAnsi="宋体"/>
        </w:rPr>
      </w:pPr>
      <w:r w:rsidRPr="00C81BAD">
        <w:rPr>
          <w:rFonts w:ascii="宋体" w:eastAsia="宋体" w:hAnsi="宋体" w:hint="eastAsia"/>
        </w:rPr>
        <w:t>2016多校</w:t>
      </w:r>
      <w:r w:rsidR="00D3190B" w:rsidRPr="00C81BAD">
        <w:rPr>
          <w:rFonts w:ascii="宋体" w:eastAsia="宋体" w:hAnsi="宋体" w:hint="eastAsia"/>
        </w:rPr>
        <w:t>-已处理</w:t>
      </w:r>
    </w:p>
    <w:p w:rsidR="00377524" w:rsidRPr="00C81BAD" w:rsidRDefault="00377524" w:rsidP="00377524">
      <w:pPr>
        <w:rPr>
          <w:rFonts w:ascii="宋体" w:eastAsia="宋体" w:hAnsi="宋体"/>
        </w:rPr>
      </w:pPr>
      <w:r w:rsidRPr="00C81BAD">
        <w:rPr>
          <w:rFonts w:ascii="宋体" w:eastAsia="宋体" w:hAnsi="宋体" w:hint="eastAsia"/>
        </w:rPr>
        <w:t>2015多校</w:t>
      </w:r>
      <w:r w:rsidR="00950641" w:rsidRPr="00C81BAD">
        <w:rPr>
          <w:rFonts w:ascii="宋体" w:eastAsia="宋体" w:hAnsi="宋体" w:hint="eastAsia"/>
        </w:rPr>
        <w:t>-已处理</w:t>
      </w:r>
    </w:p>
    <w:p w:rsidR="00377524" w:rsidRPr="00C81BAD" w:rsidRDefault="00377524" w:rsidP="00377524">
      <w:pPr>
        <w:rPr>
          <w:rFonts w:ascii="宋体" w:eastAsia="宋体" w:hAnsi="宋体"/>
        </w:rPr>
      </w:pPr>
      <w:r w:rsidRPr="00C81BAD">
        <w:rPr>
          <w:rFonts w:ascii="宋体" w:eastAsia="宋体" w:hAnsi="宋体" w:hint="eastAsia"/>
        </w:rPr>
        <w:t>2014多校</w:t>
      </w:r>
    </w:p>
    <w:p w:rsidR="00377524" w:rsidRPr="00C81BAD" w:rsidRDefault="00377524" w:rsidP="00377524">
      <w:pPr>
        <w:rPr>
          <w:rFonts w:ascii="宋体" w:eastAsia="宋体" w:hAnsi="宋体"/>
        </w:rPr>
      </w:pPr>
      <w:r w:rsidRPr="00C81BAD">
        <w:rPr>
          <w:rFonts w:ascii="宋体" w:eastAsia="宋体" w:hAnsi="宋体" w:hint="eastAsia"/>
        </w:rPr>
        <w:t>10</w:t>
      </w:r>
    </w:p>
    <w:p w:rsidR="00377524" w:rsidRPr="00C81BAD" w:rsidRDefault="00377524" w:rsidP="00377524">
      <w:pPr>
        <w:rPr>
          <w:rFonts w:ascii="宋体" w:eastAsia="宋体" w:hAnsi="宋体"/>
        </w:rPr>
      </w:pPr>
      <w:r w:rsidRPr="00C81BAD">
        <w:rPr>
          <w:rFonts w:ascii="宋体" w:eastAsia="宋体" w:hAnsi="宋体"/>
        </w:rPr>
        <w:t>9</w:t>
      </w:r>
    </w:p>
    <w:p w:rsidR="00377524" w:rsidRPr="00C81BAD" w:rsidRDefault="00377524" w:rsidP="00377524">
      <w:pPr>
        <w:rPr>
          <w:rFonts w:ascii="宋体" w:eastAsia="宋体" w:hAnsi="宋体"/>
        </w:rPr>
      </w:pPr>
      <w:r w:rsidRPr="00C81BAD">
        <w:rPr>
          <w:rFonts w:ascii="宋体" w:eastAsia="宋体" w:hAnsi="宋体"/>
        </w:rPr>
        <w:t>8</w:t>
      </w:r>
    </w:p>
    <w:p w:rsidR="00377524" w:rsidRPr="00C81BAD" w:rsidRDefault="00377524" w:rsidP="00377524">
      <w:pPr>
        <w:rPr>
          <w:rFonts w:ascii="宋体" w:eastAsia="宋体" w:hAnsi="宋体"/>
        </w:rPr>
      </w:pPr>
      <w:r w:rsidRPr="00C81BAD">
        <w:rPr>
          <w:rFonts w:ascii="宋体" w:eastAsia="宋体" w:hAnsi="宋体"/>
        </w:rPr>
        <w:t>7</w:t>
      </w:r>
    </w:p>
    <w:p w:rsidR="00377524" w:rsidRPr="00C81BAD" w:rsidRDefault="00377524" w:rsidP="00377524">
      <w:pPr>
        <w:rPr>
          <w:rFonts w:ascii="宋体" w:eastAsia="宋体" w:hAnsi="宋体"/>
        </w:rPr>
      </w:pPr>
      <w:r w:rsidRPr="00C81BAD">
        <w:rPr>
          <w:rFonts w:ascii="宋体" w:eastAsia="宋体" w:hAnsi="宋体"/>
        </w:rPr>
        <w:t>6</w:t>
      </w:r>
    </w:p>
    <w:p w:rsidR="00377524" w:rsidRPr="00C81BAD" w:rsidRDefault="00377524" w:rsidP="00377524">
      <w:pPr>
        <w:rPr>
          <w:rFonts w:ascii="宋体" w:eastAsia="宋体" w:hAnsi="宋体"/>
        </w:rPr>
      </w:pPr>
      <w:r w:rsidRPr="00C81BAD">
        <w:rPr>
          <w:rFonts w:ascii="宋体" w:eastAsia="宋体" w:hAnsi="宋体"/>
        </w:rPr>
        <w:t>5</w:t>
      </w:r>
    </w:p>
    <w:p w:rsidR="00377524" w:rsidRPr="00C81BAD" w:rsidRDefault="00377524" w:rsidP="00377524">
      <w:pPr>
        <w:rPr>
          <w:rFonts w:ascii="宋体" w:eastAsia="宋体" w:hAnsi="宋体"/>
        </w:rPr>
      </w:pPr>
      <w:r w:rsidRPr="00C81BAD">
        <w:rPr>
          <w:rFonts w:ascii="宋体" w:eastAsia="宋体" w:hAnsi="宋体"/>
        </w:rPr>
        <w:t>4</w:t>
      </w:r>
    </w:p>
    <w:p w:rsidR="00377524" w:rsidRPr="00C81BAD" w:rsidRDefault="00377524" w:rsidP="00377524">
      <w:pPr>
        <w:rPr>
          <w:rFonts w:ascii="宋体" w:eastAsia="宋体" w:hAnsi="宋体"/>
        </w:rPr>
      </w:pPr>
      <w:r w:rsidRPr="00C81BAD">
        <w:rPr>
          <w:rFonts w:ascii="宋体" w:eastAsia="宋体" w:hAnsi="宋体"/>
        </w:rPr>
        <w:t>3</w:t>
      </w:r>
    </w:p>
    <w:p w:rsidR="00377524" w:rsidRPr="00C81BAD" w:rsidRDefault="00377524" w:rsidP="00377524">
      <w:pPr>
        <w:rPr>
          <w:rFonts w:ascii="宋体" w:eastAsia="宋体" w:hAnsi="宋体"/>
        </w:rPr>
      </w:pPr>
      <w:r w:rsidRPr="00C81BAD">
        <w:rPr>
          <w:rFonts w:ascii="宋体" w:eastAsia="宋体" w:hAnsi="宋体"/>
        </w:rPr>
        <w:t>2</w:t>
      </w:r>
    </w:p>
    <w:p w:rsidR="00377524" w:rsidRPr="00C81BAD" w:rsidRDefault="00377524" w:rsidP="00377524">
      <w:pPr>
        <w:rPr>
          <w:rFonts w:ascii="宋体" w:eastAsia="宋体" w:hAnsi="宋体"/>
        </w:rPr>
      </w:pPr>
      <w:r w:rsidRPr="00C81BAD">
        <w:rPr>
          <w:rFonts w:ascii="宋体" w:eastAsia="宋体" w:hAnsi="宋体"/>
        </w:rPr>
        <w:t>1</w:t>
      </w:r>
    </w:p>
    <w:p w:rsidR="00377524" w:rsidRPr="00C81BAD" w:rsidRDefault="00377524" w:rsidP="00377524">
      <w:pPr>
        <w:rPr>
          <w:rFonts w:ascii="宋体" w:eastAsia="宋体" w:hAnsi="宋体"/>
        </w:rPr>
      </w:pPr>
      <w:r w:rsidRPr="00C81BAD">
        <w:rPr>
          <w:rFonts w:ascii="宋体" w:eastAsia="宋体" w:hAnsi="宋体" w:hint="eastAsia"/>
        </w:rPr>
        <w:t>2013多校</w:t>
      </w:r>
    </w:p>
    <w:p w:rsidR="00377524" w:rsidRPr="00C81BAD" w:rsidRDefault="00377524" w:rsidP="00377524">
      <w:pPr>
        <w:rPr>
          <w:rFonts w:ascii="宋体" w:eastAsia="宋体" w:hAnsi="宋体"/>
        </w:rPr>
      </w:pPr>
      <w:r w:rsidRPr="00C81BAD">
        <w:rPr>
          <w:rFonts w:ascii="宋体" w:eastAsia="宋体" w:hAnsi="宋体" w:hint="eastAsia"/>
        </w:rPr>
        <w:t>10</w:t>
      </w:r>
    </w:p>
    <w:p w:rsidR="00377524" w:rsidRPr="00C81BAD" w:rsidRDefault="00377524" w:rsidP="00377524">
      <w:pPr>
        <w:rPr>
          <w:rFonts w:ascii="宋体" w:eastAsia="宋体" w:hAnsi="宋体"/>
        </w:rPr>
      </w:pPr>
      <w:r w:rsidRPr="00C81BAD">
        <w:rPr>
          <w:rFonts w:ascii="宋体" w:eastAsia="宋体" w:hAnsi="宋体"/>
        </w:rPr>
        <w:t>9</w:t>
      </w:r>
    </w:p>
    <w:p w:rsidR="00377524" w:rsidRPr="00C81BAD" w:rsidRDefault="00377524" w:rsidP="00377524">
      <w:pPr>
        <w:rPr>
          <w:rFonts w:ascii="宋体" w:eastAsia="宋体" w:hAnsi="宋体"/>
        </w:rPr>
      </w:pPr>
      <w:r w:rsidRPr="00C81BAD">
        <w:rPr>
          <w:rFonts w:ascii="宋体" w:eastAsia="宋体" w:hAnsi="宋体"/>
        </w:rPr>
        <w:t>8</w:t>
      </w:r>
    </w:p>
    <w:p w:rsidR="00377524" w:rsidRPr="00C81BAD" w:rsidRDefault="00377524" w:rsidP="00377524">
      <w:pPr>
        <w:rPr>
          <w:rFonts w:ascii="宋体" w:eastAsia="宋体" w:hAnsi="宋体"/>
        </w:rPr>
      </w:pPr>
      <w:r w:rsidRPr="00C81BAD">
        <w:rPr>
          <w:rFonts w:ascii="宋体" w:eastAsia="宋体" w:hAnsi="宋体"/>
        </w:rPr>
        <w:t>7</w:t>
      </w:r>
    </w:p>
    <w:p w:rsidR="00377524" w:rsidRPr="00C81BAD" w:rsidRDefault="00377524" w:rsidP="00377524">
      <w:pPr>
        <w:rPr>
          <w:rFonts w:ascii="宋体" w:eastAsia="宋体" w:hAnsi="宋体"/>
        </w:rPr>
      </w:pPr>
      <w:r w:rsidRPr="00C81BAD">
        <w:rPr>
          <w:rFonts w:ascii="宋体" w:eastAsia="宋体" w:hAnsi="宋体"/>
        </w:rPr>
        <w:t>6</w:t>
      </w:r>
    </w:p>
    <w:p w:rsidR="00377524" w:rsidRPr="00C81BAD" w:rsidRDefault="00377524" w:rsidP="00377524">
      <w:pPr>
        <w:rPr>
          <w:rFonts w:ascii="宋体" w:eastAsia="宋体" w:hAnsi="宋体"/>
        </w:rPr>
      </w:pPr>
      <w:r w:rsidRPr="00C81BAD">
        <w:rPr>
          <w:rFonts w:ascii="宋体" w:eastAsia="宋体" w:hAnsi="宋体"/>
        </w:rPr>
        <w:t>5</w:t>
      </w:r>
    </w:p>
    <w:p w:rsidR="00377524" w:rsidRPr="00C81BAD" w:rsidRDefault="00377524" w:rsidP="00377524">
      <w:pPr>
        <w:rPr>
          <w:rFonts w:ascii="宋体" w:eastAsia="宋体" w:hAnsi="宋体"/>
        </w:rPr>
      </w:pPr>
      <w:r w:rsidRPr="00C81BAD">
        <w:rPr>
          <w:rFonts w:ascii="宋体" w:eastAsia="宋体" w:hAnsi="宋体"/>
        </w:rPr>
        <w:t>4</w:t>
      </w:r>
    </w:p>
    <w:p w:rsidR="00377524" w:rsidRPr="00C81BAD" w:rsidRDefault="00377524" w:rsidP="00377524">
      <w:pPr>
        <w:rPr>
          <w:rFonts w:ascii="宋体" w:eastAsia="宋体" w:hAnsi="宋体"/>
        </w:rPr>
      </w:pPr>
      <w:r w:rsidRPr="00C81BAD">
        <w:rPr>
          <w:rFonts w:ascii="宋体" w:eastAsia="宋体" w:hAnsi="宋体"/>
        </w:rPr>
        <w:t>3</w:t>
      </w:r>
    </w:p>
    <w:p w:rsidR="00377524" w:rsidRPr="00C81BAD" w:rsidRDefault="00377524" w:rsidP="00377524">
      <w:pPr>
        <w:rPr>
          <w:rFonts w:ascii="宋体" w:eastAsia="宋体" w:hAnsi="宋体"/>
        </w:rPr>
      </w:pPr>
      <w:r w:rsidRPr="00C81BAD">
        <w:rPr>
          <w:rFonts w:ascii="宋体" w:eastAsia="宋体" w:hAnsi="宋体"/>
        </w:rPr>
        <w:t>2</w:t>
      </w:r>
    </w:p>
    <w:p w:rsidR="00377524" w:rsidRPr="00C81BAD" w:rsidRDefault="00377524" w:rsidP="00377524">
      <w:pPr>
        <w:rPr>
          <w:rFonts w:ascii="宋体" w:eastAsia="宋体" w:hAnsi="宋体"/>
        </w:rPr>
      </w:pPr>
      <w:r w:rsidRPr="00C81BAD">
        <w:rPr>
          <w:rFonts w:ascii="宋体" w:eastAsia="宋体" w:hAnsi="宋体"/>
        </w:rPr>
        <w:lastRenderedPageBreak/>
        <w:t>1</w:t>
      </w:r>
    </w:p>
    <w:p w:rsidR="00377524" w:rsidRPr="00C81BAD" w:rsidRDefault="00377524" w:rsidP="00377524">
      <w:pPr>
        <w:rPr>
          <w:rFonts w:ascii="宋体" w:eastAsia="宋体" w:hAnsi="宋体"/>
        </w:rPr>
      </w:pPr>
      <w:r w:rsidRPr="00C81BAD">
        <w:rPr>
          <w:rFonts w:ascii="宋体" w:eastAsia="宋体" w:hAnsi="宋体" w:hint="eastAsia"/>
        </w:rPr>
        <w:t>2012多校</w:t>
      </w:r>
    </w:p>
    <w:p w:rsidR="00377524" w:rsidRPr="00C81BAD" w:rsidRDefault="00377524" w:rsidP="00377524">
      <w:pPr>
        <w:rPr>
          <w:rFonts w:ascii="宋体" w:eastAsia="宋体" w:hAnsi="宋体"/>
        </w:rPr>
      </w:pPr>
      <w:r w:rsidRPr="00C81BAD">
        <w:rPr>
          <w:rFonts w:ascii="宋体" w:eastAsia="宋体" w:hAnsi="宋体" w:hint="eastAsia"/>
        </w:rPr>
        <w:t>10</w:t>
      </w:r>
    </w:p>
    <w:p w:rsidR="00377524" w:rsidRPr="00C81BAD" w:rsidRDefault="00377524" w:rsidP="00377524">
      <w:pPr>
        <w:rPr>
          <w:rFonts w:ascii="宋体" w:eastAsia="宋体" w:hAnsi="宋体"/>
        </w:rPr>
      </w:pPr>
      <w:r w:rsidRPr="00C81BAD">
        <w:rPr>
          <w:rFonts w:ascii="宋体" w:eastAsia="宋体" w:hAnsi="宋体"/>
        </w:rPr>
        <w:t>9</w:t>
      </w:r>
    </w:p>
    <w:p w:rsidR="00377524" w:rsidRPr="00C81BAD" w:rsidRDefault="00377524" w:rsidP="00377524">
      <w:pPr>
        <w:rPr>
          <w:rFonts w:ascii="宋体" w:eastAsia="宋体" w:hAnsi="宋体"/>
        </w:rPr>
      </w:pPr>
      <w:r w:rsidRPr="00C81BAD">
        <w:rPr>
          <w:rFonts w:ascii="宋体" w:eastAsia="宋体" w:hAnsi="宋体"/>
        </w:rPr>
        <w:t>8</w:t>
      </w:r>
    </w:p>
    <w:p w:rsidR="00377524" w:rsidRPr="00C81BAD" w:rsidRDefault="00377524" w:rsidP="00377524">
      <w:pPr>
        <w:rPr>
          <w:rFonts w:ascii="宋体" w:eastAsia="宋体" w:hAnsi="宋体"/>
        </w:rPr>
      </w:pPr>
      <w:r w:rsidRPr="00C81BAD">
        <w:rPr>
          <w:rFonts w:ascii="宋体" w:eastAsia="宋体" w:hAnsi="宋体"/>
        </w:rPr>
        <w:t>7</w:t>
      </w:r>
    </w:p>
    <w:p w:rsidR="00377524" w:rsidRPr="00C81BAD" w:rsidRDefault="00377524" w:rsidP="00377524">
      <w:pPr>
        <w:rPr>
          <w:rFonts w:ascii="宋体" w:eastAsia="宋体" w:hAnsi="宋体"/>
        </w:rPr>
      </w:pPr>
      <w:r w:rsidRPr="00C81BAD">
        <w:rPr>
          <w:rFonts w:ascii="宋体" w:eastAsia="宋体" w:hAnsi="宋体"/>
        </w:rPr>
        <w:t>6</w:t>
      </w:r>
    </w:p>
    <w:p w:rsidR="00377524" w:rsidRPr="00C81BAD" w:rsidRDefault="00377524" w:rsidP="00377524">
      <w:pPr>
        <w:rPr>
          <w:rFonts w:ascii="宋体" w:eastAsia="宋体" w:hAnsi="宋体"/>
        </w:rPr>
      </w:pPr>
      <w:r w:rsidRPr="00C81BAD">
        <w:rPr>
          <w:rFonts w:ascii="宋体" w:eastAsia="宋体" w:hAnsi="宋体"/>
        </w:rPr>
        <w:t>5</w:t>
      </w:r>
    </w:p>
    <w:p w:rsidR="00377524" w:rsidRPr="00C81BAD" w:rsidRDefault="00377524" w:rsidP="00377524">
      <w:pPr>
        <w:rPr>
          <w:rFonts w:ascii="宋体" w:eastAsia="宋体" w:hAnsi="宋体"/>
        </w:rPr>
      </w:pPr>
      <w:r w:rsidRPr="00C81BAD">
        <w:rPr>
          <w:rFonts w:ascii="宋体" w:eastAsia="宋体" w:hAnsi="宋体"/>
        </w:rPr>
        <w:t>4</w:t>
      </w:r>
    </w:p>
    <w:p w:rsidR="00377524" w:rsidRPr="00C81BAD" w:rsidRDefault="00377524" w:rsidP="00377524">
      <w:pPr>
        <w:rPr>
          <w:rFonts w:ascii="宋体" w:eastAsia="宋体" w:hAnsi="宋体"/>
        </w:rPr>
      </w:pPr>
      <w:r w:rsidRPr="00C81BAD">
        <w:rPr>
          <w:rFonts w:ascii="宋体" w:eastAsia="宋体" w:hAnsi="宋体"/>
        </w:rPr>
        <w:t>3</w:t>
      </w:r>
    </w:p>
    <w:p w:rsidR="00377524" w:rsidRPr="00C81BAD" w:rsidRDefault="00377524" w:rsidP="00377524">
      <w:pPr>
        <w:rPr>
          <w:rFonts w:ascii="宋体" w:eastAsia="宋体" w:hAnsi="宋体"/>
        </w:rPr>
      </w:pPr>
      <w:r w:rsidRPr="00C81BAD">
        <w:rPr>
          <w:rFonts w:ascii="宋体" w:eastAsia="宋体" w:hAnsi="宋体"/>
        </w:rPr>
        <w:t>2</w:t>
      </w:r>
    </w:p>
    <w:p w:rsidR="00377524" w:rsidRPr="00C81BAD" w:rsidRDefault="00377524" w:rsidP="00377524">
      <w:pPr>
        <w:rPr>
          <w:rFonts w:ascii="宋体" w:eastAsia="宋体" w:hAnsi="宋体"/>
        </w:rPr>
      </w:pPr>
      <w:r w:rsidRPr="00C81BAD">
        <w:rPr>
          <w:rFonts w:ascii="宋体" w:eastAsia="宋体" w:hAnsi="宋体"/>
        </w:rPr>
        <w:t>1</w:t>
      </w:r>
    </w:p>
    <w:p w:rsidR="00377524" w:rsidRPr="00C81BAD" w:rsidRDefault="00377524" w:rsidP="00377524">
      <w:pPr>
        <w:rPr>
          <w:rFonts w:ascii="宋体" w:eastAsia="宋体" w:hAnsi="宋体"/>
        </w:rPr>
      </w:pPr>
      <w:r w:rsidRPr="00C81BAD">
        <w:rPr>
          <w:rFonts w:ascii="宋体" w:eastAsia="宋体" w:hAnsi="宋体" w:hint="eastAsia"/>
        </w:rPr>
        <w:t>2011多校</w:t>
      </w:r>
    </w:p>
    <w:p w:rsidR="00377524" w:rsidRPr="00C81BAD" w:rsidRDefault="00377524" w:rsidP="00377524">
      <w:pPr>
        <w:rPr>
          <w:rFonts w:ascii="宋体" w:eastAsia="宋体" w:hAnsi="宋体"/>
        </w:rPr>
      </w:pPr>
      <w:r w:rsidRPr="00C81BAD">
        <w:rPr>
          <w:rFonts w:ascii="宋体" w:eastAsia="宋体" w:hAnsi="宋体" w:hint="eastAsia"/>
        </w:rPr>
        <w:t>10</w:t>
      </w:r>
    </w:p>
    <w:p w:rsidR="00377524" w:rsidRPr="00C81BAD" w:rsidRDefault="00377524" w:rsidP="00377524">
      <w:pPr>
        <w:rPr>
          <w:rFonts w:ascii="宋体" w:eastAsia="宋体" w:hAnsi="宋体"/>
        </w:rPr>
      </w:pPr>
      <w:r w:rsidRPr="00C81BAD">
        <w:rPr>
          <w:rFonts w:ascii="宋体" w:eastAsia="宋体" w:hAnsi="宋体"/>
        </w:rPr>
        <w:t>9</w:t>
      </w:r>
    </w:p>
    <w:p w:rsidR="00377524" w:rsidRPr="00C81BAD" w:rsidRDefault="00377524" w:rsidP="00377524">
      <w:pPr>
        <w:rPr>
          <w:rFonts w:ascii="宋体" w:eastAsia="宋体" w:hAnsi="宋体"/>
        </w:rPr>
      </w:pPr>
      <w:r w:rsidRPr="00C81BAD">
        <w:rPr>
          <w:rFonts w:ascii="宋体" w:eastAsia="宋体" w:hAnsi="宋体"/>
        </w:rPr>
        <w:t>8</w:t>
      </w:r>
    </w:p>
    <w:p w:rsidR="00377524" w:rsidRPr="00C81BAD" w:rsidRDefault="00377524" w:rsidP="00377524">
      <w:pPr>
        <w:rPr>
          <w:rFonts w:ascii="宋体" w:eastAsia="宋体" w:hAnsi="宋体"/>
        </w:rPr>
      </w:pPr>
      <w:r w:rsidRPr="00C81BAD">
        <w:rPr>
          <w:rFonts w:ascii="宋体" w:eastAsia="宋体" w:hAnsi="宋体"/>
        </w:rPr>
        <w:t>7</w:t>
      </w:r>
    </w:p>
    <w:p w:rsidR="00377524" w:rsidRPr="00C81BAD" w:rsidRDefault="00377524" w:rsidP="00377524">
      <w:pPr>
        <w:rPr>
          <w:rFonts w:ascii="宋体" w:eastAsia="宋体" w:hAnsi="宋体"/>
        </w:rPr>
      </w:pPr>
      <w:r w:rsidRPr="00C81BAD">
        <w:rPr>
          <w:rFonts w:ascii="宋体" w:eastAsia="宋体" w:hAnsi="宋体"/>
        </w:rPr>
        <w:t>6</w:t>
      </w:r>
    </w:p>
    <w:p w:rsidR="00377524" w:rsidRPr="00C81BAD" w:rsidRDefault="00377524" w:rsidP="00377524">
      <w:pPr>
        <w:rPr>
          <w:rFonts w:ascii="宋体" w:eastAsia="宋体" w:hAnsi="宋体"/>
        </w:rPr>
      </w:pPr>
      <w:r w:rsidRPr="00C81BAD">
        <w:rPr>
          <w:rFonts w:ascii="宋体" w:eastAsia="宋体" w:hAnsi="宋体"/>
        </w:rPr>
        <w:t>5</w:t>
      </w:r>
    </w:p>
    <w:p w:rsidR="00377524" w:rsidRPr="00C81BAD" w:rsidRDefault="00377524" w:rsidP="00377524">
      <w:pPr>
        <w:rPr>
          <w:rFonts w:ascii="宋体" w:eastAsia="宋体" w:hAnsi="宋体"/>
        </w:rPr>
      </w:pPr>
      <w:r w:rsidRPr="00C81BAD">
        <w:rPr>
          <w:rFonts w:ascii="宋体" w:eastAsia="宋体" w:hAnsi="宋体"/>
        </w:rPr>
        <w:t>4</w:t>
      </w:r>
    </w:p>
    <w:p w:rsidR="00377524" w:rsidRPr="00C81BAD" w:rsidRDefault="00377524" w:rsidP="00377524">
      <w:pPr>
        <w:rPr>
          <w:rFonts w:ascii="宋体" w:eastAsia="宋体" w:hAnsi="宋体"/>
        </w:rPr>
      </w:pPr>
      <w:r w:rsidRPr="00C81BAD">
        <w:rPr>
          <w:rFonts w:ascii="宋体" w:eastAsia="宋体" w:hAnsi="宋体"/>
        </w:rPr>
        <w:t>3</w:t>
      </w:r>
    </w:p>
    <w:p w:rsidR="00377524" w:rsidRPr="00C81BAD" w:rsidRDefault="00377524" w:rsidP="00377524">
      <w:pPr>
        <w:rPr>
          <w:rFonts w:ascii="宋体" w:eastAsia="宋体" w:hAnsi="宋体"/>
        </w:rPr>
      </w:pPr>
      <w:r w:rsidRPr="00C81BAD">
        <w:rPr>
          <w:rFonts w:ascii="宋体" w:eastAsia="宋体" w:hAnsi="宋体"/>
        </w:rPr>
        <w:t>2</w:t>
      </w:r>
    </w:p>
    <w:p w:rsidR="00377524" w:rsidRPr="00C81BAD" w:rsidRDefault="00377524" w:rsidP="00377524">
      <w:pPr>
        <w:rPr>
          <w:rFonts w:ascii="宋体" w:eastAsia="宋体" w:hAnsi="宋体"/>
        </w:rPr>
      </w:pPr>
      <w:r w:rsidRPr="00C81BAD">
        <w:rPr>
          <w:rFonts w:ascii="宋体" w:eastAsia="宋体" w:hAnsi="宋体"/>
        </w:rPr>
        <w:t>1</w:t>
      </w:r>
    </w:p>
    <w:p w:rsidR="009C5872" w:rsidRPr="00C81BAD" w:rsidRDefault="009C5872" w:rsidP="009C5872">
      <w:pPr>
        <w:pStyle w:val="2"/>
        <w:rPr>
          <w:rFonts w:ascii="宋体" w:eastAsia="宋体" w:hAnsi="宋体"/>
          <w:b w:val="0"/>
        </w:rPr>
      </w:pPr>
      <w:bookmarkStart w:id="267" w:name="_Toc523521350"/>
      <w:r w:rsidRPr="00C81BAD">
        <w:rPr>
          <w:rFonts w:ascii="宋体" w:eastAsia="宋体" w:hAnsi="宋体" w:hint="eastAsia"/>
          <w:b w:val="0"/>
        </w:rPr>
        <w:t>签到题题库</w:t>
      </w:r>
      <w:bookmarkEnd w:id="267"/>
    </w:p>
    <w:p w:rsidR="009C5872" w:rsidRPr="00C81BAD" w:rsidRDefault="009C5872" w:rsidP="009C5872">
      <w:pPr>
        <w:pStyle w:val="3"/>
        <w:rPr>
          <w:rFonts w:ascii="宋体" w:eastAsia="宋体" w:hAnsi="宋体"/>
          <w:b w:val="0"/>
        </w:rPr>
      </w:pPr>
      <w:bookmarkStart w:id="268" w:name="_Toc523521351"/>
      <w:r w:rsidRPr="00C81BAD">
        <w:rPr>
          <w:rFonts w:ascii="宋体" w:eastAsia="宋体" w:hAnsi="宋体" w:hint="eastAsia"/>
          <w:b w:val="0"/>
        </w:rPr>
        <w:t>51nod（</w:t>
      </w:r>
      <w:r w:rsidR="00377524" w:rsidRPr="00C81BAD">
        <w:rPr>
          <w:rFonts w:ascii="宋体" w:eastAsia="宋体" w:hAnsi="宋体" w:hint="eastAsia"/>
          <w:b w:val="0"/>
        </w:rPr>
        <w:t>一级算法题</w:t>
      </w:r>
      <w:r w:rsidRPr="00C81BAD">
        <w:rPr>
          <w:rFonts w:ascii="宋体" w:eastAsia="宋体" w:hAnsi="宋体" w:hint="eastAsia"/>
          <w:b w:val="0"/>
        </w:rPr>
        <w:t>）</w:t>
      </w:r>
      <w:bookmarkEnd w:id="268"/>
    </w:p>
    <w:p w:rsidR="009C5872" w:rsidRPr="00C81BAD" w:rsidRDefault="009C5872" w:rsidP="008D0B24">
      <w:pPr>
        <w:rPr>
          <w:rFonts w:ascii="宋体" w:eastAsia="宋体" w:hAnsi="宋体"/>
        </w:rPr>
      </w:pPr>
      <w:r w:rsidRPr="00C81BAD">
        <w:rPr>
          <w:rFonts w:ascii="宋体" w:eastAsia="宋体" w:hAnsi="宋体" w:hint="eastAsia"/>
        </w:rPr>
        <w:t>1995</w:t>
      </w:r>
      <w:r w:rsidR="001D64C7" w:rsidRPr="00C81BAD">
        <w:rPr>
          <w:rFonts w:ascii="宋体" w:eastAsia="宋体" w:hAnsi="宋体"/>
        </w:rPr>
        <w:t>-</w:t>
      </w:r>
      <w:r w:rsidR="001D64C7" w:rsidRPr="00C81BAD">
        <w:rPr>
          <w:rFonts w:ascii="宋体" w:eastAsia="宋体" w:hAnsi="宋体" w:hint="eastAsia"/>
        </w:rPr>
        <w:t>√</w:t>
      </w:r>
    </w:p>
    <w:p w:rsidR="009C5872" w:rsidRPr="00C81BAD" w:rsidRDefault="009C5872" w:rsidP="008D0B24">
      <w:pPr>
        <w:rPr>
          <w:rFonts w:ascii="宋体" w:eastAsia="宋体" w:hAnsi="宋体"/>
        </w:rPr>
      </w:pPr>
      <w:r w:rsidRPr="00C81BAD">
        <w:rPr>
          <w:rFonts w:ascii="宋体" w:eastAsia="宋体" w:hAnsi="宋体"/>
        </w:rPr>
        <w:t>2006</w:t>
      </w:r>
      <w:r w:rsidR="001D64C7" w:rsidRPr="00C81BAD">
        <w:rPr>
          <w:rFonts w:ascii="宋体" w:eastAsia="宋体" w:hAnsi="宋体" w:hint="eastAsia"/>
        </w:rPr>
        <w:t>-√</w:t>
      </w:r>
    </w:p>
    <w:p w:rsidR="009C5872" w:rsidRPr="00C81BAD" w:rsidRDefault="009C5872" w:rsidP="008D0B24">
      <w:pPr>
        <w:rPr>
          <w:rFonts w:ascii="宋体" w:eastAsia="宋体" w:hAnsi="宋体"/>
        </w:rPr>
      </w:pPr>
      <w:r w:rsidRPr="00C81BAD">
        <w:rPr>
          <w:rFonts w:ascii="宋体" w:eastAsia="宋体" w:hAnsi="宋体"/>
        </w:rPr>
        <w:t>1459</w:t>
      </w:r>
      <w:r w:rsidR="001D64C7" w:rsidRPr="00C81BAD">
        <w:rPr>
          <w:rFonts w:ascii="宋体" w:eastAsia="宋体" w:hAnsi="宋体" w:hint="eastAsia"/>
        </w:rPr>
        <w:t>-</w:t>
      </w:r>
      <w:r w:rsidR="00321BF2" w:rsidRPr="00C81BAD">
        <w:rPr>
          <w:rFonts w:ascii="宋体" w:eastAsia="宋体" w:hAnsi="宋体" w:hint="eastAsia"/>
        </w:rPr>
        <w:t>√</w:t>
      </w:r>
    </w:p>
    <w:p w:rsidR="009C5872" w:rsidRPr="00C81BAD" w:rsidRDefault="009C5872" w:rsidP="008D0B24">
      <w:pPr>
        <w:rPr>
          <w:rFonts w:ascii="宋体" w:eastAsia="宋体" w:hAnsi="宋体"/>
        </w:rPr>
      </w:pPr>
      <w:r w:rsidRPr="00C81BAD">
        <w:rPr>
          <w:rFonts w:ascii="宋体" w:eastAsia="宋体" w:hAnsi="宋体"/>
        </w:rPr>
        <w:t>1384</w:t>
      </w:r>
      <w:r w:rsidR="001D64C7" w:rsidRPr="00C81BAD">
        <w:rPr>
          <w:rFonts w:ascii="宋体" w:eastAsia="宋体" w:hAnsi="宋体" w:hint="eastAsia"/>
        </w:rPr>
        <w:t>-√</w:t>
      </w:r>
    </w:p>
    <w:p w:rsidR="009C5872" w:rsidRPr="00C81BAD" w:rsidRDefault="009C5872" w:rsidP="008D0B24">
      <w:pPr>
        <w:rPr>
          <w:rFonts w:ascii="宋体" w:eastAsia="宋体" w:hAnsi="宋体"/>
        </w:rPr>
      </w:pPr>
      <w:r w:rsidRPr="00C81BAD">
        <w:rPr>
          <w:rFonts w:ascii="宋体" w:eastAsia="宋体" w:hAnsi="宋体"/>
        </w:rPr>
        <w:t>1298</w:t>
      </w:r>
      <w:r w:rsidR="001D64C7" w:rsidRPr="00C81BAD">
        <w:rPr>
          <w:rFonts w:ascii="宋体" w:eastAsia="宋体" w:hAnsi="宋体" w:hint="eastAsia"/>
        </w:rPr>
        <w:t>-√</w:t>
      </w:r>
    </w:p>
    <w:p w:rsidR="009C5872" w:rsidRPr="00C81BAD" w:rsidRDefault="009C5872" w:rsidP="008D0B24">
      <w:pPr>
        <w:rPr>
          <w:rFonts w:ascii="宋体" w:eastAsia="宋体" w:hAnsi="宋体"/>
        </w:rPr>
      </w:pPr>
      <w:r w:rsidRPr="00C81BAD">
        <w:rPr>
          <w:rFonts w:ascii="宋体" w:eastAsia="宋体" w:hAnsi="宋体"/>
        </w:rPr>
        <w:t>1265</w:t>
      </w:r>
      <w:r w:rsidR="00B32CED" w:rsidRPr="00C81BAD">
        <w:rPr>
          <w:rFonts w:ascii="宋体" w:eastAsia="宋体" w:hAnsi="宋体" w:hint="eastAsia"/>
        </w:rPr>
        <w:t>-√</w:t>
      </w:r>
    </w:p>
    <w:p w:rsidR="009C5872" w:rsidRPr="00C81BAD" w:rsidRDefault="009C5872" w:rsidP="008D0B24">
      <w:pPr>
        <w:rPr>
          <w:rFonts w:ascii="宋体" w:eastAsia="宋体" w:hAnsi="宋体"/>
        </w:rPr>
      </w:pPr>
      <w:r w:rsidRPr="00C81BAD">
        <w:rPr>
          <w:rFonts w:ascii="宋体" w:eastAsia="宋体" w:hAnsi="宋体"/>
        </w:rPr>
        <w:t>1264</w:t>
      </w:r>
      <w:r w:rsidR="00353926" w:rsidRPr="00C81BAD">
        <w:rPr>
          <w:rFonts w:ascii="宋体" w:eastAsia="宋体" w:hAnsi="宋体" w:hint="eastAsia"/>
        </w:rPr>
        <w:t>-√（</w:t>
      </w:r>
      <w:r w:rsidR="00412C29" w:rsidRPr="00C81BAD">
        <w:rPr>
          <w:rFonts w:ascii="宋体" w:eastAsia="宋体" w:hAnsi="宋体" w:hint="eastAsia"/>
        </w:rPr>
        <w:t>计算几何</w:t>
      </w:r>
      <w:r w:rsidR="00353926" w:rsidRPr="00C81BAD">
        <w:rPr>
          <w:rFonts w:ascii="宋体" w:eastAsia="宋体" w:hAnsi="宋体" w:hint="eastAsia"/>
        </w:rPr>
        <w:t>模板）</w:t>
      </w:r>
    </w:p>
    <w:p w:rsidR="00616363" w:rsidRPr="00C81BAD" w:rsidRDefault="00616363" w:rsidP="008D0B24">
      <w:pPr>
        <w:rPr>
          <w:rFonts w:ascii="宋体" w:eastAsia="宋体" w:hAnsi="宋体"/>
        </w:rPr>
      </w:pPr>
      <w:r w:rsidRPr="00C81BAD">
        <w:rPr>
          <w:rFonts w:ascii="宋体" w:eastAsia="宋体" w:hAnsi="宋体"/>
        </w:rPr>
        <w:t>1205</w:t>
      </w:r>
    </w:p>
    <w:p w:rsidR="009C5872" w:rsidRPr="00C81BAD" w:rsidRDefault="009C5872" w:rsidP="008D0B24">
      <w:pPr>
        <w:rPr>
          <w:rFonts w:ascii="宋体" w:eastAsia="宋体" w:hAnsi="宋体"/>
        </w:rPr>
      </w:pPr>
      <w:r w:rsidRPr="00C81BAD">
        <w:rPr>
          <w:rFonts w:ascii="宋体" w:eastAsia="宋体" w:hAnsi="宋体"/>
        </w:rPr>
        <w:t>1256</w:t>
      </w:r>
    </w:p>
    <w:p w:rsidR="009C5872" w:rsidRPr="00C81BAD" w:rsidRDefault="009C5872" w:rsidP="008D0B24">
      <w:pPr>
        <w:rPr>
          <w:rFonts w:ascii="宋体" w:eastAsia="宋体" w:hAnsi="宋体"/>
        </w:rPr>
      </w:pPr>
      <w:r w:rsidRPr="00C81BAD">
        <w:rPr>
          <w:rFonts w:ascii="宋体" w:eastAsia="宋体" w:hAnsi="宋体"/>
        </w:rPr>
        <w:t>1240</w:t>
      </w:r>
    </w:p>
    <w:p w:rsidR="009C5872" w:rsidRPr="00C81BAD" w:rsidRDefault="009C5872" w:rsidP="008D0B24">
      <w:pPr>
        <w:rPr>
          <w:rFonts w:ascii="宋体" w:eastAsia="宋体" w:hAnsi="宋体"/>
        </w:rPr>
      </w:pPr>
      <w:r w:rsidRPr="00C81BAD">
        <w:rPr>
          <w:rFonts w:ascii="宋体" w:eastAsia="宋体" w:hAnsi="宋体"/>
        </w:rPr>
        <w:t>1242</w:t>
      </w:r>
    </w:p>
    <w:p w:rsidR="009C5872" w:rsidRPr="00C81BAD" w:rsidRDefault="009C5872" w:rsidP="008D0B24">
      <w:pPr>
        <w:rPr>
          <w:rFonts w:ascii="宋体" w:eastAsia="宋体" w:hAnsi="宋体"/>
        </w:rPr>
      </w:pPr>
      <w:r w:rsidRPr="00C81BAD">
        <w:rPr>
          <w:rFonts w:ascii="宋体" w:eastAsia="宋体" w:hAnsi="宋体"/>
        </w:rPr>
        <w:t>1212</w:t>
      </w:r>
    </w:p>
    <w:p w:rsidR="009C5872" w:rsidRPr="00C81BAD" w:rsidRDefault="009C5872" w:rsidP="008D0B24">
      <w:pPr>
        <w:rPr>
          <w:rFonts w:ascii="宋体" w:eastAsia="宋体" w:hAnsi="宋体"/>
        </w:rPr>
      </w:pPr>
      <w:r w:rsidRPr="00C81BAD">
        <w:rPr>
          <w:rFonts w:ascii="宋体" w:eastAsia="宋体" w:hAnsi="宋体"/>
        </w:rPr>
        <w:t>1185</w:t>
      </w:r>
    </w:p>
    <w:p w:rsidR="009C5872" w:rsidRPr="00C81BAD" w:rsidRDefault="009C5872" w:rsidP="008D0B24">
      <w:pPr>
        <w:rPr>
          <w:rFonts w:ascii="宋体" w:eastAsia="宋体" w:hAnsi="宋体"/>
        </w:rPr>
      </w:pPr>
      <w:r w:rsidRPr="00C81BAD">
        <w:rPr>
          <w:rFonts w:ascii="宋体" w:eastAsia="宋体" w:hAnsi="宋体"/>
        </w:rPr>
        <w:t>1183</w:t>
      </w:r>
    </w:p>
    <w:p w:rsidR="009C5872" w:rsidRPr="00C81BAD" w:rsidRDefault="009C5872" w:rsidP="008D0B24">
      <w:pPr>
        <w:rPr>
          <w:rFonts w:ascii="宋体" w:eastAsia="宋体" w:hAnsi="宋体"/>
        </w:rPr>
      </w:pPr>
      <w:r w:rsidRPr="00C81BAD">
        <w:rPr>
          <w:rFonts w:ascii="宋体" w:eastAsia="宋体" w:hAnsi="宋体"/>
        </w:rPr>
        <w:t>1181</w:t>
      </w:r>
    </w:p>
    <w:p w:rsidR="009C5872" w:rsidRPr="00C81BAD" w:rsidRDefault="009C5872" w:rsidP="008D0B24">
      <w:pPr>
        <w:rPr>
          <w:rFonts w:ascii="宋体" w:eastAsia="宋体" w:hAnsi="宋体"/>
        </w:rPr>
      </w:pPr>
      <w:r w:rsidRPr="00C81BAD">
        <w:rPr>
          <w:rFonts w:ascii="宋体" w:eastAsia="宋体" w:hAnsi="宋体"/>
        </w:rPr>
        <w:lastRenderedPageBreak/>
        <w:t>1079</w:t>
      </w:r>
    </w:p>
    <w:p w:rsidR="009C5872" w:rsidRPr="00C81BAD" w:rsidRDefault="009C5872" w:rsidP="008D0B24">
      <w:pPr>
        <w:rPr>
          <w:rFonts w:ascii="宋体" w:eastAsia="宋体" w:hAnsi="宋体"/>
        </w:rPr>
      </w:pPr>
      <w:r w:rsidRPr="00C81BAD">
        <w:rPr>
          <w:rFonts w:ascii="宋体" w:eastAsia="宋体" w:hAnsi="宋体"/>
        </w:rPr>
        <w:t>1174</w:t>
      </w:r>
    </w:p>
    <w:p w:rsidR="009C5872" w:rsidRPr="00C81BAD" w:rsidRDefault="009C5872" w:rsidP="008D0B24">
      <w:pPr>
        <w:rPr>
          <w:rFonts w:ascii="宋体" w:eastAsia="宋体" w:hAnsi="宋体"/>
        </w:rPr>
      </w:pPr>
      <w:r w:rsidRPr="00C81BAD">
        <w:rPr>
          <w:rFonts w:ascii="宋体" w:eastAsia="宋体" w:hAnsi="宋体"/>
        </w:rPr>
        <w:t>1137</w:t>
      </w:r>
    </w:p>
    <w:p w:rsidR="009C5872" w:rsidRPr="00C81BAD" w:rsidRDefault="009C5872" w:rsidP="008D0B24">
      <w:pPr>
        <w:rPr>
          <w:rFonts w:ascii="宋体" w:eastAsia="宋体" w:hAnsi="宋体"/>
        </w:rPr>
      </w:pPr>
      <w:r w:rsidRPr="00C81BAD">
        <w:rPr>
          <w:rFonts w:ascii="宋体" w:eastAsia="宋体" w:hAnsi="宋体"/>
        </w:rPr>
        <w:t>1136</w:t>
      </w:r>
    </w:p>
    <w:p w:rsidR="009C5872" w:rsidRPr="00C81BAD" w:rsidRDefault="009C5872" w:rsidP="008D0B24">
      <w:pPr>
        <w:rPr>
          <w:rFonts w:ascii="宋体" w:eastAsia="宋体" w:hAnsi="宋体"/>
        </w:rPr>
      </w:pPr>
      <w:r w:rsidRPr="00C81BAD">
        <w:rPr>
          <w:rFonts w:ascii="宋体" w:eastAsia="宋体" w:hAnsi="宋体"/>
        </w:rPr>
        <w:t>1135</w:t>
      </w:r>
    </w:p>
    <w:p w:rsidR="009C5872" w:rsidRPr="00C81BAD" w:rsidRDefault="009C5872" w:rsidP="008D0B24">
      <w:pPr>
        <w:rPr>
          <w:rFonts w:ascii="宋体" w:eastAsia="宋体" w:hAnsi="宋体"/>
        </w:rPr>
      </w:pPr>
      <w:r w:rsidRPr="00C81BAD">
        <w:rPr>
          <w:rFonts w:ascii="宋体" w:eastAsia="宋体" w:hAnsi="宋体"/>
        </w:rPr>
        <w:t>1134</w:t>
      </w:r>
    </w:p>
    <w:p w:rsidR="00655902" w:rsidRPr="00C81BAD" w:rsidRDefault="00655902" w:rsidP="008D0B24">
      <w:pPr>
        <w:rPr>
          <w:rFonts w:ascii="宋体" w:eastAsia="宋体" w:hAnsi="宋体"/>
        </w:rPr>
      </w:pPr>
      <w:r w:rsidRPr="00C81BAD">
        <w:rPr>
          <w:rFonts w:ascii="宋体" w:eastAsia="宋体" w:hAnsi="宋体" w:hint="eastAsia"/>
        </w:rPr>
        <w:t>未完，共44题</w:t>
      </w:r>
      <w:r w:rsidR="00FB4E44" w:rsidRPr="00C81BAD">
        <w:rPr>
          <w:rFonts w:ascii="宋体" w:eastAsia="宋体" w:hAnsi="宋体" w:hint="eastAsia"/>
        </w:rPr>
        <w:t>，上述快要做完时再补充展开，基础级完成后进入1级</w:t>
      </w:r>
    </w:p>
    <w:p w:rsidR="009C5872" w:rsidRPr="00C81BAD" w:rsidRDefault="006E41E5" w:rsidP="006E41E5">
      <w:pPr>
        <w:pStyle w:val="2"/>
        <w:rPr>
          <w:rFonts w:ascii="宋体" w:eastAsia="宋体" w:hAnsi="宋体"/>
          <w:b w:val="0"/>
        </w:rPr>
      </w:pPr>
      <w:bookmarkStart w:id="269" w:name="_Toc523521352"/>
      <w:r w:rsidRPr="00C81BAD">
        <w:rPr>
          <w:rFonts w:ascii="宋体" w:eastAsia="宋体" w:hAnsi="宋体" w:hint="eastAsia"/>
          <w:b w:val="0"/>
        </w:rPr>
        <w:t>补题题库（签到或专项）</w:t>
      </w:r>
      <w:bookmarkEnd w:id="269"/>
    </w:p>
    <w:p w:rsidR="00D20A07" w:rsidRPr="00C81BAD" w:rsidRDefault="00994712" w:rsidP="00863843">
      <w:pPr>
        <w:rPr>
          <w:rFonts w:ascii="宋体" w:eastAsia="宋体" w:hAnsi="宋体"/>
          <w:b/>
        </w:rPr>
      </w:pPr>
      <w:r w:rsidRPr="00C81BAD">
        <w:rPr>
          <w:rFonts w:ascii="宋体" w:eastAsia="宋体" w:hAnsi="宋体" w:hint="eastAsia"/>
          <w:b/>
        </w:rPr>
        <w:t>ACM作业20180613-数学专题</w:t>
      </w:r>
    </w:p>
    <w:p w:rsidR="00A53CAD" w:rsidRPr="00C81BAD" w:rsidRDefault="00A53CAD" w:rsidP="002D399E">
      <w:pPr>
        <w:rPr>
          <w:rFonts w:ascii="宋体" w:eastAsia="宋体" w:hAnsi="宋体"/>
        </w:rPr>
      </w:pPr>
      <w:r w:rsidRPr="00C81BAD">
        <w:rPr>
          <w:rFonts w:ascii="宋体" w:eastAsia="宋体" w:hAnsi="宋体" w:hint="eastAsia"/>
        </w:rPr>
        <w:t>FZU-1851-ACM作业20180613</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A53CAD" w:rsidRPr="00C81BAD" w:rsidRDefault="00A53CAD" w:rsidP="002D399E">
      <w:pPr>
        <w:rPr>
          <w:rFonts w:ascii="宋体" w:eastAsia="宋体" w:hAnsi="宋体"/>
        </w:rPr>
      </w:pPr>
      <w:r w:rsidRPr="00C81BAD">
        <w:rPr>
          <w:rFonts w:ascii="宋体" w:eastAsia="宋体" w:hAnsi="宋体" w:hint="eastAsia"/>
        </w:rPr>
        <w:t>HDU-2204-ACM作业20180613</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A53CAD" w:rsidRPr="00C81BAD" w:rsidRDefault="00A53CAD" w:rsidP="002D399E">
      <w:pPr>
        <w:rPr>
          <w:rFonts w:ascii="宋体" w:eastAsia="宋体" w:hAnsi="宋体"/>
        </w:rPr>
      </w:pPr>
      <w:r w:rsidRPr="00C81BAD">
        <w:rPr>
          <w:rFonts w:ascii="宋体" w:eastAsia="宋体" w:hAnsi="宋体" w:hint="eastAsia"/>
        </w:rPr>
        <w:t>HDU-179</w:t>
      </w:r>
      <w:r w:rsidRPr="00C81BAD">
        <w:rPr>
          <w:rFonts w:ascii="宋体" w:eastAsia="宋体" w:hAnsi="宋体"/>
        </w:rPr>
        <w:t>6</w:t>
      </w:r>
      <w:r w:rsidRPr="00C81BAD">
        <w:rPr>
          <w:rFonts w:ascii="宋体" w:eastAsia="宋体" w:hAnsi="宋体" w:hint="eastAsia"/>
        </w:rPr>
        <w:t>-</w:t>
      </w:r>
      <w:r w:rsidRPr="00C81BAD">
        <w:rPr>
          <w:rFonts w:ascii="宋体" w:eastAsia="宋体" w:hAnsi="宋体"/>
        </w:rPr>
        <w:t>ACM</w:t>
      </w:r>
      <w:r w:rsidRPr="00C81BAD">
        <w:rPr>
          <w:rFonts w:ascii="宋体" w:eastAsia="宋体" w:hAnsi="宋体" w:hint="eastAsia"/>
        </w:rPr>
        <w:t>作业20180613</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A53CAD" w:rsidRPr="00C81BAD" w:rsidRDefault="00A53CAD" w:rsidP="002D399E">
      <w:pPr>
        <w:rPr>
          <w:rFonts w:ascii="宋体" w:eastAsia="宋体" w:hAnsi="宋体"/>
        </w:rPr>
      </w:pPr>
      <w:r w:rsidRPr="00C81BAD">
        <w:rPr>
          <w:rFonts w:ascii="宋体" w:eastAsia="宋体" w:hAnsi="宋体" w:hint="eastAsia"/>
        </w:rPr>
        <w:t>HDU-1685-ACM作业20180613</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EB014A" w:rsidRPr="00C81BAD" w:rsidRDefault="00EB014A" w:rsidP="002D399E">
      <w:pPr>
        <w:rPr>
          <w:rFonts w:ascii="宋体" w:eastAsia="宋体" w:hAnsi="宋体"/>
        </w:rPr>
      </w:pPr>
      <w:r w:rsidRPr="00C81BAD">
        <w:rPr>
          <w:rFonts w:ascii="宋体" w:eastAsia="宋体" w:hAnsi="宋体"/>
        </w:rPr>
        <w:t>UVA-1025-ACM</w:t>
      </w:r>
      <w:r w:rsidRPr="00C81BAD">
        <w:rPr>
          <w:rFonts w:ascii="宋体" w:eastAsia="宋体" w:hAnsi="宋体" w:hint="eastAsia"/>
        </w:rPr>
        <w:t>作业20180606</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EB014A" w:rsidRPr="00C81BAD" w:rsidRDefault="00EB014A" w:rsidP="002D399E">
      <w:pPr>
        <w:rPr>
          <w:rFonts w:ascii="宋体" w:eastAsia="宋体" w:hAnsi="宋体"/>
        </w:rPr>
      </w:pPr>
      <w:r w:rsidRPr="00C81BAD">
        <w:rPr>
          <w:rFonts w:ascii="宋体" w:eastAsia="宋体" w:hAnsi="宋体" w:hint="eastAsia"/>
        </w:rPr>
        <w:t>UVA-437</w:t>
      </w:r>
      <w:r w:rsidRPr="00C81BAD">
        <w:rPr>
          <w:rFonts w:ascii="宋体" w:eastAsia="宋体" w:hAnsi="宋体"/>
        </w:rPr>
        <w:t>-ACM</w:t>
      </w:r>
      <w:r w:rsidRPr="00C81BAD">
        <w:rPr>
          <w:rFonts w:ascii="宋体" w:eastAsia="宋体" w:hAnsi="宋体" w:hint="eastAsia"/>
        </w:rPr>
        <w:t>作业20180606</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EB014A" w:rsidRPr="00C81BAD" w:rsidRDefault="00EB014A" w:rsidP="002D399E">
      <w:pPr>
        <w:rPr>
          <w:rFonts w:ascii="宋体" w:eastAsia="宋体" w:hAnsi="宋体"/>
        </w:rPr>
      </w:pPr>
      <w:r w:rsidRPr="00C81BAD">
        <w:rPr>
          <w:rFonts w:ascii="宋体" w:eastAsia="宋体" w:hAnsi="宋体" w:hint="eastAsia"/>
        </w:rPr>
        <w:t>UVA</w:t>
      </w:r>
      <w:r w:rsidRPr="00C81BAD">
        <w:rPr>
          <w:rFonts w:ascii="宋体" w:eastAsia="宋体" w:hAnsi="宋体"/>
        </w:rPr>
        <w:t>-</w:t>
      </w:r>
      <w:r w:rsidRPr="00C81BAD">
        <w:rPr>
          <w:rFonts w:ascii="宋体" w:eastAsia="宋体" w:hAnsi="宋体" w:hint="eastAsia"/>
        </w:rPr>
        <w:t>11584</w:t>
      </w:r>
      <w:r w:rsidRPr="00C81BAD">
        <w:rPr>
          <w:rFonts w:ascii="宋体" w:eastAsia="宋体" w:hAnsi="宋体"/>
        </w:rPr>
        <w:t>-ACM</w:t>
      </w:r>
      <w:r w:rsidRPr="00C81BAD">
        <w:rPr>
          <w:rFonts w:ascii="宋体" w:eastAsia="宋体" w:hAnsi="宋体" w:hint="eastAsia"/>
        </w:rPr>
        <w:t>作业20180606</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EB014A" w:rsidRPr="00C81BAD" w:rsidRDefault="00EB014A" w:rsidP="002D399E">
      <w:pPr>
        <w:rPr>
          <w:rFonts w:ascii="宋体" w:eastAsia="宋体" w:hAnsi="宋体"/>
        </w:rPr>
      </w:pPr>
      <w:r w:rsidRPr="00C81BAD">
        <w:rPr>
          <w:rFonts w:ascii="宋体" w:eastAsia="宋体" w:hAnsi="宋体" w:hint="eastAsia"/>
        </w:rPr>
        <w:t>UVA</w:t>
      </w:r>
      <w:r w:rsidRPr="00C81BAD">
        <w:rPr>
          <w:rFonts w:ascii="宋体" w:eastAsia="宋体" w:hAnsi="宋体"/>
        </w:rPr>
        <w:t>-</w:t>
      </w:r>
      <w:r w:rsidRPr="00C81BAD">
        <w:rPr>
          <w:rFonts w:ascii="宋体" w:eastAsia="宋体" w:hAnsi="宋体" w:hint="eastAsia"/>
        </w:rPr>
        <w:t>1256</w:t>
      </w:r>
      <w:r w:rsidRPr="00C81BAD">
        <w:rPr>
          <w:rFonts w:ascii="宋体" w:eastAsia="宋体" w:hAnsi="宋体"/>
        </w:rPr>
        <w:t>-ACM</w:t>
      </w:r>
      <w:r w:rsidRPr="00C81BAD">
        <w:rPr>
          <w:rFonts w:ascii="宋体" w:eastAsia="宋体" w:hAnsi="宋体" w:hint="eastAsia"/>
        </w:rPr>
        <w:t>作业20180606</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EB014A" w:rsidRPr="00C81BAD" w:rsidRDefault="00EB014A" w:rsidP="002D399E">
      <w:pPr>
        <w:rPr>
          <w:rFonts w:ascii="宋体" w:eastAsia="宋体" w:hAnsi="宋体"/>
        </w:rPr>
      </w:pPr>
      <w:r w:rsidRPr="00C81BAD">
        <w:rPr>
          <w:rFonts w:ascii="宋体" w:eastAsia="宋体" w:hAnsi="宋体"/>
        </w:rPr>
        <w:t>UVA-10003-ACM</w:t>
      </w:r>
      <w:r w:rsidRPr="00C81BAD">
        <w:rPr>
          <w:rFonts w:ascii="宋体" w:eastAsia="宋体" w:hAnsi="宋体" w:hint="eastAsia"/>
        </w:rPr>
        <w:t>作业20180606</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EB014A" w:rsidRPr="00C81BAD" w:rsidRDefault="00EB014A" w:rsidP="002D399E">
      <w:pPr>
        <w:rPr>
          <w:rFonts w:ascii="宋体" w:eastAsia="宋体" w:hAnsi="宋体"/>
        </w:rPr>
      </w:pPr>
      <w:r w:rsidRPr="00C81BAD">
        <w:rPr>
          <w:rFonts w:ascii="宋体" w:eastAsia="宋体" w:hAnsi="宋体"/>
        </w:rPr>
        <w:t>UVA-11400-ACM</w:t>
      </w:r>
      <w:r w:rsidRPr="00C81BAD">
        <w:rPr>
          <w:rFonts w:ascii="宋体" w:eastAsia="宋体" w:hAnsi="宋体" w:hint="eastAsia"/>
        </w:rPr>
        <w:t>作业20180606</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1F241B" w:rsidRPr="00C81BAD" w:rsidRDefault="00EB014A" w:rsidP="002D399E">
      <w:pPr>
        <w:rPr>
          <w:rFonts w:ascii="宋体" w:eastAsia="宋体" w:hAnsi="宋体"/>
        </w:rPr>
      </w:pPr>
      <w:r w:rsidRPr="00C81BAD">
        <w:rPr>
          <w:rFonts w:ascii="宋体" w:eastAsia="宋体" w:hAnsi="宋体"/>
        </w:rPr>
        <w:t>HDU-1502-ACM</w:t>
      </w:r>
      <w:r w:rsidRPr="00C81BAD">
        <w:rPr>
          <w:rFonts w:ascii="宋体" w:eastAsia="宋体" w:hAnsi="宋体" w:hint="eastAsia"/>
        </w:rPr>
        <w:t>作业20180606</w:t>
      </w:r>
      <w:r w:rsidR="004816D9" w:rsidRPr="00C81BAD">
        <w:rPr>
          <w:rFonts w:ascii="宋体" w:eastAsia="宋体" w:hAnsi="宋体"/>
        </w:rPr>
        <w:t>-</w:t>
      </w:r>
      <w:r w:rsidR="004816D9" w:rsidRPr="00C81BAD">
        <w:rPr>
          <w:rFonts w:ascii="宋体" w:eastAsia="宋体" w:hAnsi="宋体" w:hint="eastAsia"/>
        </w:rPr>
        <w:t>签到</w:t>
      </w:r>
      <w:r w:rsidR="005E2FE1" w:rsidRPr="00C81BAD">
        <w:rPr>
          <w:rFonts w:ascii="宋体" w:eastAsia="宋体" w:hAnsi="宋体" w:hint="eastAsia"/>
        </w:rPr>
        <w:t>/铜</w:t>
      </w:r>
    </w:p>
    <w:p w:rsidR="00562BDC" w:rsidRPr="00C81BAD" w:rsidRDefault="00562BDC" w:rsidP="00562BDC">
      <w:pPr>
        <w:pStyle w:val="2"/>
        <w:rPr>
          <w:rFonts w:ascii="宋体" w:eastAsia="宋体" w:hAnsi="宋体"/>
          <w:b w:val="0"/>
        </w:rPr>
      </w:pPr>
      <w:bookmarkStart w:id="270" w:name="_Toc523521353"/>
      <w:r w:rsidRPr="00C81BAD">
        <w:rPr>
          <w:rFonts w:ascii="宋体" w:eastAsia="宋体" w:hAnsi="宋体" w:hint="eastAsia"/>
          <w:b w:val="0"/>
        </w:rPr>
        <w:t>单调队列&amp;单调栈</w:t>
      </w:r>
      <w:bookmarkEnd w:id="270"/>
    </w:p>
    <w:p w:rsidR="00562BDC" w:rsidRPr="00C81BAD" w:rsidRDefault="00C14360" w:rsidP="002D399E">
      <w:pPr>
        <w:rPr>
          <w:rFonts w:ascii="宋体" w:eastAsia="宋体" w:hAnsi="宋体"/>
        </w:rPr>
      </w:pPr>
      <w:hyperlink r:id="rId256" w:history="1">
        <w:r w:rsidR="00562BDC" w:rsidRPr="00C81BAD">
          <w:rPr>
            <w:rStyle w:val="a3"/>
            <w:rFonts w:ascii="宋体" w:eastAsia="宋体" w:hAnsi="宋体"/>
          </w:rPr>
          <w:t>https://wenku.baidu.com/view/5f7222d3b14e852458fb57a2.html</w:t>
        </w:r>
      </w:hyperlink>
    </w:p>
    <w:p w:rsidR="00072E70" w:rsidRPr="00C81BAD" w:rsidRDefault="00072E70" w:rsidP="002D399E">
      <w:pPr>
        <w:rPr>
          <w:rFonts w:ascii="宋体" w:eastAsia="宋体" w:hAnsi="宋体"/>
        </w:rPr>
      </w:pPr>
      <w:r w:rsidRPr="00C81BAD">
        <w:rPr>
          <w:rFonts w:ascii="宋体" w:eastAsia="宋体" w:hAnsi="宋体" w:hint="eastAsia"/>
        </w:rPr>
        <w:t>（已完结）</w:t>
      </w:r>
    </w:p>
    <w:p w:rsidR="00562BDC" w:rsidRPr="00C81BAD" w:rsidRDefault="00072E70" w:rsidP="002D399E">
      <w:pPr>
        <w:rPr>
          <w:rFonts w:ascii="宋体" w:eastAsia="宋体" w:hAnsi="宋体"/>
        </w:rPr>
      </w:pPr>
      <w:r w:rsidRPr="00C81BAD">
        <w:rPr>
          <w:rFonts w:ascii="宋体" w:eastAsia="宋体" w:hAnsi="宋体" w:hint="eastAsia"/>
        </w:rPr>
        <w:t>已处理-</w:t>
      </w:r>
      <w:r w:rsidR="00562BDC" w:rsidRPr="00C81BAD">
        <w:rPr>
          <w:rFonts w:ascii="宋体" w:eastAsia="宋体" w:hAnsi="宋体" w:hint="eastAsia"/>
        </w:rPr>
        <w:t>H</w:t>
      </w:r>
      <w:r w:rsidR="00562BDC" w:rsidRPr="00C81BAD">
        <w:rPr>
          <w:rFonts w:ascii="宋体" w:eastAsia="宋体" w:hAnsi="宋体"/>
        </w:rPr>
        <w:t>DU 3415</w:t>
      </w:r>
    </w:p>
    <w:p w:rsidR="00562BDC" w:rsidRPr="00C81BAD" w:rsidRDefault="00072E70" w:rsidP="002D399E">
      <w:pPr>
        <w:rPr>
          <w:rFonts w:ascii="宋体" w:eastAsia="宋体" w:hAnsi="宋体"/>
        </w:rPr>
      </w:pPr>
      <w:r w:rsidRPr="00C81BAD">
        <w:rPr>
          <w:rFonts w:ascii="宋体" w:eastAsia="宋体" w:hAnsi="宋体" w:hint="eastAsia"/>
        </w:rPr>
        <w:t>已处理-</w:t>
      </w:r>
      <w:r w:rsidR="00562BDC" w:rsidRPr="00C81BAD">
        <w:rPr>
          <w:rFonts w:ascii="宋体" w:eastAsia="宋体" w:hAnsi="宋体"/>
        </w:rPr>
        <w:t>HDU 3530</w:t>
      </w:r>
    </w:p>
    <w:p w:rsidR="00562BDC" w:rsidRPr="00C81BAD" w:rsidRDefault="00072E70" w:rsidP="002D399E">
      <w:pPr>
        <w:rPr>
          <w:rFonts w:ascii="宋体" w:eastAsia="宋体" w:hAnsi="宋体"/>
        </w:rPr>
      </w:pPr>
      <w:r w:rsidRPr="00C81BAD">
        <w:rPr>
          <w:rFonts w:ascii="宋体" w:eastAsia="宋体" w:hAnsi="宋体" w:hint="eastAsia"/>
        </w:rPr>
        <w:t>已处理-</w:t>
      </w:r>
      <w:r w:rsidR="00562BDC" w:rsidRPr="00C81BAD">
        <w:rPr>
          <w:rFonts w:ascii="宋体" w:eastAsia="宋体" w:hAnsi="宋体" w:hint="eastAsia"/>
        </w:rPr>
        <w:t>POJ 2796</w:t>
      </w:r>
    </w:p>
    <w:p w:rsidR="00812543" w:rsidRPr="00C81BAD" w:rsidRDefault="00572F30" w:rsidP="00FF5A2B">
      <w:pPr>
        <w:pStyle w:val="2"/>
        <w:rPr>
          <w:rFonts w:ascii="宋体" w:eastAsia="宋体" w:hAnsi="宋体"/>
          <w:b w:val="0"/>
        </w:rPr>
      </w:pPr>
      <w:bookmarkStart w:id="271" w:name="_Toc523521354"/>
      <w:r w:rsidRPr="00C81BAD">
        <w:rPr>
          <w:rFonts w:ascii="宋体" w:eastAsia="宋体" w:hAnsi="宋体" w:hint="eastAsia"/>
          <w:b w:val="0"/>
        </w:rPr>
        <w:t>动态规划</w:t>
      </w:r>
      <w:bookmarkEnd w:id="271"/>
    </w:p>
    <w:p w:rsidR="00BB0C9F" w:rsidRPr="00C81BAD" w:rsidRDefault="00572F30" w:rsidP="00572F30">
      <w:pPr>
        <w:rPr>
          <w:rFonts w:ascii="宋体" w:eastAsia="宋体" w:hAnsi="宋体"/>
        </w:rPr>
      </w:pPr>
      <w:r w:rsidRPr="00C81BAD">
        <w:rPr>
          <w:rFonts w:ascii="宋体" w:eastAsia="宋体" w:hAnsi="宋体" w:hint="eastAsia"/>
        </w:rPr>
        <w:t>背包-进阶</w:t>
      </w:r>
    </w:p>
    <w:p w:rsidR="00572F30" w:rsidRPr="00C81BAD" w:rsidRDefault="00572F30" w:rsidP="00572F30">
      <w:pPr>
        <w:rPr>
          <w:rFonts w:ascii="宋体" w:eastAsia="宋体" w:hAnsi="宋体"/>
        </w:rPr>
      </w:pPr>
      <w:r w:rsidRPr="00C81BAD">
        <w:rPr>
          <w:rFonts w:ascii="宋体" w:eastAsia="宋体" w:hAnsi="宋体" w:hint="eastAsia"/>
        </w:rPr>
        <w:t>（</w:t>
      </w:r>
      <w:hyperlink r:id="rId257" w:history="1">
        <w:r w:rsidRPr="00C81BAD">
          <w:rPr>
            <w:rStyle w:val="a3"/>
            <w:rFonts w:ascii="宋体" w:eastAsia="宋体" w:hAnsi="宋体"/>
          </w:rPr>
          <w:t>https://blog.csdn.net/eagle_or_snail/article/details/50987044</w:t>
        </w:r>
      </w:hyperlink>
      <w:r w:rsidRPr="00C81BAD">
        <w:rPr>
          <w:rFonts w:ascii="宋体" w:eastAsia="宋体" w:hAnsi="宋体" w:hint="eastAsia"/>
        </w:rPr>
        <w:t>）</w:t>
      </w:r>
    </w:p>
    <w:p w:rsidR="004011BC" w:rsidRPr="00C81BAD"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2" w:name="_Toc523521355"/>
      <w:r w:rsidRPr="00C81BAD">
        <w:rPr>
          <w:rFonts w:cstheme="minorBidi"/>
          <w:kern w:val="2"/>
          <w:sz w:val="21"/>
          <w:szCs w:val="22"/>
        </w:rPr>
        <w:t>一、简单基础dp</w:t>
      </w:r>
      <w:bookmarkEnd w:id="272"/>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这类dp主要是一些状态比较容易表示，转移方程比较好想，问题比较基本常见的。主要包括递推、背包、LIS（最长递增序列），LCS（最长公共子序列），下面针对这几种类型，推荐一下比较好的学习资料和题目。</w:t>
      </w:r>
    </w:p>
    <w:p w:rsidR="004011BC" w:rsidRPr="00C81BAD"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C81BAD">
        <w:rPr>
          <w:rFonts w:cstheme="minorBidi"/>
          <w:kern w:val="2"/>
          <w:sz w:val="21"/>
          <w:szCs w:val="22"/>
        </w:rPr>
        <w:t>1、递推：</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lastRenderedPageBreak/>
        <w:t>递推一般形式比较单一，从前往后，分类枚举就行。</w:t>
      </w:r>
    </w:p>
    <w:p w:rsidR="004011BC" w:rsidRPr="00C81BAD"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w:t>
      </w:r>
      <w:r w:rsidR="009350DB" w:rsidRPr="00C81BAD">
        <w:rPr>
          <w:rFonts w:cstheme="minorBidi"/>
          <w:kern w:val="2"/>
          <w:sz w:val="21"/>
          <w:szCs w:val="22"/>
        </w:rPr>
        <w:t xml:space="preserve">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8" w:tgtFrame="_blank" w:history="1">
        <w:r w:rsidR="004011BC" w:rsidRPr="00C81BAD">
          <w:rPr>
            <w:rFonts w:cstheme="minorBidi"/>
            <w:kern w:val="2"/>
            <w:szCs w:val="22"/>
          </w:rPr>
          <w:t>zoj 3747 Attack on Titans</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59" w:tgtFrame="_blank" w:history="1">
        <w:r w:rsidR="004011BC" w:rsidRPr="00C81BAD">
          <w:rPr>
            <w:rFonts w:cstheme="minorBidi"/>
            <w:kern w:val="2"/>
            <w:szCs w:val="22"/>
          </w:rPr>
          <w:t>uva 10328 Coin Toss</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0" w:tgtFrame="_blank" w:history="1">
        <w:r w:rsidR="004011BC" w:rsidRPr="00C81BAD">
          <w:rPr>
            <w:rFonts w:cstheme="minorBidi"/>
            <w:kern w:val="2"/>
            <w:szCs w:val="22"/>
          </w:rPr>
          <w:t>hdu 4747 Mex </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1" w:tgtFrame="_blank" w:history="1">
        <w:r w:rsidR="004011BC" w:rsidRPr="00C81BAD">
          <w:rPr>
            <w:rFonts w:cstheme="minorBidi"/>
            <w:kern w:val="2"/>
            <w:szCs w:val="22"/>
          </w:rPr>
          <w:t>hdu 4489 The King's Ups and Downs</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2" w:tgtFrame="_blank" w:history="1">
        <w:r w:rsidR="004011BC" w:rsidRPr="00C81BAD">
          <w:rPr>
            <w:rFonts w:cstheme="minorBidi"/>
            <w:kern w:val="2"/>
            <w:szCs w:val="22"/>
          </w:rPr>
          <w:t>hdu 4054 Number String</w:t>
        </w:r>
      </w:hyperlink>
    </w:p>
    <w:p w:rsidR="009A4A0B" w:rsidRPr="00C81BAD"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 xml:space="preserve">hdu 3369 </w:t>
      </w:r>
      <w:r w:rsidRPr="00C81BAD">
        <w:rPr>
          <w:rFonts w:cstheme="minorBidi" w:hint="eastAsia"/>
          <w:kern w:val="2"/>
          <w:sz w:val="21"/>
          <w:szCs w:val="22"/>
        </w:rPr>
        <w:t>矩阵快速幂（递推式构造系数矩阵）</w:t>
      </w:r>
    </w:p>
    <w:p w:rsidR="009A4A0B" w:rsidRPr="00C81BAD" w:rsidRDefault="009A4A0B"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 xml:space="preserve">hdu 3483 </w:t>
      </w:r>
      <w:r w:rsidRPr="00C81BAD">
        <w:rPr>
          <w:rFonts w:cstheme="minorBidi" w:hint="eastAsia"/>
          <w:kern w:val="2"/>
          <w:sz w:val="21"/>
          <w:szCs w:val="22"/>
        </w:rPr>
        <w:t>矩阵快速幂（递推式构造系数矩阵）</w:t>
      </w:r>
    </w:p>
    <w:p w:rsidR="004011BC" w:rsidRPr="00C81BAD"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C81BAD">
        <w:rPr>
          <w:rFonts w:cstheme="minorBidi"/>
          <w:kern w:val="2"/>
          <w:sz w:val="21"/>
          <w:szCs w:val="22"/>
        </w:rPr>
        <w:t>2、背包</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经典的背包九讲：</w:t>
      </w:r>
      <w:hyperlink r:id="rId263" w:tgtFrame="_blank" w:history="1">
        <w:r w:rsidRPr="00C81BAD">
          <w:rPr>
            <w:rFonts w:cstheme="minorBidi"/>
            <w:kern w:val="2"/>
            <w:szCs w:val="22"/>
          </w:rPr>
          <w:t>http://love-oriented.com/pack/</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推荐博客：</w:t>
      </w:r>
      <w:hyperlink r:id="rId264" w:tgtFrame="_blank" w:history="1">
        <w:r w:rsidRPr="00C81BAD">
          <w:rPr>
            <w:rFonts w:cstheme="minorBidi"/>
            <w:kern w:val="2"/>
            <w:szCs w:val="22"/>
          </w:rPr>
          <w:t>http://blog.csdn.net/woshi250hua/article/details/7636866</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主要有0-1背包、完全背包、分组背包、多重背包。</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简单：</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5" w:tgtFrame="_blank" w:history="1">
        <w:r w:rsidR="004011BC" w:rsidRPr="00C81BAD">
          <w:rPr>
            <w:rFonts w:cstheme="minorBidi"/>
            <w:kern w:val="2"/>
            <w:szCs w:val="22"/>
          </w:rPr>
          <w:t>hdu 2955 Robberies</w:t>
        </w:r>
      </w:hyperlink>
      <w:r w:rsidR="0076312E" w:rsidRPr="00C81BAD">
        <w:rPr>
          <w:rFonts w:cstheme="minorBidi"/>
          <w:kern w:val="2"/>
          <w:sz w:val="21"/>
          <w:szCs w:val="22"/>
        </w:rPr>
        <w:t xml:space="preserve"> </w:t>
      </w:r>
    </w:p>
    <w:p w:rsidR="0076312E"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6" w:tgtFrame="_blank" w:history="1">
        <w:r w:rsidR="004011BC" w:rsidRPr="00C81BAD">
          <w:rPr>
            <w:rFonts w:cstheme="minorBidi"/>
            <w:kern w:val="2"/>
            <w:szCs w:val="22"/>
          </w:rPr>
          <w:t>hdu 1864 最大报销额</w:t>
        </w:r>
      </w:hyperlink>
    </w:p>
    <w:p w:rsidR="004011BC" w:rsidRPr="00C81BAD" w:rsidRDefault="00C14360" w:rsidP="009350DB">
      <w:pPr>
        <w:pStyle w:val="a4"/>
        <w:shd w:val="clear" w:color="auto" w:fill="FFFFFF"/>
        <w:wordWrap w:val="0"/>
        <w:spacing w:before="0" w:beforeAutospacing="0" w:after="240" w:afterAutospacing="0" w:line="360" w:lineRule="atLeast"/>
        <w:jc w:val="both"/>
        <w:rPr>
          <w:rFonts w:cstheme="minorBidi"/>
          <w:kern w:val="2"/>
          <w:sz w:val="21"/>
          <w:szCs w:val="22"/>
        </w:rPr>
      </w:pPr>
      <w:hyperlink r:id="rId267" w:tgtFrame="_blank" w:history="1">
        <w:r w:rsidR="004011BC" w:rsidRPr="00C81BAD">
          <w:rPr>
            <w:rFonts w:cstheme="minorBidi"/>
            <w:kern w:val="2"/>
            <w:szCs w:val="22"/>
          </w:rPr>
          <w:t>hdu 2602 Bone Collector</w:t>
        </w:r>
      </w:hyperlink>
      <w:r w:rsidR="0076312E" w:rsidRPr="00C81BAD">
        <w:rPr>
          <w:rFonts w:cstheme="minorBidi"/>
          <w:kern w:val="2"/>
          <w:sz w:val="21"/>
          <w:szCs w:val="22"/>
        </w:rPr>
        <w:t xml:space="preserve">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8" w:tgtFrame="_blank" w:history="1">
        <w:r w:rsidR="004011BC" w:rsidRPr="00C81BAD">
          <w:rPr>
            <w:rFonts w:cstheme="minorBidi"/>
            <w:kern w:val="2"/>
            <w:szCs w:val="22"/>
          </w:rPr>
          <w:t>hdu 2159 FATE</w:t>
        </w:r>
      </w:hyperlink>
      <w:r w:rsidR="0076312E" w:rsidRPr="00C81BAD">
        <w:rPr>
          <w:rFonts w:cstheme="minorBidi"/>
          <w:kern w:val="2"/>
          <w:sz w:val="21"/>
          <w:szCs w:val="22"/>
        </w:rPr>
        <w:t xml:space="preserve"> </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69" w:tgtFrame="_blank" w:history="1">
        <w:r w:rsidR="004011BC" w:rsidRPr="00C81BAD">
          <w:rPr>
            <w:rFonts w:cstheme="minorBidi"/>
            <w:kern w:val="2"/>
            <w:szCs w:val="22"/>
          </w:rPr>
          <w:t>woj 1537 A Stone-I</w:t>
        </w:r>
      </w:hyperlink>
      <w:r w:rsidR="004011BC" w:rsidRPr="00C81BAD">
        <w:rPr>
          <w:rFonts w:cstheme="minorBidi"/>
          <w:kern w:val="2"/>
          <w:sz w:val="21"/>
          <w:szCs w:val="22"/>
        </w:rPr>
        <w:t xml:space="preserve">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0" w:tgtFrame="_blank" w:history="1">
        <w:r w:rsidR="004011BC" w:rsidRPr="00C81BAD">
          <w:rPr>
            <w:rFonts w:cstheme="minorBidi"/>
            <w:kern w:val="2"/>
            <w:szCs w:val="22"/>
          </w:rPr>
          <w:t>woj 1538 B Stone-II</w:t>
        </w:r>
      </w:hyperlink>
      <w:r w:rsidR="004011BC" w:rsidRPr="00C81BAD">
        <w:rPr>
          <w:rFonts w:cstheme="minorBidi"/>
          <w:kern w:val="2"/>
          <w:sz w:val="21"/>
          <w:szCs w:val="22"/>
        </w:rPr>
        <w:t>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1" w:tgtFrame="_blank" w:history="1">
        <w:r w:rsidR="004011BC" w:rsidRPr="00C81BAD">
          <w:rPr>
            <w:rFonts w:cstheme="minorBidi"/>
            <w:kern w:val="2"/>
            <w:szCs w:val="22"/>
          </w:rPr>
          <w:t>poj 1170 Shopping Offers</w:t>
        </w:r>
      </w:hyperlink>
      <w:r w:rsidR="004011BC" w:rsidRPr="00C81BAD">
        <w:rPr>
          <w:rFonts w:cstheme="minorBidi"/>
          <w:kern w:val="2"/>
          <w:sz w:val="21"/>
          <w:szCs w:val="22"/>
        </w:rPr>
        <w:t> 状压+背包</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2" w:tgtFrame="_blank" w:history="1">
        <w:r w:rsidR="004011BC" w:rsidRPr="00C81BAD">
          <w:rPr>
            <w:rFonts w:cstheme="minorBidi"/>
            <w:kern w:val="2"/>
            <w:szCs w:val="22"/>
          </w:rPr>
          <w:t>zoj 3769 Diablo III</w:t>
        </w:r>
      </w:hyperlink>
      <w:r w:rsidR="004011BC" w:rsidRPr="00C81BAD">
        <w:rPr>
          <w:rFonts w:cstheme="minorBidi"/>
          <w:kern w:val="2"/>
          <w:sz w:val="21"/>
          <w:szCs w:val="22"/>
        </w:rPr>
        <w:t> 带限制条件的背包</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3" w:tgtFrame="_blank" w:history="1">
        <w:r w:rsidR="004011BC" w:rsidRPr="00C81BAD">
          <w:rPr>
            <w:rFonts w:cstheme="minorBidi"/>
            <w:kern w:val="2"/>
            <w:szCs w:val="22"/>
          </w:rPr>
          <w:t>zoj 3638 Fruit Ninja </w:t>
        </w:r>
      </w:hyperlink>
      <w:r w:rsidR="004011BC" w:rsidRPr="00C81BAD">
        <w:rPr>
          <w:rFonts w:cstheme="minorBidi"/>
          <w:kern w:val="2"/>
          <w:sz w:val="21"/>
          <w:szCs w:val="22"/>
        </w:rPr>
        <w:t>背包的转化成组合数学</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4" w:tgtFrame="_blank" w:history="1">
        <w:r w:rsidR="004011BC" w:rsidRPr="00C81BAD">
          <w:rPr>
            <w:rFonts w:cstheme="minorBidi"/>
            <w:kern w:val="2"/>
            <w:szCs w:val="22"/>
          </w:rPr>
          <w:t>hdu 3092 Least common multiple</w:t>
        </w:r>
      </w:hyperlink>
      <w:r w:rsidR="004011BC" w:rsidRPr="00C81BAD">
        <w:rPr>
          <w:rFonts w:cstheme="minorBidi"/>
          <w:kern w:val="2"/>
          <w:sz w:val="21"/>
          <w:szCs w:val="22"/>
        </w:rPr>
        <w:t> 转化成完全背包问题</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5" w:tgtFrame="_blank" w:history="1">
        <w:r w:rsidR="004011BC" w:rsidRPr="00C81BAD">
          <w:rPr>
            <w:rFonts w:cstheme="minorBidi"/>
            <w:kern w:val="2"/>
            <w:szCs w:val="22"/>
          </w:rPr>
          <w:t>poj 1015 Jury Compromise</w:t>
        </w:r>
      </w:hyperlink>
      <w:r w:rsidR="004011BC" w:rsidRPr="00C81BAD">
        <w:rPr>
          <w:rFonts w:cstheme="minorBidi"/>
          <w:kern w:val="2"/>
          <w:sz w:val="21"/>
          <w:szCs w:val="22"/>
        </w:rPr>
        <w:t> 扩大区间+输出路径</w:t>
      </w:r>
    </w:p>
    <w:p w:rsidR="004011BC" w:rsidRPr="00C81BAD"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C81BAD">
        <w:rPr>
          <w:rFonts w:cstheme="minorBidi"/>
          <w:kern w:val="2"/>
          <w:sz w:val="21"/>
          <w:szCs w:val="22"/>
        </w:rPr>
        <w:t>3、LIS</w:t>
      </w:r>
    </w:p>
    <w:p w:rsidR="004011BC" w:rsidRPr="00C81BAD"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最长递增子序列，朴素的是o(n^2)算法，二分下可以写成o(nlgn)：维护一个当前最优的递增序列——找到恰好大于它更新</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6" w:tgtFrame="_blank" w:history="1">
        <w:r w:rsidR="004011BC" w:rsidRPr="00C81BAD">
          <w:rPr>
            <w:rFonts w:cstheme="minorBidi"/>
            <w:kern w:val="2"/>
            <w:szCs w:val="22"/>
          </w:rPr>
          <w:t>uva 10635 Prince and Princess</w:t>
        </w:r>
      </w:hyperlink>
      <w:r w:rsidR="004011BC" w:rsidRPr="00C81BAD">
        <w:rPr>
          <w:rFonts w:cstheme="minorBidi"/>
          <w:kern w:val="2"/>
          <w:sz w:val="21"/>
          <w:szCs w:val="22"/>
        </w:rPr>
        <w:t> LCS转化成LIS</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7" w:tgtFrame="_blank" w:history="1">
        <w:r w:rsidR="004011BC" w:rsidRPr="00C81BAD">
          <w:rPr>
            <w:rFonts w:cstheme="minorBidi"/>
            <w:kern w:val="2"/>
            <w:szCs w:val="22"/>
          </w:rPr>
          <w:t>hdu 4352 XHXJ's LIS</w:t>
        </w:r>
      </w:hyperlink>
      <w:r w:rsidR="004011BC" w:rsidRPr="00C81BAD">
        <w:rPr>
          <w:rFonts w:cstheme="minorBidi"/>
          <w:kern w:val="2"/>
          <w:sz w:val="21"/>
          <w:szCs w:val="22"/>
        </w:rPr>
        <w:t xml:space="preserve">　数位dp+LIS思想</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8" w:tgtFrame="_blank" w:history="1">
        <w:r w:rsidR="004011BC" w:rsidRPr="00C81BAD">
          <w:rPr>
            <w:rFonts w:cstheme="minorBidi"/>
            <w:kern w:val="2"/>
            <w:szCs w:val="22"/>
          </w:rPr>
          <w:t>srm div2 1000 </w:t>
        </w:r>
      </w:hyperlink>
      <w:r w:rsidR="004011BC" w:rsidRPr="00C81BAD">
        <w:rPr>
          <w:rFonts w:cstheme="minorBidi"/>
          <w:kern w:val="2"/>
          <w:sz w:val="21"/>
          <w:szCs w:val="22"/>
        </w:rPr>
        <w:t> 状态压缩+LIS</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79" w:tgtFrame="_blank" w:history="1">
        <w:r w:rsidR="004011BC" w:rsidRPr="00C81BAD">
          <w:rPr>
            <w:rFonts w:cstheme="minorBidi"/>
            <w:kern w:val="2"/>
            <w:szCs w:val="22"/>
          </w:rPr>
          <w:t>poj 1239 Increasing Sequence</w:t>
        </w:r>
      </w:hyperlink>
      <w:r w:rsidR="004011BC" w:rsidRPr="00C81BAD">
        <w:rPr>
          <w:rFonts w:cstheme="minorBidi"/>
          <w:kern w:val="2"/>
          <w:sz w:val="21"/>
          <w:szCs w:val="22"/>
        </w:rPr>
        <w:t> 两次dp</w:t>
      </w:r>
    </w:p>
    <w:p w:rsidR="004011BC" w:rsidRPr="00C81BAD"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C81BAD">
        <w:rPr>
          <w:rFonts w:cstheme="minorBidi"/>
          <w:kern w:val="2"/>
          <w:sz w:val="21"/>
          <w:szCs w:val="22"/>
        </w:rPr>
        <w:t>4、LCS</w:t>
      </w:r>
    </w:p>
    <w:p w:rsidR="004011BC" w:rsidRPr="00C81BAD"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最长公共子序列，通常o(n^2)的算法</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0" w:tgtFrame="_blank" w:history="1">
        <w:r w:rsidR="004011BC" w:rsidRPr="00C81BAD">
          <w:rPr>
            <w:rFonts w:cstheme="minorBidi"/>
            <w:kern w:val="2"/>
            <w:szCs w:val="22"/>
          </w:rPr>
          <w:t>uva 111 History Grading</w:t>
        </w:r>
      </w:hyperlink>
      <w:r w:rsidR="004011BC" w:rsidRPr="00C81BAD">
        <w:rPr>
          <w:rFonts w:cstheme="minorBidi"/>
          <w:kern w:val="2"/>
          <w:sz w:val="21"/>
          <w:szCs w:val="22"/>
        </w:rPr>
        <w:t> 要先排个序</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1" w:tgtFrame="_blank" w:history="1">
        <w:r w:rsidR="004011BC" w:rsidRPr="00C81BAD">
          <w:rPr>
            <w:rFonts w:cstheme="minorBidi"/>
            <w:kern w:val="2"/>
            <w:szCs w:val="22"/>
          </w:rPr>
          <w:t>poj 1080 Human Gene Functions</w:t>
        </w:r>
      </w:hyperlink>
    </w:p>
    <w:p w:rsidR="004011BC" w:rsidRPr="00C81BAD"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3" w:name="_Toc523521356"/>
      <w:r w:rsidRPr="00C81BAD">
        <w:rPr>
          <w:rFonts w:cstheme="minorBidi"/>
          <w:kern w:val="2"/>
          <w:sz w:val="21"/>
          <w:szCs w:val="22"/>
        </w:rPr>
        <w:t>二、区间dp</w:t>
      </w:r>
      <w:bookmarkEnd w:id="273"/>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推荐博客：</w:t>
      </w:r>
      <w:hyperlink r:id="rId282" w:tgtFrame="_blank" w:history="1">
        <w:r w:rsidRPr="00C81BAD">
          <w:rPr>
            <w:rFonts w:cstheme="minorBidi"/>
            <w:kern w:val="2"/>
            <w:szCs w:val="22"/>
          </w:rPr>
          <w:t>http://blog.csdn.net/woshi250hua/article/details/7969225</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区间dp,一般是枚举区间，把区间分成左右两部分，然后求出左右区间再合并。</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3" w:tgtFrame="_blank" w:history="1">
        <w:r w:rsidR="004011BC" w:rsidRPr="00C81BAD">
          <w:rPr>
            <w:rFonts w:cstheme="minorBidi"/>
            <w:kern w:val="2"/>
            <w:szCs w:val="22"/>
          </w:rPr>
          <w:t>hdu 4745 Two Rabbits</w:t>
        </w:r>
      </w:hyperlink>
      <w:r w:rsidR="004011BC" w:rsidRPr="00C81BAD">
        <w:rPr>
          <w:rFonts w:cstheme="minorBidi"/>
          <w:kern w:val="2"/>
          <w:sz w:val="21"/>
          <w:szCs w:val="22"/>
        </w:rPr>
        <w:t> 转化成求回文串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4" w:tgtFrame="_blank" w:history="1">
        <w:r w:rsidR="004011BC" w:rsidRPr="00C81BAD">
          <w:rPr>
            <w:rFonts w:cstheme="minorBidi"/>
            <w:kern w:val="2"/>
            <w:szCs w:val="22"/>
          </w:rPr>
          <w:t>zoj 3541 The Last Puzzle </w:t>
        </w:r>
      </w:hyperlink>
      <w:r w:rsidR="004011BC" w:rsidRPr="00C81BAD">
        <w:rPr>
          <w:rFonts w:cstheme="minorBidi"/>
          <w:kern w:val="2"/>
          <w:sz w:val="21"/>
          <w:szCs w:val="22"/>
        </w:rPr>
        <w:t> 贪心+区间dp</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5" w:tgtFrame="_blank" w:history="1">
        <w:r w:rsidR="004011BC" w:rsidRPr="00C81BAD">
          <w:rPr>
            <w:rFonts w:cstheme="minorBidi"/>
            <w:kern w:val="2"/>
            <w:szCs w:val="22"/>
          </w:rPr>
          <w:t>poj 2955 Brackets</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6" w:tgtFrame="_blank" w:history="1">
        <w:r w:rsidR="004011BC" w:rsidRPr="00C81BAD">
          <w:rPr>
            <w:rFonts w:cstheme="minorBidi"/>
            <w:kern w:val="2"/>
            <w:szCs w:val="22"/>
          </w:rPr>
          <w:t>hdu 4283 You Are the One</w:t>
        </w:r>
      </w:hyperlink>
      <w:r w:rsidR="004011BC" w:rsidRPr="00C81BAD">
        <w:rPr>
          <w:rFonts w:cstheme="minorBidi"/>
          <w:kern w:val="2"/>
          <w:sz w:val="21"/>
          <w:szCs w:val="22"/>
        </w:rPr>
        <w:t>  常见写法</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7" w:tgtFrame="_blank" w:history="1">
        <w:r w:rsidR="004011BC" w:rsidRPr="00C81BAD">
          <w:rPr>
            <w:rFonts w:cstheme="minorBidi"/>
            <w:kern w:val="2"/>
            <w:szCs w:val="22"/>
          </w:rPr>
          <w:t>hdu 2476 String Printer</w:t>
        </w:r>
      </w:hyperlink>
      <w:r w:rsidR="004011BC" w:rsidRPr="00C81BAD">
        <w:rPr>
          <w:rFonts w:cstheme="minorBidi"/>
          <w:kern w:val="2"/>
          <w:sz w:val="21"/>
          <w:szCs w:val="22"/>
        </w:rPr>
        <w:t>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8" w:tgtFrame="_blank" w:history="1">
        <w:r w:rsidR="004011BC" w:rsidRPr="00C81BAD">
          <w:rPr>
            <w:rFonts w:cstheme="minorBidi"/>
            <w:kern w:val="2"/>
            <w:szCs w:val="22"/>
          </w:rPr>
          <w:t>zoj 3537 Cake</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89" w:tgtFrame="_blank" w:history="1">
        <w:r w:rsidR="004011BC" w:rsidRPr="00C81BAD">
          <w:rPr>
            <w:rFonts w:cstheme="minorBidi"/>
            <w:kern w:val="2"/>
            <w:szCs w:val="22"/>
          </w:rPr>
          <w:t>CF 149D Coloring Brackets</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0" w:tgtFrame="_blank" w:history="1">
        <w:r w:rsidR="004011BC" w:rsidRPr="00C81BAD">
          <w:rPr>
            <w:rFonts w:cstheme="minorBidi"/>
            <w:kern w:val="2"/>
            <w:szCs w:val="22"/>
          </w:rPr>
          <w:t>zoj 3469 Food Delivery</w:t>
        </w:r>
      </w:hyperlink>
    </w:p>
    <w:p w:rsidR="004011BC" w:rsidRPr="00C81BAD"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4" w:name="_Toc523521357"/>
      <w:r w:rsidRPr="00C81BAD">
        <w:rPr>
          <w:rFonts w:cstheme="minorBidi"/>
          <w:kern w:val="2"/>
          <w:sz w:val="21"/>
          <w:szCs w:val="22"/>
        </w:rPr>
        <w:t>三、树形dp</w:t>
      </w:r>
      <w:bookmarkEnd w:id="274"/>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比较好的博客：</w:t>
      </w:r>
      <w:hyperlink r:id="rId291" w:tgtFrame="_blank" w:history="1">
        <w:r w:rsidRPr="00C81BAD">
          <w:rPr>
            <w:rFonts w:cstheme="minorBidi"/>
            <w:kern w:val="2"/>
            <w:szCs w:val="22"/>
          </w:rPr>
          <w:t>http://blog.csdn.net/woshi250hua/article/details/7644959</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一篇论文：</w:t>
      </w:r>
      <w:hyperlink r:id="rId292" w:tgtFrame="_blank" w:history="1">
        <w:r w:rsidRPr="00C81BAD">
          <w:rPr>
            <w:rFonts w:cstheme="minorBidi"/>
            <w:kern w:val="2"/>
            <w:szCs w:val="22"/>
          </w:rPr>
          <w:t>http://doc.baidu.com/view/f3b19d0b79563c1ec5da710e.html</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树形dp是建立在树这种数据结构上的dp,一般状态比较好想，通过dfs维护从根到叶子或从叶子到根的状态转移。</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3" w:tgtFrame="_blank" w:history="1">
        <w:r w:rsidR="004011BC" w:rsidRPr="00C81BAD">
          <w:rPr>
            <w:rFonts w:cstheme="minorBidi"/>
            <w:kern w:val="2"/>
            <w:szCs w:val="22"/>
          </w:rPr>
          <w:t>hdu 4514</w:t>
        </w:r>
      </w:hyperlink>
      <w:r w:rsidR="004011BC" w:rsidRPr="00C81BAD">
        <w:rPr>
          <w:rFonts w:cstheme="minorBidi"/>
          <w:kern w:val="2"/>
          <w:sz w:val="21"/>
          <w:szCs w:val="22"/>
        </w:rPr>
        <w:t>  求树的直径</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4" w:tgtFrame="_blank" w:history="1">
        <w:r w:rsidR="004011BC" w:rsidRPr="00C81BAD">
          <w:rPr>
            <w:rFonts w:cstheme="minorBidi"/>
            <w:kern w:val="2"/>
            <w:szCs w:val="22"/>
          </w:rPr>
          <w:t>poj 1655 Balancing Act</w:t>
        </w:r>
      </w:hyperlink>
      <w:r w:rsidR="004011BC" w:rsidRPr="00C81BAD">
        <w:rPr>
          <w:rFonts w:cstheme="minorBidi"/>
          <w:kern w:val="2"/>
          <w:sz w:val="21"/>
          <w:szCs w:val="22"/>
        </w:rPr>
        <w:t>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5" w:tgtFrame="_blank" w:history="1">
        <w:r w:rsidR="004011BC" w:rsidRPr="00C81BAD">
          <w:rPr>
            <w:rFonts w:cstheme="minorBidi"/>
            <w:kern w:val="2"/>
            <w:szCs w:val="22"/>
          </w:rPr>
          <w:t>hdu 4714 Tree2Cycle</w:t>
        </w:r>
      </w:hyperlink>
      <w:r w:rsidR="004011BC" w:rsidRPr="00C81BAD">
        <w:rPr>
          <w:rFonts w:cstheme="minorBidi"/>
          <w:kern w:val="2"/>
          <w:sz w:val="21"/>
          <w:szCs w:val="22"/>
        </w:rPr>
        <w:t> 思维</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6" w:tgtFrame="_blank" w:history="1">
        <w:r w:rsidR="004011BC" w:rsidRPr="00C81BAD">
          <w:rPr>
            <w:rFonts w:cstheme="minorBidi"/>
            <w:kern w:val="2"/>
            <w:szCs w:val="22"/>
          </w:rPr>
          <w:t>hdu 4616 Game</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7" w:tgtFrame="_blank" w:history="1">
        <w:r w:rsidR="004011BC" w:rsidRPr="00C81BAD">
          <w:rPr>
            <w:rFonts w:cstheme="minorBidi"/>
            <w:kern w:val="2"/>
            <w:szCs w:val="22"/>
          </w:rPr>
          <w:t>hdu 4126 Genghis Kehan the Conqueror</w:t>
        </w:r>
      </w:hyperlink>
      <w:r w:rsidR="004011BC" w:rsidRPr="00C81BAD">
        <w:rPr>
          <w:rFonts w:cstheme="minorBidi"/>
          <w:kern w:val="2"/>
          <w:sz w:val="21"/>
          <w:szCs w:val="22"/>
        </w:rPr>
        <w:t> MST+树形dp 比较经典</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8" w:tgtFrame="_blank" w:history="1">
        <w:r w:rsidR="004011BC" w:rsidRPr="00C81BAD">
          <w:rPr>
            <w:rFonts w:cstheme="minorBidi"/>
            <w:kern w:val="2"/>
            <w:szCs w:val="22"/>
          </w:rPr>
          <w:t>hdu 4756 Install Air Conditioning</w:t>
        </w:r>
      </w:hyperlink>
      <w:r w:rsidR="004011BC" w:rsidRPr="00C81BAD">
        <w:rPr>
          <w:rFonts w:cstheme="minorBidi"/>
          <w:kern w:val="2"/>
          <w:sz w:val="21"/>
          <w:szCs w:val="22"/>
        </w:rPr>
        <w:t> MST+树形dp 同上</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299" w:tgtFrame="_blank" w:history="1">
        <w:r w:rsidR="004011BC" w:rsidRPr="00C81BAD">
          <w:rPr>
            <w:rFonts w:cstheme="minorBidi"/>
            <w:kern w:val="2"/>
            <w:szCs w:val="22"/>
          </w:rPr>
          <w:t>hdu 3660 Alice and Bob's Trip</w:t>
        </w:r>
      </w:hyperlink>
      <w:r w:rsidR="004011BC" w:rsidRPr="00C81BAD">
        <w:rPr>
          <w:rFonts w:cstheme="minorBidi"/>
          <w:kern w:val="2"/>
          <w:sz w:val="21"/>
          <w:szCs w:val="22"/>
        </w:rPr>
        <w:t> 有点像对抗搜索</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0" w:tgtFrame="_blank" w:history="1">
        <w:r w:rsidR="004011BC" w:rsidRPr="00C81BAD">
          <w:rPr>
            <w:rFonts w:cstheme="minorBidi"/>
            <w:kern w:val="2"/>
            <w:szCs w:val="22"/>
          </w:rPr>
          <w:t>CF 337D Book of Evil </w:t>
        </w:r>
      </w:hyperlink>
      <w:r w:rsidR="004011BC" w:rsidRPr="00C81BAD">
        <w:rPr>
          <w:rFonts w:cstheme="minorBidi"/>
          <w:kern w:val="2"/>
          <w:sz w:val="21"/>
          <w:szCs w:val="22"/>
        </w:rPr>
        <w:t> 树直径的思想 思维</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1" w:tgtFrame="_blank" w:history="1">
        <w:r w:rsidR="004011BC" w:rsidRPr="00C81BAD">
          <w:rPr>
            <w:rFonts w:cstheme="minorBidi"/>
            <w:kern w:val="2"/>
            <w:szCs w:val="22"/>
          </w:rPr>
          <w:t>hdu 2196 Computer</w:t>
        </w:r>
      </w:hyperlink>
      <w:r w:rsidR="004011BC" w:rsidRPr="00C81BAD">
        <w:rPr>
          <w:rFonts w:cstheme="minorBidi"/>
          <w:kern w:val="2"/>
          <w:sz w:val="21"/>
          <w:szCs w:val="22"/>
        </w:rPr>
        <w:t> 搜两遍</w:t>
      </w:r>
    </w:p>
    <w:p w:rsidR="004011BC" w:rsidRPr="00C81BAD"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5" w:name="_Toc523521358"/>
      <w:r w:rsidRPr="00C81BAD">
        <w:rPr>
          <w:rFonts w:cstheme="minorBidi"/>
          <w:kern w:val="2"/>
          <w:sz w:val="21"/>
          <w:szCs w:val="22"/>
        </w:rPr>
        <w:t>四、数位dp</w:t>
      </w:r>
      <w:bookmarkEnd w:id="275"/>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推荐一篇论文：</w:t>
      </w:r>
      <w:hyperlink r:id="rId302" w:tgtFrame="_blank" w:history="1">
        <w:r w:rsidRPr="00C81BAD">
          <w:rPr>
            <w:rFonts w:cstheme="minorBidi"/>
            <w:kern w:val="2"/>
            <w:szCs w:val="22"/>
          </w:rPr>
          <w:t>http://wenku.baidu.com/view/d2414ffe04a1b0717fd5dda8.html</w:t>
        </w:r>
      </w:hyperlink>
    </w:p>
    <w:p w:rsidR="004011BC" w:rsidRPr="00C81BAD" w:rsidRDefault="004011BC" w:rsidP="009350DB">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数位dp,主要用来解决统计满足某类特殊关系或有某些特点的区间内的数的个数，它是按位来进行计数统计的，可以保存子状态，速度较快。数位dp做多了后，套路基本上都差不多，关键把要保存的状态给抽象出来，保存下来。</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3" w:tgtFrame="_blank" w:history="1">
        <w:r w:rsidR="004011BC" w:rsidRPr="00C81BAD">
          <w:rPr>
            <w:rFonts w:cstheme="minorBidi"/>
            <w:kern w:val="2"/>
            <w:szCs w:val="22"/>
          </w:rPr>
          <w:t>CF 401D Roman and Numbers</w:t>
        </w:r>
      </w:hyperlink>
      <w:r w:rsidR="004011BC" w:rsidRPr="00C81BAD">
        <w:rPr>
          <w:rFonts w:cstheme="minorBidi"/>
          <w:kern w:val="2"/>
          <w:sz w:val="21"/>
          <w:szCs w:val="22"/>
        </w:rPr>
        <w:t> 状压+数位dp</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4" w:tgtFrame="_blank" w:history="1">
        <w:r w:rsidR="004011BC" w:rsidRPr="00C81BAD">
          <w:rPr>
            <w:rFonts w:cstheme="minorBidi"/>
            <w:kern w:val="2"/>
            <w:szCs w:val="22"/>
          </w:rPr>
          <w:t>hdu 4398 X mod f(x)</w:t>
        </w:r>
      </w:hyperlink>
      <w:r w:rsidR="004011BC" w:rsidRPr="00C81BAD">
        <w:rPr>
          <w:rFonts w:cstheme="minorBidi"/>
          <w:kern w:val="2"/>
          <w:sz w:val="21"/>
          <w:szCs w:val="22"/>
        </w:rPr>
        <w:t> 把模数加进状态里面</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5" w:tgtFrame="_blank" w:history="1">
        <w:r w:rsidR="004011BC" w:rsidRPr="00C81BAD">
          <w:rPr>
            <w:rFonts w:cstheme="minorBidi"/>
            <w:kern w:val="2"/>
            <w:szCs w:val="22"/>
          </w:rPr>
          <w:t>hdu 4734 F(x) </w:t>
        </w:r>
      </w:hyperlink>
      <w:r w:rsidR="004011BC" w:rsidRPr="00C81BAD">
        <w:rPr>
          <w:rFonts w:cstheme="minorBidi"/>
          <w:kern w:val="2"/>
          <w:sz w:val="21"/>
          <w:szCs w:val="22"/>
        </w:rPr>
        <w:t> 简单数位dp</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6" w:tgtFrame="_blank" w:history="1">
        <w:r w:rsidR="004011BC" w:rsidRPr="00C81BAD">
          <w:rPr>
            <w:rFonts w:cstheme="minorBidi"/>
            <w:kern w:val="2"/>
            <w:szCs w:val="22"/>
          </w:rPr>
          <w:t>hdu 3693 Math teacher's homework</w:t>
        </w:r>
      </w:hyperlink>
      <w:r w:rsidR="004011BC" w:rsidRPr="00C81BAD">
        <w:rPr>
          <w:rFonts w:cstheme="minorBidi"/>
          <w:kern w:val="2"/>
          <w:sz w:val="21"/>
          <w:szCs w:val="22"/>
        </w:rPr>
        <w:t> 思维变换的数位dp</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7" w:tgtFrame="_blank" w:history="1">
        <w:r w:rsidR="004011BC" w:rsidRPr="00C81BAD">
          <w:rPr>
            <w:rFonts w:cstheme="minorBidi"/>
            <w:kern w:val="2"/>
            <w:szCs w:val="22"/>
          </w:rPr>
          <w:t>hdu 4352 XHXJ's LIS</w:t>
        </w:r>
      </w:hyperlink>
      <w:r w:rsidR="004011BC" w:rsidRPr="00C81BAD">
        <w:rPr>
          <w:rFonts w:cstheme="minorBidi"/>
          <w:kern w:val="2"/>
          <w:sz w:val="21"/>
          <w:szCs w:val="22"/>
        </w:rPr>
        <w:t xml:space="preserve">　数位dp+LIS思想</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8" w:tgtFrame="_blank" w:history="1">
        <w:r w:rsidR="004011BC" w:rsidRPr="00C81BAD">
          <w:rPr>
            <w:rFonts w:cstheme="minorBidi"/>
            <w:kern w:val="2"/>
            <w:szCs w:val="22"/>
          </w:rPr>
          <w:t>CF 55D Beautiful Numbers</w:t>
        </w:r>
      </w:hyperlink>
      <w:r w:rsidR="004011BC" w:rsidRPr="00C81BAD">
        <w:rPr>
          <w:rFonts w:cstheme="minorBidi"/>
          <w:kern w:val="2"/>
          <w:sz w:val="21"/>
          <w:szCs w:val="22"/>
        </w:rPr>
        <w:t>  比较巧妙的数位dp</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09" w:tgtFrame="_blank" w:history="1">
        <w:r w:rsidR="004011BC" w:rsidRPr="00C81BAD">
          <w:rPr>
            <w:rFonts w:cstheme="minorBidi"/>
            <w:kern w:val="2"/>
            <w:szCs w:val="22"/>
          </w:rPr>
          <w:t>hdu 3565 Bi-peak Numbers</w:t>
        </w:r>
      </w:hyperlink>
      <w:r w:rsidR="004011BC" w:rsidRPr="00C81BAD">
        <w:rPr>
          <w:rFonts w:cstheme="minorBidi"/>
          <w:kern w:val="2"/>
          <w:sz w:val="21"/>
          <w:szCs w:val="22"/>
        </w:rPr>
        <w:t> 比较难想</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0" w:tgtFrame="_blank" w:history="1">
        <w:r w:rsidR="004011BC" w:rsidRPr="00C81BAD">
          <w:rPr>
            <w:rFonts w:cstheme="minorBidi"/>
            <w:kern w:val="2"/>
            <w:szCs w:val="22"/>
          </w:rPr>
          <w:t>CF 258B Little Elephant and Elections</w:t>
        </w:r>
      </w:hyperlink>
      <w:r w:rsidR="004011BC" w:rsidRPr="00C81BAD">
        <w:rPr>
          <w:rFonts w:cstheme="minorBidi"/>
          <w:kern w:val="2"/>
          <w:sz w:val="21"/>
          <w:szCs w:val="22"/>
        </w:rPr>
        <w:t> 数位dp+组合数学+逆元</w:t>
      </w:r>
    </w:p>
    <w:p w:rsidR="004011BC" w:rsidRPr="00C81BAD"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6" w:name="_Toc523521359"/>
      <w:r w:rsidRPr="00C81BAD">
        <w:rPr>
          <w:rFonts w:cstheme="minorBidi"/>
          <w:kern w:val="2"/>
          <w:sz w:val="21"/>
          <w:szCs w:val="22"/>
        </w:rPr>
        <w:t>五、概率(期望) dp</w:t>
      </w:r>
      <w:bookmarkEnd w:id="276"/>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推荐博客：</w:t>
      </w:r>
      <w:hyperlink r:id="rId311" w:tgtFrame="_blank" w:history="1">
        <w:r w:rsidRPr="00C81BAD">
          <w:rPr>
            <w:rFonts w:cstheme="minorBidi"/>
            <w:kern w:val="2"/>
            <w:szCs w:val="22"/>
          </w:rPr>
          <w:t>http://www.cnblogs.com/kuangbin/archive/2012/10/02/2710606.html</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推荐博客：</w:t>
      </w:r>
      <w:hyperlink r:id="rId312" w:tgtFrame="_blank" w:history="1">
        <w:r w:rsidRPr="00C81BAD">
          <w:rPr>
            <w:rFonts w:cstheme="minorBidi"/>
            <w:kern w:val="2"/>
            <w:szCs w:val="22"/>
          </w:rPr>
          <w:t>http://blog.csdn.net/woshi250hua/article/details/7912049</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推荐论文：</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3" w:tgtFrame="_blank" w:history="1">
        <w:r w:rsidR="004011BC" w:rsidRPr="00C81BAD">
          <w:rPr>
            <w:rFonts w:cstheme="minorBidi"/>
            <w:kern w:val="2"/>
            <w:szCs w:val="22"/>
          </w:rPr>
          <w:t>《走进概率的世界》</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4" w:tgtFrame="_blank" w:history="1">
        <w:r w:rsidR="004011BC" w:rsidRPr="00C81BAD">
          <w:rPr>
            <w:rFonts w:cstheme="minorBidi"/>
            <w:kern w:val="2"/>
            <w:szCs w:val="22"/>
          </w:rPr>
          <w:t>《浅析竞赛中一类数学期望问题的解决方法》</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5" w:tgtFrame="_blank" w:history="1">
        <w:r w:rsidR="004011BC" w:rsidRPr="00C81BAD">
          <w:rPr>
            <w:rFonts w:cstheme="minorBidi"/>
            <w:kern w:val="2"/>
            <w:szCs w:val="22"/>
          </w:rPr>
          <w:t>《有关概率和期望问题的研究》</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一般来说概率正着推，期望逆着推。有环的一般要用到高斯消元解方程。</w:t>
      </w:r>
      <w:r w:rsidRPr="00C81BAD">
        <w:rPr>
          <w:rFonts w:cstheme="minorBidi"/>
          <w:kern w:val="2"/>
          <w:szCs w:val="22"/>
        </w:rPr>
        <w:t>期望可以分解成多个子期望的加权和，权为子期望发生的概率，即 E(aA+bB+...) = aE(A) + bE(B) +...</w:t>
      </w:r>
      <w:r w:rsidRPr="00C81BAD">
        <w:rPr>
          <w:rFonts w:cstheme="minorBidi"/>
          <w:kern w:val="2"/>
          <w:sz w:val="21"/>
          <w:szCs w:val="22"/>
        </w:rPr>
        <w:t>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6" w:tgtFrame="_blank" w:history="1">
        <w:r w:rsidR="004011BC" w:rsidRPr="00C81BAD">
          <w:rPr>
            <w:rFonts w:cstheme="minorBidi"/>
            <w:kern w:val="2"/>
            <w:szCs w:val="22"/>
          </w:rPr>
          <w:t>ural 1776 Anniversiry Firework</w:t>
        </w:r>
      </w:hyperlink>
      <w:r w:rsidR="004011BC" w:rsidRPr="00C81BAD">
        <w:rPr>
          <w:rFonts w:cstheme="minorBidi"/>
          <w:kern w:val="2"/>
          <w:sz w:val="21"/>
          <w:szCs w:val="22"/>
        </w:rPr>
        <w:t> 比较基础</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7" w:tgtFrame="_blank" w:history="1">
        <w:r w:rsidR="004011BC" w:rsidRPr="00C81BAD">
          <w:rPr>
            <w:rFonts w:cstheme="minorBidi"/>
            <w:kern w:val="2"/>
            <w:szCs w:val="22"/>
          </w:rPr>
          <w:t>hdu 4418 Time travel </w:t>
        </w:r>
      </w:hyperlink>
      <w:r w:rsidR="004011BC" w:rsidRPr="00C81BAD">
        <w:rPr>
          <w:rFonts w:cstheme="minorBidi"/>
          <w:kern w:val="2"/>
          <w:sz w:val="21"/>
          <w:szCs w:val="22"/>
        </w:rPr>
        <w:t> 比较经典BFS+概率dp+高斯消元</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8" w:tgtFrame="_blank" w:history="1">
        <w:r w:rsidR="004011BC" w:rsidRPr="00C81BAD">
          <w:rPr>
            <w:rFonts w:cstheme="minorBidi"/>
            <w:kern w:val="2"/>
            <w:szCs w:val="22"/>
          </w:rPr>
          <w:t>hdu 4586 Play the Dice</w:t>
        </w:r>
      </w:hyperlink>
      <w:r w:rsidR="004011BC" w:rsidRPr="00C81BAD">
        <w:rPr>
          <w:rFonts w:cstheme="minorBidi"/>
          <w:kern w:val="2"/>
          <w:sz w:val="21"/>
          <w:szCs w:val="22"/>
        </w:rPr>
        <w:t> 推公式比较水</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19" w:tgtFrame="_blank" w:history="1">
        <w:r w:rsidR="004011BC" w:rsidRPr="00C81BAD">
          <w:rPr>
            <w:rFonts w:cstheme="minorBidi"/>
            <w:kern w:val="2"/>
            <w:szCs w:val="22"/>
          </w:rPr>
          <w:t>hdu 4487 Maximum Random Walk</w:t>
        </w:r>
      </w:hyperlink>
      <w:r w:rsidR="004011BC" w:rsidRPr="00C81BAD">
        <w:rPr>
          <w:rFonts w:cstheme="minorBidi"/>
          <w:kern w:val="2"/>
          <w:sz w:val="21"/>
          <w:szCs w:val="22"/>
        </w:rPr>
        <w:t>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0" w:tgtFrame="_blank" w:history="1">
        <w:r w:rsidR="004011BC" w:rsidRPr="00C81BAD">
          <w:rPr>
            <w:rFonts w:cstheme="minorBidi"/>
            <w:kern w:val="2"/>
            <w:szCs w:val="22"/>
          </w:rPr>
          <w:t>jobdu 1546 迷宫问题</w:t>
        </w:r>
      </w:hyperlink>
      <w:r w:rsidR="004011BC" w:rsidRPr="00C81BAD">
        <w:rPr>
          <w:rFonts w:cstheme="minorBidi"/>
          <w:kern w:val="2"/>
          <w:sz w:val="21"/>
          <w:szCs w:val="22"/>
        </w:rPr>
        <w:t> 高斯消元+概率dp+BFS预处理</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1" w:tgtFrame="_blank" w:history="1">
        <w:r w:rsidR="004011BC" w:rsidRPr="00C81BAD">
          <w:rPr>
            <w:rFonts w:cstheme="minorBidi"/>
            <w:kern w:val="2"/>
            <w:szCs w:val="22"/>
          </w:rPr>
          <w:t>hdu 3853 LOOPS</w:t>
        </w:r>
      </w:hyperlink>
      <w:r w:rsidR="004011BC" w:rsidRPr="00C81BAD">
        <w:rPr>
          <w:rFonts w:cstheme="minorBidi"/>
          <w:kern w:val="2"/>
          <w:sz w:val="21"/>
          <w:szCs w:val="22"/>
        </w:rPr>
        <w:t> 简单概率dp</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2" w:tgtFrame="_blank" w:history="1">
        <w:r w:rsidR="004011BC" w:rsidRPr="00C81BAD">
          <w:rPr>
            <w:rFonts w:cstheme="minorBidi"/>
            <w:kern w:val="2"/>
            <w:szCs w:val="22"/>
          </w:rPr>
          <w:t>hdu 4405 Aeroplane chess</w:t>
        </w:r>
      </w:hyperlink>
      <w:r w:rsidR="004011BC" w:rsidRPr="00C81BAD">
        <w:rPr>
          <w:rFonts w:cstheme="minorBidi"/>
          <w:kern w:val="2"/>
          <w:sz w:val="21"/>
          <w:szCs w:val="22"/>
        </w:rPr>
        <w:t> 简单概率dp,比较直接</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3" w:tgtFrame="_blank" w:history="1">
        <w:r w:rsidR="004011BC" w:rsidRPr="00C81BAD">
          <w:rPr>
            <w:rFonts w:cstheme="minorBidi"/>
            <w:kern w:val="2"/>
            <w:szCs w:val="22"/>
          </w:rPr>
          <w:t>hdu 4089 Activation</w:t>
        </w:r>
      </w:hyperlink>
      <w:r w:rsidR="004011BC" w:rsidRPr="00C81BAD">
        <w:rPr>
          <w:rFonts w:cstheme="minorBidi"/>
          <w:kern w:val="2"/>
          <w:sz w:val="21"/>
          <w:szCs w:val="22"/>
        </w:rPr>
        <w:t> 比较经典</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4" w:tgtFrame="_blank" w:history="1">
        <w:r w:rsidR="004011BC" w:rsidRPr="00C81BAD">
          <w:rPr>
            <w:rFonts w:cstheme="minorBidi"/>
            <w:kern w:val="2"/>
            <w:szCs w:val="22"/>
          </w:rPr>
          <w:t>poj 2096 Collecting Bugs</w:t>
        </w:r>
      </w:hyperlink>
      <w:r w:rsidR="004011BC" w:rsidRPr="00C81BAD">
        <w:rPr>
          <w:rFonts w:cstheme="minorBidi"/>
          <w:kern w:val="2"/>
          <w:sz w:val="21"/>
          <w:szCs w:val="22"/>
        </w:rPr>
        <w:t> 题目比较难读懂</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5" w:tgtFrame="_blank" w:history="1">
        <w:r w:rsidR="004011BC" w:rsidRPr="00C81BAD">
          <w:rPr>
            <w:rFonts w:cstheme="minorBidi"/>
            <w:kern w:val="2"/>
            <w:szCs w:val="22"/>
          </w:rPr>
          <w:t>zoj 3640 Help me Escape</w:t>
        </w:r>
      </w:hyperlink>
      <w:r w:rsidR="004011BC" w:rsidRPr="00C81BAD">
        <w:rPr>
          <w:rFonts w:cstheme="minorBidi"/>
          <w:kern w:val="2"/>
          <w:sz w:val="21"/>
          <w:szCs w:val="22"/>
        </w:rPr>
        <w:t> 从后往前，比较简单</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6" w:tgtFrame="_blank" w:history="1">
        <w:r w:rsidR="004011BC" w:rsidRPr="00C81BAD">
          <w:rPr>
            <w:rFonts w:cstheme="minorBidi"/>
            <w:kern w:val="2"/>
            <w:szCs w:val="22"/>
          </w:rPr>
          <w:t>hdu 4034 Maze</w:t>
        </w:r>
      </w:hyperlink>
      <w:r w:rsidR="004011BC" w:rsidRPr="00C81BAD">
        <w:rPr>
          <w:rFonts w:cstheme="minorBidi"/>
          <w:kern w:val="2"/>
          <w:sz w:val="21"/>
          <w:szCs w:val="22"/>
        </w:rPr>
        <w:t> 经典好题，借助树的概率dp</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27" w:tgtFrame="_blank" w:history="1">
        <w:r w:rsidR="004011BC" w:rsidRPr="00C81BAD">
          <w:rPr>
            <w:rFonts w:cstheme="minorBidi"/>
            <w:kern w:val="2"/>
            <w:szCs w:val="22"/>
          </w:rPr>
          <w:t>hdu 4336 Card Collector</w:t>
        </w:r>
      </w:hyperlink>
      <w:r w:rsidR="004011BC" w:rsidRPr="00C81BAD">
        <w:rPr>
          <w:rFonts w:cstheme="minorBidi"/>
          <w:kern w:val="2"/>
          <w:sz w:val="21"/>
          <w:szCs w:val="22"/>
        </w:rPr>
        <w:t> 状态压缩+概率dp</w:t>
      </w:r>
    </w:p>
    <w:p w:rsidR="004011BC" w:rsidRPr="00C81BAD"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7" w:name="_Toc523521360"/>
      <w:r w:rsidRPr="00C81BAD">
        <w:rPr>
          <w:rFonts w:cstheme="minorBidi"/>
          <w:kern w:val="2"/>
          <w:sz w:val="21"/>
          <w:szCs w:val="22"/>
        </w:rPr>
        <w:t>六、状态压缩dp</w:t>
      </w:r>
      <w:bookmarkEnd w:id="277"/>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这类问题有TSP、插头dp等。</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推荐论文：</w:t>
      </w:r>
      <w:hyperlink r:id="rId328" w:tgtFrame="_blank" w:history="1">
        <w:r w:rsidRPr="00C81BAD">
          <w:rPr>
            <w:rFonts w:cstheme="minorBidi"/>
            <w:kern w:val="2"/>
            <w:szCs w:val="22"/>
          </w:rPr>
          <w:t>http://wenku.baidu.com/view/ce445e4f767f5acfa1c7cd51.html</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推荐博客：</w:t>
      </w:r>
      <w:hyperlink r:id="rId329" w:tgtFrame="_blank" w:history="1">
        <w:r w:rsidRPr="00C81BAD">
          <w:rPr>
            <w:rFonts w:cstheme="minorBidi"/>
            <w:kern w:val="2"/>
            <w:szCs w:val="22"/>
          </w:rPr>
          <w:t>http://blog.csdn.net/sf____/article/details/15026397</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推荐博客：</w:t>
      </w:r>
      <w:hyperlink r:id="rId330" w:tgtFrame="_blank" w:history="1">
        <w:r w:rsidRPr="00C81BAD">
          <w:rPr>
            <w:rFonts w:cstheme="minorBidi"/>
            <w:kern w:val="2"/>
            <w:szCs w:val="22"/>
          </w:rPr>
          <w:t>http://www.notonlysuccess.com/index.php/plug_dp/</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1" w:tgtFrame="_blank" w:history="1">
        <w:r w:rsidR="004011BC" w:rsidRPr="00C81BAD">
          <w:rPr>
            <w:rFonts w:cstheme="minorBidi"/>
            <w:kern w:val="2"/>
            <w:szCs w:val="22"/>
          </w:rPr>
          <w:t>hdu 4568 Hunter</w:t>
        </w:r>
      </w:hyperlink>
      <w:r w:rsidR="004011BC" w:rsidRPr="00C81BAD">
        <w:rPr>
          <w:rFonts w:cstheme="minorBidi"/>
          <w:kern w:val="2"/>
          <w:sz w:val="21"/>
          <w:szCs w:val="22"/>
        </w:rPr>
        <w:t> 最短路+TSP</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2" w:tgtFrame="_blank" w:history="1">
        <w:r w:rsidR="004011BC" w:rsidRPr="00C81BAD">
          <w:rPr>
            <w:rFonts w:cstheme="minorBidi"/>
            <w:kern w:val="2"/>
            <w:szCs w:val="22"/>
          </w:rPr>
          <w:t>hdu 4539 </w:t>
        </w:r>
      </w:hyperlink>
      <w:r w:rsidR="004011BC" w:rsidRPr="00C81BAD">
        <w:rPr>
          <w:rFonts w:cstheme="minorBidi"/>
          <w:kern w:val="2"/>
          <w:sz w:val="21"/>
          <w:szCs w:val="22"/>
        </w:rPr>
        <w:t> 插头dp</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3" w:tgtFrame="_blank" w:history="1">
        <w:r w:rsidR="004011BC" w:rsidRPr="00C81BAD">
          <w:rPr>
            <w:rFonts w:cstheme="minorBidi"/>
            <w:kern w:val="2"/>
            <w:szCs w:val="22"/>
          </w:rPr>
          <w:t>hdu 4529 状压dp</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4" w:tgtFrame="_blank" w:history="1">
        <w:r w:rsidR="004011BC" w:rsidRPr="00C81BAD">
          <w:rPr>
            <w:rFonts w:cstheme="minorBidi"/>
            <w:kern w:val="2"/>
            <w:szCs w:val="22"/>
          </w:rPr>
          <w:t>poj 1185 炮兵阵地</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5" w:tgtFrame="_blank" w:history="1">
        <w:r w:rsidR="004011BC" w:rsidRPr="00C81BAD">
          <w:rPr>
            <w:rFonts w:cstheme="minorBidi"/>
            <w:kern w:val="2"/>
            <w:szCs w:val="22"/>
          </w:rPr>
          <w:t>hdu 3811 Permutation</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6" w:tgtFrame="_blank" w:history="1">
        <w:r w:rsidR="004011BC" w:rsidRPr="00C81BAD">
          <w:rPr>
            <w:rFonts w:cstheme="minorBidi"/>
            <w:kern w:val="2"/>
            <w:szCs w:val="22"/>
          </w:rPr>
          <w:t>poj 2411 Mandriann's Dream</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7" w:tgtFrame="_blank" w:history="1">
        <w:r w:rsidR="004011BC" w:rsidRPr="00C81BAD">
          <w:rPr>
            <w:rFonts w:cstheme="minorBidi"/>
            <w:kern w:val="2"/>
            <w:szCs w:val="22"/>
          </w:rPr>
          <w:t>poj 1038</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8" w:tgtFrame="_blank" w:history="1">
        <w:r w:rsidR="004011BC" w:rsidRPr="00C81BAD">
          <w:rPr>
            <w:rFonts w:cstheme="minorBidi"/>
            <w:kern w:val="2"/>
            <w:szCs w:val="22"/>
          </w:rPr>
          <w:t>poj 2441</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39" w:tgtFrame="_blank" w:history="1">
        <w:r w:rsidR="004011BC" w:rsidRPr="00C81BAD">
          <w:rPr>
            <w:rFonts w:cstheme="minorBidi"/>
            <w:kern w:val="2"/>
            <w:szCs w:val="22"/>
          </w:rPr>
          <w:t>hdu 2167</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0" w:tgtFrame="_blank" w:history="1">
        <w:r w:rsidR="004011BC" w:rsidRPr="00C81BAD">
          <w:rPr>
            <w:rFonts w:cstheme="minorBidi"/>
            <w:kern w:val="2"/>
            <w:szCs w:val="22"/>
          </w:rPr>
          <w:t>hdu 4026</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1" w:tgtFrame="_blank" w:history="1">
        <w:r w:rsidR="004011BC" w:rsidRPr="00C81BAD">
          <w:rPr>
            <w:rFonts w:cstheme="minorBidi"/>
            <w:kern w:val="2"/>
            <w:szCs w:val="22"/>
          </w:rPr>
          <w:t>hdu 4281</w:t>
        </w:r>
      </w:hyperlink>
    </w:p>
    <w:p w:rsidR="004011BC" w:rsidRPr="00C81BAD" w:rsidRDefault="004011BC" w:rsidP="00FF5A2B">
      <w:pPr>
        <w:pStyle w:val="a4"/>
        <w:shd w:val="clear" w:color="auto" w:fill="FFFFFF"/>
        <w:wordWrap w:val="0"/>
        <w:spacing w:before="0" w:beforeAutospacing="0" w:after="240" w:afterAutospacing="0" w:line="360" w:lineRule="atLeast"/>
        <w:jc w:val="both"/>
        <w:outlineLvl w:val="2"/>
        <w:rPr>
          <w:rFonts w:cstheme="minorBidi"/>
          <w:kern w:val="2"/>
          <w:sz w:val="21"/>
          <w:szCs w:val="22"/>
        </w:rPr>
      </w:pPr>
      <w:bookmarkStart w:id="278" w:name="_Toc523521361"/>
      <w:r w:rsidRPr="00C81BAD">
        <w:rPr>
          <w:rFonts w:cstheme="minorBidi"/>
          <w:kern w:val="2"/>
          <w:sz w:val="21"/>
          <w:szCs w:val="22"/>
        </w:rPr>
        <w:t>七、数据结构优化的dp</w:t>
      </w:r>
      <w:bookmarkEnd w:id="278"/>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lastRenderedPageBreak/>
        <w:t>有时尽管状态找好了，转移方程的想好了，但时间复杂度比较大，需要用数据结构进行优化。常见的优化有二进制优化、单调队列优化、斜率优化、四边形不等式优化等。</w:t>
      </w:r>
    </w:p>
    <w:p w:rsidR="004011BC" w:rsidRPr="00C81BAD"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C81BAD">
        <w:rPr>
          <w:rFonts w:cstheme="minorBidi"/>
          <w:kern w:val="2"/>
          <w:sz w:val="21"/>
          <w:szCs w:val="22"/>
        </w:rPr>
        <w:t>1、二进制优化</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主要是优化背包问题，背包九讲里面有介绍，比较简单，这里只附上几道题目。</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2" w:tgtFrame="_blank" w:history="1">
        <w:r w:rsidR="004011BC" w:rsidRPr="00C81BAD">
          <w:rPr>
            <w:rFonts w:cstheme="minorBidi"/>
            <w:kern w:val="2"/>
            <w:szCs w:val="22"/>
          </w:rPr>
          <w:t>hdu 1059 Diving</w:t>
        </w:r>
      </w:hyperlink>
      <w:r w:rsidR="004011BC" w:rsidRPr="00C81BAD">
        <w:rPr>
          <w:rFonts w:cstheme="minorBidi"/>
          <w:kern w:val="2"/>
          <w:sz w:val="21"/>
          <w:szCs w:val="22"/>
        </w:rPr>
        <w:t>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3" w:tgtFrame="_blank" w:history="1">
        <w:r w:rsidR="004011BC" w:rsidRPr="00C81BAD">
          <w:rPr>
            <w:rFonts w:cstheme="minorBidi"/>
            <w:kern w:val="2"/>
            <w:szCs w:val="22"/>
          </w:rPr>
          <w:t>hdu 1171 Big Event in Hdu</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4" w:tgtFrame="_blank" w:history="1">
        <w:r w:rsidR="004011BC" w:rsidRPr="00C81BAD">
          <w:rPr>
            <w:rFonts w:cstheme="minorBidi"/>
            <w:kern w:val="2"/>
            <w:szCs w:val="22"/>
          </w:rPr>
          <w:t>poj 1048 Follow My Magic</w:t>
        </w:r>
      </w:hyperlink>
    </w:p>
    <w:p w:rsidR="004011BC" w:rsidRPr="00C81BAD"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C81BAD">
        <w:rPr>
          <w:rFonts w:cstheme="minorBidi"/>
          <w:kern w:val="2"/>
          <w:sz w:val="21"/>
          <w:szCs w:val="22"/>
        </w:rPr>
        <w:t>2、单调队列优化</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推荐论文：</w:t>
      </w:r>
      <w:hyperlink r:id="rId345" w:tgtFrame="_blank" w:history="1">
        <w:r w:rsidRPr="00C81BAD">
          <w:rPr>
            <w:rFonts w:cstheme="minorBidi"/>
            <w:kern w:val="2"/>
            <w:szCs w:val="22"/>
          </w:rPr>
          <w:t>http://wenku.baidu.com/view/4d23b4d128ea81c758f578ae.html</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推荐博客：</w:t>
      </w:r>
      <w:hyperlink r:id="rId346" w:tgtFrame="_blank" w:history="1">
        <w:r w:rsidRPr="00C81BAD">
          <w:rPr>
            <w:rFonts w:cstheme="minorBidi"/>
            <w:kern w:val="2"/>
            <w:szCs w:val="22"/>
          </w:rPr>
          <w:t>http://www.cnblogs.com/neverforget/archive/2011/10/13/ll.html</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7" w:tgtFrame="_blank" w:history="1">
        <w:r w:rsidR="004011BC" w:rsidRPr="00C81BAD">
          <w:rPr>
            <w:rFonts w:cstheme="minorBidi"/>
            <w:kern w:val="2"/>
            <w:szCs w:val="22"/>
          </w:rPr>
          <w:t>hdu 3401 Trade </w:t>
        </w:r>
      </w:hyperlink>
      <w:r w:rsidR="004011BC" w:rsidRPr="00C81BAD">
        <w:rPr>
          <w:rFonts w:cstheme="minorBidi"/>
          <w:kern w:val="2"/>
          <w:sz w:val="21"/>
          <w:szCs w:val="22"/>
        </w:rPr>
        <w:t> </w:t>
      </w:r>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48" w:tgtFrame="_blank" w:history="1">
        <w:r w:rsidR="004011BC" w:rsidRPr="00C81BAD">
          <w:rPr>
            <w:rFonts w:cstheme="minorBidi"/>
            <w:kern w:val="2"/>
            <w:szCs w:val="22"/>
          </w:rPr>
          <w:t>poj 3245 Sequece Partitioning</w:t>
        </w:r>
      </w:hyperlink>
      <w:r w:rsidR="004011BC" w:rsidRPr="00C81BAD">
        <w:rPr>
          <w:rFonts w:cstheme="minorBidi"/>
          <w:kern w:val="2"/>
          <w:sz w:val="21"/>
          <w:szCs w:val="22"/>
        </w:rPr>
        <w:t> 二分+单调队列优化</w:t>
      </w:r>
    </w:p>
    <w:p w:rsidR="004011BC" w:rsidRPr="00C81BAD"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C81BAD">
        <w:rPr>
          <w:rFonts w:cstheme="minorBidi"/>
          <w:kern w:val="2"/>
          <w:sz w:val="21"/>
          <w:szCs w:val="22"/>
        </w:rPr>
        <w:t>3、斜率优化</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推荐论文：</w:t>
      </w:r>
      <w:hyperlink r:id="rId349" w:tgtFrame="_blank" w:history="1">
        <w:r w:rsidRPr="00C81BAD">
          <w:rPr>
            <w:rFonts w:cstheme="minorBidi"/>
            <w:kern w:val="2"/>
            <w:szCs w:val="22"/>
          </w:rPr>
          <w:t>用单调性优化动态规划</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推荐博客：</w:t>
      </w:r>
      <w:hyperlink r:id="rId350" w:tgtFrame="_blank" w:history="1">
        <w:r w:rsidRPr="00C81BAD">
          <w:rPr>
            <w:rFonts w:cstheme="minorBidi"/>
            <w:kern w:val="2"/>
            <w:szCs w:val="22"/>
          </w:rPr>
          <w:t>http://www.cnblogs.com/ronaflx/archive/2011/02/05/1949278.html</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1" w:tgtFrame="_blank" w:history="1">
        <w:r w:rsidR="004011BC" w:rsidRPr="00C81BAD">
          <w:rPr>
            <w:rFonts w:cstheme="minorBidi"/>
            <w:kern w:val="2"/>
            <w:szCs w:val="22"/>
          </w:rPr>
          <w:t>hdu 3507 Print Article</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2" w:tgtFrame="_blank" w:history="1">
        <w:r w:rsidR="004011BC" w:rsidRPr="00C81BAD">
          <w:rPr>
            <w:rFonts w:cstheme="minorBidi"/>
            <w:kern w:val="2"/>
            <w:szCs w:val="22"/>
          </w:rPr>
          <w:t>poj 1260 Pearls</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3" w:tgtFrame="_blank" w:history="1">
        <w:r w:rsidR="004011BC" w:rsidRPr="00C81BAD">
          <w:rPr>
            <w:rFonts w:cstheme="minorBidi"/>
            <w:kern w:val="2"/>
            <w:szCs w:val="22"/>
          </w:rPr>
          <w:t>hdu 2829 Lawrence</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4" w:tgtFrame="_blank" w:history="1">
        <w:r w:rsidR="004011BC" w:rsidRPr="00C81BAD">
          <w:rPr>
            <w:rFonts w:cstheme="minorBidi"/>
            <w:kern w:val="2"/>
            <w:szCs w:val="22"/>
          </w:rPr>
          <w:t>hdu 2993 Max Average Problem</w:t>
        </w:r>
      </w:hyperlink>
    </w:p>
    <w:p w:rsidR="004011BC" w:rsidRPr="00C81BAD" w:rsidRDefault="004011BC" w:rsidP="00C07FE3">
      <w:pPr>
        <w:pStyle w:val="a4"/>
        <w:shd w:val="clear" w:color="auto" w:fill="FFFFFF"/>
        <w:wordWrap w:val="0"/>
        <w:spacing w:before="0" w:beforeAutospacing="0" w:after="240" w:afterAutospacing="0" w:line="360" w:lineRule="atLeast"/>
        <w:jc w:val="both"/>
        <w:outlineLvl w:val="4"/>
        <w:rPr>
          <w:rFonts w:cstheme="minorBidi"/>
          <w:kern w:val="2"/>
          <w:sz w:val="21"/>
          <w:szCs w:val="22"/>
        </w:rPr>
      </w:pPr>
      <w:r w:rsidRPr="00C81BAD">
        <w:rPr>
          <w:rFonts w:cstheme="minorBidi"/>
          <w:kern w:val="2"/>
          <w:sz w:val="21"/>
          <w:szCs w:val="22"/>
        </w:rPr>
        <w:t>4、四边形不等式优化</w:t>
      </w:r>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t>推荐博客：</w:t>
      </w:r>
      <w:hyperlink r:id="rId355" w:tgtFrame="_blank" w:history="1">
        <w:r w:rsidRPr="00C81BAD">
          <w:rPr>
            <w:rFonts w:cstheme="minorBidi"/>
            <w:kern w:val="2"/>
            <w:szCs w:val="22"/>
          </w:rPr>
          <w:t>http://www.cnblogs.com/ronaflx/archive/2011/03/30/1999764.html</w:t>
        </w:r>
      </w:hyperlink>
    </w:p>
    <w:p w:rsidR="004011BC" w:rsidRPr="00C81BAD" w:rsidRDefault="004011BC" w:rsidP="004011BC">
      <w:pPr>
        <w:pStyle w:val="a4"/>
        <w:shd w:val="clear" w:color="auto" w:fill="FFFFFF"/>
        <w:wordWrap w:val="0"/>
        <w:spacing w:before="0" w:beforeAutospacing="0" w:after="240" w:afterAutospacing="0" w:line="360" w:lineRule="atLeast"/>
        <w:jc w:val="both"/>
        <w:rPr>
          <w:rFonts w:cstheme="minorBidi"/>
          <w:kern w:val="2"/>
          <w:sz w:val="21"/>
          <w:szCs w:val="22"/>
        </w:rPr>
      </w:pPr>
      <w:r w:rsidRPr="00C81BAD">
        <w:rPr>
          <w:rFonts w:cstheme="minorBidi"/>
          <w:kern w:val="2"/>
          <w:sz w:val="21"/>
          <w:szCs w:val="22"/>
        </w:rPr>
        <w:lastRenderedPageBreak/>
        <w:t>推荐博客：</w:t>
      </w:r>
      <w:hyperlink r:id="rId356" w:tgtFrame="_blank" w:history="1">
        <w:r w:rsidRPr="00C81BAD">
          <w:rPr>
            <w:rFonts w:cstheme="minorBidi"/>
            <w:kern w:val="2"/>
            <w:szCs w:val="22"/>
          </w:rPr>
          <w:t>http://www.cnblogs.com/zxndgv/archive/2011/08/02/2125242.html</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7" w:tgtFrame="_blank" w:history="1">
        <w:r w:rsidR="004011BC" w:rsidRPr="00C81BAD">
          <w:rPr>
            <w:rFonts w:cstheme="minorBidi"/>
            <w:kern w:val="2"/>
            <w:szCs w:val="22"/>
          </w:rPr>
          <w:t>hdu 2952 Counting Sheep</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8" w:tgtFrame="_blank" w:history="1">
        <w:r w:rsidR="004011BC" w:rsidRPr="00C81BAD">
          <w:rPr>
            <w:rFonts w:cstheme="minorBidi"/>
            <w:kern w:val="2"/>
            <w:szCs w:val="22"/>
          </w:rPr>
          <w:t>poj 1160 Post Office</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59" w:tgtFrame="_blank" w:history="1">
        <w:r w:rsidR="004011BC" w:rsidRPr="00C81BAD">
          <w:rPr>
            <w:rFonts w:cstheme="minorBidi"/>
            <w:kern w:val="2"/>
            <w:szCs w:val="22"/>
          </w:rPr>
          <w:t>hdu 3480 Division</w:t>
        </w:r>
      </w:hyperlink>
    </w:p>
    <w:p w:rsidR="004011BC" w:rsidRPr="00C81BAD" w:rsidRDefault="00C14360" w:rsidP="004011BC">
      <w:pPr>
        <w:pStyle w:val="a4"/>
        <w:shd w:val="clear" w:color="auto" w:fill="FFFFFF"/>
        <w:wordWrap w:val="0"/>
        <w:spacing w:before="0" w:beforeAutospacing="0" w:after="240" w:afterAutospacing="0" w:line="360" w:lineRule="atLeast"/>
        <w:jc w:val="both"/>
        <w:rPr>
          <w:rFonts w:cstheme="minorBidi"/>
          <w:kern w:val="2"/>
          <w:sz w:val="21"/>
          <w:szCs w:val="22"/>
        </w:rPr>
      </w:pPr>
      <w:hyperlink r:id="rId360" w:tgtFrame="_blank" w:history="1">
        <w:r w:rsidR="004011BC" w:rsidRPr="00C81BAD">
          <w:rPr>
            <w:rFonts w:cstheme="minorBidi"/>
            <w:kern w:val="2"/>
            <w:szCs w:val="22"/>
          </w:rPr>
          <w:t>hdu 3516 Tree Construction</w:t>
        </w:r>
      </w:hyperlink>
    </w:p>
    <w:p w:rsidR="004011BC" w:rsidRPr="00C81BAD" w:rsidRDefault="00C14360" w:rsidP="00004C4E">
      <w:pPr>
        <w:pStyle w:val="a4"/>
        <w:shd w:val="clear" w:color="auto" w:fill="FFFFFF"/>
        <w:wordWrap w:val="0"/>
        <w:spacing w:before="0" w:beforeAutospacing="0" w:after="240" w:afterAutospacing="0" w:line="360" w:lineRule="atLeast"/>
        <w:jc w:val="both"/>
        <w:rPr>
          <w:rFonts w:cstheme="minorBidi"/>
          <w:kern w:val="2"/>
          <w:sz w:val="21"/>
          <w:szCs w:val="22"/>
        </w:rPr>
      </w:pPr>
      <w:hyperlink r:id="rId361" w:tgtFrame="_blank" w:history="1">
        <w:r w:rsidR="004011BC" w:rsidRPr="00C81BAD">
          <w:rPr>
            <w:rFonts w:cstheme="minorBidi"/>
            <w:kern w:val="2"/>
            <w:szCs w:val="22"/>
          </w:rPr>
          <w:t>hdu 2829 Lawrence</w:t>
        </w:r>
      </w:hyperlink>
    </w:p>
    <w:p w:rsidR="002D7B0B" w:rsidRPr="00C81BAD" w:rsidRDefault="00572F30" w:rsidP="00FF5A2B">
      <w:pPr>
        <w:pStyle w:val="2"/>
        <w:rPr>
          <w:rFonts w:ascii="宋体" w:eastAsia="宋体" w:hAnsi="宋体"/>
          <w:b w:val="0"/>
        </w:rPr>
      </w:pPr>
      <w:bookmarkStart w:id="279" w:name="_Toc523521362"/>
      <w:r w:rsidRPr="00C81BAD">
        <w:rPr>
          <w:rFonts w:ascii="宋体" w:eastAsia="宋体" w:hAnsi="宋体" w:hint="eastAsia"/>
          <w:b w:val="0"/>
        </w:rPr>
        <w:t>图论</w:t>
      </w:r>
      <w:bookmarkEnd w:id="279"/>
    </w:p>
    <w:p w:rsidR="00404D7B" w:rsidRPr="00C81BAD" w:rsidRDefault="00404D7B" w:rsidP="00404D7B">
      <w:pPr>
        <w:rPr>
          <w:rFonts w:ascii="宋体" w:eastAsia="宋体" w:hAnsi="宋体"/>
        </w:rPr>
      </w:pPr>
      <w:r w:rsidRPr="00C81BAD">
        <w:rPr>
          <w:rFonts w:ascii="宋体" w:eastAsia="宋体" w:hAnsi="宋体" w:hint="eastAsia"/>
        </w:rPr>
        <w:t>POJ综合题</w:t>
      </w:r>
    </w:p>
    <w:p w:rsidR="00404D7B" w:rsidRPr="00C81BAD" w:rsidRDefault="00C14360" w:rsidP="00404D7B">
      <w:pPr>
        <w:rPr>
          <w:rFonts w:ascii="宋体" w:eastAsia="宋体" w:hAnsi="宋体"/>
        </w:rPr>
      </w:pPr>
      <w:hyperlink r:id="rId362" w:history="1">
        <w:r w:rsidR="00404D7B" w:rsidRPr="00C81BAD">
          <w:rPr>
            <w:rStyle w:val="a3"/>
            <w:rFonts w:ascii="宋体" w:eastAsia="宋体" w:hAnsi="宋体"/>
          </w:rPr>
          <w:t>https://blog.csdn.net/liuqiyao_01/article/details/8477827</w:t>
        </w:r>
      </w:hyperlink>
    </w:p>
    <w:p w:rsidR="001F70A9" w:rsidRPr="00C81BAD" w:rsidRDefault="001F70A9" w:rsidP="00FF5A2B">
      <w:pPr>
        <w:pStyle w:val="3"/>
        <w:rPr>
          <w:rFonts w:ascii="宋体" w:eastAsia="宋体" w:hAnsi="宋体"/>
          <w:b w:val="0"/>
        </w:rPr>
      </w:pPr>
      <w:bookmarkStart w:id="280" w:name="_Toc523521363"/>
      <w:r w:rsidRPr="00C81BAD">
        <w:rPr>
          <w:rFonts w:ascii="宋体" w:eastAsia="宋体" w:hAnsi="宋体" w:hint="eastAsia"/>
          <w:b w:val="0"/>
        </w:rPr>
        <w:t>并查集&amp;最小生成树</w:t>
      </w:r>
      <w:r w:rsidR="00B81A18" w:rsidRPr="00C81BAD">
        <w:rPr>
          <w:rFonts w:ascii="宋体" w:eastAsia="宋体" w:hAnsi="宋体" w:hint="eastAsia"/>
          <w:b w:val="0"/>
        </w:rPr>
        <w:t>（学习区）</w:t>
      </w:r>
      <w:bookmarkEnd w:id="280"/>
    </w:p>
    <w:p w:rsidR="00404D7B" w:rsidRPr="00C81BAD" w:rsidRDefault="00C14360" w:rsidP="001F70A9">
      <w:pPr>
        <w:rPr>
          <w:rFonts w:ascii="宋体" w:eastAsia="宋体" w:hAnsi="宋体"/>
        </w:rPr>
      </w:pPr>
      <w:hyperlink r:id="rId363" w:history="1">
        <w:r w:rsidR="00404D7B" w:rsidRPr="00C81BAD">
          <w:rPr>
            <w:rStyle w:val="a3"/>
            <w:rFonts w:ascii="宋体" w:eastAsia="宋体" w:hAnsi="宋体"/>
          </w:rPr>
          <w:t>https://blog.csdn.net/liuqiyao_01/article/details/8797356</w:t>
        </w:r>
      </w:hyperlink>
    </w:p>
    <w:p w:rsidR="00B81A18" w:rsidRPr="00C81BAD" w:rsidRDefault="00B81A18" w:rsidP="00B81A18">
      <w:pPr>
        <w:widowControl/>
        <w:jc w:val="left"/>
        <w:rPr>
          <w:rFonts w:ascii="宋体" w:eastAsia="宋体" w:hAnsi="宋体"/>
          <w:sz w:val="24"/>
        </w:rPr>
      </w:pPr>
      <w:r w:rsidRPr="00C81BAD">
        <w:rPr>
          <w:rFonts w:ascii="宋体" w:eastAsia="宋体" w:hAnsi="宋体"/>
          <w:sz w:val="24"/>
        </w:rPr>
        <w:t>【HDU】</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1213 How Many Tables 基础并查集★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1272 小希的迷宫 基础并查集★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1325&amp;&amp;poj1308 Is It A Tree? 基础并查集★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1856 More is better 基础并查集★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1102 Constructing Roads 基础最小生成树★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1232 畅通工程 基础并查集★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2120 Ice_cream's world I 基础并查集★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2122 Ice_cream’s world III 基础最小生成树★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1233 还是畅通工程 基础最小生成树★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1863 畅通工程 基础最小生成树★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lastRenderedPageBreak/>
        <w:t>1875 畅通工程再续 基础最小生成树★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1879 继续畅通工程 基础最小生成树★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3371     Connect the Cities 简单最小生成树★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1301 Jungle Roads 基础最小生成树★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1162 Eddy's picture 基础最小生成树★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1198 Farm Irrigation 基础最小生成树★</w:t>
      </w:r>
    </w:p>
    <w:p w:rsidR="00B81A18" w:rsidRPr="00C81BAD" w:rsidRDefault="00C14360" w:rsidP="00B81A18">
      <w:pPr>
        <w:pStyle w:val="a4"/>
        <w:shd w:val="clear" w:color="auto" w:fill="FFFFFF"/>
        <w:wordWrap w:val="0"/>
        <w:spacing w:before="0" w:beforeAutospacing="0" w:after="240" w:afterAutospacing="0" w:line="390" w:lineRule="atLeast"/>
        <w:rPr>
          <w:rFonts w:cs="Arial"/>
          <w:color w:val="4F4F4F"/>
          <w:sz w:val="23"/>
          <w:szCs w:val="23"/>
        </w:rPr>
      </w:pPr>
      <w:hyperlink r:id="rId364" w:tgtFrame="_blank" w:history="1">
        <w:r w:rsidR="00B81A18" w:rsidRPr="00C81BAD">
          <w:rPr>
            <w:rStyle w:val="a3"/>
            <w:rFonts w:cs="Arial"/>
            <w:color w:val="6795B5"/>
            <w:sz w:val="23"/>
            <w:szCs w:val="23"/>
          </w:rPr>
          <w:t>1598 find the most comfortable road 枚举+最小生成树</w:t>
        </w:r>
        <w:r w:rsidR="00B81A18" w:rsidRPr="00C81BAD">
          <w:rPr>
            <w:rStyle w:val="a3"/>
            <w:rFonts w:cs="Segoe UI Symbol"/>
            <w:color w:val="6795B5"/>
            <w:sz w:val="23"/>
            <w:szCs w:val="23"/>
          </w:rPr>
          <w:t>★★</w:t>
        </w:r>
      </w:hyperlink>
      <w:hyperlink r:id="rId365" w:tgtFrame="_blank" w:history="1">
        <w:r w:rsidR="00B81A18" w:rsidRPr="00C81BAD">
          <w:rPr>
            <w:rStyle w:val="a3"/>
            <w:rFonts w:cs="Arial"/>
            <w:color w:val="6795B5"/>
            <w:sz w:val="23"/>
            <w:szCs w:val="23"/>
          </w:rPr>
          <w:t>解题报告</w:t>
        </w:r>
      </w:hyperlink>
    </w:p>
    <w:p w:rsidR="00B81A18" w:rsidRPr="00C81BAD" w:rsidRDefault="00C14360" w:rsidP="00B81A18">
      <w:pPr>
        <w:pStyle w:val="a4"/>
        <w:shd w:val="clear" w:color="auto" w:fill="FFFFFF"/>
        <w:wordWrap w:val="0"/>
        <w:spacing w:before="0" w:beforeAutospacing="0" w:after="240" w:afterAutospacing="0" w:line="390" w:lineRule="atLeast"/>
        <w:rPr>
          <w:rFonts w:cs="Arial"/>
          <w:color w:val="4F4F4F"/>
          <w:sz w:val="23"/>
          <w:szCs w:val="23"/>
        </w:rPr>
      </w:pPr>
      <w:hyperlink r:id="rId366" w:tgtFrame="_blank" w:history="1">
        <w:r w:rsidR="00B81A18" w:rsidRPr="00C81BAD">
          <w:rPr>
            <w:rStyle w:val="a3"/>
            <w:rFonts w:cs="Arial"/>
            <w:color w:val="6795B5"/>
            <w:sz w:val="23"/>
            <w:szCs w:val="23"/>
          </w:rPr>
          <w:t>1811 Rank of Tetris 并查集+拓扑排序</w:t>
        </w:r>
        <w:r w:rsidR="00B81A18" w:rsidRPr="00C81BAD">
          <w:rPr>
            <w:rStyle w:val="a3"/>
            <w:rFonts w:cs="Segoe UI Symbol"/>
            <w:color w:val="6795B5"/>
            <w:sz w:val="23"/>
            <w:szCs w:val="23"/>
          </w:rPr>
          <w:t>★★</w:t>
        </w:r>
      </w:hyperlink>
      <w:r w:rsidR="00B81A18" w:rsidRPr="00C81BAD">
        <w:rPr>
          <w:rFonts w:cs="Arial"/>
          <w:color w:val="4F4F4F"/>
          <w:sz w:val="23"/>
          <w:szCs w:val="23"/>
        </w:rPr>
        <w:t> </w:t>
      </w:r>
      <w:hyperlink r:id="rId367" w:tgtFrame="_blank" w:history="1">
        <w:r w:rsidR="00B81A18" w:rsidRPr="00C81BAD">
          <w:rPr>
            <w:rStyle w:val="a3"/>
            <w:rFonts w:cs="Arial"/>
            <w:color w:val="6795B5"/>
            <w:sz w:val="23"/>
            <w:szCs w:val="23"/>
          </w:rPr>
          <w:t>解题报告</w:t>
        </w:r>
      </w:hyperlink>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3926 Hand in Hand 同构图★</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3938 Portal 离线+并查集★★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2489     Minimal Ratio Tree dfs枚举组合情况+最小生成树★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4081     Qin Shi Huang's National Road System 最小生成树+DFS★★</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4126     Genghis Khan the Conqueror 枚举+最小生成树+DFS(难)★★★★</w:t>
      </w:r>
    </w:p>
    <w:p w:rsidR="00B81A18" w:rsidRPr="00C81BAD" w:rsidRDefault="00B81A18" w:rsidP="00B81A18">
      <w:pPr>
        <w:rPr>
          <w:rFonts w:ascii="宋体" w:eastAsia="宋体" w:hAnsi="宋体"/>
          <w:sz w:val="24"/>
        </w:rPr>
      </w:pPr>
      <w:r w:rsidRPr="00C81BAD">
        <w:rPr>
          <w:rFonts w:ascii="宋体" w:eastAsia="宋体" w:hAnsi="宋体"/>
          <w:sz w:val="24"/>
        </w:rPr>
        <w:t>2860 并查集</w:t>
      </w:r>
      <w:r w:rsidRPr="00C81BAD">
        <w:rPr>
          <w:rFonts w:ascii="宋体" w:eastAsia="宋体" w:hAnsi="宋体"/>
          <w:sz w:val="24"/>
        </w:rPr>
        <w:br/>
        <w:t>2144 LCS+并查集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1829&amp;&amp;poj2492 A Bug's Life 基础种类并查集★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1558 Segment set 计算几何+并查集★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3461 Code Lock 并查集(有点难想到)★★</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3367 Pseudoforest 最大生成树★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2473 Junk-Mail Filter 并查集+设立虚父节点(马甲)★★</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3172 Virtual Friends 带权并查集★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3635 Dragon Balls 带权并查集★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lastRenderedPageBreak/>
        <w:t>3047 Zjnu Stadium 带权并查集★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3038 How Many Answers Are Wrong 种类并查集★★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2818 Building Block 带权并查集★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3234 Exclusive-OR 异或并查集(难)★★★</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2121 Ice_cream’s world II 最小树形图(要输出根有点恶心)★★</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4009   Transfer water 最小树形图(模板题)★</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3311  Dig The Wells 斯坦纳树(状压DP)(模板题)★★</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4085 Peach Blossom Spring 斯坦纳树(状压DP)(有可能是森林...)★★★</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4253 Two Famous Companies</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4263 Red/Blue Spanning Tree</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4313 Matrix [最大生成森林]</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4424 Conquer a New Region [最大生成森林]</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szCs w:val="22"/>
        </w:rPr>
      </w:pPr>
      <w:r w:rsidRPr="00C81BAD">
        <w:rPr>
          <w:rFonts w:cstheme="minorBidi"/>
          <w:kern w:val="2"/>
          <w:szCs w:val="22"/>
        </w:rPr>
        <w:t>4509 湫湫系列故事——减肥记II [可以用并查集，区间合并]</w:t>
      </w:r>
      <w:r w:rsidRPr="00C81BAD">
        <w:t xml:space="preserve"> </w:t>
      </w:r>
      <w:r w:rsidRPr="00C81BAD">
        <w:rPr>
          <w:rFonts w:cstheme="minorBidi"/>
          <w:szCs w:val="22"/>
        </w:rPr>
        <w:br/>
        <w:t>【POJ】</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1258 最经典的MST★</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1789 Truck History 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1287 Networking 简单★</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2349 Arctic Network 简单★</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1611 The Suspects 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2377 kruskal★</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2524 Ubiquitous Religions 并查集★</w:t>
      </w:r>
    </w:p>
    <w:p w:rsidR="00B81A18" w:rsidRPr="00C81BAD" w:rsidRDefault="00C14360" w:rsidP="00B81A18">
      <w:pPr>
        <w:pStyle w:val="a4"/>
        <w:shd w:val="clear" w:color="auto" w:fill="FFFFFF"/>
        <w:wordWrap w:val="0"/>
        <w:spacing w:before="0" w:beforeAutospacing="0" w:after="240" w:afterAutospacing="0" w:line="390" w:lineRule="atLeast"/>
        <w:rPr>
          <w:rFonts w:cs="Arial"/>
          <w:color w:val="4F4F4F"/>
          <w:sz w:val="23"/>
          <w:szCs w:val="23"/>
        </w:rPr>
      </w:pPr>
      <w:hyperlink r:id="rId368" w:tgtFrame="_blank" w:history="1">
        <w:r w:rsidR="00B81A18" w:rsidRPr="00C81BAD">
          <w:rPr>
            <w:rStyle w:val="a3"/>
            <w:rFonts w:cs="Arial"/>
            <w:color w:val="6795B5"/>
            <w:sz w:val="23"/>
            <w:szCs w:val="23"/>
          </w:rPr>
          <w:t>2236 Wireless Network 并查集+计算几何</w:t>
        </w:r>
        <w:r w:rsidR="00B81A18" w:rsidRPr="00C81BAD">
          <w:rPr>
            <w:rStyle w:val="a3"/>
            <w:rFonts w:cs="Segoe UI Symbol"/>
            <w:color w:val="6795B5"/>
            <w:sz w:val="23"/>
            <w:szCs w:val="23"/>
          </w:rPr>
          <w:t>★</w:t>
        </w:r>
      </w:hyperlink>
      <w:r w:rsidR="00B81A18" w:rsidRPr="00C81BAD">
        <w:rPr>
          <w:rFonts w:cs="Arial"/>
          <w:color w:val="4F4F4F"/>
          <w:sz w:val="23"/>
          <w:szCs w:val="23"/>
        </w:rPr>
        <w:t>   </w:t>
      </w:r>
      <w:hyperlink r:id="rId369" w:tgtFrame="_blank" w:history="1">
        <w:r w:rsidR="00B81A18" w:rsidRPr="00C81BAD">
          <w:rPr>
            <w:rStyle w:val="a3"/>
            <w:rFonts w:cs="Arial"/>
            <w:color w:val="6795B5"/>
            <w:sz w:val="23"/>
            <w:szCs w:val="23"/>
          </w:rPr>
          <w:t>解题报告</w:t>
        </w:r>
      </w:hyperlink>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lastRenderedPageBreak/>
        <w:t>2560 Kruskal 并查集★</w:t>
      </w:r>
    </w:p>
    <w:p w:rsidR="00B81A18" w:rsidRPr="00C81BAD" w:rsidRDefault="00B81A18" w:rsidP="00B81A18">
      <w:pPr>
        <w:rPr>
          <w:rFonts w:ascii="宋体" w:eastAsia="宋体" w:hAnsi="宋体"/>
          <w:sz w:val="24"/>
        </w:rPr>
      </w:pPr>
      <w:r w:rsidRPr="00C81BAD">
        <w:rPr>
          <w:rFonts w:ascii="宋体" w:eastAsia="宋体" w:hAnsi="宋体"/>
          <w:sz w:val="24"/>
        </w:rPr>
        <w:t>1861 Kruskal★</w:t>
      </w:r>
      <w:r w:rsidRPr="00C81BAD">
        <w:rPr>
          <w:rFonts w:ascii="宋体" w:eastAsia="宋体" w:hAnsi="宋体"/>
          <w:sz w:val="24"/>
        </w:rPr>
        <w:br/>
        <w:t>3625 prim★</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1679 - The Unique MST(基础) 判断MST是否唯一★</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3522 - Slim Span(基础) 求一颗生成树，让最大边最小边差值最小★</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2485 Highways MST中的最长边★</w:t>
      </w:r>
    </w:p>
    <w:p w:rsidR="00B81A18" w:rsidRPr="00C81BAD" w:rsidRDefault="00B81A18" w:rsidP="00B81A18">
      <w:pPr>
        <w:rPr>
          <w:rFonts w:ascii="宋体" w:eastAsia="宋体" w:hAnsi="宋体"/>
          <w:sz w:val="24"/>
        </w:rPr>
      </w:pPr>
      <w:r w:rsidRPr="00C81BAD">
        <w:rPr>
          <w:rFonts w:ascii="宋体" w:eastAsia="宋体" w:hAnsi="宋体"/>
          <w:sz w:val="24"/>
        </w:rPr>
        <w:t>2395 最小生成树的最长边★</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1751 Highways 求出方案★</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POJ-1182 食物链 种类并查集★★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POJ 1456 Supermarket 贪心+区间合并★</w:t>
      </w:r>
    </w:p>
    <w:p w:rsidR="00B81A18" w:rsidRPr="00C81BAD" w:rsidRDefault="00B81A18" w:rsidP="00B81A18">
      <w:pPr>
        <w:rPr>
          <w:rFonts w:ascii="宋体" w:eastAsia="宋体" w:hAnsi="宋体"/>
          <w:sz w:val="24"/>
        </w:rPr>
      </w:pPr>
      <w:r w:rsidRPr="00C81BAD">
        <w:rPr>
          <w:rFonts w:ascii="宋体" w:eastAsia="宋体" w:hAnsi="宋体"/>
          <w:sz w:val="24"/>
        </w:rPr>
        <w:t>POJ-1703 种类并查集★</w:t>
      </w:r>
      <w:r w:rsidRPr="00C81BAD">
        <w:rPr>
          <w:rFonts w:ascii="宋体" w:eastAsia="宋体" w:hAnsi="宋体"/>
          <w:sz w:val="24"/>
        </w:rPr>
        <w:br/>
        <w:t>POJ-1988 种类并查集★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POJ-1733 Parity game 种类并查集，先要离散化一下，不影响结果★</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POJ-1417 True Liars(难) 并查集+DP 种类并查集★★</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POJ-2912 Rochambeau(难) baidu的题,很不错...是食物链的加强版.判断裁判比较难想.★★★</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POJ 2728 - Desert King(中等) 最优比率生成树★★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POJ 1639 - Picnic Planning(较难) 顶点度数有限制的最小生成树★★</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POJ 3164 - Command Network(难) 最小树形图★★</w:t>
      </w:r>
      <w:r w:rsidRPr="00C81BAD">
        <w:rPr>
          <w:rFonts w:cstheme="minorBidi"/>
          <w:kern w:val="2"/>
          <w:szCs w:val="22"/>
        </w:rPr>
        <w:br/>
        <w:t>poj3723好题!!! ★★</w:t>
      </w:r>
      <w:r w:rsidRPr="00C81BAD">
        <w:rPr>
          <w:rFonts w:cstheme="minorBidi"/>
          <w:kern w:val="2"/>
          <w:szCs w:val="22"/>
        </w:rPr>
        <w:br/>
        <w:t>poj3228好好题!!! ★★</w:t>
      </w:r>
      <w:r w:rsidRPr="00C81BAD">
        <w:rPr>
          <w:rFonts w:cstheme="minorBidi"/>
          <w:kern w:val="2"/>
          <w:szCs w:val="22"/>
        </w:rPr>
        <w:br/>
        <w:t xml:space="preserve">POJ-1984 Navigation Nightmare二维曼哈顿距离并查集. </w:t>
      </w:r>
      <w:r w:rsidRPr="00C81BAD">
        <w:rPr>
          <w:rFonts w:cstheme="minorBidi"/>
          <w:kern w:val="2"/>
          <w:szCs w:val="22"/>
        </w:rPr>
        <w:br/>
        <w:t>【ZOJ】</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ZOJ-3261 逆向并查集 ★★</w:t>
      </w:r>
    </w:p>
    <w:p w:rsidR="00B81A18" w:rsidRPr="00C81BAD" w:rsidRDefault="00B81A18" w:rsidP="00B81A18">
      <w:pPr>
        <w:pStyle w:val="a4"/>
        <w:shd w:val="clear" w:color="auto" w:fill="FFFFFF"/>
        <w:wordWrap w:val="0"/>
        <w:spacing w:before="0" w:beforeAutospacing="0" w:after="240" w:afterAutospacing="0" w:line="390" w:lineRule="atLeast"/>
        <w:rPr>
          <w:rFonts w:cstheme="minorBidi"/>
          <w:kern w:val="2"/>
          <w:szCs w:val="22"/>
        </w:rPr>
      </w:pPr>
      <w:r w:rsidRPr="00C81BAD">
        <w:rPr>
          <w:rFonts w:cstheme="minorBidi"/>
          <w:kern w:val="2"/>
          <w:szCs w:val="22"/>
        </w:rPr>
        <w:t>ZOJ-3613 斯坦纳树</w:t>
      </w:r>
    </w:p>
    <w:p w:rsidR="001F70A9" w:rsidRPr="00C81BAD" w:rsidRDefault="001F70A9" w:rsidP="00FF5A2B">
      <w:pPr>
        <w:pStyle w:val="3"/>
        <w:rPr>
          <w:rFonts w:ascii="宋体" w:eastAsia="宋体" w:hAnsi="宋体"/>
          <w:b w:val="0"/>
        </w:rPr>
      </w:pPr>
      <w:bookmarkStart w:id="281" w:name="_Toc523521364"/>
      <w:r w:rsidRPr="00C81BAD">
        <w:rPr>
          <w:rFonts w:ascii="宋体" w:eastAsia="宋体" w:hAnsi="宋体" w:hint="eastAsia"/>
          <w:b w:val="0"/>
        </w:rPr>
        <w:lastRenderedPageBreak/>
        <w:t>拓补排序</w:t>
      </w:r>
      <w:r w:rsidR="00B81A18" w:rsidRPr="00C81BAD">
        <w:rPr>
          <w:rFonts w:ascii="宋体" w:eastAsia="宋体" w:hAnsi="宋体" w:hint="eastAsia"/>
          <w:b w:val="0"/>
        </w:rPr>
        <w:t>（学习区）</w:t>
      </w:r>
      <w:bookmarkEnd w:id="281"/>
    </w:p>
    <w:p w:rsidR="00404D7B" w:rsidRPr="00C81BAD" w:rsidRDefault="00C14360" w:rsidP="001F70A9">
      <w:pPr>
        <w:rPr>
          <w:rFonts w:ascii="宋体" w:eastAsia="宋体" w:hAnsi="宋体"/>
        </w:rPr>
      </w:pPr>
      <w:hyperlink r:id="rId370" w:history="1">
        <w:r w:rsidR="00404D7B" w:rsidRPr="00C81BAD">
          <w:rPr>
            <w:rStyle w:val="a3"/>
            <w:rFonts w:ascii="宋体" w:eastAsia="宋体" w:hAnsi="宋体"/>
          </w:rPr>
          <w:t>https://blog.csdn.net/liuqiyao_01/article/details/8478726</w:t>
        </w:r>
      </w:hyperlink>
    </w:p>
    <w:p w:rsidR="00B81A18" w:rsidRPr="00C81BAD" w:rsidRDefault="00B81A18" w:rsidP="00B81A18">
      <w:pPr>
        <w:widowControl/>
        <w:jc w:val="left"/>
        <w:rPr>
          <w:rFonts w:ascii="宋体" w:eastAsia="宋体" w:hAnsi="宋体" w:cs="宋体"/>
          <w:kern w:val="0"/>
          <w:sz w:val="24"/>
          <w:szCs w:val="24"/>
        </w:rPr>
      </w:pPr>
      <w:r w:rsidRPr="00C81BAD">
        <w:rPr>
          <w:rFonts w:ascii="宋体" w:eastAsia="宋体" w:hAnsi="宋体" w:cs="Arial"/>
          <w:color w:val="333333"/>
          <w:kern w:val="0"/>
          <w:szCs w:val="21"/>
          <w:shd w:val="clear" w:color="auto" w:fill="FFFFFF"/>
        </w:rPr>
        <w:t>【HDU】</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1285确定比赛名次</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2094产生冠军</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2647Reward</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3342Legal or Not</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1811Rank of Tetris 拓扑+并查集</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3231 Box Relations 三维拓扑</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【POJ】</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1094 Sorting It All Out  Floyd+拓扑</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2367 Genealogical tree</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3660 Cow Contest</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3687 Labeling Balls 神奇的拓扑</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1128Frame Stacking  DFS版拓扑</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1270Following Orders  拓扑+回溯</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1420Spreadsheet  模拟拓扑</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2762Going from u to v or from v to u?  强连通+拓扑</w:t>
      </w:r>
    </w:p>
    <w:p w:rsidR="00B81A18" w:rsidRPr="00C81BAD" w:rsidRDefault="00B81A18" w:rsidP="00B81A18">
      <w:pPr>
        <w:widowControl/>
        <w:shd w:val="clear" w:color="auto" w:fill="FFFFFF"/>
        <w:wordWrap w:val="0"/>
        <w:spacing w:after="240" w:line="390" w:lineRule="atLeast"/>
        <w:jc w:val="left"/>
        <w:rPr>
          <w:rFonts w:ascii="宋体" w:eastAsia="宋体" w:hAnsi="宋体" w:cs="Arial"/>
          <w:color w:val="4F4F4F"/>
          <w:kern w:val="0"/>
          <w:szCs w:val="21"/>
        </w:rPr>
      </w:pPr>
      <w:r w:rsidRPr="00C81BAD">
        <w:rPr>
          <w:rFonts w:ascii="宋体" w:eastAsia="宋体" w:hAnsi="宋体" w:cs="Arial"/>
          <w:color w:val="4F4F4F"/>
          <w:kern w:val="0"/>
          <w:szCs w:val="21"/>
        </w:rPr>
        <w:t>3553 Task schedule</w:t>
      </w:r>
    </w:p>
    <w:p w:rsidR="00B81A18" w:rsidRPr="00C81BAD" w:rsidRDefault="00B81A18" w:rsidP="00B81A18">
      <w:pPr>
        <w:rPr>
          <w:rFonts w:ascii="宋体" w:eastAsia="宋体" w:hAnsi="宋体"/>
        </w:rPr>
      </w:pPr>
      <w:r w:rsidRPr="00C81BAD">
        <w:rPr>
          <w:rFonts w:ascii="宋体" w:eastAsia="宋体" w:hAnsi="宋体" w:hint="eastAsia"/>
        </w:rPr>
        <w:t>最短路&amp;差分约束（学习区）</w:t>
      </w:r>
    </w:p>
    <w:p w:rsidR="00B81A18" w:rsidRPr="00C81BAD" w:rsidRDefault="00C14360" w:rsidP="00B81A18">
      <w:pPr>
        <w:rPr>
          <w:rFonts w:ascii="宋体" w:eastAsia="宋体" w:hAnsi="宋体"/>
        </w:rPr>
      </w:pPr>
      <w:hyperlink r:id="rId371" w:history="1">
        <w:r w:rsidR="00B81A18" w:rsidRPr="00C81BAD">
          <w:rPr>
            <w:rStyle w:val="a3"/>
            <w:rFonts w:ascii="宋体" w:eastAsia="宋体" w:hAnsi="宋体"/>
          </w:rPr>
          <w:t>https://blog.csdn.net/liuqiyao_01/article/details/8797353</w:t>
        </w:r>
      </w:hyperlink>
    </w:p>
    <w:p w:rsidR="00FF5A2B" w:rsidRPr="00C81BAD"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82" w:name="_Toc523521365"/>
      <w:r w:rsidRPr="00C81BAD">
        <w:rPr>
          <w:rStyle w:val="a5"/>
          <w:rFonts w:cs="Arial"/>
          <w:b w:val="0"/>
          <w:color w:val="4F4F4F"/>
          <w:sz w:val="36"/>
          <w:szCs w:val="36"/>
        </w:rPr>
        <w:t>最短路</w:t>
      </w:r>
      <w:bookmarkEnd w:id="282"/>
    </w:p>
    <w:p w:rsidR="00FF5A2B" w:rsidRPr="00C81BAD"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C81BAD">
        <w:rPr>
          <w:rFonts w:cs="Arial"/>
          <w:color w:val="4F4F4F"/>
          <w:sz w:val="23"/>
          <w:szCs w:val="23"/>
        </w:rPr>
        <w:t>【HDU】</w:t>
      </w:r>
    </w:p>
    <w:p w:rsidR="00FF5A2B" w:rsidRPr="00C81BAD" w:rsidRDefault="00C14360" w:rsidP="00FF5A2B">
      <w:pPr>
        <w:rPr>
          <w:rFonts w:ascii="宋体" w:eastAsia="宋体" w:hAnsi="宋体" w:cs="Arial"/>
          <w:color w:val="333333"/>
          <w:kern w:val="0"/>
          <w:szCs w:val="21"/>
          <w:shd w:val="clear" w:color="auto" w:fill="FFFFFF"/>
        </w:rPr>
      </w:pPr>
      <w:hyperlink r:id="rId372" w:tgtFrame="_blank" w:history="1">
        <w:r w:rsidR="00FF5A2B" w:rsidRPr="00C81BAD">
          <w:rPr>
            <w:rStyle w:val="a3"/>
            <w:rFonts w:ascii="宋体" w:eastAsia="宋体" w:hAnsi="宋体" w:cs="Arial"/>
            <w:color w:val="6795B5"/>
            <w:sz w:val="23"/>
            <w:szCs w:val="23"/>
            <w:shd w:val="clear" w:color="auto" w:fill="FFFFFF"/>
          </w:rPr>
          <w:t>1548</w:t>
        </w:r>
      </w:hyperlink>
      <w:r w:rsidR="00FF5A2B" w:rsidRPr="00C81BAD">
        <w:rPr>
          <w:rFonts w:ascii="宋体" w:eastAsia="宋体" w:hAnsi="宋体" w:cs="Arial"/>
          <w:color w:val="333333"/>
          <w:sz w:val="23"/>
          <w:szCs w:val="23"/>
          <w:shd w:val="clear" w:color="auto" w:fill="FFFFFF"/>
        </w:rPr>
        <w:t>    A strange lift基础最短路(或bfs)</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hyperlink r:id="rId373" w:tgtFrame="_blank" w:history="1">
        <w:r w:rsidR="00FF5A2B" w:rsidRPr="00C81BAD">
          <w:rPr>
            <w:rStyle w:val="a3"/>
            <w:rFonts w:ascii="宋体" w:eastAsia="宋体" w:hAnsi="宋体" w:cs="Arial"/>
            <w:color w:val="6795B5"/>
            <w:sz w:val="23"/>
            <w:szCs w:val="23"/>
            <w:shd w:val="clear" w:color="auto" w:fill="FFFFFF"/>
          </w:rPr>
          <w:t>2544</w:t>
        </w:r>
      </w:hyperlink>
      <w:r w:rsidR="00FF5A2B" w:rsidRPr="00C81BAD">
        <w:rPr>
          <w:rFonts w:ascii="宋体" w:eastAsia="宋体" w:hAnsi="宋体" w:cs="Arial"/>
          <w:color w:val="333333"/>
          <w:sz w:val="23"/>
          <w:szCs w:val="23"/>
          <w:shd w:val="clear" w:color="auto" w:fill="FFFFFF"/>
        </w:rPr>
        <w:t>    最短路  基础最短路</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hyperlink r:id="rId374" w:tgtFrame="_blank" w:history="1">
        <w:r w:rsidR="00FF5A2B" w:rsidRPr="00C81BAD">
          <w:rPr>
            <w:rStyle w:val="a3"/>
            <w:rFonts w:ascii="宋体" w:eastAsia="宋体" w:hAnsi="宋体" w:cs="Arial"/>
            <w:color w:val="6795B5"/>
            <w:sz w:val="23"/>
            <w:szCs w:val="23"/>
            <w:shd w:val="clear" w:color="auto" w:fill="FFFFFF"/>
          </w:rPr>
          <w:t>3790</w:t>
        </w:r>
      </w:hyperlink>
      <w:r w:rsidR="00FF5A2B" w:rsidRPr="00C81BAD">
        <w:rPr>
          <w:rFonts w:ascii="宋体" w:eastAsia="宋体" w:hAnsi="宋体" w:cs="Arial"/>
          <w:color w:val="333333"/>
          <w:sz w:val="23"/>
          <w:szCs w:val="23"/>
          <w:shd w:val="clear" w:color="auto" w:fill="FFFFFF"/>
        </w:rPr>
        <w:t>   最短路径问题基础最短路</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hyperlink r:id="rId375" w:tgtFrame="_blank" w:history="1">
        <w:r w:rsidR="00FF5A2B" w:rsidRPr="00C81BAD">
          <w:rPr>
            <w:rStyle w:val="a3"/>
            <w:rFonts w:ascii="宋体" w:eastAsia="宋体" w:hAnsi="宋体" w:cs="Arial"/>
            <w:color w:val="6795B5"/>
            <w:sz w:val="23"/>
            <w:szCs w:val="23"/>
            <w:shd w:val="clear" w:color="auto" w:fill="FFFFFF"/>
          </w:rPr>
          <w:t>2066</w:t>
        </w:r>
      </w:hyperlink>
      <w:r w:rsidR="00FF5A2B" w:rsidRPr="00C81BAD">
        <w:rPr>
          <w:rFonts w:ascii="宋体" w:eastAsia="宋体" w:hAnsi="宋体" w:cs="Arial"/>
          <w:color w:val="333333"/>
          <w:sz w:val="23"/>
          <w:szCs w:val="23"/>
          <w:shd w:val="clear" w:color="auto" w:fill="FFFFFF"/>
        </w:rPr>
        <w:t>    一个人的旅行基础最短路(多源多汇,可以建立超级源点和终点)</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hyperlink r:id="rId376" w:tgtFrame="_blank" w:history="1">
        <w:r w:rsidR="00FF5A2B" w:rsidRPr="00C81BAD">
          <w:rPr>
            <w:rStyle w:val="a3"/>
            <w:rFonts w:ascii="宋体" w:eastAsia="宋体" w:hAnsi="宋体" w:cs="Arial"/>
            <w:color w:val="6795B5"/>
            <w:sz w:val="23"/>
            <w:szCs w:val="23"/>
            <w:shd w:val="clear" w:color="auto" w:fill="FFFFFF"/>
          </w:rPr>
          <w:t>2112</w:t>
        </w:r>
      </w:hyperlink>
      <w:r w:rsidR="00FF5A2B" w:rsidRPr="00C81BAD">
        <w:rPr>
          <w:rFonts w:ascii="宋体" w:eastAsia="宋体" w:hAnsi="宋体" w:cs="Arial"/>
          <w:color w:val="333333"/>
          <w:sz w:val="23"/>
          <w:szCs w:val="23"/>
          <w:shd w:val="clear" w:color="auto" w:fill="FFFFFF"/>
        </w:rPr>
        <w:t>    HDU Today基础最短路</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hyperlink r:id="rId377" w:tgtFrame="_blank" w:history="1">
        <w:r w:rsidR="00FF5A2B" w:rsidRPr="00C81BAD">
          <w:rPr>
            <w:rStyle w:val="a3"/>
            <w:rFonts w:ascii="宋体" w:eastAsia="宋体" w:hAnsi="宋体" w:cs="Arial"/>
            <w:color w:val="6795B5"/>
            <w:sz w:val="23"/>
            <w:szCs w:val="23"/>
            <w:shd w:val="clear" w:color="auto" w:fill="FFFFFF"/>
          </w:rPr>
          <w:t>1874</w:t>
        </w:r>
      </w:hyperlink>
      <w:r w:rsidR="00FF5A2B" w:rsidRPr="00C81BAD">
        <w:rPr>
          <w:rFonts w:ascii="宋体" w:eastAsia="宋体" w:hAnsi="宋体" w:cs="Arial"/>
          <w:color w:val="333333"/>
          <w:sz w:val="23"/>
          <w:szCs w:val="23"/>
          <w:shd w:val="clear" w:color="auto" w:fill="FFFFFF"/>
        </w:rPr>
        <w:t>    畅通工程续基础最短路</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hyperlink r:id="rId378" w:tgtFrame="_blank" w:history="1">
        <w:r w:rsidR="00FF5A2B" w:rsidRPr="00C81BAD">
          <w:rPr>
            <w:rStyle w:val="a3"/>
            <w:rFonts w:ascii="宋体" w:eastAsia="宋体" w:hAnsi="宋体" w:cs="Arial"/>
            <w:color w:val="6795B5"/>
            <w:sz w:val="23"/>
            <w:szCs w:val="23"/>
            <w:shd w:val="clear" w:color="auto" w:fill="FFFFFF"/>
          </w:rPr>
          <w:t>1217</w:t>
        </w:r>
      </w:hyperlink>
      <w:r w:rsidR="00FF5A2B" w:rsidRPr="00C81BAD">
        <w:rPr>
          <w:rFonts w:ascii="宋体" w:eastAsia="宋体" w:hAnsi="宋体" w:cs="Arial"/>
          <w:color w:val="333333"/>
          <w:sz w:val="23"/>
          <w:szCs w:val="23"/>
          <w:shd w:val="clear" w:color="auto" w:fill="FFFFFF"/>
        </w:rPr>
        <w:t>    Arbitrage   货币交换 Floyd (或者 Bellman-Ford 判环)</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hyperlink r:id="rId379" w:tgtFrame="_blank" w:history="1">
        <w:r w:rsidR="00FF5A2B" w:rsidRPr="00C81BAD">
          <w:rPr>
            <w:rStyle w:val="a3"/>
            <w:rFonts w:ascii="宋体" w:eastAsia="宋体" w:hAnsi="宋体" w:cs="Arial"/>
            <w:color w:val="6795B5"/>
            <w:sz w:val="23"/>
            <w:szCs w:val="23"/>
            <w:shd w:val="clear" w:color="auto" w:fill="FFFFFF"/>
          </w:rPr>
          <w:t>1245</w:t>
        </w:r>
      </w:hyperlink>
      <w:r w:rsidR="00FF5A2B" w:rsidRPr="00C81BAD">
        <w:rPr>
          <w:rFonts w:ascii="宋体" w:eastAsia="宋体" w:hAnsi="宋体" w:cs="Arial"/>
          <w:color w:val="333333"/>
          <w:sz w:val="23"/>
          <w:szCs w:val="23"/>
          <w:shd w:val="clear" w:color="auto" w:fill="FFFFFF"/>
        </w:rPr>
        <w:t>    Saving James Bond计算几何+最短路</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1317    XYZZY  Bellman-Ford判环,有负权</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1535    Invitation Cards   有向图的来回最短路,(反向建图)</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1546    Idiomatic Phrases Game  最短路</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kern w:val="0"/>
          <w:szCs w:val="21"/>
          <w:shd w:val="clear" w:color="auto" w:fill="FFFFFF"/>
        </w:rPr>
        <w:t>2680    Choose the best route   最短路★</w:t>
      </w:r>
      <w:r w:rsidR="00FF5A2B" w:rsidRPr="00C81BAD">
        <w:rPr>
          <w:rFonts w:ascii="宋体" w:eastAsia="宋体" w:hAnsi="宋体" w:cs="Arial"/>
          <w:color w:val="333333"/>
          <w:kern w:val="0"/>
          <w:szCs w:val="21"/>
          <w:shd w:val="clear" w:color="auto" w:fill="FFFFFF"/>
        </w:rPr>
        <w:br/>
        <w:t>2923    Einbahnstrasse最短路★</w:t>
      </w:r>
      <w:r w:rsidR="00FF5A2B" w:rsidRPr="00C81BAD">
        <w:rPr>
          <w:rFonts w:ascii="宋体" w:eastAsia="宋体" w:hAnsi="宋体" w:cs="Arial"/>
          <w:color w:val="333333"/>
          <w:kern w:val="0"/>
          <w:szCs w:val="21"/>
          <w:shd w:val="clear" w:color="auto" w:fill="FFFFFF"/>
        </w:rPr>
        <w:br/>
        <w:t>3339    In Action  最短路+背包★</w:t>
      </w:r>
      <w:r w:rsidR="00FF5A2B" w:rsidRPr="00C81BAD">
        <w:rPr>
          <w:rFonts w:ascii="宋体" w:eastAsia="宋体" w:hAnsi="宋体" w:cs="Arial"/>
          <w:color w:val="333333"/>
          <w:kern w:val="0"/>
          <w:szCs w:val="21"/>
          <w:shd w:val="clear" w:color="auto" w:fill="FFFFFF"/>
        </w:rPr>
        <w:br/>
        <w:t>2224    The shortest path双调旅行商问题★★</w:t>
      </w:r>
      <w:r w:rsidR="00FF5A2B" w:rsidRPr="00C81BAD">
        <w:rPr>
          <w:rFonts w:ascii="宋体" w:eastAsia="宋体" w:hAnsi="宋体" w:cs="Arial"/>
          <w:color w:val="333333"/>
          <w:kern w:val="0"/>
          <w:szCs w:val="21"/>
          <w:shd w:val="clear" w:color="auto" w:fill="FFFFFF"/>
        </w:rPr>
        <w:br/>
        <w:t>2807    The Shortest Path矩阵运算+最短路(floyd)★★</w:t>
      </w:r>
      <w:r w:rsidR="00FF5A2B" w:rsidRPr="00C81BAD">
        <w:rPr>
          <w:rFonts w:ascii="宋体" w:eastAsia="宋体" w:hAnsi="宋体" w:cs="Arial"/>
          <w:color w:val="333333"/>
          <w:kern w:val="0"/>
          <w:szCs w:val="21"/>
          <w:shd w:val="clear" w:color="auto" w:fill="FFFFFF"/>
        </w:rPr>
        <w:br/>
      </w:r>
      <w:r w:rsidR="00FF5A2B" w:rsidRPr="00C81BAD">
        <w:rPr>
          <w:rFonts w:ascii="宋体" w:eastAsia="宋体" w:hAnsi="宋体" w:cs="Arial"/>
          <w:color w:val="333333"/>
          <w:kern w:val="0"/>
          <w:szCs w:val="21"/>
          <w:shd w:val="clear" w:color="auto" w:fill="FFFFFF"/>
        </w:rPr>
        <w:lastRenderedPageBreak/>
        <w:t>1595    find the longest of the shortest枚举+最短路(删掉任意一条边的最长最短路)★★</w:t>
      </w:r>
      <w:r w:rsidR="00FF5A2B" w:rsidRPr="00C81BAD">
        <w:rPr>
          <w:rFonts w:ascii="宋体" w:eastAsia="宋体" w:hAnsi="宋体" w:cs="Arial"/>
          <w:color w:val="333333"/>
          <w:kern w:val="0"/>
          <w:szCs w:val="21"/>
          <w:shd w:val="clear" w:color="auto" w:fill="FFFFFF"/>
        </w:rPr>
        <w:br/>
        <w:t>3986    Harry Potter and the Final Battle 枚举+最短路(删掉任意一条边的最长最短路)★★</w:t>
      </w:r>
      <w:r w:rsidR="00FF5A2B" w:rsidRPr="00C81BAD">
        <w:rPr>
          <w:rFonts w:ascii="宋体" w:eastAsia="宋体" w:hAnsi="宋体" w:cs="Arial"/>
          <w:color w:val="333333"/>
          <w:kern w:val="0"/>
          <w:szCs w:val="21"/>
          <w:shd w:val="clear" w:color="auto" w:fill="FFFFFF"/>
        </w:rPr>
        <w:br/>
        <w:t>1599    find the mincost routefloyd求最小环★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1839 Delay Constrained... 二分下限+最短路(带限制最短路)★★</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3631 Shortest Path Floyd插点法★★</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4114 Disney's FastPass 最短路+二维状压DP(难)★★★</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3832    Earth Hour 三点连通(斯坦纳树)★</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3873    Invade the Mars Dij变体(好题!,带限制最短路)★★★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4063  Aircraft 几何构图+最短路★★★★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hdu4179 Difficult Routes dis[][]开二维状态的最短路(带限制最短路)★★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2145 zz's Mysterious Present 反向建边. 最短路</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3268 最短路</w:t>
      </w:r>
      <w:r w:rsidRPr="00C81BAD">
        <w:rPr>
          <w:rFonts w:ascii="宋体" w:eastAsia="宋体" w:hAnsi="宋体" w:cs="Arial"/>
          <w:color w:val="333333"/>
          <w:kern w:val="0"/>
          <w:szCs w:val="21"/>
          <w:shd w:val="clear" w:color="auto" w:fill="FFFFFF"/>
        </w:rPr>
        <w:br/>
        <w:t>3143 最短路</w:t>
      </w:r>
      <w:r w:rsidRPr="00C81BAD">
        <w:rPr>
          <w:rFonts w:ascii="宋体" w:eastAsia="宋体" w:hAnsi="宋体" w:cs="Arial"/>
          <w:color w:val="333333"/>
          <w:kern w:val="0"/>
          <w:szCs w:val="21"/>
          <w:shd w:val="clear" w:color="auto" w:fill="FFFFFF"/>
        </w:rPr>
        <w:br/>
        <w:t>1869 六度分离 Floyd最短路★</w:t>
      </w:r>
      <w:r w:rsidRPr="00C81BAD">
        <w:rPr>
          <w:rFonts w:ascii="宋体" w:eastAsia="宋体" w:hAnsi="宋体" w:cs="Arial"/>
          <w:color w:val="333333"/>
          <w:kern w:val="0"/>
          <w:szCs w:val="21"/>
          <w:shd w:val="clear" w:color="auto" w:fill="FFFFFF"/>
        </w:rPr>
        <w:br/>
        <w:t>1385    Minimum Transport Cost 最短路+输出路径(输出字典序最小路径,有点恶心)★★</w:t>
      </w:r>
      <w:r w:rsidRPr="00C81BAD">
        <w:rPr>
          <w:rFonts w:ascii="宋体" w:eastAsia="宋体" w:hAnsi="宋体" w:cs="Arial"/>
          <w:color w:val="333333"/>
          <w:kern w:val="0"/>
          <w:szCs w:val="21"/>
          <w:shd w:val="clear" w:color="auto" w:fill="FFFFFF"/>
        </w:rPr>
        <w:br/>
        <w:t>1224    free DIY Tour 最短路+输出路径★</w:t>
      </w:r>
      <w:r w:rsidRPr="00C81BAD">
        <w:rPr>
          <w:rFonts w:ascii="宋体" w:eastAsia="宋体" w:hAnsi="宋体" w:cs="Arial"/>
          <w:color w:val="333333"/>
          <w:kern w:val="0"/>
          <w:szCs w:val="21"/>
          <w:shd w:val="clear" w:color="auto" w:fill="FFFFFF"/>
        </w:rPr>
        <w:br/>
        <w:t>1142    A Walk Through the Forest  最短路+记忆搜索★★</w:t>
      </w:r>
      <w:r w:rsidRPr="00C81BAD">
        <w:rPr>
          <w:rFonts w:ascii="宋体" w:eastAsia="宋体" w:hAnsi="宋体" w:cs="Arial"/>
          <w:color w:val="333333"/>
          <w:kern w:val="0"/>
          <w:szCs w:val="21"/>
          <w:shd w:val="clear" w:color="auto" w:fill="FFFFFF"/>
        </w:rPr>
        <w:br/>
        <w:t>1596    find the safest road   乘积最小的最短路★</w:t>
      </w:r>
      <w:r w:rsidRPr="00C81BAD">
        <w:rPr>
          <w:rFonts w:ascii="宋体" w:eastAsia="宋体" w:hAnsi="宋体" w:cs="Arial"/>
          <w:color w:val="333333"/>
          <w:kern w:val="0"/>
          <w:szCs w:val="21"/>
          <w:shd w:val="clear" w:color="auto" w:fill="FFFFFF"/>
        </w:rPr>
        <w:br/>
      </w:r>
      <w:hyperlink r:id="rId380" w:tgtFrame="_blank" w:history="1">
        <w:r w:rsidRPr="00C81BAD">
          <w:rPr>
            <w:rFonts w:ascii="宋体" w:eastAsia="宋体" w:hAnsi="宋体"/>
            <w:color w:val="333333"/>
            <w:kern w:val="0"/>
            <w:szCs w:val="21"/>
          </w:rPr>
          <w:t>1598</w:t>
        </w:r>
      </w:hyperlink>
      <w:r w:rsidRPr="00C81BAD">
        <w:rPr>
          <w:rFonts w:ascii="宋体" w:eastAsia="宋体" w:hAnsi="宋体" w:cs="Arial"/>
          <w:color w:val="333333"/>
          <w:kern w:val="0"/>
          <w:szCs w:val="21"/>
          <w:shd w:val="clear" w:color="auto" w:fill="FFFFFF"/>
        </w:rPr>
        <w:t>    find the most comfortable road二分速度差+最短路(带限制最短路)★★</w:t>
      </w:r>
      <w:r w:rsidRPr="00C81BAD">
        <w:rPr>
          <w:rFonts w:ascii="宋体" w:eastAsia="宋体" w:hAnsi="宋体" w:cs="Arial"/>
          <w:color w:val="333333"/>
          <w:kern w:val="0"/>
          <w:szCs w:val="21"/>
          <w:shd w:val="clear" w:color="auto" w:fill="FFFFFF"/>
        </w:rPr>
        <w:br/>
        <w:t>2722    Here We Go(relians) Again最短路★</w:t>
      </w:r>
      <w:r w:rsidRPr="00C81BAD">
        <w:rPr>
          <w:rFonts w:ascii="宋体" w:eastAsia="宋体" w:hAnsi="宋体" w:cs="Arial"/>
          <w:color w:val="333333"/>
          <w:kern w:val="0"/>
          <w:szCs w:val="21"/>
          <w:shd w:val="clear" w:color="auto" w:fill="FFFFFF"/>
        </w:rPr>
        <w:br/>
        <w:t>2962    Trucking 二分+最短路(带限制最短路)★★</w:t>
      </w:r>
      <w:r w:rsidRPr="00C81BAD">
        <w:rPr>
          <w:rFonts w:ascii="宋体" w:eastAsia="宋体" w:hAnsi="宋体" w:cs="Arial"/>
          <w:color w:val="333333"/>
          <w:kern w:val="0"/>
          <w:szCs w:val="21"/>
          <w:shd w:val="clear" w:color="auto" w:fill="FFFFFF"/>
        </w:rPr>
        <w:br/>
        <w:t>1690    Bus System 最短路★</w:t>
      </w:r>
      <w:r w:rsidRPr="00C81BAD">
        <w:rPr>
          <w:rFonts w:ascii="宋体" w:eastAsia="宋体" w:hAnsi="宋体" w:cs="Arial"/>
          <w:color w:val="333333"/>
          <w:kern w:val="0"/>
          <w:szCs w:val="21"/>
          <w:shd w:val="clear" w:color="auto" w:fill="FFFFFF"/>
        </w:rPr>
        <w:br/>
        <w:t>2433    Travel 删边+最短路之和(预处理桥边)★★★</w:t>
      </w:r>
      <w:r w:rsidRPr="00C81BAD">
        <w:rPr>
          <w:rFonts w:ascii="宋体" w:eastAsia="宋体" w:hAnsi="宋体" w:cs="Arial"/>
          <w:color w:val="333333"/>
          <w:kern w:val="0"/>
          <w:szCs w:val="21"/>
          <w:shd w:val="clear" w:color="auto" w:fill="FFFFFF"/>
        </w:rPr>
        <w:br/>
        <w:t>2363    Cycling 二分+最短路(带限制最短路)★★</w:t>
      </w:r>
      <w:r w:rsidRPr="00C81BAD">
        <w:rPr>
          <w:rFonts w:ascii="宋体" w:eastAsia="宋体" w:hAnsi="宋体" w:cs="Arial"/>
          <w:color w:val="333333"/>
          <w:kern w:val="0"/>
          <w:szCs w:val="21"/>
          <w:shd w:val="clear" w:color="auto" w:fill="FFFFFF"/>
        </w:rPr>
        <w:br/>
        <w:t>2377    Bus Pass 最短路(寻找一个点的最长最短路最小)★★</w:t>
      </w:r>
      <w:r w:rsidRPr="00C81BAD">
        <w:rPr>
          <w:rFonts w:ascii="宋体" w:eastAsia="宋体" w:hAnsi="宋体" w:cs="Arial"/>
          <w:color w:val="333333"/>
          <w:kern w:val="0"/>
          <w:szCs w:val="21"/>
          <w:shd w:val="clear" w:color="auto" w:fill="FFFFFF"/>
        </w:rPr>
        <w:br/>
        <w:t>2833    WuKong 最短路+记忆化搜索(求两条最短路的最多公共点)★★</w:t>
      </w:r>
      <w:r w:rsidRPr="00C81BAD">
        <w:rPr>
          <w:rFonts w:ascii="宋体" w:eastAsia="宋体" w:hAnsi="宋体" w:cs="Arial"/>
          <w:color w:val="333333"/>
          <w:kern w:val="0"/>
          <w:szCs w:val="21"/>
          <w:shd w:val="clear" w:color="auto" w:fill="FFFFFF"/>
        </w:rPr>
        <w:br/>
        <w:t>1688    Sightseeing最短次短路条数★★</w:t>
      </w:r>
      <w:r w:rsidRPr="00C81BAD">
        <w:rPr>
          <w:rFonts w:ascii="宋体" w:eastAsia="宋体" w:hAnsi="宋体" w:cs="Arial"/>
          <w:color w:val="333333"/>
          <w:kern w:val="0"/>
          <w:szCs w:val="21"/>
          <w:shd w:val="clear" w:color="auto" w:fill="FFFFFF"/>
        </w:rPr>
        <w:br/>
        <w:t>3191    How Many Paths Are There 次短路条数★★</w:t>
      </w:r>
      <w:r w:rsidRPr="00C81BAD">
        <w:rPr>
          <w:rFonts w:ascii="宋体" w:eastAsia="宋体" w:hAnsi="宋体" w:cs="Arial"/>
          <w:color w:val="333333"/>
          <w:kern w:val="0"/>
          <w:szCs w:val="21"/>
          <w:shd w:val="clear" w:color="auto" w:fill="FFFFFF"/>
        </w:rPr>
        <w:br/>
        <w:t>2482    Transit search最短路★★★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3768  Shopping 最短路+dfs(或最短路+状压DP)★★</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3035    War 平面图最小割(建图麻烦)★★</w:t>
      </w:r>
      <w:r w:rsidRPr="00C81BAD">
        <w:rPr>
          <w:rFonts w:ascii="宋体" w:eastAsia="宋体" w:hAnsi="宋体" w:cs="Arial"/>
          <w:color w:val="333333"/>
          <w:kern w:val="0"/>
          <w:szCs w:val="21"/>
          <w:shd w:val="clear" w:color="auto" w:fill="FFFFFF"/>
        </w:rPr>
        <w:br/>
        <w:t>3870    Catch the Theves 平面图最小割(建图麻烦)★★</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3860 Circuit Board 平面图最小割(建图麻烦)★★</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lastRenderedPageBreak/>
        <w:t>4308 Saving Princess claire_ 最短路构图</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4034 Graph [Floyd应用]</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4157 Slalom 计算几何+最短路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4280 Island Transport [抠图+平面图最小割]</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4293 Groups [最长路]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4318 Power transmission</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4360 As long as Binbin loves Sangsang</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4370  0 or 1</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4396 More lumber is required</w:t>
      </w:r>
      <w:r w:rsidRPr="00C81BAD">
        <w:rPr>
          <w:rFonts w:cs="Arial"/>
          <w:color w:val="333333"/>
          <w:sz w:val="21"/>
          <w:szCs w:val="21"/>
          <w:shd w:val="clear" w:color="auto" w:fill="FFFFFF"/>
        </w:rPr>
        <w:br/>
        <w:t>【POJ】</w:t>
      </w:r>
      <w:r w:rsidRPr="00C81BAD">
        <w:rPr>
          <w:rFonts w:cs="Arial"/>
          <w:color w:val="333333"/>
          <w:sz w:val="21"/>
          <w:szCs w:val="21"/>
          <w:shd w:val="clear" w:color="auto" w:fill="FFFFFF"/>
        </w:rPr>
        <w:br/>
      </w:r>
      <w:hyperlink r:id="rId381" w:tgtFrame="_blank" w:history="1">
        <w:r w:rsidRPr="00C81BAD">
          <w:rPr>
            <w:color w:val="333333"/>
            <w:sz w:val="21"/>
            <w:szCs w:val="21"/>
          </w:rPr>
          <w:t>1062 昂贵的聘礼 </w:t>
        </w:r>
      </w:hyperlink>
      <w:hyperlink r:id="rId382" w:tgtFrame="_blank" w:history="1">
        <w:r w:rsidRPr="00C81BAD">
          <w:rPr>
            <w:color w:val="333333"/>
            <w:sz w:val="21"/>
            <w:szCs w:val="21"/>
          </w:rPr>
          <w:t>竟然可以和最短路联系起来</w:t>
        </w:r>
      </w:hyperlink>
      <w:r w:rsidRPr="00C81BAD">
        <w:rPr>
          <w:rFonts w:cs="Arial"/>
          <w:color w:val="333333"/>
          <w:sz w:val="21"/>
          <w:szCs w:val="21"/>
          <w:shd w:val="clear" w:color="auto" w:fill="FFFFFF"/>
        </w:rPr>
        <w:t>★★          </w:t>
      </w:r>
      <w:hyperlink r:id="rId383" w:tgtFrame="_blank" w:history="1">
        <w:r w:rsidRPr="00C81BAD">
          <w:rPr>
            <w:color w:val="333333"/>
            <w:sz w:val="21"/>
            <w:szCs w:val="21"/>
          </w:rPr>
          <w:t>解题报告</w:t>
        </w:r>
      </w:hyperlink>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1094  Sorting It All OutFloyd 判环+拓扑排序★</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1125 Stockbroker Grapevine Floyd★</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1135  Domino Effect 最短路,比较有意思★★</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1161  Walls 最短路(图太恶心了)★★</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1502  MPI Maelstrom Floyd★</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1511    Invitation Cards 来回最短路★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1556 The Doors 计算几何+最短路★★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1724  ROADS 带限制的最短路,dis[][]开二维来记录信息(或广搜)★★</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1734  Sightseeing trip floyd最小环路径★</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1797  Heavy Transportation 二分枚举+最短路★</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1847 Tram 简单最短路★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1860 Currency Exchange 货币兑换★</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lastRenderedPageBreak/>
        <w:t>1949  Chores 反向建边,求最长路★★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2139  Six Degrees of Cowvin Bacon Floyd★</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2240 Arbitrage 货币兑换★</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2253 Frogger 二分+最短路★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2312  坦克大战 spfa最短路本质变形--&gt;广搜★</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2387  Til the Cows Come Home 基础最短路★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2394 Checking an Alibi 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2449 Remmarguts' Date A*求第K短路★★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2457  Part Acquisition 最短路 (输出路径)★★</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2472  106 miles to Chicago 乘积最短路(log一下,乘变加)★★</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2502Subway</w:t>
      </w:r>
      <w:r w:rsidRPr="00C81BAD">
        <w:rPr>
          <w:rFonts w:ascii="宋体" w:eastAsia="宋体" w:hAnsi="宋体" w:cs="Arial"/>
          <w:color w:val="333333"/>
          <w:kern w:val="0"/>
          <w:szCs w:val="21"/>
          <w:shd w:val="clear" w:color="auto" w:fill="FFFFFF"/>
        </w:rPr>
        <w:br/>
        <w:t>2570 Fiber Network floyd</w:t>
      </w:r>
      <w:r w:rsidRPr="00C81BAD">
        <w:rPr>
          <w:rFonts w:ascii="宋体" w:eastAsia="宋体" w:hAnsi="宋体" w:cs="Arial"/>
          <w:color w:val="333333"/>
          <w:kern w:val="0"/>
          <w:szCs w:val="21"/>
          <w:shd w:val="clear" w:color="auto" w:fill="FFFFFF"/>
        </w:rPr>
        <w:br/>
        <w:t>3013 圣诞树</w:t>
      </w:r>
      <w:r w:rsidRPr="00C81BAD">
        <w:rPr>
          <w:rFonts w:ascii="宋体" w:eastAsia="宋体" w:hAnsi="宋体" w:cs="Arial"/>
          <w:color w:val="333333"/>
          <w:kern w:val="0"/>
          <w:szCs w:val="21"/>
          <w:shd w:val="clear" w:color="auto" w:fill="FFFFFF"/>
        </w:rPr>
        <w:br/>
        <w:t>3037Skiing</w:t>
      </w:r>
      <w:r w:rsidRPr="00C81BAD">
        <w:rPr>
          <w:rFonts w:ascii="宋体" w:eastAsia="宋体" w:hAnsi="宋体" w:cs="Arial"/>
          <w:color w:val="333333"/>
          <w:kern w:val="0"/>
          <w:szCs w:val="21"/>
          <w:shd w:val="clear" w:color="auto" w:fill="FFFFFF"/>
        </w:rPr>
        <w:br/>
        <w:t>3072 Robot</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3114  Countries in War 强联通+最短路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3160  Father Christmas flymouse 强联通+最长路</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3255 Roadblocks</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3259  Wormholes （寻找负权回路）</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3268 Silver Cow Party</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3311  Hie with the Pie floyd+状压</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3328 Cliff Climbing</w:t>
      </w:r>
      <w:r w:rsidRPr="00C81BAD">
        <w:rPr>
          <w:rFonts w:ascii="宋体" w:eastAsia="宋体" w:hAnsi="宋体" w:cs="Arial"/>
          <w:color w:val="333333"/>
          <w:kern w:val="0"/>
          <w:szCs w:val="21"/>
          <w:shd w:val="clear" w:color="auto" w:fill="FFFFFF"/>
        </w:rPr>
        <w:br/>
        <w:t>3439 Server Relocation</w:t>
      </w:r>
      <w:r w:rsidRPr="00C81BAD">
        <w:rPr>
          <w:rFonts w:ascii="宋体" w:eastAsia="宋体" w:hAnsi="宋体" w:cs="Arial"/>
          <w:color w:val="333333"/>
          <w:kern w:val="0"/>
          <w:szCs w:val="21"/>
          <w:shd w:val="clear" w:color="auto" w:fill="FFFFFF"/>
        </w:rPr>
        <w:br/>
        <w:t>3463 Sightseeing 次短路条数</w:t>
      </w:r>
      <w:r w:rsidRPr="00C81BAD">
        <w:rPr>
          <w:rFonts w:ascii="宋体" w:eastAsia="宋体" w:hAnsi="宋体" w:cs="Arial"/>
          <w:color w:val="333333"/>
          <w:kern w:val="0"/>
          <w:szCs w:val="21"/>
          <w:shd w:val="clear" w:color="auto" w:fill="FFFFFF"/>
        </w:rPr>
        <w:br/>
        <w:t>3159</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3521 Geometric Map 计算几何+最短路</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3549 GSM phone 计算几何+最短路</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3594 Escort of Dr. Who How</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lastRenderedPageBreak/>
        <w:t>3613  Cow Relays 经过N条边的最短路 // floyd + 二分矩阵</w:t>
      </w:r>
    </w:p>
    <w:p w:rsidR="00FF5A2B" w:rsidRPr="00C81BAD" w:rsidRDefault="00FF5A2B" w:rsidP="00FF5A2B">
      <w:pPr>
        <w:rPr>
          <w:rFonts w:ascii="宋体" w:eastAsia="宋体" w:hAnsi="宋体" w:cs="Arial"/>
          <w:color w:val="333333"/>
          <w:kern w:val="0"/>
          <w:szCs w:val="21"/>
          <w:shd w:val="clear" w:color="auto" w:fill="FFFFFF"/>
        </w:rPr>
      </w:pPr>
      <w:r w:rsidRPr="00C81BAD">
        <w:rPr>
          <w:rFonts w:ascii="宋体" w:eastAsia="宋体" w:hAnsi="宋体" w:cs="Arial"/>
          <w:color w:val="333333"/>
          <w:kern w:val="0"/>
          <w:szCs w:val="21"/>
          <w:shd w:val="clear" w:color="auto" w:fill="FFFFFF"/>
        </w:rPr>
        <w:t>3615 Cow Hurdles</w:t>
      </w:r>
      <w:r w:rsidRPr="00C81BAD">
        <w:rPr>
          <w:rFonts w:ascii="宋体" w:eastAsia="宋体" w:hAnsi="宋体" w:cs="Arial"/>
          <w:color w:val="333333"/>
          <w:kern w:val="0"/>
          <w:szCs w:val="21"/>
          <w:shd w:val="clear" w:color="auto" w:fill="FFFFFF"/>
        </w:rPr>
        <w:br/>
        <w:t>3621 最优比率环</w:t>
      </w:r>
      <w:r w:rsidRPr="00C81BAD">
        <w:rPr>
          <w:rFonts w:ascii="宋体" w:eastAsia="宋体" w:hAnsi="宋体" w:cs="Arial"/>
          <w:color w:val="333333"/>
          <w:kern w:val="0"/>
          <w:szCs w:val="21"/>
          <w:shd w:val="clear" w:color="auto" w:fill="FFFFFF"/>
        </w:rPr>
        <w:br/>
        <w:t>3635 full tank?</w:t>
      </w:r>
      <w:r w:rsidRPr="00C81BAD">
        <w:rPr>
          <w:rFonts w:ascii="宋体" w:eastAsia="宋体" w:hAnsi="宋体" w:cs="Arial"/>
          <w:color w:val="333333"/>
          <w:kern w:val="0"/>
          <w:szCs w:val="21"/>
          <w:shd w:val="clear" w:color="auto" w:fill="FFFFFF"/>
        </w:rPr>
        <w:br/>
        <w:t>3660 传递闭包</w:t>
      </w:r>
      <w:r w:rsidRPr="00C81BAD">
        <w:rPr>
          <w:rFonts w:ascii="宋体" w:eastAsia="宋体" w:hAnsi="宋体" w:cs="Arial"/>
          <w:color w:val="333333"/>
          <w:kern w:val="0"/>
          <w:szCs w:val="21"/>
          <w:shd w:val="clear" w:color="auto" w:fill="FFFFFF"/>
        </w:rPr>
        <w:br/>
        <w:t>3662 Telephone Lines</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333333"/>
          <w:sz w:val="21"/>
          <w:szCs w:val="21"/>
          <w:shd w:val="clear" w:color="auto" w:fill="FFFFFF"/>
        </w:rPr>
      </w:pPr>
      <w:r w:rsidRPr="00C81BAD">
        <w:rPr>
          <w:rFonts w:cs="Arial"/>
          <w:color w:val="333333"/>
          <w:sz w:val="21"/>
          <w:szCs w:val="21"/>
          <w:shd w:val="clear" w:color="auto" w:fill="FFFFFF"/>
        </w:rPr>
        <w:t>4046 Sightseeing</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C81BAD">
        <w:rPr>
          <w:rFonts w:cs="Arial"/>
          <w:color w:val="FF0000"/>
          <w:sz w:val="23"/>
          <w:szCs w:val="23"/>
        </w:rPr>
        <w:t>【SGU314】一道神级求前k短路。。。</w:t>
      </w:r>
    </w:p>
    <w:p w:rsidR="00FF5A2B" w:rsidRPr="00C81BAD" w:rsidRDefault="00FF5A2B" w:rsidP="00FF5A2B">
      <w:pPr>
        <w:pStyle w:val="a4"/>
        <w:shd w:val="clear" w:color="auto" w:fill="FFFFFF"/>
        <w:wordWrap w:val="0"/>
        <w:spacing w:before="0" w:beforeAutospacing="0" w:after="240" w:afterAutospacing="0" w:line="390" w:lineRule="atLeast"/>
        <w:outlineLvl w:val="2"/>
        <w:rPr>
          <w:rFonts w:cs="Arial"/>
          <w:b/>
          <w:color w:val="4F4F4F"/>
          <w:sz w:val="23"/>
          <w:szCs w:val="23"/>
        </w:rPr>
      </w:pPr>
      <w:bookmarkStart w:id="283" w:name="_Toc523521366"/>
      <w:r w:rsidRPr="00C81BAD">
        <w:rPr>
          <w:rStyle w:val="a5"/>
          <w:rFonts w:cs="Arial"/>
          <w:b w:val="0"/>
          <w:color w:val="4F4F4F"/>
          <w:sz w:val="36"/>
          <w:szCs w:val="36"/>
        </w:rPr>
        <w:t>差分约束</w:t>
      </w:r>
      <w:bookmarkEnd w:id="283"/>
    </w:p>
    <w:p w:rsidR="00FF5A2B" w:rsidRPr="00C81BAD"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C81BAD">
        <w:rPr>
          <w:rFonts w:cs="Arial"/>
          <w:color w:val="4F4F4F"/>
          <w:sz w:val="23"/>
          <w:szCs w:val="23"/>
        </w:rPr>
        <w:t>【HDU】</w:t>
      </w:r>
      <w:r w:rsidRPr="00C81BAD">
        <w:rPr>
          <w:rFonts w:cs="Arial"/>
          <w:color w:val="4F4F4F"/>
          <w:sz w:val="23"/>
          <w:szCs w:val="23"/>
        </w:rPr>
        <w:br/>
        <w:t>1384 Intervals 基础差分约束</w:t>
      </w:r>
      <w:r w:rsidRPr="00C81BAD">
        <w:rPr>
          <w:rFonts w:cs="Segoe UI Symbol"/>
          <w:color w:val="4F4F4F"/>
          <w:sz w:val="23"/>
          <w:szCs w:val="23"/>
        </w:rPr>
        <w:t>★</w:t>
      </w:r>
      <w:r w:rsidRPr="00C81BAD">
        <w:rPr>
          <w:rFonts w:cs="Arial"/>
          <w:color w:val="4F4F4F"/>
          <w:sz w:val="23"/>
          <w:szCs w:val="23"/>
        </w:rPr>
        <w:br/>
        <w:t>1529 Cashier Employment 神级差分约束</w:t>
      </w:r>
      <w:r w:rsidRPr="00C81BAD">
        <w:rPr>
          <w:rFonts w:cs="Segoe UI Symbol"/>
          <w:color w:val="4F4F4F"/>
          <w:sz w:val="23"/>
          <w:szCs w:val="23"/>
        </w:rPr>
        <w:t>★★★★</w:t>
      </w:r>
    </w:p>
    <w:p w:rsidR="00FF5A2B" w:rsidRPr="00C81BAD"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C81BAD">
        <w:rPr>
          <w:rFonts w:cs="Arial"/>
          <w:color w:val="4F4F4F"/>
          <w:sz w:val="23"/>
          <w:szCs w:val="23"/>
        </w:rPr>
        <w:t>1531 King 差分约束</w:t>
      </w:r>
      <w:r w:rsidRPr="00C81BAD">
        <w:rPr>
          <w:rFonts w:cs="Segoe UI Symbol"/>
          <w:color w:val="4F4F4F"/>
          <w:sz w:val="23"/>
          <w:szCs w:val="23"/>
        </w:rPr>
        <w:t>★</w:t>
      </w:r>
      <w:r w:rsidRPr="00C81BAD">
        <w:rPr>
          <w:rFonts w:cs="Arial"/>
          <w:color w:val="4F4F4F"/>
          <w:sz w:val="23"/>
          <w:szCs w:val="23"/>
        </w:rPr>
        <w:br/>
        <w:t>1534 Schedule Problem 差分约束输出一组解</w:t>
      </w:r>
      <w:r w:rsidRPr="00C81BAD">
        <w:rPr>
          <w:rFonts w:cs="Segoe UI Symbol"/>
          <w:color w:val="4F4F4F"/>
          <w:sz w:val="23"/>
          <w:szCs w:val="23"/>
        </w:rPr>
        <w:t>★</w:t>
      </w:r>
      <w:r w:rsidRPr="00C81BAD">
        <w:rPr>
          <w:rFonts w:cs="Arial"/>
          <w:color w:val="4F4F4F"/>
          <w:sz w:val="23"/>
          <w:szCs w:val="23"/>
        </w:rPr>
        <w:br/>
        <w:t>3440 House Man 比较好的差分约束</w:t>
      </w:r>
      <w:r w:rsidRPr="00C81BAD">
        <w:rPr>
          <w:rFonts w:cs="Segoe UI Symbol"/>
          <w:color w:val="4F4F4F"/>
          <w:sz w:val="23"/>
          <w:szCs w:val="23"/>
        </w:rPr>
        <w:t>★★</w:t>
      </w:r>
      <w:r w:rsidRPr="00C81BAD">
        <w:rPr>
          <w:rFonts w:cs="Arial"/>
          <w:color w:val="4F4F4F"/>
          <w:sz w:val="23"/>
          <w:szCs w:val="23"/>
        </w:rPr>
        <w:br/>
        <w:t>3592 World Exhibition 简单</w:t>
      </w:r>
      <w:r w:rsidRPr="00C81BAD">
        <w:rPr>
          <w:rFonts w:cs="Segoe UI Symbol"/>
          <w:color w:val="4F4F4F"/>
          <w:sz w:val="23"/>
          <w:szCs w:val="23"/>
        </w:rPr>
        <w:t>★</w:t>
      </w:r>
      <w:r w:rsidRPr="00C81BAD">
        <w:rPr>
          <w:rFonts w:cs="Arial"/>
          <w:color w:val="4F4F4F"/>
          <w:sz w:val="23"/>
          <w:szCs w:val="23"/>
        </w:rPr>
        <w:br/>
        <w:t>3666 THE MATRIX PROBLEM 中等</w:t>
      </w:r>
      <w:r w:rsidRPr="00C81BAD">
        <w:rPr>
          <w:rFonts w:cs="Segoe UI Symbol"/>
          <w:color w:val="4F4F4F"/>
          <w:sz w:val="23"/>
          <w:szCs w:val="23"/>
        </w:rPr>
        <w:t>★★</w:t>
      </w:r>
      <w:r w:rsidRPr="00C81BAD">
        <w:rPr>
          <w:rFonts w:cs="Arial"/>
          <w:color w:val="4F4F4F"/>
          <w:sz w:val="23"/>
          <w:szCs w:val="23"/>
        </w:rPr>
        <w:br/>
      </w:r>
      <w:r w:rsidRPr="00C81BAD">
        <w:rPr>
          <w:rFonts w:cs="Arial"/>
          <w:color w:val="CC0000"/>
          <w:sz w:val="23"/>
          <w:szCs w:val="23"/>
        </w:rPr>
        <w:t>4274 Spy's Work [先处理出欧拉序列,然后就是差分约束了...]</w:t>
      </w:r>
    </w:p>
    <w:p w:rsidR="00B81A18" w:rsidRPr="00C81BAD" w:rsidRDefault="00FF5A2B" w:rsidP="00FF5A2B">
      <w:pPr>
        <w:pStyle w:val="a4"/>
        <w:shd w:val="clear" w:color="auto" w:fill="FFFFFF"/>
        <w:wordWrap w:val="0"/>
        <w:spacing w:before="0" w:beforeAutospacing="0" w:after="240" w:afterAutospacing="0" w:line="390" w:lineRule="atLeast"/>
        <w:rPr>
          <w:rFonts w:cs="Arial"/>
          <w:color w:val="4F4F4F"/>
          <w:sz w:val="23"/>
          <w:szCs w:val="23"/>
        </w:rPr>
      </w:pPr>
      <w:r w:rsidRPr="00C81BAD">
        <w:rPr>
          <w:rFonts w:cs="Arial"/>
          <w:color w:val="4F4F4F"/>
          <w:sz w:val="23"/>
          <w:szCs w:val="23"/>
        </w:rPr>
        <w:t>【POJ】</w:t>
      </w:r>
      <w:r w:rsidRPr="00C81BAD">
        <w:rPr>
          <w:rFonts w:cs="Arial"/>
          <w:color w:val="4F4F4F"/>
          <w:sz w:val="23"/>
          <w:szCs w:val="23"/>
        </w:rPr>
        <w:br/>
        <w:t>1201 Intervals</w:t>
      </w:r>
      <w:r w:rsidRPr="00C81BAD">
        <w:rPr>
          <w:rFonts w:cs="Arial"/>
          <w:color w:val="4F4F4F"/>
          <w:sz w:val="23"/>
          <w:szCs w:val="23"/>
        </w:rPr>
        <w:br/>
        <w:t>1275 Cashier Employment</w:t>
      </w:r>
      <w:r w:rsidRPr="00C81BAD">
        <w:rPr>
          <w:rFonts w:cs="Arial"/>
          <w:color w:val="4F4F4F"/>
          <w:sz w:val="23"/>
          <w:szCs w:val="23"/>
        </w:rPr>
        <w:br/>
        <w:t>1364 King</w:t>
      </w:r>
      <w:r w:rsidRPr="00C81BAD">
        <w:rPr>
          <w:rFonts w:cs="Arial"/>
          <w:color w:val="4F4F4F"/>
          <w:sz w:val="23"/>
          <w:szCs w:val="23"/>
        </w:rPr>
        <w:br/>
        <w:t>1716 Integer Intervals</w:t>
      </w:r>
      <w:r w:rsidRPr="00C81BAD">
        <w:rPr>
          <w:rFonts w:cs="Arial"/>
          <w:color w:val="4F4F4F"/>
          <w:sz w:val="23"/>
          <w:szCs w:val="23"/>
        </w:rPr>
        <w:br/>
        <w:t>2949 Word Rings</w:t>
      </w:r>
      <w:r w:rsidRPr="00C81BAD">
        <w:rPr>
          <w:rFonts w:cs="Arial"/>
          <w:color w:val="4F4F4F"/>
          <w:sz w:val="23"/>
          <w:szCs w:val="23"/>
        </w:rPr>
        <w:br/>
        <w:t>2983 Is the Information Reliable?</w:t>
      </w:r>
      <w:r w:rsidRPr="00C81BAD">
        <w:rPr>
          <w:rFonts w:cs="Arial"/>
          <w:color w:val="4F4F4F"/>
          <w:sz w:val="23"/>
          <w:szCs w:val="23"/>
        </w:rPr>
        <w:br/>
        <w:t>3159</w:t>
      </w:r>
      <w:r w:rsidRPr="00C81BAD">
        <w:rPr>
          <w:rFonts w:cs="Arial"/>
          <w:color w:val="4F4F4F"/>
          <w:sz w:val="23"/>
          <w:szCs w:val="23"/>
        </w:rPr>
        <w:br/>
        <w:t>3169</w:t>
      </w:r>
      <w:r w:rsidRPr="00C81BAD">
        <w:rPr>
          <w:rFonts w:cs="Arial"/>
          <w:color w:val="4F4F4F"/>
          <w:sz w:val="23"/>
          <w:szCs w:val="23"/>
        </w:rPr>
        <w:br/>
        <w:t>3687</w:t>
      </w:r>
    </w:p>
    <w:p w:rsidR="00FF5A2B" w:rsidRPr="00C81BAD" w:rsidRDefault="00FF5A2B" w:rsidP="00FF5A2B">
      <w:pPr>
        <w:pStyle w:val="3"/>
        <w:rPr>
          <w:rFonts w:ascii="宋体" w:eastAsia="宋体" w:hAnsi="宋体"/>
          <w:b w:val="0"/>
        </w:rPr>
      </w:pPr>
      <w:bookmarkStart w:id="284" w:name="_Toc523521367"/>
      <w:r w:rsidRPr="00C81BAD">
        <w:rPr>
          <w:rFonts w:ascii="宋体" w:eastAsia="宋体" w:hAnsi="宋体" w:hint="eastAsia"/>
          <w:b w:val="0"/>
        </w:rPr>
        <w:t>二分匹配（学习区）</w:t>
      </w:r>
      <w:bookmarkEnd w:id="284"/>
    </w:p>
    <w:p w:rsidR="00FF5A2B" w:rsidRPr="00C81BAD" w:rsidRDefault="00C14360" w:rsidP="00FF5A2B">
      <w:pPr>
        <w:rPr>
          <w:rFonts w:ascii="宋体" w:eastAsia="宋体" w:hAnsi="宋体"/>
        </w:rPr>
      </w:pPr>
      <w:hyperlink r:id="rId384" w:history="1">
        <w:r w:rsidR="00FF5A2B" w:rsidRPr="00C81BAD">
          <w:rPr>
            <w:rStyle w:val="a3"/>
            <w:rFonts w:ascii="宋体" w:eastAsia="宋体" w:hAnsi="宋体"/>
          </w:rPr>
          <w:t>https://blog.csdn.net/liuqiyao_01/article/details/8797349</w:t>
        </w:r>
      </w:hyperlink>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lastRenderedPageBreak/>
        <w:t>【HDU】</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1068Girls and Boys 最大匹配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1150Machine Schedule 最小点覆盖</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1151Air Raid 最小路径覆盖</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1179Ollivanders 最大匹配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1281棋盘游戏 行列匹配+求关键点</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149850 years, 50 colors 行列匹配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1507Uncle Tom's Inherited Land* 黑白染色+奇偶匹配(1X2的矩形覆盖)</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1528Card Game Cheater 最大匹配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1845Jimmy’s Assignment 最大匹配(HK算法)</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2063过山车 最大匹配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2119Matrix 行列匹配</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2444The Accomodation of Students 并查集分集合+最大匹配(好题!)</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2768Cat vs. Dog 最大独立集</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3360National Treasures 黑白染色+最小点覆盖</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1045Fire Net 行列匹配变形</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1350Taxi Cab Scheme 最小路径覆盖</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1960Taxi Cab Scheme 最小路径覆盖</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3118Arbiter 二分匹配本质(好题!)</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3729I'm Telling the Truth最大匹配+输出字典序最大的匹配情况</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2389Rain on your Parade 最大匹配(HK算法)</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1054Strategic Game 最小点覆盖</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2819Swap 行列匹配+输出解</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1669 Jamie's Contact Groups 二分+多重匹配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3605Escape 多重匹配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3861The King’s Problem 强连通+最小路径覆盖</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2236无题II 二分+二分匹配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1083Courses 最大匹配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1526A Plug for UNIX 最大匹配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2458Kindergarten 行列匹配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4160Dolls 最大匹配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4185Oil Skimming 黑白匹配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2413Against Mammoths 二分+二分匹配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3468Treasure Hunting 最短路+二分匹配</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3517 Adopt or not 最大独立集</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3026Chinese Chess 二分匹配必须边</w:t>
      </w:r>
      <w:r w:rsidR="00FF5A2B" w:rsidRPr="00C81BAD">
        <w:rPr>
          <w:rFonts w:ascii="宋体" w:eastAsia="宋体" w:hAnsi="宋体" w:cs="Segoe UI Symbol"/>
          <w:color w:val="333333"/>
          <w:sz w:val="23"/>
          <w:szCs w:val="23"/>
          <w:shd w:val="clear" w:color="auto" w:fill="FFFFFF"/>
        </w:rPr>
        <w: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【POJ】</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1087A Plug for UNIX</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1274 The Perfect Stall</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1469COURSES</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1486 Sorting Slides 二分图的必须边</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1548Robots</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1698Alice's Chance</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1719Shooting Contest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lastRenderedPageBreak/>
        <w:t>2060 Taxi Cab Scheme 最小路径覆盖</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2112 Optimal Milking 二分+多重匹配</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2226 Muddy Fields 行列的覆盖</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2239 Selecting Courses</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2289 Jamie's Contact Groups 二分+多重匹配</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2446 Chessboard</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2536 Gopher II</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2584T-Shirt Gumbo</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2594 Treasure Exploration 可相交最小路径覆盖</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2672Hotkeys</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2724 Purifying Machine</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3020 Antenna Placement</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3041 Asteroids 简单行列匹配 </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3189Steady Cow Assignment 二分+多重匹配</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3216 Repairing Company</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3343 Against Mammoths</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3692 Kindergarten</w:t>
      </w:r>
      <w:r w:rsidR="00FF5A2B" w:rsidRPr="00C81BAD">
        <w:rPr>
          <w:rFonts w:ascii="宋体" w:eastAsia="宋体" w:hAnsi="宋体" w:cs="Arial"/>
          <w:color w:val="333333"/>
          <w:sz w:val="23"/>
          <w:szCs w:val="23"/>
        </w:rPr>
        <w:br/>
      </w:r>
      <w:r w:rsidR="00FF5A2B" w:rsidRPr="00C81BAD">
        <w:rPr>
          <w:rFonts w:ascii="宋体" w:eastAsia="宋体" w:hAnsi="宋体" w:cs="Arial"/>
          <w:color w:val="333333"/>
          <w:sz w:val="23"/>
          <w:szCs w:val="23"/>
          <w:shd w:val="clear" w:color="auto" w:fill="FFFFFF"/>
        </w:rPr>
        <w:t>poj2771最大独立集</w:t>
      </w:r>
    </w:p>
    <w:p w:rsidR="00B81A18" w:rsidRPr="00C81BAD" w:rsidRDefault="00B81A18" w:rsidP="00FF5A2B">
      <w:pPr>
        <w:pStyle w:val="3"/>
        <w:rPr>
          <w:rFonts w:ascii="宋体" w:eastAsia="宋体" w:hAnsi="宋体"/>
          <w:b w:val="0"/>
        </w:rPr>
      </w:pPr>
      <w:bookmarkStart w:id="285" w:name="_Toc523521368"/>
      <w:r w:rsidRPr="00C81BAD">
        <w:rPr>
          <w:rFonts w:ascii="宋体" w:eastAsia="宋体" w:hAnsi="宋体" w:hint="eastAsia"/>
          <w:b w:val="0"/>
        </w:rPr>
        <w:t>欧拉回路&amp;哈密顿回路（待学习）</w:t>
      </w:r>
      <w:bookmarkEnd w:id="285"/>
    </w:p>
    <w:p w:rsidR="00B81A18" w:rsidRPr="00C81BAD" w:rsidRDefault="00C14360" w:rsidP="00B81A18">
      <w:pPr>
        <w:rPr>
          <w:rFonts w:ascii="宋体" w:eastAsia="宋体" w:hAnsi="宋体"/>
        </w:rPr>
      </w:pPr>
      <w:hyperlink r:id="rId385" w:history="1">
        <w:r w:rsidR="00B81A18" w:rsidRPr="00C81BAD">
          <w:rPr>
            <w:rStyle w:val="a3"/>
            <w:rFonts w:ascii="宋体" w:eastAsia="宋体" w:hAnsi="宋体"/>
          </w:rPr>
          <w:t>https://blog.csdn.net/liuqiyao_01/article/details/8479339</w:t>
        </w:r>
      </w:hyperlink>
    </w:p>
    <w:p w:rsidR="00B81A18" w:rsidRPr="00C81BAD" w:rsidRDefault="00C14360" w:rsidP="00B81A18">
      <w:pPr>
        <w:rPr>
          <w:rFonts w:ascii="宋体" w:eastAsia="宋体" w:hAnsi="宋体"/>
        </w:rPr>
      </w:pPr>
      <w:hyperlink r:id="rId386" w:history="1">
        <w:r w:rsidR="00B81A18" w:rsidRPr="00C81BAD">
          <w:rPr>
            <w:rStyle w:val="a3"/>
            <w:rFonts w:ascii="宋体" w:eastAsia="宋体" w:hAnsi="宋体"/>
          </w:rPr>
          <w:t>https://blog.csdn.net/liuqiyao_01/article/details/26964205</w:t>
        </w:r>
      </w:hyperlink>
    </w:p>
    <w:p w:rsidR="001F70A9" w:rsidRPr="00C81BAD" w:rsidRDefault="001F70A9" w:rsidP="00FF5A2B">
      <w:pPr>
        <w:pStyle w:val="3"/>
        <w:rPr>
          <w:rFonts w:ascii="宋体" w:eastAsia="宋体" w:hAnsi="宋体"/>
          <w:b w:val="0"/>
        </w:rPr>
      </w:pPr>
      <w:bookmarkStart w:id="286" w:name="_Toc523521369"/>
      <w:r w:rsidRPr="00C81BAD">
        <w:rPr>
          <w:rFonts w:ascii="宋体" w:eastAsia="宋体" w:hAnsi="宋体" w:hint="eastAsia"/>
          <w:b w:val="0"/>
        </w:rPr>
        <w:t>连通&amp;</w:t>
      </w:r>
      <w:r w:rsidRPr="00C81BAD">
        <w:rPr>
          <w:rFonts w:ascii="宋体" w:eastAsia="宋体" w:hAnsi="宋体"/>
          <w:b w:val="0"/>
        </w:rPr>
        <w:t>LCA</w:t>
      </w:r>
      <w:r w:rsidR="00B81A18" w:rsidRPr="00C81BAD">
        <w:rPr>
          <w:rFonts w:ascii="宋体" w:eastAsia="宋体" w:hAnsi="宋体" w:hint="eastAsia"/>
          <w:b w:val="0"/>
        </w:rPr>
        <w:t>（学习区）</w:t>
      </w:r>
      <w:bookmarkEnd w:id="286"/>
    </w:p>
    <w:p w:rsidR="00404D7B" w:rsidRPr="00C81BAD" w:rsidRDefault="00C14360" w:rsidP="001F70A9">
      <w:pPr>
        <w:rPr>
          <w:rFonts w:ascii="宋体" w:eastAsia="宋体" w:hAnsi="宋体"/>
        </w:rPr>
      </w:pPr>
      <w:hyperlink r:id="rId387" w:history="1">
        <w:r w:rsidR="00404D7B" w:rsidRPr="00C81BAD">
          <w:rPr>
            <w:rStyle w:val="a3"/>
            <w:rFonts w:ascii="宋体" w:eastAsia="宋体" w:hAnsi="宋体"/>
          </w:rPr>
          <w:t>https://blog.csdn.net/liuqiyao_01/article/details/8478730</w:t>
        </w:r>
      </w:hyperlink>
    </w:p>
    <w:p w:rsidR="001F70A9" w:rsidRPr="00C81BAD" w:rsidRDefault="001F70A9" w:rsidP="00FF5A2B">
      <w:pPr>
        <w:pStyle w:val="3"/>
        <w:rPr>
          <w:rFonts w:ascii="宋体" w:eastAsia="宋体" w:hAnsi="宋体"/>
          <w:b w:val="0"/>
        </w:rPr>
      </w:pPr>
      <w:bookmarkStart w:id="287" w:name="_Toc523521370"/>
      <w:r w:rsidRPr="00C81BAD">
        <w:rPr>
          <w:rFonts w:ascii="宋体" w:eastAsia="宋体" w:hAnsi="宋体" w:hint="eastAsia"/>
          <w:b w:val="0"/>
        </w:rPr>
        <w:t>网络流</w:t>
      </w:r>
      <w:r w:rsidR="00051719" w:rsidRPr="00C81BAD">
        <w:rPr>
          <w:rFonts w:ascii="宋体" w:eastAsia="宋体" w:hAnsi="宋体" w:hint="eastAsia"/>
          <w:b w:val="0"/>
        </w:rPr>
        <w:t>（</w:t>
      </w:r>
      <w:r w:rsidR="00B81A18" w:rsidRPr="00C81BAD">
        <w:rPr>
          <w:rFonts w:ascii="宋体" w:eastAsia="宋体" w:hAnsi="宋体" w:hint="eastAsia"/>
          <w:b w:val="0"/>
        </w:rPr>
        <w:t>学习</w:t>
      </w:r>
      <w:r w:rsidR="00051719" w:rsidRPr="00C81BAD">
        <w:rPr>
          <w:rFonts w:ascii="宋体" w:eastAsia="宋体" w:hAnsi="宋体" w:hint="eastAsia"/>
          <w:b w:val="0"/>
        </w:rPr>
        <w:t>区</w:t>
      </w:r>
      <w:r w:rsidR="00B81A18" w:rsidRPr="00C81BAD">
        <w:rPr>
          <w:rFonts w:ascii="宋体" w:eastAsia="宋体" w:hAnsi="宋体" w:hint="eastAsia"/>
          <w:b w:val="0"/>
        </w:rPr>
        <w:t>）</w:t>
      </w:r>
      <w:bookmarkEnd w:id="287"/>
    </w:p>
    <w:p w:rsidR="001F70A9" w:rsidRPr="00C81BAD" w:rsidRDefault="00C14360" w:rsidP="001F70A9">
      <w:pPr>
        <w:rPr>
          <w:rStyle w:val="a3"/>
          <w:rFonts w:ascii="宋体" w:eastAsia="宋体" w:hAnsi="宋体"/>
        </w:rPr>
      </w:pPr>
      <w:hyperlink r:id="rId388" w:history="1">
        <w:r w:rsidR="001F70A9" w:rsidRPr="00C81BAD">
          <w:rPr>
            <w:rStyle w:val="a3"/>
            <w:rFonts w:ascii="宋体" w:eastAsia="宋体" w:hAnsi="宋体"/>
          </w:rPr>
          <w:t>https://blog.csdn.net/shahdza/article/details/7779537</w:t>
        </w:r>
      </w:hyperlink>
    </w:p>
    <w:p w:rsidR="00503DB9" w:rsidRPr="00C81BAD" w:rsidRDefault="00503DB9" w:rsidP="00503DB9">
      <w:pPr>
        <w:widowControl/>
        <w:jc w:val="left"/>
        <w:rPr>
          <w:rFonts w:ascii="宋体" w:eastAsia="宋体" w:hAnsi="宋体" w:cs="宋体"/>
          <w:kern w:val="0"/>
          <w:sz w:val="24"/>
          <w:szCs w:val="24"/>
        </w:rPr>
      </w:pPr>
      <w:r w:rsidRPr="00C81BAD">
        <w:rPr>
          <w:rFonts w:ascii="宋体" w:eastAsia="宋体" w:hAnsi="宋体" w:cs="Arial"/>
          <w:b/>
          <w:bCs/>
          <w:color w:val="333333"/>
          <w:kern w:val="0"/>
          <w:sz w:val="27"/>
          <w:szCs w:val="27"/>
          <w:shd w:val="clear" w:color="auto" w:fill="FFFFFF"/>
        </w:rPr>
        <w:t>【HDU】</w:t>
      </w:r>
      <w:r w:rsidRPr="00C81BAD">
        <w:rPr>
          <w:rFonts w:ascii="宋体" w:eastAsia="宋体" w:hAnsi="宋体" w:cs="Arial"/>
          <w:color w:val="333333"/>
          <w:kern w:val="0"/>
          <w:szCs w:val="21"/>
          <w:shd w:val="clear" w:color="auto" w:fill="FFFFFF"/>
        </w:rPr>
        <w:br/>
        <w:t>2732 Leapin' Lizards(较难)    [最大流]</w:t>
      </w:r>
      <w:r w:rsidRPr="00C81BAD">
        <w:rPr>
          <w:rFonts w:ascii="宋体" w:eastAsia="宋体" w:hAnsi="宋体" w:cs="Arial"/>
          <w:color w:val="333333"/>
          <w:kern w:val="0"/>
          <w:szCs w:val="21"/>
          <w:shd w:val="clear" w:color="auto" w:fill="FFFFFF"/>
        </w:rPr>
        <w:br/>
        <w:t>3338 Kakuro Extension(较难，好题)    [最大流][数和]神奇最大流行进列出</w:t>
      </w:r>
      <w:r w:rsidRPr="00C81BAD">
        <w:rPr>
          <w:rFonts w:ascii="宋体" w:eastAsia="宋体" w:hAnsi="宋体" w:cs="Arial"/>
          <w:color w:val="333333"/>
          <w:kern w:val="0"/>
          <w:szCs w:val="21"/>
          <w:shd w:val="clear" w:color="auto" w:fill="FFFFFF"/>
        </w:rPr>
        <w:br/>
        <w:t>2883 kebab(中等)    [最大流]判断满流</w:t>
      </w:r>
      <w:r w:rsidRPr="00C81BAD">
        <w:rPr>
          <w:rFonts w:ascii="宋体" w:eastAsia="宋体" w:hAnsi="宋体" w:cs="Arial"/>
          <w:color w:val="333333"/>
          <w:kern w:val="0"/>
          <w:szCs w:val="21"/>
          <w:shd w:val="clear" w:color="auto" w:fill="FFFFFF"/>
        </w:rPr>
        <w:br/>
        <w:t>3605 Escape(中等，好题)    [最大流](可用多重匹配)</w:t>
      </w:r>
      <w:r w:rsidR="00E04AB8" w:rsidRPr="00C81BAD">
        <w:rPr>
          <w:rFonts w:ascii="宋体" w:eastAsia="宋体" w:hAnsi="宋体" w:cs="Arial"/>
          <w:color w:val="333333"/>
          <w:kern w:val="0"/>
          <w:szCs w:val="21"/>
          <w:shd w:val="clear" w:color="auto" w:fill="FFFFFF"/>
        </w:rPr>
        <w:t xml:space="preserve"> </w:t>
      </w:r>
      <w:r w:rsidRPr="00C81BAD">
        <w:rPr>
          <w:rFonts w:ascii="宋体" w:eastAsia="宋体" w:hAnsi="宋体" w:cs="Arial"/>
          <w:color w:val="333333"/>
          <w:kern w:val="0"/>
          <w:szCs w:val="21"/>
          <w:shd w:val="clear" w:color="auto" w:fill="FFFFFF"/>
        </w:rPr>
        <w:br/>
        <w:t>3081 Marriage Match II(中等，好题)    [二分最大流]+并查集</w:t>
      </w:r>
      <w:r w:rsidRPr="00C81BAD">
        <w:rPr>
          <w:rFonts w:ascii="宋体" w:eastAsia="宋体" w:hAnsi="宋体" w:cs="Arial"/>
          <w:color w:val="333333"/>
          <w:kern w:val="0"/>
          <w:szCs w:val="21"/>
          <w:shd w:val="clear" w:color="auto" w:fill="FFFFFF"/>
        </w:rPr>
        <w:br/>
        <w:t>3277 Marriage Match III(中等，好题)    [二分最大流]同上,多了拆点</w:t>
      </w:r>
      <w:r w:rsidRPr="00C81BAD">
        <w:rPr>
          <w:rFonts w:ascii="宋体" w:eastAsia="宋体" w:hAnsi="宋体" w:cs="Arial"/>
          <w:color w:val="333333"/>
          <w:kern w:val="0"/>
          <w:szCs w:val="21"/>
          <w:shd w:val="clear" w:color="auto" w:fill="FFFFFF"/>
        </w:rPr>
        <w:br/>
        <w:t>3416 Marriage Match IV(中等，好题)    [最大流]最短路+最大流</w:t>
      </w:r>
      <w:r w:rsidRPr="00C81BAD">
        <w:rPr>
          <w:rFonts w:ascii="宋体" w:eastAsia="宋体" w:hAnsi="宋体" w:cs="Arial"/>
          <w:color w:val="333333"/>
          <w:kern w:val="0"/>
          <w:szCs w:val="21"/>
          <w:shd w:val="clear" w:color="auto" w:fill="FFFFFF"/>
        </w:rPr>
        <w:br/>
      </w:r>
      <w:del w:id="288" w:author="Unknown">
        <w:r w:rsidRPr="00C81BAD">
          <w:rPr>
            <w:rFonts w:ascii="宋体" w:eastAsia="宋体" w:hAnsi="宋体" w:cs="Arial"/>
            <w:color w:val="FF0000"/>
            <w:kern w:val="0"/>
            <w:szCs w:val="21"/>
            <w:shd w:val="clear" w:color="auto" w:fill="FFFFFF"/>
          </w:rPr>
          <w:delText>2485Destroying the bus stations    [最大流]最短路+最大流</w:delText>
        </w:r>
      </w:del>
      <w:r w:rsidRPr="00C81BAD">
        <w:rPr>
          <w:rFonts w:ascii="宋体" w:eastAsia="宋体" w:hAnsi="宋体" w:cs="Arial"/>
          <w:b/>
          <w:bCs/>
          <w:color w:val="FF0000"/>
          <w:kern w:val="0"/>
          <w:szCs w:val="21"/>
          <w:shd w:val="clear" w:color="auto" w:fill="FFFFFF"/>
        </w:rPr>
        <w:t> [已验证最大流解法是错的]</w:t>
      </w:r>
      <w:r w:rsidRPr="00C81BAD">
        <w:rPr>
          <w:rFonts w:ascii="宋体" w:eastAsia="宋体" w:hAnsi="宋体" w:cs="Arial"/>
          <w:color w:val="333333"/>
          <w:kern w:val="0"/>
          <w:szCs w:val="21"/>
          <w:shd w:val="clear" w:color="auto" w:fill="FFFFFF"/>
        </w:rPr>
        <w:br/>
        <w:t>3468 Treasure Hunting(中等)    [最大流](二分匹配)+最短路</w:t>
      </w:r>
      <w:r w:rsidRPr="00C81BAD">
        <w:rPr>
          <w:rFonts w:ascii="宋体" w:eastAsia="宋体" w:hAnsi="宋体" w:cs="Arial"/>
          <w:color w:val="333333"/>
          <w:kern w:val="0"/>
          <w:szCs w:val="21"/>
          <w:shd w:val="clear" w:color="auto" w:fill="FFFFFF"/>
        </w:rPr>
        <w:br/>
      </w:r>
      <w:r w:rsidRPr="00C81BAD">
        <w:rPr>
          <w:rFonts w:ascii="宋体" w:eastAsia="宋体" w:hAnsi="宋体" w:cs="Arial"/>
          <w:color w:val="333333"/>
          <w:kern w:val="0"/>
          <w:szCs w:val="21"/>
          <w:shd w:val="clear" w:color="auto" w:fill="FFFFFF"/>
        </w:rPr>
        <w:lastRenderedPageBreak/>
        <w:t>3998 Sequence(较难)    [DP+最大流]最长上升子序列</w:t>
      </w:r>
      <w:r w:rsidRPr="00C81BAD">
        <w:rPr>
          <w:rFonts w:ascii="宋体" w:eastAsia="宋体" w:hAnsi="宋体" w:cs="Arial"/>
          <w:color w:val="333333"/>
          <w:kern w:val="0"/>
          <w:szCs w:val="21"/>
          <w:shd w:val="clear" w:color="auto" w:fill="FFFFFF"/>
        </w:rPr>
        <w:br/>
        <w:t>4309 Seikimatsu Occult Tonneru(中等)    [最大流]枚举状态+最大流</w:t>
      </w:r>
      <w:r w:rsidRPr="00C81BAD">
        <w:rPr>
          <w:rFonts w:ascii="宋体" w:eastAsia="宋体" w:hAnsi="宋体" w:cs="Arial"/>
          <w:color w:val="333333"/>
          <w:kern w:val="0"/>
          <w:szCs w:val="21"/>
          <w:shd w:val="clear" w:color="auto" w:fill="FFFFFF"/>
        </w:rPr>
        <w:br/>
        <w:t>3472 HS BDC(难)    [混合欧拉]</w:t>
      </w:r>
      <w:r w:rsidRPr="00C81BAD">
        <w:rPr>
          <w:rFonts w:ascii="宋体" w:eastAsia="宋体" w:hAnsi="宋体" w:cs="Arial"/>
          <w:color w:val="333333"/>
          <w:kern w:val="0"/>
          <w:szCs w:val="21"/>
          <w:shd w:val="clear" w:color="auto" w:fill="FFFFFF"/>
        </w:rPr>
        <w:br/>
        <w:t>----------------------------------------------------------------------------------------------</w:t>
      </w:r>
      <w:r w:rsidRPr="00C81BAD">
        <w:rPr>
          <w:rFonts w:ascii="宋体" w:eastAsia="宋体" w:hAnsi="宋体" w:cs="Arial"/>
          <w:color w:val="333333"/>
          <w:kern w:val="0"/>
          <w:szCs w:val="21"/>
          <w:shd w:val="clear" w:color="auto" w:fill="FFFFFF"/>
        </w:rPr>
        <w:br/>
        <w:t>1533 Going Home(入门题)    [费用流]</w:t>
      </w:r>
      <w:r w:rsidRPr="00C81BAD">
        <w:rPr>
          <w:rFonts w:ascii="宋体" w:eastAsia="宋体" w:hAnsi="宋体" w:cs="Arial"/>
          <w:color w:val="333333"/>
          <w:kern w:val="0"/>
          <w:szCs w:val="21"/>
          <w:shd w:val="clear" w:color="auto" w:fill="FFFFFF"/>
        </w:rPr>
        <w:br/>
        <w:t>3488 Tour(基础)    [费用流]圈</w:t>
      </w:r>
      <w:r w:rsidRPr="00C81BAD">
        <w:rPr>
          <w:rFonts w:ascii="宋体" w:eastAsia="宋体" w:hAnsi="宋体" w:cs="Arial"/>
          <w:color w:val="333333"/>
          <w:kern w:val="0"/>
          <w:szCs w:val="21"/>
          <w:shd w:val="clear" w:color="auto" w:fill="FFFFFF"/>
        </w:rPr>
        <w:br/>
        <w:t>3435 A new Graph Game(基础)    [费用流]圈</w:t>
      </w:r>
      <w:r w:rsidRPr="00C81BAD">
        <w:rPr>
          <w:rFonts w:ascii="宋体" w:eastAsia="宋体" w:hAnsi="宋体" w:cs="Arial"/>
          <w:color w:val="333333"/>
          <w:kern w:val="0"/>
          <w:szCs w:val="21"/>
          <w:shd w:val="clear" w:color="auto" w:fill="FFFFFF"/>
        </w:rPr>
        <w:br/>
        <w:t>1853 Cyclic Tour(基础)    [费用流]圈</w:t>
      </w:r>
      <w:r w:rsidRPr="00C81BAD">
        <w:rPr>
          <w:rFonts w:ascii="宋体" w:eastAsia="宋体" w:hAnsi="宋体" w:cs="Arial"/>
          <w:color w:val="333333"/>
          <w:kern w:val="0"/>
          <w:szCs w:val="21"/>
          <w:shd w:val="clear" w:color="auto" w:fill="FFFFFF"/>
        </w:rPr>
        <w:br/>
        <w:t>2686 Matrix(基础)    [费用流]</w:t>
      </w:r>
      <w:r w:rsidRPr="00C81BAD">
        <w:rPr>
          <w:rFonts w:ascii="宋体" w:eastAsia="宋体" w:hAnsi="宋体" w:cs="Arial"/>
          <w:color w:val="333333"/>
          <w:kern w:val="0"/>
          <w:szCs w:val="21"/>
          <w:shd w:val="clear" w:color="auto" w:fill="FFFFFF"/>
        </w:rPr>
        <w:br/>
        <w:t>3376 Matrix Again(基础)    [费用流]</w:t>
      </w:r>
      <w:r w:rsidRPr="00C81BAD">
        <w:rPr>
          <w:rFonts w:ascii="宋体" w:eastAsia="宋体" w:hAnsi="宋体" w:cs="Arial"/>
          <w:color w:val="333333"/>
          <w:kern w:val="0"/>
          <w:szCs w:val="21"/>
          <w:shd w:val="clear" w:color="auto" w:fill="FFFFFF"/>
        </w:rPr>
        <w:br/>
        <w:t>3667 Transportation(中等)    [费用流]拆边</w:t>
      </w:r>
      <w:r w:rsidRPr="00C81BAD">
        <w:rPr>
          <w:rFonts w:ascii="宋体" w:eastAsia="宋体" w:hAnsi="宋体" w:cs="Arial"/>
          <w:color w:val="333333"/>
          <w:kern w:val="0"/>
          <w:szCs w:val="21"/>
          <w:shd w:val="clear" w:color="auto" w:fill="FFFFFF"/>
        </w:rPr>
        <w:br/>
        <w:t>3315 My Brute(中等，好题)    [费用流](可用KM)</w:t>
      </w:r>
      <w:r w:rsidRPr="00C81BAD">
        <w:rPr>
          <w:rFonts w:ascii="宋体" w:eastAsia="宋体" w:hAnsi="宋体" w:cs="Arial"/>
          <w:color w:val="333333"/>
          <w:kern w:val="0"/>
          <w:szCs w:val="21"/>
          <w:shd w:val="clear" w:color="auto" w:fill="FFFFFF"/>
        </w:rPr>
        <w:br/>
        <w:t>3395 Special Fish(中等，好题)    [费用流](可用KM匹配)</w:t>
      </w:r>
      <w:r w:rsidRPr="00C81BAD">
        <w:rPr>
          <w:rFonts w:ascii="宋体" w:eastAsia="宋体" w:hAnsi="宋体" w:cs="Arial"/>
          <w:color w:val="333333"/>
          <w:kern w:val="0"/>
          <w:szCs w:val="21"/>
          <w:shd w:val="clear" w:color="auto" w:fill="FFFFFF"/>
        </w:rPr>
        <w:br/>
        <w:t>2448 Mining Station on the Sea(中等)    [费用流](可用最短路+KM匹配)</w:t>
      </w:r>
      <w:r w:rsidRPr="00C81BAD">
        <w:rPr>
          <w:rFonts w:ascii="宋体" w:eastAsia="宋体" w:hAnsi="宋体" w:cs="Arial"/>
          <w:color w:val="333333"/>
          <w:kern w:val="0"/>
          <w:szCs w:val="21"/>
          <w:shd w:val="clear" w:color="auto" w:fill="FFFFFF"/>
        </w:rPr>
        <w:br/>
        <w:t>4067 Random Maze(难)    [费用流]</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3947 River Problem(难)    [费用流]神奇费用流,流量不等式建图</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FF0000"/>
          <w:kern w:val="0"/>
          <w:szCs w:val="21"/>
        </w:rPr>
        <w:t>4406 GPA  [好题] [官方题解为所谓的上下界费用流]</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FF0000"/>
          <w:kern w:val="0"/>
          <w:szCs w:val="21"/>
        </w:rPr>
        <w:t>4411 Arrest  [好题] [官方题解为所谓的上下界费用流]</w:t>
      </w:r>
    </w:p>
    <w:p w:rsidR="00503DB9" w:rsidRPr="00C81BAD" w:rsidRDefault="00503DB9" w:rsidP="00503DB9">
      <w:pPr>
        <w:widowControl/>
        <w:jc w:val="left"/>
        <w:rPr>
          <w:rFonts w:ascii="宋体" w:eastAsia="宋体" w:hAnsi="宋体" w:cs="宋体"/>
          <w:kern w:val="0"/>
          <w:sz w:val="24"/>
          <w:szCs w:val="24"/>
        </w:rPr>
      </w:pPr>
      <w:r w:rsidRPr="00C81BAD">
        <w:rPr>
          <w:rFonts w:ascii="宋体" w:eastAsia="宋体" w:hAnsi="宋体" w:cs="Arial"/>
          <w:color w:val="333333"/>
          <w:kern w:val="0"/>
          <w:szCs w:val="21"/>
          <w:shd w:val="clear" w:color="auto" w:fill="FFFFFF"/>
        </w:rPr>
        <w:t>---------------------------------------------------------------------------------------------</w:t>
      </w:r>
      <w:r w:rsidRPr="00C81BAD">
        <w:rPr>
          <w:rFonts w:ascii="宋体" w:eastAsia="宋体" w:hAnsi="宋体" w:cs="Arial"/>
          <w:color w:val="333333"/>
          <w:kern w:val="0"/>
          <w:szCs w:val="21"/>
          <w:shd w:val="clear" w:color="auto" w:fill="FFFFFF"/>
        </w:rPr>
        <w:br/>
        <w:t>3046 Pleasant sheep and big big wolf(入门题)    [最小割]</w:t>
      </w:r>
      <w:r w:rsidRPr="00C81BAD">
        <w:rPr>
          <w:rFonts w:ascii="宋体" w:eastAsia="宋体" w:hAnsi="宋体" w:cs="Arial"/>
          <w:color w:val="333333"/>
          <w:kern w:val="0"/>
          <w:szCs w:val="21"/>
          <w:shd w:val="clear" w:color="auto" w:fill="FFFFFF"/>
        </w:rPr>
        <w:br/>
        <w:t>1565 方格取数(1)(基础)    [最小割]黑白染色</w:t>
      </w:r>
      <w:r w:rsidRPr="00C81BAD">
        <w:rPr>
          <w:rFonts w:ascii="宋体" w:eastAsia="宋体" w:hAnsi="宋体" w:cs="Arial"/>
          <w:color w:val="333333"/>
          <w:kern w:val="0"/>
          <w:szCs w:val="21"/>
          <w:shd w:val="clear" w:color="auto" w:fill="FFFFFF"/>
        </w:rPr>
        <w:br/>
        <w:t>1569 方格取数(2)(基础)     [最小割]黑白染色</w:t>
      </w:r>
      <w:r w:rsidRPr="00C81BAD">
        <w:rPr>
          <w:rFonts w:ascii="宋体" w:eastAsia="宋体" w:hAnsi="宋体" w:cs="Arial"/>
          <w:color w:val="333333"/>
          <w:kern w:val="0"/>
          <w:szCs w:val="21"/>
          <w:shd w:val="clear" w:color="auto" w:fill="FFFFFF"/>
        </w:rPr>
        <w:br/>
        <w:t>3820 Golden Eggs(较难，好题)    [最小割]方格加强</w:t>
      </w:r>
      <w:r w:rsidRPr="00C81BAD">
        <w:rPr>
          <w:rFonts w:ascii="宋体" w:eastAsia="宋体" w:hAnsi="宋体" w:cs="Arial"/>
          <w:color w:val="333333"/>
          <w:kern w:val="0"/>
          <w:szCs w:val="21"/>
          <w:shd w:val="clear" w:color="auto" w:fill="FFFFFF"/>
        </w:rPr>
        <w:br/>
        <w:t>3491 Thieves(中等)    [最小割]最小点割集</w:t>
      </w:r>
      <w:r w:rsidRPr="00C81BAD">
        <w:rPr>
          <w:rFonts w:ascii="宋体" w:eastAsia="宋体" w:hAnsi="宋体" w:cs="Arial"/>
          <w:color w:val="333333"/>
          <w:kern w:val="0"/>
          <w:szCs w:val="21"/>
          <w:shd w:val="clear" w:color="auto" w:fill="FFFFFF"/>
        </w:rPr>
        <w:br/>
        <w:t>3657 Game(中等)    [最小割]最大点权独立集</w:t>
      </w:r>
      <w:r w:rsidRPr="00C81BAD">
        <w:rPr>
          <w:rFonts w:ascii="宋体" w:eastAsia="宋体" w:hAnsi="宋体" w:cs="Arial"/>
          <w:color w:val="333333"/>
          <w:kern w:val="0"/>
          <w:szCs w:val="21"/>
          <w:shd w:val="clear" w:color="auto" w:fill="FFFFFF"/>
        </w:rPr>
        <w:br/>
        <w:t>3313 Key Vertex(中等)    [最小割]</w:t>
      </w:r>
      <w:r w:rsidRPr="00C81BAD">
        <w:rPr>
          <w:rFonts w:ascii="宋体" w:eastAsia="宋体" w:hAnsi="宋体" w:cs="Arial"/>
          <w:color w:val="333333"/>
          <w:kern w:val="0"/>
          <w:szCs w:val="21"/>
          <w:shd w:val="clear" w:color="auto" w:fill="FFFFFF"/>
        </w:rPr>
        <w:br/>
        <w:t>3251 Being a Hero(中等)    [最小割]</w:t>
      </w:r>
      <w:r w:rsidRPr="00C81BAD">
        <w:rPr>
          <w:rFonts w:ascii="宋体" w:eastAsia="宋体" w:hAnsi="宋体" w:cs="Arial"/>
          <w:color w:val="333333"/>
          <w:kern w:val="0"/>
          <w:szCs w:val="21"/>
          <w:shd w:val="clear" w:color="auto" w:fill="FFFFFF"/>
        </w:rPr>
        <w:br/>
        <w:t>3452 Bonsai(基础)    [最小割]一颗带边权的树,最小割求树根和叶子结点不连通</w:t>
      </w:r>
      <w:r w:rsidRPr="00C81BAD">
        <w:rPr>
          <w:rFonts w:ascii="宋体" w:eastAsia="宋体" w:hAnsi="宋体" w:cs="Arial"/>
          <w:color w:val="333333"/>
          <w:kern w:val="0"/>
          <w:szCs w:val="21"/>
          <w:shd w:val="clear" w:color="auto" w:fill="FFFFFF"/>
        </w:rPr>
        <w:br/>
        <w:t>3987 Harry Potter and the Forbidden Forest(较难，好题)    [最小割]最小割的情况下,求最少需要割掉多少条边.</w:t>
      </w:r>
      <w:r w:rsidRPr="00C81BAD">
        <w:rPr>
          <w:rFonts w:ascii="宋体" w:eastAsia="宋体" w:hAnsi="宋体" w:cs="Arial"/>
          <w:color w:val="333333"/>
          <w:kern w:val="0"/>
          <w:szCs w:val="21"/>
          <w:shd w:val="clear" w:color="auto" w:fill="FFFFFF"/>
        </w:rPr>
        <w:br/>
        <w:t>2435 There is a war(较难，好题)    [最小割]打造无敌桥</w:t>
      </w:r>
      <w:r w:rsidRPr="00C81BAD">
        <w:rPr>
          <w:rFonts w:ascii="宋体" w:eastAsia="宋体" w:hAnsi="宋体" w:cs="Arial"/>
          <w:color w:val="333333"/>
          <w:kern w:val="0"/>
          <w:szCs w:val="21"/>
          <w:shd w:val="clear" w:color="auto" w:fill="FFFFFF"/>
        </w:rPr>
        <w:br/>
        <w:t>3917 Road constructions(中等)    [最大权闭包]最大获利</w:t>
      </w:r>
      <w:r w:rsidRPr="00C81BAD">
        <w:rPr>
          <w:rFonts w:ascii="宋体" w:eastAsia="宋体" w:hAnsi="宋体" w:cs="Arial"/>
          <w:color w:val="333333"/>
          <w:kern w:val="0"/>
          <w:szCs w:val="21"/>
          <w:shd w:val="clear" w:color="auto" w:fill="FFFFFF"/>
        </w:rPr>
        <w:br/>
        <w:t>3879 Base Station(中等)    [最大权闭包]最大获利</w:t>
      </w:r>
      <w:r w:rsidRPr="00C81BAD">
        <w:rPr>
          <w:rFonts w:ascii="宋体" w:eastAsia="宋体" w:hAnsi="宋体" w:cs="Arial"/>
          <w:color w:val="333333"/>
          <w:kern w:val="0"/>
          <w:szCs w:val="21"/>
          <w:shd w:val="clear" w:color="auto" w:fill="FFFFFF"/>
        </w:rPr>
        <w:br/>
        <w:t>3061 Battle(中等)    [最大权闭包]最大获利</w:t>
      </w:r>
      <w:r w:rsidRPr="00C81BAD">
        <w:rPr>
          <w:rFonts w:ascii="宋体" w:eastAsia="宋体" w:hAnsi="宋体" w:cs="Arial"/>
          <w:color w:val="333333"/>
          <w:kern w:val="0"/>
          <w:szCs w:val="21"/>
          <w:shd w:val="clear" w:color="auto" w:fill="FFFFFF"/>
        </w:rPr>
        <w:br/>
        <w:t>3996 Gold Mine(中等)    [最大权闭包]最大获利</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4307 Matrix(较难，好题)    [最小割][项目分配问题]</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FF0000"/>
          <w:kern w:val="0"/>
          <w:szCs w:val="21"/>
        </w:rPr>
        <w:t>4265 Science! (较难)</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FF0000"/>
          <w:kern w:val="0"/>
          <w:szCs w:val="21"/>
        </w:rPr>
        <w:lastRenderedPageBreak/>
        <w:t>4289 Control(中等) [最小点权覆盖]</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FF0000"/>
          <w:kern w:val="0"/>
          <w:szCs w:val="21"/>
        </w:rPr>
        <w:t>4292 Food(基础) [最大流]</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FF0000"/>
          <w:kern w:val="0"/>
          <w:szCs w:val="21"/>
        </w:rPr>
        <w:t>4322 Candy(难) [好题][最大流]</w:t>
      </w:r>
    </w:p>
    <w:p w:rsidR="00503DB9" w:rsidRPr="00C81BAD" w:rsidRDefault="00503DB9" w:rsidP="00503DB9">
      <w:pPr>
        <w:widowControl/>
        <w:jc w:val="left"/>
        <w:rPr>
          <w:rFonts w:ascii="宋体" w:eastAsia="宋体" w:hAnsi="宋体" w:cs="宋体"/>
          <w:kern w:val="0"/>
          <w:sz w:val="24"/>
          <w:szCs w:val="24"/>
        </w:rPr>
      </w:pPr>
      <w:r w:rsidRPr="00C81BAD">
        <w:rPr>
          <w:rFonts w:ascii="宋体" w:eastAsia="宋体" w:hAnsi="宋体" w:cs="Arial"/>
          <w:color w:val="333333"/>
          <w:kern w:val="0"/>
          <w:szCs w:val="21"/>
          <w:shd w:val="clear" w:color="auto" w:fill="FFFFFF"/>
        </w:rPr>
        <w:t>========================================================================================================</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b/>
          <w:bCs/>
          <w:color w:val="4F4F4F"/>
          <w:kern w:val="0"/>
          <w:sz w:val="27"/>
          <w:szCs w:val="27"/>
        </w:rPr>
        <w:t>【POJ】</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b/>
          <w:bCs/>
          <w:color w:val="4F4F4F"/>
          <w:kern w:val="0"/>
          <w:szCs w:val="21"/>
        </w:rPr>
        <w:t>二分匹配能做的题目（拿来玩最大流的模板用吧。。。）：</w:t>
      </w:r>
    </w:p>
    <w:p w:rsidR="00503DB9" w:rsidRPr="00C81BAD" w:rsidRDefault="00503DB9" w:rsidP="00503DB9">
      <w:pPr>
        <w:widowControl/>
        <w:jc w:val="left"/>
        <w:rPr>
          <w:rFonts w:ascii="宋体" w:eastAsia="宋体" w:hAnsi="宋体" w:cs="Arial"/>
          <w:color w:val="4F4F4F"/>
          <w:kern w:val="0"/>
          <w:sz w:val="24"/>
          <w:szCs w:val="24"/>
        </w:rPr>
      </w:pPr>
      <w:r w:rsidRPr="00C81BAD">
        <w:rPr>
          <w:rFonts w:ascii="宋体" w:eastAsia="宋体" w:hAnsi="宋体" w:cs="Arial"/>
          <w:color w:val="333333"/>
          <w:kern w:val="0"/>
          <w:szCs w:val="21"/>
          <w:shd w:val="clear" w:color="auto" w:fill="FFFFFF"/>
        </w:rPr>
        <w:t>1087 A Plug for UNIX     [最大流](可用二分匹配)</w:t>
      </w:r>
      <w:r w:rsidRPr="00C81BAD">
        <w:rPr>
          <w:rFonts w:ascii="宋体" w:eastAsia="宋体" w:hAnsi="宋体" w:cs="Arial"/>
          <w:color w:val="333333"/>
          <w:kern w:val="0"/>
          <w:szCs w:val="21"/>
          <w:shd w:val="clear" w:color="auto" w:fill="FFFFFF"/>
        </w:rPr>
        <w:br/>
        <w:t>1274 The Perfect Stall    [最大流](可用二分匹配)</w:t>
      </w:r>
      <w:r w:rsidRPr="00C81BAD">
        <w:rPr>
          <w:rFonts w:ascii="宋体" w:eastAsia="宋体" w:hAnsi="宋体" w:cs="Arial"/>
          <w:color w:val="333333"/>
          <w:kern w:val="0"/>
          <w:szCs w:val="21"/>
          <w:shd w:val="clear" w:color="auto" w:fill="FFFFFF"/>
        </w:rPr>
        <w:br/>
        <w:t>1325 Machine Schedule    [最大流](可用二分匹配)</w:t>
      </w:r>
      <w:r w:rsidRPr="00C81BAD">
        <w:rPr>
          <w:rFonts w:ascii="宋体" w:eastAsia="宋体" w:hAnsi="宋体" w:cs="Arial"/>
          <w:color w:val="333333"/>
          <w:kern w:val="0"/>
          <w:szCs w:val="21"/>
          <w:shd w:val="clear" w:color="auto" w:fill="FFFFFF"/>
        </w:rPr>
        <w:br/>
        <w:t>1698 Alice's Chance    [最大流](可用二分匹配)</w:t>
      </w:r>
      <w:r w:rsidRPr="00C81BAD">
        <w:rPr>
          <w:rFonts w:ascii="宋体" w:eastAsia="宋体" w:hAnsi="宋体" w:cs="Arial"/>
          <w:color w:val="333333"/>
          <w:kern w:val="0"/>
          <w:szCs w:val="21"/>
          <w:shd w:val="clear" w:color="auto" w:fill="FFFFFF"/>
        </w:rPr>
        <w:br/>
        <w:t>2239 Selecting Courses    [最大流](可用二分匹配)</w:t>
      </w:r>
      <w:r w:rsidRPr="00C81BAD">
        <w:rPr>
          <w:rFonts w:ascii="宋体" w:eastAsia="宋体" w:hAnsi="宋体" w:cs="Arial"/>
          <w:color w:val="333333"/>
          <w:kern w:val="0"/>
          <w:szCs w:val="21"/>
          <w:shd w:val="clear" w:color="auto" w:fill="FFFFFF"/>
        </w:rPr>
        <w:br/>
        <w:t>2446 Chessboard    [最大流](可用二分匹配) 好题啊</w:t>
      </w:r>
      <w:r w:rsidRPr="00C81BAD">
        <w:rPr>
          <w:rFonts w:ascii="宋体" w:eastAsia="宋体" w:hAnsi="宋体" w:cs="Arial"/>
          <w:color w:val="333333"/>
          <w:kern w:val="0"/>
          <w:szCs w:val="21"/>
          <w:shd w:val="clear" w:color="auto" w:fill="FFFFFF"/>
        </w:rPr>
        <w:br/>
        <w:t>2536 Gopher II    [最大流](可用二分匹配)</w:t>
      </w:r>
      <w:r w:rsidRPr="00C81BAD">
        <w:rPr>
          <w:rFonts w:ascii="宋体" w:eastAsia="宋体" w:hAnsi="宋体" w:cs="Arial"/>
          <w:color w:val="333333"/>
          <w:kern w:val="0"/>
          <w:szCs w:val="21"/>
          <w:shd w:val="clear" w:color="auto" w:fill="FFFFFF"/>
        </w:rPr>
        <w:br/>
        <w:t>2771 Guardian of Decency    [最大流]二分匹配最大独立集</w:t>
      </w:r>
      <w:r w:rsidRPr="00C81BAD">
        <w:rPr>
          <w:rFonts w:ascii="宋体" w:eastAsia="宋体" w:hAnsi="宋体" w:cs="Arial"/>
          <w:color w:val="333333"/>
          <w:kern w:val="0"/>
          <w:szCs w:val="21"/>
          <w:shd w:val="clear" w:color="auto" w:fill="FFFFFF"/>
        </w:rPr>
        <w:br/>
        <w:t>3041 Asteroids    [最大流](简单二分匹配)</w:t>
      </w:r>
      <w:r w:rsidRPr="00C81BAD">
        <w:rPr>
          <w:rFonts w:ascii="宋体" w:eastAsia="宋体" w:hAnsi="宋体" w:cs="Arial"/>
          <w:color w:val="333333"/>
          <w:kern w:val="0"/>
          <w:szCs w:val="21"/>
          <w:shd w:val="clear" w:color="auto" w:fill="FFFFFF"/>
        </w:rPr>
        <w:br/>
        <w:t>2584 T-Shirt Gumbo    [最大流](多重匹配)</w:t>
      </w:r>
      <w:r w:rsidRPr="00C81BAD">
        <w:rPr>
          <w:rFonts w:ascii="宋体" w:eastAsia="宋体" w:hAnsi="宋体" w:cs="Arial"/>
          <w:color w:val="333333"/>
          <w:kern w:val="0"/>
          <w:szCs w:val="21"/>
          <w:shd w:val="clear" w:color="auto" w:fill="FFFFFF"/>
        </w:rPr>
        <w:br/>
        <w:t>3189 Steady Cow Assignment  [二分最大流](多重匹配)</w:t>
      </w:r>
    </w:p>
    <w:p w:rsidR="00503DB9" w:rsidRPr="00C81BAD" w:rsidRDefault="00503DB9" w:rsidP="00503DB9">
      <w:pPr>
        <w:widowControl/>
        <w:jc w:val="left"/>
        <w:rPr>
          <w:rFonts w:ascii="宋体" w:eastAsia="宋体" w:hAnsi="宋体" w:cs="宋体"/>
          <w:kern w:val="0"/>
          <w:sz w:val="24"/>
          <w:szCs w:val="24"/>
        </w:rPr>
      </w:pPr>
      <w:r w:rsidRPr="00C81BAD">
        <w:rPr>
          <w:rFonts w:ascii="宋体" w:eastAsia="宋体" w:hAnsi="宋体" w:cs="Arial"/>
          <w:color w:val="333333"/>
          <w:kern w:val="0"/>
          <w:szCs w:val="21"/>
          <w:shd w:val="clear" w:color="auto" w:fill="FFFFFF"/>
        </w:rPr>
        <w:t>1149 PIGS(较难)    [最大流] 绝对经典的构图题</w:t>
      </w:r>
      <w:r w:rsidRPr="00C81BAD">
        <w:rPr>
          <w:rFonts w:ascii="宋体" w:eastAsia="宋体" w:hAnsi="宋体" w:cs="Arial"/>
          <w:color w:val="333333"/>
          <w:kern w:val="0"/>
          <w:szCs w:val="21"/>
          <w:shd w:val="clear" w:color="auto" w:fill="FFFFFF"/>
        </w:rPr>
        <w:br/>
        <w:t>1273 Drainage Ditches(入门题)    [最大流]</w:t>
      </w:r>
      <w:r w:rsidRPr="00C81BAD">
        <w:rPr>
          <w:rFonts w:ascii="宋体" w:eastAsia="宋体" w:hAnsi="宋体" w:cs="Arial"/>
          <w:color w:val="333333"/>
          <w:kern w:val="0"/>
          <w:szCs w:val="21"/>
          <w:shd w:val="clear" w:color="auto" w:fill="FFFFFF"/>
        </w:rPr>
        <w:br/>
        <w:t>1459 Power Network(入门题)    [最大流]</w:t>
      </w:r>
      <w:r w:rsidRPr="00C81BAD">
        <w:rPr>
          <w:rFonts w:ascii="宋体" w:eastAsia="宋体" w:hAnsi="宋体" w:cs="Arial"/>
          <w:color w:val="333333"/>
          <w:kern w:val="0"/>
          <w:szCs w:val="21"/>
          <w:shd w:val="clear" w:color="auto" w:fill="FFFFFF"/>
        </w:rPr>
        <w:br/>
        <w:t>3281 Dining(入门题)    [最大流]</w:t>
      </w:r>
      <w:r w:rsidRPr="00C81BAD">
        <w:rPr>
          <w:rFonts w:ascii="宋体" w:eastAsia="宋体" w:hAnsi="宋体" w:cs="Arial"/>
          <w:color w:val="333333"/>
          <w:kern w:val="0"/>
          <w:szCs w:val="21"/>
          <w:shd w:val="clear" w:color="auto" w:fill="FFFFFF"/>
        </w:rPr>
        <w:br/>
        <w:t>2112 Optimal Milking(中等)    [二分最大流]</w:t>
      </w:r>
      <w:r w:rsidRPr="00C81BAD">
        <w:rPr>
          <w:rFonts w:ascii="宋体" w:eastAsia="宋体" w:hAnsi="宋体" w:cs="Arial"/>
          <w:color w:val="333333"/>
          <w:kern w:val="0"/>
          <w:szCs w:val="21"/>
          <w:shd w:val="clear" w:color="auto" w:fill="FFFFFF"/>
        </w:rPr>
        <w:br/>
        <w:t>2289 Jamie's Contact Groups(中等)    [二分最大流]</w:t>
      </w:r>
      <w:r w:rsidRPr="00C81BAD">
        <w:rPr>
          <w:rFonts w:ascii="宋体" w:eastAsia="宋体" w:hAnsi="宋体" w:cs="Arial"/>
          <w:color w:val="333333"/>
          <w:kern w:val="0"/>
          <w:szCs w:val="21"/>
          <w:shd w:val="clear" w:color="auto" w:fill="FFFFFF"/>
        </w:rPr>
        <w:br/>
        <w:t>2391 Ombrophobic Bovines(中等)    [二分最大流]</w:t>
      </w:r>
      <w:r w:rsidRPr="00C81BAD">
        <w:rPr>
          <w:rFonts w:ascii="宋体" w:eastAsia="宋体" w:hAnsi="宋体" w:cs="Arial"/>
          <w:color w:val="333333"/>
          <w:kern w:val="0"/>
          <w:szCs w:val="21"/>
          <w:shd w:val="clear" w:color="auto" w:fill="FFFFFF"/>
        </w:rPr>
        <w:br/>
        <w:t>2455 Secret Milking Machine(中等)    [二分最大流]</w:t>
      </w:r>
      <w:r w:rsidRPr="00C81BAD">
        <w:rPr>
          <w:rFonts w:ascii="宋体" w:eastAsia="宋体" w:hAnsi="宋体" w:cs="Arial"/>
          <w:color w:val="333333"/>
          <w:kern w:val="0"/>
          <w:szCs w:val="21"/>
          <w:shd w:val="clear" w:color="auto" w:fill="FFFFFF"/>
        </w:rPr>
        <w:br/>
        <w:t>3228 Gold Transportation(中等)    [二分最大流](并查集)</w:t>
      </w:r>
      <w:r w:rsidRPr="00C81BAD">
        <w:rPr>
          <w:rFonts w:ascii="宋体" w:eastAsia="宋体" w:hAnsi="宋体" w:cs="Arial"/>
          <w:color w:val="333333"/>
          <w:kern w:val="0"/>
          <w:szCs w:val="21"/>
          <w:shd w:val="clear" w:color="auto" w:fill="FFFFFF"/>
        </w:rPr>
        <w:br/>
        <w:t>2699 The Maximum Number of Strong Kings(较难)    [枚举人数 + 最大流]</w:t>
      </w:r>
      <w:r w:rsidRPr="00C81BAD">
        <w:rPr>
          <w:rFonts w:ascii="宋体" w:eastAsia="宋体" w:hAnsi="宋体" w:cs="Arial"/>
          <w:color w:val="333333"/>
          <w:kern w:val="0"/>
          <w:szCs w:val="21"/>
          <w:shd w:val="clear" w:color="auto" w:fill="FFFFFF"/>
        </w:rPr>
        <w:br/>
        <w:t>3498 March of the Penguins(中等)    [最大流]枚举汇点,满足点容量限制的网络流</w:t>
      </w:r>
      <w:r w:rsidRPr="00C81BAD">
        <w:rPr>
          <w:rFonts w:ascii="宋体" w:eastAsia="宋体" w:hAnsi="宋体" w:cs="Arial"/>
          <w:color w:val="333333"/>
          <w:kern w:val="0"/>
          <w:szCs w:val="21"/>
          <w:shd w:val="clear" w:color="auto" w:fill="FFFFFF"/>
        </w:rPr>
        <w:br/>
        <w:t>1637 Sightseeing tour(难)    [混合欧拉]</w:t>
      </w:r>
      <w:r w:rsidRPr="00C81BAD">
        <w:rPr>
          <w:rFonts w:ascii="宋体" w:eastAsia="宋体" w:hAnsi="宋体" w:cs="Arial"/>
          <w:color w:val="333333"/>
          <w:kern w:val="0"/>
          <w:szCs w:val="21"/>
          <w:shd w:val="clear" w:color="auto" w:fill="FFFFFF"/>
        </w:rPr>
        <w:br/>
        <w:t>-------------------------------------------------------------------------------------------------------</w:t>
      </w:r>
      <w:r w:rsidRPr="00C81BAD">
        <w:rPr>
          <w:rFonts w:ascii="宋体" w:eastAsia="宋体" w:hAnsi="宋体" w:cs="Arial"/>
          <w:color w:val="333333"/>
          <w:kern w:val="0"/>
          <w:szCs w:val="21"/>
          <w:shd w:val="clear" w:color="auto" w:fill="FFFFFF"/>
        </w:rPr>
        <w:br/>
        <w:t>2135 Farm Tour(基础)    [费用流] (来回最短路)</w:t>
      </w:r>
      <w:r w:rsidRPr="00C81BAD">
        <w:rPr>
          <w:rFonts w:ascii="宋体" w:eastAsia="宋体" w:hAnsi="宋体" w:cs="Arial"/>
          <w:color w:val="333333"/>
          <w:kern w:val="0"/>
          <w:szCs w:val="21"/>
          <w:shd w:val="clear" w:color="auto" w:fill="FFFFFF"/>
        </w:rPr>
        <w:br/>
        <w:t>2175 Evacuation Plan(较难)    [费用流] 消圈</w:t>
      </w:r>
      <w:r w:rsidRPr="00C81BAD">
        <w:rPr>
          <w:rFonts w:ascii="宋体" w:eastAsia="宋体" w:hAnsi="宋体" w:cs="Arial"/>
          <w:color w:val="333333"/>
          <w:kern w:val="0"/>
          <w:szCs w:val="21"/>
          <w:shd w:val="clear" w:color="auto" w:fill="FFFFFF"/>
        </w:rPr>
        <w:br/>
        <w:t>2195 Going Home(入门题)    [费用流]</w:t>
      </w:r>
      <w:r w:rsidRPr="00C81BAD">
        <w:rPr>
          <w:rFonts w:ascii="宋体" w:eastAsia="宋体" w:hAnsi="宋体" w:cs="Arial"/>
          <w:color w:val="333333"/>
          <w:kern w:val="0"/>
          <w:szCs w:val="21"/>
          <w:shd w:val="clear" w:color="auto" w:fill="FFFFFF"/>
        </w:rPr>
        <w:br/>
        <w:t>2516 Minimum Cost(中等)    [费用流]</w:t>
      </w:r>
      <w:r w:rsidRPr="00C81BAD">
        <w:rPr>
          <w:rFonts w:ascii="宋体" w:eastAsia="宋体" w:hAnsi="宋体" w:cs="Arial"/>
          <w:color w:val="333333"/>
          <w:kern w:val="0"/>
          <w:szCs w:val="21"/>
          <w:shd w:val="clear" w:color="auto" w:fill="FFFFFF"/>
        </w:rPr>
        <w:br/>
        <w:t>3422 Kaka's Matrix Travels(中等)    [费用流]拆点</w:t>
      </w:r>
      <w:r w:rsidRPr="00C81BAD">
        <w:rPr>
          <w:rFonts w:ascii="宋体" w:eastAsia="宋体" w:hAnsi="宋体" w:cs="Arial"/>
          <w:color w:val="333333"/>
          <w:kern w:val="0"/>
          <w:szCs w:val="21"/>
          <w:shd w:val="clear" w:color="auto" w:fill="FFFFFF"/>
        </w:rPr>
        <w:br/>
      </w:r>
      <w:r w:rsidRPr="00C81BAD">
        <w:rPr>
          <w:rFonts w:ascii="宋体" w:eastAsia="宋体" w:hAnsi="宋体" w:cs="Arial"/>
          <w:color w:val="333333"/>
          <w:kern w:val="0"/>
          <w:szCs w:val="21"/>
          <w:shd w:val="clear" w:color="auto" w:fill="FFFFFF"/>
        </w:rPr>
        <w:lastRenderedPageBreak/>
        <w:t>3680 Intervals(较难，好题)    [费用流]经典,费用流+离散化</w:t>
      </w:r>
      <w:r w:rsidRPr="00C81BAD">
        <w:rPr>
          <w:rFonts w:ascii="宋体" w:eastAsia="宋体" w:hAnsi="宋体" w:cs="Arial"/>
          <w:color w:val="333333"/>
          <w:kern w:val="0"/>
          <w:szCs w:val="21"/>
          <w:shd w:val="clear" w:color="auto" w:fill="FFFFFF"/>
        </w:rPr>
        <w:br/>
        <w:t>3686 The Windy's(难，好题)    [费用流](KM匹配)</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3762 The Bonus Salary!(较难)    [费用流]</w:t>
      </w:r>
    </w:p>
    <w:p w:rsidR="00503DB9" w:rsidRPr="00C81BAD" w:rsidRDefault="00503DB9" w:rsidP="00503DB9">
      <w:pPr>
        <w:widowControl/>
        <w:jc w:val="left"/>
        <w:rPr>
          <w:rFonts w:ascii="宋体" w:eastAsia="宋体" w:hAnsi="宋体" w:cs="宋体"/>
          <w:kern w:val="0"/>
          <w:sz w:val="24"/>
          <w:szCs w:val="24"/>
        </w:rPr>
      </w:pPr>
      <w:r w:rsidRPr="00C81BAD">
        <w:rPr>
          <w:rFonts w:ascii="宋体" w:eastAsia="宋体" w:hAnsi="宋体" w:cs="Arial"/>
          <w:color w:val="333333"/>
          <w:kern w:val="0"/>
          <w:szCs w:val="21"/>
          <w:shd w:val="clear" w:color="auto" w:fill="FFFFFF"/>
        </w:rPr>
        <w:t>-------------------------------------------------------------------------------------------------------</w:t>
      </w:r>
      <w:r w:rsidRPr="00C81BAD">
        <w:rPr>
          <w:rFonts w:ascii="宋体" w:eastAsia="宋体" w:hAnsi="宋体" w:cs="Arial"/>
          <w:color w:val="333333"/>
          <w:kern w:val="0"/>
          <w:szCs w:val="21"/>
          <w:shd w:val="clear" w:color="auto" w:fill="FFFFFF"/>
        </w:rPr>
        <w:br/>
        <w:t>1815 Friendship(中等)    [最小割]最小点割集</w:t>
      </w:r>
      <w:r w:rsidRPr="00C81BAD">
        <w:rPr>
          <w:rFonts w:ascii="宋体" w:eastAsia="宋体" w:hAnsi="宋体" w:cs="Arial"/>
          <w:color w:val="333333"/>
          <w:kern w:val="0"/>
          <w:szCs w:val="21"/>
          <w:shd w:val="clear" w:color="auto" w:fill="FFFFFF"/>
        </w:rPr>
        <w:br/>
        <w:t>1966   Cable TV Network(中等)    [最小割]最小点割集</w:t>
      </w:r>
      <w:r w:rsidRPr="00C81BAD">
        <w:rPr>
          <w:rFonts w:ascii="宋体" w:eastAsia="宋体" w:hAnsi="宋体" w:cs="Arial"/>
          <w:color w:val="333333"/>
          <w:kern w:val="0"/>
          <w:szCs w:val="21"/>
          <w:shd w:val="clear" w:color="auto" w:fill="FFFFFF"/>
        </w:rPr>
        <w:br/>
        <w:t>2125 Destroying The Graph(难)    [最小割]最小点权覆盖</w:t>
      </w:r>
      <w:r w:rsidRPr="00C81BAD">
        <w:rPr>
          <w:rFonts w:ascii="宋体" w:eastAsia="宋体" w:hAnsi="宋体" w:cs="Arial"/>
          <w:color w:val="333333"/>
          <w:kern w:val="0"/>
          <w:szCs w:val="21"/>
          <w:shd w:val="clear" w:color="auto" w:fill="FFFFFF"/>
        </w:rPr>
        <w:br/>
        <w:t>3084 Panic Room(中等，好题)    [最小割]边连通度</w:t>
      </w:r>
      <w:r w:rsidRPr="00C81BAD">
        <w:rPr>
          <w:rFonts w:ascii="宋体" w:eastAsia="宋体" w:hAnsi="宋体" w:cs="Arial"/>
          <w:color w:val="333333"/>
          <w:kern w:val="0"/>
          <w:szCs w:val="21"/>
          <w:shd w:val="clear" w:color="auto" w:fill="FFFFFF"/>
        </w:rPr>
        <w:br/>
        <w:t>3204 Ikki's Story I - Road Reconstruction(中等)    [最小割]求关键边</w:t>
      </w:r>
      <w:r w:rsidRPr="00C81BAD">
        <w:rPr>
          <w:rFonts w:ascii="宋体" w:eastAsia="宋体" w:hAnsi="宋体" w:cs="Arial"/>
          <w:color w:val="333333"/>
          <w:kern w:val="0"/>
          <w:szCs w:val="21"/>
          <w:shd w:val="clear" w:color="auto" w:fill="FFFFFF"/>
        </w:rPr>
        <w:br/>
        <w:t>3308 Paratroopers(较难)    [最小割]乘积取对数,最小点权覆盖</w:t>
      </w:r>
      <w:r w:rsidRPr="00C81BAD">
        <w:rPr>
          <w:rFonts w:ascii="宋体" w:eastAsia="宋体" w:hAnsi="宋体" w:cs="Arial"/>
          <w:color w:val="333333"/>
          <w:kern w:val="0"/>
          <w:szCs w:val="21"/>
          <w:shd w:val="clear" w:color="auto" w:fill="FFFFFF"/>
        </w:rPr>
        <w:br/>
        <w:t>3436 ACM Computer Factory    [最小割]收集流,残留搜集找边</w:t>
      </w:r>
      <w:r w:rsidRPr="00C81BAD">
        <w:rPr>
          <w:rFonts w:ascii="宋体" w:eastAsia="宋体" w:hAnsi="宋体" w:cs="Arial"/>
          <w:color w:val="333333"/>
          <w:kern w:val="0"/>
          <w:szCs w:val="21"/>
          <w:shd w:val="clear" w:color="auto" w:fill="FFFFFF"/>
        </w:rPr>
        <w:br/>
        <w:t>3469 Dual Core CPU(中等)    [最小割]项目分配问题</w:t>
      </w:r>
      <w:r w:rsidRPr="00C81BAD">
        <w:rPr>
          <w:rFonts w:ascii="宋体" w:eastAsia="宋体" w:hAnsi="宋体" w:cs="Arial"/>
          <w:color w:val="333333"/>
          <w:kern w:val="0"/>
          <w:szCs w:val="21"/>
          <w:shd w:val="clear" w:color="auto" w:fill="FFFFFF"/>
        </w:rPr>
        <w:br/>
        <w:t>2987 Firing(较难，好题)    [最大权闭包]</w:t>
      </w:r>
      <w:r w:rsidRPr="00C81BAD">
        <w:rPr>
          <w:rFonts w:ascii="宋体" w:eastAsia="宋体" w:hAnsi="宋体" w:cs="Arial"/>
          <w:color w:val="333333"/>
          <w:kern w:val="0"/>
          <w:szCs w:val="21"/>
          <w:shd w:val="clear" w:color="auto" w:fill="FFFFFF"/>
        </w:rPr>
        <w:br/>
        <w:t>3155 Hard Life(很挑战一题)    [最大密度子图]</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w:t>
      </w:r>
      <w:r w:rsidRPr="00C81BAD">
        <w:rPr>
          <w:rFonts w:ascii="宋体" w:eastAsia="宋体" w:hAnsi="宋体" w:cs="Arial"/>
          <w:color w:val="333333"/>
          <w:kern w:val="0"/>
          <w:szCs w:val="21"/>
        </w:rPr>
        <w:br/>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b/>
          <w:bCs/>
          <w:color w:val="4F4F4F"/>
          <w:kern w:val="0"/>
          <w:sz w:val="27"/>
          <w:szCs w:val="27"/>
        </w:rPr>
        <w:t>【其他OJ】</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LightOJ 上面已经有分类了,所以自己可以在上面找网络流的题目切吧。。。</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br/>
      </w:r>
    </w:p>
    <w:p w:rsidR="00503DB9" w:rsidRPr="00C81BAD" w:rsidRDefault="00503DB9" w:rsidP="00503DB9">
      <w:pPr>
        <w:widowControl/>
        <w:jc w:val="left"/>
        <w:rPr>
          <w:rFonts w:ascii="宋体" w:eastAsia="宋体" w:hAnsi="宋体" w:cs="宋体"/>
          <w:kern w:val="0"/>
          <w:sz w:val="24"/>
          <w:szCs w:val="24"/>
        </w:rPr>
      </w:pPr>
      <w:r w:rsidRPr="00C81BAD">
        <w:rPr>
          <w:rFonts w:ascii="宋体" w:eastAsia="宋体" w:hAnsi="宋体" w:cs="Arial"/>
          <w:color w:val="333333"/>
          <w:kern w:val="0"/>
          <w:szCs w:val="21"/>
          <w:shd w:val="clear" w:color="auto" w:fill="FFFFFF"/>
        </w:rPr>
        <w:t>zoj3348 Schedule(基础，好题)    [最大流]已经比了几场,还有几场没比.问DD能不能取得冠军</w:t>
      </w:r>
      <w:r w:rsidRPr="00C81BAD">
        <w:rPr>
          <w:rFonts w:ascii="宋体" w:eastAsia="宋体" w:hAnsi="宋体" w:cs="Arial"/>
          <w:color w:val="333333"/>
          <w:kern w:val="0"/>
          <w:szCs w:val="21"/>
          <w:shd w:val="clear" w:color="auto" w:fill="FFFFFF"/>
        </w:rPr>
        <w:br/>
        <w:t>zoj2760 How Many Shortest Path(基础)    [最大流]不相交最短路径数</w:t>
      </w:r>
      <w:r w:rsidRPr="00C81BAD">
        <w:rPr>
          <w:rFonts w:ascii="宋体" w:eastAsia="宋体" w:hAnsi="宋体" w:cs="Arial"/>
          <w:color w:val="333333"/>
          <w:kern w:val="0"/>
          <w:szCs w:val="21"/>
          <w:shd w:val="clear" w:color="auto" w:fill="FFFFFF"/>
        </w:rPr>
        <w:br/>
        <w:t>zoj3460 Missile(中等)    [最大流]按不同时间将每个点拆点,二分时间,判断是否是完美匹配.</w:t>
      </w:r>
      <w:r w:rsidRPr="00C81BAD">
        <w:rPr>
          <w:rFonts w:ascii="宋体" w:eastAsia="宋体" w:hAnsi="宋体" w:cs="Arial"/>
          <w:color w:val="333333"/>
          <w:kern w:val="0"/>
          <w:szCs w:val="21"/>
          <w:shd w:val="clear" w:color="auto" w:fill="FFFFFF"/>
        </w:rPr>
        <w:br/>
        <w:t>zoj3362 Beer Problem(中等)    [费用流]最大费用流,每次增广.直到费用归本时,break;</w:t>
      </w:r>
      <w:r w:rsidRPr="00C81BAD">
        <w:rPr>
          <w:rFonts w:ascii="宋体" w:eastAsia="宋体" w:hAnsi="宋体" w:cs="Arial"/>
          <w:color w:val="333333"/>
          <w:kern w:val="0"/>
          <w:szCs w:val="21"/>
          <w:shd w:val="clear" w:color="auto" w:fill="FFFFFF"/>
        </w:rPr>
        <w:br/>
        <w:t>zoj2532 Internship(中等)    [最小割]增加哪些边的流量,可以增大最大流.(求关键割边)</w:t>
      </w:r>
      <w:r w:rsidRPr="00C81BAD">
        <w:rPr>
          <w:rFonts w:ascii="宋体" w:eastAsia="宋体" w:hAnsi="宋体" w:cs="Arial"/>
          <w:color w:val="333333"/>
          <w:kern w:val="0"/>
          <w:szCs w:val="21"/>
          <w:shd w:val="clear" w:color="auto" w:fill="FFFFFF"/>
        </w:rPr>
        <w:br/>
        <w:t>ZOJ2587 Unique Attack(中等)    [最小割](最小割的唯一性判定)</w:t>
      </w:r>
      <w:r w:rsidRPr="00C81BAD">
        <w:rPr>
          <w:rFonts w:ascii="宋体" w:eastAsia="宋体" w:hAnsi="宋体" w:cs="Arial"/>
          <w:color w:val="333333"/>
          <w:kern w:val="0"/>
          <w:szCs w:val="21"/>
          <w:shd w:val="clear" w:color="auto" w:fill="FFFFFF"/>
        </w:rPr>
        <w:br/>
        <w:t>ZOJ2539 Energy Minimization(较难，好题)    [最小割]项目分配问题</w:t>
      </w:r>
      <w:r w:rsidRPr="00C81BAD">
        <w:rPr>
          <w:rFonts w:ascii="宋体" w:eastAsia="宋体" w:hAnsi="宋体" w:cs="Arial"/>
          <w:color w:val="333333"/>
          <w:kern w:val="0"/>
          <w:szCs w:val="21"/>
          <w:shd w:val="clear" w:color="auto" w:fill="FFFFFF"/>
        </w:rPr>
        <w:br/>
        <w:t>ZOJ2071 Technology Trader(较难，好题)    [最大权闭包]输出选择方案</w:t>
      </w:r>
      <w:r w:rsidRPr="00C81BAD">
        <w:rPr>
          <w:rFonts w:ascii="宋体" w:eastAsia="宋体" w:hAnsi="宋体" w:cs="Arial"/>
          <w:color w:val="333333"/>
          <w:kern w:val="0"/>
          <w:szCs w:val="21"/>
          <w:shd w:val="clear" w:color="auto" w:fill="FFFFFF"/>
        </w:rPr>
        <w:br/>
        <w:t>ZOJ2332 Gems(中等) [最大流]</w:t>
      </w:r>
      <w:r w:rsidRPr="00C81BAD">
        <w:rPr>
          <w:rFonts w:ascii="宋体" w:eastAsia="宋体" w:hAnsi="宋体" w:cs="Arial"/>
          <w:color w:val="333333"/>
          <w:kern w:val="0"/>
          <w:szCs w:val="21"/>
          <w:shd w:val="clear" w:color="auto" w:fill="FFFFFF"/>
        </w:rPr>
        <w:br/>
      </w:r>
      <w:r w:rsidRPr="00C81BAD">
        <w:rPr>
          <w:rFonts w:ascii="宋体" w:eastAsia="宋体" w:hAnsi="宋体" w:cs="Arial"/>
          <w:color w:val="333333"/>
          <w:kern w:val="0"/>
          <w:szCs w:val="21"/>
          <w:shd w:val="clear" w:color="auto" w:fill="FFFFFF"/>
        </w:rPr>
        <w:br/>
        <w:t>SGU326 Perspective (构图题，类似于 WHU 1124) </w:t>
      </w:r>
      <w:r w:rsidRPr="00C81BAD">
        <w:rPr>
          <w:rFonts w:ascii="宋体" w:eastAsia="宋体" w:hAnsi="宋体" w:cs="Arial"/>
          <w:color w:val="333333"/>
          <w:kern w:val="0"/>
          <w:szCs w:val="21"/>
          <w:shd w:val="clear" w:color="auto" w:fill="FFFFFF"/>
        </w:rPr>
        <w:br/>
        <w:t>SGU438 The Glorious Karlutka River =) (按时间拆点) </w:t>
      </w:r>
      <w:r w:rsidRPr="00C81BAD">
        <w:rPr>
          <w:rFonts w:ascii="宋体" w:eastAsia="宋体" w:hAnsi="宋体" w:cs="Arial"/>
          <w:color w:val="333333"/>
          <w:kern w:val="0"/>
          <w:szCs w:val="21"/>
          <w:shd w:val="clear" w:color="auto" w:fill="FFFFFF"/>
        </w:rPr>
        <w:br/>
        <w:t>SGU242 Student's Morning (输出一组解) </w:t>
      </w:r>
      <w:r w:rsidRPr="00C81BAD">
        <w:rPr>
          <w:rFonts w:ascii="宋体" w:eastAsia="宋体" w:hAnsi="宋体" w:cs="Arial"/>
          <w:color w:val="333333"/>
          <w:kern w:val="0"/>
          <w:szCs w:val="21"/>
          <w:shd w:val="clear" w:color="auto" w:fill="FFFFFF"/>
        </w:rPr>
        <w:br/>
      </w:r>
      <w:r w:rsidRPr="00C81BAD">
        <w:rPr>
          <w:rFonts w:ascii="宋体" w:eastAsia="宋体" w:hAnsi="宋体" w:cs="Arial"/>
          <w:color w:val="333333"/>
          <w:kern w:val="0"/>
          <w:szCs w:val="21"/>
          <w:shd w:val="clear" w:color="auto" w:fill="FFFFFF"/>
        </w:rPr>
        <w:lastRenderedPageBreak/>
        <w:t>SGU185 Two shortest (Dijkstra 预处理，两次增广，必须用邻接阵实现，否则 MLE) </w:t>
      </w:r>
      <w:r w:rsidRPr="00C81BAD">
        <w:rPr>
          <w:rFonts w:ascii="宋体" w:eastAsia="宋体" w:hAnsi="宋体" w:cs="Arial"/>
          <w:color w:val="333333"/>
          <w:kern w:val="0"/>
          <w:szCs w:val="21"/>
          <w:shd w:val="clear" w:color="auto" w:fill="FFFFFF"/>
        </w:rPr>
        <w:br/>
      </w:r>
      <w:r w:rsidRPr="00C81BAD">
        <w:rPr>
          <w:rFonts w:ascii="宋体" w:eastAsia="宋体" w:hAnsi="宋体" w:cs="Arial"/>
          <w:color w:val="333333"/>
          <w:kern w:val="0"/>
          <w:szCs w:val="21"/>
          <w:shd w:val="clear" w:color="auto" w:fill="FFFFFF"/>
        </w:rPr>
        <w:br/>
        <w:t>HOJ2816 Power Line </w:t>
      </w:r>
      <w:r w:rsidRPr="00C81BAD">
        <w:rPr>
          <w:rFonts w:ascii="宋体" w:eastAsia="宋体" w:hAnsi="宋体" w:cs="Arial"/>
          <w:color w:val="333333"/>
          <w:kern w:val="0"/>
          <w:szCs w:val="21"/>
          <w:shd w:val="clear" w:color="auto" w:fill="FFFFFF"/>
        </w:rPr>
        <w:br/>
        <w:t>HOJ2634 How to earn more</w:t>
      </w:r>
      <w:r w:rsidRPr="00C81BAD">
        <w:rPr>
          <w:rFonts w:ascii="宋体" w:eastAsia="宋体" w:hAnsi="宋体" w:cs="Arial"/>
          <w:color w:val="333333"/>
          <w:kern w:val="0"/>
          <w:szCs w:val="21"/>
          <w:shd w:val="clear" w:color="auto" w:fill="FFFFFF"/>
        </w:rPr>
        <w:br/>
        <w:t>HOJ2811 Earthquake Damage (最小点割集)</w:t>
      </w:r>
      <w:r w:rsidRPr="00C81BAD">
        <w:rPr>
          <w:rFonts w:ascii="宋体" w:eastAsia="宋体" w:hAnsi="宋体" w:cs="Arial"/>
          <w:color w:val="333333"/>
          <w:kern w:val="0"/>
          <w:szCs w:val="21"/>
          <w:shd w:val="clear" w:color="auto" w:fill="FFFFFF"/>
        </w:rPr>
        <w:br/>
        <w:t>HOJ2715 Matrix3</w:t>
      </w:r>
      <w:r w:rsidRPr="00C81BAD">
        <w:rPr>
          <w:rFonts w:ascii="宋体" w:eastAsia="宋体" w:hAnsi="宋体" w:cs="Arial"/>
          <w:color w:val="333333"/>
          <w:kern w:val="0"/>
          <w:szCs w:val="21"/>
          <w:shd w:val="clear" w:color="auto" w:fill="FFFFFF"/>
        </w:rPr>
        <w:br/>
        <w:t>HOJ2739 The Chinese Postman Problem</w:t>
      </w:r>
      <w:r w:rsidRPr="00C81BAD">
        <w:rPr>
          <w:rFonts w:ascii="宋体" w:eastAsia="宋体" w:hAnsi="宋体" w:cs="Arial"/>
          <w:color w:val="333333"/>
          <w:kern w:val="0"/>
          <w:szCs w:val="21"/>
          <w:shd w:val="clear" w:color="auto" w:fill="FFFFFF"/>
        </w:rPr>
        <w:br/>
        <w:t>HOJ2543 Stone IV</w:t>
      </w:r>
      <w:r w:rsidRPr="00C81BAD">
        <w:rPr>
          <w:rFonts w:ascii="宋体" w:eastAsia="宋体" w:hAnsi="宋体" w:cs="Arial"/>
          <w:color w:val="333333"/>
          <w:kern w:val="0"/>
          <w:szCs w:val="21"/>
          <w:shd w:val="clear" w:color="auto" w:fill="FFFFFF"/>
        </w:rPr>
        <w:br/>
      </w:r>
      <w:r w:rsidRPr="00C81BAD">
        <w:rPr>
          <w:rFonts w:ascii="宋体" w:eastAsia="宋体" w:hAnsi="宋体" w:cs="Arial"/>
          <w:color w:val="333333"/>
          <w:kern w:val="0"/>
          <w:szCs w:val="21"/>
          <w:shd w:val="clear" w:color="auto" w:fill="FFFFFF"/>
        </w:rPr>
        <w:br/>
        <w:t>WHU1124 Football Coach (构图题) </w:t>
      </w:r>
      <w:r w:rsidRPr="00C81BAD">
        <w:rPr>
          <w:rFonts w:ascii="宋体" w:eastAsia="宋体" w:hAnsi="宋体" w:cs="Arial"/>
          <w:color w:val="333333"/>
          <w:kern w:val="0"/>
          <w:szCs w:val="21"/>
          <w:shd w:val="clear" w:color="auto" w:fill="FFFFFF"/>
        </w:rPr>
        <w:br/>
        <w:t>JOJ2453 Candy (构图题) </w:t>
      </w:r>
      <w:r w:rsidRPr="00C81BAD">
        <w:rPr>
          <w:rFonts w:ascii="宋体" w:eastAsia="宋体" w:hAnsi="宋体" w:cs="Arial"/>
          <w:color w:val="333333"/>
          <w:kern w:val="0"/>
          <w:szCs w:val="21"/>
          <w:shd w:val="clear" w:color="auto" w:fill="FFFFFF"/>
        </w:rPr>
        <w:br/>
        <w:t>TJU2944 Mussy Paper (最大权闭合子图) </w:t>
      </w:r>
      <w:r w:rsidRPr="00C81BAD">
        <w:rPr>
          <w:rFonts w:ascii="宋体" w:eastAsia="宋体" w:hAnsi="宋体" w:cs="Arial"/>
          <w:color w:val="333333"/>
          <w:kern w:val="0"/>
          <w:szCs w:val="21"/>
          <w:shd w:val="clear" w:color="auto" w:fill="FFFFFF"/>
        </w:rPr>
        <w:br/>
        <w:t>BUAA1032 Destroying a Painting</w:t>
      </w:r>
      <w:r w:rsidRPr="00C81BAD">
        <w:rPr>
          <w:rFonts w:ascii="宋体" w:eastAsia="宋体" w:hAnsi="宋体" w:cs="Arial"/>
          <w:color w:val="333333"/>
          <w:kern w:val="0"/>
          <w:szCs w:val="21"/>
          <w:shd w:val="clear" w:color="auto" w:fill="FFFFFF"/>
        </w:rPr>
        <w:br/>
      </w:r>
      <w:r w:rsidRPr="00C81BAD">
        <w:rPr>
          <w:rFonts w:ascii="宋体" w:eastAsia="宋体" w:hAnsi="宋体" w:cs="Arial"/>
          <w:color w:val="FF0000"/>
          <w:kern w:val="0"/>
          <w:szCs w:val="21"/>
          <w:shd w:val="clear" w:color="auto" w:fill="FFFFFF"/>
        </w:rPr>
        <w:t>BASHU2445(绝对经典的费用流) 餐巾问题</w:t>
      </w:r>
      <w:r w:rsidRPr="00C81BAD">
        <w:rPr>
          <w:rFonts w:ascii="宋体" w:eastAsia="宋体" w:hAnsi="宋体" w:cs="Arial"/>
          <w:color w:val="333333"/>
          <w:kern w:val="0"/>
          <w:szCs w:val="21"/>
          <w:shd w:val="clear" w:color="auto" w:fill="FFFFFF"/>
        </w:rPr>
        <w:br/>
      </w:r>
      <w:r w:rsidRPr="00C81BAD">
        <w:rPr>
          <w:rFonts w:ascii="宋体" w:eastAsia="宋体" w:hAnsi="宋体" w:cs="Arial"/>
          <w:color w:val="333333"/>
          <w:kern w:val="0"/>
          <w:szCs w:val="21"/>
          <w:shd w:val="clear" w:color="auto" w:fill="FFFFFF"/>
        </w:rPr>
        <w:br/>
        <w:t>SPOJ 839 Optimal Marks (将异或操作转化为对每一位求最小割)</w:t>
      </w:r>
      <w:r w:rsidRPr="00C81BAD">
        <w:rPr>
          <w:rFonts w:ascii="宋体" w:eastAsia="宋体" w:hAnsi="宋体" w:cs="Arial"/>
          <w:color w:val="333333"/>
          <w:kern w:val="0"/>
          <w:szCs w:val="21"/>
          <w:shd w:val="clear" w:color="auto" w:fill="FFFFFF"/>
        </w:rPr>
        <w:br/>
        <w:t>Spoj660：http://www.spoj.pl/problems/QUEST4/</w:t>
      </w:r>
      <w:r w:rsidRPr="00C81BAD">
        <w:rPr>
          <w:rFonts w:ascii="宋体" w:eastAsia="宋体" w:hAnsi="宋体" w:cs="Arial"/>
          <w:color w:val="333333"/>
          <w:kern w:val="0"/>
          <w:szCs w:val="21"/>
          <w:shd w:val="clear" w:color="auto" w:fill="FFFFFF"/>
        </w:rPr>
        <w:br/>
        <w:t>Spoj377：http://www.spoj.pl/problems/TAXI/</w:t>
      </w:r>
      <w:r w:rsidRPr="00C81BAD">
        <w:rPr>
          <w:rFonts w:ascii="宋体" w:eastAsia="宋体" w:hAnsi="宋体" w:cs="Arial"/>
          <w:color w:val="333333"/>
          <w:kern w:val="0"/>
          <w:szCs w:val="21"/>
          <w:shd w:val="clear" w:color="auto" w:fill="FFFFFF"/>
        </w:rPr>
        <w:br/>
      </w:r>
      <w:r w:rsidRPr="00C81BAD">
        <w:rPr>
          <w:rFonts w:ascii="宋体" w:eastAsia="宋体" w:hAnsi="宋体" w:cs="Arial"/>
          <w:color w:val="333333"/>
          <w:kern w:val="0"/>
          <w:szCs w:val="21"/>
          <w:shd w:val="clear" w:color="auto" w:fill="FFFFFF"/>
        </w:rPr>
        <w:br/>
        <w:t>[UVA]</w:t>
      </w:r>
      <w:r w:rsidRPr="00C81BAD">
        <w:rPr>
          <w:rFonts w:ascii="宋体" w:eastAsia="宋体" w:hAnsi="宋体" w:cs="Arial"/>
          <w:color w:val="333333"/>
          <w:kern w:val="0"/>
          <w:szCs w:val="21"/>
          <w:shd w:val="clear" w:color="auto" w:fill="FFFFFF"/>
        </w:rPr>
        <w:br/>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753 , 820 , 10330 , 10735</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FF0000"/>
          <w:kern w:val="0"/>
          <w:szCs w:val="21"/>
        </w:rPr>
        <w:t>11248 [最大流]先求起点到终点的最大流,然后在残留网络中,求起点到每个点的最大流,以及每个点到终点的最大流.然后枚举每条边增加容量能否满足题意.</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br/>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[TC]:</w:t>
      </w:r>
    </w:p>
    <w:p w:rsidR="00503DB9" w:rsidRPr="00C81BAD" w:rsidRDefault="00503DB9" w:rsidP="00503DB9">
      <w:pPr>
        <w:widowControl/>
        <w:jc w:val="left"/>
        <w:rPr>
          <w:rFonts w:ascii="宋体" w:eastAsia="宋体" w:hAnsi="宋体" w:cs="宋体"/>
          <w:kern w:val="0"/>
          <w:sz w:val="24"/>
          <w:szCs w:val="24"/>
        </w:rPr>
      </w:pPr>
      <w:r w:rsidRPr="00C81BAD">
        <w:rPr>
          <w:rFonts w:ascii="宋体" w:eastAsia="宋体" w:hAnsi="宋体" w:cs="Arial"/>
          <w:color w:val="333333"/>
          <w:kern w:val="0"/>
          <w:szCs w:val="21"/>
          <w:shd w:val="clear" w:color="auto" w:fill="FFFFFF"/>
        </w:rPr>
        <w:t>Single Round Match 200 Round 1 – Division I, Level Three</w:t>
      </w:r>
      <w:r w:rsidRPr="00C81BAD">
        <w:rPr>
          <w:rFonts w:ascii="宋体" w:eastAsia="宋体" w:hAnsi="宋体" w:cs="Arial"/>
          <w:color w:val="333333"/>
          <w:kern w:val="0"/>
          <w:szCs w:val="21"/>
          <w:shd w:val="clear" w:color="auto" w:fill="FFFFFF"/>
        </w:rPr>
        <w:br/>
        <w:t>Single Round Match 236 Round 1 – Division I, Level Three</w:t>
      </w:r>
      <w:r w:rsidRPr="00C81BAD">
        <w:rPr>
          <w:rFonts w:ascii="宋体" w:eastAsia="宋体" w:hAnsi="宋体" w:cs="Arial"/>
          <w:color w:val="333333"/>
          <w:kern w:val="0"/>
          <w:szCs w:val="21"/>
          <w:shd w:val="clear" w:color="auto" w:fill="FFFFFF"/>
        </w:rPr>
        <w:br/>
        <w:t>Single Round Match 399 Round 1 – Division I, Level Three</w:t>
      </w:r>
      <w:r w:rsidRPr="00C81BAD">
        <w:rPr>
          <w:rFonts w:ascii="宋体" w:eastAsia="宋体" w:hAnsi="宋体" w:cs="Arial"/>
          <w:color w:val="333333"/>
          <w:kern w:val="0"/>
          <w:szCs w:val="21"/>
          <w:shd w:val="clear" w:color="auto" w:fill="FFFFFF"/>
        </w:rPr>
        <w:br/>
        <w:t>2003 TCO Semifinal Round 4 – Division I, Level Three</w:t>
      </w:r>
      <w:r w:rsidRPr="00C81BAD">
        <w:rPr>
          <w:rFonts w:ascii="宋体" w:eastAsia="宋体" w:hAnsi="宋体" w:cs="Arial"/>
          <w:color w:val="333333"/>
          <w:kern w:val="0"/>
          <w:szCs w:val="21"/>
          <w:shd w:val="clear" w:color="auto" w:fill="FFFFFF"/>
        </w:rPr>
        <w:br/>
        <w:t>2004 TCCC Championship Round – Division I, Level Three</w:t>
      </w:r>
      <w:r w:rsidRPr="00C81BAD">
        <w:rPr>
          <w:rFonts w:ascii="宋体" w:eastAsia="宋体" w:hAnsi="宋体" w:cs="Arial"/>
          <w:color w:val="333333"/>
          <w:kern w:val="0"/>
          <w:szCs w:val="21"/>
          <w:shd w:val="clear" w:color="auto" w:fill="FFFFFF"/>
        </w:rPr>
        <w:br/>
        <w:t>2005 TCO Sponsor Track Round 3 – Division I, Level One</w:t>
      </w:r>
      <w:r w:rsidRPr="00C81BAD">
        <w:rPr>
          <w:rFonts w:ascii="宋体" w:eastAsia="宋体" w:hAnsi="宋体" w:cs="Arial"/>
          <w:color w:val="333333"/>
          <w:kern w:val="0"/>
          <w:szCs w:val="21"/>
          <w:shd w:val="clear" w:color="auto" w:fill="FFFFFF"/>
        </w:rPr>
        <w:br/>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br/>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[RQNOJ]</w:t>
      </w:r>
    </w:p>
    <w:p w:rsidR="00503DB9" w:rsidRPr="00C81BAD" w:rsidRDefault="00503DB9" w:rsidP="00503DB9">
      <w:pPr>
        <w:widowControl/>
        <w:jc w:val="left"/>
        <w:rPr>
          <w:rFonts w:ascii="宋体" w:eastAsia="宋体" w:hAnsi="宋体" w:cs="宋体"/>
          <w:kern w:val="0"/>
          <w:sz w:val="24"/>
          <w:szCs w:val="24"/>
        </w:rPr>
      </w:pPr>
      <w:r w:rsidRPr="00C81BAD">
        <w:rPr>
          <w:rFonts w:ascii="宋体" w:eastAsia="宋体" w:hAnsi="宋体" w:cs="Arial"/>
          <w:color w:val="333333"/>
          <w:kern w:val="0"/>
          <w:szCs w:val="21"/>
          <w:shd w:val="clear" w:color="auto" w:fill="FFFFFF"/>
        </w:rPr>
        <w:lastRenderedPageBreak/>
        <w:t>306 破坏石油运输系统问题</w:t>
      </w:r>
      <w:r w:rsidRPr="00C81BAD">
        <w:rPr>
          <w:rFonts w:ascii="宋体" w:eastAsia="宋体" w:hAnsi="宋体" w:cs="Arial"/>
          <w:color w:val="333333"/>
          <w:kern w:val="0"/>
          <w:szCs w:val="21"/>
          <w:shd w:val="clear" w:color="auto" w:fill="FFFFFF"/>
        </w:rPr>
        <w:br/>
        <w:t>338 [NOI08]志愿者招募</w:t>
      </w:r>
      <w:r w:rsidRPr="00C81BAD">
        <w:rPr>
          <w:rFonts w:ascii="宋体" w:eastAsia="宋体" w:hAnsi="宋体" w:cs="Arial"/>
          <w:color w:val="333333"/>
          <w:kern w:val="0"/>
          <w:szCs w:val="21"/>
          <w:shd w:val="clear" w:color="auto" w:fill="FFFFFF"/>
        </w:rPr>
        <w:br/>
        <w:t>529 [NOI09]植物大战僵尸</w:t>
      </w:r>
      <w:r w:rsidRPr="00C81BAD">
        <w:rPr>
          <w:rFonts w:ascii="宋体" w:eastAsia="宋体" w:hAnsi="宋体" w:cs="Arial"/>
          <w:color w:val="333333"/>
          <w:kern w:val="0"/>
          <w:szCs w:val="21"/>
          <w:shd w:val="clear" w:color="auto" w:fill="FFFFFF"/>
        </w:rPr>
        <w:br/>
        <w:t>556 [NOI06]最大获利</w:t>
      </w:r>
      <w:r w:rsidRPr="00C81BAD">
        <w:rPr>
          <w:rFonts w:ascii="宋体" w:eastAsia="宋体" w:hAnsi="宋体" w:cs="Arial"/>
          <w:color w:val="333333"/>
          <w:kern w:val="0"/>
          <w:szCs w:val="21"/>
          <w:shd w:val="clear" w:color="auto" w:fill="FFFFFF"/>
        </w:rPr>
        <w:br/>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606 [NOI2010]海拔</w:t>
      </w:r>
    </w:p>
    <w:p w:rsidR="00503DB9" w:rsidRPr="00C81BAD" w:rsidRDefault="00503DB9" w:rsidP="00503DB9">
      <w:pPr>
        <w:widowControl/>
        <w:jc w:val="left"/>
        <w:rPr>
          <w:rFonts w:ascii="宋体" w:eastAsia="宋体" w:hAnsi="宋体" w:cs="宋体"/>
          <w:kern w:val="0"/>
          <w:sz w:val="24"/>
          <w:szCs w:val="24"/>
        </w:rPr>
      </w:pPr>
      <w:r w:rsidRPr="00C81BAD">
        <w:rPr>
          <w:rFonts w:ascii="宋体" w:eastAsia="宋体" w:hAnsi="宋体" w:cs="Arial"/>
          <w:color w:val="333333"/>
          <w:kern w:val="0"/>
          <w:szCs w:val="21"/>
          <w:shd w:val="clear" w:color="auto" w:fill="FFFFFF"/>
        </w:rPr>
        <w:t>=============================================================================================</w:t>
      </w:r>
      <w:r w:rsidRPr="00C81BAD">
        <w:rPr>
          <w:rFonts w:ascii="宋体" w:eastAsia="宋体" w:hAnsi="宋体" w:cs="Arial"/>
          <w:color w:val="333333"/>
          <w:kern w:val="0"/>
          <w:szCs w:val="21"/>
        </w:rPr>
        <w:br/>
      </w:r>
      <w:r w:rsidRPr="00C81BAD">
        <w:rPr>
          <w:rFonts w:ascii="宋体" w:eastAsia="宋体" w:hAnsi="宋体" w:cs="Arial"/>
          <w:b/>
          <w:bCs/>
          <w:color w:val="333333"/>
          <w:kern w:val="0"/>
          <w:sz w:val="27"/>
          <w:szCs w:val="27"/>
          <w:shd w:val="clear" w:color="auto" w:fill="FFFFFF"/>
        </w:rPr>
        <w:t>【上下界网络流】</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ZOJ 2314 可行流</w:t>
      </w:r>
      <w:r w:rsidRPr="00C81BAD">
        <w:rPr>
          <w:rFonts w:ascii="宋体" w:eastAsia="宋体" w:hAnsi="宋体" w:cs="Arial"/>
          <w:color w:val="333333"/>
          <w:kern w:val="0"/>
          <w:szCs w:val="21"/>
          <w:shd w:val="clear" w:color="auto" w:fill="FFFFFF"/>
        </w:rPr>
        <w:br/>
        <w:t>Zoj 3229  最大流</w:t>
      </w:r>
      <w:r w:rsidRPr="00C81BAD">
        <w:rPr>
          <w:rFonts w:ascii="宋体" w:eastAsia="宋体" w:hAnsi="宋体" w:cs="Arial"/>
          <w:color w:val="333333"/>
          <w:kern w:val="0"/>
          <w:szCs w:val="21"/>
          <w:shd w:val="clear" w:color="auto" w:fill="FFFFFF"/>
        </w:rPr>
        <w:br/>
        <w:t>zoj 1994 可行流</w:t>
      </w:r>
      <w:r w:rsidRPr="00C81BAD">
        <w:rPr>
          <w:rFonts w:ascii="宋体" w:eastAsia="宋体" w:hAnsi="宋体" w:cs="Arial"/>
          <w:color w:val="333333"/>
          <w:kern w:val="0"/>
          <w:szCs w:val="21"/>
          <w:shd w:val="clear" w:color="auto" w:fill="FFFFFF"/>
        </w:rPr>
        <w:br/>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Pku 2396 可行流</w:t>
      </w:r>
    </w:p>
    <w:p w:rsidR="00503DB9" w:rsidRPr="00C81BAD" w:rsidRDefault="00503DB9" w:rsidP="00503DB9">
      <w:pPr>
        <w:widowControl/>
        <w:shd w:val="clear" w:color="auto" w:fill="FFFFFF"/>
        <w:wordWrap w:val="0"/>
        <w:spacing w:after="240" w:line="390" w:lineRule="atLeast"/>
        <w:rPr>
          <w:rFonts w:ascii="宋体" w:eastAsia="宋体" w:hAnsi="宋体" w:cs="Arial"/>
          <w:color w:val="4F4F4F"/>
          <w:kern w:val="0"/>
          <w:sz w:val="24"/>
          <w:szCs w:val="24"/>
        </w:rPr>
      </w:pPr>
      <w:r w:rsidRPr="00C81BAD">
        <w:rPr>
          <w:rFonts w:ascii="宋体" w:eastAsia="宋体" w:hAnsi="宋体" w:cs="Arial"/>
          <w:color w:val="4F4F4F"/>
          <w:kern w:val="0"/>
          <w:szCs w:val="21"/>
        </w:rPr>
        <w:t>poj 2594 最小流</w:t>
      </w:r>
    </w:p>
    <w:p w:rsidR="00503DB9" w:rsidRPr="00C81BAD" w:rsidRDefault="00503DB9" w:rsidP="00503DB9">
      <w:pPr>
        <w:rPr>
          <w:rFonts w:ascii="宋体" w:eastAsia="宋体" w:hAnsi="宋体"/>
        </w:rPr>
      </w:pPr>
      <w:r w:rsidRPr="00C81BAD">
        <w:rPr>
          <w:rFonts w:ascii="宋体" w:eastAsia="宋体" w:hAnsi="宋体" w:cs="Arial"/>
          <w:color w:val="333333"/>
          <w:kern w:val="0"/>
          <w:szCs w:val="21"/>
          <w:shd w:val="clear" w:color="auto" w:fill="FFFFFF"/>
        </w:rPr>
        <w:t>Hdu3157 最小流</w:t>
      </w:r>
      <w:r w:rsidRPr="00C81BAD">
        <w:rPr>
          <w:rFonts w:ascii="宋体" w:eastAsia="宋体" w:hAnsi="宋体" w:cs="Arial"/>
          <w:color w:val="333333"/>
          <w:kern w:val="0"/>
          <w:szCs w:val="21"/>
          <w:shd w:val="clear" w:color="auto" w:fill="FFFFFF"/>
        </w:rPr>
        <w:br/>
        <w:t>Sgu176 最小流</w:t>
      </w:r>
      <w:r w:rsidRPr="00C81BAD">
        <w:rPr>
          <w:rFonts w:ascii="宋体" w:eastAsia="宋体" w:hAnsi="宋体" w:cs="Arial"/>
          <w:color w:val="333333"/>
          <w:kern w:val="0"/>
          <w:szCs w:val="21"/>
          <w:shd w:val="clear" w:color="auto" w:fill="FFFFFF"/>
        </w:rPr>
        <w:br/>
        <w:t>hust1342 最小流</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w:t>
      </w:r>
      <w:r w:rsidRPr="00C81BAD">
        <w:rPr>
          <w:rFonts w:ascii="宋体" w:eastAsia="宋体" w:hAnsi="宋体" w:cs="Arial"/>
          <w:color w:val="333333"/>
          <w:kern w:val="0"/>
          <w:szCs w:val="21"/>
        </w:rPr>
        <w:br/>
      </w:r>
      <w:r w:rsidRPr="00C81BAD">
        <w:rPr>
          <w:rFonts w:ascii="宋体" w:eastAsia="宋体" w:hAnsi="宋体" w:cs="Arial"/>
          <w:b/>
          <w:bCs/>
          <w:color w:val="333333"/>
          <w:kern w:val="0"/>
          <w:sz w:val="27"/>
          <w:szCs w:val="27"/>
          <w:shd w:val="clear" w:color="auto" w:fill="FFFFFF"/>
        </w:rPr>
        <w:t>【无向图最小割】</w:t>
      </w:r>
      <w:r w:rsidRPr="00C81BAD">
        <w:rPr>
          <w:rFonts w:ascii="宋体" w:eastAsia="宋体" w:hAnsi="宋体" w:cs="Arial"/>
          <w:color w:val="333333"/>
          <w:kern w:val="0"/>
          <w:szCs w:val="21"/>
        </w:rPr>
        <w:br/>
      </w:r>
      <w:r w:rsidRPr="00C81BAD">
        <w:rPr>
          <w:rFonts w:ascii="宋体" w:eastAsia="宋体" w:hAnsi="宋体" w:cs="Arial"/>
          <w:color w:val="333333"/>
          <w:kern w:val="0"/>
          <w:szCs w:val="21"/>
          <w:shd w:val="clear" w:color="auto" w:fill="FFFFFF"/>
        </w:rPr>
        <w:t>hdu3691</w:t>
      </w:r>
      <w:r w:rsidRPr="00C81BAD">
        <w:rPr>
          <w:rFonts w:ascii="宋体" w:eastAsia="宋体" w:hAnsi="宋体" w:cs="Arial"/>
          <w:color w:val="333333"/>
          <w:kern w:val="0"/>
          <w:szCs w:val="21"/>
          <w:shd w:val="clear" w:color="auto" w:fill="FFFFFF"/>
        </w:rPr>
        <w:br/>
        <w:t>hdu3002</w:t>
      </w:r>
      <w:r w:rsidRPr="00C81BAD">
        <w:rPr>
          <w:rFonts w:ascii="宋体" w:eastAsia="宋体" w:hAnsi="宋体" w:cs="Arial"/>
          <w:color w:val="333333"/>
          <w:kern w:val="0"/>
          <w:szCs w:val="21"/>
          <w:shd w:val="clear" w:color="auto" w:fill="FFFFFF"/>
        </w:rPr>
        <w:br/>
        <w:t>poj2914</w:t>
      </w:r>
      <w:r w:rsidRPr="00C81BAD">
        <w:rPr>
          <w:rFonts w:ascii="宋体" w:eastAsia="宋体" w:hAnsi="宋体" w:cs="Arial"/>
          <w:color w:val="333333"/>
          <w:kern w:val="0"/>
          <w:szCs w:val="21"/>
          <w:shd w:val="clear" w:color="auto" w:fill="FFFFFF"/>
        </w:rPr>
        <w:br/>
        <w:t>poj1966</w:t>
      </w:r>
      <w:r w:rsidRPr="00C81BAD">
        <w:rPr>
          <w:rFonts w:ascii="宋体" w:eastAsia="宋体" w:hAnsi="宋体" w:cs="Arial"/>
          <w:color w:val="333333"/>
          <w:kern w:val="0"/>
          <w:szCs w:val="21"/>
          <w:shd w:val="clear" w:color="auto" w:fill="FFFFFF"/>
        </w:rPr>
        <w:br/>
        <w:t>zoj2753</w:t>
      </w:r>
    </w:p>
    <w:p w:rsidR="001F70A9" w:rsidRPr="00C81BAD" w:rsidRDefault="001F70A9" w:rsidP="00FF5A2B">
      <w:pPr>
        <w:pStyle w:val="3"/>
        <w:rPr>
          <w:rFonts w:ascii="宋体" w:eastAsia="宋体" w:hAnsi="宋体"/>
          <w:b w:val="0"/>
        </w:rPr>
      </w:pPr>
      <w:bookmarkStart w:id="289" w:name="_Toc523521371"/>
      <w:r w:rsidRPr="00C81BAD">
        <w:rPr>
          <w:rFonts w:ascii="宋体" w:eastAsia="宋体" w:hAnsi="宋体" w:hint="eastAsia"/>
          <w:b w:val="0"/>
        </w:rPr>
        <w:t>2-</w:t>
      </w:r>
      <w:r w:rsidRPr="00C81BAD">
        <w:rPr>
          <w:rFonts w:ascii="宋体" w:eastAsia="宋体" w:hAnsi="宋体"/>
          <w:b w:val="0"/>
        </w:rPr>
        <w:t>SAT</w:t>
      </w:r>
      <w:r w:rsidR="00B81A18" w:rsidRPr="00C81BAD">
        <w:rPr>
          <w:rFonts w:ascii="宋体" w:eastAsia="宋体" w:hAnsi="宋体" w:hint="eastAsia"/>
          <w:b w:val="0"/>
        </w:rPr>
        <w:t>（待学习）</w:t>
      </w:r>
      <w:bookmarkEnd w:id="289"/>
    </w:p>
    <w:p w:rsidR="00404D7B" w:rsidRPr="00C81BAD" w:rsidRDefault="00C14360" w:rsidP="001F70A9">
      <w:pPr>
        <w:rPr>
          <w:rFonts w:ascii="宋体" w:eastAsia="宋体" w:hAnsi="宋体"/>
        </w:rPr>
      </w:pPr>
      <w:hyperlink r:id="rId389" w:history="1">
        <w:r w:rsidR="00404D7B" w:rsidRPr="00C81BAD">
          <w:rPr>
            <w:rStyle w:val="a3"/>
            <w:rFonts w:ascii="宋体" w:eastAsia="宋体" w:hAnsi="宋体"/>
          </w:rPr>
          <w:t>https://blog.csdn.net/liuqiyao_01/article/details/8797336</w:t>
        </w:r>
      </w:hyperlink>
    </w:p>
    <w:p w:rsidR="001F70A9" w:rsidRPr="00C81BAD" w:rsidRDefault="001F70A9" w:rsidP="00FF5A2B">
      <w:pPr>
        <w:pStyle w:val="3"/>
        <w:rPr>
          <w:rFonts w:ascii="宋体" w:eastAsia="宋体" w:hAnsi="宋体"/>
          <w:b w:val="0"/>
        </w:rPr>
      </w:pPr>
      <w:bookmarkStart w:id="290" w:name="_Toc523521372"/>
      <w:r w:rsidRPr="00C81BAD">
        <w:rPr>
          <w:rFonts w:ascii="宋体" w:eastAsia="宋体" w:hAnsi="宋体"/>
          <w:b w:val="0"/>
        </w:rPr>
        <w:t>KM</w:t>
      </w:r>
      <w:r w:rsidRPr="00C81BAD">
        <w:rPr>
          <w:rFonts w:ascii="宋体" w:eastAsia="宋体" w:hAnsi="宋体" w:hint="eastAsia"/>
          <w:b w:val="0"/>
        </w:rPr>
        <w:t>匹配</w:t>
      </w:r>
      <w:r w:rsidR="00B81A18" w:rsidRPr="00C81BAD">
        <w:rPr>
          <w:rFonts w:ascii="宋体" w:eastAsia="宋体" w:hAnsi="宋体" w:hint="eastAsia"/>
          <w:b w:val="0"/>
        </w:rPr>
        <w:t>（待学习）</w:t>
      </w:r>
      <w:bookmarkEnd w:id="290"/>
    </w:p>
    <w:p w:rsidR="00404D7B" w:rsidRPr="00C81BAD" w:rsidRDefault="00C14360" w:rsidP="001F70A9">
      <w:pPr>
        <w:rPr>
          <w:rFonts w:ascii="宋体" w:eastAsia="宋体" w:hAnsi="宋体"/>
        </w:rPr>
      </w:pPr>
      <w:hyperlink r:id="rId390" w:history="1">
        <w:r w:rsidR="00404D7B" w:rsidRPr="00C81BAD">
          <w:rPr>
            <w:rStyle w:val="a3"/>
            <w:rFonts w:ascii="宋体" w:eastAsia="宋体" w:hAnsi="宋体"/>
          </w:rPr>
          <w:t>https://blog.csdn.net/liuqiyao_01/article/details/8797346</w:t>
        </w:r>
      </w:hyperlink>
    </w:p>
    <w:p w:rsidR="001F70A9" w:rsidRPr="00C81BAD" w:rsidRDefault="001F70A9" w:rsidP="00FF5A2B">
      <w:pPr>
        <w:pStyle w:val="3"/>
        <w:rPr>
          <w:rFonts w:ascii="宋体" w:eastAsia="宋体" w:hAnsi="宋体"/>
          <w:b w:val="0"/>
        </w:rPr>
      </w:pPr>
      <w:bookmarkStart w:id="291" w:name="_Toc523521373"/>
      <w:r w:rsidRPr="00C81BAD">
        <w:rPr>
          <w:rFonts w:ascii="宋体" w:eastAsia="宋体" w:hAnsi="宋体" w:hint="eastAsia"/>
          <w:b w:val="0"/>
        </w:rPr>
        <w:lastRenderedPageBreak/>
        <w:t>Dancing Links</w:t>
      </w:r>
      <w:r w:rsidR="00B81A18" w:rsidRPr="00C81BAD">
        <w:rPr>
          <w:rFonts w:ascii="宋体" w:eastAsia="宋体" w:hAnsi="宋体" w:hint="eastAsia"/>
          <w:b w:val="0"/>
        </w:rPr>
        <w:t>（待学习）</w:t>
      </w:r>
      <w:bookmarkEnd w:id="291"/>
    </w:p>
    <w:p w:rsidR="00404D7B" w:rsidRPr="00C81BAD" w:rsidRDefault="00C14360" w:rsidP="001F70A9">
      <w:pPr>
        <w:rPr>
          <w:rFonts w:ascii="宋体" w:eastAsia="宋体" w:hAnsi="宋体"/>
        </w:rPr>
      </w:pPr>
      <w:hyperlink r:id="rId391" w:history="1">
        <w:r w:rsidR="00404D7B" w:rsidRPr="00C81BAD">
          <w:rPr>
            <w:rStyle w:val="a3"/>
            <w:rFonts w:ascii="宋体" w:eastAsia="宋体" w:hAnsi="宋体"/>
          </w:rPr>
          <w:t>https://blog.csdn.net/liuqiyao_01/article/details/8478711</w:t>
        </w:r>
      </w:hyperlink>
    </w:p>
    <w:p w:rsidR="001F70A9" w:rsidRPr="00C81BAD" w:rsidRDefault="001F70A9" w:rsidP="00FF5A2B">
      <w:pPr>
        <w:pStyle w:val="3"/>
        <w:rPr>
          <w:rFonts w:ascii="宋体" w:eastAsia="宋体" w:hAnsi="宋体"/>
          <w:b w:val="0"/>
        </w:rPr>
      </w:pPr>
      <w:bookmarkStart w:id="292" w:name="_Toc523521374"/>
      <w:r w:rsidRPr="00C81BAD">
        <w:rPr>
          <w:rFonts w:ascii="宋体" w:eastAsia="宋体" w:hAnsi="宋体" w:hint="eastAsia"/>
          <w:b w:val="0"/>
        </w:rPr>
        <w:t>一般图匹配</w:t>
      </w:r>
      <w:r w:rsidR="00B81A18" w:rsidRPr="00C81BAD">
        <w:rPr>
          <w:rFonts w:ascii="宋体" w:eastAsia="宋体" w:hAnsi="宋体" w:hint="eastAsia"/>
          <w:b w:val="0"/>
        </w:rPr>
        <w:t>（待学习）</w:t>
      </w:r>
      <w:bookmarkEnd w:id="292"/>
    </w:p>
    <w:p w:rsidR="00404D7B" w:rsidRPr="00C81BAD" w:rsidRDefault="00C14360" w:rsidP="001F70A9">
      <w:pPr>
        <w:rPr>
          <w:rFonts w:ascii="宋体" w:eastAsia="宋体" w:hAnsi="宋体"/>
        </w:rPr>
      </w:pPr>
      <w:hyperlink r:id="rId392" w:history="1">
        <w:r w:rsidR="00404D7B" w:rsidRPr="00C81BAD">
          <w:rPr>
            <w:rStyle w:val="a3"/>
            <w:rFonts w:ascii="宋体" w:eastAsia="宋体" w:hAnsi="宋体"/>
          </w:rPr>
          <w:t>https://blog.csdn.net/liuqiyao_01/article/details/26963579</w:t>
        </w:r>
      </w:hyperlink>
    </w:p>
    <w:p w:rsidR="004A1E03" w:rsidRPr="00C81BAD" w:rsidRDefault="00572F30" w:rsidP="00FF5A2B">
      <w:pPr>
        <w:pStyle w:val="2"/>
        <w:rPr>
          <w:rFonts w:ascii="宋体" w:eastAsia="宋体" w:hAnsi="宋体"/>
          <w:b w:val="0"/>
        </w:rPr>
      </w:pPr>
      <w:bookmarkStart w:id="293" w:name="_Toc523521375"/>
      <w:r w:rsidRPr="00C81BAD">
        <w:rPr>
          <w:rFonts w:ascii="宋体" w:eastAsia="宋体" w:hAnsi="宋体" w:hint="eastAsia"/>
          <w:b w:val="0"/>
        </w:rPr>
        <w:t>线段树</w:t>
      </w:r>
      <w:bookmarkEnd w:id="293"/>
    </w:p>
    <w:p w:rsidR="00572F30" w:rsidRPr="00C81BAD" w:rsidRDefault="00C14360" w:rsidP="00572F30">
      <w:pPr>
        <w:rPr>
          <w:rStyle w:val="a3"/>
          <w:rFonts w:ascii="宋体" w:eastAsia="宋体" w:hAnsi="宋体"/>
        </w:rPr>
      </w:pPr>
      <w:hyperlink r:id="rId393" w:history="1">
        <w:r w:rsidR="00572F30" w:rsidRPr="00C81BAD">
          <w:rPr>
            <w:rStyle w:val="a3"/>
            <w:rFonts w:ascii="宋体" w:eastAsia="宋体" w:hAnsi="宋体"/>
          </w:rPr>
          <w:t>https://blog.csdn.net/trapper_c/article/details/51919980</w:t>
        </w:r>
      </w:hyperlink>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hint="eastAsia"/>
          <w:color w:val="4F4F4F"/>
          <w:shd w:val="clear" w:color="auto" w:fill="FFFFFF"/>
        </w:rPr>
        <w:t>练习区（单点更新-成段更新）</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hdu1754</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hdu1394</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hdu2795</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poj2828</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poj2886</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hdu4288</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CodeforcesBeta Round #19 D</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poj2481</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hdu3950</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hdu4521</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CodeforcesBeta Round #99 (Div. 1) C</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4605</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URAL 1989 Subpalindromes</w:t>
      </w:r>
    </w:p>
    <w:p w:rsidR="005A4E7E" w:rsidRPr="00C81BAD" w:rsidRDefault="005A4E7E"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4777</w:t>
      </w:r>
    </w:p>
    <w:p w:rsidR="005A4E7E"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hdu1698</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poj3468</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poj2528</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 xml:space="preserve">poj1436 </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poj2991</w:t>
      </w:r>
      <w:r w:rsidRPr="00C81BAD">
        <w:rPr>
          <w:rFonts w:ascii="宋体" w:eastAsia="宋体" w:hAnsi="宋体" w:cs="Arial"/>
          <w:color w:val="4F4F4F"/>
          <w:shd w:val="clear" w:color="auto" w:fill="FFFFFF"/>
        </w:rPr>
        <w:br/>
        <w:t>uestc1425</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uestc1546</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CodeforcesRound #136 (Div. 2) D</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Uva 12436</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CodeforcesRound #169 (Div. 2) E</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CodeforcesBeta Round #35 (Div. 2) E</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Zoj3299</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fzu2105</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4533</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URAL 1855</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4578</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lastRenderedPageBreak/>
        <w:t>hdu 4455</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4614</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4747</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zoj 3724</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cf343D</w:t>
      </w:r>
    </w:p>
    <w:p w:rsidR="006729AC" w:rsidRPr="00C81BAD" w:rsidRDefault="006729AC"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URAL 1977</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hint="eastAsia"/>
          <w:color w:val="4F4F4F"/>
          <w:shd w:val="clear" w:color="auto" w:fill="FFFFFF"/>
        </w:rPr>
        <w:t>学习区（区间合并-扫描线-其他）</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hdu3397</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hdu2871</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hdu1540</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CodeforcesBeta Round #43 D</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hdu1828</w:t>
      </w:r>
      <w:r w:rsidRPr="00C81BAD">
        <w:rPr>
          <w:rFonts w:ascii="宋体" w:eastAsia="宋体" w:hAnsi="宋体" w:cs="Arial" w:hint="eastAsia"/>
          <w:color w:val="4F4F4F"/>
          <w:shd w:val="clear" w:color="auto" w:fill="FFFFFF"/>
        </w:rPr>
        <w:t>&amp;</w:t>
      </w:r>
      <w:r w:rsidRPr="00C81BAD">
        <w:rPr>
          <w:rFonts w:ascii="宋体" w:eastAsia="宋体" w:hAnsi="宋体" w:cs="Arial"/>
          <w:color w:val="4F4F4F"/>
          <w:shd w:val="clear" w:color="auto" w:fill="FFFFFF"/>
        </w:rPr>
        <w:t xml:space="preserve"> poj 1177</w:t>
      </w:r>
      <w:r w:rsidRPr="00C81BAD">
        <w:rPr>
          <w:rFonts w:ascii="宋体" w:eastAsia="宋体" w:hAnsi="宋体" w:cs="Arial" w:hint="eastAsia"/>
          <w:color w:val="4F4F4F"/>
          <w:shd w:val="clear" w:color="auto" w:fill="FFFFFF"/>
        </w:rPr>
        <w:t>（同一题）</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hdu1255</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3642</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poj2482</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poj2464</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hdu3255</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uva 11983</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hdu4052</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uestc1525</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hdu4419</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zoj 3521</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zoj 3525</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hdu3954</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hdu4027</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hdu3333</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hdu3016</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hdu3340</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ZOJ3511</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UESTC1558</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spojGSS21557</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poj3162</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hdu4358</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hdu4267</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hdu4417</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UVALive4730</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CodeforcesRound #163 (Div. 2) E</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4638</w:t>
      </w:r>
    </w:p>
    <w:p w:rsidR="00094424" w:rsidRPr="00C81BAD" w:rsidRDefault="00094424" w:rsidP="00572F3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4630</w:t>
      </w:r>
    </w:p>
    <w:p w:rsidR="00572F30" w:rsidRPr="00C81BAD" w:rsidRDefault="00572F30" w:rsidP="00FF5A2B">
      <w:pPr>
        <w:pStyle w:val="2"/>
        <w:rPr>
          <w:rFonts w:ascii="宋体" w:eastAsia="宋体" w:hAnsi="宋体"/>
          <w:b w:val="0"/>
        </w:rPr>
      </w:pPr>
      <w:bookmarkStart w:id="294" w:name="_Toc523521376"/>
      <w:r w:rsidRPr="00C81BAD">
        <w:rPr>
          <w:rFonts w:ascii="宋体" w:eastAsia="宋体" w:hAnsi="宋体" w:hint="eastAsia"/>
          <w:b w:val="0"/>
        </w:rPr>
        <w:lastRenderedPageBreak/>
        <w:t>字符串算法</w:t>
      </w:r>
      <w:bookmarkEnd w:id="294"/>
    </w:p>
    <w:p w:rsidR="00BB51E3" w:rsidRPr="00C81BAD" w:rsidRDefault="00572F30" w:rsidP="00FF5A2B">
      <w:pPr>
        <w:pStyle w:val="3"/>
        <w:rPr>
          <w:rFonts w:ascii="宋体" w:eastAsia="宋体" w:hAnsi="宋体"/>
          <w:b w:val="0"/>
        </w:rPr>
      </w:pPr>
      <w:bookmarkStart w:id="295" w:name="_Toc523521377"/>
      <w:r w:rsidRPr="00C81BAD">
        <w:rPr>
          <w:rFonts w:ascii="宋体" w:eastAsia="宋体" w:hAnsi="宋体" w:hint="eastAsia"/>
          <w:b w:val="0"/>
        </w:rPr>
        <w:t>KMP</w:t>
      </w:r>
      <w:bookmarkEnd w:id="295"/>
      <w:r w:rsidRPr="00C81BAD">
        <w:rPr>
          <w:rFonts w:ascii="宋体" w:eastAsia="宋体" w:hAnsi="宋体" w:hint="eastAsia"/>
          <w:b w:val="0"/>
        </w:rPr>
        <w:t xml:space="preserve"> </w:t>
      </w:r>
    </w:p>
    <w:p w:rsidR="00572F30" w:rsidRPr="00C81BAD" w:rsidRDefault="00C14360" w:rsidP="00BB51E3">
      <w:pPr>
        <w:rPr>
          <w:rStyle w:val="a3"/>
          <w:rFonts w:ascii="宋体" w:eastAsia="宋体" w:hAnsi="宋体"/>
        </w:rPr>
      </w:pPr>
      <w:hyperlink r:id="rId394" w:history="1">
        <w:r w:rsidR="00572F30" w:rsidRPr="00C81BAD">
          <w:rPr>
            <w:rStyle w:val="a3"/>
            <w:rFonts w:ascii="宋体" w:eastAsia="宋体" w:hAnsi="宋体"/>
          </w:rPr>
          <w:t>https://blog.csdn.net/chenguolinblog/article/details/16857765</w:t>
        </w:r>
      </w:hyperlink>
    </w:p>
    <w:p w:rsidR="000E2C94" w:rsidRPr="00C81BAD" w:rsidRDefault="000E2C94" w:rsidP="00BB51E3">
      <w:pPr>
        <w:rPr>
          <w:rStyle w:val="a3"/>
          <w:rFonts w:ascii="宋体" w:eastAsia="宋体" w:hAnsi="宋体"/>
          <w:color w:val="auto"/>
          <w:u w:val="none"/>
        </w:rPr>
      </w:pPr>
      <w:r w:rsidRPr="00C81BAD">
        <w:rPr>
          <w:rStyle w:val="a3"/>
          <w:rFonts w:ascii="宋体" w:eastAsia="宋体" w:hAnsi="宋体" w:hint="eastAsia"/>
          <w:color w:val="auto"/>
          <w:u w:val="none"/>
        </w:rPr>
        <w:t>（已完结）</w:t>
      </w:r>
    </w:p>
    <w:p w:rsidR="00BB51E3" w:rsidRPr="00C81BAD" w:rsidRDefault="00572F30" w:rsidP="00FF5A2B">
      <w:pPr>
        <w:pStyle w:val="3"/>
        <w:rPr>
          <w:rFonts w:ascii="宋体" w:eastAsia="宋体" w:hAnsi="宋体"/>
          <w:b w:val="0"/>
        </w:rPr>
      </w:pPr>
      <w:bookmarkStart w:id="296" w:name="_Toc523521378"/>
      <w:r w:rsidRPr="00C81BAD">
        <w:rPr>
          <w:rFonts w:ascii="宋体" w:eastAsia="宋体" w:hAnsi="宋体" w:hint="eastAsia"/>
          <w:b w:val="0"/>
        </w:rPr>
        <w:t>字典树</w:t>
      </w:r>
      <w:bookmarkEnd w:id="296"/>
    </w:p>
    <w:p w:rsidR="00572F30" w:rsidRPr="00C81BAD" w:rsidRDefault="00C14360" w:rsidP="00BB51E3">
      <w:pPr>
        <w:rPr>
          <w:rFonts w:ascii="宋体" w:eastAsia="宋体" w:hAnsi="宋体"/>
        </w:rPr>
      </w:pPr>
      <w:hyperlink r:id="rId395" w:history="1">
        <w:r w:rsidR="00572F30" w:rsidRPr="00C81BAD">
          <w:rPr>
            <w:rStyle w:val="a3"/>
            <w:rFonts w:ascii="宋体" w:eastAsia="宋体" w:hAnsi="宋体"/>
          </w:rPr>
          <w:t>https://blog.csdn.net/chenguolinblog/article/details/13625389</w:t>
        </w:r>
      </w:hyperlink>
    </w:p>
    <w:p w:rsidR="00BB51E3" w:rsidRPr="00C81BAD" w:rsidRDefault="00572F30" w:rsidP="00FF5A2B">
      <w:pPr>
        <w:pStyle w:val="3"/>
        <w:rPr>
          <w:rFonts w:ascii="宋体" w:eastAsia="宋体" w:hAnsi="宋体"/>
          <w:b w:val="0"/>
        </w:rPr>
      </w:pPr>
      <w:bookmarkStart w:id="297" w:name="_Toc523521379"/>
      <w:r w:rsidRPr="00C81BAD">
        <w:rPr>
          <w:rFonts w:ascii="宋体" w:eastAsia="宋体" w:hAnsi="宋体"/>
          <w:b w:val="0"/>
        </w:rPr>
        <w:t>AC</w:t>
      </w:r>
      <w:r w:rsidRPr="00C81BAD">
        <w:rPr>
          <w:rFonts w:ascii="宋体" w:eastAsia="宋体" w:hAnsi="宋体" w:hint="eastAsia"/>
          <w:b w:val="0"/>
        </w:rPr>
        <w:t>自动机</w:t>
      </w:r>
      <w:bookmarkEnd w:id="297"/>
    </w:p>
    <w:p w:rsidR="00572F30" w:rsidRPr="00C81BAD" w:rsidRDefault="00C14360" w:rsidP="00BB51E3">
      <w:pPr>
        <w:rPr>
          <w:rFonts w:ascii="宋体" w:eastAsia="宋体" w:hAnsi="宋体"/>
        </w:rPr>
      </w:pPr>
      <w:hyperlink r:id="rId396" w:history="1">
        <w:r w:rsidR="00572F30" w:rsidRPr="00C81BAD">
          <w:rPr>
            <w:rStyle w:val="a3"/>
            <w:rFonts w:ascii="宋体" w:eastAsia="宋体" w:hAnsi="宋体"/>
          </w:rPr>
          <w:t>https://blog.csdn.net/liuqiyao_01/article/details/8798241</w:t>
        </w:r>
      </w:hyperlink>
    </w:p>
    <w:p w:rsidR="00572F30" w:rsidRPr="00C81BAD" w:rsidRDefault="00572F30" w:rsidP="00FF5A2B">
      <w:pPr>
        <w:pStyle w:val="3"/>
        <w:rPr>
          <w:rFonts w:ascii="宋体" w:eastAsia="宋体" w:hAnsi="宋体"/>
          <w:b w:val="0"/>
        </w:rPr>
      </w:pPr>
      <w:bookmarkStart w:id="298" w:name="_Toc523521380"/>
      <w:r w:rsidRPr="00C81BAD">
        <w:rPr>
          <w:rFonts w:ascii="宋体" w:eastAsia="宋体" w:hAnsi="宋体" w:hint="eastAsia"/>
          <w:b w:val="0"/>
        </w:rPr>
        <w:t>后缀数组</w:t>
      </w:r>
      <w:bookmarkEnd w:id="298"/>
    </w:p>
    <w:p w:rsidR="00D735E3" w:rsidRPr="00C81BAD" w:rsidRDefault="00D735E3" w:rsidP="00FF5A2B">
      <w:pPr>
        <w:pStyle w:val="2"/>
        <w:rPr>
          <w:rFonts w:ascii="宋体" w:eastAsia="宋体" w:hAnsi="宋体"/>
          <w:b w:val="0"/>
        </w:rPr>
      </w:pPr>
      <w:bookmarkStart w:id="299" w:name="_Toc523521381"/>
      <w:r w:rsidRPr="00C81BAD">
        <w:rPr>
          <w:rFonts w:ascii="宋体" w:eastAsia="宋体" w:hAnsi="宋体" w:hint="eastAsia"/>
          <w:b w:val="0"/>
        </w:rPr>
        <w:t>计算几何（模板库训练）</w:t>
      </w:r>
      <w:bookmarkEnd w:id="299"/>
    </w:p>
    <w:p w:rsidR="008D0975" w:rsidRPr="00C81BAD" w:rsidRDefault="00C14360" w:rsidP="00572F30">
      <w:pPr>
        <w:rPr>
          <w:rFonts w:ascii="宋体" w:eastAsia="宋体" w:hAnsi="宋体"/>
        </w:rPr>
      </w:pPr>
      <w:hyperlink r:id="rId397" w:history="1">
        <w:r w:rsidR="008D0975" w:rsidRPr="00C81BAD">
          <w:rPr>
            <w:rStyle w:val="a3"/>
            <w:rFonts w:ascii="宋体" w:eastAsia="宋体" w:hAnsi="宋体"/>
          </w:rPr>
          <w:t>https://blog.csdn.net/feizaoSYUACM/article/details/54835327</w:t>
        </w:r>
      </w:hyperlink>
    </w:p>
    <w:p w:rsidR="008D0975" w:rsidRPr="00C81BAD" w:rsidRDefault="00C14360" w:rsidP="00572F30">
      <w:pPr>
        <w:rPr>
          <w:rStyle w:val="a3"/>
          <w:rFonts w:ascii="宋体" w:eastAsia="宋体" w:hAnsi="宋体"/>
        </w:rPr>
      </w:pPr>
      <w:hyperlink r:id="rId398" w:history="1">
        <w:r w:rsidR="008D0975" w:rsidRPr="00C81BAD">
          <w:rPr>
            <w:rStyle w:val="a3"/>
            <w:rFonts w:ascii="宋体" w:eastAsia="宋体" w:hAnsi="宋体"/>
          </w:rPr>
          <w:t>https://blog.csdn.net/chm517/article/details/44892713</w:t>
        </w:r>
      </w:hyperlink>
    </w:p>
    <w:p w:rsidR="00E90A8F" w:rsidRPr="00C81BAD" w:rsidRDefault="00C14360" w:rsidP="00572F30">
      <w:pPr>
        <w:rPr>
          <w:rFonts w:ascii="宋体" w:eastAsia="宋体" w:hAnsi="宋体"/>
        </w:rPr>
      </w:pPr>
      <w:hyperlink r:id="rId399" w:history="1">
        <w:r w:rsidR="00E90A8F" w:rsidRPr="00C81BAD">
          <w:rPr>
            <w:rStyle w:val="a3"/>
            <w:rFonts w:ascii="宋体" w:eastAsia="宋体" w:hAnsi="宋体"/>
          </w:rPr>
          <w:t>https://blog.csdn.net/liuqiyao_01/article/details/8750742</w:t>
        </w:r>
      </w:hyperlink>
    </w:p>
    <w:p w:rsidR="00E90A8F" w:rsidRPr="00C81BAD" w:rsidRDefault="00C14360" w:rsidP="00572F30">
      <w:pPr>
        <w:rPr>
          <w:rFonts w:ascii="宋体" w:eastAsia="宋体" w:hAnsi="宋体"/>
        </w:rPr>
      </w:pPr>
      <w:hyperlink r:id="rId400" w:history="1">
        <w:r w:rsidR="00E90A8F" w:rsidRPr="00C81BAD">
          <w:rPr>
            <w:rStyle w:val="a3"/>
            <w:rFonts w:ascii="宋体" w:eastAsia="宋体" w:hAnsi="宋体"/>
          </w:rPr>
          <w:t>https://blog.csdn.net/liuqiyao_01/article/details/26964261</w:t>
        </w:r>
      </w:hyperlink>
    </w:p>
    <w:p w:rsidR="00C73F8A" w:rsidRPr="00C81BAD" w:rsidRDefault="00C73F8A" w:rsidP="00C73F8A">
      <w:pPr>
        <w:pStyle w:val="2"/>
        <w:rPr>
          <w:rFonts w:ascii="宋体" w:eastAsia="宋体" w:hAnsi="宋体"/>
          <w:b w:val="0"/>
        </w:rPr>
      </w:pPr>
      <w:bookmarkStart w:id="300" w:name="_Toc523521382"/>
      <w:r w:rsidRPr="00C81BAD">
        <w:rPr>
          <w:rFonts w:ascii="宋体" w:eastAsia="宋体" w:hAnsi="宋体" w:hint="eastAsia"/>
          <w:b w:val="0"/>
        </w:rPr>
        <w:t>金银牌题库</w:t>
      </w:r>
      <w:bookmarkEnd w:id="300"/>
    </w:p>
    <w:p w:rsidR="00C73F8A" w:rsidRPr="00C81BAD" w:rsidRDefault="00C73F8A" w:rsidP="00C73F8A">
      <w:pPr>
        <w:rPr>
          <w:rFonts w:ascii="宋体" w:eastAsia="宋体" w:hAnsi="宋体"/>
        </w:rPr>
      </w:pPr>
      <w:r w:rsidRPr="00C81BAD">
        <w:rPr>
          <w:rFonts w:ascii="宋体" w:eastAsia="宋体" w:hAnsi="宋体" w:hint="eastAsia"/>
        </w:rPr>
        <w:t>HDU-</w:t>
      </w:r>
      <w:r w:rsidRPr="00C81BAD">
        <w:rPr>
          <w:rFonts w:ascii="宋体" w:eastAsia="宋体" w:hAnsi="宋体"/>
        </w:rPr>
        <w:t>5859</w:t>
      </w:r>
      <w:r w:rsidRPr="00C81BAD">
        <w:rPr>
          <w:rFonts w:ascii="宋体" w:eastAsia="宋体" w:hAnsi="宋体" w:hint="eastAsia"/>
        </w:rPr>
        <w:t>-</w:t>
      </w:r>
      <w:r w:rsidRPr="00C81BAD">
        <w:rPr>
          <w:rFonts w:ascii="宋体" w:eastAsia="宋体" w:hAnsi="宋体"/>
        </w:rPr>
        <w:t>2016</w:t>
      </w:r>
      <w:r w:rsidRPr="00C81BAD">
        <w:rPr>
          <w:rFonts w:ascii="宋体" w:eastAsia="宋体" w:hAnsi="宋体" w:hint="eastAsia"/>
        </w:rPr>
        <w:t>多校10-金牌题</w:t>
      </w:r>
    </w:p>
    <w:p w:rsidR="00C73F8A" w:rsidRPr="00C81BAD" w:rsidRDefault="00C73F8A" w:rsidP="00C73F8A">
      <w:pPr>
        <w:rPr>
          <w:rFonts w:ascii="宋体" w:eastAsia="宋体" w:hAnsi="宋体"/>
        </w:rPr>
      </w:pPr>
      <w:r w:rsidRPr="00C81BAD">
        <w:rPr>
          <w:rFonts w:ascii="宋体" w:eastAsia="宋体" w:hAnsi="宋体" w:hint="eastAsia"/>
        </w:rPr>
        <w:t>HDU-5864-2016多校10-银牌题</w:t>
      </w:r>
    </w:p>
    <w:p w:rsidR="00C73F8A" w:rsidRPr="00C81BAD" w:rsidRDefault="00C73F8A" w:rsidP="00C73F8A">
      <w:pPr>
        <w:rPr>
          <w:rFonts w:ascii="宋体" w:eastAsia="宋体" w:hAnsi="宋体"/>
        </w:rPr>
      </w:pPr>
      <w:r w:rsidRPr="00C81BAD">
        <w:rPr>
          <w:rFonts w:ascii="宋体" w:eastAsia="宋体" w:hAnsi="宋体" w:hint="eastAsia"/>
        </w:rPr>
        <w:t>HDU-5865-2016多校10-金牌题</w:t>
      </w:r>
    </w:p>
    <w:p w:rsidR="00C73F8A" w:rsidRPr="00C81BAD" w:rsidRDefault="00C73F8A" w:rsidP="00C73F8A">
      <w:pPr>
        <w:rPr>
          <w:rFonts w:ascii="宋体" w:eastAsia="宋体" w:hAnsi="宋体"/>
        </w:rPr>
      </w:pPr>
      <w:r w:rsidRPr="00C81BAD">
        <w:rPr>
          <w:rFonts w:ascii="宋体" w:eastAsia="宋体" w:hAnsi="宋体" w:hint="eastAsia"/>
        </w:rPr>
        <w:t>HDU-58</w:t>
      </w:r>
      <w:r w:rsidRPr="00C81BAD">
        <w:rPr>
          <w:rFonts w:ascii="宋体" w:eastAsia="宋体" w:hAnsi="宋体"/>
        </w:rPr>
        <w:t>66-2016</w:t>
      </w:r>
      <w:r w:rsidRPr="00C81BAD">
        <w:rPr>
          <w:rFonts w:ascii="宋体" w:eastAsia="宋体" w:hAnsi="宋体" w:hint="eastAsia"/>
        </w:rPr>
        <w:t>多校10-银牌题</w:t>
      </w:r>
    </w:p>
    <w:p w:rsidR="00D443D8" w:rsidRPr="00C81BAD" w:rsidRDefault="00D443D8" w:rsidP="00D443D8">
      <w:pPr>
        <w:rPr>
          <w:rFonts w:ascii="宋体" w:eastAsia="宋体" w:hAnsi="宋体"/>
        </w:rPr>
      </w:pPr>
      <w:r w:rsidRPr="00C81BAD">
        <w:rPr>
          <w:rFonts w:ascii="宋体" w:eastAsia="宋体" w:hAnsi="宋体" w:hint="eastAsia"/>
        </w:rPr>
        <w:t>牛客网2018暑期多校5</w:t>
      </w:r>
      <w:r w:rsidRPr="00C81BAD">
        <w:rPr>
          <w:rFonts w:ascii="宋体" w:eastAsia="宋体" w:hAnsi="宋体"/>
        </w:rPr>
        <w:t>B</w:t>
      </w:r>
      <w:r w:rsidRPr="00C81BAD">
        <w:rPr>
          <w:rFonts w:ascii="宋体" w:eastAsia="宋体" w:hAnsi="宋体" w:hint="eastAsia"/>
        </w:rPr>
        <w:t>-</w:t>
      </w:r>
      <w:r w:rsidRPr="00C81BAD">
        <w:rPr>
          <w:rFonts w:ascii="宋体" w:eastAsia="宋体" w:hAnsi="宋体"/>
        </w:rPr>
        <w:t>div-</w:t>
      </w:r>
      <w:r w:rsidRPr="00C81BAD">
        <w:rPr>
          <w:rFonts w:ascii="宋体" w:eastAsia="宋体" w:hAnsi="宋体" w:hint="eastAsia"/>
        </w:rPr>
        <w:t>银</w:t>
      </w:r>
    </w:p>
    <w:p w:rsidR="00D443D8" w:rsidRPr="00C81BAD" w:rsidRDefault="00D443D8" w:rsidP="00D443D8">
      <w:pPr>
        <w:rPr>
          <w:rFonts w:ascii="宋体" w:eastAsia="宋体" w:hAnsi="宋体"/>
        </w:rPr>
      </w:pPr>
      <w:r w:rsidRPr="00C81BAD">
        <w:rPr>
          <w:rFonts w:ascii="宋体" w:eastAsia="宋体" w:hAnsi="宋体" w:hint="eastAsia"/>
        </w:rPr>
        <w:t>牛客网2018暑期多校5</w:t>
      </w:r>
      <w:r w:rsidRPr="00C81BAD">
        <w:rPr>
          <w:rFonts w:ascii="宋体" w:eastAsia="宋体" w:hAnsi="宋体"/>
        </w:rPr>
        <w:t>C</w:t>
      </w:r>
      <w:r w:rsidRPr="00C81BAD">
        <w:rPr>
          <w:rFonts w:ascii="宋体" w:eastAsia="宋体" w:hAnsi="宋体" w:hint="eastAsia"/>
        </w:rPr>
        <w:t>-</w:t>
      </w:r>
      <w:r w:rsidRPr="00C81BAD">
        <w:rPr>
          <w:rFonts w:ascii="宋体" w:eastAsia="宋体" w:hAnsi="宋体"/>
        </w:rPr>
        <w:t>grf-</w:t>
      </w:r>
      <w:r w:rsidRPr="00C81BAD">
        <w:rPr>
          <w:rFonts w:ascii="宋体" w:eastAsia="宋体" w:hAnsi="宋体" w:hint="eastAsia"/>
        </w:rPr>
        <w:t>金</w:t>
      </w:r>
    </w:p>
    <w:p w:rsidR="00D443D8" w:rsidRPr="00C81BAD" w:rsidRDefault="00D443D8" w:rsidP="00D443D8">
      <w:pPr>
        <w:rPr>
          <w:rFonts w:ascii="宋体" w:eastAsia="宋体" w:hAnsi="宋体"/>
        </w:rPr>
      </w:pPr>
      <w:r w:rsidRPr="00C81BAD">
        <w:rPr>
          <w:rFonts w:ascii="宋体" w:eastAsia="宋体" w:hAnsi="宋体" w:hint="eastAsia"/>
        </w:rPr>
        <w:t>牛客网2018暑期多校5</w:t>
      </w:r>
      <w:r w:rsidRPr="00C81BAD">
        <w:rPr>
          <w:rFonts w:ascii="宋体" w:eastAsia="宋体" w:hAnsi="宋体"/>
        </w:rPr>
        <w:t>D</w:t>
      </w:r>
      <w:r w:rsidRPr="00C81BAD">
        <w:rPr>
          <w:rFonts w:ascii="宋体" w:eastAsia="宋体" w:hAnsi="宋体" w:hint="eastAsia"/>
        </w:rPr>
        <w:t>-</w:t>
      </w:r>
      <w:r w:rsidRPr="00C81BAD">
        <w:rPr>
          <w:rFonts w:ascii="宋体" w:eastAsia="宋体" w:hAnsi="宋体"/>
        </w:rPr>
        <w:t>inv-</w:t>
      </w:r>
      <w:r w:rsidRPr="00C81BAD">
        <w:rPr>
          <w:rFonts w:ascii="宋体" w:eastAsia="宋体" w:hAnsi="宋体" w:hint="eastAsia"/>
        </w:rPr>
        <w:t>金</w:t>
      </w:r>
    </w:p>
    <w:p w:rsidR="00D443D8" w:rsidRPr="00C81BAD" w:rsidRDefault="00D443D8" w:rsidP="00D443D8">
      <w:pPr>
        <w:rPr>
          <w:rFonts w:ascii="宋体" w:eastAsia="宋体" w:hAnsi="宋体"/>
        </w:rPr>
      </w:pPr>
      <w:r w:rsidRPr="00C81BAD">
        <w:rPr>
          <w:rFonts w:ascii="宋体" w:eastAsia="宋体" w:hAnsi="宋体" w:hint="eastAsia"/>
        </w:rPr>
        <w:t>牛客网2018暑期多校5</w:t>
      </w:r>
      <w:r w:rsidRPr="00C81BAD">
        <w:rPr>
          <w:rFonts w:ascii="宋体" w:eastAsia="宋体" w:hAnsi="宋体"/>
        </w:rPr>
        <w:t>H</w:t>
      </w:r>
      <w:r w:rsidRPr="00C81BAD">
        <w:rPr>
          <w:rFonts w:ascii="宋体" w:eastAsia="宋体" w:hAnsi="宋体" w:hint="eastAsia"/>
        </w:rPr>
        <w:t>-</w:t>
      </w:r>
      <w:r w:rsidRPr="00C81BAD">
        <w:rPr>
          <w:rFonts w:ascii="宋体" w:eastAsia="宋体" w:hAnsi="宋体"/>
        </w:rPr>
        <w:t>subseq-</w:t>
      </w:r>
      <w:r w:rsidRPr="00C81BAD">
        <w:rPr>
          <w:rFonts w:ascii="宋体" w:eastAsia="宋体" w:hAnsi="宋体" w:hint="eastAsia"/>
        </w:rPr>
        <w:t>银</w:t>
      </w:r>
    </w:p>
    <w:p w:rsidR="00D443D8" w:rsidRPr="00C81BAD" w:rsidRDefault="00D443D8" w:rsidP="00C73F8A">
      <w:pPr>
        <w:rPr>
          <w:rFonts w:ascii="宋体" w:eastAsia="宋体" w:hAnsi="宋体"/>
        </w:rPr>
      </w:pPr>
      <w:r w:rsidRPr="00C81BAD">
        <w:rPr>
          <w:rFonts w:ascii="宋体" w:eastAsia="宋体" w:hAnsi="宋体" w:hint="eastAsia"/>
        </w:rPr>
        <w:t>牛客网2018暑期多校5</w:t>
      </w:r>
      <w:r w:rsidRPr="00C81BAD">
        <w:rPr>
          <w:rFonts w:ascii="宋体" w:eastAsia="宋体" w:hAnsi="宋体"/>
        </w:rPr>
        <w:t>I</w:t>
      </w:r>
      <w:r w:rsidRPr="00C81BAD">
        <w:rPr>
          <w:rFonts w:ascii="宋体" w:eastAsia="宋体" w:hAnsi="宋体" w:hint="eastAsia"/>
        </w:rPr>
        <w:t>-</w:t>
      </w:r>
      <w:r w:rsidRPr="00C81BAD">
        <w:rPr>
          <w:rFonts w:ascii="宋体" w:eastAsia="宋体" w:hAnsi="宋体"/>
        </w:rPr>
        <w:t>vcd-</w:t>
      </w:r>
      <w:r w:rsidRPr="00C81BAD">
        <w:rPr>
          <w:rFonts w:ascii="宋体" w:eastAsia="宋体" w:hAnsi="宋体" w:hint="eastAsia"/>
        </w:rPr>
        <w:t>银</w:t>
      </w:r>
    </w:p>
    <w:p w:rsidR="00612BFC" w:rsidRPr="00C81BAD" w:rsidRDefault="00612BFC" w:rsidP="00C73F8A">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暑期多校6</w:t>
      </w:r>
      <w:r w:rsidRPr="00C81BAD">
        <w:rPr>
          <w:rFonts w:ascii="宋体" w:eastAsia="宋体" w:hAnsi="宋体"/>
        </w:rPr>
        <w:t>B</w:t>
      </w:r>
      <w:r w:rsidRPr="00C81BAD">
        <w:rPr>
          <w:rFonts w:ascii="宋体" w:eastAsia="宋体" w:hAnsi="宋体" w:hint="eastAsia"/>
        </w:rPr>
        <w:t>-</w:t>
      </w:r>
      <w:hyperlink r:id="rId401" w:tgtFrame="_blank" w:history="1">
        <w:r w:rsidRPr="00C81BAD">
          <w:rPr>
            <w:rFonts w:ascii="宋体" w:eastAsia="宋体" w:hAnsi="宋体"/>
          </w:rPr>
          <w:t>Endless Pallet</w:t>
        </w:r>
      </w:hyperlink>
      <w:r w:rsidRPr="00C81BAD">
        <w:rPr>
          <w:rFonts w:ascii="宋体" w:eastAsia="宋体" w:hAnsi="宋体" w:hint="eastAsia"/>
        </w:rPr>
        <w:t>-金</w:t>
      </w:r>
    </w:p>
    <w:p w:rsidR="00612BFC" w:rsidRPr="00C81BAD" w:rsidRDefault="00612BFC" w:rsidP="00612BFC">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暑期多校6</w:t>
      </w:r>
      <w:r w:rsidRPr="00C81BAD">
        <w:rPr>
          <w:rFonts w:ascii="宋体" w:eastAsia="宋体" w:hAnsi="宋体"/>
        </w:rPr>
        <w:t>E</w:t>
      </w:r>
      <w:r w:rsidRPr="00C81BAD">
        <w:rPr>
          <w:rFonts w:ascii="宋体" w:eastAsia="宋体" w:hAnsi="宋体" w:hint="eastAsia"/>
        </w:rPr>
        <w:t>-</w:t>
      </w:r>
      <w:r w:rsidRPr="00C81BAD">
        <w:rPr>
          <w:rFonts w:ascii="宋体" w:eastAsia="宋体" w:hAnsi="宋体"/>
        </w:rPr>
        <w:t xml:space="preserve"> </w:t>
      </w:r>
      <w:hyperlink r:id="rId402" w:tgtFrame="_blank" w:history="1">
        <w:r w:rsidRPr="00C81BAD">
          <w:rPr>
            <w:rFonts w:ascii="宋体" w:eastAsia="宋体" w:hAnsi="宋体"/>
          </w:rPr>
          <w:t>Charmander</w:t>
        </w:r>
      </w:hyperlink>
      <w:r w:rsidRPr="00C81BAD">
        <w:rPr>
          <w:rFonts w:ascii="宋体" w:eastAsia="宋体" w:hAnsi="宋体" w:hint="eastAsia"/>
        </w:rPr>
        <w:t>-金</w:t>
      </w:r>
    </w:p>
    <w:p w:rsidR="00612BFC" w:rsidRPr="00C81BAD" w:rsidRDefault="00612BFC" w:rsidP="00612BFC">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暑期多校6</w:t>
      </w:r>
      <w:r w:rsidRPr="00C81BAD">
        <w:rPr>
          <w:rFonts w:ascii="宋体" w:eastAsia="宋体" w:hAnsi="宋体"/>
        </w:rPr>
        <w:t>H</w:t>
      </w:r>
      <w:r w:rsidRPr="00C81BAD">
        <w:rPr>
          <w:rFonts w:ascii="宋体" w:eastAsia="宋体" w:hAnsi="宋体" w:hint="eastAsia"/>
        </w:rPr>
        <w:t>-</w:t>
      </w:r>
      <w:r w:rsidRPr="00C81BAD">
        <w:rPr>
          <w:rFonts w:ascii="宋体" w:eastAsia="宋体" w:hAnsi="宋体"/>
        </w:rPr>
        <w:t xml:space="preserve"> </w:t>
      </w:r>
      <w:hyperlink r:id="rId403" w:tgtFrame="_blank" w:history="1">
        <w:r w:rsidRPr="00C81BAD">
          <w:rPr>
            <w:rFonts w:ascii="宋体" w:eastAsia="宋体" w:hAnsi="宋体"/>
          </w:rPr>
          <w:t>Eevee</w:t>
        </w:r>
      </w:hyperlink>
      <w:r w:rsidRPr="00C81BAD">
        <w:rPr>
          <w:rFonts w:ascii="宋体" w:eastAsia="宋体" w:hAnsi="宋体" w:hint="eastAsia"/>
        </w:rPr>
        <w:t>-金</w:t>
      </w:r>
    </w:p>
    <w:p w:rsidR="00612BFC" w:rsidRPr="00C81BAD" w:rsidRDefault="00612BFC" w:rsidP="00612BFC">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暑期多校6</w:t>
      </w:r>
      <w:r w:rsidRPr="00C81BAD">
        <w:rPr>
          <w:rFonts w:ascii="宋体" w:eastAsia="宋体" w:hAnsi="宋体"/>
        </w:rPr>
        <w:t>F</w:t>
      </w:r>
      <w:r w:rsidRPr="00C81BAD">
        <w:rPr>
          <w:rFonts w:ascii="宋体" w:eastAsia="宋体" w:hAnsi="宋体" w:hint="eastAsia"/>
        </w:rPr>
        <w:t>-</w:t>
      </w:r>
      <w:r w:rsidRPr="00C81BAD">
        <w:rPr>
          <w:rFonts w:ascii="宋体" w:eastAsia="宋体" w:hAnsi="宋体"/>
        </w:rPr>
        <w:t xml:space="preserve"> </w:t>
      </w:r>
      <w:hyperlink r:id="rId404" w:tgtFrame="_blank" w:history="1">
        <w:r w:rsidRPr="00C81BAD">
          <w:rPr>
            <w:rFonts w:ascii="宋体" w:eastAsia="宋体" w:hAnsi="宋体"/>
          </w:rPr>
          <w:t>Squirtle</w:t>
        </w:r>
      </w:hyperlink>
      <w:r w:rsidRPr="00C81BAD">
        <w:rPr>
          <w:rFonts w:ascii="宋体" w:eastAsia="宋体" w:hAnsi="宋体" w:hint="eastAsia"/>
        </w:rPr>
        <w:t>-银</w:t>
      </w:r>
    </w:p>
    <w:p w:rsidR="00612BFC" w:rsidRPr="00C81BAD" w:rsidRDefault="00612BFC" w:rsidP="00612BFC">
      <w:pPr>
        <w:rPr>
          <w:rFonts w:ascii="宋体" w:eastAsia="宋体" w:hAnsi="宋体"/>
        </w:rPr>
      </w:pPr>
      <w:r w:rsidRPr="00C81BAD">
        <w:rPr>
          <w:rFonts w:ascii="宋体" w:eastAsia="宋体" w:hAnsi="宋体" w:hint="eastAsia"/>
        </w:rPr>
        <w:lastRenderedPageBreak/>
        <w:t>牛客网2</w:t>
      </w:r>
      <w:r w:rsidRPr="00C81BAD">
        <w:rPr>
          <w:rFonts w:ascii="宋体" w:eastAsia="宋体" w:hAnsi="宋体"/>
        </w:rPr>
        <w:t>018</w:t>
      </w:r>
      <w:r w:rsidRPr="00C81BAD">
        <w:rPr>
          <w:rFonts w:ascii="宋体" w:eastAsia="宋体" w:hAnsi="宋体" w:hint="eastAsia"/>
        </w:rPr>
        <w:t>暑期多校6</w:t>
      </w:r>
      <w:r w:rsidRPr="00C81BAD">
        <w:rPr>
          <w:rFonts w:ascii="宋体" w:eastAsia="宋体" w:hAnsi="宋体"/>
        </w:rPr>
        <w:t>G</w:t>
      </w:r>
      <w:r w:rsidRPr="00C81BAD">
        <w:rPr>
          <w:rFonts w:ascii="宋体" w:eastAsia="宋体" w:hAnsi="宋体" w:hint="eastAsia"/>
        </w:rPr>
        <w:t>-</w:t>
      </w:r>
      <w:r w:rsidRPr="00C81BAD">
        <w:rPr>
          <w:rFonts w:ascii="宋体" w:eastAsia="宋体" w:hAnsi="宋体"/>
        </w:rPr>
        <w:t xml:space="preserve"> </w:t>
      </w:r>
      <w:hyperlink r:id="rId405" w:tgtFrame="_blank" w:history="1">
        <w:r w:rsidRPr="00C81BAD">
          <w:rPr>
            <w:rFonts w:ascii="宋体" w:eastAsia="宋体" w:hAnsi="宋体"/>
          </w:rPr>
          <w:t>Pikachu</w:t>
        </w:r>
      </w:hyperlink>
      <w:r w:rsidRPr="00C81BAD">
        <w:rPr>
          <w:rFonts w:ascii="宋体" w:eastAsia="宋体" w:hAnsi="宋体" w:hint="eastAsia"/>
        </w:rPr>
        <w:t>-银</w:t>
      </w:r>
    </w:p>
    <w:p w:rsidR="00612BFC" w:rsidRPr="00C81BAD" w:rsidRDefault="00F73381" w:rsidP="00C73F8A">
      <w:pPr>
        <w:rPr>
          <w:rFonts w:ascii="宋体" w:eastAsia="宋体" w:hAnsi="宋体"/>
        </w:rPr>
      </w:pPr>
      <w:r w:rsidRPr="00C81BAD">
        <w:rPr>
          <w:rFonts w:ascii="宋体" w:eastAsia="宋体" w:hAnsi="宋体" w:hint="eastAsia"/>
        </w:rPr>
        <w:t>2018百度之星程序设计大赛资格赛-</w:t>
      </w:r>
      <w:r w:rsidRPr="00C81BAD">
        <w:rPr>
          <w:rFonts w:ascii="宋体" w:eastAsia="宋体" w:hAnsi="宋体"/>
        </w:rPr>
        <w:t>1004</w:t>
      </w:r>
      <w:r w:rsidRPr="00C81BAD">
        <w:rPr>
          <w:rFonts w:ascii="宋体" w:eastAsia="宋体" w:hAnsi="宋体" w:hint="eastAsia"/>
        </w:rPr>
        <w:t>-点集划分-金</w:t>
      </w:r>
    </w:p>
    <w:p w:rsidR="00973F7A" w:rsidRPr="00C81BAD" w:rsidRDefault="00973F7A" w:rsidP="00C73F8A">
      <w:pPr>
        <w:rPr>
          <w:rFonts w:ascii="宋体" w:eastAsia="宋体" w:hAnsi="宋体"/>
        </w:rPr>
      </w:pPr>
      <w:r w:rsidRPr="00C81BAD">
        <w:rPr>
          <w:rFonts w:ascii="宋体" w:eastAsia="宋体" w:hAnsi="宋体" w:hint="eastAsia"/>
        </w:rPr>
        <w:t>H</w:t>
      </w:r>
      <w:r w:rsidRPr="00C81BAD">
        <w:rPr>
          <w:rFonts w:ascii="宋体" w:eastAsia="宋体" w:hAnsi="宋体"/>
        </w:rPr>
        <w:t>DU</w:t>
      </w:r>
      <w:r w:rsidRPr="00C81BAD">
        <w:rPr>
          <w:rFonts w:ascii="宋体" w:eastAsia="宋体" w:hAnsi="宋体" w:hint="eastAsia"/>
        </w:rPr>
        <w:t>-</w:t>
      </w:r>
      <w:r w:rsidRPr="00C81BAD">
        <w:rPr>
          <w:rFonts w:ascii="宋体" w:eastAsia="宋体" w:hAnsi="宋体"/>
        </w:rPr>
        <w:t>6387</w:t>
      </w:r>
      <w:r w:rsidRPr="00C81BAD">
        <w:rPr>
          <w:rFonts w:ascii="宋体" w:eastAsia="宋体" w:hAnsi="宋体" w:hint="eastAsia"/>
        </w:rPr>
        <w:t>-</w:t>
      </w:r>
      <w:r w:rsidRPr="00C81BAD">
        <w:rPr>
          <w:rFonts w:ascii="宋体" w:eastAsia="宋体" w:hAnsi="宋体"/>
        </w:rPr>
        <w:t>2018</w:t>
      </w:r>
      <w:r w:rsidRPr="00C81BAD">
        <w:rPr>
          <w:rFonts w:ascii="宋体" w:eastAsia="宋体" w:hAnsi="宋体" w:hint="eastAsia"/>
        </w:rPr>
        <w:t>杭电多校10-</w:t>
      </w:r>
      <w:r w:rsidRPr="00C81BAD">
        <w:rPr>
          <w:rFonts w:ascii="宋体" w:eastAsia="宋体" w:hAnsi="宋体"/>
        </w:rPr>
        <w:t>1002</w:t>
      </w:r>
      <w:r w:rsidRPr="00C81BAD">
        <w:rPr>
          <w:rFonts w:ascii="宋体" w:eastAsia="宋体" w:hAnsi="宋体" w:hint="eastAsia"/>
        </w:rPr>
        <w:t>-银牌题</w:t>
      </w:r>
    </w:p>
    <w:p w:rsidR="00973F7A" w:rsidRPr="00C81BAD" w:rsidRDefault="00973F7A" w:rsidP="00C73F8A">
      <w:pPr>
        <w:rPr>
          <w:rFonts w:ascii="宋体" w:eastAsia="宋体" w:hAnsi="宋体"/>
        </w:rPr>
      </w:pPr>
      <w:r w:rsidRPr="00C81BAD">
        <w:rPr>
          <w:rFonts w:ascii="宋体" w:eastAsia="宋体" w:hAnsi="宋体" w:hint="eastAsia"/>
        </w:rPr>
        <w:t>H</w:t>
      </w:r>
      <w:r w:rsidRPr="00C81BAD">
        <w:rPr>
          <w:rFonts w:ascii="宋体" w:eastAsia="宋体" w:hAnsi="宋体"/>
        </w:rPr>
        <w:t>DU</w:t>
      </w:r>
      <w:r w:rsidRPr="00C81BAD">
        <w:rPr>
          <w:rFonts w:ascii="宋体" w:eastAsia="宋体" w:hAnsi="宋体" w:hint="eastAsia"/>
        </w:rPr>
        <w:t>-</w:t>
      </w:r>
      <w:r w:rsidRPr="00C81BAD">
        <w:rPr>
          <w:rFonts w:ascii="宋体" w:eastAsia="宋体" w:hAnsi="宋体"/>
        </w:rPr>
        <w:t>6388</w:t>
      </w:r>
      <w:r w:rsidRPr="00C81BAD">
        <w:rPr>
          <w:rFonts w:ascii="宋体" w:eastAsia="宋体" w:hAnsi="宋体" w:hint="eastAsia"/>
        </w:rPr>
        <w:t>-</w:t>
      </w:r>
      <w:r w:rsidRPr="00C81BAD">
        <w:rPr>
          <w:rFonts w:ascii="宋体" w:eastAsia="宋体" w:hAnsi="宋体"/>
        </w:rPr>
        <w:t>2018</w:t>
      </w:r>
      <w:r w:rsidRPr="00C81BAD">
        <w:rPr>
          <w:rFonts w:ascii="宋体" w:eastAsia="宋体" w:hAnsi="宋体" w:hint="eastAsia"/>
        </w:rPr>
        <w:t>杭电多校10-</w:t>
      </w:r>
      <w:r w:rsidRPr="00C81BAD">
        <w:rPr>
          <w:rFonts w:ascii="宋体" w:eastAsia="宋体" w:hAnsi="宋体"/>
        </w:rPr>
        <w:t>1003</w:t>
      </w:r>
      <w:r w:rsidRPr="00C81BAD">
        <w:rPr>
          <w:rFonts w:ascii="宋体" w:eastAsia="宋体" w:hAnsi="宋体" w:hint="eastAsia"/>
        </w:rPr>
        <w:t>-金牌题</w:t>
      </w:r>
    </w:p>
    <w:p w:rsidR="00973F7A" w:rsidRPr="00C81BAD" w:rsidRDefault="00973F7A" w:rsidP="00973F7A">
      <w:pPr>
        <w:rPr>
          <w:rFonts w:ascii="宋体" w:eastAsia="宋体" w:hAnsi="宋体"/>
        </w:rPr>
      </w:pPr>
      <w:r w:rsidRPr="00C81BAD">
        <w:rPr>
          <w:rFonts w:ascii="宋体" w:eastAsia="宋体" w:hAnsi="宋体" w:hint="eastAsia"/>
        </w:rPr>
        <w:t>H</w:t>
      </w:r>
      <w:r w:rsidRPr="00C81BAD">
        <w:rPr>
          <w:rFonts w:ascii="宋体" w:eastAsia="宋体" w:hAnsi="宋体"/>
        </w:rPr>
        <w:t>DU</w:t>
      </w:r>
      <w:r w:rsidRPr="00C81BAD">
        <w:rPr>
          <w:rFonts w:ascii="宋体" w:eastAsia="宋体" w:hAnsi="宋体" w:hint="eastAsia"/>
        </w:rPr>
        <w:t>-</w:t>
      </w:r>
      <w:r w:rsidRPr="00C81BAD">
        <w:rPr>
          <w:rFonts w:ascii="宋体" w:eastAsia="宋体" w:hAnsi="宋体"/>
        </w:rPr>
        <w:t>6389</w:t>
      </w:r>
      <w:r w:rsidRPr="00C81BAD">
        <w:rPr>
          <w:rFonts w:ascii="宋体" w:eastAsia="宋体" w:hAnsi="宋体" w:hint="eastAsia"/>
        </w:rPr>
        <w:t>-</w:t>
      </w:r>
      <w:r w:rsidRPr="00C81BAD">
        <w:rPr>
          <w:rFonts w:ascii="宋体" w:eastAsia="宋体" w:hAnsi="宋体"/>
        </w:rPr>
        <w:t>2018</w:t>
      </w:r>
      <w:r w:rsidRPr="00C81BAD">
        <w:rPr>
          <w:rFonts w:ascii="宋体" w:eastAsia="宋体" w:hAnsi="宋体" w:hint="eastAsia"/>
        </w:rPr>
        <w:t>杭电多校10-</w:t>
      </w:r>
      <w:r w:rsidRPr="00C81BAD">
        <w:rPr>
          <w:rFonts w:ascii="宋体" w:eastAsia="宋体" w:hAnsi="宋体"/>
        </w:rPr>
        <w:t>1004</w:t>
      </w:r>
      <w:r w:rsidRPr="00C81BAD">
        <w:rPr>
          <w:rFonts w:ascii="宋体" w:eastAsia="宋体" w:hAnsi="宋体" w:hint="eastAsia"/>
        </w:rPr>
        <w:t>-金牌题</w:t>
      </w:r>
    </w:p>
    <w:p w:rsidR="00422EF4" w:rsidRPr="00C81BAD" w:rsidRDefault="00422EF4" w:rsidP="00422EF4">
      <w:pPr>
        <w:rPr>
          <w:rFonts w:ascii="宋体" w:eastAsia="宋体" w:hAnsi="宋体"/>
        </w:rPr>
      </w:pPr>
      <w:r w:rsidRPr="00C81BAD">
        <w:rPr>
          <w:rFonts w:ascii="宋体" w:eastAsia="宋体" w:hAnsi="宋体" w:hint="eastAsia"/>
        </w:rPr>
        <w:t>H</w:t>
      </w:r>
      <w:r w:rsidRPr="00C81BAD">
        <w:rPr>
          <w:rFonts w:ascii="宋体" w:eastAsia="宋体" w:hAnsi="宋体"/>
        </w:rPr>
        <w:t>DU</w:t>
      </w:r>
      <w:r w:rsidRPr="00C81BAD">
        <w:rPr>
          <w:rFonts w:ascii="宋体" w:eastAsia="宋体" w:hAnsi="宋体" w:hint="eastAsia"/>
        </w:rPr>
        <w:t>-</w:t>
      </w:r>
      <w:r w:rsidRPr="00C81BAD">
        <w:rPr>
          <w:rFonts w:ascii="宋体" w:eastAsia="宋体" w:hAnsi="宋体"/>
        </w:rPr>
        <w:t>6391</w:t>
      </w:r>
      <w:r w:rsidRPr="00C81BAD">
        <w:rPr>
          <w:rFonts w:ascii="宋体" w:eastAsia="宋体" w:hAnsi="宋体" w:hint="eastAsia"/>
        </w:rPr>
        <w:t>-</w:t>
      </w:r>
      <w:r w:rsidRPr="00C81BAD">
        <w:rPr>
          <w:rFonts w:ascii="宋体" w:eastAsia="宋体" w:hAnsi="宋体"/>
        </w:rPr>
        <w:t>2018</w:t>
      </w:r>
      <w:r w:rsidRPr="00C81BAD">
        <w:rPr>
          <w:rFonts w:ascii="宋体" w:eastAsia="宋体" w:hAnsi="宋体" w:hint="eastAsia"/>
        </w:rPr>
        <w:t>杭电多校10-</w:t>
      </w:r>
      <w:r w:rsidRPr="00C81BAD">
        <w:rPr>
          <w:rFonts w:ascii="宋体" w:eastAsia="宋体" w:hAnsi="宋体"/>
        </w:rPr>
        <w:t>1006</w:t>
      </w:r>
      <w:r w:rsidRPr="00C81BAD">
        <w:rPr>
          <w:rFonts w:ascii="宋体" w:eastAsia="宋体" w:hAnsi="宋体" w:hint="eastAsia"/>
        </w:rPr>
        <w:t>-金牌题</w:t>
      </w:r>
    </w:p>
    <w:p w:rsidR="00422EF4" w:rsidRPr="00C81BAD" w:rsidRDefault="00422EF4" w:rsidP="00422EF4">
      <w:pPr>
        <w:rPr>
          <w:rFonts w:ascii="宋体" w:eastAsia="宋体" w:hAnsi="宋体"/>
        </w:rPr>
      </w:pPr>
      <w:r w:rsidRPr="00C81BAD">
        <w:rPr>
          <w:rFonts w:ascii="宋体" w:eastAsia="宋体" w:hAnsi="宋体" w:hint="eastAsia"/>
        </w:rPr>
        <w:t>H</w:t>
      </w:r>
      <w:r w:rsidRPr="00C81BAD">
        <w:rPr>
          <w:rFonts w:ascii="宋体" w:eastAsia="宋体" w:hAnsi="宋体"/>
        </w:rPr>
        <w:t>DU</w:t>
      </w:r>
      <w:r w:rsidRPr="00C81BAD">
        <w:rPr>
          <w:rFonts w:ascii="宋体" w:eastAsia="宋体" w:hAnsi="宋体" w:hint="eastAsia"/>
        </w:rPr>
        <w:t>-</w:t>
      </w:r>
      <w:r w:rsidRPr="00C81BAD">
        <w:rPr>
          <w:rFonts w:ascii="宋体" w:eastAsia="宋体" w:hAnsi="宋体"/>
        </w:rPr>
        <w:t>6392</w:t>
      </w:r>
      <w:r w:rsidRPr="00C81BAD">
        <w:rPr>
          <w:rFonts w:ascii="宋体" w:eastAsia="宋体" w:hAnsi="宋体" w:hint="eastAsia"/>
        </w:rPr>
        <w:t>-</w:t>
      </w:r>
      <w:r w:rsidRPr="00C81BAD">
        <w:rPr>
          <w:rFonts w:ascii="宋体" w:eastAsia="宋体" w:hAnsi="宋体"/>
        </w:rPr>
        <w:t>2018</w:t>
      </w:r>
      <w:r w:rsidRPr="00C81BAD">
        <w:rPr>
          <w:rFonts w:ascii="宋体" w:eastAsia="宋体" w:hAnsi="宋体" w:hint="eastAsia"/>
        </w:rPr>
        <w:t>杭电多校10-</w:t>
      </w:r>
      <w:r w:rsidRPr="00C81BAD">
        <w:rPr>
          <w:rFonts w:ascii="宋体" w:eastAsia="宋体" w:hAnsi="宋体"/>
        </w:rPr>
        <w:t>1007</w:t>
      </w:r>
      <w:r w:rsidRPr="00C81BAD">
        <w:rPr>
          <w:rFonts w:ascii="宋体" w:eastAsia="宋体" w:hAnsi="宋体" w:hint="eastAsia"/>
        </w:rPr>
        <w:t>-金牌题</w:t>
      </w:r>
    </w:p>
    <w:p w:rsidR="00245D51" w:rsidRPr="00C81BAD" w:rsidRDefault="00894D7C" w:rsidP="00245D51">
      <w:pPr>
        <w:pStyle w:val="3"/>
        <w:rPr>
          <w:rFonts w:ascii="宋体" w:eastAsia="宋体" w:hAnsi="宋体"/>
          <w:b w:val="0"/>
        </w:rPr>
      </w:pPr>
      <w:bookmarkStart w:id="301" w:name="_Toc523521383"/>
      <w:r w:rsidRPr="00C81BAD">
        <w:rPr>
          <w:rFonts w:ascii="宋体" w:eastAsia="宋体" w:hAnsi="宋体" w:hint="eastAsia"/>
          <w:b w:val="0"/>
        </w:rPr>
        <w:t>金牌题（无明显前置）题集</w:t>
      </w:r>
      <w:bookmarkEnd w:id="301"/>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金牌题-前置:无</w:t>
      </w:r>
    </w:p>
    <w:p w:rsidR="00894D7C" w:rsidRPr="00C81BAD" w:rsidRDefault="00894D7C" w:rsidP="00894D7C">
      <w:pPr>
        <w:rPr>
          <w:rFonts w:ascii="宋体" w:eastAsia="宋体" w:hAnsi="宋体"/>
        </w:rPr>
      </w:pPr>
      <w:r w:rsidRPr="00C81BAD">
        <w:rPr>
          <w:rFonts w:ascii="宋体" w:eastAsia="宋体" w:hAnsi="宋体" w:hint="eastAsia"/>
        </w:rPr>
        <w:t>2018杭电暑期多校4H-</w:t>
      </w:r>
      <w:r w:rsidRPr="00C81BAD">
        <w:rPr>
          <w:rFonts w:ascii="宋体" w:eastAsia="宋体" w:hAnsi="宋体"/>
        </w:rPr>
        <w:t>HDU6339</w:t>
      </w:r>
      <w:r w:rsidRPr="00C81BAD">
        <w:rPr>
          <w:rFonts w:ascii="宋体" w:eastAsia="宋体" w:hAnsi="宋体" w:hint="eastAsia"/>
        </w:rPr>
        <w:t>-</w:t>
      </w:r>
      <w:r w:rsidRPr="00C81BAD">
        <w:rPr>
          <w:rFonts w:ascii="宋体" w:eastAsia="宋体" w:hAnsi="宋体"/>
        </w:rPr>
        <w:t>Eat Cards,Have Fun</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【TAG】</w:t>
      </w:r>
    </w:p>
    <w:p w:rsidR="00894D7C" w:rsidRPr="00C81BAD" w:rsidRDefault="00894D7C" w:rsidP="00894D7C">
      <w:pPr>
        <w:rPr>
          <w:rFonts w:ascii="宋体" w:eastAsia="宋体" w:hAnsi="宋体"/>
        </w:rPr>
      </w:pPr>
      <w:r w:rsidRPr="00C81BAD">
        <w:rPr>
          <w:rFonts w:ascii="宋体" w:eastAsia="宋体" w:hAnsi="宋体" w:hint="eastAsia"/>
        </w:rPr>
        <w:t>【题解】</w:t>
      </w:r>
    </w:p>
    <w:p w:rsidR="00894D7C" w:rsidRPr="00C81BAD" w:rsidRDefault="00894D7C" w:rsidP="00894D7C">
      <w:pPr>
        <w:rPr>
          <w:rFonts w:ascii="宋体" w:eastAsia="宋体" w:hAnsi="宋体"/>
        </w:rPr>
      </w:pPr>
      <w:r w:rsidRPr="00C81BAD">
        <w:rPr>
          <w:rFonts w:ascii="宋体" w:eastAsia="宋体" w:hAnsi="宋体" w:hint="eastAsia"/>
        </w:rPr>
        <w:t>【代码】</w:t>
      </w:r>
    </w:p>
    <w:p w:rsidR="00FB28F9" w:rsidRPr="00C81BAD" w:rsidRDefault="00FB28F9" w:rsidP="00FB28F9">
      <w:pPr>
        <w:pStyle w:val="4"/>
        <w:rPr>
          <w:rFonts w:ascii="宋体" w:eastAsia="宋体" w:hAnsi="宋体"/>
          <w:b w:val="0"/>
        </w:rPr>
      </w:pPr>
      <w:r w:rsidRPr="00C81BAD">
        <w:rPr>
          <w:rFonts w:ascii="宋体" w:eastAsia="宋体" w:hAnsi="宋体" w:hint="eastAsia"/>
          <w:b w:val="0"/>
        </w:rPr>
        <w:t>金牌题-前置：无</w:t>
      </w:r>
    </w:p>
    <w:p w:rsidR="00FB28F9" w:rsidRPr="00C81BAD" w:rsidRDefault="00FB28F9" w:rsidP="00894D7C">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暑期多校4</w:t>
      </w:r>
      <w:r w:rsidRPr="00C81BAD">
        <w:rPr>
          <w:rFonts w:ascii="宋体" w:eastAsia="宋体" w:hAnsi="宋体"/>
        </w:rPr>
        <w:t>B</w:t>
      </w:r>
      <w:r w:rsidRPr="00C81BAD">
        <w:rPr>
          <w:rFonts w:ascii="宋体" w:eastAsia="宋体" w:hAnsi="宋体" w:hint="eastAsia"/>
        </w:rPr>
        <w:t>-</w:t>
      </w:r>
      <w:r w:rsidRPr="00C81BAD">
        <w:rPr>
          <w:rFonts w:ascii="宋体" w:eastAsia="宋体" w:hAnsi="宋体"/>
        </w:rPr>
        <w:t>Interval Revisited</w:t>
      </w:r>
    </w:p>
    <w:p w:rsidR="00FB28F9" w:rsidRPr="00C81BAD" w:rsidRDefault="00FB28F9" w:rsidP="00894D7C">
      <w:pPr>
        <w:rPr>
          <w:rFonts w:ascii="宋体" w:eastAsia="宋体" w:hAnsi="宋体"/>
        </w:rPr>
      </w:pPr>
      <w:r w:rsidRPr="00C81BAD">
        <w:rPr>
          <w:rFonts w:ascii="宋体" w:eastAsia="宋体" w:hAnsi="宋体" w:hint="eastAsia"/>
        </w:rPr>
        <w:t>【题意】</w:t>
      </w:r>
    </w:p>
    <w:p w:rsidR="00FB28F9" w:rsidRPr="00C81BAD" w:rsidRDefault="00FB28F9" w:rsidP="00894D7C">
      <w:pPr>
        <w:rPr>
          <w:rFonts w:ascii="宋体" w:eastAsia="宋体" w:hAnsi="宋体"/>
        </w:rPr>
      </w:pPr>
      <w:r w:rsidRPr="00C81BAD">
        <w:rPr>
          <w:rFonts w:ascii="宋体" w:eastAsia="宋体" w:hAnsi="宋体" w:hint="eastAsia"/>
        </w:rPr>
        <w:t>【TAG】区间操作 线段树优化</w:t>
      </w:r>
    </w:p>
    <w:p w:rsidR="00FB28F9" w:rsidRPr="00C81BAD" w:rsidRDefault="00FB28F9" w:rsidP="00894D7C">
      <w:pPr>
        <w:rPr>
          <w:rFonts w:ascii="宋体" w:eastAsia="宋体" w:hAnsi="宋体"/>
        </w:rPr>
      </w:pPr>
      <w:r w:rsidRPr="00C81BAD">
        <w:rPr>
          <w:rFonts w:ascii="宋体" w:eastAsia="宋体" w:hAnsi="宋体" w:hint="eastAsia"/>
        </w:rPr>
        <w:t>【题解】</w:t>
      </w:r>
    </w:p>
    <w:p w:rsidR="00FB28F9" w:rsidRPr="00C81BAD" w:rsidRDefault="00FB28F9" w:rsidP="00894D7C">
      <w:pPr>
        <w:rPr>
          <w:rFonts w:ascii="宋体" w:eastAsia="宋体" w:hAnsi="宋体"/>
        </w:rPr>
      </w:pPr>
      <w:r w:rsidRPr="00C81BAD">
        <w:rPr>
          <w:rFonts w:ascii="宋体" w:eastAsia="宋体" w:hAnsi="宋体" w:hint="eastAsia"/>
        </w:rPr>
        <w:t>【代码】</w:t>
      </w:r>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金牌题-前置：无</w:t>
      </w:r>
    </w:p>
    <w:p w:rsidR="00894D7C" w:rsidRPr="00C81BAD" w:rsidRDefault="00894D7C" w:rsidP="00894D7C">
      <w:pPr>
        <w:rPr>
          <w:rFonts w:ascii="宋体" w:eastAsia="宋体" w:hAnsi="宋体"/>
        </w:rPr>
      </w:pPr>
      <w:r w:rsidRPr="00C81BAD">
        <w:rPr>
          <w:rFonts w:ascii="宋体" w:eastAsia="宋体" w:hAnsi="宋体" w:hint="eastAsia"/>
        </w:rPr>
        <w:t>2018杭电暑期多校1F-</w:t>
      </w:r>
      <w:r w:rsidRPr="00C81BAD">
        <w:rPr>
          <w:rFonts w:ascii="宋体" w:eastAsia="宋体" w:hAnsi="宋体"/>
        </w:rPr>
        <w:t>HDU6303</w:t>
      </w:r>
      <w:r w:rsidRPr="00C81BAD">
        <w:rPr>
          <w:rFonts w:ascii="宋体" w:eastAsia="宋体" w:hAnsi="宋体" w:hint="eastAsia"/>
        </w:rPr>
        <w:t>-</w:t>
      </w:r>
      <w:r w:rsidRPr="00C81BAD">
        <w:rPr>
          <w:rFonts w:ascii="宋体" w:eastAsia="宋体" w:hAnsi="宋体"/>
        </w:rPr>
        <w:t>Period String</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【TAG】字符串</w:t>
      </w:r>
    </w:p>
    <w:p w:rsidR="00894D7C" w:rsidRPr="00C81BAD" w:rsidRDefault="00894D7C" w:rsidP="00894D7C">
      <w:pPr>
        <w:rPr>
          <w:rFonts w:ascii="宋体" w:eastAsia="宋体" w:hAnsi="宋体"/>
        </w:rPr>
      </w:pPr>
      <w:r w:rsidRPr="00C81BAD">
        <w:rPr>
          <w:rFonts w:ascii="宋体" w:eastAsia="宋体" w:hAnsi="宋体" w:hint="eastAsia"/>
        </w:rPr>
        <w:t>【题解】</w:t>
      </w:r>
    </w:p>
    <w:p w:rsidR="00894D7C" w:rsidRPr="00C81BAD" w:rsidRDefault="00894D7C" w:rsidP="00894D7C">
      <w:pPr>
        <w:rPr>
          <w:rFonts w:ascii="宋体" w:eastAsia="宋体" w:hAnsi="宋体"/>
        </w:rPr>
      </w:pPr>
      <w:r w:rsidRPr="00C81BAD">
        <w:rPr>
          <w:rFonts w:ascii="宋体" w:eastAsia="宋体" w:hAnsi="宋体" w:hint="eastAsia"/>
        </w:rPr>
        <w:t>【代码】</w:t>
      </w:r>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金牌题-前置：无</w:t>
      </w:r>
    </w:p>
    <w:p w:rsidR="00894D7C" w:rsidRPr="00C81BAD" w:rsidRDefault="00894D7C" w:rsidP="00894D7C">
      <w:pPr>
        <w:rPr>
          <w:rFonts w:ascii="宋体" w:eastAsia="宋体" w:hAnsi="宋体"/>
        </w:rPr>
      </w:pPr>
      <w:r w:rsidRPr="00C81BAD">
        <w:rPr>
          <w:rFonts w:ascii="宋体" w:eastAsia="宋体" w:hAnsi="宋体" w:hint="eastAsia"/>
        </w:rPr>
        <w:t>2018杭电暑期多校3H-</w:t>
      </w:r>
      <w:r w:rsidRPr="00C81BAD">
        <w:rPr>
          <w:rFonts w:ascii="宋体" w:eastAsia="宋体" w:hAnsi="宋体"/>
        </w:rPr>
        <w:t>HDU6326</w:t>
      </w:r>
      <w:r w:rsidRPr="00C81BAD">
        <w:rPr>
          <w:rFonts w:ascii="宋体" w:eastAsia="宋体" w:hAnsi="宋体" w:hint="eastAsia"/>
        </w:rPr>
        <w:t>-</w:t>
      </w:r>
      <w:r w:rsidRPr="00C81BAD">
        <w:rPr>
          <w:rFonts w:ascii="宋体" w:eastAsia="宋体" w:hAnsi="宋体"/>
        </w:rPr>
        <w:t>Monstor Hunter</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【TAG】</w:t>
      </w:r>
    </w:p>
    <w:p w:rsidR="00894D7C" w:rsidRPr="00C81BAD" w:rsidRDefault="00894D7C" w:rsidP="00894D7C">
      <w:pPr>
        <w:rPr>
          <w:rFonts w:ascii="宋体" w:eastAsia="宋体" w:hAnsi="宋体"/>
        </w:rPr>
      </w:pPr>
      <w:r w:rsidRPr="00C81BAD">
        <w:rPr>
          <w:rFonts w:ascii="宋体" w:eastAsia="宋体" w:hAnsi="宋体" w:hint="eastAsia"/>
        </w:rPr>
        <w:t>【题解】</w:t>
      </w:r>
    </w:p>
    <w:p w:rsidR="00BA4CBC" w:rsidRPr="00C81BAD" w:rsidRDefault="00894D7C" w:rsidP="00894D7C">
      <w:pPr>
        <w:rPr>
          <w:rFonts w:ascii="宋体" w:eastAsia="宋体" w:hAnsi="宋体"/>
        </w:rPr>
      </w:pPr>
      <w:r w:rsidRPr="00C81BAD">
        <w:rPr>
          <w:rFonts w:ascii="宋体" w:eastAsia="宋体" w:hAnsi="宋体" w:hint="eastAsia"/>
        </w:rPr>
        <w:lastRenderedPageBreak/>
        <w:t>【代码】</w:t>
      </w:r>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金牌题-前置：无</w:t>
      </w:r>
    </w:p>
    <w:p w:rsidR="00894D7C" w:rsidRPr="00C81BAD" w:rsidRDefault="00894D7C" w:rsidP="00894D7C">
      <w:pPr>
        <w:rPr>
          <w:rFonts w:ascii="宋体" w:eastAsia="宋体" w:hAnsi="宋体"/>
        </w:rPr>
      </w:pPr>
      <w:r w:rsidRPr="00C81BAD">
        <w:rPr>
          <w:rFonts w:ascii="宋体" w:eastAsia="宋体" w:hAnsi="宋体" w:hint="eastAsia"/>
        </w:rPr>
        <w:t>2018杭电暑期多校2I-</w:t>
      </w:r>
      <w:r w:rsidRPr="00C81BAD">
        <w:rPr>
          <w:rFonts w:ascii="宋体" w:eastAsia="宋体" w:hAnsi="宋体"/>
        </w:rPr>
        <w:t>HDU6317</w:t>
      </w:r>
      <w:r w:rsidRPr="00C81BAD">
        <w:rPr>
          <w:rFonts w:ascii="宋体" w:eastAsia="宋体" w:hAnsi="宋体" w:hint="eastAsia"/>
        </w:rPr>
        <w:t>-</w:t>
      </w:r>
      <w:r w:rsidRPr="00C81BAD">
        <w:rPr>
          <w:rFonts w:ascii="宋体" w:eastAsia="宋体" w:hAnsi="宋体"/>
        </w:rPr>
        <w:t>Segment</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【TAG】动态规划</w:t>
      </w:r>
    </w:p>
    <w:p w:rsidR="00894D7C" w:rsidRPr="00C81BAD" w:rsidRDefault="00894D7C" w:rsidP="00894D7C">
      <w:pPr>
        <w:rPr>
          <w:rFonts w:ascii="宋体" w:eastAsia="宋体" w:hAnsi="宋体"/>
        </w:rPr>
      </w:pPr>
      <w:r w:rsidRPr="00C81BAD">
        <w:rPr>
          <w:rFonts w:ascii="宋体" w:eastAsia="宋体" w:hAnsi="宋体" w:hint="eastAsia"/>
        </w:rPr>
        <w:t>【题解】</w:t>
      </w:r>
    </w:p>
    <w:p w:rsidR="00894D7C" w:rsidRPr="00C81BAD" w:rsidRDefault="00894D7C" w:rsidP="00894D7C">
      <w:pPr>
        <w:rPr>
          <w:rFonts w:ascii="宋体" w:eastAsia="宋体" w:hAnsi="宋体"/>
        </w:rPr>
      </w:pPr>
      <w:r w:rsidRPr="00C81BAD">
        <w:rPr>
          <w:rFonts w:ascii="宋体" w:eastAsia="宋体" w:hAnsi="宋体" w:hint="eastAsia"/>
        </w:rPr>
        <w:t>【代码】</w:t>
      </w:r>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金牌题-前置：无</w:t>
      </w:r>
    </w:p>
    <w:p w:rsidR="00894D7C" w:rsidRPr="00C81BAD" w:rsidRDefault="00894D7C" w:rsidP="00894D7C">
      <w:pPr>
        <w:rPr>
          <w:rFonts w:ascii="宋体" w:eastAsia="宋体" w:hAnsi="宋体"/>
        </w:rPr>
      </w:pPr>
      <w:r w:rsidRPr="00C81BAD">
        <w:rPr>
          <w:rFonts w:ascii="宋体" w:eastAsia="宋体" w:hAnsi="宋体" w:hint="eastAsia"/>
        </w:rPr>
        <w:t>2018杭电暑期多校1</w:t>
      </w:r>
      <w:r w:rsidRPr="00C81BAD">
        <w:rPr>
          <w:rFonts w:ascii="宋体" w:eastAsia="宋体" w:hAnsi="宋体"/>
        </w:rPr>
        <w:t>E</w:t>
      </w:r>
      <w:r w:rsidRPr="00C81BAD">
        <w:rPr>
          <w:rFonts w:ascii="宋体" w:eastAsia="宋体" w:hAnsi="宋体" w:hint="eastAsia"/>
        </w:rPr>
        <w:t>-</w:t>
      </w:r>
      <w:r w:rsidRPr="00C81BAD">
        <w:rPr>
          <w:rFonts w:ascii="宋体" w:eastAsia="宋体" w:hAnsi="宋体"/>
        </w:rPr>
        <w:t>HDU6302</w:t>
      </w:r>
      <w:r w:rsidRPr="00C81BAD">
        <w:rPr>
          <w:rFonts w:ascii="宋体" w:eastAsia="宋体" w:hAnsi="宋体" w:hint="eastAsia"/>
        </w:rPr>
        <w:t>-</w:t>
      </w:r>
      <w:r w:rsidRPr="00C81BAD">
        <w:rPr>
          <w:rFonts w:ascii="宋体" w:eastAsia="宋体" w:hAnsi="宋体"/>
        </w:rPr>
        <w:t>Maximum Weighted Matching</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【TAG】图论 DP</w:t>
      </w:r>
    </w:p>
    <w:p w:rsidR="00894D7C" w:rsidRPr="00C81BAD" w:rsidRDefault="00894D7C" w:rsidP="00894D7C">
      <w:pPr>
        <w:rPr>
          <w:rFonts w:ascii="宋体" w:eastAsia="宋体" w:hAnsi="宋体"/>
        </w:rPr>
      </w:pPr>
      <w:r w:rsidRPr="00C81BAD">
        <w:rPr>
          <w:rFonts w:ascii="宋体" w:eastAsia="宋体" w:hAnsi="宋体" w:hint="eastAsia"/>
        </w:rPr>
        <w:t>【题解】</w:t>
      </w:r>
    </w:p>
    <w:p w:rsidR="00894D7C" w:rsidRPr="00C81BAD" w:rsidRDefault="00894D7C" w:rsidP="00894D7C">
      <w:pPr>
        <w:rPr>
          <w:rFonts w:ascii="宋体" w:eastAsia="宋体" w:hAnsi="宋体"/>
        </w:rPr>
      </w:pPr>
      <w:r w:rsidRPr="00C81BAD">
        <w:rPr>
          <w:rFonts w:ascii="宋体" w:eastAsia="宋体" w:hAnsi="宋体" w:hint="eastAsia"/>
        </w:rPr>
        <w:t>【代码】</w:t>
      </w:r>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金牌题-前置：无</w:t>
      </w:r>
    </w:p>
    <w:p w:rsidR="00894D7C" w:rsidRPr="00C81BAD" w:rsidRDefault="00894D7C" w:rsidP="00894D7C">
      <w:pPr>
        <w:rPr>
          <w:rFonts w:ascii="宋体" w:eastAsia="宋体" w:hAnsi="宋体"/>
        </w:rPr>
      </w:pPr>
      <w:r w:rsidRPr="00C81BAD">
        <w:rPr>
          <w:rFonts w:ascii="宋体" w:eastAsia="宋体" w:hAnsi="宋体" w:hint="eastAsia"/>
        </w:rPr>
        <w:t>2018杭电暑期多校2A-</w:t>
      </w:r>
      <w:r w:rsidRPr="00C81BAD">
        <w:rPr>
          <w:rFonts w:ascii="宋体" w:eastAsia="宋体" w:hAnsi="宋体"/>
        </w:rPr>
        <w:t>6309</w:t>
      </w:r>
      <w:r w:rsidRPr="00C81BAD">
        <w:rPr>
          <w:rFonts w:ascii="宋体" w:eastAsia="宋体" w:hAnsi="宋体" w:hint="eastAsia"/>
        </w:rPr>
        <w:t>-</w:t>
      </w:r>
      <w:r w:rsidRPr="00C81BAD">
        <w:rPr>
          <w:rFonts w:ascii="宋体" w:eastAsia="宋体" w:hAnsi="宋体"/>
        </w:rPr>
        <w:t>Absolute</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【TAG】数学</w:t>
      </w:r>
    </w:p>
    <w:p w:rsidR="00894D7C" w:rsidRPr="00C81BAD" w:rsidRDefault="00894D7C" w:rsidP="00894D7C">
      <w:pPr>
        <w:rPr>
          <w:rFonts w:ascii="宋体" w:eastAsia="宋体" w:hAnsi="宋体"/>
        </w:rPr>
      </w:pPr>
      <w:r w:rsidRPr="00C81BAD">
        <w:rPr>
          <w:rFonts w:ascii="宋体" w:eastAsia="宋体" w:hAnsi="宋体" w:hint="eastAsia"/>
        </w:rPr>
        <w:t>【题解】</w:t>
      </w:r>
    </w:p>
    <w:p w:rsidR="00894D7C" w:rsidRPr="00C81BAD" w:rsidRDefault="00894D7C" w:rsidP="00894D7C">
      <w:pPr>
        <w:rPr>
          <w:rFonts w:ascii="宋体" w:eastAsia="宋体" w:hAnsi="宋体"/>
        </w:rPr>
      </w:pPr>
      <w:r w:rsidRPr="00C81BAD">
        <w:rPr>
          <w:rFonts w:ascii="宋体" w:eastAsia="宋体" w:hAnsi="宋体" w:hint="eastAsia"/>
        </w:rPr>
        <w:t>【代码】</w:t>
      </w:r>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金牌题-前置：无</w:t>
      </w:r>
    </w:p>
    <w:p w:rsidR="00894D7C" w:rsidRPr="00C81BAD" w:rsidRDefault="00894D7C" w:rsidP="00894D7C">
      <w:pPr>
        <w:rPr>
          <w:rFonts w:ascii="宋体" w:eastAsia="宋体" w:hAnsi="宋体"/>
        </w:rPr>
      </w:pPr>
      <w:r w:rsidRPr="00C81BAD">
        <w:rPr>
          <w:rFonts w:ascii="宋体" w:eastAsia="宋体" w:hAnsi="宋体" w:hint="eastAsia"/>
        </w:rPr>
        <w:t>2018杭电暑期多校3E-</w:t>
      </w:r>
      <w:r w:rsidRPr="00C81BAD">
        <w:rPr>
          <w:rFonts w:ascii="宋体" w:eastAsia="宋体" w:hAnsi="宋体"/>
        </w:rPr>
        <w:t>HDU6323</w:t>
      </w:r>
      <w:r w:rsidRPr="00C81BAD">
        <w:rPr>
          <w:rFonts w:ascii="宋体" w:eastAsia="宋体" w:hAnsi="宋体" w:hint="eastAsia"/>
        </w:rPr>
        <w:t>-</w:t>
      </w:r>
      <w:r w:rsidRPr="00C81BAD">
        <w:rPr>
          <w:rFonts w:ascii="宋体" w:eastAsia="宋体" w:hAnsi="宋体"/>
        </w:rPr>
        <w:t>Find The Submatrix</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【TAG】动态规划 矩阵</w:t>
      </w:r>
    </w:p>
    <w:p w:rsidR="00894D7C" w:rsidRPr="00C81BAD" w:rsidRDefault="00894D7C" w:rsidP="00894D7C">
      <w:pPr>
        <w:rPr>
          <w:rFonts w:ascii="宋体" w:eastAsia="宋体" w:hAnsi="宋体"/>
        </w:rPr>
      </w:pPr>
      <w:r w:rsidRPr="00C81BAD">
        <w:rPr>
          <w:rFonts w:ascii="宋体" w:eastAsia="宋体" w:hAnsi="宋体" w:hint="eastAsia"/>
        </w:rPr>
        <w:t>【题解】</w:t>
      </w:r>
    </w:p>
    <w:p w:rsidR="00894D7C" w:rsidRPr="00C81BAD" w:rsidRDefault="00894D7C" w:rsidP="00894D7C">
      <w:pPr>
        <w:rPr>
          <w:rFonts w:ascii="宋体" w:eastAsia="宋体" w:hAnsi="宋体"/>
        </w:rPr>
      </w:pPr>
      <w:r w:rsidRPr="00C81BAD">
        <w:rPr>
          <w:rFonts w:ascii="宋体" w:eastAsia="宋体" w:hAnsi="宋体" w:hint="eastAsia"/>
        </w:rPr>
        <w:t>【代码】</w:t>
      </w:r>
    </w:p>
    <w:p w:rsidR="00245D51" w:rsidRPr="00C81BAD" w:rsidRDefault="00245D51" w:rsidP="00245D51">
      <w:pPr>
        <w:pStyle w:val="4"/>
        <w:rPr>
          <w:rFonts w:ascii="宋体" w:eastAsia="宋体" w:hAnsi="宋体"/>
          <w:b w:val="0"/>
        </w:rPr>
      </w:pPr>
      <w:r w:rsidRPr="00C81BAD">
        <w:rPr>
          <w:rFonts w:ascii="宋体" w:eastAsia="宋体" w:hAnsi="宋体" w:hint="eastAsia"/>
          <w:b w:val="0"/>
        </w:rPr>
        <w:t>金牌题-前置：未知</w:t>
      </w:r>
    </w:p>
    <w:p w:rsidR="00245D51" w:rsidRPr="00C81BAD" w:rsidRDefault="00245D51" w:rsidP="00894D7C">
      <w:pPr>
        <w:rPr>
          <w:rFonts w:ascii="宋体" w:eastAsia="宋体" w:hAnsi="宋体"/>
        </w:rPr>
      </w:pPr>
      <w:r w:rsidRPr="00C81BAD">
        <w:rPr>
          <w:rFonts w:ascii="宋体" w:eastAsia="宋体" w:hAnsi="宋体" w:hint="eastAsia"/>
        </w:rPr>
        <w:t>牛客网2018暑期多校3</w:t>
      </w:r>
      <w:r w:rsidRPr="00C81BAD">
        <w:rPr>
          <w:rFonts w:ascii="宋体" w:eastAsia="宋体" w:hAnsi="宋体"/>
        </w:rPr>
        <w:t>F</w:t>
      </w:r>
      <w:r w:rsidRPr="00C81BAD">
        <w:rPr>
          <w:rFonts w:ascii="宋体" w:eastAsia="宋体" w:hAnsi="宋体" w:hint="eastAsia"/>
        </w:rPr>
        <w:t>-</w:t>
      </w:r>
      <w:r w:rsidRPr="00C81BAD">
        <w:rPr>
          <w:rFonts w:ascii="宋体" w:eastAsia="宋体" w:hAnsi="宋体"/>
        </w:rPr>
        <w:t>Sum of Digits</w:t>
      </w:r>
    </w:p>
    <w:p w:rsidR="00245D51" w:rsidRPr="00C81BAD" w:rsidRDefault="00245D51" w:rsidP="00894D7C">
      <w:pPr>
        <w:rPr>
          <w:rFonts w:ascii="宋体" w:eastAsia="宋体" w:hAnsi="宋体"/>
        </w:rPr>
      </w:pPr>
      <w:r w:rsidRPr="00C81BAD">
        <w:rPr>
          <w:rFonts w:ascii="宋体" w:eastAsia="宋体" w:hAnsi="宋体" w:hint="eastAsia"/>
        </w:rPr>
        <w:t>【题意】</w:t>
      </w:r>
    </w:p>
    <w:p w:rsidR="00245D51" w:rsidRPr="00C81BAD" w:rsidRDefault="00245D51" w:rsidP="00894D7C">
      <w:pPr>
        <w:rPr>
          <w:rFonts w:ascii="宋体" w:eastAsia="宋体" w:hAnsi="宋体"/>
        </w:rPr>
      </w:pPr>
      <w:r w:rsidRPr="00C81BAD">
        <w:rPr>
          <w:rFonts w:ascii="宋体" w:eastAsia="宋体" w:hAnsi="宋体" w:hint="eastAsia"/>
        </w:rPr>
        <w:t>【TAG】</w:t>
      </w:r>
    </w:p>
    <w:p w:rsidR="00553F71" w:rsidRPr="00C81BAD" w:rsidRDefault="00553F71" w:rsidP="00894D7C">
      <w:pPr>
        <w:rPr>
          <w:rFonts w:ascii="宋体" w:eastAsia="宋体" w:hAnsi="宋体"/>
        </w:rPr>
      </w:pPr>
      <w:r w:rsidRPr="00C81BAD">
        <w:rPr>
          <w:rFonts w:ascii="宋体" w:eastAsia="宋体" w:hAnsi="宋体" w:hint="eastAsia"/>
        </w:rPr>
        <w:t>金牌题-前置：未知</w:t>
      </w:r>
    </w:p>
    <w:p w:rsidR="00553F71" w:rsidRPr="00C81BAD" w:rsidRDefault="00553F71" w:rsidP="00894D7C">
      <w:pPr>
        <w:rPr>
          <w:rFonts w:ascii="宋体" w:eastAsia="宋体" w:hAnsi="宋体"/>
        </w:rPr>
      </w:pPr>
      <w:r w:rsidRPr="00C81BAD">
        <w:rPr>
          <w:rFonts w:ascii="宋体" w:eastAsia="宋体" w:hAnsi="宋体" w:hint="eastAsia"/>
        </w:rPr>
        <w:lastRenderedPageBreak/>
        <w:t>牛客网2018暑期多校3G-</w:t>
      </w:r>
      <w:r w:rsidRPr="00C81BAD">
        <w:rPr>
          <w:rFonts w:ascii="宋体" w:eastAsia="宋体" w:hAnsi="宋体"/>
        </w:rPr>
        <w:t>Coloring Trees</w:t>
      </w:r>
    </w:p>
    <w:p w:rsidR="00553F71" w:rsidRPr="00C81BAD" w:rsidRDefault="00553F71" w:rsidP="00894D7C">
      <w:pPr>
        <w:rPr>
          <w:rFonts w:ascii="宋体" w:eastAsia="宋体" w:hAnsi="宋体"/>
        </w:rPr>
      </w:pPr>
      <w:r w:rsidRPr="00C81BAD">
        <w:rPr>
          <w:rFonts w:ascii="宋体" w:eastAsia="宋体" w:hAnsi="宋体" w:hint="eastAsia"/>
        </w:rPr>
        <w:t>【题意】</w:t>
      </w:r>
    </w:p>
    <w:p w:rsidR="00553F71" w:rsidRPr="00C81BAD" w:rsidRDefault="00553F71" w:rsidP="00894D7C">
      <w:pPr>
        <w:rPr>
          <w:rFonts w:ascii="宋体" w:eastAsia="宋体" w:hAnsi="宋体"/>
        </w:rPr>
      </w:pPr>
      <w:r w:rsidRPr="00C81BAD">
        <w:rPr>
          <w:rFonts w:ascii="宋体" w:eastAsia="宋体" w:hAnsi="宋体" w:hint="eastAsia"/>
        </w:rPr>
        <w:t>【TAG】</w:t>
      </w:r>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金牌题-前置：未知</w:t>
      </w:r>
    </w:p>
    <w:p w:rsidR="00894D7C" w:rsidRPr="00C81BAD" w:rsidRDefault="00894D7C" w:rsidP="00894D7C">
      <w:pPr>
        <w:rPr>
          <w:rFonts w:ascii="宋体" w:eastAsia="宋体" w:hAnsi="宋体"/>
        </w:rPr>
      </w:pPr>
      <w:r w:rsidRPr="00C81BAD">
        <w:rPr>
          <w:rFonts w:ascii="宋体" w:eastAsia="宋体" w:hAnsi="宋体" w:hint="eastAsia"/>
        </w:rPr>
        <w:t>2018杭电暑期多校1</w:t>
      </w:r>
      <w:r w:rsidRPr="00C81BAD">
        <w:rPr>
          <w:rFonts w:ascii="宋体" w:eastAsia="宋体" w:hAnsi="宋体"/>
        </w:rPr>
        <w:t>I</w:t>
      </w:r>
      <w:r w:rsidRPr="00C81BAD">
        <w:rPr>
          <w:rFonts w:ascii="宋体" w:eastAsia="宋体" w:hAnsi="宋体" w:hint="eastAsia"/>
        </w:rPr>
        <w:t>-</w:t>
      </w:r>
      <w:r w:rsidRPr="00C81BAD">
        <w:rPr>
          <w:rFonts w:ascii="宋体" w:eastAsia="宋体" w:hAnsi="宋体"/>
        </w:rPr>
        <w:t>HDU6306</w:t>
      </w:r>
      <w:r w:rsidRPr="00C81BAD">
        <w:rPr>
          <w:rFonts w:ascii="宋体" w:eastAsia="宋体" w:hAnsi="宋体" w:hint="eastAsia"/>
        </w:rPr>
        <w:t>-</w:t>
      </w:r>
      <w:r w:rsidRPr="00C81BAD">
        <w:rPr>
          <w:rFonts w:ascii="宋体" w:eastAsia="宋体" w:hAnsi="宋体"/>
        </w:rPr>
        <w:t>Lyndon Substring</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【题解】</w:t>
      </w:r>
    </w:p>
    <w:p w:rsidR="00894D7C" w:rsidRPr="00C81BAD" w:rsidRDefault="00894D7C" w:rsidP="00894D7C">
      <w:pPr>
        <w:rPr>
          <w:rFonts w:ascii="宋体" w:eastAsia="宋体" w:hAnsi="宋体"/>
        </w:rPr>
      </w:pPr>
      <w:r w:rsidRPr="00C81BAD">
        <w:rPr>
          <w:rFonts w:ascii="宋体" w:eastAsia="宋体" w:hAnsi="宋体" w:hint="eastAsia"/>
        </w:rPr>
        <w:t>【代码】</w:t>
      </w:r>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金牌题-前置：未知</w:t>
      </w:r>
    </w:p>
    <w:p w:rsidR="00894D7C" w:rsidRPr="00C81BAD" w:rsidRDefault="00894D7C" w:rsidP="00894D7C">
      <w:pPr>
        <w:rPr>
          <w:rFonts w:ascii="宋体" w:eastAsia="宋体" w:hAnsi="宋体"/>
        </w:rPr>
      </w:pPr>
      <w:r w:rsidRPr="00C81BAD">
        <w:rPr>
          <w:rFonts w:ascii="宋体" w:eastAsia="宋体" w:hAnsi="宋体" w:hint="eastAsia"/>
        </w:rPr>
        <w:t>2018杭电暑期多校1J-</w:t>
      </w:r>
      <w:r w:rsidRPr="00C81BAD">
        <w:rPr>
          <w:rFonts w:ascii="宋体" w:eastAsia="宋体" w:hAnsi="宋体"/>
        </w:rPr>
        <w:t>HDU6307</w:t>
      </w:r>
      <w:r w:rsidRPr="00C81BAD">
        <w:rPr>
          <w:rFonts w:ascii="宋体" w:eastAsia="宋体" w:hAnsi="宋体" w:hint="eastAsia"/>
        </w:rPr>
        <w:t>-</w:t>
      </w:r>
      <w:r w:rsidRPr="00C81BAD">
        <w:rPr>
          <w:rFonts w:ascii="宋体" w:eastAsia="宋体" w:hAnsi="宋体"/>
        </w:rPr>
        <w:t>Turn off the light</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【题解】</w:t>
      </w:r>
    </w:p>
    <w:p w:rsidR="00894D7C" w:rsidRPr="00C81BAD" w:rsidRDefault="00894D7C" w:rsidP="00894D7C">
      <w:pPr>
        <w:rPr>
          <w:rFonts w:ascii="宋体" w:eastAsia="宋体" w:hAnsi="宋体"/>
        </w:rPr>
      </w:pPr>
      <w:r w:rsidRPr="00C81BAD">
        <w:rPr>
          <w:rFonts w:ascii="宋体" w:eastAsia="宋体" w:hAnsi="宋体" w:hint="eastAsia"/>
        </w:rPr>
        <w:t>【代码】</w:t>
      </w:r>
    </w:p>
    <w:p w:rsidR="00245D51" w:rsidRPr="00C81BAD" w:rsidRDefault="00245D51" w:rsidP="00245D51">
      <w:pPr>
        <w:pStyle w:val="4"/>
        <w:rPr>
          <w:rFonts w:ascii="宋体" w:eastAsia="宋体" w:hAnsi="宋体"/>
          <w:b w:val="0"/>
        </w:rPr>
      </w:pPr>
      <w:r w:rsidRPr="00C81BAD">
        <w:rPr>
          <w:rFonts w:ascii="宋体" w:eastAsia="宋体" w:hAnsi="宋体" w:hint="eastAsia"/>
          <w:b w:val="0"/>
        </w:rPr>
        <w:t>金牌题-前置：未知</w:t>
      </w:r>
    </w:p>
    <w:p w:rsidR="00245D51" w:rsidRPr="00C81BAD" w:rsidRDefault="00245D51" w:rsidP="00894D7C">
      <w:pPr>
        <w:rPr>
          <w:rFonts w:ascii="宋体" w:eastAsia="宋体" w:hAnsi="宋体"/>
        </w:rPr>
      </w:pPr>
      <w:r w:rsidRPr="00C81BAD">
        <w:rPr>
          <w:rFonts w:ascii="宋体" w:eastAsia="宋体" w:hAnsi="宋体" w:hint="eastAsia"/>
        </w:rPr>
        <w:t>牛客网2018暑期多校3B-</w:t>
      </w:r>
      <w:r w:rsidRPr="00C81BAD">
        <w:rPr>
          <w:rFonts w:ascii="宋体" w:eastAsia="宋体" w:hAnsi="宋体"/>
        </w:rPr>
        <w:t>Expected Number of Nodes</w:t>
      </w:r>
    </w:p>
    <w:p w:rsidR="00245D51" w:rsidRPr="00C81BAD" w:rsidRDefault="00245D51" w:rsidP="00894D7C">
      <w:pPr>
        <w:rPr>
          <w:rFonts w:ascii="宋体" w:eastAsia="宋体" w:hAnsi="宋体"/>
        </w:rPr>
      </w:pPr>
      <w:r w:rsidRPr="00C81BAD">
        <w:rPr>
          <w:rFonts w:ascii="宋体" w:eastAsia="宋体" w:hAnsi="宋体" w:hint="eastAsia"/>
        </w:rPr>
        <w:t>【题意】</w:t>
      </w:r>
    </w:p>
    <w:p w:rsidR="00245D51" w:rsidRPr="00C81BAD" w:rsidRDefault="00245D51" w:rsidP="00894D7C">
      <w:pPr>
        <w:rPr>
          <w:rFonts w:ascii="宋体" w:eastAsia="宋体" w:hAnsi="宋体"/>
        </w:rPr>
      </w:pPr>
      <w:r w:rsidRPr="00C81BAD">
        <w:rPr>
          <w:rFonts w:ascii="宋体" w:eastAsia="宋体" w:hAnsi="宋体" w:hint="eastAsia"/>
        </w:rPr>
        <w:t>【TAG】</w:t>
      </w:r>
    </w:p>
    <w:p w:rsidR="00245D51" w:rsidRPr="00C81BAD" w:rsidRDefault="00245D51" w:rsidP="00245D51">
      <w:pPr>
        <w:pStyle w:val="4"/>
        <w:rPr>
          <w:rFonts w:ascii="宋体" w:eastAsia="宋体" w:hAnsi="宋体"/>
          <w:b w:val="0"/>
        </w:rPr>
      </w:pPr>
      <w:r w:rsidRPr="00C81BAD">
        <w:rPr>
          <w:rFonts w:ascii="宋体" w:eastAsia="宋体" w:hAnsi="宋体" w:hint="eastAsia"/>
          <w:b w:val="0"/>
        </w:rPr>
        <w:t>金牌题-前置：未知</w:t>
      </w:r>
    </w:p>
    <w:p w:rsidR="00245D51" w:rsidRPr="00C81BAD" w:rsidRDefault="00245D51" w:rsidP="00894D7C">
      <w:pPr>
        <w:rPr>
          <w:rFonts w:ascii="宋体" w:eastAsia="宋体" w:hAnsi="宋体"/>
        </w:rPr>
      </w:pPr>
      <w:r w:rsidRPr="00C81BAD">
        <w:rPr>
          <w:rFonts w:ascii="宋体" w:eastAsia="宋体" w:hAnsi="宋体" w:hint="eastAsia"/>
        </w:rPr>
        <w:t>牛客网2018暑期多校3D-</w:t>
      </w:r>
      <w:hyperlink r:id="rId406" w:tgtFrame="_blank" w:history="1">
        <w:r w:rsidRPr="00C81BAD">
          <w:rPr>
            <w:rFonts w:ascii="宋体" w:eastAsia="宋体" w:hAnsi="宋体"/>
          </w:rPr>
          <w:t>Encrypted String Matching</w:t>
        </w:r>
      </w:hyperlink>
    </w:p>
    <w:p w:rsidR="00245D51" w:rsidRPr="00C81BAD" w:rsidRDefault="00245D51" w:rsidP="00894D7C">
      <w:pPr>
        <w:rPr>
          <w:rFonts w:ascii="宋体" w:eastAsia="宋体" w:hAnsi="宋体"/>
        </w:rPr>
      </w:pPr>
      <w:r w:rsidRPr="00C81BAD">
        <w:rPr>
          <w:rFonts w:ascii="宋体" w:eastAsia="宋体" w:hAnsi="宋体" w:hint="eastAsia"/>
        </w:rPr>
        <w:t>【题意】</w:t>
      </w:r>
    </w:p>
    <w:p w:rsidR="00245D51" w:rsidRPr="00C81BAD" w:rsidRDefault="00245D51" w:rsidP="00894D7C">
      <w:pPr>
        <w:rPr>
          <w:rFonts w:ascii="宋体" w:eastAsia="宋体" w:hAnsi="宋体"/>
        </w:rPr>
      </w:pPr>
      <w:r w:rsidRPr="00C81BAD">
        <w:rPr>
          <w:rFonts w:ascii="宋体" w:eastAsia="宋体" w:hAnsi="宋体" w:hint="eastAsia"/>
        </w:rPr>
        <w:t>【TAG】</w:t>
      </w:r>
    </w:p>
    <w:p w:rsidR="00894D7C" w:rsidRPr="00C81BAD" w:rsidRDefault="00894D7C" w:rsidP="00894D7C">
      <w:pPr>
        <w:pStyle w:val="4"/>
        <w:rPr>
          <w:rFonts w:ascii="宋体" w:eastAsia="宋体" w:hAnsi="宋体"/>
          <w:b w:val="0"/>
        </w:rPr>
      </w:pPr>
      <w:r w:rsidRPr="00C81BAD">
        <w:rPr>
          <w:rFonts w:ascii="宋体" w:eastAsia="宋体" w:hAnsi="宋体" w:hint="eastAsia"/>
          <w:b w:val="0"/>
        </w:rPr>
        <w:t>金牌题-前置：无</w:t>
      </w:r>
    </w:p>
    <w:p w:rsidR="00894D7C" w:rsidRPr="00C81BAD" w:rsidRDefault="00894D7C" w:rsidP="00894D7C">
      <w:pPr>
        <w:rPr>
          <w:rFonts w:ascii="宋体" w:eastAsia="宋体" w:hAnsi="宋体"/>
        </w:rPr>
      </w:pPr>
      <w:r w:rsidRPr="00C81BAD">
        <w:rPr>
          <w:rFonts w:ascii="宋体" w:eastAsia="宋体" w:hAnsi="宋体" w:hint="eastAsia"/>
        </w:rPr>
        <w:t>2018杭电暑期多校4C-</w:t>
      </w:r>
      <w:r w:rsidRPr="00C81BAD">
        <w:rPr>
          <w:rFonts w:ascii="宋体" w:eastAsia="宋体" w:hAnsi="宋体"/>
        </w:rPr>
        <w:t>HDU6334</w:t>
      </w:r>
      <w:r w:rsidRPr="00C81BAD">
        <w:rPr>
          <w:rFonts w:ascii="宋体" w:eastAsia="宋体" w:hAnsi="宋体" w:hint="eastAsia"/>
        </w:rPr>
        <w:t>-</w:t>
      </w:r>
      <w:r w:rsidRPr="00C81BAD">
        <w:rPr>
          <w:rFonts w:ascii="宋体" w:eastAsia="宋体" w:hAnsi="宋体"/>
        </w:rPr>
        <w:t>Problems on a Tree</w:t>
      </w:r>
    </w:p>
    <w:p w:rsidR="00894D7C" w:rsidRPr="00C81BAD" w:rsidRDefault="00894D7C" w:rsidP="00894D7C">
      <w:pPr>
        <w:rPr>
          <w:rFonts w:ascii="宋体" w:eastAsia="宋体" w:hAnsi="宋体"/>
        </w:rPr>
      </w:pPr>
      <w:r w:rsidRPr="00C81BAD">
        <w:rPr>
          <w:rFonts w:ascii="宋体" w:eastAsia="宋体" w:hAnsi="宋体" w:hint="eastAsia"/>
        </w:rPr>
        <w:t>【题意】</w:t>
      </w:r>
    </w:p>
    <w:p w:rsidR="00894D7C" w:rsidRPr="00C81BAD" w:rsidRDefault="00894D7C" w:rsidP="00894D7C">
      <w:pPr>
        <w:rPr>
          <w:rFonts w:ascii="宋体" w:eastAsia="宋体" w:hAnsi="宋体"/>
        </w:rPr>
      </w:pPr>
      <w:r w:rsidRPr="00C81BAD">
        <w:rPr>
          <w:rFonts w:ascii="宋体" w:eastAsia="宋体" w:hAnsi="宋体" w:hint="eastAsia"/>
        </w:rPr>
        <w:t>【TAG】并查集</w:t>
      </w:r>
    </w:p>
    <w:p w:rsidR="00894D7C" w:rsidRPr="00C81BAD" w:rsidRDefault="00894D7C" w:rsidP="00894D7C">
      <w:pPr>
        <w:rPr>
          <w:rFonts w:ascii="宋体" w:eastAsia="宋体" w:hAnsi="宋体"/>
        </w:rPr>
      </w:pPr>
      <w:r w:rsidRPr="00C81BAD">
        <w:rPr>
          <w:rFonts w:ascii="宋体" w:eastAsia="宋体" w:hAnsi="宋体" w:hint="eastAsia"/>
        </w:rPr>
        <w:t>【题解】</w:t>
      </w:r>
    </w:p>
    <w:p w:rsidR="00894D7C" w:rsidRPr="00C81BAD" w:rsidRDefault="00894D7C" w:rsidP="00894D7C">
      <w:pPr>
        <w:rPr>
          <w:rFonts w:ascii="宋体" w:eastAsia="宋体" w:hAnsi="宋体"/>
        </w:rPr>
      </w:pPr>
      <w:r w:rsidRPr="00C81BAD">
        <w:rPr>
          <w:rFonts w:ascii="宋体" w:eastAsia="宋体" w:hAnsi="宋体" w:hint="eastAsia"/>
        </w:rPr>
        <w:t>【代码】</w:t>
      </w:r>
    </w:p>
    <w:p w:rsidR="00894D7C" w:rsidRPr="00C81BAD" w:rsidRDefault="00894D7C" w:rsidP="00D443D8">
      <w:pPr>
        <w:rPr>
          <w:rFonts w:ascii="宋体" w:eastAsia="宋体" w:hAnsi="宋体"/>
        </w:rPr>
      </w:pPr>
      <w:r w:rsidRPr="00C81BAD">
        <w:rPr>
          <w:rFonts w:ascii="宋体" w:eastAsia="宋体" w:hAnsi="宋体" w:hint="eastAsia"/>
        </w:rPr>
        <w:t>金牌题-前置：数论银牌题</w:t>
      </w:r>
    </w:p>
    <w:p w:rsidR="00894D7C" w:rsidRPr="00C81BAD" w:rsidRDefault="00894D7C" w:rsidP="00D443D8">
      <w:pPr>
        <w:rPr>
          <w:rFonts w:ascii="宋体" w:eastAsia="宋体" w:hAnsi="宋体"/>
        </w:rPr>
      </w:pPr>
      <w:r w:rsidRPr="00C81BAD">
        <w:rPr>
          <w:rFonts w:ascii="宋体" w:eastAsia="宋体" w:hAnsi="宋体" w:hint="eastAsia"/>
        </w:rPr>
        <w:t>2018杭电暑期多校4A-</w:t>
      </w:r>
      <w:r w:rsidRPr="00C81BAD">
        <w:rPr>
          <w:rFonts w:ascii="宋体" w:eastAsia="宋体" w:hAnsi="宋体"/>
        </w:rPr>
        <w:t>HDU6332</w:t>
      </w:r>
      <w:r w:rsidRPr="00C81BAD">
        <w:rPr>
          <w:rFonts w:ascii="宋体" w:eastAsia="宋体" w:hAnsi="宋体" w:hint="eastAsia"/>
        </w:rPr>
        <w:t>-</w:t>
      </w:r>
      <w:r w:rsidRPr="00C81BAD">
        <w:rPr>
          <w:rFonts w:ascii="宋体" w:eastAsia="宋体" w:hAnsi="宋体"/>
        </w:rPr>
        <w:t>Integers Exhibition</w:t>
      </w:r>
    </w:p>
    <w:p w:rsidR="00894D7C" w:rsidRPr="00C81BAD" w:rsidRDefault="00894D7C" w:rsidP="00D443D8">
      <w:pPr>
        <w:rPr>
          <w:rFonts w:ascii="宋体" w:eastAsia="宋体" w:hAnsi="宋体"/>
        </w:rPr>
      </w:pPr>
      <w:r w:rsidRPr="00C81BAD">
        <w:rPr>
          <w:rFonts w:ascii="宋体" w:eastAsia="宋体" w:hAnsi="宋体" w:hint="eastAsia"/>
        </w:rPr>
        <w:t>【题意】</w:t>
      </w:r>
    </w:p>
    <w:p w:rsidR="00894D7C" w:rsidRPr="00C81BAD" w:rsidRDefault="00894D7C" w:rsidP="00D443D8">
      <w:pPr>
        <w:rPr>
          <w:rFonts w:ascii="宋体" w:eastAsia="宋体" w:hAnsi="宋体"/>
        </w:rPr>
      </w:pPr>
      <w:r w:rsidRPr="00C81BAD">
        <w:rPr>
          <w:rFonts w:ascii="宋体" w:eastAsia="宋体" w:hAnsi="宋体" w:hint="eastAsia"/>
        </w:rPr>
        <w:lastRenderedPageBreak/>
        <w:t>【TAG】数论</w:t>
      </w:r>
    </w:p>
    <w:p w:rsidR="00894D7C" w:rsidRPr="00C81BAD" w:rsidRDefault="00894D7C" w:rsidP="00D443D8">
      <w:pPr>
        <w:rPr>
          <w:rFonts w:ascii="宋体" w:eastAsia="宋体" w:hAnsi="宋体"/>
        </w:rPr>
      </w:pPr>
      <w:r w:rsidRPr="00C81BAD">
        <w:rPr>
          <w:rFonts w:ascii="宋体" w:eastAsia="宋体" w:hAnsi="宋体" w:hint="eastAsia"/>
        </w:rPr>
        <w:t>【题解】</w:t>
      </w:r>
    </w:p>
    <w:p w:rsidR="00BA4CBC" w:rsidRPr="00C81BAD" w:rsidRDefault="00894D7C" w:rsidP="00D443D8">
      <w:pPr>
        <w:rPr>
          <w:rFonts w:ascii="宋体" w:eastAsia="宋体" w:hAnsi="宋体"/>
        </w:rPr>
      </w:pPr>
      <w:r w:rsidRPr="00C81BAD">
        <w:rPr>
          <w:rFonts w:ascii="宋体" w:eastAsia="宋体" w:hAnsi="宋体" w:hint="eastAsia"/>
        </w:rPr>
        <w:t>【代码】</w:t>
      </w:r>
    </w:p>
    <w:p w:rsidR="00894D7C" w:rsidRPr="00C81BAD" w:rsidRDefault="00894D7C" w:rsidP="00D443D8">
      <w:pPr>
        <w:rPr>
          <w:rFonts w:ascii="宋体" w:eastAsia="宋体" w:hAnsi="宋体"/>
        </w:rPr>
      </w:pPr>
      <w:r w:rsidRPr="00C81BAD">
        <w:rPr>
          <w:rFonts w:ascii="宋体" w:eastAsia="宋体" w:hAnsi="宋体" w:hint="eastAsia"/>
        </w:rPr>
        <w:t>银牌题-前置：笛卡尔树</w:t>
      </w:r>
    </w:p>
    <w:p w:rsidR="00894D7C" w:rsidRPr="00C81BAD" w:rsidRDefault="00894D7C" w:rsidP="00D443D8">
      <w:pPr>
        <w:rPr>
          <w:rFonts w:ascii="宋体" w:eastAsia="宋体" w:hAnsi="宋体"/>
        </w:rPr>
      </w:pPr>
      <w:r w:rsidRPr="00C81BAD">
        <w:rPr>
          <w:rFonts w:ascii="宋体" w:eastAsia="宋体" w:hAnsi="宋体" w:hint="eastAsia"/>
        </w:rPr>
        <w:t>2018杭电暑期多校1</w:t>
      </w:r>
      <w:r w:rsidRPr="00C81BAD">
        <w:rPr>
          <w:rFonts w:ascii="宋体" w:eastAsia="宋体" w:hAnsi="宋体"/>
        </w:rPr>
        <w:t>H</w:t>
      </w:r>
      <w:r w:rsidRPr="00C81BAD">
        <w:rPr>
          <w:rFonts w:ascii="宋体" w:eastAsia="宋体" w:hAnsi="宋体" w:hint="eastAsia"/>
        </w:rPr>
        <w:t>-</w:t>
      </w:r>
      <w:r w:rsidRPr="00C81BAD">
        <w:rPr>
          <w:rFonts w:ascii="宋体" w:eastAsia="宋体" w:hAnsi="宋体"/>
        </w:rPr>
        <w:t>HDU</w:t>
      </w:r>
      <w:r w:rsidRPr="00C81BAD">
        <w:rPr>
          <w:rFonts w:ascii="宋体" w:eastAsia="宋体" w:hAnsi="宋体" w:hint="eastAsia"/>
        </w:rPr>
        <w:t>6305-</w:t>
      </w:r>
      <w:r w:rsidRPr="00C81BAD">
        <w:rPr>
          <w:rFonts w:ascii="宋体" w:eastAsia="宋体" w:hAnsi="宋体"/>
        </w:rPr>
        <w:t>RMQ Similar Sequence</w:t>
      </w:r>
    </w:p>
    <w:p w:rsidR="00894D7C" w:rsidRPr="00C81BAD" w:rsidRDefault="00894D7C" w:rsidP="00D443D8">
      <w:pPr>
        <w:rPr>
          <w:rFonts w:ascii="宋体" w:eastAsia="宋体" w:hAnsi="宋体"/>
        </w:rPr>
      </w:pPr>
      <w:r w:rsidRPr="00C81BAD">
        <w:rPr>
          <w:rFonts w:ascii="宋体" w:eastAsia="宋体" w:hAnsi="宋体" w:hint="eastAsia"/>
        </w:rPr>
        <w:t>【题意】</w:t>
      </w:r>
    </w:p>
    <w:p w:rsidR="00894D7C" w:rsidRPr="00C81BAD" w:rsidRDefault="00894D7C" w:rsidP="00D443D8">
      <w:pPr>
        <w:rPr>
          <w:rFonts w:ascii="宋体" w:eastAsia="宋体" w:hAnsi="宋体"/>
        </w:rPr>
      </w:pPr>
      <w:r w:rsidRPr="00C81BAD">
        <w:rPr>
          <w:rFonts w:ascii="宋体" w:eastAsia="宋体" w:hAnsi="宋体" w:hint="eastAsia"/>
        </w:rPr>
        <w:t>【TAG】</w:t>
      </w:r>
    </w:p>
    <w:p w:rsidR="00894D7C" w:rsidRPr="00C81BAD" w:rsidRDefault="00894D7C" w:rsidP="00D443D8">
      <w:pPr>
        <w:rPr>
          <w:rFonts w:ascii="宋体" w:eastAsia="宋体" w:hAnsi="宋体"/>
        </w:rPr>
      </w:pPr>
      <w:r w:rsidRPr="00C81BAD">
        <w:rPr>
          <w:rFonts w:ascii="宋体" w:eastAsia="宋体" w:hAnsi="宋体" w:hint="eastAsia"/>
        </w:rPr>
        <w:t>【题解】</w:t>
      </w:r>
    </w:p>
    <w:p w:rsidR="00894D7C" w:rsidRPr="00C81BAD" w:rsidRDefault="00894D7C" w:rsidP="00D443D8">
      <w:pPr>
        <w:rPr>
          <w:rFonts w:ascii="宋体" w:eastAsia="宋体" w:hAnsi="宋体"/>
        </w:rPr>
      </w:pPr>
      <w:r w:rsidRPr="00C81BAD">
        <w:rPr>
          <w:rFonts w:ascii="宋体" w:eastAsia="宋体" w:hAnsi="宋体" w:hint="eastAsia"/>
        </w:rPr>
        <w:t>【代码】</w:t>
      </w:r>
    </w:p>
    <w:p w:rsidR="00BA4CBC" w:rsidRPr="00C81BAD" w:rsidRDefault="00BA4CBC" w:rsidP="00D443D8">
      <w:pPr>
        <w:rPr>
          <w:rFonts w:ascii="宋体" w:eastAsia="宋体" w:hAnsi="宋体"/>
        </w:rPr>
      </w:pPr>
      <w:r w:rsidRPr="00C81BAD">
        <w:rPr>
          <w:rFonts w:ascii="宋体" w:eastAsia="宋体" w:hAnsi="宋体" w:hint="eastAsia"/>
        </w:rPr>
        <w:t>金牌题-前置：树型DP</w:t>
      </w:r>
    </w:p>
    <w:p w:rsidR="00BA4CBC" w:rsidRPr="00C81BAD" w:rsidRDefault="00BA4CBC" w:rsidP="00D443D8">
      <w:pPr>
        <w:rPr>
          <w:rFonts w:ascii="宋体" w:eastAsia="宋体" w:hAnsi="宋体"/>
        </w:rPr>
      </w:pPr>
      <w:r w:rsidRPr="00C81BAD">
        <w:rPr>
          <w:rFonts w:ascii="宋体" w:eastAsia="宋体" w:hAnsi="宋体" w:hint="eastAsia"/>
        </w:rPr>
        <w:t>牛客网2018暑期多校2</w:t>
      </w:r>
      <w:r w:rsidRPr="00C81BAD">
        <w:rPr>
          <w:rFonts w:ascii="宋体" w:eastAsia="宋体" w:hAnsi="宋体"/>
        </w:rPr>
        <w:t>E</w:t>
      </w:r>
      <w:r w:rsidRPr="00C81BAD">
        <w:rPr>
          <w:rFonts w:ascii="宋体" w:eastAsia="宋体" w:hAnsi="宋体" w:hint="eastAsia"/>
        </w:rPr>
        <w:t>-</w:t>
      </w:r>
      <w:r w:rsidRPr="00C81BAD">
        <w:rPr>
          <w:rFonts w:ascii="宋体" w:eastAsia="宋体" w:hAnsi="宋体"/>
        </w:rPr>
        <w:t>tree</w:t>
      </w:r>
    </w:p>
    <w:p w:rsidR="00BA4CBC" w:rsidRPr="00C81BAD" w:rsidRDefault="00BA4CBC" w:rsidP="00D443D8">
      <w:pPr>
        <w:rPr>
          <w:rFonts w:ascii="宋体" w:eastAsia="宋体" w:hAnsi="宋体"/>
        </w:rPr>
      </w:pPr>
      <w:r w:rsidRPr="00C81BAD">
        <w:rPr>
          <w:rFonts w:ascii="宋体" w:eastAsia="宋体" w:hAnsi="宋体" w:hint="eastAsia"/>
        </w:rPr>
        <w:t>【TAG】动态规划</w:t>
      </w:r>
    </w:p>
    <w:p w:rsidR="00BA4CBC" w:rsidRPr="00C81BAD" w:rsidRDefault="00BA4CBC" w:rsidP="00D443D8">
      <w:pPr>
        <w:rPr>
          <w:rFonts w:ascii="宋体" w:eastAsia="宋体" w:hAnsi="宋体"/>
        </w:rPr>
      </w:pPr>
      <w:r w:rsidRPr="00C81BAD">
        <w:rPr>
          <w:rFonts w:ascii="宋体" w:eastAsia="宋体" w:hAnsi="宋体" w:hint="eastAsia"/>
        </w:rPr>
        <w:t>金牌题-前置：网络流</w:t>
      </w:r>
    </w:p>
    <w:p w:rsidR="00BA4CBC" w:rsidRPr="00C81BAD" w:rsidRDefault="00BA4CBC" w:rsidP="00D443D8">
      <w:pPr>
        <w:rPr>
          <w:rFonts w:ascii="宋体" w:eastAsia="宋体" w:hAnsi="宋体"/>
        </w:rPr>
      </w:pPr>
      <w:r w:rsidRPr="00C81BAD">
        <w:rPr>
          <w:rFonts w:ascii="宋体" w:eastAsia="宋体" w:hAnsi="宋体" w:hint="eastAsia"/>
        </w:rPr>
        <w:t>牛客网2018暑期多校2</w:t>
      </w:r>
      <w:r w:rsidRPr="00C81BAD">
        <w:rPr>
          <w:rFonts w:ascii="宋体" w:eastAsia="宋体" w:hAnsi="宋体"/>
        </w:rPr>
        <w:t>F</w:t>
      </w:r>
      <w:r w:rsidRPr="00C81BAD">
        <w:rPr>
          <w:rFonts w:ascii="宋体" w:eastAsia="宋体" w:hAnsi="宋体" w:hint="eastAsia"/>
        </w:rPr>
        <w:t>-</w:t>
      </w:r>
      <w:r w:rsidRPr="00C81BAD">
        <w:rPr>
          <w:rFonts w:ascii="宋体" w:eastAsia="宋体" w:hAnsi="宋体"/>
        </w:rPr>
        <w:t>trade</w:t>
      </w:r>
    </w:p>
    <w:p w:rsidR="00BA4CBC" w:rsidRPr="00C81BAD" w:rsidRDefault="00BA4CBC" w:rsidP="00D443D8">
      <w:pPr>
        <w:rPr>
          <w:rFonts w:ascii="宋体" w:eastAsia="宋体" w:hAnsi="宋体"/>
        </w:rPr>
      </w:pPr>
      <w:r w:rsidRPr="00C81BAD">
        <w:rPr>
          <w:rFonts w:ascii="宋体" w:eastAsia="宋体" w:hAnsi="宋体" w:hint="eastAsia"/>
        </w:rPr>
        <w:t>【TAG】</w:t>
      </w:r>
    </w:p>
    <w:p w:rsidR="00BA4CBC" w:rsidRPr="00C81BAD" w:rsidRDefault="00BA4CBC" w:rsidP="00D443D8">
      <w:pPr>
        <w:rPr>
          <w:rFonts w:ascii="宋体" w:eastAsia="宋体" w:hAnsi="宋体"/>
        </w:rPr>
      </w:pPr>
      <w:r w:rsidRPr="00C81BAD">
        <w:rPr>
          <w:rFonts w:ascii="宋体" w:eastAsia="宋体" w:hAnsi="宋体" w:hint="eastAsia"/>
        </w:rPr>
        <w:t>金牌题-前置：凸包</w:t>
      </w:r>
    </w:p>
    <w:p w:rsidR="00BA4CBC" w:rsidRPr="00C81BAD" w:rsidRDefault="00BA4CBC" w:rsidP="00D443D8">
      <w:pPr>
        <w:rPr>
          <w:rFonts w:ascii="宋体" w:eastAsia="宋体" w:hAnsi="宋体"/>
        </w:rPr>
      </w:pPr>
      <w:r w:rsidRPr="00C81BAD">
        <w:rPr>
          <w:rFonts w:ascii="宋体" w:eastAsia="宋体" w:hAnsi="宋体" w:hint="eastAsia"/>
        </w:rPr>
        <w:t>牛客网2018暑期多校2C-</w:t>
      </w:r>
      <w:r w:rsidRPr="00C81BAD">
        <w:rPr>
          <w:rFonts w:ascii="宋体" w:eastAsia="宋体" w:hAnsi="宋体"/>
        </w:rPr>
        <w:t>message</w:t>
      </w:r>
    </w:p>
    <w:p w:rsidR="00BA4CBC" w:rsidRPr="00C81BAD" w:rsidRDefault="00BA4CBC" w:rsidP="00D443D8">
      <w:pPr>
        <w:rPr>
          <w:rFonts w:ascii="宋体" w:eastAsia="宋体" w:hAnsi="宋体"/>
        </w:rPr>
      </w:pPr>
      <w:r w:rsidRPr="00C81BAD">
        <w:rPr>
          <w:rFonts w:ascii="宋体" w:eastAsia="宋体" w:hAnsi="宋体" w:hint="eastAsia"/>
        </w:rPr>
        <w:t>【题意】</w:t>
      </w:r>
    </w:p>
    <w:p w:rsidR="00BA4CBC" w:rsidRPr="00C81BAD" w:rsidRDefault="00BA4CBC" w:rsidP="00D443D8">
      <w:pPr>
        <w:rPr>
          <w:rFonts w:ascii="宋体" w:eastAsia="宋体" w:hAnsi="宋体"/>
        </w:rPr>
      </w:pPr>
      <w:r w:rsidRPr="00C81BAD">
        <w:rPr>
          <w:rFonts w:ascii="宋体" w:eastAsia="宋体" w:hAnsi="宋体" w:hint="eastAsia"/>
        </w:rPr>
        <w:t>【TAG】凸包</w:t>
      </w:r>
    </w:p>
    <w:p w:rsidR="00894D7C" w:rsidRPr="00C81BAD" w:rsidRDefault="00894D7C" w:rsidP="00D443D8">
      <w:pPr>
        <w:rPr>
          <w:rFonts w:ascii="宋体" w:eastAsia="宋体" w:hAnsi="宋体"/>
        </w:rPr>
      </w:pPr>
      <w:r w:rsidRPr="00C81BAD">
        <w:rPr>
          <w:rFonts w:ascii="宋体" w:eastAsia="宋体" w:hAnsi="宋体" w:hint="eastAsia"/>
        </w:rPr>
        <w:t>金牌题-前置：可持久化Treap</w:t>
      </w:r>
    </w:p>
    <w:p w:rsidR="00894D7C" w:rsidRPr="00C81BAD" w:rsidRDefault="00894D7C" w:rsidP="00D443D8">
      <w:pPr>
        <w:rPr>
          <w:rFonts w:ascii="宋体" w:eastAsia="宋体" w:hAnsi="宋体"/>
        </w:rPr>
      </w:pPr>
      <w:r w:rsidRPr="00C81BAD">
        <w:rPr>
          <w:rFonts w:ascii="宋体" w:eastAsia="宋体" w:hAnsi="宋体"/>
        </w:rPr>
        <w:t>2018</w:t>
      </w:r>
      <w:r w:rsidRPr="00C81BAD">
        <w:rPr>
          <w:rFonts w:ascii="宋体" w:eastAsia="宋体" w:hAnsi="宋体" w:hint="eastAsia"/>
        </w:rPr>
        <w:t>杭电暑期多校4</w:t>
      </w:r>
      <w:r w:rsidRPr="00C81BAD">
        <w:rPr>
          <w:rFonts w:ascii="宋体" w:eastAsia="宋体" w:hAnsi="宋体"/>
        </w:rPr>
        <w:t>F</w:t>
      </w:r>
      <w:r w:rsidRPr="00C81BAD">
        <w:rPr>
          <w:rFonts w:ascii="宋体" w:eastAsia="宋体" w:hAnsi="宋体" w:hint="eastAsia"/>
        </w:rPr>
        <w:t>-</w:t>
      </w:r>
      <w:r w:rsidRPr="00C81BAD">
        <w:rPr>
          <w:rFonts w:ascii="宋体" w:eastAsia="宋体" w:hAnsi="宋体"/>
        </w:rPr>
        <w:t>HDU6337</w:t>
      </w:r>
      <w:r w:rsidRPr="00C81BAD">
        <w:rPr>
          <w:rFonts w:ascii="宋体" w:eastAsia="宋体" w:hAnsi="宋体" w:hint="eastAsia"/>
        </w:rPr>
        <w:t>-</w:t>
      </w:r>
      <w:r w:rsidRPr="00C81BAD">
        <w:rPr>
          <w:rFonts w:ascii="宋体" w:eastAsia="宋体" w:hAnsi="宋体"/>
        </w:rPr>
        <w:t>Travel Through Time</w:t>
      </w:r>
    </w:p>
    <w:p w:rsidR="00894D7C" w:rsidRPr="00C81BAD" w:rsidRDefault="00894D7C" w:rsidP="00D443D8">
      <w:pPr>
        <w:rPr>
          <w:rFonts w:ascii="宋体" w:eastAsia="宋体" w:hAnsi="宋体"/>
        </w:rPr>
      </w:pPr>
      <w:r w:rsidRPr="00C81BAD">
        <w:rPr>
          <w:rFonts w:ascii="宋体" w:eastAsia="宋体" w:hAnsi="宋体" w:hint="eastAsia"/>
        </w:rPr>
        <w:t>【题意】</w:t>
      </w:r>
    </w:p>
    <w:p w:rsidR="00894D7C" w:rsidRPr="00C81BAD" w:rsidRDefault="00894D7C" w:rsidP="00D443D8">
      <w:pPr>
        <w:rPr>
          <w:rFonts w:ascii="宋体" w:eastAsia="宋体" w:hAnsi="宋体"/>
        </w:rPr>
      </w:pPr>
      <w:r w:rsidRPr="00C81BAD">
        <w:rPr>
          <w:rFonts w:ascii="宋体" w:eastAsia="宋体" w:hAnsi="宋体" w:hint="eastAsia"/>
        </w:rPr>
        <w:t>【TAG】可持久化</w:t>
      </w:r>
    </w:p>
    <w:p w:rsidR="00894D7C" w:rsidRPr="00C81BAD" w:rsidRDefault="00894D7C" w:rsidP="00D443D8">
      <w:pPr>
        <w:rPr>
          <w:rFonts w:ascii="宋体" w:eastAsia="宋体" w:hAnsi="宋体"/>
        </w:rPr>
      </w:pPr>
      <w:r w:rsidRPr="00C81BAD">
        <w:rPr>
          <w:rFonts w:ascii="宋体" w:eastAsia="宋体" w:hAnsi="宋体" w:hint="eastAsia"/>
        </w:rPr>
        <w:t>【题解】</w:t>
      </w:r>
    </w:p>
    <w:p w:rsidR="00894D7C" w:rsidRPr="00C81BAD" w:rsidRDefault="00894D7C" w:rsidP="00D443D8">
      <w:pPr>
        <w:rPr>
          <w:rFonts w:ascii="宋体" w:eastAsia="宋体" w:hAnsi="宋体"/>
        </w:rPr>
      </w:pPr>
      <w:r w:rsidRPr="00C81BAD">
        <w:rPr>
          <w:rFonts w:ascii="宋体" w:eastAsia="宋体" w:hAnsi="宋体" w:hint="eastAsia"/>
        </w:rPr>
        <w:t>【代码】</w:t>
      </w:r>
    </w:p>
    <w:p w:rsidR="00AF2A14" w:rsidRPr="00C81BAD" w:rsidRDefault="00AF2A14" w:rsidP="00D443D8">
      <w:pPr>
        <w:rPr>
          <w:rFonts w:ascii="宋体" w:eastAsia="宋体" w:hAnsi="宋体"/>
        </w:rPr>
      </w:pPr>
      <w:r w:rsidRPr="00C81BAD">
        <w:rPr>
          <w:rFonts w:ascii="宋体" w:eastAsia="宋体" w:hAnsi="宋体" w:hint="eastAsia"/>
        </w:rPr>
        <w:t>金牌题-前置：Steiner树/</w:t>
      </w:r>
      <w:r w:rsidRPr="00C81BAD">
        <w:rPr>
          <w:rFonts w:ascii="宋体" w:eastAsia="宋体" w:hAnsi="宋体"/>
        </w:rPr>
        <w:t>最小边数Dreyfus-Wagner</w:t>
      </w:r>
      <w:r w:rsidRPr="00C81BAD">
        <w:rPr>
          <w:rFonts w:ascii="宋体" w:eastAsia="宋体" w:hAnsi="宋体" w:hint="eastAsia"/>
        </w:rPr>
        <w:t>算法</w:t>
      </w:r>
    </w:p>
    <w:p w:rsidR="00AF2A14" w:rsidRPr="00C81BAD" w:rsidRDefault="00AF2A14" w:rsidP="00D443D8">
      <w:pPr>
        <w:rPr>
          <w:rFonts w:ascii="宋体" w:eastAsia="宋体" w:hAnsi="宋体"/>
        </w:rPr>
      </w:pPr>
      <w:r w:rsidRPr="00C81BAD">
        <w:rPr>
          <w:rFonts w:ascii="宋体" w:eastAsia="宋体" w:hAnsi="宋体" w:hint="eastAsia"/>
        </w:rPr>
        <w:t>牛客网2018暑期多校1</w:t>
      </w:r>
      <w:r w:rsidRPr="00C81BAD">
        <w:rPr>
          <w:rFonts w:ascii="宋体" w:eastAsia="宋体" w:hAnsi="宋体"/>
        </w:rPr>
        <w:t>G</w:t>
      </w:r>
      <w:r w:rsidRPr="00C81BAD">
        <w:rPr>
          <w:rFonts w:ascii="宋体" w:eastAsia="宋体" w:hAnsi="宋体" w:hint="eastAsia"/>
        </w:rPr>
        <w:t>-</w:t>
      </w:r>
      <w:r w:rsidRPr="00C81BAD">
        <w:rPr>
          <w:rFonts w:ascii="宋体" w:eastAsia="宋体" w:hAnsi="宋体"/>
        </w:rPr>
        <w:t>Steiner tree</w:t>
      </w:r>
    </w:p>
    <w:p w:rsidR="00AF2A14" w:rsidRPr="00C81BAD" w:rsidRDefault="00AF2A14" w:rsidP="00D443D8">
      <w:pPr>
        <w:rPr>
          <w:rFonts w:ascii="宋体" w:eastAsia="宋体" w:hAnsi="宋体"/>
        </w:rPr>
      </w:pPr>
      <w:r w:rsidRPr="00C81BAD">
        <w:rPr>
          <w:rFonts w:ascii="宋体" w:eastAsia="宋体" w:hAnsi="宋体" w:hint="eastAsia"/>
        </w:rPr>
        <w:t>【TAG】数据结构 树</w:t>
      </w:r>
    </w:p>
    <w:p w:rsidR="00AF2A14" w:rsidRPr="00C81BAD" w:rsidRDefault="00AF2A14" w:rsidP="00D443D8">
      <w:pPr>
        <w:rPr>
          <w:rFonts w:ascii="宋体" w:eastAsia="宋体" w:hAnsi="宋体"/>
        </w:rPr>
      </w:pPr>
      <w:r w:rsidRPr="00C81BAD">
        <w:rPr>
          <w:rFonts w:ascii="宋体" w:eastAsia="宋体" w:hAnsi="宋体" w:hint="eastAsia"/>
        </w:rPr>
        <w:t>金牌题-前置：斜率优化/李超树</w:t>
      </w:r>
    </w:p>
    <w:p w:rsidR="00AF2A14" w:rsidRPr="00C81BAD" w:rsidRDefault="00AF2A14" w:rsidP="00D443D8">
      <w:pPr>
        <w:rPr>
          <w:rFonts w:ascii="宋体" w:eastAsia="宋体" w:hAnsi="宋体"/>
        </w:rPr>
      </w:pPr>
      <w:r w:rsidRPr="00C81BAD">
        <w:rPr>
          <w:rFonts w:ascii="宋体" w:eastAsia="宋体" w:hAnsi="宋体" w:hint="eastAsia"/>
        </w:rPr>
        <w:t>牛客网2018暑期多校1</w:t>
      </w:r>
      <w:r w:rsidRPr="00C81BAD">
        <w:rPr>
          <w:rFonts w:ascii="宋体" w:eastAsia="宋体" w:hAnsi="宋体"/>
        </w:rPr>
        <w:t>H</w:t>
      </w:r>
      <w:r w:rsidRPr="00C81BAD">
        <w:rPr>
          <w:rFonts w:ascii="宋体" w:eastAsia="宋体" w:hAnsi="宋体" w:hint="eastAsia"/>
        </w:rPr>
        <w:t>-Longest Path</w:t>
      </w:r>
    </w:p>
    <w:p w:rsidR="00AF2A14" w:rsidRPr="00C81BAD" w:rsidRDefault="00AF2A14" w:rsidP="00D443D8">
      <w:pPr>
        <w:rPr>
          <w:rFonts w:ascii="宋体" w:eastAsia="宋体" w:hAnsi="宋体"/>
        </w:rPr>
      </w:pPr>
      <w:r w:rsidRPr="00C81BAD">
        <w:rPr>
          <w:rFonts w:ascii="宋体" w:eastAsia="宋体" w:hAnsi="宋体" w:hint="eastAsia"/>
        </w:rPr>
        <w:t>【TAG】最短路 斜率优化</w:t>
      </w:r>
    </w:p>
    <w:p w:rsidR="00AF2A14" w:rsidRPr="00C81BAD" w:rsidRDefault="00AF2A14" w:rsidP="00D443D8">
      <w:pPr>
        <w:rPr>
          <w:rFonts w:ascii="宋体" w:eastAsia="宋体" w:hAnsi="宋体"/>
        </w:rPr>
      </w:pPr>
      <w:r w:rsidRPr="00C81BAD">
        <w:rPr>
          <w:rFonts w:ascii="宋体" w:eastAsia="宋体" w:hAnsi="宋体" w:hint="eastAsia"/>
        </w:rPr>
        <w:t>金牌-前置：回文树/回文自动机/回文后缀</w:t>
      </w:r>
    </w:p>
    <w:p w:rsidR="00AF2A14" w:rsidRPr="00C81BAD" w:rsidRDefault="00AF2A14" w:rsidP="00D443D8">
      <w:pPr>
        <w:rPr>
          <w:rFonts w:ascii="宋体" w:eastAsia="宋体" w:hAnsi="宋体"/>
        </w:rPr>
      </w:pPr>
      <w:r w:rsidRPr="00C81BAD">
        <w:rPr>
          <w:rFonts w:ascii="宋体" w:eastAsia="宋体" w:hAnsi="宋体" w:hint="eastAsia"/>
        </w:rPr>
        <w:t>2018杭电暑期多校3B-</w:t>
      </w:r>
      <w:r w:rsidRPr="00C81BAD">
        <w:rPr>
          <w:rFonts w:ascii="宋体" w:eastAsia="宋体" w:hAnsi="宋体"/>
        </w:rPr>
        <w:t>Cut the String</w:t>
      </w:r>
      <w:r w:rsidRPr="00C81BAD">
        <w:rPr>
          <w:rFonts w:ascii="宋体" w:eastAsia="宋体" w:hAnsi="宋体" w:hint="eastAsia"/>
        </w:rPr>
        <w:t>-</w:t>
      </w:r>
      <w:r w:rsidRPr="00C81BAD">
        <w:rPr>
          <w:rFonts w:ascii="宋体" w:eastAsia="宋体" w:hAnsi="宋体"/>
        </w:rPr>
        <w:t>HDU6320</w:t>
      </w:r>
    </w:p>
    <w:p w:rsidR="00AF2A14" w:rsidRPr="00C81BAD" w:rsidRDefault="00AF2A14" w:rsidP="00D443D8">
      <w:pPr>
        <w:rPr>
          <w:rFonts w:ascii="宋体" w:eastAsia="宋体" w:hAnsi="宋体"/>
        </w:rPr>
      </w:pPr>
      <w:r w:rsidRPr="00C81BAD">
        <w:rPr>
          <w:rFonts w:ascii="宋体" w:eastAsia="宋体" w:hAnsi="宋体" w:hint="eastAsia"/>
        </w:rPr>
        <w:t>【题意】</w:t>
      </w:r>
    </w:p>
    <w:p w:rsidR="00AF2A14" w:rsidRPr="00C81BAD" w:rsidRDefault="00AF2A14" w:rsidP="00D443D8">
      <w:pPr>
        <w:rPr>
          <w:rFonts w:ascii="宋体" w:eastAsia="宋体" w:hAnsi="宋体"/>
        </w:rPr>
      </w:pPr>
      <w:r w:rsidRPr="00C81BAD">
        <w:rPr>
          <w:rFonts w:ascii="宋体" w:eastAsia="宋体" w:hAnsi="宋体" w:hint="eastAsia"/>
        </w:rPr>
        <w:t>【TAG】字符串 回文串 区间查询 金牌题 欧几里得算法</w:t>
      </w:r>
    </w:p>
    <w:p w:rsidR="00AF2A14" w:rsidRPr="00C81BAD" w:rsidRDefault="00AF2A14" w:rsidP="00D443D8">
      <w:pPr>
        <w:rPr>
          <w:rFonts w:ascii="宋体" w:eastAsia="宋体" w:hAnsi="宋体"/>
        </w:rPr>
      </w:pPr>
      <w:r w:rsidRPr="00C81BAD">
        <w:rPr>
          <w:rFonts w:ascii="宋体" w:eastAsia="宋体" w:hAnsi="宋体" w:hint="eastAsia"/>
        </w:rPr>
        <w:t>【题解】</w:t>
      </w:r>
    </w:p>
    <w:p w:rsidR="00AF2A14" w:rsidRPr="00C81BAD" w:rsidRDefault="00AF2A14" w:rsidP="00D443D8">
      <w:pPr>
        <w:rPr>
          <w:rFonts w:ascii="宋体" w:eastAsia="宋体" w:hAnsi="宋体"/>
        </w:rPr>
      </w:pPr>
      <w:r w:rsidRPr="00C81BAD">
        <w:rPr>
          <w:rFonts w:ascii="宋体" w:eastAsia="宋体" w:hAnsi="宋体" w:hint="eastAsia"/>
        </w:rPr>
        <w:t>【代码】</w:t>
      </w:r>
    </w:p>
    <w:p w:rsidR="00AF2A14" w:rsidRPr="00C81BAD" w:rsidRDefault="00AF2A14" w:rsidP="00D443D8">
      <w:pPr>
        <w:rPr>
          <w:rFonts w:ascii="宋体" w:eastAsia="宋体" w:hAnsi="宋体"/>
        </w:rPr>
      </w:pPr>
      <w:r w:rsidRPr="00C81BAD">
        <w:rPr>
          <w:rFonts w:ascii="宋体" w:eastAsia="宋体" w:hAnsi="宋体" w:hint="eastAsia"/>
        </w:rPr>
        <w:t>金牌：前置：Manacher算法/后缀数组</w:t>
      </w:r>
    </w:p>
    <w:p w:rsidR="00AF2A14" w:rsidRPr="00C81BAD" w:rsidRDefault="00AF2A14" w:rsidP="00D443D8">
      <w:pPr>
        <w:rPr>
          <w:rFonts w:ascii="宋体" w:eastAsia="宋体" w:hAnsi="宋体"/>
        </w:rPr>
      </w:pPr>
      <w:r w:rsidRPr="00C81BAD">
        <w:rPr>
          <w:rFonts w:ascii="宋体" w:eastAsia="宋体" w:hAnsi="宋体" w:hint="eastAsia"/>
        </w:rPr>
        <w:t>牛客网2018暑期多校4</w:t>
      </w:r>
      <w:r w:rsidRPr="00C81BAD">
        <w:rPr>
          <w:rFonts w:ascii="宋体" w:eastAsia="宋体" w:hAnsi="宋体"/>
        </w:rPr>
        <w:t>H</w:t>
      </w:r>
      <w:r w:rsidRPr="00C81BAD">
        <w:rPr>
          <w:rFonts w:ascii="宋体" w:eastAsia="宋体" w:hAnsi="宋体" w:hint="eastAsia"/>
        </w:rPr>
        <w:t>-</w:t>
      </w:r>
      <w:r w:rsidRPr="00C81BAD">
        <w:rPr>
          <w:rFonts w:ascii="宋体" w:eastAsia="宋体" w:hAnsi="宋体"/>
        </w:rPr>
        <w:t>Double Palindrome</w:t>
      </w:r>
    </w:p>
    <w:p w:rsidR="00AF2A14" w:rsidRPr="00C81BAD" w:rsidRDefault="00AF2A14" w:rsidP="00D443D8">
      <w:pPr>
        <w:rPr>
          <w:rFonts w:ascii="宋体" w:eastAsia="宋体" w:hAnsi="宋体"/>
        </w:rPr>
      </w:pPr>
      <w:r w:rsidRPr="00C81BAD">
        <w:rPr>
          <w:rFonts w:ascii="宋体" w:eastAsia="宋体" w:hAnsi="宋体" w:hint="eastAsia"/>
        </w:rPr>
        <w:t>【题意】</w:t>
      </w:r>
    </w:p>
    <w:p w:rsidR="00AF2A14" w:rsidRPr="00C81BAD" w:rsidRDefault="00AF2A14" w:rsidP="00D443D8">
      <w:pPr>
        <w:rPr>
          <w:rFonts w:ascii="宋体" w:eastAsia="宋体" w:hAnsi="宋体"/>
        </w:rPr>
      </w:pPr>
      <w:r w:rsidRPr="00C81BAD">
        <w:rPr>
          <w:rFonts w:ascii="宋体" w:eastAsia="宋体" w:hAnsi="宋体" w:hint="eastAsia"/>
        </w:rPr>
        <w:t>【TAG】回文串 字符串</w:t>
      </w:r>
    </w:p>
    <w:p w:rsidR="00AF2A14" w:rsidRPr="00C81BAD" w:rsidRDefault="00AF2A14" w:rsidP="00D443D8">
      <w:pPr>
        <w:rPr>
          <w:rFonts w:ascii="宋体" w:eastAsia="宋体" w:hAnsi="宋体"/>
        </w:rPr>
      </w:pPr>
      <w:r w:rsidRPr="00C81BAD">
        <w:rPr>
          <w:rFonts w:ascii="宋体" w:eastAsia="宋体" w:hAnsi="宋体" w:hint="eastAsia"/>
        </w:rPr>
        <w:t>【题解】</w:t>
      </w:r>
    </w:p>
    <w:p w:rsidR="00AF2A14" w:rsidRPr="00C81BAD" w:rsidRDefault="00AF2A14" w:rsidP="00D443D8">
      <w:pPr>
        <w:rPr>
          <w:rFonts w:ascii="宋体" w:eastAsia="宋体" w:hAnsi="宋体"/>
        </w:rPr>
      </w:pPr>
      <w:r w:rsidRPr="00C81BAD">
        <w:rPr>
          <w:rFonts w:ascii="宋体" w:eastAsia="宋体" w:hAnsi="宋体" w:hint="eastAsia"/>
        </w:rPr>
        <w:t>【代码】</w:t>
      </w:r>
    </w:p>
    <w:p w:rsidR="00E968ED" w:rsidRPr="00C81BAD" w:rsidRDefault="00E968ED" w:rsidP="00E968ED">
      <w:pPr>
        <w:pStyle w:val="2"/>
        <w:rPr>
          <w:rFonts w:ascii="宋体" w:eastAsia="宋体" w:hAnsi="宋体"/>
          <w:b w:val="0"/>
        </w:rPr>
      </w:pPr>
      <w:bookmarkStart w:id="302" w:name="_Toc523521384"/>
      <w:r w:rsidRPr="00C81BAD">
        <w:rPr>
          <w:rFonts w:ascii="宋体" w:eastAsia="宋体" w:hAnsi="宋体" w:hint="eastAsia"/>
          <w:b w:val="0"/>
        </w:rPr>
        <w:lastRenderedPageBreak/>
        <w:t>温习题库</w:t>
      </w:r>
      <w:bookmarkEnd w:id="302"/>
    </w:p>
    <w:p w:rsidR="00572F30" w:rsidRPr="00C81BAD" w:rsidRDefault="00CC0F69" w:rsidP="00CC0F69">
      <w:pPr>
        <w:pStyle w:val="2"/>
        <w:rPr>
          <w:rFonts w:ascii="宋体" w:eastAsia="宋体" w:hAnsi="宋体"/>
          <w:b w:val="0"/>
        </w:rPr>
      </w:pPr>
      <w:bookmarkStart w:id="303" w:name="_Toc523521385"/>
      <w:r w:rsidRPr="00C81BAD">
        <w:rPr>
          <w:rFonts w:ascii="宋体" w:eastAsia="宋体" w:hAnsi="宋体" w:hint="eastAsia"/>
          <w:b w:val="0"/>
        </w:rPr>
        <w:t>索引</w:t>
      </w:r>
      <w:bookmarkEnd w:id="303"/>
    </w:p>
    <w:p w:rsidR="00E77A6C" w:rsidRPr="00C81BAD" w:rsidRDefault="00CC0F69" w:rsidP="00720A41">
      <w:pPr>
        <w:rPr>
          <w:rFonts w:ascii="宋体" w:eastAsia="宋体" w:hAnsi="宋体"/>
          <w:noProof/>
        </w:rPr>
        <w:sectPr w:rsidR="00E77A6C" w:rsidRPr="00C81BAD" w:rsidSect="00E77A6C">
          <w:footerReference w:type="default" r:id="rId407"/>
          <w:type w:val="continuous"/>
          <w:pgSz w:w="11906" w:h="16838"/>
          <w:pgMar w:top="1440" w:right="1800" w:bottom="1440" w:left="1800" w:header="851" w:footer="992" w:gutter="0"/>
          <w:cols w:space="425"/>
          <w:docGrid w:type="lines" w:linePitch="312"/>
        </w:sectPr>
      </w:pPr>
      <w:r w:rsidRPr="00C81BAD">
        <w:rPr>
          <w:rFonts w:ascii="宋体" w:eastAsia="宋体" w:hAnsi="宋体"/>
        </w:rPr>
        <w:fldChar w:fldCharType="begin"/>
      </w:r>
      <w:r w:rsidRPr="00C81BAD">
        <w:rPr>
          <w:rFonts w:ascii="宋体" w:eastAsia="宋体" w:hAnsi="宋体"/>
        </w:rPr>
        <w:instrText xml:space="preserve"> INDEX \e "</w:instrText>
      </w:r>
      <w:r w:rsidRPr="00C81BAD">
        <w:rPr>
          <w:rFonts w:ascii="宋体" w:eastAsia="宋体" w:hAnsi="宋体"/>
        </w:rPr>
        <w:tab/>
        <w:instrText xml:space="preserve">" \o "S" \c "1" \z "2052" </w:instrText>
      </w:r>
      <w:r w:rsidRPr="00C81BAD">
        <w:rPr>
          <w:rFonts w:ascii="宋体" w:eastAsia="宋体" w:hAnsi="宋体"/>
        </w:rPr>
        <w:fldChar w:fldCharType="separate"/>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lastRenderedPageBreak/>
        <w:t>√（模板）</w:t>
      </w:r>
      <w:r w:rsidRPr="00C81BAD">
        <w:rPr>
          <w:rFonts w:ascii="宋体" w:eastAsia="宋体" w:hAnsi="宋体"/>
          <w:b/>
          <w:noProof/>
        </w:rPr>
        <w:t>-51nod-1264</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1264</w:t>
      </w:r>
      <w:r w:rsidRPr="00C81BAD">
        <w:rPr>
          <w:rFonts w:ascii="宋体" w:eastAsia="宋体" w:hAnsi="宋体"/>
          <w:noProof/>
        </w:rPr>
        <w:tab/>
        <w:t>115</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-51nod-1265-</w:t>
      </w:r>
      <w:r w:rsidRPr="00C81BAD">
        <w:rPr>
          <w:rFonts w:ascii="宋体" w:eastAsia="宋体" w:hAnsi="宋体" w:hint="eastAsia"/>
          <w:b/>
          <w:noProof/>
        </w:rPr>
        <w:t>四点共面</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1265</w:t>
      </w:r>
      <w:r w:rsidRPr="00C81BAD">
        <w:rPr>
          <w:rFonts w:ascii="宋体" w:eastAsia="宋体" w:hAnsi="宋体"/>
          <w:noProof/>
        </w:rPr>
        <w:tab/>
        <w:t>114</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-51nod-1298-</w:t>
      </w:r>
      <w:r w:rsidRPr="00C81BAD">
        <w:rPr>
          <w:rFonts w:ascii="宋体" w:eastAsia="宋体" w:hAnsi="宋体" w:hint="eastAsia"/>
          <w:b/>
          <w:noProof/>
        </w:rPr>
        <w:t>圆与三角形</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1298</w:t>
      </w:r>
      <w:r w:rsidRPr="00C81BAD">
        <w:rPr>
          <w:rFonts w:ascii="宋体" w:eastAsia="宋体" w:hAnsi="宋体"/>
          <w:noProof/>
        </w:rPr>
        <w:tab/>
        <w:t>113</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bCs/>
          <w:noProof/>
        </w:rPr>
        <w:t>√</w:t>
      </w:r>
      <w:r w:rsidRPr="00C81BAD">
        <w:rPr>
          <w:rFonts w:ascii="宋体" w:eastAsia="宋体" w:hAnsi="宋体"/>
          <w:b/>
          <w:bCs/>
          <w:noProof/>
        </w:rPr>
        <w:t>-51nod-1995-</w:t>
      </w:r>
      <w:r w:rsidRPr="00C81BAD">
        <w:rPr>
          <w:rFonts w:ascii="宋体" w:eastAsia="宋体" w:hAnsi="宋体" w:hint="eastAsia"/>
          <w:b/>
          <w:bCs/>
          <w:noProof/>
        </w:rPr>
        <w:t>三子棋</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1995</w:t>
      </w:r>
      <w:r w:rsidRPr="00C81BAD">
        <w:rPr>
          <w:rFonts w:ascii="宋体" w:eastAsia="宋体" w:hAnsi="宋体"/>
          <w:noProof/>
        </w:rPr>
        <w:tab/>
        <w:t>130</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-51nod-2006-</w:t>
      </w:r>
      <w:r w:rsidRPr="00C81BAD">
        <w:rPr>
          <w:rFonts w:ascii="宋体" w:eastAsia="宋体" w:hAnsi="宋体" w:hint="eastAsia"/>
          <w:b/>
          <w:noProof/>
        </w:rPr>
        <w:t>飞行员配对</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2006</w:t>
      </w:r>
      <w:r w:rsidRPr="00C81BAD">
        <w:rPr>
          <w:rFonts w:ascii="宋体" w:eastAsia="宋体" w:hAnsi="宋体"/>
          <w:noProof/>
        </w:rPr>
        <w:tab/>
        <w:t>128</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-EOJ-110-2018</w:t>
      </w:r>
      <w:r w:rsidRPr="00C81BAD">
        <w:rPr>
          <w:rFonts w:ascii="宋体" w:eastAsia="宋体" w:hAnsi="宋体" w:hint="eastAsia"/>
          <w:b/>
          <w:noProof/>
        </w:rPr>
        <w:t>月赛</w:t>
      </w:r>
      <w:r w:rsidRPr="00C81BAD">
        <w:rPr>
          <w:rFonts w:ascii="宋体" w:eastAsia="宋体" w:hAnsi="宋体"/>
          <w:b/>
          <w:noProof/>
        </w:rPr>
        <w:t>7-</w:t>
      </w:r>
      <w:r w:rsidRPr="00C81BAD">
        <w:rPr>
          <w:rFonts w:ascii="宋体" w:eastAsia="宋体" w:hAnsi="宋体" w:hint="eastAsia"/>
          <w:b/>
          <w:noProof/>
        </w:rPr>
        <w:t>数蝌蚪</w:t>
      </w:r>
      <w:r w:rsidRPr="00C81BAD">
        <w:rPr>
          <w:rFonts w:ascii="宋体" w:eastAsia="宋体" w:hAnsi="宋体"/>
          <w:b/>
          <w:noProof/>
        </w:rPr>
        <w:t>-</w:t>
      </w:r>
      <w:r w:rsidRPr="00C81BAD">
        <w:rPr>
          <w:rFonts w:ascii="宋体" w:eastAsia="宋体" w:hAnsi="宋体" w:hint="eastAsia"/>
          <w:b/>
          <w:noProof/>
        </w:rPr>
        <w:t>签到题</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110</w:t>
      </w:r>
      <w:r w:rsidRPr="00C81BAD">
        <w:rPr>
          <w:rFonts w:ascii="宋体" w:eastAsia="宋体" w:hAnsi="宋体"/>
          <w:noProof/>
        </w:rPr>
        <w:tab/>
        <w:t>126</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-HDU-1003</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1003</w:t>
      </w:r>
      <w:r w:rsidRPr="00C81BAD">
        <w:rPr>
          <w:rFonts w:ascii="宋体" w:eastAsia="宋体" w:hAnsi="宋体"/>
          <w:noProof/>
        </w:rPr>
        <w:tab/>
        <w:t>34</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-HDU-1087</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1087</w:t>
      </w:r>
      <w:r w:rsidRPr="00C81BAD">
        <w:rPr>
          <w:rFonts w:ascii="宋体" w:eastAsia="宋体" w:hAnsi="宋体"/>
          <w:noProof/>
        </w:rPr>
        <w:tab/>
        <w:t>35</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-HDU-1159-LCIS</w:t>
      </w:r>
      <w:r w:rsidRPr="00C81BAD">
        <w:rPr>
          <w:rFonts w:ascii="宋体" w:eastAsia="宋体" w:hAnsi="宋体" w:hint="eastAsia"/>
          <w:b/>
          <w:noProof/>
        </w:rPr>
        <w:t>模板题</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1159</w:t>
      </w:r>
      <w:r w:rsidRPr="00C81BAD">
        <w:rPr>
          <w:rFonts w:ascii="宋体" w:eastAsia="宋体" w:hAnsi="宋体"/>
          <w:noProof/>
        </w:rPr>
        <w:tab/>
        <w:t>37</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-HDU-1238-Substrings</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1238</w:t>
      </w:r>
      <w:r w:rsidRPr="00C81BAD">
        <w:rPr>
          <w:rFonts w:ascii="宋体" w:eastAsia="宋体" w:hAnsi="宋体"/>
          <w:noProof/>
        </w:rPr>
        <w:tab/>
        <w:t>71</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-HDU-1358-Period</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b/>
          <w:noProof/>
        </w:rPr>
        <w:t>1358</w:t>
      </w:r>
      <w:r w:rsidRPr="00C81BAD">
        <w:rPr>
          <w:rFonts w:ascii="宋体" w:eastAsia="宋体" w:hAnsi="宋体"/>
          <w:noProof/>
        </w:rPr>
        <w:tab/>
        <w:t>62</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-HDU-1503-Advanced Fruits</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1503</w:t>
      </w:r>
      <w:r w:rsidRPr="00C81BAD">
        <w:rPr>
          <w:rFonts w:ascii="宋体" w:eastAsia="宋体" w:hAnsi="宋体"/>
          <w:noProof/>
        </w:rPr>
        <w:tab/>
        <w:t>35</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-HDU-1542-Atlantis</w:t>
      </w:r>
      <w:r w:rsidRPr="00C81BAD">
        <w:rPr>
          <w:rFonts w:ascii="宋体" w:eastAsia="宋体" w:hAnsi="宋体" w:hint="eastAsia"/>
          <w:b/>
          <w:noProof/>
        </w:rPr>
        <w:t>（矩形面积并）</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1542</w:t>
      </w:r>
      <w:r w:rsidRPr="00C81BAD">
        <w:rPr>
          <w:rFonts w:ascii="宋体" w:eastAsia="宋体" w:hAnsi="宋体"/>
          <w:noProof/>
        </w:rPr>
        <w:tab/>
        <w:t>89</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-HDU-1686-Oulipo</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1686</w:t>
      </w:r>
      <w:r w:rsidRPr="00C81BAD">
        <w:rPr>
          <w:rFonts w:ascii="宋体" w:eastAsia="宋体" w:hAnsi="宋体"/>
          <w:noProof/>
        </w:rPr>
        <w:tab/>
        <w:t>55</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-HDU-1711-Number Sequence</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1711</w:t>
      </w:r>
      <w:r w:rsidRPr="00C81BAD">
        <w:rPr>
          <w:rFonts w:ascii="宋体" w:eastAsia="宋体" w:hAnsi="宋体"/>
          <w:noProof/>
        </w:rPr>
        <w:tab/>
        <w:t>53</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-HDU-2050-</w:t>
      </w:r>
      <w:r w:rsidRPr="00C81BAD">
        <w:rPr>
          <w:rFonts w:ascii="宋体" w:eastAsia="宋体" w:hAnsi="宋体" w:hint="eastAsia"/>
          <w:b/>
          <w:noProof/>
        </w:rPr>
        <w:t>折线分割平面</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2050</w:t>
      </w:r>
      <w:r w:rsidRPr="00C81BAD">
        <w:rPr>
          <w:rFonts w:ascii="宋体" w:eastAsia="宋体" w:hAnsi="宋体"/>
          <w:noProof/>
        </w:rPr>
        <w:tab/>
        <w:t>33</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-HDU-2087-</w:t>
      </w:r>
      <w:r w:rsidRPr="00C81BAD">
        <w:rPr>
          <w:rFonts w:ascii="宋体" w:eastAsia="宋体" w:hAnsi="宋体" w:hint="eastAsia"/>
          <w:b/>
          <w:noProof/>
        </w:rPr>
        <w:t>剪花布条</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2087</w:t>
      </w:r>
      <w:r w:rsidRPr="00C81BAD">
        <w:rPr>
          <w:rFonts w:ascii="宋体" w:eastAsia="宋体" w:hAnsi="宋体"/>
          <w:noProof/>
        </w:rPr>
        <w:tab/>
        <w:t>58</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noProof/>
        </w:rPr>
        <w:t>√</w:t>
      </w:r>
      <w:r w:rsidRPr="00C81BAD">
        <w:rPr>
          <w:rFonts w:ascii="宋体" w:eastAsia="宋体" w:hAnsi="宋体"/>
          <w:b/>
          <w:noProof/>
        </w:rPr>
        <w:t>-HDU-2089-</w:t>
      </w:r>
      <w:r w:rsidRPr="00C81BAD">
        <w:rPr>
          <w:rFonts w:ascii="宋体" w:eastAsia="宋体" w:hAnsi="宋体" w:hint="eastAsia"/>
          <w:b/>
          <w:noProof/>
        </w:rPr>
        <w:t>不要</w:t>
      </w:r>
      <w:r w:rsidRPr="00C81BAD">
        <w:rPr>
          <w:rFonts w:ascii="宋体" w:eastAsia="宋体" w:hAnsi="宋体"/>
          <w:b/>
          <w:noProof/>
        </w:rPr>
        <w:t>62</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2089</w:t>
      </w:r>
      <w:r w:rsidRPr="00C81BAD">
        <w:rPr>
          <w:rFonts w:ascii="宋体" w:eastAsia="宋体" w:hAnsi="宋体"/>
          <w:noProof/>
        </w:rPr>
        <w:tab/>
        <w:t>39</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-HDU-2328-Corporate Identity</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2328</w:t>
      </w:r>
      <w:r w:rsidRPr="00C81BAD">
        <w:rPr>
          <w:rFonts w:ascii="宋体" w:eastAsia="宋体" w:hAnsi="宋体"/>
          <w:noProof/>
        </w:rPr>
        <w:tab/>
        <w:t>73</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bCs/>
          <w:noProof/>
        </w:rPr>
        <w:lastRenderedPageBreak/>
        <w:t>√</w:t>
      </w:r>
      <w:r w:rsidRPr="00C81BAD">
        <w:rPr>
          <w:rFonts w:ascii="宋体" w:eastAsia="宋体" w:hAnsi="宋体"/>
          <w:b/>
          <w:bCs/>
          <w:noProof/>
        </w:rPr>
        <w:t>-HDU-2594-Simpsons’Hidden Talents</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2594</w:t>
      </w:r>
      <w:r w:rsidRPr="00C81BAD">
        <w:rPr>
          <w:rFonts w:ascii="宋体" w:eastAsia="宋体" w:hAnsi="宋体"/>
          <w:noProof/>
        </w:rPr>
        <w:tab/>
        <w:t>75</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-HDU-2602-Bone Collector</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2602</w:t>
      </w:r>
      <w:r w:rsidRPr="00C81BAD">
        <w:rPr>
          <w:rFonts w:ascii="宋体" w:eastAsia="宋体" w:hAnsi="宋体"/>
          <w:noProof/>
        </w:rPr>
        <w:tab/>
        <w:t>37</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-HDU-3746-Cyclic Nacklace</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3746</w:t>
      </w:r>
      <w:r w:rsidRPr="00C81BAD">
        <w:rPr>
          <w:rFonts w:ascii="宋体" w:eastAsia="宋体" w:hAnsi="宋体"/>
          <w:noProof/>
        </w:rPr>
        <w:tab/>
        <w:t>60</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-HDU-4300-Clairewd’s message</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4300</w:t>
      </w:r>
      <w:r w:rsidRPr="00C81BAD">
        <w:rPr>
          <w:rFonts w:ascii="宋体" w:eastAsia="宋体" w:hAnsi="宋体"/>
          <w:noProof/>
        </w:rPr>
        <w:tab/>
        <w:t>76</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-HDU-5857-2016</w:t>
      </w:r>
      <w:r w:rsidRPr="00C81BAD">
        <w:rPr>
          <w:rFonts w:ascii="宋体" w:eastAsia="宋体" w:hAnsi="宋体" w:hint="eastAsia"/>
          <w:b/>
          <w:noProof/>
        </w:rPr>
        <w:t>多校</w:t>
      </w:r>
      <w:r w:rsidRPr="00C81BAD">
        <w:rPr>
          <w:rFonts w:ascii="宋体" w:eastAsia="宋体" w:hAnsi="宋体"/>
          <w:b/>
          <w:noProof/>
        </w:rPr>
        <w:t>10-</w:t>
      </w:r>
      <w:r w:rsidRPr="00C81BAD">
        <w:rPr>
          <w:rFonts w:ascii="宋体" w:eastAsia="宋体" w:hAnsi="宋体" w:hint="eastAsia"/>
          <w:b/>
          <w:noProof/>
        </w:rPr>
        <w:t>签到</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5857</w:t>
      </w:r>
      <w:r w:rsidRPr="00C81BAD">
        <w:rPr>
          <w:rFonts w:ascii="宋体" w:eastAsia="宋体" w:hAnsi="宋体"/>
          <w:noProof/>
        </w:rPr>
        <w:tab/>
        <w:t>133</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-HDU-5858-2016</w:t>
      </w:r>
      <w:r w:rsidRPr="00C81BAD">
        <w:rPr>
          <w:rFonts w:ascii="宋体" w:eastAsia="宋体" w:hAnsi="宋体" w:hint="eastAsia"/>
          <w:b/>
          <w:noProof/>
        </w:rPr>
        <w:t>多校</w:t>
      </w:r>
      <w:r w:rsidRPr="00C81BAD">
        <w:rPr>
          <w:rFonts w:ascii="宋体" w:eastAsia="宋体" w:hAnsi="宋体"/>
          <w:b/>
          <w:noProof/>
        </w:rPr>
        <w:t>10-</w:t>
      </w:r>
      <w:r w:rsidRPr="00C81BAD">
        <w:rPr>
          <w:rFonts w:ascii="宋体" w:eastAsia="宋体" w:hAnsi="宋体" w:hint="eastAsia"/>
          <w:b/>
          <w:noProof/>
        </w:rPr>
        <w:t>签到</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5858</w:t>
      </w:r>
      <w:r w:rsidRPr="00C81BAD">
        <w:rPr>
          <w:rFonts w:ascii="宋体" w:eastAsia="宋体" w:hAnsi="宋体"/>
          <w:noProof/>
        </w:rPr>
        <w:tab/>
        <w:t>120</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-HDU-5861-2016</w:t>
      </w:r>
      <w:r w:rsidRPr="00C81BAD">
        <w:rPr>
          <w:rFonts w:ascii="宋体" w:eastAsia="宋体" w:hAnsi="宋体" w:hint="eastAsia"/>
          <w:b/>
          <w:noProof/>
        </w:rPr>
        <w:t>多校</w:t>
      </w:r>
      <w:r w:rsidRPr="00C81BAD">
        <w:rPr>
          <w:rFonts w:ascii="宋体" w:eastAsia="宋体" w:hAnsi="宋体"/>
          <w:b/>
          <w:noProof/>
        </w:rPr>
        <w:t>10-</w:t>
      </w:r>
      <w:r w:rsidRPr="00C81BAD">
        <w:rPr>
          <w:rFonts w:ascii="宋体" w:eastAsia="宋体" w:hAnsi="宋体" w:hint="eastAsia"/>
          <w:b/>
          <w:noProof/>
        </w:rPr>
        <w:t>铜牌</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5861</w:t>
      </w:r>
      <w:r w:rsidRPr="00C81BAD">
        <w:rPr>
          <w:rFonts w:ascii="宋体" w:eastAsia="宋体" w:hAnsi="宋体"/>
          <w:noProof/>
        </w:rPr>
        <w:tab/>
        <w:t>93</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-HDU-5862-2016</w:t>
      </w:r>
      <w:r w:rsidRPr="00C81BAD">
        <w:rPr>
          <w:rFonts w:ascii="宋体" w:eastAsia="宋体" w:hAnsi="宋体" w:hint="eastAsia"/>
          <w:b/>
          <w:noProof/>
        </w:rPr>
        <w:t>多校</w:t>
      </w:r>
      <w:r w:rsidRPr="00C81BAD">
        <w:rPr>
          <w:rFonts w:ascii="宋体" w:eastAsia="宋体" w:hAnsi="宋体"/>
          <w:b/>
          <w:noProof/>
        </w:rPr>
        <w:t>10-</w:t>
      </w:r>
      <w:r w:rsidRPr="00C81BAD">
        <w:rPr>
          <w:rFonts w:ascii="宋体" w:eastAsia="宋体" w:hAnsi="宋体" w:hint="eastAsia"/>
          <w:b/>
          <w:noProof/>
        </w:rPr>
        <w:t>铜牌</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5862</w:t>
      </w:r>
      <w:r w:rsidRPr="00C81BAD">
        <w:rPr>
          <w:rFonts w:ascii="宋体" w:eastAsia="宋体" w:hAnsi="宋体"/>
          <w:noProof/>
        </w:rPr>
        <w:tab/>
        <w:t>90</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-HDU-5867-2016</w:t>
      </w:r>
      <w:r w:rsidRPr="00C81BAD">
        <w:rPr>
          <w:rFonts w:ascii="宋体" w:eastAsia="宋体" w:hAnsi="宋体" w:hint="eastAsia"/>
          <w:b/>
          <w:noProof/>
        </w:rPr>
        <w:t>多校</w:t>
      </w:r>
      <w:r w:rsidRPr="00C81BAD">
        <w:rPr>
          <w:rFonts w:ascii="宋体" w:eastAsia="宋体" w:hAnsi="宋体"/>
          <w:b/>
          <w:noProof/>
        </w:rPr>
        <w:t>10-</w:t>
      </w:r>
      <w:r w:rsidRPr="00C81BAD">
        <w:rPr>
          <w:rFonts w:ascii="宋体" w:eastAsia="宋体" w:hAnsi="宋体" w:hint="eastAsia"/>
          <w:b/>
          <w:noProof/>
        </w:rPr>
        <w:t>签到</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5867</w:t>
      </w:r>
      <w:r w:rsidRPr="00C81BAD">
        <w:rPr>
          <w:rFonts w:ascii="宋体" w:eastAsia="宋体" w:hAnsi="宋体"/>
          <w:noProof/>
        </w:rPr>
        <w:tab/>
        <w:t>133</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-HDU-6298-2018</w:t>
      </w:r>
      <w:r w:rsidRPr="00C81BAD">
        <w:rPr>
          <w:rFonts w:ascii="宋体" w:eastAsia="宋体" w:hAnsi="宋体" w:hint="eastAsia"/>
          <w:b/>
          <w:noProof/>
        </w:rPr>
        <w:t>多校</w:t>
      </w:r>
      <w:r w:rsidRPr="00C81BAD">
        <w:rPr>
          <w:rFonts w:ascii="宋体" w:eastAsia="宋体" w:hAnsi="宋体"/>
          <w:b/>
          <w:noProof/>
        </w:rPr>
        <w:t>1-</w:t>
      </w:r>
      <w:r w:rsidRPr="00C81BAD">
        <w:rPr>
          <w:rFonts w:ascii="宋体" w:eastAsia="宋体" w:hAnsi="宋体" w:hint="eastAsia"/>
          <w:b/>
          <w:noProof/>
        </w:rPr>
        <w:t>签到题</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6298</w:t>
      </w:r>
      <w:r w:rsidRPr="00C81BAD">
        <w:rPr>
          <w:rFonts w:ascii="宋体" w:eastAsia="宋体" w:hAnsi="宋体"/>
          <w:noProof/>
        </w:rPr>
        <w:tab/>
        <w:t>108</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-HDU-6300-Triangle Partion</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6300</w:t>
      </w:r>
      <w:r w:rsidRPr="00C81BAD">
        <w:rPr>
          <w:rFonts w:ascii="宋体" w:eastAsia="宋体" w:hAnsi="宋体"/>
          <w:noProof/>
        </w:rPr>
        <w:tab/>
        <w:t>31</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-HDU-6304-2018</w:t>
      </w:r>
      <w:r w:rsidRPr="00C81BAD">
        <w:rPr>
          <w:rFonts w:ascii="宋体" w:eastAsia="宋体" w:hAnsi="宋体" w:hint="eastAsia"/>
          <w:b/>
          <w:noProof/>
        </w:rPr>
        <w:t>多校</w:t>
      </w:r>
      <w:r w:rsidRPr="00C81BAD">
        <w:rPr>
          <w:rFonts w:ascii="宋体" w:eastAsia="宋体" w:hAnsi="宋体"/>
          <w:b/>
          <w:noProof/>
        </w:rPr>
        <w:t>1-</w:t>
      </w:r>
      <w:r w:rsidRPr="00C81BAD">
        <w:rPr>
          <w:rFonts w:ascii="宋体" w:eastAsia="宋体" w:hAnsi="宋体" w:hint="eastAsia"/>
          <w:b/>
          <w:noProof/>
        </w:rPr>
        <w:t>铜牌题</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6304</w:t>
      </w:r>
      <w:r w:rsidRPr="00C81BAD">
        <w:rPr>
          <w:rFonts w:ascii="宋体" w:eastAsia="宋体" w:hAnsi="宋体"/>
          <w:noProof/>
        </w:rPr>
        <w:tab/>
        <w:t>124</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-HDU-6315-</w:t>
      </w:r>
      <w:r w:rsidRPr="00C81BAD">
        <w:rPr>
          <w:rFonts w:ascii="宋体" w:eastAsia="宋体" w:hAnsi="宋体" w:hint="eastAsia"/>
          <w:b/>
          <w:noProof/>
        </w:rPr>
        <w:t>多校</w:t>
      </w:r>
      <w:r w:rsidRPr="00C81BAD">
        <w:rPr>
          <w:rFonts w:ascii="宋体" w:eastAsia="宋体" w:hAnsi="宋体"/>
          <w:b/>
          <w:noProof/>
        </w:rPr>
        <w:t>2</w:t>
      </w:r>
      <w:r w:rsidRPr="00C81BAD">
        <w:rPr>
          <w:rFonts w:ascii="宋体" w:eastAsia="宋体" w:hAnsi="宋体" w:hint="eastAsia"/>
          <w:b/>
          <w:noProof/>
        </w:rPr>
        <w:t>铜牌题</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6315</w:t>
      </w:r>
      <w:r w:rsidRPr="00C81BAD">
        <w:rPr>
          <w:rFonts w:ascii="宋体" w:eastAsia="宋体" w:hAnsi="宋体"/>
          <w:noProof/>
        </w:rPr>
        <w:tab/>
        <w:t>80</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-HDU-6330-Visual Cube-</w:t>
      </w:r>
      <w:r w:rsidRPr="00C81BAD">
        <w:rPr>
          <w:rFonts w:ascii="宋体" w:eastAsia="宋体" w:hAnsi="宋体" w:hint="eastAsia"/>
          <w:b/>
          <w:noProof/>
        </w:rPr>
        <w:t>签到题</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6330</w:t>
      </w:r>
      <w:r w:rsidRPr="00C81BAD">
        <w:rPr>
          <w:rFonts w:ascii="宋体" w:eastAsia="宋体" w:hAnsi="宋体"/>
          <w:noProof/>
        </w:rPr>
        <w:tab/>
        <w:t>25</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-HDU-6342- Expression in Memories-</w:t>
      </w:r>
      <w:r w:rsidRPr="00C81BAD">
        <w:rPr>
          <w:rFonts w:ascii="宋体" w:eastAsia="宋体" w:hAnsi="宋体" w:hint="eastAsia"/>
          <w:b/>
          <w:noProof/>
        </w:rPr>
        <w:t>签到题</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6342</w:t>
      </w:r>
      <w:r w:rsidRPr="00C81BAD">
        <w:rPr>
          <w:rFonts w:ascii="宋体" w:eastAsia="宋体" w:hAnsi="宋体"/>
          <w:noProof/>
        </w:rPr>
        <w:tab/>
        <w:t>27</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-POJ-2406-Power Strings</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2406</w:t>
      </w:r>
      <w:r w:rsidRPr="00C81BAD">
        <w:rPr>
          <w:rFonts w:ascii="宋体" w:eastAsia="宋体" w:hAnsi="宋体"/>
          <w:noProof/>
        </w:rPr>
        <w:tab/>
        <w:t>64</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-POJ-2752-Seek the Name,Seek the Fame</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2752</w:t>
      </w:r>
      <w:r w:rsidRPr="00C81BAD">
        <w:rPr>
          <w:rFonts w:ascii="宋体" w:eastAsia="宋体" w:hAnsi="宋体"/>
          <w:noProof/>
        </w:rPr>
        <w:tab/>
        <w:t>67</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-POJ-3259-Wormholes</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3259</w:t>
      </w:r>
      <w:r w:rsidRPr="00C81BAD">
        <w:rPr>
          <w:rFonts w:ascii="宋体" w:eastAsia="宋体" w:hAnsi="宋体"/>
          <w:noProof/>
        </w:rPr>
        <w:tab/>
        <w:t>50</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noProof/>
        </w:rPr>
        <w:t>√</w:t>
      </w:r>
      <w:r w:rsidRPr="00C81BAD">
        <w:rPr>
          <w:rFonts w:ascii="宋体" w:eastAsia="宋体" w:hAnsi="宋体"/>
          <w:noProof/>
        </w:rPr>
        <w:t>-POJ-3667-Hotel</w:t>
      </w:r>
      <w:r w:rsidRPr="00C81BAD">
        <w:rPr>
          <w:rFonts w:ascii="宋体" w:eastAsia="宋体" w:hAnsi="宋体" w:hint="eastAsia"/>
          <w:noProof/>
        </w:rPr>
        <w:t>（线段树区间合并模板题）</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3667</w:t>
      </w:r>
      <w:r w:rsidRPr="00C81BAD">
        <w:rPr>
          <w:rFonts w:ascii="宋体" w:eastAsia="宋体" w:hAnsi="宋体"/>
          <w:noProof/>
        </w:rPr>
        <w:tab/>
        <w:t>85</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w:t>
      </w:r>
      <w:r w:rsidRPr="00C81BAD">
        <w:rPr>
          <w:rFonts w:ascii="宋体" w:eastAsia="宋体" w:hAnsi="宋体" w:hint="eastAsia"/>
          <w:b/>
          <w:noProof/>
        </w:rPr>
        <w:t>牛客网</w:t>
      </w:r>
      <w:r w:rsidRPr="00C81BAD">
        <w:rPr>
          <w:rFonts w:ascii="宋体" w:eastAsia="宋体" w:hAnsi="宋体"/>
          <w:b/>
          <w:noProof/>
        </w:rPr>
        <w:t>2018</w:t>
      </w:r>
      <w:r w:rsidRPr="00C81BAD">
        <w:rPr>
          <w:rFonts w:ascii="宋体" w:eastAsia="宋体" w:hAnsi="宋体" w:hint="eastAsia"/>
          <w:b/>
          <w:noProof/>
        </w:rPr>
        <w:t>暑期多校</w:t>
      </w:r>
      <w:r w:rsidRPr="00C81BAD">
        <w:rPr>
          <w:rFonts w:ascii="宋体" w:eastAsia="宋体" w:hAnsi="宋体"/>
          <w:b/>
          <w:noProof/>
        </w:rPr>
        <w:t>3E-Sort String-</w:t>
      </w:r>
      <w:r w:rsidRPr="00C81BAD">
        <w:rPr>
          <w:rFonts w:ascii="宋体" w:eastAsia="宋体" w:hAnsi="宋体" w:hint="eastAsia"/>
          <w:b/>
          <w:noProof/>
        </w:rPr>
        <w:t>铜牌题</w:t>
      </w:r>
      <w:r w:rsidRPr="00C81BAD">
        <w:rPr>
          <w:rFonts w:ascii="宋体" w:eastAsia="宋体" w:hAnsi="宋体"/>
          <w:noProof/>
        </w:rPr>
        <w:tab/>
        <w:t>65</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w:t>
      </w:r>
      <w:r w:rsidRPr="00C81BAD">
        <w:rPr>
          <w:rFonts w:ascii="宋体" w:eastAsia="宋体" w:hAnsi="宋体" w:hint="eastAsia"/>
          <w:b/>
          <w:noProof/>
        </w:rPr>
        <w:t>牛客网</w:t>
      </w:r>
      <w:r w:rsidRPr="00C81BAD">
        <w:rPr>
          <w:rFonts w:ascii="宋体" w:eastAsia="宋体" w:hAnsi="宋体"/>
          <w:b/>
          <w:noProof/>
        </w:rPr>
        <w:t>2018</w:t>
      </w:r>
      <w:r w:rsidRPr="00C81BAD">
        <w:rPr>
          <w:rFonts w:ascii="宋体" w:eastAsia="宋体" w:hAnsi="宋体" w:hint="eastAsia"/>
          <w:b/>
          <w:noProof/>
        </w:rPr>
        <w:t>暑期多校第</w:t>
      </w:r>
      <w:r w:rsidRPr="00C81BAD">
        <w:rPr>
          <w:rFonts w:ascii="宋体" w:eastAsia="宋体" w:hAnsi="宋体"/>
          <w:b/>
          <w:noProof/>
        </w:rPr>
        <w:t>1</w:t>
      </w:r>
      <w:r w:rsidRPr="00C81BAD">
        <w:rPr>
          <w:rFonts w:ascii="宋体" w:eastAsia="宋体" w:hAnsi="宋体" w:hint="eastAsia"/>
          <w:b/>
          <w:noProof/>
        </w:rPr>
        <w:t>场</w:t>
      </w:r>
      <w:r w:rsidRPr="00C81BAD">
        <w:rPr>
          <w:rFonts w:ascii="宋体" w:eastAsia="宋体" w:hAnsi="宋体"/>
          <w:b/>
          <w:noProof/>
        </w:rPr>
        <w:t>-A</w:t>
      </w:r>
      <w:r w:rsidRPr="00C81BAD">
        <w:rPr>
          <w:rFonts w:ascii="宋体" w:eastAsia="宋体" w:hAnsi="宋体" w:hint="eastAsia"/>
          <w:b/>
          <w:noProof/>
        </w:rPr>
        <w:t>（</w:t>
      </w:r>
      <w:r w:rsidRPr="00C81BAD">
        <w:rPr>
          <w:rFonts w:ascii="宋体" w:eastAsia="宋体" w:hAnsi="宋体"/>
          <w:b/>
          <w:noProof/>
        </w:rPr>
        <w:t>OEIS</w:t>
      </w:r>
      <w:r w:rsidRPr="00C81BAD">
        <w:rPr>
          <w:rFonts w:ascii="宋体" w:eastAsia="宋体" w:hAnsi="宋体" w:hint="eastAsia"/>
          <w:b/>
          <w:noProof/>
        </w:rPr>
        <w:t>打表</w:t>
      </w:r>
      <w:r w:rsidRPr="00C81BAD">
        <w:rPr>
          <w:rFonts w:ascii="宋体" w:eastAsia="宋体" w:hAnsi="宋体"/>
          <w:b/>
          <w:noProof/>
        </w:rPr>
        <w:t>&amp;</w:t>
      </w:r>
      <w:r w:rsidRPr="00C81BAD">
        <w:rPr>
          <w:rFonts w:ascii="宋体" w:eastAsia="宋体" w:hAnsi="宋体" w:hint="eastAsia"/>
          <w:b/>
          <w:noProof/>
        </w:rPr>
        <w:t>组合数递推</w:t>
      </w:r>
      <w:r w:rsidRPr="00C81BAD">
        <w:rPr>
          <w:rFonts w:ascii="宋体" w:eastAsia="宋体" w:hAnsi="宋体"/>
          <w:b/>
          <w:noProof/>
        </w:rPr>
        <w:t>&amp;</w:t>
      </w:r>
      <w:r w:rsidRPr="00C81BAD">
        <w:rPr>
          <w:rFonts w:ascii="宋体" w:eastAsia="宋体" w:hAnsi="宋体" w:hint="eastAsia"/>
          <w:b/>
          <w:noProof/>
        </w:rPr>
        <w:t>逆元）</w:t>
      </w:r>
      <w:r w:rsidRPr="00C81BAD">
        <w:rPr>
          <w:rFonts w:ascii="宋体" w:eastAsia="宋体" w:hAnsi="宋体"/>
          <w:noProof/>
        </w:rPr>
        <w:tab/>
        <w:t>121</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w:t>
      </w:r>
      <w:r w:rsidRPr="00C81BAD">
        <w:rPr>
          <w:rFonts w:ascii="宋体" w:eastAsia="宋体" w:hAnsi="宋体" w:hint="eastAsia"/>
          <w:b/>
          <w:noProof/>
        </w:rPr>
        <w:t>牛客网</w:t>
      </w:r>
      <w:r w:rsidRPr="00C81BAD">
        <w:rPr>
          <w:rFonts w:ascii="宋体" w:eastAsia="宋体" w:hAnsi="宋体"/>
          <w:b/>
          <w:noProof/>
        </w:rPr>
        <w:t>2018</w:t>
      </w:r>
      <w:r w:rsidRPr="00C81BAD">
        <w:rPr>
          <w:rFonts w:ascii="宋体" w:eastAsia="宋体" w:hAnsi="宋体" w:hint="eastAsia"/>
          <w:b/>
          <w:noProof/>
        </w:rPr>
        <w:t>暑期多校第</w:t>
      </w:r>
      <w:r w:rsidRPr="00C81BAD">
        <w:rPr>
          <w:rFonts w:ascii="宋体" w:eastAsia="宋体" w:hAnsi="宋体"/>
          <w:b/>
          <w:noProof/>
        </w:rPr>
        <w:t>3</w:t>
      </w:r>
      <w:r w:rsidRPr="00C81BAD">
        <w:rPr>
          <w:rFonts w:ascii="宋体" w:eastAsia="宋体" w:hAnsi="宋体" w:hint="eastAsia"/>
          <w:b/>
          <w:noProof/>
        </w:rPr>
        <w:t>场</w:t>
      </w:r>
      <w:r w:rsidRPr="00C81BAD">
        <w:rPr>
          <w:rFonts w:ascii="宋体" w:eastAsia="宋体" w:hAnsi="宋体"/>
          <w:b/>
          <w:noProof/>
        </w:rPr>
        <w:t>-C</w:t>
      </w:r>
      <w:r w:rsidRPr="00C81BAD">
        <w:rPr>
          <w:rFonts w:ascii="宋体" w:eastAsia="宋体" w:hAnsi="宋体" w:hint="eastAsia"/>
          <w:b/>
          <w:noProof/>
        </w:rPr>
        <w:t>（可持久化平衡树）</w:t>
      </w:r>
      <w:r w:rsidRPr="00C81BAD">
        <w:rPr>
          <w:rFonts w:ascii="宋体" w:eastAsia="宋体" w:hAnsi="宋体"/>
          <w:noProof/>
        </w:rPr>
        <w:tab/>
        <w:t>18</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w:t>
      </w:r>
      <w:r w:rsidRPr="00C81BAD">
        <w:rPr>
          <w:rFonts w:ascii="宋体" w:eastAsia="宋体" w:hAnsi="宋体" w:hint="eastAsia"/>
          <w:b/>
          <w:noProof/>
        </w:rPr>
        <w:t>牛客网</w:t>
      </w:r>
      <w:r w:rsidRPr="00C81BAD">
        <w:rPr>
          <w:rFonts w:ascii="宋体" w:eastAsia="宋体" w:hAnsi="宋体"/>
          <w:b/>
          <w:noProof/>
        </w:rPr>
        <w:t>2018</w:t>
      </w:r>
      <w:r w:rsidRPr="00C81BAD">
        <w:rPr>
          <w:rFonts w:ascii="宋体" w:eastAsia="宋体" w:hAnsi="宋体" w:hint="eastAsia"/>
          <w:b/>
          <w:noProof/>
        </w:rPr>
        <w:t>暑期多校第</w:t>
      </w:r>
      <w:r w:rsidRPr="00C81BAD">
        <w:rPr>
          <w:rFonts w:ascii="宋体" w:eastAsia="宋体" w:hAnsi="宋体"/>
          <w:b/>
          <w:noProof/>
        </w:rPr>
        <w:t>3</w:t>
      </w:r>
      <w:r w:rsidRPr="00C81BAD">
        <w:rPr>
          <w:rFonts w:ascii="宋体" w:eastAsia="宋体" w:hAnsi="宋体" w:hint="eastAsia"/>
          <w:b/>
          <w:noProof/>
        </w:rPr>
        <w:t>场</w:t>
      </w:r>
      <w:r w:rsidRPr="00C81BAD">
        <w:rPr>
          <w:rFonts w:ascii="宋体" w:eastAsia="宋体" w:hAnsi="宋体"/>
          <w:b/>
          <w:noProof/>
        </w:rPr>
        <w:t>-J</w:t>
      </w:r>
      <w:r w:rsidRPr="00C81BAD">
        <w:rPr>
          <w:rFonts w:ascii="宋体" w:eastAsia="宋体" w:hAnsi="宋体" w:hint="eastAsia"/>
          <w:b/>
          <w:noProof/>
        </w:rPr>
        <w:t>（简单多边形与圆面积交）</w:t>
      </w:r>
      <w:r w:rsidRPr="00C81BAD">
        <w:rPr>
          <w:rFonts w:ascii="宋体" w:eastAsia="宋体" w:hAnsi="宋体"/>
          <w:noProof/>
        </w:rPr>
        <w:tab/>
        <w:t>116</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w:t>
      </w:r>
      <w:r w:rsidRPr="00C81BAD">
        <w:rPr>
          <w:rFonts w:ascii="宋体" w:eastAsia="宋体" w:hAnsi="宋体"/>
          <w:b/>
          <w:noProof/>
        </w:rPr>
        <w:t>-</w:t>
      </w:r>
      <w:r w:rsidRPr="00C81BAD">
        <w:rPr>
          <w:rFonts w:ascii="宋体" w:eastAsia="宋体" w:hAnsi="宋体" w:hint="eastAsia"/>
          <w:b/>
          <w:noProof/>
        </w:rPr>
        <w:t>牛客网</w:t>
      </w:r>
      <w:r w:rsidRPr="00C81BAD">
        <w:rPr>
          <w:rFonts w:ascii="宋体" w:eastAsia="宋体" w:hAnsi="宋体"/>
          <w:b/>
          <w:noProof/>
        </w:rPr>
        <w:t>2018</w:t>
      </w:r>
      <w:r w:rsidRPr="00C81BAD">
        <w:rPr>
          <w:rFonts w:ascii="宋体" w:eastAsia="宋体" w:hAnsi="宋体" w:hint="eastAsia"/>
          <w:b/>
          <w:noProof/>
        </w:rPr>
        <w:t>暑期多校第</w:t>
      </w:r>
      <w:r w:rsidRPr="00C81BAD">
        <w:rPr>
          <w:rFonts w:ascii="宋体" w:eastAsia="宋体" w:hAnsi="宋体"/>
          <w:b/>
          <w:noProof/>
        </w:rPr>
        <w:t>4</w:t>
      </w:r>
      <w:r w:rsidRPr="00C81BAD">
        <w:rPr>
          <w:rFonts w:ascii="宋体" w:eastAsia="宋体" w:hAnsi="宋体" w:hint="eastAsia"/>
          <w:b/>
          <w:noProof/>
        </w:rPr>
        <w:t>场</w:t>
      </w:r>
      <w:r w:rsidRPr="00C81BAD">
        <w:rPr>
          <w:rFonts w:ascii="宋体" w:eastAsia="宋体" w:hAnsi="宋体"/>
          <w:b/>
          <w:noProof/>
        </w:rPr>
        <w:t>-F-Beautiful Garden-</w:t>
      </w:r>
      <w:r w:rsidRPr="00C81BAD">
        <w:rPr>
          <w:rFonts w:ascii="宋体" w:eastAsia="宋体" w:hAnsi="宋体" w:hint="eastAsia"/>
          <w:b/>
          <w:noProof/>
        </w:rPr>
        <w:t>签到题</w:t>
      </w:r>
      <w:r w:rsidRPr="00C81BAD">
        <w:rPr>
          <w:rFonts w:ascii="宋体" w:eastAsia="宋体" w:hAnsi="宋体"/>
          <w:noProof/>
        </w:rPr>
        <w:tab/>
        <w:t>22</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b/>
          <w:bCs/>
          <w:noProof/>
        </w:rPr>
        <w:t>HDU-1812-Count Teris</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lastRenderedPageBreak/>
        <w:t>1812</w:t>
      </w:r>
      <w:r w:rsidRPr="00C81BAD">
        <w:rPr>
          <w:rFonts w:ascii="宋体" w:eastAsia="宋体" w:hAnsi="宋体"/>
          <w:noProof/>
        </w:rPr>
        <w:tab/>
        <w:t>111</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b/>
          <w:noProof/>
        </w:rPr>
        <w:t>TLE-POJ-2155-Matrix</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2155</w:t>
      </w:r>
      <w:r w:rsidRPr="00C81BAD">
        <w:rPr>
          <w:rFonts w:ascii="宋体" w:eastAsia="宋体" w:hAnsi="宋体"/>
          <w:noProof/>
        </w:rPr>
        <w:tab/>
        <w:t>93</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未做</w:t>
      </w:r>
      <w:r w:rsidRPr="00C81BAD">
        <w:rPr>
          <w:rFonts w:ascii="宋体" w:eastAsia="宋体" w:hAnsi="宋体"/>
          <w:b/>
          <w:noProof/>
        </w:rPr>
        <w:t>-hdu-2063</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2063</w:t>
      </w:r>
      <w:r w:rsidRPr="00C81BAD">
        <w:rPr>
          <w:rFonts w:ascii="宋体" w:eastAsia="宋体" w:hAnsi="宋体"/>
          <w:noProof/>
        </w:rPr>
        <w:tab/>
        <w:t>130</w:t>
      </w:r>
    </w:p>
    <w:p w:rsidR="00E77A6C" w:rsidRPr="00C81BAD" w:rsidRDefault="00E77A6C">
      <w:pPr>
        <w:pStyle w:val="12"/>
        <w:tabs>
          <w:tab w:val="right" w:leader="dot" w:pos="8296"/>
        </w:tabs>
        <w:rPr>
          <w:rFonts w:ascii="宋体" w:eastAsia="宋体" w:hAnsi="宋体"/>
          <w:noProof/>
        </w:rPr>
      </w:pPr>
      <w:r w:rsidRPr="00C81BAD">
        <w:rPr>
          <w:rFonts w:ascii="宋体" w:eastAsia="宋体" w:hAnsi="宋体" w:hint="eastAsia"/>
          <w:b/>
          <w:noProof/>
        </w:rPr>
        <w:t>原理不会</w:t>
      </w:r>
      <w:r w:rsidRPr="00C81BAD">
        <w:rPr>
          <w:rFonts w:ascii="宋体" w:eastAsia="宋体" w:hAnsi="宋体"/>
          <w:b/>
          <w:noProof/>
        </w:rPr>
        <w:t>-HDU-3923-Invoker</w:t>
      </w:r>
    </w:p>
    <w:p w:rsidR="00E77A6C" w:rsidRPr="00C81BAD" w:rsidRDefault="00E77A6C">
      <w:pPr>
        <w:pStyle w:val="22"/>
        <w:tabs>
          <w:tab w:val="right" w:leader="dot" w:pos="8296"/>
        </w:tabs>
        <w:ind w:left="420"/>
        <w:rPr>
          <w:rFonts w:ascii="宋体" w:eastAsia="宋体" w:hAnsi="宋体"/>
          <w:noProof/>
        </w:rPr>
      </w:pPr>
      <w:r w:rsidRPr="00C81BAD">
        <w:rPr>
          <w:rFonts w:ascii="宋体" w:eastAsia="宋体" w:hAnsi="宋体"/>
          <w:noProof/>
        </w:rPr>
        <w:t>3923</w:t>
      </w:r>
      <w:r w:rsidRPr="00C81BAD">
        <w:rPr>
          <w:rFonts w:ascii="宋体" w:eastAsia="宋体" w:hAnsi="宋体"/>
          <w:noProof/>
        </w:rPr>
        <w:tab/>
        <w:t>110</w:t>
      </w:r>
    </w:p>
    <w:p w:rsidR="00E77A6C" w:rsidRPr="00C81BAD" w:rsidRDefault="00E77A6C" w:rsidP="00720A41">
      <w:pPr>
        <w:rPr>
          <w:rFonts w:ascii="宋体" w:eastAsia="宋体" w:hAnsi="宋体"/>
          <w:noProof/>
        </w:rPr>
        <w:sectPr w:rsidR="00E77A6C" w:rsidRPr="00C81BAD" w:rsidSect="00E77A6C">
          <w:type w:val="continuous"/>
          <w:pgSz w:w="11906" w:h="16838"/>
          <w:pgMar w:top="1440" w:right="1800" w:bottom="1440" w:left="1800" w:header="851" w:footer="992" w:gutter="0"/>
          <w:cols w:space="720"/>
          <w:docGrid w:type="lines" w:linePitch="312"/>
        </w:sectPr>
      </w:pPr>
    </w:p>
    <w:p w:rsidR="00CC0F69" w:rsidRPr="00C81BAD" w:rsidRDefault="00CC0F69" w:rsidP="00720A41">
      <w:pPr>
        <w:rPr>
          <w:rFonts w:ascii="宋体" w:eastAsia="宋体" w:hAnsi="宋体"/>
        </w:rPr>
      </w:pPr>
      <w:r w:rsidRPr="00C81BAD">
        <w:rPr>
          <w:rFonts w:ascii="宋体" w:eastAsia="宋体" w:hAnsi="宋体"/>
        </w:rPr>
        <w:lastRenderedPageBreak/>
        <w:fldChar w:fldCharType="end"/>
      </w:r>
    </w:p>
    <w:p w:rsidR="00AF2A14" w:rsidRPr="00C81BAD" w:rsidRDefault="008F1856" w:rsidP="00AF2A14">
      <w:pPr>
        <w:pStyle w:val="1"/>
        <w:rPr>
          <w:rFonts w:ascii="宋体" w:eastAsia="宋体" w:hAnsi="宋体"/>
        </w:rPr>
      </w:pPr>
      <w:bookmarkStart w:id="304" w:name="_Toc523521386"/>
      <w:r w:rsidRPr="00C81BAD">
        <w:rPr>
          <w:rFonts w:ascii="宋体" w:eastAsia="宋体" w:hAnsi="宋体" w:hint="eastAsia"/>
        </w:rPr>
        <w:t>十三</w:t>
      </w:r>
      <w:r w:rsidR="00EA7565" w:rsidRPr="00C81BAD">
        <w:rPr>
          <w:rFonts w:ascii="宋体" w:eastAsia="宋体" w:hAnsi="宋体" w:hint="eastAsia"/>
        </w:rPr>
        <w:t>、暑期集训每日训练安排</w:t>
      </w:r>
      <w:bookmarkEnd w:id="304"/>
    </w:p>
    <w:p w:rsidR="00AF2A14" w:rsidRPr="00C81BAD" w:rsidRDefault="00AF2A14" w:rsidP="00AF2A14">
      <w:pPr>
        <w:pStyle w:val="2"/>
        <w:rPr>
          <w:rFonts w:ascii="宋体" w:eastAsia="宋体" w:hAnsi="宋体"/>
          <w:b w:val="0"/>
        </w:rPr>
      </w:pPr>
      <w:bookmarkStart w:id="305" w:name="_Toc523521387"/>
      <w:r w:rsidRPr="00C81BAD">
        <w:rPr>
          <w:rFonts w:ascii="宋体" w:eastAsia="宋体" w:hAnsi="宋体" w:hint="eastAsia"/>
          <w:b w:val="0"/>
        </w:rPr>
        <w:t>专项训练</w:t>
      </w:r>
      <w:bookmarkEnd w:id="305"/>
    </w:p>
    <w:p w:rsidR="00072E70" w:rsidRPr="00C81BAD" w:rsidRDefault="00AF2A14" w:rsidP="00072E70">
      <w:pPr>
        <w:pStyle w:val="3"/>
        <w:rPr>
          <w:rFonts w:ascii="宋体" w:eastAsia="宋体" w:hAnsi="宋体"/>
          <w:b w:val="0"/>
        </w:rPr>
      </w:pPr>
      <w:bookmarkStart w:id="306" w:name="_Toc523521388"/>
      <w:r w:rsidRPr="00C81BAD">
        <w:rPr>
          <w:rFonts w:ascii="宋体" w:eastAsia="宋体" w:hAnsi="宋体" w:hint="eastAsia"/>
          <w:b w:val="0"/>
        </w:rPr>
        <w:t>KMP专场（</w:t>
      </w:r>
      <w:r w:rsidRPr="00C81BAD">
        <w:rPr>
          <w:rFonts w:ascii="宋体" w:eastAsia="宋体" w:hAnsi="宋体"/>
          <w:b w:val="0"/>
        </w:rPr>
        <w:t>2018.7.31</w:t>
      </w:r>
      <w:r w:rsidRPr="00C81BAD">
        <w:rPr>
          <w:rFonts w:ascii="宋体" w:eastAsia="宋体" w:hAnsi="宋体" w:hint="eastAsia"/>
          <w:b w:val="0"/>
        </w:rPr>
        <w:t>-）</w:t>
      </w:r>
      <w:bookmarkEnd w:id="306"/>
    </w:p>
    <w:p w:rsidR="00072E70" w:rsidRPr="00C81BAD" w:rsidRDefault="00072E70" w:rsidP="00072E7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3336</w:t>
      </w:r>
    </w:p>
    <w:p w:rsidR="00072E70" w:rsidRPr="00C81BAD" w:rsidRDefault="00072E70" w:rsidP="00072E7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3374</w:t>
      </w:r>
    </w:p>
    <w:p w:rsidR="00072E70" w:rsidRPr="00C81BAD" w:rsidRDefault="00072E70" w:rsidP="00072E7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 2609</w:t>
      </w:r>
    </w:p>
    <w:p w:rsidR="00072E70" w:rsidRPr="00C81BAD" w:rsidRDefault="00072E70" w:rsidP="00072E7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fzu 1901</w:t>
      </w:r>
    </w:p>
    <w:p w:rsidR="00256C7F" w:rsidRPr="00C81BAD" w:rsidRDefault="00256C7F" w:rsidP="00256C7F">
      <w:pPr>
        <w:pStyle w:val="3"/>
        <w:rPr>
          <w:rFonts w:ascii="宋体" w:eastAsia="宋体" w:hAnsi="宋体"/>
          <w:b w:val="0"/>
        </w:rPr>
      </w:pPr>
      <w:bookmarkStart w:id="307" w:name="_Toc523521389"/>
      <w:r w:rsidRPr="00C81BAD">
        <w:rPr>
          <w:rFonts w:ascii="宋体" w:eastAsia="宋体" w:hAnsi="宋体" w:hint="eastAsia"/>
          <w:b w:val="0"/>
        </w:rPr>
        <w:t>杭电多校签到&amp;铜牌题专场（2018.8.2-）</w:t>
      </w:r>
      <w:bookmarkEnd w:id="307"/>
    </w:p>
    <w:p w:rsidR="00256C7F" w:rsidRPr="00C81BAD" w:rsidRDefault="00256C7F" w:rsidP="00256C7F">
      <w:pPr>
        <w:rPr>
          <w:rFonts w:ascii="宋体" w:eastAsia="宋体" w:hAnsi="宋体"/>
        </w:rPr>
      </w:pPr>
      <w:r w:rsidRPr="00C81BAD">
        <w:rPr>
          <w:rFonts w:ascii="宋体" w:eastAsia="宋体" w:hAnsi="宋体"/>
        </w:rPr>
        <w:t>6171</w:t>
      </w:r>
    </w:p>
    <w:p w:rsidR="00256C7F" w:rsidRPr="00C81BAD" w:rsidRDefault="00256C7F" w:rsidP="00256C7F">
      <w:pPr>
        <w:rPr>
          <w:rFonts w:ascii="宋体" w:eastAsia="宋体" w:hAnsi="宋体"/>
        </w:rPr>
      </w:pPr>
      <w:r w:rsidRPr="00C81BAD">
        <w:rPr>
          <w:rFonts w:ascii="宋体" w:eastAsia="宋体" w:hAnsi="宋体"/>
        </w:rPr>
        <w:t>6172</w:t>
      </w:r>
    </w:p>
    <w:p w:rsidR="00256C7F" w:rsidRPr="00C81BAD" w:rsidRDefault="00256C7F" w:rsidP="00256C7F">
      <w:pPr>
        <w:rPr>
          <w:rFonts w:ascii="宋体" w:eastAsia="宋体" w:hAnsi="宋体"/>
        </w:rPr>
      </w:pPr>
      <w:r w:rsidRPr="00C81BAD">
        <w:rPr>
          <w:rFonts w:ascii="宋体" w:eastAsia="宋体" w:hAnsi="宋体"/>
        </w:rPr>
        <w:t>6178</w:t>
      </w:r>
    </w:p>
    <w:p w:rsidR="00256C7F" w:rsidRPr="00C81BAD" w:rsidRDefault="00256C7F" w:rsidP="00256C7F">
      <w:pPr>
        <w:rPr>
          <w:rFonts w:ascii="宋体" w:eastAsia="宋体" w:hAnsi="宋体"/>
        </w:rPr>
      </w:pPr>
      <w:r w:rsidRPr="00C81BAD">
        <w:rPr>
          <w:rFonts w:ascii="宋体" w:eastAsia="宋体" w:hAnsi="宋体"/>
        </w:rPr>
        <w:t>6180</w:t>
      </w:r>
    </w:p>
    <w:p w:rsidR="00256C7F" w:rsidRPr="00C81BAD" w:rsidRDefault="00256C7F" w:rsidP="00256C7F">
      <w:pPr>
        <w:rPr>
          <w:rFonts w:ascii="宋体" w:eastAsia="宋体" w:hAnsi="宋体"/>
        </w:rPr>
      </w:pPr>
      <w:r w:rsidRPr="00C81BAD">
        <w:rPr>
          <w:rFonts w:ascii="宋体" w:eastAsia="宋体" w:hAnsi="宋体"/>
        </w:rPr>
        <w:t>6181</w:t>
      </w:r>
    </w:p>
    <w:p w:rsidR="00256C7F" w:rsidRPr="00C81BAD" w:rsidRDefault="00256C7F" w:rsidP="00256C7F">
      <w:pPr>
        <w:rPr>
          <w:rFonts w:ascii="宋体" w:eastAsia="宋体" w:hAnsi="宋体"/>
        </w:rPr>
      </w:pPr>
      <w:r w:rsidRPr="00C81BAD">
        <w:rPr>
          <w:rFonts w:ascii="宋体" w:eastAsia="宋体" w:hAnsi="宋体" w:hint="eastAsia"/>
        </w:rPr>
        <w:t>6162</w:t>
      </w:r>
    </w:p>
    <w:p w:rsidR="00256C7F" w:rsidRPr="00C81BAD" w:rsidRDefault="00256C7F" w:rsidP="00256C7F">
      <w:pPr>
        <w:rPr>
          <w:rFonts w:ascii="宋体" w:eastAsia="宋体" w:hAnsi="宋体"/>
        </w:rPr>
      </w:pPr>
      <w:r w:rsidRPr="00C81BAD">
        <w:rPr>
          <w:rFonts w:ascii="宋体" w:eastAsia="宋体" w:hAnsi="宋体" w:hint="eastAsia"/>
        </w:rPr>
        <w:t>6165</w:t>
      </w:r>
    </w:p>
    <w:p w:rsidR="00256C7F" w:rsidRPr="00C81BAD" w:rsidRDefault="00256C7F" w:rsidP="00256C7F">
      <w:pPr>
        <w:rPr>
          <w:rFonts w:ascii="宋体" w:eastAsia="宋体" w:hAnsi="宋体"/>
        </w:rPr>
      </w:pPr>
      <w:r w:rsidRPr="00C81BAD">
        <w:rPr>
          <w:rFonts w:ascii="宋体" w:eastAsia="宋体" w:hAnsi="宋体"/>
        </w:rPr>
        <w:t>6166</w:t>
      </w:r>
    </w:p>
    <w:p w:rsidR="00256C7F" w:rsidRPr="00C81BAD" w:rsidRDefault="00256C7F" w:rsidP="00256C7F">
      <w:pPr>
        <w:rPr>
          <w:rFonts w:ascii="宋体" w:eastAsia="宋体" w:hAnsi="宋体"/>
        </w:rPr>
      </w:pPr>
      <w:r w:rsidRPr="00C81BAD">
        <w:rPr>
          <w:rFonts w:ascii="宋体" w:eastAsia="宋体" w:hAnsi="宋体" w:hint="eastAsia"/>
        </w:rPr>
        <w:t>6168</w:t>
      </w:r>
    </w:p>
    <w:p w:rsidR="00256C7F" w:rsidRPr="00C81BAD" w:rsidRDefault="00256C7F" w:rsidP="00256C7F">
      <w:pPr>
        <w:rPr>
          <w:rFonts w:ascii="宋体" w:eastAsia="宋体" w:hAnsi="宋体"/>
        </w:rPr>
      </w:pPr>
      <w:r w:rsidRPr="00C81BAD">
        <w:rPr>
          <w:rFonts w:ascii="宋体" w:eastAsia="宋体" w:hAnsi="宋体" w:hint="eastAsia"/>
        </w:rPr>
        <w:t>6170</w:t>
      </w:r>
    </w:p>
    <w:p w:rsidR="00256C7F" w:rsidRPr="00C81BAD" w:rsidRDefault="00256C7F" w:rsidP="00256C7F">
      <w:pPr>
        <w:rPr>
          <w:rFonts w:ascii="宋体" w:eastAsia="宋体" w:hAnsi="宋体"/>
        </w:rPr>
      </w:pPr>
      <w:r w:rsidRPr="00C81BAD">
        <w:rPr>
          <w:rFonts w:ascii="宋体" w:eastAsia="宋体" w:hAnsi="宋体" w:hint="eastAsia"/>
        </w:rPr>
        <w:t>6134</w:t>
      </w:r>
    </w:p>
    <w:p w:rsidR="00256C7F" w:rsidRPr="00C81BAD" w:rsidRDefault="00256C7F" w:rsidP="00256C7F">
      <w:pPr>
        <w:rPr>
          <w:rFonts w:ascii="宋体" w:eastAsia="宋体" w:hAnsi="宋体"/>
        </w:rPr>
      </w:pPr>
      <w:r w:rsidRPr="00C81BAD">
        <w:rPr>
          <w:rFonts w:ascii="宋体" w:eastAsia="宋体" w:hAnsi="宋体" w:hint="eastAsia"/>
        </w:rPr>
        <w:t>6138</w:t>
      </w:r>
    </w:p>
    <w:p w:rsidR="00256C7F" w:rsidRPr="00C81BAD" w:rsidRDefault="00256C7F" w:rsidP="00256C7F">
      <w:pPr>
        <w:rPr>
          <w:rFonts w:ascii="宋体" w:eastAsia="宋体" w:hAnsi="宋体"/>
        </w:rPr>
      </w:pPr>
      <w:r w:rsidRPr="00C81BAD">
        <w:rPr>
          <w:rFonts w:ascii="宋体" w:eastAsia="宋体" w:hAnsi="宋体" w:hint="eastAsia"/>
        </w:rPr>
        <w:t>6140</w:t>
      </w:r>
    </w:p>
    <w:p w:rsidR="00256C7F" w:rsidRPr="00C81BAD" w:rsidRDefault="00256C7F" w:rsidP="00256C7F">
      <w:pPr>
        <w:rPr>
          <w:rFonts w:ascii="宋体" w:eastAsia="宋体" w:hAnsi="宋体"/>
        </w:rPr>
      </w:pPr>
      <w:r w:rsidRPr="00C81BAD">
        <w:rPr>
          <w:rFonts w:ascii="宋体" w:eastAsia="宋体" w:hAnsi="宋体" w:hint="eastAsia"/>
        </w:rPr>
        <w:t>6143</w:t>
      </w:r>
    </w:p>
    <w:p w:rsidR="00256C7F" w:rsidRPr="00C81BAD" w:rsidRDefault="00256C7F" w:rsidP="00256C7F">
      <w:pPr>
        <w:rPr>
          <w:rFonts w:ascii="宋体" w:eastAsia="宋体" w:hAnsi="宋体"/>
        </w:rPr>
      </w:pPr>
      <w:r w:rsidRPr="00C81BAD">
        <w:rPr>
          <w:rFonts w:ascii="宋体" w:eastAsia="宋体" w:hAnsi="宋体" w:hint="eastAsia"/>
        </w:rPr>
        <w:t>6121</w:t>
      </w:r>
    </w:p>
    <w:p w:rsidR="00256C7F" w:rsidRPr="00C81BAD" w:rsidRDefault="00256C7F" w:rsidP="00256C7F">
      <w:pPr>
        <w:rPr>
          <w:rFonts w:ascii="宋体" w:eastAsia="宋体" w:hAnsi="宋体"/>
        </w:rPr>
      </w:pPr>
      <w:r w:rsidRPr="00C81BAD">
        <w:rPr>
          <w:rFonts w:ascii="宋体" w:eastAsia="宋体" w:hAnsi="宋体" w:hint="eastAsia"/>
        </w:rPr>
        <w:t>6124</w:t>
      </w:r>
    </w:p>
    <w:p w:rsidR="00256C7F" w:rsidRPr="00C81BAD" w:rsidRDefault="00256C7F" w:rsidP="00256C7F">
      <w:pPr>
        <w:rPr>
          <w:rFonts w:ascii="宋体" w:eastAsia="宋体" w:hAnsi="宋体"/>
        </w:rPr>
      </w:pPr>
      <w:r w:rsidRPr="00C81BAD">
        <w:rPr>
          <w:rFonts w:ascii="宋体" w:eastAsia="宋体" w:hAnsi="宋体" w:hint="eastAsia"/>
        </w:rPr>
        <w:t>6127</w:t>
      </w:r>
    </w:p>
    <w:p w:rsidR="00256C7F" w:rsidRPr="00C81BAD" w:rsidRDefault="00256C7F" w:rsidP="00256C7F">
      <w:pPr>
        <w:rPr>
          <w:rFonts w:ascii="宋体" w:eastAsia="宋体" w:hAnsi="宋体"/>
        </w:rPr>
      </w:pPr>
      <w:r w:rsidRPr="00C81BAD">
        <w:rPr>
          <w:rFonts w:ascii="宋体" w:eastAsia="宋体" w:hAnsi="宋体" w:hint="eastAsia"/>
        </w:rPr>
        <w:t>6129</w:t>
      </w:r>
    </w:p>
    <w:p w:rsidR="00256C7F" w:rsidRPr="00C81BAD" w:rsidRDefault="00256C7F" w:rsidP="00256C7F">
      <w:pPr>
        <w:rPr>
          <w:rFonts w:ascii="宋体" w:eastAsia="宋体" w:hAnsi="宋体"/>
        </w:rPr>
      </w:pPr>
      <w:r w:rsidRPr="00C81BAD">
        <w:rPr>
          <w:rFonts w:ascii="宋体" w:eastAsia="宋体" w:hAnsi="宋体"/>
        </w:rPr>
        <w:lastRenderedPageBreak/>
        <w:t>6130</w:t>
      </w:r>
    </w:p>
    <w:p w:rsidR="00256C7F" w:rsidRPr="00C81BAD" w:rsidRDefault="00256C7F" w:rsidP="00256C7F">
      <w:pPr>
        <w:rPr>
          <w:rFonts w:ascii="宋体" w:eastAsia="宋体" w:hAnsi="宋体"/>
        </w:rPr>
      </w:pPr>
      <w:r w:rsidRPr="00C81BAD">
        <w:rPr>
          <w:rFonts w:ascii="宋体" w:eastAsia="宋体" w:hAnsi="宋体" w:hint="eastAsia"/>
        </w:rPr>
        <w:t>6098</w:t>
      </w:r>
    </w:p>
    <w:p w:rsidR="00256C7F" w:rsidRPr="00C81BAD" w:rsidRDefault="00256C7F" w:rsidP="00256C7F">
      <w:pPr>
        <w:rPr>
          <w:rFonts w:ascii="宋体" w:eastAsia="宋体" w:hAnsi="宋体"/>
        </w:rPr>
      </w:pPr>
      <w:r w:rsidRPr="00C81BAD">
        <w:rPr>
          <w:rFonts w:ascii="宋体" w:eastAsia="宋体" w:hAnsi="宋体" w:hint="eastAsia"/>
        </w:rPr>
        <w:t>6103</w:t>
      </w:r>
    </w:p>
    <w:p w:rsidR="00256C7F" w:rsidRPr="00C81BAD" w:rsidRDefault="00256C7F" w:rsidP="00256C7F">
      <w:pPr>
        <w:rPr>
          <w:rFonts w:ascii="宋体" w:eastAsia="宋体" w:hAnsi="宋体"/>
        </w:rPr>
      </w:pPr>
      <w:r w:rsidRPr="00C81BAD">
        <w:rPr>
          <w:rFonts w:ascii="宋体" w:eastAsia="宋体" w:hAnsi="宋体" w:hint="eastAsia"/>
        </w:rPr>
        <w:t>6105</w:t>
      </w:r>
    </w:p>
    <w:p w:rsidR="00256C7F" w:rsidRPr="00C81BAD" w:rsidRDefault="00256C7F" w:rsidP="00256C7F">
      <w:pPr>
        <w:rPr>
          <w:rFonts w:ascii="宋体" w:eastAsia="宋体" w:hAnsi="宋体"/>
        </w:rPr>
      </w:pPr>
      <w:r w:rsidRPr="00C81BAD">
        <w:rPr>
          <w:rFonts w:ascii="宋体" w:eastAsia="宋体" w:hAnsi="宋体" w:hint="eastAsia"/>
        </w:rPr>
        <w:t>6106</w:t>
      </w:r>
    </w:p>
    <w:p w:rsidR="00256C7F" w:rsidRPr="00C81BAD" w:rsidRDefault="00256C7F" w:rsidP="00256C7F">
      <w:pPr>
        <w:rPr>
          <w:rFonts w:ascii="宋体" w:eastAsia="宋体" w:hAnsi="宋体"/>
        </w:rPr>
      </w:pPr>
      <w:r w:rsidRPr="00C81BAD">
        <w:rPr>
          <w:rFonts w:ascii="宋体" w:eastAsia="宋体" w:hAnsi="宋体" w:hint="eastAsia"/>
        </w:rPr>
        <w:t>6085</w:t>
      </w:r>
    </w:p>
    <w:p w:rsidR="00256C7F" w:rsidRPr="00C81BAD" w:rsidRDefault="00256C7F" w:rsidP="00256C7F">
      <w:pPr>
        <w:rPr>
          <w:rFonts w:ascii="宋体" w:eastAsia="宋体" w:hAnsi="宋体"/>
        </w:rPr>
      </w:pPr>
      <w:r w:rsidRPr="00C81BAD">
        <w:rPr>
          <w:rFonts w:ascii="宋体" w:eastAsia="宋体" w:hAnsi="宋体"/>
        </w:rPr>
        <w:t>6086</w:t>
      </w:r>
    </w:p>
    <w:p w:rsidR="00256C7F" w:rsidRPr="00C81BAD" w:rsidRDefault="00256C7F" w:rsidP="00072E70">
      <w:pPr>
        <w:rPr>
          <w:rFonts w:ascii="宋体" w:eastAsia="宋体" w:hAnsi="宋体"/>
        </w:rPr>
      </w:pPr>
      <w:r w:rsidRPr="00C81BAD">
        <w:rPr>
          <w:rFonts w:ascii="宋体" w:eastAsia="宋体" w:hAnsi="宋体" w:hint="eastAsia"/>
        </w:rPr>
        <w:t>6090</w:t>
      </w:r>
    </w:p>
    <w:p w:rsidR="00C420C9" w:rsidRPr="00C81BAD" w:rsidRDefault="00C420C9" w:rsidP="00C420C9">
      <w:pPr>
        <w:pStyle w:val="3"/>
        <w:rPr>
          <w:rFonts w:ascii="宋体" w:eastAsia="宋体" w:hAnsi="宋体"/>
          <w:b w:val="0"/>
          <w:sz w:val="21"/>
          <w:szCs w:val="22"/>
        </w:rPr>
      </w:pPr>
      <w:bookmarkStart w:id="308" w:name="_Toc523521390"/>
      <w:r w:rsidRPr="00C81BAD">
        <w:rPr>
          <w:rFonts w:ascii="宋体" w:eastAsia="宋体" w:hAnsi="宋体" w:hint="eastAsia"/>
          <w:b w:val="0"/>
        </w:rPr>
        <w:t>动态规划专场（DP基础）</w:t>
      </w:r>
      <w:bookmarkEnd w:id="308"/>
    </w:p>
    <w:p w:rsidR="00C420C9" w:rsidRPr="00C81BAD" w:rsidRDefault="00C420C9" w:rsidP="00C420C9">
      <w:pPr>
        <w:pStyle w:val="3"/>
        <w:rPr>
          <w:rFonts w:ascii="宋体" w:eastAsia="宋体" w:hAnsi="宋体"/>
          <w:b w:val="0"/>
        </w:rPr>
      </w:pPr>
      <w:bookmarkStart w:id="309" w:name="_Toc523521391"/>
      <w:r w:rsidRPr="00C81BAD">
        <w:rPr>
          <w:rFonts w:ascii="宋体" w:eastAsia="宋体" w:hAnsi="宋体" w:hint="eastAsia"/>
          <w:b w:val="0"/>
        </w:rPr>
        <w:t>图论专场（网络流）</w:t>
      </w:r>
      <w:bookmarkEnd w:id="309"/>
    </w:p>
    <w:p w:rsidR="00C420C9" w:rsidRPr="00C81BAD" w:rsidRDefault="00C420C9" w:rsidP="00C420C9">
      <w:pPr>
        <w:pStyle w:val="3"/>
        <w:rPr>
          <w:rFonts w:ascii="宋体" w:eastAsia="宋体" w:hAnsi="宋体"/>
          <w:b w:val="0"/>
        </w:rPr>
      </w:pPr>
      <w:bookmarkStart w:id="310" w:name="_Toc523521392"/>
      <w:r w:rsidRPr="00C81BAD">
        <w:rPr>
          <w:rFonts w:ascii="宋体" w:eastAsia="宋体" w:hAnsi="宋体" w:hint="eastAsia"/>
          <w:b w:val="0"/>
        </w:rPr>
        <w:t>图论专场（最小生成树）</w:t>
      </w:r>
      <w:bookmarkEnd w:id="310"/>
    </w:p>
    <w:p w:rsidR="00C420C9" w:rsidRPr="00C81BAD" w:rsidRDefault="00C420C9" w:rsidP="00C420C9">
      <w:pPr>
        <w:pStyle w:val="3"/>
        <w:rPr>
          <w:rFonts w:ascii="宋体" w:eastAsia="宋体" w:hAnsi="宋体"/>
          <w:b w:val="0"/>
        </w:rPr>
      </w:pPr>
      <w:bookmarkStart w:id="311" w:name="_Toc523521393"/>
      <w:r w:rsidRPr="00C81BAD">
        <w:rPr>
          <w:rFonts w:ascii="宋体" w:eastAsia="宋体" w:hAnsi="宋体" w:hint="eastAsia"/>
          <w:b w:val="0"/>
        </w:rPr>
        <w:t>图论专场（拓补排序）</w:t>
      </w:r>
      <w:bookmarkEnd w:id="311"/>
    </w:p>
    <w:p w:rsidR="00072E70" w:rsidRPr="00C81BAD" w:rsidRDefault="00C420C9" w:rsidP="00C420C9">
      <w:pPr>
        <w:pStyle w:val="3"/>
        <w:rPr>
          <w:rFonts w:ascii="宋体" w:eastAsia="宋体" w:hAnsi="宋体"/>
          <w:b w:val="0"/>
        </w:rPr>
      </w:pPr>
      <w:bookmarkStart w:id="312" w:name="_Toc523521394"/>
      <w:r w:rsidRPr="00C81BAD">
        <w:rPr>
          <w:rFonts w:ascii="宋体" w:eastAsia="宋体" w:hAnsi="宋体" w:hint="eastAsia"/>
          <w:b w:val="0"/>
        </w:rPr>
        <w:t>筹备中（阶乘逆元）</w:t>
      </w:r>
      <w:bookmarkEnd w:id="312"/>
    </w:p>
    <w:p w:rsidR="00C420C9" w:rsidRPr="00C81BAD" w:rsidRDefault="00C420C9" w:rsidP="00C420C9">
      <w:pPr>
        <w:rPr>
          <w:rFonts w:ascii="宋体" w:eastAsia="宋体" w:hAnsi="宋体" w:cs="Arial"/>
          <w:color w:val="4F4F4F"/>
          <w:shd w:val="clear" w:color="auto" w:fill="FFFFFF"/>
        </w:rPr>
      </w:pPr>
      <w:r w:rsidRPr="00C81BAD">
        <w:rPr>
          <w:rFonts w:ascii="宋体" w:eastAsia="宋体" w:hAnsi="宋体" w:cs="Arial" w:hint="eastAsia"/>
          <w:color w:val="4F4F4F"/>
          <w:shd w:val="clear" w:color="auto" w:fill="FFFFFF"/>
        </w:rPr>
        <w:t>阶乘逆元</w:t>
      </w:r>
    </w:p>
    <w:p w:rsidR="00C420C9" w:rsidRPr="00C81BAD" w:rsidRDefault="00C420C9" w:rsidP="00C420C9">
      <w:pPr>
        <w:rPr>
          <w:rFonts w:ascii="宋体" w:eastAsia="宋体" w:hAnsi="宋体" w:cs="Arial"/>
          <w:color w:val="4F4F4F"/>
          <w:shd w:val="clear" w:color="auto" w:fill="FFFFFF"/>
        </w:rPr>
      </w:pPr>
      <w:r w:rsidRPr="00C81BAD">
        <w:rPr>
          <w:rFonts w:ascii="宋体" w:eastAsia="宋体" w:hAnsi="宋体" w:cs="Arial" w:hint="eastAsia"/>
          <w:color w:val="4F4F4F"/>
          <w:shd w:val="clear" w:color="auto" w:fill="FFFFFF"/>
        </w:rPr>
        <w:t>HDU</w:t>
      </w:r>
      <w:r w:rsidRPr="00C81BAD">
        <w:rPr>
          <w:rFonts w:ascii="宋体" w:eastAsia="宋体" w:hAnsi="宋体" w:cs="Arial"/>
          <w:color w:val="4F4F4F"/>
          <w:shd w:val="clear" w:color="auto" w:fill="FFFFFF"/>
        </w:rPr>
        <w:t>5651</w:t>
      </w:r>
    </w:p>
    <w:p w:rsidR="00C420C9" w:rsidRPr="00C81BAD" w:rsidRDefault="00C420C9" w:rsidP="00072E70">
      <w:pPr>
        <w:rPr>
          <w:rFonts w:ascii="宋体" w:eastAsia="宋体" w:hAnsi="宋体" w:cs="Arial"/>
          <w:color w:val="4F4F4F"/>
          <w:shd w:val="clear" w:color="auto" w:fill="FFFFFF"/>
        </w:rPr>
      </w:pPr>
      <w:r w:rsidRPr="00C81BAD">
        <w:rPr>
          <w:rFonts w:ascii="宋体" w:eastAsia="宋体" w:hAnsi="宋体" w:cs="Arial"/>
          <w:color w:val="4F4F4F"/>
          <w:shd w:val="clear" w:color="auto" w:fill="FFFFFF"/>
        </w:rPr>
        <w:t>HDU</w:t>
      </w:r>
      <w:r w:rsidRPr="00C81BAD">
        <w:rPr>
          <w:rFonts w:ascii="宋体" w:eastAsia="宋体" w:hAnsi="宋体" w:cs="Arial" w:hint="eastAsia"/>
          <w:color w:val="4F4F4F"/>
          <w:shd w:val="clear" w:color="auto" w:fill="FFFFFF"/>
        </w:rPr>
        <w:t>4675</w:t>
      </w:r>
    </w:p>
    <w:p w:rsidR="00E34E1F" w:rsidRPr="00C81BAD" w:rsidRDefault="00E34E1F" w:rsidP="00E34E1F">
      <w:pPr>
        <w:pStyle w:val="2"/>
        <w:rPr>
          <w:rFonts w:ascii="宋体" w:eastAsia="宋体" w:hAnsi="宋体"/>
          <w:b w:val="0"/>
        </w:rPr>
      </w:pPr>
      <w:bookmarkStart w:id="313" w:name="_Toc523521395"/>
      <w:r w:rsidRPr="00C81BAD">
        <w:rPr>
          <w:rFonts w:ascii="宋体" w:eastAsia="宋体" w:hAnsi="宋体" w:hint="eastAsia"/>
          <w:b w:val="0"/>
        </w:rPr>
        <w:t>学习训练实战</w:t>
      </w:r>
      <w:r w:rsidRPr="00C81BAD">
        <w:rPr>
          <w:rFonts w:ascii="宋体" w:eastAsia="宋体" w:hAnsi="宋体"/>
          <w:b w:val="0"/>
        </w:rPr>
        <w:t>补题</w:t>
      </w:r>
      <w:r w:rsidRPr="00C81BAD">
        <w:rPr>
          <w:rFonts w:ascii="宋体" w:eastAsia="宋体" w:hAnsi="宋体" w:hint="eastAsia"/>
          <w:b w:val="0"/>
        </w:rPr>
        <w:t>循环队列</w:t>
      </w:r>
      <w:bookmarkEnd w:id="313"/>
    </w:p>
    <w:p w:rsidR="0088370D" w:rsidRPr="00C81BAD" w:rsidRDefault="0088370D" w:rsidP="00E34E1F">
      <w:pPr>
        <w:rPr>
          <w:rFonts w:ascii="宋体" w:eastAsia="宋体" w:hAnsi="宋体"/>
        </w:rPr>
      </w:pPr>
      <w:r w:rsidRPr="00C81BAD">
        <w:rPr>
          <w:rFonts w:ascii="宋体" w:eastAsia="宋体" w:hAnsi="宋体" w:hint="eastAsia"/>
        </w:rPr>
        <w:t>数论-指数循环节题目</w:t>
      </w:r>
    </w:p>
    <w:p w:rsidR="00E34E1F" w:rsidRPr="00C81BAD" w:rsidRDefault="00E34E1F" w:rsidP="00E34E1F">
      <w:pPr>
        <w:rPr>
          <w:rFonts w:ascii="宋体" w:eastAsia="宋体" w:hAnsi="宋体"/>
        </w:rPr>
      </w:pPr>
      <w:r w:rsidRPr="00C81BAD">
        <w:rPr>
          <w:rFonts w:ascii="宋体" w:eastAsia="宋体" w:hAnsi="宋体" w:hint="eastAsia"/>
        </w:rPr>
        <w:t>D</w:t>
      </w:r>
      <w:r w:rsidRPr="00C81BAD">
        <w:rPr>
          <w:rFonts w:ascii="宋体" w:eastAsia="宋体" w:hAnsi="宋体"/>
        </w:rPr>
        <w:t>P</w:t>
      </w:r>
      <w:r w:rsidRPr="00C81BAD">
        <w:rPr>
          <w:rFonts w:ascii="宋体" w:eastAsia="宋体" w:hAnsi="宋体" w:hint="eastAsia"/>
        </w:rPr>
        <w:t>（背包-</w:t>
      </w:r>
      <w:r w:rsidRPr="00C81BAD">
        <w:rPr>
          <w:rFonts w:ascii="宋体" w:eastAsia="宋体" w:hAnsi="宋体"/>
        </w:rPr>
        <w:t>训练区</w:t>
      </w:r>
      <w:r w:rsidRPr="00C81BAD">
        <w:rPr>
          <w:rFonts w:ascii="宋体" w:eastAsia="宋体" w:hAnsi="宋体" w:hint="eastAsia"/>
        </w:rPr>
        <w:t>）</w:t>
      </w:r>
      <w:r w:rsidR="006F0B6B" w:rsidRPr="00C81BAD">
        <w:rPr>
          <w:rFonts w:ascii="宋体" w:eastAsia="宋体" w:hAnsi="宋体" w:hint="eastAsia"/>
        </w:rPr>
        <w:t>-</w:t>
      </w:r>
      <w:r w:rsidR="006F0B6B" w:rsidRPr="00C81BAD">
        <w:rPr>
          <w:rFonts w:ascii="宋体" w:eastAsia="宋体" w:hAnsi="宋体"/>
        </w:rPr>
        <w:t>G</w:t>
      </w:r>
    </w:p>
    <w:p w:rsidR="00E34E1F" w:rsidRPr="00C81BAD" w:rsidRDefault="00E34E1F" w:rsidP="00E34E1F">
      <w:pPr>
        <w:rPr>
          <w:rFonts w:ascii="宋体" w:eastAsia="宋体" w:hAnsi="宋体"/>
        </w:rPr>
      </w:pPr>
      <w:r w:rsidRPr="00C81BAD">
        <w:rPr>
          <w:rFonts w:ascii="宋体" w:eastAsia="宋体" w:hAnsi="宋体" w:hint="eastAsia"/>
        </w:rPr>
        <w:t>图论</w:t>
      </w:r>
      <w:r w:rsidRPr="00C81BAD">
        <w:rPr>
          <w:rFonts w:ascii="宋体" w:eastAsia="宋体" w:hAnsi="宋体"/>
        </w:rPr>
        <w:t>（</w:t>
      </w:r>
      <w:r w:rsidRPr="00C81BAD">
        <w:rPr>
          <w:rFonts w:ascii="宋体" w:eastAsia="宋体" w:hAnsi="宋体" w:hint="eastAsia"/>
        </w:rPr>
        <w:t>最短路</w:t>
      </w:r>
      <w:r w:rsidRPr="00C81BAD">
        <w:rPr>
          <w:rFonts w:ascii="宋体" w:eastAsia="宋体" w:hAnsi="宋体"/>
        </w:rPr>
        <w:t>-训练区）</w:t>
      </w:r>
    </w:p>
    <w:p w:rsidR="00E34E1F" w:rsidRPr="00C81BAD" w:rsidRDefault="00E34E1F" w:rsidP="00E34E1F">
      <w:pPr>
        <w:rPr>
          <w:rFonts w:ascii="宋体" w:eastAsia="宋体" w:hAnsi="宋体"/>
        </w:rPr>
      </w:pPr>
      <w:r w:rsidRPr="00C81BAD">
        <w:rPr>
          <w:rFonts w:ascii="宋体" w:eastAsia="宋体" w:hAnsi="宋体" w:hint="eastAsia"/>
        </w:rPr>
        <w:t>图论</w:t>
      </w:r>
      <w:r w:rsidRPr="00C81BAD">
        <w:rPr>
          <w:rFonts w:ascii="宋体" w:eastAsia="宋体" w:hAnsi="宋体"/>
        </w:rPr>
        <w:t>（</w:t>
      </w:r>
      <w:r w:rsidRPr="00C81BAD">
        <w:rPr>
          <w:rFonts w:ascii="宋体" w:eastAsia="宋体" w:hAnsi="宋体" w:hint="eastAsia"/>
        </w:rPr>
        <w:t>最小生成树</w:t>
      </w:r>
      <w:r w:rsidRPr="00C81BAD">
        <w:rPr>
          <w:rFonts w:ascii="宋体" w:eastAsia="宋体" w:hAnsi="宋体"/>
        </w:rPr>
        <w:t>-学习区）</w:t>
      </w:r>
    </w:p>
    <w:p w:rsidR="00E34E1F" w:rsidRPr="00C81BAD" w:rsidRDefault="00E34E1F" w:rsidP="00E34E1F">
      <w:pPr>
        <w:rPr>
          <w:rFonts w:ascii="宋体" w:eastAsia="宋体" w:hAnsi="宋体"/>
        </w:rPr>
      </w:pPr>
      <w:r w:rsidRPr="00C81BAD">
        <w:rPr>
          <w:rFonts w:ascii="宋体" w:eastAsia="宋体" w:hAnsi="宋体" w:hint="eastAsia"/>
        </w:rPr>
        <w:t>图论（拓补排序-学习区）</w:t>
      </w:r>
    </w:p>
    <w:p w:rsidR="00E34E1F" w:rsidRPr="00C81BAD" w:rsidRDefault="00E34E1F" w:rsidP="00E34E1F">
      <w:pPr>
        <w:rPr>
          <w:rFonts w:ascii="宋体" w:eastAsia="宋体" w:hAnsi="宋体"/>
        </w:rPr>
      </w:pPr>
      <w:r w:rsidRPr="00C81BAD">
        <w:rPr>
          <w:rFonts w:ascii="宋体" w:eastAsia="宋体" w:hAnsi="宋体" w:hint="eastAsia"/>
        </w:rPr>
        <w:t>DP（区间DP-学习区）-</w:t>
      </w:r>
      <w:r w:rsidRPr="00C81BAD">
        <w:rPr>
          <w:rFonts w:ascii="宋体" w:eastAsia="宋体" w:hAnsi="宋体"/>
        </w:rPr>
        <w:t>Z</w:t>
      </w:r>
    </w:p>
    <w:p w:rsidR="00E34E1F" w:rsidRPr="00C81BAD" w:rsidRDefault="00E34E1F" w:rsidP="00E34E1F">
      <w:pPr>
        <w:rPr>
          <w:rFonts w:ascii="宋体" w:eastAsia="宋体" w:hAnsi="宋体"/>
        </w:rPr>
      </w:pPr>
      <w:r w:rsidRPr="00C81BAD">
        <w:rPr>
          <w:rFonts w:ascii="宋体" w:eastAsia="宋体" w:hAnsi="宋体" w:hint="eastAsia"/>
        </w:rPr>
        <w:t>线段树</w:t>
      </w:r>
      <w:r w:rsidRPr="00C81BAD">
        <w:rPr>
          <w:rFonts w:ascii="宋体" w:eastAsia="宋体" w:hAnsi="宋体"/>
        </w:rPr>
        <w:t>（</w:t>
      </w:r>
      <w:r w:rsidRPr="00C81BAD">
        <w:rPr>
          <w:rFonts w:ascii="宋体" w:eastAsia="宋体" w:hAnsi="宋体" w:hint="eastAsia"/>
        </w:rPr>
        <w:t>训练区</w:t>
      </w:r>
      <w:r w:rsidRPr="00C81BAD">
        <w:rPr>
          <w:rFonts w:ascii="宋体" w:eastAsia="宋体" w:hAnsi="宋体"/>
        </w:rPr>
        <w:t>）</w:t>
      </w:r>
      <w:r w:rsidRPr="00C81BAD">
        <w:rPr>
          <w:rFonts w:ascii="宋体" w:eastAsia="宋体" w:hAnsi="宋体" w:hint="eastAsia"/>
        </w:rPr>
        <w:t>-</w:t>
      </w:r>
      <w:r w:rsidRPr="00C81BAD">
        <w:rPr>
          <w:rFonts w:ascii="宋体" w:eastAsia="宋体" w:hAnsi="宋体"/>
        </w:rPr>
        <w:t>HJ</w:t>
      </w:r>
    </w:p>
    <w:p w:rsidR="00E34E1F" w:rsidRPr="00C81BAD" w:rsidRDefault="00E34E1F" w:rsidP="00E34E1F">
      <w:pPr>
        <w:rPr>
          <w:rFonts w:ascii="宋体" w:eastAsia="宋体" w:hAnsi="宋体"/>
        </w:rPr>
      </w:pPr>
      <w:r w:rsidRPr="00C81BAD">
        <w:rPr>
          <w:rFonts w:ascii="宋体" w:eastAsia="宋体" w:hAnsi="宋体" w:hint="eastAsia"/>
        </w:rPr>
        <w:t>D</w:t>
      </w:r>
      <w:r w:rsidRPr="00C81BAD">
        <w:rPr>
          <w:rFonts w:ascii="宋体" w:eastAsia="宋体" w:hAnsi="宋体"/>
        </w:rPr>
        <w:t>P</w:t>
      </w:r>
      <w:r w:rsidRPr="00C81BAD">
        <w:rPr>
          <w:rFonts w:ascii="宋体" w:eastAsia="宋体" w:hAnsi="宋体" w:hint="eastAsia"/>
        </w:rPr>
        <w:t>（数位DP</w:t>
      </w:r>
      <w:r w:rsidRPr="00C81BAD">
        <w:rPr>
          <w:rFonts w:ascii="宋体" w:eastAsia="宋体" w:hAnsi="宋体"/>
        </w:rPr>
        <w:t>-</w:t>
      </w:r>
      <w:r w:rsidRPr="00C81BAD">
        <w:rPr>
          <w:rFonts w:ascii="宋体" w:eastAsia="宋体" w:hAnsi="宋体" w:hint="eastAsia"/>
        </w:rPr>
        <w:t>训练区）</w:t>
      </w:r>
    </w:p>
    <w:p w:rsidR="00E34E1F" w:rsidRPr="00C81BAD" w:rsidRDefault="00E34E1F" w:rsidP="00E34E1F">
      <w:pPr>
        <w:rPr>
          <w:rFonts w:ascii="宋体" w:eastAsia="宋体" w:hAnsi="宋体"/>
        </w:rPr>
      </w:pPr>
      <w:r w:rsidRPr="00C81BAD">
        <w:rPr>
          <w:rFonts w:ascii="宋体" w:eastAsia="宋体" w:hAnsi="宋体" w:hint="eastAsia"/>
        </w:rPr>
        <w:t>实战</w:t>
      </w:r>
      <w:r w:rsidRPr="00C81BAD">
        <w:rPr>
          <w:rFonts w:ascii="宋体" w:eastAsia="宋体" w:hAnsi="宋体"/>
        </w:rPr>
        <w:t>补题区：</w:t>
      </w:r>
    </w:p>
    <w:p w:rsidR="00E34E1F" w:rsidRPr="00C81BAD" w:rsidRDefault="00E34E1F" w:rsidP="00E34E1F">
      <w:pPr>
        <w:rPr>
          <w:rFonts w:ascii="宋体" w:eastAsia="宋体" w:hAnsi="宋体"/>
        </w:rPr>
      </w:pPr>
    </w:p>
    <w:p w:rsidR="00E34E1F" w:rsidRPr="00C81BAD" w:rsidRDefault="00E34E1F" w:rsidP="00E34E1F">
      <w:pPr>
        <w:rPr>
          <w:rFonts w:ascii="宋体" w:eastAsia="宋体" w:hAnsi="宋体"/>
        </w:rPr>
      </w:pPr>
      <w:r w:rsidRPr="00C81BAD">
        <w:rPr>
          <w:rFonts w:ascii="宋体" w:eastAsia="宋体" w:hAnsi="宋体" w:hint="eastAsia"/>
        </w:rPr>
        <w:t>-</w:t>
      </w:r>
      <w:r w:rsidRPr="00C81BAD">
        <w:rPr>
          <w:rFonts w:ascii="宋体" w:eastAsia="宋体" w:hAnsi="宋体"/>
        </w:rPr>
        <w:t>-------------------</w:t>
      </w:r>
      <w:r w:rsidRPr="00C81BAD">
        <w:rPr>
          <w:rFonts w:ascii="宋体" w:eastAsia="宋体" w:hAnsi="宋体" w:hint="eastAsia"/>
        </w:rPr>
        <w:t>-</w:t>
      </w:r>
      <w:r w:rsidRPr="00C81BAD">
        <w:rPr>
          <w:rFonts w:ascii="宋体" w:eastAsia="宋体" w:hAnsi="宋体"/>
        </w:rPr>
        <w:t>-------分割线---------------------------------------------===============================================================================</w:t>
      </w:r>
    </w:p>
    <w:p w:rsidR="00F4247B" w:rsidRPr="00C81BAD" w:rsidRDefault="00F4247B" w:rsidP="00F4247B">
      <w:pPr>
        <w:rPr>
          <w:rFonts w:ascii="宋体" w:eastAsia="宋体" w:hAnsi="宋体"/>
        </w:rPr>
      </w:pPr>
      <w:r w:rsidRPr="00C81BAD">
        <w:rPr>
          <w:rFonts w:ascii="宋体" w:eastAsia="宋体" w:hAnsi="宋体" w:hint="eastAsia"/>
        </w:rPr>
        <w:t>对于计算几何，主要训练使用模板</w:t>
      </w:r>
    </w:p>
    <w:p w:rsidR="00325EC3" w:rsidRPr="00C81BAD" w:rsidRDefault="00325EC3" w:rsidP="00F4247B">
      <w:pPr>
        <w:rPr>
          <w:rFonts w:ascii="宋体" w:eastAsia="宋体" w:hAnsi="宋体"/>
        </w:rPr>
      </w:pPr>
      <w:r w:rsidRPr="00C81BAD">
        <w:rPr>
          <w:rFonts w:ascii="宋体" w:eastAsia="宋体" w:hAnsi="宋体" w:hint="eastAsia"/>
        </w:rPr>
        <w:t>对于图论（最短路、网络流、匹配）</w:t>
      </w:r>
      <w:r w:rsidR="00BC4A9F" w:rsidRPr="00C81BAD">
        <w:rPr>
          <w:rFonts w:ascii="宋体" w:eastAsia="宋体" w:hAnsi="宋体" w:hint="eastAsia"/>
        </w:rPr>
        <w:t>等建模题目</w:t>
      </w:r>
      <w:r w:rsidRPr="00C81BAD">
        <w:rPr>
          <w:rFonts w:ascii="宋体" w:eastAsia="宋体" w:hAnsi="宋体" w:hint="eastAsia"/>
        </w:rPr>
        <w:t>，第一次</w:t>
      </w:r>
      <w:r w:rsidR="007003AE" w:rsidRPr="00C81BAD">
        <w:rPr>
          <w:rFonts w:ascii="宋体" w:eastAsia="宋体" w:hAnsi="宋体" w:hint="eastAsia"/>
        </w:rPr>
        <w:t>学习</w:t>
      </w:r>
      <w:r w:rsidRPr="00C81BAD">
        <w:rPr>
          <w:rFonts w:ascii="宋体" w:eastAsia="宋体" w:hAnsi="宋体" w:hint="eastAsia"/>
        </w:rPr>
        <w:t>手写，之后训练使用模板</w:t>
      </w:r>
    </w:p>
    <w:p w:rsidR="00880B9E" w:rsidRPr="00C81BAD" w:rsidRDefault="00880B9E" w:rsidP="00F4247B">
      <w:pPr>
        <w:rPr>
          <w:rFonts w:ascii="宋体" w:eastAsia="宋体" w:hAnsi="宋体"/>
        </w:rPr>
      </w:pPr>
      <w:r w:rsidRPr="00C81BAD">
        <w:rPr>
          <w:rFonts w:ascii="宋体" w:eastAsia="宋体" w:hAnsi="宋体" w:hint="eastAsia"/>
        </w:rPr>
        <w:t>对于线段树</w:t>
      </w:r>
      <w:r w:rsidR="00336A8F" w:rsidRPr="00C81BAD">
        <w:rPr>
          <w:rFonts w:ascii="宋体" w:eastAsia="宋体" w:hAnsi="宋体" w:hint="eastAsia"/>
        </w:rPr>
        <w:t>、动态规划</w:t>
      </w:r>
      <w:r w:rsidR="008805B8" w:rsidRPr="00C81BAD">
        <w:rPr>
          <w:rFonts w:ascii="宋体" w:eastAsia="宋体" w:hAnsi="宋体" w:hint="eastAsia"/>
        </w:rPr>
        <w:t>、字符串算法</w:t>
      </w:r>
      <w:r w:rsidRPr="00C81BAD">
        <w:rPr>
          <w:rFonts w:ascii="宋体" w:eastAsia="宋体" w:hAnsi="宋体" w:hint="eastAsia"/>
        </w:rPr>
        <w:t>，全手写</w:t>
      </w:r>
    </w:p>
    <w:p w:rsidR="00722412" w:rsidRPr="00C81BAD" w:rsidRDefault="00722412" w:rsidP="00F4247B">
      <w:pPr>
        <w:rPr>
          <w:rFonts w:ascii="宋体" w:eastAsia="宋体" w:hAnsi="宋体"/>
        </w:rPr>
      </w:pPr>
      <w:r w:rsidRPr="00C81BAD">
        <w:rPr>
          <w:rFonts w:ascii="宋体" w:eastAsia="宋体" w:hAnsi="宋体" w:hint="eastAsia"/>
        </w:rPr>
        <w:lastRenderedPageBreak/>
        <w:t>使用模板必须注明使用方法</w:t>
      </w:r>
      <w:r w:rsidR="004A5A55" w:rsidRPr="00C81BAD">
        <w:rPr>
          <w:rFonts w:ascii="宋体" w:eastAsia="宋体" w:hAnsi="宋体" w:hint="eastAsia"/>
        </w:rPr>
        <w:t>，并收录进入</w:t>
      </w:r>
    </w:p>
    <w:p w:rsidR="0087588E" w:rsidRPr="00C81BAD" w:rsidRDefault="0087588E" w:rsidP="00F4247B">
      <w:pPr>
        <w:rPr>
          <w:rFonts w:ascii="宋体" w:eastAsia="宋体" w:hAnsi="宋体"/>
        </w:rPr>
      </w:pPr>
      <w:r w:rsidRPr="00C81BAD">
        <w:rPr>
          <w:rFonts w:ascii="宋体" w:eastAsia="宋体" w:hAnsi="宋体" w:hint="eastAsia"/>
        </w:rPr>
        <w:t>线段树掌握基本知识点后进入刷题巩固期（题目来源为学习区）</w:t>
      </w:r>
    </w:p>
    <w:p w:rsidR="0087588E" w:rsidRPr="00C81BAD" w:rsidRDefault="0087588E" w:rsidP="00F4247B">
      <w:pPr>
        <w:rPr>
          <w:rFonts w:ascii="宋体" w:eastAsia="宋体" w:hAnsi="宋体"/>
        </w:rPr>
      </w:pPr>
      <w:r w:rsidRPr="00C81BAD">
        <w:rPr>
          <w:rFonts w:ascii="宋体" w:eastAsia="宋体" w:hAnsi="宋体" w:hint="eastAsia"/>
        </w:rPr>
        <w:t>动态规划刷完基本题后进入学习期</w:t>
      </w:r>
    </w:p>
    <w:p w:rsidR="00E64714" w:rsidRPr="00C81BAD" w:rsidRDefault="00E64714" w:rsidP="00F4247B">
      <w:pPr>
        <w:rPr>
          <w:rFonts w:ascii="宋体" w:eastAsia="宋体" w:hAnsi="宋体"/>
        </w:rPr>
      </w:pPr>
      <w:r w:rsidRPr="00C81BAD">
        <w:rPr>
          <w:rFonts w:ascii="宋体" w:eastAsia="宋体" w:hAnsi="宋体" w:hint="eastAsia"/>
        </w:rPr>
        <w:t>同时51nod补充签到题来源、其他知识点的补充</w:t>
      </w:r>
    </w:p>
    <w:p w:rsidR="00453813" w:rsidRPr="00C81BAD" w:rsidRDefault="00453813" w:rsidP="00F4247B">
      <w:pPr>
        <w:rPr>
          <w:rFonts w:ascii="宋体" w:eastAsia="宋体" w:hAnsi="宋体"/>
        </w:rPr>
      </w:pPr>
      <w:r w:rsidRPr="00C81BAD">
        <w:rPr>
          <w:rFonts w:ascii="宋体" w:eastAsia="宋体" w:hAnsi="宋体" w:hint="eastAsia"/>
        </w:rPr>
        <w:t>多校</w:t>
      </w:r>
      <w:r w:rsidR="00AA597E" w:rsidRPr="00C81BAD">
        <w:rPr>
          <w:rFonts w:ascii="宋体" w:eastAsia="宋体" w:hAnsi="宋体" w:hint="eastAsia"/>
        </w:rPr>
        <w:t>提供</w:t>
      </w:r>
      <w:r w:rsidRPr="00C81BAD">
        <w:rPr>
          <w:rFonts w:ascii="宋体" w:eastAsia="宋体" w:hAnsi="宋体" w:hint="eastAsia"/>
        </w:rPr>
        <w:t>比赛真题</w:t>
      </w:r>
      <w:r w:rsidR="00933EA3" w:rsidRPr="00C81BAD">
        <w:rPr>
          <w:rFonts w:ascii="宋体" w:eastAsia="宋体" w:hAnsi="宋体" w:hint="eastAsia"/>
        </w:rPr>
        <w:t>（检验）</w:t>
      </w:r>
    </w:p>
    <w:p w:rsidR="00EA7565" w:rsidRPr="00C81BAD" w:rsidRDefault="00F4247B" w:rsidP="00FA374A">
      <w:pPr>
        <w:rPr>
          <w:rFonts w:ascii="宋体" w:eastAsia="宋体" w:hAnsi="宋体"/>
          <w:b/>
        </w:rPr>
      </w:pPr>
      <w:r w:rsidRPr="00C81BAD">
        <w:rPr>
          <w:rFonts w:ascii="宋体" w:eastAsia="宋体" w:hAnsi="宋体" w:hint="eastAsia"/>
          <w:b/>
        </w:rPr>
        <w:t xml:space="preserve">7月 </w:t>
      </w:r>
      <w:r w:rsidRPr="00C81BAD">
        <w:rPr>
          <w:rFonts w:ascii="宋体" w:eastAsia="宋体" w:hAnsi="宋体"/>
          <w:b/>
        </w:rPr>
        <w:t>12</w:t>
      </w:r>
      <w:r w:rsidRPr="00C81BAD">
        <w:rPr>
          <w:rFonts w:ascii="宋体" w:eastAsia="宋体" w:hAnsi="宋体" w:hint="eastAsia"/>
          <w:b/>
        </w:rPr>
        <w:t>日</w:t>
      </w:r>
    </w:p>
    <w:p w:rsidR="00EA7565" w:rsidRPr="00C81BAD" w:rsidRDefault="00EA7565" w:rsidP="00EA7565">
      <w:pPr>
        <w:rPr>
          <w:rFonts w:ascii="宋体" w:eastAsia="宋体" w:hAnsi="宋体"/>
        </w:rPr>
      </w:pPr>
      <w:r w:rsidRPr="00C81BAD">
        <w:rPr>
          <w:rFonts w:ascii="宋体" w:eastAsia="宋体" w:hAnsi="宋体" w:hint="eastAsia"/>
        </w:rPr>
        <w:t>签到</w:t>
      </w:r>
      <w:r w:rsidRPr="00C81BAD">
        <w:rPr>
          <w:rFonts w:ascii="宋体" w:eastAsia="宋体" w:hAnsi="宋体"/>
        </w:rPr>
        <w:t>-51nod-1298-1265-1264-1459</w:t>
      </w:r>
    </w:p>
    <w:p w:rsidR="00EA7565" w:rsidRPr="00C81BAD" w:rsidRDefault="00EA7565" w:rsidP="00EA7565">
      <w:pPr>
        <w:rPr>
          <w:rFonts w:ascii="宋体" w:eastAsia="宋体" w:hAnsi="宋体"/>
        </w:rPr>
      </w:pPr>
      <w:r w:rsidRPr="00C81BAD">
        <w:rPr>
          <w:rFonts w:ascii="宋体" w:eastAsia="宋体" w:hAnsi="宋体" w:hint="eastAsia"/>
        </w:rPr>
        <w:t>铜牌</w:t>
      </w:r>
      <w:r w:rsidRPr="00C81BAD">
        <w:rPr>
          <w:rFonts w:ascii="宋体" w:eastAsia="宋体" w:hAnsi="宋体"/>
        </w:rPr>
        <w:t>-hdu-5862-5863-5860</w:t>
      </w:r>
    </w:p>
    <w:p w:rsidR="00EA7565" w:rsidRPr="00C81BAD" w:rsidRDefault="00EA7565" w:rsidP="00EA7565">
      <w:pPr>
        <w:rPr>
          <w:rFonts w:ascii="宋体" w:eastAsia="宋体" w:hAnsi="宋体"/>
        </w:rPr>
      </w:pPr>
      <w:r w:rsidRPr="00C81BAD">
        <w:rPr>
          <w:rFonts w:ascii="宋体" w:eastAsia="宋体" w:hAnsi="宋体" w:hint="eastAsia"/>
        </w:rPr>
        <w:t>专项</w:t>
      </w:r>
      <w:r w:rsidRPr="00C81BAD">
        <w:rPr>
          <w:rFonts w:ascii="宋体" w:eastAsia="宋体" w:hAnsi="宋体"/>
        </w:rPr>
        <w:t>-线段树-POJ3667-HDU1542-POJ2155</w:t>
      </w:r>
    </w:p>
    <w:p w:rsidR="00EA7565" w:rsidRPr="00C81BAD" w:rsidRDefault="00EA7565" w:rsidP="00EA7565">
      <w:pPr>
        <w:rPr>
          <w:rFonts w:ascii="宋体" w:eastAsia="宋体" w:hAnsi="宋体"/>
        </w:rPr>
      </w:pPr>
      <w:r w:rsidRPr="00C81BAD">
        <w:rPr>
          <w:rFonts w:ascii="宋体" w:eastAsia="宋体" w:hAnsi="宋体" w:hint="eastAsia"/>
        </w:rPr>
        <w:t>顺序</w:t>
      </w:r>
    </w:p>
    <w:p w:rsidR="00EA7565" w:rsidRPr="00C81BAD" w:rsidRDefault="00EA7565" w:rsidP="00EA7565">
      <w:pPr>
        <w:rPr>
          <w:rFonts w:ascii="宋体" w:eastAsia="宋体" w:hAnsi="宋体"/>
        </w:rPr>
      </w:pPr>
      <w:r w:rsidRPr="00C81BAD">
        <w:rPr>
          <w:rFonts w:ascii="宋体" w:eastAsia="宋体" w:hAnsi="宋体"/>
        </w:rPr>
        <w:t>51nod-1298-1265-1264</w:t>
      </w:r>
    </w:p>
    <w:p w:rsidR="00EA7565" w:rsidRPr="00C81BAD" w:rsidRDefault="00EA7565" w:rsidP="00EA7565">
      <w:pPr>
        <w:rPr>
          <w:rFonts w:ascii="宋体" w:eastAsia="宋体" w:hAnsi="宋体"/>
        </w:rPr>
      </w:pPr>
      <w:r w:rsidRPr="00C81BAD">
        <w:rPr>
          <w:rFonts w:ascii="宋体" w:eastAsia="宋体" w:hAnsi="宋体"/>
        </w:rPr>
        <w:t>51nod-1459</w:t>
      </w:r>
    </w:p>
    <w:p w:rsidR="00EA7565" w:rsidRPr="00C81BAD" w:rsidRDefault="00EA7565" w:rsidP="00EA7565">
      <w:pPr>
        <w:rPr>
          <w:rFonts w:ascii="宋体" w:eastAsia="宋体" w:hAnsi="宋体"/>
        </w:rPr>
      </w:pPr>
      <w:r w:rsidRPr="00C81BAD">
        <w:rPr>
          <w:rFonts w:ascii="宋体" w:eastAsia="宋体" w:hAnsi="宋体"/>
        </w:rPr>
        <w:t>POJ3667-HDU1542-POJ2155</w:t>
      </w:r>
    </w:p>
    <w:p w:rsidR="00EA7565" w:rsidRPr="00C81BAD" w:rsidRDefault="00EA7565" w:rsidP="00EA7565">
      <w:pPr>
        <w:rPr>
          <w:rFonts w:ascii="宋体" w:eastAsia="宋体" w:hAnsi="宋体"/>
        </w:rPr>
      </w:pPr>
      <w:r w:rsidRPr="00C81BAD">
        <w:rPr>
          <w:rFonts w:ascii="宋体" w:eastAsia="宋体" w:hAnsi="宋体"/>
        </w:rPr>
        <w:t>hdu-5862</w:t>
      </w:r>
    </w:p>
    <w:p w:rsidR="00EA7565" w:rsidRPr="00C81BAD" w:rsidRDefault="00EA7565" w:rsidP="00EA7565">
      <w:pPr>
        <w:rPr>
          <w:rFonts w:ascii="宋体" w:eastAsia="宋体" w:hAnsi="宋体"/>
        </w:rPr>
      </w:pPr>
      <w:r w:rsidRPr="00C81BAD">
        <w:rPr>
          <w:rFonts w:ascii="宋体" w:eastAsia="宋体" w:hAnsi="宋体"/>
        </w:rPr>
        <w:t>hdu-5863-5860</w:t>
      </w:r>
    </w:p>
    <w:p w:rsidR="00921534" w:rsidRPr="00C81BAD" w:rsidRDefault="00921534" w:rsidP="00FA374A">
      <w:pPr>
        <w:rPr>
          <w:rFonts w:ascii="宋体" w:eastAsia="宋体" w:hAnsi="宋体"/>
          <w:b/>
        </w:rPr>
      </w:pPr>
      <w:r w:rsidRPr="00C81BAD">
        <w:rPr>
          <w:rFonts w:ascii="宋体" w:eastAsia="宋体" w:hAnsi="宋体" w:hint="eastAsia"/>
          <w:b/>
        </w:rPr>
        <w:t xml:space="preserve">7月 </w:t>
      </w:r>
      <w:r w:rsidRPr="00C81BAD">
        <w:rPr>
          <w:rFonts w:ascii="宋体" w:eastAsia="宋体" w:hAnsi="宋体"/>
          <w:b/>
        </w:rPr>
        <w:t>13</w:t>
      </w:r>
      <w:r w:rsidRPr="00C81BAD">
        <w:rPr>
          <w:rFonts w:ascii="宋体" w:eastAsia="宋体" w:hAnsi="宋体" w:hint="eastAsia"/>
          <w:b/>
        </w:rPr>
        <w:t>日</w:t>
      </w:r>
    </w:p>
    <w:p w:rsidR="00A65169" w:rsidRPr="00C81BAD" w:rsidRDefault="00A65169" w:rsidP="00034BD5">
      <w:pPr>
        <w:rPr>
          <w:rFonts w:ascii="宋体" w:eastAsia="宋体" w:hAnsi="宋体"/>
        </w:rPr>
      </w:pPr>
      <w:r w:rsidRPr="00C81BAD">
        <w:rPr>
          <w:rFonts w:ascii="宋体" w:eastAsia="宋体" w:hAnsi="宋体" w:hint="eastAsia"/>
        </w:rPr>
        <w:t>上午（签到）-下午（线段树专项）</w:t>
      </w:r>
      <w:r w:rsidR="001F3637" w:rsidRPr="00C81BAD">
        <w:rPr>
          <w:rFonts w:ascii="宋体" w:eastAsia="宋体" w:hAnsi="宋体" w:hint="eastAsia"/>
        </w:rPr>
        <w:t>-铜牌题</w:t>
      </w:r>
    </w:p>
    <w:p w:rsidR="00034BD5" w:rsidRPr="00C81BAD" w:rsidRDefault="00034BD5" w:rsidP="00034BD5">
      <w:pPr>
        <w:rPr>
          <w:rFonts w:ascii="宋体" w:eastAsia="宋体" w:hAnsi="宋体"/>
        </w:rPr>
      </w:pPr>
      <w:r w:rsidRPr="00C81BAD">
        <w:rPr>
          <w:rFonts w:ascii="宋体" w:eastAsia="宋体" w:hAnsi="宋体"/>
        </w:rPr>
        <w:t>51nod-1265-1264</w:t>
      </w:r>
      <w:r w:rsidR="0006245C" w:rsidRPr="00C81BAD">
        <w:rPr>
          <w:rFonts w:ascii="宋体" w:eastAsia="宋体" w:hAnsi="宋体"/>
        </w:rPr>
        <w:t>-1459</w:t>
      </w:r>
    </w:p>
    <w:p w:rsidR="00BB7F60" w:rsidRPr="00C81BAD" w:rsidRDefault="00BB7F60" w:rsidP="00BB7F60">
      <w:pPr>
        <w:rPr>
          <w:rFonts w:ascii="宋体" w:eastAsia="宋体" w:hAnsi="宋体"/>
        </w:rPr>
      </w:pPr>
      <w:r w:rsidRPr="00C81BAD">
        <w:rPr>
          <w:rFonts w:ascii="宋体" w:eastAsia="宋体" w:hAnsi="宋体" w:hint="eastAsia"/>
        </w:rPr>
        <w:t>UVA-567- ACM作业20180502-签到/铜</w:t>
      </w:r>
    </w:p>
    <w:p w:rsidR="00BB7F60" w:rsidRPr="00C81BAD" w:rsidRDefault="00BB7F60" w:rsidP="00034BD5">
      <w:pPr>
        <w:rPr>
          <w:rFonts w:ascii="宋体" w:eastAsia="宋体" w:hAnsi="宋体"/>
        </w:rPr>
      </w:pPr>
      <w:r w:rsidRPr="00C81BAD">
        <w:rPr>
          <w:rFonts w:ascii="宋体" w:eastAsia="宋体" w:hAnsi="宋体"/>
        </w:rPr>
        <w:t>UVA-762</w:t>
      </w:r>
      <w:r w:rsidRPr="00C81BAD">
        <w:rPr>
          <w:rFonts w:ascii="宋体" w:eastAsia="宋体" w:hAnsi="宋体" w:hint="eastAsia"/>
        </w:rPr>
        <w:t>- ACM作业20180502-签到/铜</w:t>
      </w:r>
    </w:p>
    <w:p w:rsidR="00034BD5" w:rsidRPr="00C81BAD" w:rsidRDefault="00034BD5" w:rsidP="00034BD5">
      <w:pPr>
        <w:rPr>
          <w:rFonts w:ascii="宋体" w:eastAsia="宋体" w:hAnsi="宋体"/>
        </w:rPr>
      </w:pPr>
      <w:r w:rsidRPr="00C81BAD">
        <w:rPr>
          <w:rFonts w:ascii="宋体" w:eastAsia="宋体" w:hAnsi="宋体"/>
        </w:rPr>
        <w:t>HDU1542-POJ2155</w:t>
      </w:r>
    </w:p>
    <w:p w:rsidR="00921534" w:rsidRPr="00C81BAD" w:rsidRDefault="00034BD5" w:rsidP="00EA7565">
      <w:pPr>
        <w:rPr>
          <w:rFonts w:ascii="宋体" w:eastAsia="宋体" w:hAnsi="宋体"/>
        </w:rPr>
      </w:pPr>
      <w:r w:rsidRPr="00C81BAD">
        <w:rPr>
          <w:rFonts w:ascii="宋体" w:eastAsia="宋体" w:hAnsi="宋体"/>
        </w:rPr>
        <w:t>hdu-5862</w:t>
      </w:r>
      <w:r w:rsidR="00FB1A5C" w:rsidRPr="00C81BAD">
        <w:rPr>
          <w:rFonts w:ascii="宋体" w:eastAsia="宋体" w:hAnsi="宋体"/>
        </w:rPr>
        <w:t>-5863-5860</w:t>
      </w:r>
    </w:p>
    <w:p w:rsidR="00565E0D" w:rsidRPr="00C81BAD" w:rsidRDefault="00565E0D" w:rsidP="00FA374A">
      <w:pPr>
        <w:rPr>
          <w:rFonts w:ascii="宋体" w:eastAsia="宋体" w:hAnsi="宋体"/>
          <w:b/>
        </w:rPr>
      </w:pPr>
      <w:r w:rsidRPr="00C81BAD">
        <w:rPr>
          <w:rFonts w:ascii="宋体" w:eastAsia="宋体" w:hAnsi="宋体" w:hint="eastAsia"/>
          <w:b/>
        </w:rPr>
        <w:t xml:space="preserve">7月 </w:t>
      </w:r>
      <w:r w:rsidRPr="00C81BAD">
        <w:rPr>
          <w:rFonts w:ascii="宋体" w:eastAsia="宋体" w:hAnsi="宋体"/>
          <w:b/>
        </w:rPr>
        <w:t>14</w:t>
      </w:r>
      <w:r w:rsidRPr="00C81BAD">
        <w:rPr>
          <w:rFonts w:ascii="宋体" w:eastAsia="宋体" w:hAnsi="宋体" w:hint="eastAsia"/>
          <w:b/>
        </w:rPr>
        <w:t>日</w:t>
      </w:r>
    </w:p>
    <w:p w:rsidR="006C6C7C" w:rsidRPr="00C81BAD" w:rsidRDefault="006C6C7C" w:rsidP="00EA7565">
      <w:pPr>
        <w:rPr>
          <w:rFonts w:ascii="宋体" w:eastAsia="宋体" w:hAnsi="宋体"/>
        </w:rPr>
      </w:pPr>
      <w:r w:rsidRPr="00C81BAD">
        <w:rPr>
          <w:rFonts w:ascii="宋体" w:eastAsia="宋体" w:hAnsi="宋体" w:hint="eastAsia"/>
        </w:rPr>
        <w:t>上午-签到&amp;动态规划专项-下午-多校铜牌题</w:t>
      </w:r>
    </w:p>
    <w:p w:rsidR="00565E0D" w:rsidRPr="00C81BAD" w:rsidRDefault="0015489F" w:rsidP="00EA7565">
      <w:pPr>
        <w:rPr>
          <w:rFonts w:ascii="宋体" w:eastAsia="宋体" w:hAnsi="宋体"/>
        </w:rPr>
      </w:pPr>
      <w:r w:rsidRPr="00C81BAD">
        <w:rPr>
          <w:rFonts w:ascii="宋体" w:eastAsia="宋体" w:hAnsi="宋体"/>
        </w:rPr>
        <w:t>51nod-1459</w:t>
      </w:r>
      <w:r w:rsidR="00CE7F3A" w:rsidRPr="00C81BAD">
        <w:rPr>
          <w:rFonts w:ascii="宋体" w:eastAsia="宋体" w:hAnsi="宋体" w:hint="eastAsia"/>
        </w:rPr>
        <w:t>-签到</w:t>
      </w:r>
    </w:p>
    <w:p w:rsidR="0015489F" w:rsidRPr="00C81BAD" w:rsidRDefault="0015489F" w:rsidP="0015489F">
      <w:pPr>
        <w:rPr>
          <w:rFonts w:ascii="宋体" w:eastAsia="宋体" w:hAnsi="宋体"/>
        </w:rPr>
      </w:pPr>
      <w:r w:rsidRPr="00C81BAD">
        <w:rPr>
          <w:rFonts w:ascii="宋体" w:eastAsia="宋体" w:hAnsi="宋体" w:hint="eastAsia"/>
        </w:rPr>
        <w:t>UVA-567- ACM作业20180502-签到</w:t>
      </w:r>
    </w:p>
    <w:p w:rsidR="0015489F" w:rsidRPr="00C81BAD" w:rsidRDefault="0015489F" w:rsidP="0015489F">
      <w:pPr>
        <w:rPr>
          <w:rFonts w:ascii="宋体" w:eastAsia="宋体" w:hAnsi="宋体"/>
        </w:rPr>
      </w:pPr>
      <w:r w:rsidRPr="00C81BAD">
        <w:rPr>
          <w:rFonts w:ascii="宋体" w:eastAsia="宋体" w:hAnsi="宋体"/>
        </w:rPr>
        <w:t>UVA-762</w:t>
      </w:r>
      <w:r w:rsidRPr="00C81BAD">
        <w:rPr>
          <w:rFonts w:ascii="宋体" w:eastAsia="宋体" w:hAnsi="宋体" w:hint="eastAsia"/>
        </w:rPr>
        <w:t>- ACM作业20180502-签到</w:t>
      </w:r>
    </w:p>
    <w:p w:rsidR="00A70E0B" w:rsidRPr="00C81BAD" w:rsidRDefault="00A70E0B" w:rsidP="00A70E0B">
      <w:pPr>
        <w:rPr>
          <w:rFonts w:ascii="宋体" w:eastAsia="宋体" w:hAnsi="宋体"/>
        </w:rPr>
      </w:pPr>
      <w:r w:rsidRPr="00C81BAD">
        <w:rPr>
          <w:rFonts w:ascii="宋体" w:eastAsia="宋体" w:hAnsi="宋体"/>
        </w:rPr>
        <w:t>HDU-2602</w:t>
      </w:r>
      <w:r w:rsidRPr="00C81BAD">
        <w:rPr>
          <w:rFonts w:ascii="宋体" w:eastAsia="宋体" w:hAnsi="宋体" w:hint="eastAsia"/>
        </w:rPr>
        <w:t>- ACM作业20180502-签到</w:t>
      </w:r>
    </w:p>
    <w:p w:rsidR="00A70E0B" w:rsidRPr="00C81BAD" w:rsidRDefault="00A70E0B" w:rsidP="00A70E0B">
      <w:pPr>
        <w:rPr>
          <w:rFonts w:ascii="宋体" w:eastAsia="宋体" w:hAnsi="宋体"/>
        </w:rPr>
      </w:pPr>
      <w:r w:rsidRPr="00C81BAD">
        <w:rPr>
          <w:rFonts w:ascii="宋体" w:eastAsia="宋体" w:hAnsi="宋体"/>
        </w:rPr>
        <w:t>HDU-1176</w:t>
      </w:r>
      <w:r w:rsidRPr="00C81BAD">
        <w:rPr>
          <w:rFonts w:ascii="宋体" w:eastAsia="宋体" w:hAnsi="宋体" w:hint="eastAsia"/>
        </w:rPr>
        <w:t>- ACM作业20180502-签到</w:t>
      </w:r>
    </w:p>
    <w:p w:rsidR="00A70E0B" w:rsidRPr="00C81BAD" w:rsidRDefault="00A70E0B" w:rsidP="0015489F">
      <w:pPr>
        <w:rPr>
          <w:rFonts w:ascii="宋体" w:eastAsia="宋体" w:hAnsi="宋体"/>
        </w:rPr>
      </w:pPr>
      <w:r w:rsidRPr="00C81BAD">
        <w:rPr>
          <w:rFonts w:ascii="宋体" w:eastAsia="宋体" w:hAnsi="宋体" w:hint="eastAsia"/>
        </w:rPr>
        <w:t>HDU-1114- ACM作业20180502-签到</w:t>
      </w:r>
    </w:p>
    <w:p w:rsidR="0015489F" w:rsidRPr="00C81BAD" w:rsidRDefault="00C6637D" w:rsidP="0015489F">
      <w:pPr>
        <w:rPr>
          <w:rFonts w:ascii="宋体" w:eastAsia="宋体" w:hAnsi="宋体"/>
        </w:rPr>
      </w:pPr>
      <w:r w:rsidRPr="00C81BAD">
        <w:rPr>
          <w:rFonts w:ascii="宋体" w:eastAsia="宋体" w:hAnsi="宋体"/>
        </w:rPr>
        <w:t>hdu-5862-5863-5860</w:t>
      </w:r>
      <w:r w:rsidR="009B24F4" w:rsidRPr="00C81BAD">
        <w:rPr>
          <w:rFonts w:ascii="宋体" w:eastAsia="宋体" w:hAnsi="宋体"/>
        </w:rPr>
        <w:t>-</w:t>
      </w:r>
      <w:r w:rsidR="009B24F4" w:rsidRPr="00C81BAD">
        <w:rPr>
          <w:rFonts w:ascii="宋体" w:eastAsia="宋体" w:hAnsi="宋体" w:hint="eastAsia"/>
        </w:rPr>
        <w:t>铜</w:t>
      </w:r>
    </w:p>
    <w:p w:rsidR="00C6637D" w:rsidRPr="00C81BAD" w:rsidRDefault="00C6637D" w:rsidP="0015489F">
      <w:pPr>
        <w:rPr>
          <w:rFonts w:ascii="宋体" w:eastAsia="宋体" w:hAnsi="宋体"/>
        </w:rPr>
      </w:pPr>
      <w:r w:rsidRPr="00C81BAD">
        <w:rPr>
          <w:rFonts w:ascii="宋体" w:eastAsia="宋体" w:hAnsi="宋体"/>
        </w:rPr>
        <w:t>POJ</w:t>
      </w:r>
      <w:r w:rsidR="0000595D" w:rsidRPr="00C81BAD">
        <w:rPr>
          <w:rFonts w:ascii="宋体" w:eastAsia="宋体" w:hAnsi="宋体"/>
        </w:rPr>
        <w:t>-</w:t>
      </w:r>
      <w:r w:rsidRPr="00C81BAD">
        <w:rPr>
          <w:rFonts w:ascii="宋体" w:eastAsia="宋体" w:hAnsi="宋体"/>
        </w:rPr>
        <w:t>2155</w:t>
      </w:r>
      <w:r w:rsidR="008544B6" w:rsidRPr="00C81BAD">
        <w:rPr>
          <w:rFonts w:ascii="宋体" w:eastAsia="宋体" w:hAnsi="宋体" w:hint="eastAsia"/>
        </w:rPr>
        <w:t>-线段树专项</w:t>
      </w:r>
    </w:p>
    <w:p w:rsidR="008D7447" w:rsidRPr="00C81BAD" w:rsidRDefault="00345A15" w:rsidP="00FA374A">
      <w:pPr>
        <w:rPr>
          <w:rFonts w:ascii="宋体" w:eastAsia="宋体" w:hAnsi="宋体"/>
          <w:b/>
        </w:rPr>
      </w:pPr>
      <w:r w:rsidRPr="00C81BAD">
        <w:rPr>
          <w:rFonts w:ascii="宋体" w:eastAsia="宋体" w:hAnsi="宋体" w:hint="eastAsia"/>
          <w:b/>
        </w:rPr>
        <w:t xml:space="preserve">7月 </w:t>
      </w:r>
      <w:r w:rsidRPr="00C81BAD">
        <w:rPr>
          <w:rFonts w:ascii="宋体" w:eastAsia="宋体" w:hAnsi="宋体"/>
          <w:b/>
        </w:rPr>
        <w:t>15</w:t>
      </w:r>
      <w:r w:rsidRPr="00C81BAD">
        <w:rPr>
          <w:rFonts w:ascii="宋体" w:eastAsia="宋体" w:hAnsi="宋体" w:hint="eastAsia"/>
          <w:b/>
        </w:rPr>
        <w:t>日</w:t>
      </w:r>
    </w:p>
    <w:p w:rsidR="006E7EAC" w:rsidRPr="00C81BAD" w:rsidRDefault="006E7EAC" w:rsidP="006E7EAC">
      <w:pPr>
        <w:rPr>
          <w:rFonts w:ascii="宋体" w:eastAsia="宋体" w:hAnsi="宋体"/>
        </w:rPr>
      </w:pPr>
      <w:r w:rsidRPr="00C81BAD">
        <w:rPr>
          <w:rFonts w:ascii="宋体" w:eastAsia="宋体" w:hAnsi="宋体"/>
        </w:rPr>
        <w:t>hihocoder编程练习赛68 12点-14点30</w:t>
      </w:r>
    </w:p>
    <w:p w:rsidR="00033A1D" w:rsidRPr="00C81BAD" w:rsidRDefault="006E7EAC" w:rsidP="006E7EAC">
      <w:pPr>
        <w:rPr>
          <w:rFonts w:ascii="宋体" w:eastAsia="宋体" w:hAnsi="宋体"/>
        </w:rPr>
      </w:pPr>
      <w:r w:rsidRPr="00C81BAD">
        <w:rPr>
          <w:rFonts w:ascii="宋体" w:eastAsia="宋体" w:hAnsi="宋体"/>
        </w:rPr>
        <w:t>hihocoder挑战赛34 18点-20点</w:t>
      </w:r>
    </w:p>
    <w:p w:rsidR="00E31207" w:rsidRPr="00C81BAD" w:rsidRDefault="00E31207" w:rsidP="006E7EAC">
      <w:pPr>
        <w:rPr>
          <w:rFonts w:ascii="宋体" w:eastAsia="宋体" w:hAnsi="宋体"/>
        </w:rPr>
      </w:pPr>
      <w:r w:rsidRPr="00C81BAD">
        <w:rPr>
          <w:rFonts w:ascii="宋体" w:eastAsia="宋体" w:hAnsi="宋体" w:hint="eastAsia"/>
        </w:rPr>
        <w:t>HDU-</w:t>
      </w:r>
      <w:r w:rsidRPr="00C81BAD">
        <w:rPr>
          <w:rFonts w:ascii="宋体" w:eastAsia="宋体" w:hAnsi="宋体"/>
        </w:rPr>
        <w:t>2018</w:t>
      </w:r>
      <w:r w:rsidRPr="00C81BAD">
        <w:rPr>
          <w:rFonts w:ascii="宋体" w:eastAsia="宋体" w:hAnsi="宋体" w:hint="eastAsia"/>
        </w:rPr>
        <w:t>-动规专项</w:t>
      </w:r>
    </w:p>
    <w:p w:rsidR="00CA0890" w:rsidRPr="00C81BAD" w:rsidRDefault="00CA0890" w:rsidP="00CA0890">
      <w:pPr>
        <w:rPr>
          <w:rFonts w:ascii="宋体" w:eastAsia="宋体" w:hAnsi="宋体"/>
        </w:rPr>
      </w:pPr>
      <w:r w:rsidRPr="00C81BAD">
        <w:rPr>
          <w:rFonts w:ascii="宋体" w:eastAsia="宋体" w:hAnsi="宋体" w:hint="eastAsia"/>
        </w:rPr>
        <w:t>HDU-3923-</w:t>
      </w:r>
      <w:r w:rsidRPr="00C81BAD">
        <w:rPr>
          <w:rFonts w:ascii="宋体" w:eastAsia="宋体" w:hAnsi="宋体"/>
        </w:rPr>
        <w:t>ACM</w:t>
      </w:r>
      <w:r w:rsidRPr="00C81BAD">
        <w:rPr>
          <w:rFonts w:ascii="宋体" w:eastAsia="宋体" w:hAnsi="宋体" w:hint="eastAsia"/>
        </w:rPr>
        <w:t>作业20180613</w:t>
      </w:r>
      <w:r w:rsidRPr="00C81BAD">
        <w:rPr>
          <w:rFonts w:ascii="宋体" w:eastAsia="宋体" w:hAnsi="宋体"/>
        </w:rPr>
        <w:t>-</w:t>
      </w:r>
      <w:r w:rsidR="00091304" w:rsidRPr="00C81BAD">
        <w:rPr>
          <w:rFonts w:ascii="宋体" w:eastAsia="宋体" w:hAnsi="宋体" w:hint="eastAsia"/>
        </w:rPr>
        <w:t>-数学专项（Polya定理）</w:t>
      </w:r>
    </w:p>
    <w:p w:rsidR="00CA0890" w:rsidRPr="00C81BAD" w:rsidRDefault="00CA0890" w:rsidP="00555569">
      <w:pPr>
        <w:rPr>
          <w:rFonts w:ascii="宋体" w:eastAsia="宋体" w:hAnsi="宋体"/>
        </w:rPr>
      </w:pPr>
      <w:r w:rsidRPr="00C81BAD">
        <w:rPr>
          <w:rFonts w:ascii="宋体" w:eastAsia="宋体" w:hAnsi="宋体" w:hint="eastAsia"/>
        </w:rPr>
        <w:t>HDU-1114- ACM作业20180502-签到</w:t>
      </w:r>
    </w:p>
    <w:p w:rsidR="00CA0890" w:rsidRPr="00C81BAD" w:rsidRDefault="00CA0890" w:rsidP="00555569">
      <w:pPr>
        <w:rPr>
          <w:rFonts w:ascii="宋体" w:eastAsia="宋体" w:hAnsi="宋体"/>
        </w:rPr>
      </w:pPr>
      <w:r w:rsidRPr="00C81BAD">
        <w:rPr>
          <w:rFonts w:ascii="宋体" w:eastAsia="宋体" w:hAnsi="宋体"/>
        </w:rPr>
        <w:t>POJ-3259</w:t>
      </w:r>
      <w:r w:rsidRPr="00C81BAD">
        <w:rPr>
          <w:rFonts w:ascii="宋体" w:eastAsia="宋体" w:hAnsi="宋体" w:hint="eastAsia"/>
        </w:rPr>
        <w:t>-ACM作业20180509-签到</w:t>
      </w:r>
    </w:p>
    <w:p w:rsidR="00CA0890" w:rsidRPr="00C81BAD" w:rsidRDefault="00CA0890" w:rsidP="00555569">
      <w:pPr>
        <w:rPr>
          <w:rFonts w:ascii="宋体" w:eastAsia="宋体" w:hAnsi="宋体"/>
        </w:rPr>
      </w:pPr>
      <w:r w:rsidRPr="00C81BAD">
        <w:rPr>
          <w:rFonts w:ascii="宋体" w:eastAsia="宋体" w:hAnsi="宋体" w:hint="eastAsia"/>
        </w:rPr>
        <w:t>HDU-1812-ACM作业20180613</w:t>
      </w:r>
      <w:r w:rsidRPr="00C81BAD">
        <w:rPr>
          <w:rFonts w:ascii="宋体" w:eastAsia="宋体" w:hAnsi="宋体"/>
        </w:rPr>
        <w:t>-</w:t>
      </w:r>
      <w:r w:rsidRPr="00C81BAD">
        <w:rPr>
          <w:rFonts w:ascii="宋体" w:eastAsia="宋体" w:hAnsi="宋体" w:hint="eastAsia"/>
        </w:rPr>
        <w:t>签到</w:t>
      </w:r>
    </w:p>
    <w:p w:rsidR="00555569" w:rsidRPr="00C81BAD" w:rsidRDefault="00555569" w:rsidP="00555569">
      <w:pPr>
        <w:rPr>
          <w:rFonts w:ascii="宋体" w:eastAsia="宋体" w:hAnsi="宋体"/>
        </w:rPr>
      </w:pPr>
      <w:r w:rsidRPr="00C81BAD">
        <w:rPr>
          <w:rFonts w:ascii="宋体" w:eastAsia="宋体" w:hAnsi="宋体"/>
        </w:rPr>
        <w:t>POJ-3169</w:t>
      </w:r>
      <w:r w:rsidRPr="00C81BAD">
        <w:rPr>
          <w:rFonts w:ascii="宋体" w:eastAsia="宋体" w:hAnsi="宋体" w:hint="eastAsia"/>
        </w:rPr>
        <w:t>-ACM作业20180509-签到</w:t>
      </w:r>
    </w:p>
    <w:p w:rsidR="0047394D" w:rsidRPr="00C81BAD" w:rsidRDefault="0047394D" w:rsidP="0047394D">
      <w:pPr>
        <w:rPr>
          <w:rFonts w:ascii="宋体" w:eastAsia="宋体" w:hAnsi="宋体"/>
        </w:rPr>
      </w:pPr>
      <w:r w:rsidRPr="00C81BAD">
        <w:rPr>
          <w:rFonts w:ascii="宋体" w:eastAsia="宋体" w:hAnsi="宋体"/>
        </w:rPr>
        <w:t>hdu</w:t>
      </w:r>
      <w:r w:rsidRPr="00C81BAD">
        <w:rPr>
          <w:rFonts w:ascii="宋体" w:eastAsia="宋体" w:hAnsi="宋体" w:hint="eastAsia"/>
        </w:rPr>
        <w:t>-</w:t>
      </w:r>
      <w:r w:rsidRPr="00C81BAD">
        <w:rPr>
          <w:rFonts w:ascii="宋体" w:eastAsia="宋体" w:hAnsi="宋体"/>
        </w:rPr>
        <w:t>3308</w:t>
      </w:r>
    </w:p>
    <w:p w:rsidR="00CB14CA" w:rsidRPr="00C81BAD" w:rsidRDefault="0047394D" w:rsidP="00CB14CA">
      <w:pPr>
        <w:rPr>
          <w:rFonts w:ascii="宋体" w:eastAsia="宋体" w:hAnsi="宋体"/>
        </w:rPr>
      </w:pPr>
      <w:r w:rsidRPr="00C81BAD">
        <w:rPr>
          <w:rFonts w:ascii="宋体" w:eastAsia="宋体" w:hAnsi="宋体"/>
        </w:rPr>
        <w:t>HDU</w:t>
      </w:r>
      <w:r w:rsidR="00CB14CA" w:rsidRPr="00C81BAD">
        <w:rPr>
          <w:rFonts w:ascii="宋体" w:eastAsia="宋体" w:hAnsi="宋体"/>
        </w:rPr>
        <w:t>-5863-5860-</w:t>
      </w:r>
      <w:r w:rsidR="00CB14CA" w:rsidRPr="00C81BAD">
        <w:rPr>
          <w:rFonts w:ascii="宋体" w:eastAsia="宋体" w:hAnsi="宋体" w:hint="eastAsia"/>
        </w:rPr>
        <w:t>铜</w:t>
      </w:r>
    </w:p>
    <w:p w:rsidR="00345A15" w:rsidRPr="00C81BAD" w:rsidRDefault="00CB14CA" w:rsidP="0015489F">
      <w:pPr>
        <w:rPr>
          <w:rFonts w:ascii="宋体" w:eastAsia="宋体" w:hAnsi="宋体"/>
        </w:rPr>
      </w:pPr>
      <w:r w:rsidRPr="00C81BAD">
        <w:rPr>
          <w:rFonts w:ascii="宋体" w:eastAsia="宋体" w:hAnsi="宋体"/>
        </w:rPr>
        <w:t>POJ-2155</w:t>
      </w:r>
      <w:r w:rsidRPr="00C81BAD">
        <w:rPr>
          <w:rFonts w:ascii="宋体" w:eastAsia="宋体" w:hAnsi="宋体" w:hint="eastAsia"/>
        </w:rPr>
        <w:t>-线段树专项</w:t>
      </w:r>
    </w:p>
    <w:p w:rsidR="00CA0890" w:rsidRPr="00C81BAD" w:rsidRDefault="00CA0890" w:rsidP="00FA374A">
      <w:pPr>
        <w:rPr>
          <w:rFonts w:ascii="宋体" w:eastAsia="宋体" w:hAnsi="宋体"/>
          <w:b/>
        </w:rPr>
      </w:pPr>
      <w:r w:rsidRPr="00C81BAD">
        <w:rPr>
          <w:rFonts w:ascii="宋体" w:eastAsia="宋体" w:hAnsi="宋体" w:hint="eastAsia"/>
          <w:b/>
        </w:rPr>
        <w:lastRenderedPageBreak/>
        <w:t xml:space="preserve">7月 </w:t>
      </w:r>
      <w:r w:rsidRPr="00C81BAD">
        <w:rPr>
          <w:rFonts w:ascii="宋体" w:eastAsia="宋体" w:hAnsi="宋体"/>
          <w:b/>
        </w:rPr>
        <w:t>16</w:t>
      </w:r>
      <w:r w:rsidRPr="00C81BAD">
        <w:rPr>
          <w:rFonts w:ascii="宋体" w:eastAsia="宋体" w:hAnsi="宋体" w:hint="eastAsia"/>
          <w:b/>
        </w:rPr>
        <w:t>日</w:t>
      </w:r>
    </w:p>
    <w:p w:rsidR="004C5B37" w:rsidRPr="00C81BAD" w:rsidRDefault="004C5B37" w:rsidP="008D286F">
      <w:pPr>
        <w:rPr>
          <w:rFonts w:ascii="宋体" w:eastAsia="宋体" w:hAnsi="宋体"/>
        </w:rPr>
      </w:pPr>
      <w:r w:rsidRPr="00C81BAD">
        <w:rPr>
          <w:rFonts w:ascii="宋体" w:eastAsia="宋体" w:hAnsi="宋体" w:hint="eastAsia"/>
        </w:rPr>
        <w:t>动规专项2-线段树专项2-铜牌2-数学专项1-签到3</w:t>
      </w:r>
    </w:p>
    <w:p w:rsidR="00E10F2F" w:rsidRPr="00C81BAD" w:rsidRDefault="00E10F2F" w:rsidP="00E10F2F">
      <w:pPr>
        <w:rPr>
          <w:rFonts w:ascii="宋体" w:eastAsia="宋体" w:hAnsi="宋体"/>
        </w:rPr>
      </w:pPr>
      <w:r w:rsidRPr="00C81BAD">
        <w:rPr>
          <w:rFonts w:ascii="宋体" w:eastAsia="宋体" w:hAnsi="宋体"/>
        </w:rPr>
        <w:t>hdu 2050</w:t>
      </w:r>
      <w:r w:rsidRPr="00C81BAD">
        <w:rPr>
          <w:rFonts w:ascii="宋体" w:eastAsia="宋体" w:hAnsi="宋体" w:hint="eastAsia"/>
        </w:rPr>
        <w:t>-动规专项</w:t>
      </w:r>
    </w:p>
    <w:p w:rsidR="00E10F2F" w:rsidRPr="00C81BAD" w:rsidRDefault="00E10F2F" w:rsidP="008D286F">
      <w:pPr>
        <w:rPr>
          <w:rFonts w:ascii="宋体" w:eastAsia="宋体" w:hAnsi="宋体"/>
        </w:rPr>
      </w:pPr>
      <w:r w:rsidRPr="00C81BAD">
        <w:rPr>
          <w:rFonts w:ascii="宋体" w:eastAsia="宋体" w:hAnsi="宋体"/>
        </w:rPr>
        <w:t>CF 429B</w:t>
      </w:r>
      <w:r w:rsidRPr="00C81BAD">
        <w:rPr>
          <w:rFonts w:ascii="宋体" w:eastAsia="宋体" w:hAnsi="宋体" w:hint="eastAsia"/>
        </w:rPr>
        <w:t>-动规专项</w:t>
      </w:r>
    </w:p>
    <w:p w:rsidR="00B504C1" w:rsidRPr="00C81BAD" w:rsidRDefault="00B504C1" w:rsidP="008D286F">
      <w:pPr>
        <w:rPr>
          <w:rFonts w:ascii="宋体" w:eastAsia="宋体" w:hAnsi="宋体"/>
        </w:rPr>
      </w:pPr>
      <w:r w:rsidRPr="00C81BAD">
        <w:rPr>
          <w:rFonts w:ascii="宋体" w:eastAsia="宋体" w:hAnsi="宋体"/>
        </w:rPr>
        <w:t>hdu</w:t>
      </w:r>
      <w:r w:rsidRPr="00C81BAD">
        <w:rPr>
          <w:rFonts w:ascii="宋体" w:eastAsia="宋体" w:hAnsi="宋体" w:hint="eastAsia"/>
        </w:rPr>
        <w:t>-</w:t>
      </w:r>
      <w:r w:rsidRPr="00C81BAD">
        <w:rPr>
          <w:rFonts w:ascii="宋体" w:eastAsia="宋体" w:hAnsi="宋体"/>
        </w:rPr>
        <w:t>3308</w:t>
      </w:r>
      <w:r w:rsidRPr="00C81BAD">
        <w:rPr>
          <w:rFonts w:ascii="宋体" w:eastAsia="宋体" w:hAnsi="宋体" w:hint="eastAsia"/>
        </w:rPr>
        <w:t>-线段树专项</w:t>
      </w:r>
    </w:p>
    <w:p w:rsidR="008D286F" w:rsidRPr="00C81BAD" w:rsidRDefault="008D286F" w:rsidP="008D286F">
      <w:pPr>
        <w:rPr>
          <w:rFonts w:ascii="宋体" w:eastAsia="宋体" w:hAnsi="宋体"/>
        </w:rPr>
      </w:pPr>
      <w:r w:rsidRPr="00C81BAD">
        <w:rPr>
          <w:rFonts w:ascii="宋体" w:eastAsia="宋体" w:hAnsi="宋体" w:hint="eastAsia"/>
        </w:rPr>
        <w:t>HDU-1812-ACM作业20180613</w:t>
      </w:r>
      <w:r w:rsidRPr="00C81BAD">
        <w:rPr>
          <w:rFonts w:ascii="宋体" w:eastAsia="宋体" w:hAnsi="宋体"/>
        </w:rPr>
        <w:t>-</w:t>
      </w:r>
      <w:r w:rsidRPr="00C81BAD">
        <w:rPr>
          <w:rFonts w:ascii="宋体" w:eastAsia="宋体" w:hAnsi="宋体" w:hint="eastAsia"/>
        </w:rPr>
        <w:t>签到</w:t>
      </w:r>
    </w:p>
    <w:p w:rsidR="008D286F" w:rsidRPr="00C81BAD" w:rsidRDefault="008D286F" w:rsidP="008D286F">
      <w:pPr>
        <w:rPr>
          <w:rFonts w:ascii="宋体" w:eastAsia="宋体" w:hAnsi="宋体"/>
        </w:rPr>
      </w:pPr>
      <w:r w:rsidRPr="00C81BAD">
        <w:rPr>
          <w:rFonts w:ascii="宋体" w:eastAsia="宋体" w:hAnsi="宋体"/>
        </w:rPr>
        <w:t>POJ-3169</w:t>
      </w:r>
      <w:r w:rsidRPr="00C81BAD">
        <w:rPr>
          <w:rFonts w:ascii="宋体" w:eastAsia="宋体" w:hAnsi="宋体" w:hint="eastAsia"/>
        </w:rPr>
        <w:t>-ACM作业20180509-签到</w:t>
      </w:r>
    </w:p>
    <w:p w:rsidR="004C5B37" w:rsidRPr="00C81BAD" w:rsidRDefault="004C5B37" w:rsidP="004C5B37">
      <w:pPr>
        <w:rPr>
          <w:rFonts w:ascii="宋体" w:eastAsia="宋体" w:hAnsi="宋体"/>
        </w:rPr>
      </w:pPr>
      <w:r w:rsidRPr="00C81BAD">
        <w:rPr>
          <w:rFonts w:ascii="宋体" w:eastAsia="宋体" w:hAnsi="宋体" w:hint="eastAsia"/>
        </w:rPr>
        <w:t>POJ-3255-ACM作业20180509-签到</w:t>
      </w:r>
    </w:p>
    <w:p w:rsidR="00A2630B" w:rsidRPr="00C81BAD" w:rsidRDefault="008D286F" w:rsidP="008D286F">
      <w:pPr>
        <w:rPr>
          <w:rFonts w:ascii="宋体" w:eastAsia="宋体" w:hAnsi="宋体"/>
        </w:rPr>
      </w:pPr>
      <w:r w:rsidRPr="00C81BAD">
        <w:rPr>
          <w:rFonts w:ascii="宋体" w:eastAsia="宋体" w:hAnsi="宋体"/>
        </w:rPr>
        <w:t>HDU-5863-</w:t>
      </w:r>
      <w:r w:rsidR="00A2630B" w:rsidRPr="00C81BAD">
        <w:rPr>
          <w:rFonts w:ascii="宋体" w:eastAsia="宋体" w:hAnsi="宋体" w:hint="eastAsia"/>
        </w:rPr>
        <w:t>铜</w:t>
      </w:r>
    </w:p>
    <w:p w:rsidR="008D286F" w:rsidRPr="00C81BAD" w:rsidRDefault="00A2630B" w:rsidP="008D286F">
      <w:pPr>
        <w:rPr>
          <w:rFonts w:ascii="宋体" w:eastAsia="宋体" w:hAnsi="宋体"/>
        </w:rPr>
      </w:pPr>
      <w:r w:rsidRPr="00C81BAD">
        <w:rPr>
          <w:rFonts w:ascii="宋体" w:eastAsia="宋体" w:hAnsi="宋体"/>
        </w:rPr>
        <w:t>HDU</w:t>
      </w:r>
      <w:r w:rsidRPr="00C81BAD">
        <w:rPr>
          <w:rFonts w:ascii="宋体" w:eastAsia="宋体" w:hAnsi="宋体" w:hint="eastAsia"/>
        </w:rPr>
        <w:t>-</w:t>
      </w:r>
      <w:r w:rsidR="008D286F" w:rsidRPr="00C81BAD">
        <w:rPr>
          <w:rFonts w:ascii="宋体" w:eastAsia="宋体" w:hAnsi="宋体"/>
        </w:rPr>
        <w:t>5860-</w:t>
      </w:r>
      <w:r w:rsidR="008D286F" w:rsidRPr="00C81BAD">
        <w:rPr>
          <w:rFonts w:ascii="宋体" w:eastAsia="宋体" w:hAnsi="宋体" w:hint="eastAsia"/>
        </w:rPr>
        <w:t>铜</w:t>
      </w:r>
    </w:p>
    <w:p w:rsidR="00CA0890" w:rsidRPr="00C81BAD" w:rsidRDefault="008D286F" w:rsidP="00CA0890">
      <w:pPr>
        <w:rPr>
          <w:rFonts w:ascii="宋体" w:eastAsia="宋体" w:hAnsi="宋体"/>
        </w:rPr>
      </w:pPr>
      <w:r w:rsidRPr="00C81BAD">
        <w:rPr>
          <w:rFonts w:ascii="宋体" w:eastAsia="宋体" w:hAnsi="宋体"/>
        </w:rPr>
        <w:t>POJ-2155</w:t>
      </w:r>
      <w:r w:rsidRPr="00C81BAD">
        <w:rPr>
          <w:rFonts w:ascii="宋体" w:eastAsia="宋体" w:hAnsi="宋体" w:hint="eastAsia"/>
        </w:rPr>
        <w:t>-线段树专项</w:t>
      </w:r>
      <w:r w:rsidR="00A2630B" w:rsidRPr="00C81BAD">
        <w:rPr>
          <w:rFonts w:ascii="宋体" w:eastAsia="宋体" w:hAnsi="宋体" w:hint="eastAsia"/>
        </w:rPr>
        <w:t>-二维线段树</w:t>
      </w:r>
    </w:p>
    <w:p w:rsidR="008D286F" w:rsidRPr="00C81BAD" w:rsidRDefault="008D286F" w:rsidP="008D286F">
      <w:pPr>
        <w:rPr>
          <w:rFonts w:ascii="宋体" w:eastAsia="宋体" w:hAnsi="宋体"/>
        </w:rPr>
      </w:pPr>
      <w:r w:rsidRPr="00C81BAD">
        <w:rPr>
          <w:rFonts w:ascii="宋体" w:eastAsia="宋体" w:hAnsi="宋体" w:hint="eastAsia"/>
        </w:rPr>
        <w:t>HDU-3923-</w:t>
      </w:r>
      <w:r w:rsidRPr="00C81BAD">
        <w:rPr>
          <w:rFonts w:ascii="宋体" w:eastAsia="宋体" w:hAnsi="宋体"/>
        </w:rPr>
        <w:t>ACM</w:t>
      </w:r>
      <w:r w:rsidRPr="00C81BAD">
        <w:rPr>
          <w:rFonts w:ascii="宋体" w:eastAsia="宋体" w:hAnsi="宋体" w:hint="eastAsia"/>
        </w:rPr>
        <w:t>作业20180613</w:t>
      </w:r>
      <w:r w:rsidRPr="00C81BAD">
        <w:rPr>
          <w:rFonts w:ascii="宋体" w:eastAsia="宋体" w:hAnsi="宋体"/>
        </w:rPr>
        <w:t>-</w:t>
      </w:r>
      <w:r w:rsidRPr="00C81BAD">
        <w:rPr>
          <w:rFonts w:ascii="宋体" w:eastAsia="宋体" w:hAnsi="宋体" w:hint="eastAsia"/>
        </w:rPr>
        <w:t>-数学专项（Polya定理）</w:t>
      </w:r>
    </w:p>
    <w:p w:rsidR="008D286F" w:rsidRPr="00C81BAD" w:rsidRDefault="00DA7890" w:rsidP="00FA374A">
      <w:pPr>
        <w:rPr>
          <w:rFonts w:ascii="宋体" w:eastAsia="宋体" w:hAnsi="宋体"/>
          <w:b/>
        </w:rPr>
      </w:pPr>
      <w:r w:rsidRPr="00C81BAD">
        <w:rPr>
          <w:rFonts w:ascii="宋体" w:eastAsia="宋体" w:hAnsi="宋体" w:hint="eastAsia"/>
          <w:b/>
        </w:rPr>
        <w:t xml:space="preserve">7月 </w:t>
      </w:r>
      <w:r w:rsidRPr="00C81BAD">
        <w:rPr>
          <w:rFonts w:ascii="宋体" w:eastAsia="宋体" w:hAnsi="宋体"/>
          <w:b/>
        </w:rPr>
        <w:t>17</w:t>
      </w:r>
      <w:r w:rsidRPr="00C81BAD">
        <w:rPr>
          <w:rFonts w:ascii="宋体" w:eastAsia="宋体" w:hAnsi="宋体" w:hint="eastAsia"/>
          <w:b/>
        </w:rPr>
        <w:t>日</w:t>
      </w:r>
    </w:p>
    <w:p w:rsidR="0076312E" w:rsidRPr="00C81BAD" w:rsidRDefault="0076312E" w:rsidP="0076312E">
      <w:pPr>
        <w:rPr>
          <w:rFonts w:ascii="宋体" w:eastAsia="宋体" w:hAnsi="宋体"/>
        </w:rPr>
      </w:pPr>
      <w:r w:rsidRPr="00C81BAD">
        <w:rPr>
          <w:rFonts w:ascii="宋体" w:eastAsia="宋体" w:hAnsi="宋体"/>
        </w:rPr>
        <w:t>CF 429B</w:t>
      </w:r>
      <w:r w:rsidRPr="00C81BAD">
        <w:rPr>
          <w:rFonts w:ascii="宋体" w:eastAsia="宋体" w:hAnsi="宋体" w:hint="eastAsia"/>
        </w:rPr>
        <w:t>-动规专项</w:t>
      </w:r>
    </w:p>
    <w:p w:rsidR="0076312E" w:rsidRPr="00C81BAD" w:rsidRDefault="0076312E" w:rsidP="0076312E">
      <w:pPr>
        <w:rPr>
          <w:rFonts w:ascii="宋体" w:eastAsia="宋体" w:hAnsi="宋体"/>
        </w:rPr>
      </w:pPr>
      <w:r w:rsidRPr="00C81BAD">
        <w:rPr>
          <w:rFonts w:ascii="宋体" w:eastAsia="宋体" w:hAnsi="宋体"/>
        </w:rPr>
        <w:t>hdu</w:t>
      </w:r>
      <w:r w:rsidRPr="00C81BAD">
        <w:rPr>
          <w:rFonts w:ascii="宋体" w:eastAsia="宋体" w:hAnsi="宋体" w:hint="eastAsia"/>
        </w:rPr>
        <w:t>-</w:t>
      </w:r>
      <w:r w:rsidRPr="00C81BAD">
        <w:rPr>
          <w:rFonts w:ascii="宋体" w:eastAsia="宋体" w:hAnsi="宋体"/>
        </w:rPr>
        <w:t>3308</w:t>
      </w:r>
      <w:r w:rsidRPr="00C81BAD">
        <w:rPr>
          <w:rFonts w:ascii="宋体" w:eastAsia="宋体" w:hAnsi="宋体" w:hint="eastAsia"/>
        </w:rPr>
        <w:t>-线段树专项</w:t>
      </w:r>
    </w:p>
    <w:p w:rsidR="0076312E" w:rsidRPr="00C81BAD" w:rsidRDefault="0076312E" w:rsidP="0076312E">
      <w:pPr>
        <w:rPr>
          <w:rFonts w:ascii="宋体" w:eastAsia="宋体" w:hAnsi="宋体"/>
        </w:rPr>
      </w:pPr>
      <w:r w:rsidRPr="00C81BAD">
        <w:rPr>
          <w:rFonts w:ascii="宋体" w:eastAsia="宋体" w:hAnsi="宋体" w:hint="eastAsia"/>
        </w:rPr>
        <w:t>HDU-1812-ACM作业20180613</w:t>
      </w:r>
      <w:r w:rsidRPr="00C81BAD">
        <w:rPr>
          <w:rFonts w:ascii="宋体" w:eastAsia="宋体" w:hAnsi="宋体"/>
        </w:rPr>
        <w:t>-</w:t>
      </w:r>
      <w:r w:rsidRPr="00C81BAD">
        <w:rPr>
          <w:rFonts w:ascii="宋体" w:eastAsia="宋体" w:hAnsi="宋体" w:hint="eastAsia"/>
        </w:rPr>
        <w:t>签到</w:t>
      </w:r>
    </w:p>
    <w:p w:rsidR="0076312E" w:rsidRPr="00C81BAD" w:rsidRDefault="0076312E" w:rsidP="0076312E">
      <w:pPr>
        <w:rPr>
          <w:rFonts w:ascii="宋体" w:eastAsia="宋体" w:hAnsi="宋体"/>
        </w:rPr>
      </w:pPr>
      <w:r w:rsidRPr="00C81BAD">
        <w:rPr>
          <w:rFonts w:ascii="宋体" w:eastAsia="宋体" w:hAnsi="宋体"/>
        </w:rPr>
        <w:t>POJ-3169</w:t>
      </w:r>
      <w:r w:rsidRPr="00C81BAD">
        <w:rPr>
          <w:rFonts w:ascii="宋体" w:eastAsia="宋体" w:hAnsi="宋体" w:hint="eastAsia"/>
        </w:rPr>
        <w:t>-ACM作业20180509-签到</w:t>
      </w:r>
    </w:p>
    <w:p w:rsidR="0076312E" w:rsidRPr="00C81BAD" w:rsidRDefault="0076312E" w:rsidP="0076312E">
      <w:pPr>
        <w:rPr>
          <w:rFonts w:ascii="宋体" w:eastAsia="宋体" w:hAnsi="宋体"/>
        </w:rPr>
      </w:pPr>
      <w:r w:rsidRPr="00C81BAD">
        <w:rPr>
          <w:rFonts w:ascii="宋体" w:eastAsia="宋体" w:hAnsi="宋体" w:hint="eastAsia"/>
        </w:rPr>
        <w:t>POJ-3255-ACM作业20180509-签到</w:t>
      </w:r>
    </w:p>
    <w:p w:rsidR="0076312E" w:rsidRPr="00C81BAD" w:rsidRDefault="0076312E" w:rsidP="0076312E">
      <w:pPr>
        <w:rPr>
          <w:rFonts w:ascii="宋体" w:eastAsia="宋体" w:hAnsi="宋体"/>
        </w:rPr>
      </w:pPr>
      <w:r w:rsidRPr="00C81BAD">
        <w:rPr>
          <w:rFonts w:ascii="宋体" w:eastAsia="宋体" w:hAnsi="宋体" w:hint="eastAsia"/>
        </w:rPr>
        <w:t>HDU-</w:t>
      </w:r>
      <w:r w:rsidRPr="00C81BAD">
        <w:rPr>
          <w:rFonts w:ascii="宋体" w:eastAsia="宋体" w:hAnsi="宋体"/>
        </w:rPr>
        <w:t>2844</w:t>
      </w:r>
      <w:r w:rsidRPr="00C81BAD">
        <w:rPr>
          <w:rFonts w:ascii="宋体" w:eastAsia="宋体" w:hAnsi="宋体" w:hint="eastAsia"/>
        </w:rPr>
        <w:t>-背包</w:t>
      </w:r>
    </w:p>
    <w:p w:rsidR="0076312E" w:rsidRPr="00C81BAD" w:rsidRDefault="0076312E" w:rsidP="0076312E">
      <w:pPr>
        <w:rPr>
          <w:rFonts w:ascii="宋体" w:eastAsia="宋体" w:hAnsi="宋体"/>
        </w:rPr>
      </w:pPr>
      <w:r w:rsidRPr="00C81BAD">
        <w:rPr>
          <w:rFonts w:ascii="宋体" w:eastAsia="宋体" w:hAnsi="宋体"/>
        </w:rPr>
        <w:t>HDU</w:t>
      </w:r>
      <w:r w:rsidRPr="00C81BAD">
        <w:rPr>
          <w:rFonts w:ascii="宋体" w:eastAsia="宋体" w:hAnsi="宋体" w:hint="eastAsia"/>
        </w:rPr>
        <w:t>-</w:t>
      </w:r>
      <w:r w:rsidRPr="00C81BAD">
        <w:rPr>
          <w:rFonts w:ascii="宋体" w:eastAsia="宋体" w:hAnsi="宋体"/>
        </w:rPr>
        <w:t>5860-</w:t>
      </w:r>
      <w:r w:rsidRPr="00C81BAD">
        <w:rPr>
          <w:rFonts w:ascii="宋体" w:eastAsia="宋体" w:hAnsi="宋体" w:hint="eastAsia"/>
        </w:rPr>
        <w:t>铜</w:t>
      </w:r>
    </w:p>
    <w:p w:rsidR="0076312E" w:rsidRPr="00C81BAD" w:rsidRDefault="0076312E" w:rsidP="0076312E">
      <w:pPr>
        <w:rPr>
          <w:rFonts w:ascii="宋体" w:eastAsia="宋体" w:hAnsi="宋体"/>
        </w:rPr>
      </w:pPr>
      <w:r w:rsidRPr="00C81BAD">
        <w:rPr>
          <w:rFonts w:ascii="宋体" w:eastAsia="宋体" w:hAnsi="宋体"/>
        </w:rPr>
        <w:t>POJ-2155</w:t>
      </w:r>
      <w:r w:rsidRPr="00C81BAD">
        <w:rPr>
          <w:rFonts w:ascii="宋体" w:eastAsia="宋体" w:hAnsi="宋体" w:hint="eastAsia"/>
        </w:rPr>
        <w:t>-线段树专项-二维线段树</w:t>
      </w:r>
    </w:p>
    <w:p w:rsidR="0076312E" w:rsidRPr="00C81BAD" w:rsidRDefault="0076312E" w:rsidP="0076312E">
      <w:pPr>
        <w:rPr>
          <w:rFonts w:ascii="宋体" w:eastAsia="宋体" w:hAnsi="宋体"/>
        </w:rPr>
      </w:pPr>
      <w:r w:rsidRPr="00C81BAD">
        <w:rPr>
          <w:rFonts w:ascii="宋体" w:eastAsia="宋体" w:hAnsi="宋体"/>
        </w:rPr>
        <w:t>HDU-5863-</w:t>
      </w:r>
      <w:r w:rsidRPr="00C81BAD">
        <w:rPr>
          <w:rFonts w:ascii="宋体" w:eastAsia="宋体" w:hAnsi="宋体" w:hint="eastAsia"/>
        </w:rPr>
        <w:t>铜-动规</w:t>
      </w:r>
    </w:p>
    <w:p w:rsidR="0076312E" w:rsidRPr="00C81BAD" w:rsidRDefault="0076312E" w:rsidP="0076312E">
      <w:pPr>
        <w:rPr>
          <w:rFonts w:ascii="宋体" w:eastAsia="宋体" w:hAnsi="宋体"/>
        </w:rPr>
      </w:pPr>
      <w:r w:rsidRPr="00C81BAD">
        <w:rPr>
          <w:rFonts w:ascii="宋体" w:eastAsia="宋体" w:hAnsi="宋体" w:hint="eastAsia"/>
        </w:rPr>
        <w:t>HDU-3923-</w:t>
      </w:r>
      <w:r w:rsidRPr="00C81BAD">
        <w:rPr>
          <w:rFonts w:ascii="宋体" w:eastAsia="宋体" w:hAnsi="宋体"/>
        </w:rPr>
        <w:t>ACM</w:t>
      </w:r>
      <w:r w:rsidRPr="00C81BAD">
        <w:rPr>
          <w:rFonts w:ascii="宋体" w:eastAsia="宋体" w:hAnsi="宋体" w:hint="eastAsia"/>
        </w:rPr>
        <w:t>作业20180613</w:t>
      </w:r>
      <w:r w:rsidRPr="00C81BAD">
        <w:rPr>
          <w:rFonts w:ascii="宋体" w:eastAsia="宋体" w:hAnsi="宋体"/>
        </w:rPr>
        <w:t>-</w:t>
      </w:r>
      <w:r w:rsidRPr="00C81BAD">
        <w:rPr>
          <w:rFonts w:ascii="宋体" w:eastAsia="宋体" w:hAnsi="宋体" w:hint="eastAsia"/>
        </w:rPr>
        <w:t>-数学专项（Polya定理）</w:t>
      </w:r>
    </w:p>
    <w:p w:rsidR="007431D9" w:rsidRPr="00C81BAD" w:rsidRDefault="00126B68" w:rsidP="00126B68">
      <w:pPr>
        <w:rPr>
          <w:rFonts w:ascii="宋体" w:eastAsia="宋体" w:hAnsi="宋体"/>
        </w:rPr>
      </w:pPr>
      <w:r w:rsidRPr="00C81BAD">
        <w:rPr>
          <w:rFonts w:ascii="宋体" w:eastAsia="宋体" w:hAnsi="宋体" w:hint="eastAsia"/>
        </w:rPr>
        <w:t>计蒜客12点-</w:t>
      </w:r>
      <w:r w:rsidRPr="00C81BAD">
        <w:rPr>
          <w:rFonts w:ascii="宋体" w:eastAsia="宋体" w:hAnsi="宋体"/>
        </w:rPr>
        <w:t>17</w:t>
      </w:r>
      <w:r w:rsidRPr="00C81BAD">
        <w:rPr>
          <w:rFonts w:ascii="宋体" w:eastAsia="宋体" w:hAnsi="宋体" w:hint="eastAsia"/>
        </w:rPr>
        <w:t>点 ACM3人训练</w:t>
      </w:r>
    </w:p>
    <w:p w:rsidR="003D2C3F" w:rsidRPr="00C81BAD" w:rsidRDefault="003D2C3F" w:rsidP="00FA374A">
      <w:pPr>
        <w:rPr>
          <w:rFonts w:ascii="宋体" w:eastAsia="宋体" w:hAnsi="宋体"/>
          <w:b/>
        </w:rPr>
      </w:pPr>
      <w:r w:rsidRPr="00C81BAD">
        <w:rPr>
          <w:rFonts w:ascii="宋体" w:eastAsia="宋体" w:hAnsi="宋体" w:hint="eastAsia"/>
          <w:b/>
        </w:rPr>
        <w:t>7月2</w:t>
      </w:r>
      <w:r w:rsidRPr="00C81BAD">
        <w:rPr>
          <w:rFonts w:ascii="宋体" w:eastAsia="宋体" w:hAnsi="宋体"/>
          <w:b/>
        </w:rPr>
        <w:t>0</w:t>
      </w:r>
      <w:r w:rsidRPr="00C81BAD">
        <w:rPr>
          <w:rFonts w:ascii="宋体" w:eastAsia="宋体" w:hAnsi="宋体" w:hint="eastAsia"/>
          <w:b/>
        </w:rPr>
        <w:t>日</w:t>
      </w:r>
    </w:p>
    <w:p w:rsidR="00C17DAD" w:rsidRPr="00C81BAD" w:rsidRDefault="00C17DAD" w:rsidP="00C17DAD">
      <w:pPr>
        <w:rPr>
          <w:rFonts w:ascii="宋体" w:eastAsia="宋体" w:hAnsi="宋体"/>
        </w:rPr>
      </w:pPr>
      <w:r w:rsidRPr="00C81BAD">
        <w:rPr>
          <w:rFonts w:ascii="宋体" w:eastAsia="宋体" w:hAnsi="宋体" w:hint="eastAsia"/>
        </w:rPr>
        <w:t>多校补题</w:t>
      </w:r>
    </w:p>
    <w:p w:rsidR="00C17DAD" w:rsidRPr="00C81BAD" w:rsidRDefault="00C17DAD" w:rsidP="00C17DAD">
      <w:pPr>
        <w:rPr>
          <w:rFonts w:ascii="宋体" w:eastAsia="宋体" w:hAnsi="宋体"/>
        </w:rPr>
      </w:pPr>
      <w:r w:rsidRPr="00C81BAD">
        <w:rPr>
          <w:rFonts w:ascii="宋体" w:eastAsia="宋体" w:hAnsi="宋体" w:hint="eastAsia"/>
        </w:rPr>
        <w:t>牛客1</w:t>
      </w:r>
    </w:p>
    <w:p w:rsidR="00C17DAD" w:rsidRPr="00C81BAD" w:rsidRDefault="00AA1925" w:rsidP="00C17DAD">
      <w:pPr>
        <w:rPr>
          <w:rFonts w:ascii="宋体" w:eastAsia="宋体" w:hAnsi="宋体"/>
        </w:rPr>
      </w:pPr>
      <w:r w:rsidRPr="00C81BAD">
        <w:rPr>
          <w:rFonts w:ascii="宋体" w:eastAsia="宋体" w:hAnsi="宋体" w:hint="eastAsia"/>
        </w:rPr>
        <w:t>√-</w:t>
      </w:r>
      <w:r w:rsidR="00C17DAD" w:rsidRPr="00C81BAD">
        <w:rPr>
          <w:rFonts w:ascii="宋体" w:eastAsia="宋体" w:hAnsi="宋体" w:hint="eastAsia"/>
        </w:rPr>
        <w:t>A-卡特兰数&amp;</w:t>
      </w:r>
      <w:r w:rsidR="00C17DAD" w:rsidRPr="00C81BAD">
        <w:rPr>
          <w:rFonts w:ascii="宋体" w:eastAsia="宋体" w:hAnsi="宋体"/>
        </w:rPr>
        <w:t>OEIS</w:t>
      </w:r>
    </w:p>
    <w:p w:rsidR="003012E8" w:rsidRPr="00C81BAD" w:rsidRDefault="00C14360" w:rsidP="00C17DAD">
      <w:pPr>
        <w:rPr>
          <w:rFonts w:ascii="宋体" w:eastAsia="宋体" w:hAnsi="宋体"/>
        </w:rPr>
      </w:pPr>
      <w:hyperlink r:id="rId408" w:history="1">
        <w:r w:rsidR="003012E8" w:rsidRPr="00C81BAD">
          <w:rPr>
            <w:rStyle w:val="a3"/>
            <w:rFonts w:ascii="宋体" w:eastAsia="宋体" w:hAnsi="宋体"/>
          </w:rPr>
          <w:t>https://blog.csdn.net/wu_tongtong/article/details/78161211</w:t>
        </w:r>
      </w:hyperlink>
    </w:p>
    <w:p w:rsidR="00143DF5" w:rsidRPr="00C81BAD" w:rsidRDefault="00C14360" w:rsidP="00C17DAD">
      <w:pPr>
        <w:rPr>
          <w:rFonts w:ascii="宋体" w:eastAsia="宋体" w:hAnsi="宋体"/>
        </w:rPr>
      </w:pPr>
      <w:hyperlink r:id="rId409" w:history="1">
        <w:r w:rsidR="00143DF5" w:rsidRPr="00C81BAD">
          <w:rPr>
            <w:rStyle w:val="a3"/>
            <w:rFonts w:ascii="宋体" w:eastAsia="宋体" w:hAnsi="宋体"/>
          </w:rPr>
          <w:t>https://blog.csdn.net/wlxsq/article/details/50838900</w:t>
        </w:r>
      </w:hyperlink>
    </w:p>
    <w:p w:rsidR="000503D8" w:rsidRPr="00C81BAD" w:rsidRDefault="00AA1925" w:rsidP="000503D8">
      <w:pPr>
        <w:rPr>
          <w:rFonts w:ascii="宋体" w:eastAsia="宋体" w:hAnsi="宋体"/>
        </w:rPr>
      </w:pPr>
      <w:r w:rsidRPr="00C81BAD">
        <w:rPr>
          <w:rFonts w:ascii="宋体" w:eastAsia="宋体" w:hAnsi="宋体" w:hint="eastAsia"/>
        </w:rPr>
        <w:t>√-</w:t>
      </w:r>
      <w:r w:rsidR="000503D8" w:rsidRPr="00C81BAD">
        <w:rPr>
          <w:rFonts w:ascii="宋体" w:eastAsia="宋体" w:hAnsi="宋体" w:hint="eastAsia"/>
        </w:rPr>
        <w:t>E-</w:t>
      </w:r>
      <w:r w:rsidR="000503D8" w:rsidRPr="00C81BAD">
        <w:rPr>
          <w:rFonts w:ascii="宋体" w:eastAsia="宋体" w:hAnsi="宋体"/>
        </w:rPr>
        <w:t>dp</w:t>
      </w:r>
    </w:p>
    <w:p w:rsidR="000503D8" w:rsidRPr="00C81BAD" w:rsidRDefault="00C14360" w:rsidP="00C17DAD">
      <w:pPr>
        <w:rPr>
          <w:rFonts w:ascii="宋体" w:eastAsia="宋体" w:hAnsi="宋体"/>
        </w:rPr>
      </w:pPr>
      <w:hyperlink r:id="rId410" w:history="1">
        <w:r w:rsidR="000503D8" w:rsidRPr="00C81BAD">
          <w:rPr>
            <w:rStyle w:val="a3"/>
            <w:rFonts w:ascii="宋体" w:eastAsia="宋体" w:hAnsi="宋体"/>
          </w:rPr>
          <w:t>https://www.nowcoder.com/discuss/87183?type=101&amp;order=0&amp;pos=6&amp;page=0</w:t>
        </w:r>
      </w:hyperlink>
    </w:p>
    <w:p w:rsidR="00461DBA" w:rsidRPr="00C81BAD" w:rsidRDefault="00461DBA" w:rsidP="006A0A5F">
      <w:pPr>
        <w:rPr>
          <w:rFonts w:ascii="宋体" w:eastAsia="宋体" w:hAnsi="宋体"/>
        </w:rPr>
      </w:pPr>
      <w:r w:rsidRPr="00C81BAD">
        <w:rPr>
          <w:rFonts w:ascii="宋体" w:eastAsia="宋体" w:hAnsi="宋体" w:hint="eastAsia"/>
        </w:rPr>
        <w:t>上午-牛客网补铜牌题-</w:t>
      </w:r>
      <w:r w:rsidRPr="00C81BAD">
        <w:rPr>
          <w:rFonts w:ascii="宋体" w:eastAsia="宋体" w:hAnsi="宋体"/>
        </w:rPr>
        <w:t>VJ</w:t>
      </w:r>
      <w:r w:rsidRPr="00C81BAD">
        <w:rPr>
          <w:rFonts w:ascii="宋体" w:eastAsia="宋体" w:hAnsi="宋体" w:hint="eastAsia"/>
        </w:rPr>
        <w:t>刷题</w:t>
      </w:r>
    </w:p>
    <w:p w:rsidR="006A0A5F" w:rsidRPr="00C81BAD" w:rsidRDefault="00786DF6" w:rsidP="006A0A5F">
      <w:pPr>
        <w:rPr>
          <w:rFonts w:ascii="宋体" w:eastAsia="宋体" w:hAnsi="宋体"/>
        </w:rPr>
      </w:pPr>
      <w:r w:rsidRPr="00C81BAD">
        <w:rPr>
          <w:rFonts w:ascii="宋体" w:eastAsia="宋体" w:hAnsi="宋体" w:hint="eastAsia"/>
        </w:rPr>
        <w:t>√-</w:t>
      </w:r>
      <w:hyperlink r:id="rId411" w:tgtFrame="_blank" w:history="1">
        <w:r w:rsidR="006A0A5F" w:rsidRPr="00C81BAD">
          <w:rPr>
            <w:rFonts w:ascii="宋体" w:eastAsia="宋体" w:hAnsi="宋体"/>
          </w:rPr>
          <w:t>hdu 1003 Max Sum</w:t>
        </w:r>
      </w:hyperlink>
    </w:p>
    <w:p w:rsidR="006A0A5F" w:rsidRPr="00C81BAD" w:rsidRDefault="00AA1925" w:rsidP="006A0A5F">
      <w:pPr>
        <w:rPr>
          <w:rFonts w:ascii="宋体" w:eastAsia="宋体" w:hAnsi="宋体"/>
        </w:rPr>
      </w:pPr>
      <w:r w:rsidRPr="00C81BAD">
        <w:rPr>
          <w:rFonts w:ascii="宋体" w:eastAsia="宋体" w:hAnsi="宋体" w:hint="eastAsia"/>
        </w:rPr>
        <w:t>√-</w:t>
      </w:r>
      <w:hyperlink r:id="rId412" w:tgtFrame="_blank" w:history="1">
        <w:r w:rsidR="006A0A5F" w:rsidRPr="00C81BAD">
          <w:rPr>
            <w:rFonts w:ascii="宋体" w:eastAsia="宋体" w:hAnsi="宋体"/>
          </w:rPr>
          <w:t>hdu 1087 Super Jumping!</w:t>
        </w:r>
      </w:hyperlink>
    </w:p>
    <w:p w:rsidR="00EE2681" w:rsidRPr="00C81BAD" w:rsidRDefault="00EE2681" w:rsidP="00FA374A">
      <w:pPr>
        <w:rPr>
          <w:rFonts w:ascii="宋体" w:eastAsia="宋体" w:hAnsi="宋体"/>
          <w:b/>
        </w:rPr>
      </w:pPr>
      <w:r w:rsidRPr="00C81BAD">
        <w:rPr>
          <w:rFonts w:ascii="宋体" w:eastAsia="宋体" w:hAnsi="宋体" w:hint="eastAsia"/>
          <w:b/>
        </w:rPr>
        <w:t>7月2</w:t>
      </w:r>
      <w:r w:rsidRPr="00C81BAD">
        <w:rPr>
          <w:rFonts w:ascii="宋体" w:eastAsia="宋体" w:hAnsi="宋体"/>
          <w:b/>
        </w:rPr>
        <w:t>1</w:t>
      </w:r>
      <w:r w:rsidRPr="00C81BAD">
        <w:rPr>
          <w:rFonts w:ascii="宋体" w:eastAsia="宋体" w:hAnsi="宋体" w:hint="eastAsia"/>
          <w:b/>
        </w:rPr>
        <w:t>日</w:t>
      </w:r>
    </w:p>
    <w:p w:rsidR="00EE2681" w:rsidRPr="00C81BAD" w:rsidRDefault="00EE2681" w:rsidP="00EE2681">
      <w:pPr>
        <w:rPr>
          <w:rFonts w:ascii="宋体" w:eastAsia="宋体" w:hAnsi="宋体"/>
        </w:rPr>
      </w:pPr>
      <w:r w:rsidRPr="00C81BAD">
        <w:rPr>
          <w:rFonts w:ascii="宋体" w:eastAsia="宋体" w:hAnsi="宋体" w:hint="eastAsia"/>
        </w:rPr>
        <w:t>2</w:t>
      </w:r>
      <w:r w:rsidRPr="00C81BAD">
        <w:rPr>
          <w:rFonts w:ascii="宋体" w:eastAsia="宋体" w:hAnsi="宋体"/>
        </w:rPr>
        <w:t>018ACM</w:t>
      </w:r>
      <w:r w:rsidRPr="00C81BAD">
        <w:rPr>
          <w:rFonts w:ascii="宋体" w:eastAsia="宋体" w:hAnsi="宋体" w:hint="eastAsia"/>
        </w:rPr>
        <w:t>-</w:t>
      </w:r>
      <w:r w:rsidRPr="00C81BAD">
        <w:rPr>
          <w:rFonts w:ascii="宋体" w:eastAsia="宋体" w:hAnsi="宋体"/>
        </w:rPr>
        <w:t xml:space="preserve">ICPC </w:t>
      </w:r>
      <w:r w:rsidRPr="00C81BAD">
        <w:rPr>
          <w:rFonts w:ascii="宋体" w:eastAsia="宋体" w:hAnsi="宋体" w:hint="eastAsia"/>
        </w:rPr>
        <w:t>上海大都会赛 热身赛&amp;正赛</w:t>
      </w:r>
    </w:p>
    <w:p w:rsidR="00EE2681" w:rsidRPr="00C81BAD" w:rsidRDefault="00EE2681" w:rsidP="00FA374A">
      <w:pPr>
        <w:rPr>
          <w:rFonts w:ascii="宋体" w:eastAsia="宋体" w:hAnsi="宋体"/>
          <w:b/>
        </w:rPr>
      </w:pPr>
      <w:r w:rsidRPr="00C81BAD">
        <w:rPr>
          <w:rFonts w:ascii="宋体" w:eastAsia="宋体" w:hAnsi="宋体" w:hint="eastAsia"/>
          <w:b/>
        </w:rPr>
        <w:t>7月2</w:t>
      </w:r>
      <w:r w:rsidRPr="00C81BAD">
        <w:rPr>
          <w:rFonts w:ascii="宋体" w:eastAsia="宋体" w:hAnsi="宋体"/>
          <w:b/>
        </w:rPr>
        <w:t>2</w:t>
      </w:r>
      <w:r w:rsidRPr="00C81BAD">
        <w:rPr>
          <w:rFonts w:ascii="宋体" w:eastAsia="宋体" w:hAnsi="宋体" w:hint="eastAsia"/>
          <w:b/>
        </w:rPr>
        <w:t>日</w:t>
      </w:r>
    </w:p>
    <w:p w:rsidR="00D92186" w:rsidRPr="00C81BAD" w:rsidRDefault="00D92186" w:rsidP="000C547C">
      <w:pPr>
        <w:rPr>
          <w:rFonts w:ascii="宋体" w:eastAsia="宋体" w:hAnsi="宋体"/>
        </w:rPr>
      </w:pPr>
      <w:r w:rsidRPr="00C81BAD">
        <w:rPr>
          <w:rFonts w:ascii="宋体" w:eastAsia="宋体" w:hAnsi="宋体"/>
        </w:rPr>
        <w:t>牛客</w:t>
      </w:r>
      <w:r w:rsidRPr="00C81BAD">
        <w:rPr>
          <w:rFonts w:ascii="宋体" w:eastAsia="宋体" w:hAnsi="宋体" w:hint="eastAsia"/>
        </w:rPr>
        <w:t>2补题</w:t>
      </w:r>
    </w:p>
    <w:p w:rsidR="00D92186" w:rsidRPr="00C81BAD" w:rsidRDefault="001759F7" w:rsidP="000C547C">
      <w:pPr>
        <w:rPr>
          <w:rFonts w:ascii="宋体" w:eastAsia="宋体" w:hAnsi="宋体"/>
        </w:rPr>
      </w:pPr>
      <w:r w:rsidRPr="00C81BAD">
        <w:rPr>
          <w:rFonts w:ascii="宋体" w:eastAsia="宋体" w:hAnsi="宋体" w:hint="eastAsia"/>
        </w:rPr>
        <w:t>√-</w:t>
      </w:r>
      <w:r w:rsidR="00D92186" w:rsidRPr="00C81BAD">
        <w:rPr>
          <w:rFonts w:ascii="宋体" w:eastAsia="宋体" w:hAnsi="宋体" w:hint="eastAsia"/>
        </w:rPr>
        <w:t>D-签到题</w:t>
      </w:r>
      <w:r w:rsidR="004704FF" w:rsidRPr="00C81BAD">
        <w:rPr>
          <w:rFonts w:ascii="宋体" w:eastAsia="宋体" w:hAnsi="宋体" w:hint="eastAsia"/>
        </w:rPr>
        <w:t>-</w:t>
      </w:r>
      <w:r w:rsidR="004704FF" w:rsidRPr="00C81BAD">
        <w:rPr>
          <w:rFonts w:ascii="宋体" w:eastAsia="宋体" w:hAnsi="宋体"/>
        </w:rPr>
        <w:t>DP</w:t>
      </w:r>
      <w:r w:rsidR="000C547C" w:rsidRPr="00C81BAD">
        <w:rPr>
          <w:rFonts w:ascii="宋体" w:eastAsia="宋体" w:hAnsi="宋体" w:hint="eastAsia"/>
        </w:rPr>
        <w:t xml:space="preserve"> </w:t>
      </w:r>
    </w:p>
    <w:p w:rsidR="00AA1925" w:rsidRPr="00C81BAD" w:rsidRDefault="00376DB9" w:rsidP="00AA1925">
      <w:pPr>
        <w:rPr>
          <w:rFonts w:ascii="宋体" w:eastAsia="宋体" w:hAnsi="宋体"/>
        </w:rPr>
      </w:pPr>
      <w:r w:rsidRPr="00C81BAD">
        <w:rPr>
          <w:rFonts w:ascii="宋体" w:eastAsia="宋体" w:hAnsi="宋体" w:hint="eastAsia"/>
        </w:rPr>
        <w:t>日常训练题</w:t>
      </w:r>
    </w:p>
    <w:p w:rsidR="00AA1925" w:rsidRPr="00C81BAD" w:rsidRDefault="00B170F9" w:rsidP="00AA1925">
      <w:pPr>
        <w:rPr>
          <w:rFonts w:ascii="宋体" w:eastAsia="宋体" w:hAnsi="宋体"/>
        </w:rPr>
      </w:pPr>
      <w:r w:rsidRPr="00C81BAD">
        <w:rPr>
          <w:rFonts w:ascii="宋体" w:eastAsia="宋体" w:hAnsi="宋体" w:hint="eastAsia"/>
        </w:rPr>
        <w:t>√-</w:t>
      </w:r>
      <w:hyperlink r:id="rId413" w:tgtFrame="_blank" w:history="1">
        <w:r w:rsidR="00AA1925" w:rsidRPr="00C81BAD">
          <w:rPr>
            <w:rFonts w:ascii="宋体" w:eastAsia="宋体" w:hAnsi="宋体"/>
          </w:rPr>
          <w:t>hdu 1503 Advanced Fruits</w:t>
        </w:r>
      </w:hyperlink>
    </w:p>
    <w:p w:rsidR="00EE2681" w:rsidRPr="00C81BAD" w:rsidRDefault="005C47DC" w:rsidP="00FA374A">
      <w:pPr>
        <w:rPr>
          <w:rFonts w:ascii="宋体" w:eastAsia="宋体" w:hAnsi="宋体"/>
          <w:b/>
        </w:rPr>
      </w:pPr>
      <w:r w:rsidRPr="00C81BAD">
        <w:rPr>
          <w:rFonts w:ascii="宋体" w:eastAsia="宋体" w:hAnsi="宋体" w:hint="eastAsia"/>
          <w:b/>
        </w:rPr>
        <w:t>7月2</w:t>
      </w:r>
      <w:r w:rsidRPr="00C81BAD">
        <w:rPr>
          <w:rFonts w:ascii="宋体" w:eastAsia="宋体" w:hAnsi="宋体"/>
          <w:b/>
        </w:rPr>
        <w:t>3</w:t>
      </w:r>
      <w:r w:rsidRPr="00C81BAD">
        <w:rPr>
          <w:rFonts w:ascii="宋体" w:eastAsia="宋体" w:hAnsi="宋体" w:hint="eastAsia"/>
          <w:b/>
        </w:rPr>
        <w:t>日</w:t>
      </w:r>
    </w:p>
    <w:p w:rsidR="005C47DC" w:rsidRPr="00C81BAD" w:rsidRDefault="005C47DC" w:rsidP="00EE2681">
      <w:pPr>
        <w:rPr>
          <w:rFonts w:ascii="宋体" w:eastAsia="宋体" w:hAnsi="宋体"/>
        </w:rPr>
      </w:pPr>
      <w:r w:rsidRPr="00C81BAD">
        <w:rPr>
          <w:rFonts w:ascii="宋体" w:eastAsia="宋体" w:hAnsi="宋体" w:hint="eastAsia"/>
        </w:rPr>
        <w:t>杭电多校-</w:t>
      </w:r>
      <w:r w:rsidRPr="00C81BAD">
        <w:rPr>
          <w:rFonts w:ascii="宋体" w:eastAsia="宋体" w:hAnsi="宋体"/>
        </w:rPr>
        <w:t>1</w:t>
      </w:r>
      <w:r w:rsidR="000C547C" w:rsidRPr="00C81BAD">
        <w:rPr>
          <w:rFonts w:ascii="宋体" w:eastAsia="宋体" w:hAnsi="宋体" w:hint="eastAsia"/>
        </w:rPr>
        <w:t>（4题-铁铜）</w:t>
      </w:r>
    </w:p>
    <w:p w:rsidR="00F377EB" w:rsidRPr="00C81BAD" w:rsidRDefault="00F377EB" w:rsidP="00EE2681">
      <w:pPr>
        <w:rPr>
          <w:rFonts w:ascii="宋体" w:eastAsia="宋体" w:hAnsi="宋体"/>
        </w:rPr>
      </w:pPr>
      <w:r w:rsidRPr="00C81BAD">
        <w:rPr>
          <w:rFonts w:ascii="宋体" w:eastAsia="宋体" w:hAnsi="宋体" w:hint="eastAsia"/>
        </w:rPr>
        <w:lastRenderedPageBreak/>
        <w:t>（√谢正平）</w:t>
      </w:r>
      <w:r w:rsidRPr="00C81BAD">
        <w:rPr>
          <w:rFonts w:ascii="宋体" w:eastAsia="宋体" w:hAnsi="宋体"/>
        </w:rPr>
        <w:t>1001</w:t>
      </w:r>
      <w:r w:rsidRPr="00C81BAD">
        <w:rPr>
          <w:rFonts w:ascii="宋体" w:eastAsia="宋体" w:hAnsi="宋体" w:hint="eastAsia"/>
        </w:rPr>
        <w:t>-签到</w:t>
      </w:r>
    </w:p>
    <w:p w:rsidR="00F377EB" w:rsidRPr="00C81BAD" w:rsidRDefault="00F377EB" w:rsidP="00EE2681">
      <w:pPr>
        <w:rPr>
          <w:rFonts w:ascii="宋体" w:eastAsia="宋体" w:hAnsi="宋体"/>
        </w:rPr>
      </w:pPr>
      <w:r w:rsidRPr="00C81BAD">
        <w:rPr>
          <w:rFonts w:ascii="宋体" w:eastAsia="宋体" w:hAnsi="宋体"/>
        </w:rPr>
        <w:t>1002</w:t>
      </w:r>
      <w:r w:rsidR="00A47AED" w:rsidRPr="00C81BAD">
        <w:rPr>
          <w:rFonts w:ascii="宋体" w:eastAsia="宋体" w:hAnsi="宋体" w:hint="eastAsia"/>
        </w:rPr>
        <w:t>-铜牌</w:t>
      </w:r>
    </w:p>
    <w:p w:rsidR="00F377EB" w:rsidRPr="00C81BAD" w:rsidRDefault="00F377EB" w:rsidP="00EE2681">
      <w:pPr>
        <w:rPr>
          <w:rFonts w:ascii="宋体" w:eastAsia="宋体" w:hAnsi="宋体"/>
        </w:rPr>
      </w:pPr>
      <w:r w:rsidRPr="00C81BAD">
        <w:rPr>
          <w:rFonts w:ascii="宋体" w:eastAsia="宋体" w:hAnsi="宋体" w:hint="eastAsia"/>
        </w:rPr>
        <w:t>（√叶文豪）-</w:t>
      </w:r>
      <w:r w:rsidRPr="00C81BAD">
        <w:rPr>
          <w:rFonts w:ascii="宋体" w:eastAsia="宋体" w:hAnsi="宋体"/>
        </w:rPr>
        <w:t>1003</w:t>
      </w:r>
      <w:r w:rsidRPr="00C81BAD">
        <w:rPr>
          <w:rFonts w:ascii="宋体" w:eastAsia="宋体" w:hAnsi="宋体" w:hint="eastAsia"/>
        </w:rPr>
        <w:t>-签到</w:t>
      </w:r>
    </w:p>
    <w:p w:rsidR="00F377EB" w:rsidRPr="00C81BAD" w:rsidRDefault="00F377EB" w:rsidP="00EE2681">
      <w:pPr>
        <w:rPr>
          <w:rFonts w:ascii="宋体" w:eastAsia="宋体" w:hAnsi="宋体"/>
        </w:rPr>
      </w:pPr>
      <w:r w:rsidRPr="00C81BAD">
        <w:rPr>
          <w:rFonts w:ascii="宋体" w:eastAsia="宋体" w:hAnsi="宋体" w:hint="eastAsia"/>
        </w:rPr>
        <w:t>（√谢正平）</w:t>
      </w:r>
      <w:r w:rsidRPr="00C81BAD">
        <w:rPr>
          <w:rFonts w:ascii="宋体" w:eastAsia="宋体" w:hAnsi="宋体"/>
        </w:rPr>
        <w:t>1004</w:t>
      </w:r>
      <w:r w:rsidRPr="00C81BAD">
        <w:rPr>
          <w:rFonts w:ascii="宋体" w:eastAsia="宋体" w:hAnsi="宋体" w:hint="eastAsia"/>
        </w:rPr>
        <w:t>-铜牌</w:t>
      </w:r>
    </w:p>
    <w:p w:rsidR="00F377EB" w:rsidRPr="00C81BAD" w:rsidRDefault="00F377EB" w:rsidP="00EE2681">
      <w:pPr>
        <w:rPr>
          <w:rFonts w:ascii="宋体" w:eastAsia="宋体" w:hAnsi="宋体"/>
        </w:rPr>
      </w:pPr>
      <w:r w:rsidRPr="00C81BAD">
        <w:rPr>
          <w:rFonts w:ascii="宋体" w:eastAsia="宋体" w:hAnsi="宋体"/>
        </w:rPr>
        <w:t>1005</w:t>
      </w:r>
      <w:r w:rsidR="000C547C" w:rsidRPr="00C81BAD">
        <w:rPr>
          <w:rFonts w:ascii="宋体" w:eastAsia="宋体" w:hAnsi="宋体" w:hint="eastAsia"/>
        </w:rPr>
        <w:t xml:space="preserve">-金牌  </w:t>
      </w:r>
    </w:p>
    <w:p w:rsidR="00F377EB" w:rsidRPr="00C81BAD" w:rsidRDefault="00F377EB" w:rsidP="00EE2681">
      <w:pPr>
        <w:rPr>
          <w:rFonts w:ascii="宋体" w:eastAsia="宋体" w:hAnsi="宋体"/>
        </w:rPr>
      </w:pPr>
      <w:r w:rsidRPr="00C81BAD">
        <w:rPr>
          <w:rFonts w:ascii="宋体" w:eastAsia="宋体" w:hAnsi="宋体"/>
        </w:rPr>
        <w:t>1006</w:t>
      </w:r>
      <w:r w:rsidR="000C547C" w:rsidRPr="00C81BAD">
        <w:rPr>
          <w:rFonts w:ascii="宋体" w:eastAsia="宋体" w:hAnsi="宋体" w:hint="eastAsia"/>
        </w:rPr>
        <w:t>-金牌</w:t>
      </w:r>
    </w:p>
    <w:p w:rsidR="00F377EB" w:rsidRPr="00C81BAD" w:rsidRDefault="00F377EB" w:rsidP="00EE2681">
      <w:pPr>
        <w:rPr>
          <w:rFonts w:ascii="宋体" w:eastAsia="宋体" w:hAnsi="宋体"/>
        </w:rPr>
      </w:pPr>
      <w:r w:rsidRPr="00C81BAD">
        <w:rPr>
          <w:rFonts w:ascii="宋体" w:eastAsia="宋体" w:hAnsi="宋体" w:hint="eastAsia"/>
        </w:rPr>
        <w:t>（赛后√叶文豪&amp;孙宇洪</w:t>
      </w:r>
      <w:r w:rsidR="00A47AED" w:rsidRPr="00C81BAD">
        <w:rPr>
          <w:rFonts w:ascii="宋体" w:eastAsia="宋体" w:hAnsi="宋体" w:hint="eastAsia"/>
        </w:rPr>
        <w:t>&amp;</w:t>
      </w:r>
      <w:r w:rsidR="00A47AED" w:rsidRPr="00C81BAD">
        <w:rPr>
          <w:rFonts w:ascii="宋体" w:eastAsia="宋体" w:hAnsi="宋体"/>
        </w:rPr>
        <w:t>OEIS</w:t>
      </w:r>
      <w:r w:rsidRPr="00C81BAD">
        <w:rPr>
          <w:rFonts w:ascii="宋体" w:eastAsia="宋体" w:hAnsi="宋体" w:hint="eastAsia"/>
        </w:rPr>
        <w:t>）</w:t>
      </w:r>
      <w:r w:rsidRPr="00C81BAD">
        <w:rPr>
          <w:rFonts w:ascii="宋体" w:eastAsia="宋体" w:hAnsi="宋体"/>
        </w:rPr>
        <w:t>1007</w:t>
      </w:r>
      <w:r w:rsidR="00A47AED" w:rsidRPr="00C81BAD">
        <w:rPr>
          <w:rFonts w:ascii="宋体" w:eastAsia="宋体" w:hAnsi="宋体" w:hint="eastAsia"/>
        </w:rPr>
        <w:t>-铜牌</w:t>
      </w:r>
    </w:p>
    <w:p w:rsidR="00F377EB" w:rsidRPr="00C81BAD" w:rsidRDefault="00F377EB" w:rsidP="00EE2681">
      <w:pPr>
        <w:rPr>
          <w:rFonts w:ascii="宋体" w:eastAsia="宋体" w:hAnsi="宋体"/>
        </w:rPr>
      </w:pPr>
      <w:r w:rsidRPr="00C81BAD">
        <w:rPr>
          <w:rFonts w:ascii="宋体" w:eastAsia="宋体" w:hAnsi="宋体"/>
        </w:rPr>
        <w:t>1008</w:t>
      </w:r>
      <w:r w:rsidR="00992BD6" w:rsidRPr="00C81BAD">
        <w:rPr>
          <w:rFonts w:ascii="宋体" w:eastAsia="宋体" w:hAnsi="宋体" w:hint="eastAsia"/>
        </w:rPr>
        <w:t>-银牌</w:t>
      </w:r>
    </w:p>
    <w:p w:rsidR="00F377EB" w:rsidRPr="00C81BAD" w:rsidRDefault="00F377EB" w:rsidP="00EE2681">
      <w:pPr>
        <w:rPr>
          <w:rFonts w:ascii="宋体" w:eastAsia="宋体" w:hAnsi="宋体"/>
        </w:rPr>
      </w:pPr>
      <w:r w:rsidRPr="00C81BAD">
        <w:rPr>
          <w:rFonts w:ascii="宋体" w:eastAsia="宋体" w:hAnsi="宋体"/>
        </w:rPr>
        <w:t>1009</w:t>
      </w:r>
      <w:r w:rsidR="000C547C" w:rsidRPr="00C81BAD">
        <w:rPr>
          <w:rFonts w:ascii="宋体" w:eastAsia="宋体" w:hAnsi="宋体" w:hint="eastAsia"/>
        </w:rPr>
        <w:t>-金牌</w:t>
      </w:r>
    </w:p>
    <w:p w:rsidR="00F377EB" w:rsidRPr="00C81BAD" w:rsidRDefault="00F377EB" w:rsidP="00EE2681">
      <w:pPr>
        <w:rPr>
          <w:rFonts w:ascii="宋体" w:eastAsia="宋体" w:hAnsi="宋体"/>
        </w:rPr>
      </w:pPr>
      <w:r w:rsidRPr="00C81BAD">
        <w:rPr>
          <w:rFonts w:ascii="宋体" w:eastAsia="宋体" w:hAnsi="宋体"/>
        </w:rPr>
        <w:t>1010</w:t>
      </w:r>
      <w:r w:rsidR="000C547C" w:rsidRPr="00C81BAD">
        <w:rPr>
          <w:rFonts w:ascii="宋体" w:eastAsia="宋体" w:hAnsi="宋体" w:hint="eastAsia"/>
        </w:rPr>
        <w:t>-金牌</w:t>
      </w:r>
    </w:p>
    <w:p w:rsidR="00F377EB" w:rsidRPr="00C81BAD" w:rsidRDefault="00F377EB" w:rsidP="00EE2681">
      <w:pPr>
        <w:rPr>
          <w:rFonts w:ascii="宋体" w:eastAsia="宋体" w:hAnsi="宋体"/>
        </w:rPr>
      </w:pPr>
      <w:r w:rsidRPr="00C81BAD">
        <w:rPr>
          <w:rFonts w:ascii="宋体" w:eastAsia="宋体" w:hAnsi="宋体" w:hint="eastAsia"/>
        </w:rPr>
        <w:t>（√孙宇洪）</w:t>
      </w:r>
      <w:r w:rsidRPr="00C81BAD">
        <w:rPr>
          <w:rFonts w:ascii="宋体" w:eastAsia="宋体" w:hAnsi="宋体"/>
        </w:rPr>
        <w:t>1011</w:t>
      </w:r>
      <w:r w:rsidRPr="00C81BAD">
        <w:rPr>
          <w:rFonts w:ascii="宋体" w:eastAsia="宋体" w:hAnsi="宋体" w:hint="eastAsia"/>
        </w:rPr>
        <w:t>-签到</w:t>
      </w:r>
    </w:p>
    <w:p w:rsidR="00021B70" w:rsidRPr="00C81BAD" w:rsidRDefault="00021B70" w:rsidP="00FA374A">
      <w:pPr>
        <w:rPr>
          <w:rFonts w:ascii="宋体" w:eastAsia="宋体" w:hAnsi="宋体"/>
          <w:b/>
        </w:rPr>
      </w:pPr>
      <w:r w:rsidRPr="00C81BAD">
        <w:rPr>
          <w:rFonts w:ascii="宋体" w:eastAsia="宋体" w:hAnsi="宋体"/>
          <w:b/>
        </w:rPr>
        <w:t>7</w:t>
      </w:r>
      <w:r w:rsidRPr="00C81BAD">
        <w:rPr>
          <w:rFonts w:ascii="宋体" w:eastAsia="宋体" w:hAnsi="宋体" w:hint="eastAsia"/>
          <w:b/>
        </w:rPr>
        <w:t>月2</w:t>
      </w:r>
      <w:r w:rsidRPr="00C81BAD">
        <w:rPr>
          <w:rFonts w:ascii="宋体" w:eastAsia="宋体" w:hAnsi="宋体"/>
          <w:b/>
        </w:rPr>
        <w:t>4</w:t>
      </w:r>
      <w:r w:rsidRPr="00C81BAD">
        <w:rPr>
          <w:rFonts w:ascii="宋体" w:eastAsia="宋体" w:hAnsi="宋体" w:hint="eastAsia"/>
          <w:b/>
        </w:rPr>
        <w:t>日</w:t>
      </w:r>
    </w:p>
    <w:p w:rsidR="00021B70" w:rsidRPr="00C81BAD" w:rsidRDefault="00021B70" w:rsidP="00FA374A">
      <w:pPr>
        <w:rPr>
          <w:rFonts w:ascii="宋体" w:eastAsia="宋体" w:hAnsi="宋体"/>
          <w:b/>
        </w:rPr>
      </w:pPr>
      <w:r w:rsidRPr="00C81BAD">
        <w:rPr>
          <w:rFonts w:ascii="宋体" w:eastAsia="宋体" w:hAnsi="宋体" w:hint="eastAsia"/>
          <w:b/>
        </w:rPr>
        <w:t>7月25日</w:t>
      </w:r>
    </w:p>
    <w:p w:rsidR="00E968ED" w:rsidRPr="00C81BAD" w:rsidRDefault="00F439E9" w:rsidP="00021B70">
      <w:pPr>
        <w:rPr>
          <w:rFonts w:ascii="宋体" w:eastAsia="宋体" w:hAnsi="宋体"/>
        </w:rPr>
      </w:pPr>
      <w:r w:rsidRPr="00C81BAD">
        <w:rPr>
          <w:rFonts w:ascii="宋体" w:eastAsia="宋体" w:hAnsi="宋体" w:hint="eastAsia"/>
        </w:rPr>
        <w:t>√-</w:t>
      </w:r>
      <w:r w:rsidR="00E968ED" w:rsidRPr="00C81BAD">
        <w:rPr>
          <w:rFonts w:ascii="宋体" w:eastAsia="宋体" w:hAnsi="宋体" w:hint="eastAsia"/>
        </w:rPr>
        <w:t>1001-签到-数论-</w:t>
      </w:r>
      <w:r w:rsidRPr="00C81BAD">
        <w:rPr>
          <w:rFonts w:ascii="宋体" w:eastAsia="宋体" w:hAnsi="宋体"/>
        </w:rPr>
        <w:t>HDU6298</w:t>
      </w:r>
    </w:p>
    <w:p w:rsidR="00021B70" w:rsidRPr="00C81BAD" w:rsidRDefault="00021B70" w:rsidP="00021B70">
      <w:pPr>
        <w:rPr>
          <w:rFonts w:ascii="宋体" w:eastAsia="宋体" w:hAnsi="宋体"/>
          <w:b/>
        </w:rPr>
      </w:pPr>
      <w:r w:rsidRPr="00C81BAD">
        <w:rPr>
          <w:rFonts w:ascii="宋体" w:eastAsia="宋体" w:hAnsi="宋体" w:hint="eastAsia"/>
          <w:b/>
        </w:rPr>
        <w:t>杭电多校-</w:t>
      </w:r>
      <w:r w:rsidR="005608D9" w:rsidRPr="00C81BAD">
        <w:rPr>
          <w:rFonts w:ascii="宋体" w:eastAsia="宋体" w:hAnsi="宋体"/>
          <w:b/>
        </w:rPr>
        <w:t>2</w:t>
      </w:r>
      <w:r w:rsidR="00F439E9" w:rsidRPr="00C81BAD">
        <w:rPr>
          <w:rFonts w:ascii="宋体" w:eastAsia="宋体" w:hAnsi="宋体" w:hint="eastAsia"/>
          <w:b/>
        </w:rPr>
        <w:t>（3题-铜）</w:t>
      </w:r>
    </w:p>
    <w:p w:rsidR="00F439E9" w:rsidRPr="00C81BAD" w:rsidRDefault="00F439E9" w:rsidP="00021B70">
      <w:pPr>
        <w:rPr>
          <w:rFonts w:ascii="宋体" w:eastAsia="宋体" w:hAnsi="宋体"/>
        </w:rPr>
      </w:pPr>
      <w:r w:rsidRPr="00C81BAD">
        <w:rPr>
          <w:rFonts w:ascii="宋体" w:eastAsia="宋体" w:hAnsi="宋体"/>
        </w:rPr>
        <w:t>1001</w:t>
      </w:r>
      <w:r w:rsidRPr="00C81BAD">
        <w:rPr>
          <w:rFonts w:ascii="宋体" w:eastAsia="宋体" w:hAnsi="宋体" w:hint="eastAsia"/>
        </w:rPr>
        <w:t>-金牌题</w:t>
      </w:r>
    </w:p>
    <w:p w:rsidR="00F439E9" w:rsidRPr="00C81BAD" w:rsidRDefault="00F439E9" w:rsidP="00021B70">
      <w:pPr>
        <w:rPr>
          <w:rFonts w:ascii="宋体" w:eastAsia="宋体" w:hAnsi="宋体"/>
        </w:rPr>
      </w:pPr>
      <w:r w:rsidRPr="00C81BAD">
        <w:rPr>
          <w:rFonts w:ascii="宋体" w:eastAsia="宋体" w:hAnsi="宋体"/>
        </w:rPr>
        <w:t>1002</w:t>
      </w:r>
      <w:r w:rsidRPr="00C81BAD">
        <w:rPr>
          <w:rFonts w:ascii="宋体" w:eastAsia="宋体" w:hAnsi="宋体" w:hint="eastAsia"/>
        </w:rPr>
        <w:t>-金牌题</w:t>
      </w:r>
    </w:p>
    <w:p w:rsidR="00F439E9" w:rsidRPr="00C81BAD" w:rsidRDefault="00F439E9" w:rsidP="00021B70">
      <w:pPr>
        <w:rPr>
          <w:rFonts w:ascii="宋体" w:eastAsia="宋体" w:hAnsi="宋体"/>
        </w:rPr>
      </w:pPr>
      <w:r w:rsidRPr="00C81BAD">
        <w:rPr>
          <w:rFonts w:ascii="宋体" w:eastAsia="宋体" w:hAnsi="宋体"/>
        </w:rPr>
        <w:t>1003</w:t>
      </w:r>
      <w:r w:rsidRPr="00C81BAD">
        <w:rPr>
          <w:rFonts w:ascii="宋体" w:eastAsia="宋体" w:hAnsi="宋体" w:hint="eastAsia"/>
        </w:rPr>
        <w:t>-银牌题</w:t>
      </w:r>
    </w:p>
    <w:p w:rsidR="00F439E9" w:rsidRPr="00C81BAD" w:rsidRDefault="00F439E9" w:rsidP="00021B70">
      <w:pPr>
        <w:rPr>
          <w:rFonts w:ascii="宋体" w:eastAsia="宋体" w:hAnsi="宋体"/>
        </w:rPr>
      </w:pPr>
      <w:r w:rsidRPr="00C81BAD">
        <w:rPr>
          <w:rFonts w:ascii="宋体" w:eastAsia="宋体" w:hAnsi="宋体" w:hint="eastAsia"/>
        </w:rPr>
        <w:t>（√谢正平&amp;叶文豪&amp;孙宇洪）</w:t>
      </w:r>
      <w:r w:rsidRPr="00C81BAD">
        <w:rPr>
          <w:rFonts w:ascii="宋体" w:eastAsia="宋体" w:hAnsi="宋体"/>
        </w:rPr>
        <w:t>1004</w:t>
      </w:r>
      <w:r w:rsidRPr="00C81BAD">
        <w:rPr>
          <w:rFonts w:ascii="宋体" w:eastAsia="宋体" w:hAnsi="宋体" w:hint="eastAsia"/>
        </w:rPr>
        <w:t>-签到题-博弈</w:t>
      </w:r>
    </w:p>
    <w:p w:rsidR="00F439E9" w:rsidRPr="00C81BAD" w:rsidRDefault="00F439E9" w:rsidP="00021B70">
      <w:pPr>
        <w:rPr>
          <w:rFonts w:ascii="宋体" w:eastAsia="宋体" w:hAnsi="宋体"/>
        </w:rPr>
      </w:pPr>
      <w:r w:rsidRPr="00C81BAD">
        <w:rPr>
          <w:rFonts w:ascii="宋体" w:eastAsia="宋体" w:hAnsi="宋体" w:hint="eastAsia"/>
        </w:rPr>
        <w:t>（WA）</w:t>
      </w:r>
      <w:r w:rsidRPr="00C81BAD">
        <w:rPr>
          <w:rFonts w:ascii="宋体" w:eastAsia="宋体" w:hAnsi="宋体"/>
        </w:rPr>
        <w:t>1005</w:t>
      </w:r>
      <w:r w:rsidRPr="00C81BAD">
        <w:rPr>
          <w:rFonts w:ascii="宋体" w:eastAsia="宋体" w:hAnsi="宋体" w:hint="eastAsia"/>
        </w:rPr>
        <w:t>铜牌题-构造</w:t>
      </w:r>
    </w:p>
    <w:p w:rsidR="00F439E9" w:rsidRPr="00C81BAD" w:rsidRDefault="00F439E9" w:rsidP="00021B70">
      <w:pPr>
        <w:rPr>
          <w:rFonts w:ascii="宋体" w:eastAsia="宋体" w:hAnsi="宋体"/>
        </w:rPr>
      </w:pPr>
      <w:r w:rsidRPr="00C81BAD">
        <w:rPr>
          <w:rFonts w:ascii="宋体" w:eastAsia="宋体" w:hAnsi="宋体"/>
        </w:rPr>
        <w:t>1006</w:t>
      </w:r>
      <w:r w:rsidRPr="00C81BAD">
        <w:rPr>
          <w:rFonts w:ascii="宋体" w:eastAsia="宋体" w:hAnsi="宋体" w:hint="eastAsia"/>
        </w:rPr>
        <w:t>-银牌题</w:t>
      </w:r>
    </w:p>
    <w:p w:rsidR="00F439E9" w:rsidRPr="00C81BAD" w:rsidRDefault="00F439E9" w:rsidP="00021B70">
      <w:pPr>
        <w:rPr>
          <w:rFonts w:ascii="宋体" w:eastAsia="宋体" w:hAnsi="宋体"/>
        </w:rPr>
      </w:pPr>
      <w:r w:rsidRPr="00C81BAD">
        <w:rPr>
          <w:rFonts w:ascii="宋体" w:eastAsia="宋体" w:hAnsi="宋体" w:hint="eastAsia"/>
        </w:rPr>
        <w:t>（√叶文豪）</w:t>
      </w:r>
      <w:r w:rsidRPr="00C81BAD">
        <w:rPr>
          <w:rFonts w:ascii="宋体" w:eastAsia="宋体" w:hAnsi="宋体"/>
        </w:rPr>
        <w:t>1007</w:t>
      </w:r>
      <w:r w:rsidRPr="00C81BAD">
        <w:rPr>
          <w:rFonts w:ascii="宋体" w:eastAsia="宋体" w:hAnsi="宋体" w:hint="eastAsia"/>
        </w:rPr>
        <w:t>铜牌题-线段树</w:t>
      </w:r>
    </w:p>
    <w:p w:rsidR="00F439E9" w:rsidRPr="00C81BAD" w:rsidRDefault="00F439E9" w:rsidP="00021B70">
      <w:pPr>
        <w:rPr>
          <w:rFonts w:ascii="宋体" w:eastAsia="宋体" w:hAnsi="宋体"/>
        </w:rPr>
      </w:pPr>
      <w:r w:rsidRPr="00C81BAD">
        <w:rPr>
          <w:rFonts w:ascii="宋体" w:eastAsia="宋体" w:hAnsi="宋体"/>
        </w:rPr>
        <w:t>1008</w:t>
      </w:r>
      <w:r w:rsidRPr="00C81BAD">
        <w:rPr>
          <w:rFonts w:ascii="宋体" w:eastAsia="宋体" w:hAnsi="宋体" w:hint="eastAsia"/>
        </w:rPr>
        <w:t>-金牌题</w:t>
      </w:r>
    </w:p>
    <w:p w:rsidR="00F439E9" w:rsidRPr="00C81BAD" w:rsidRDefault="00F439E9" w:rsidP="00021B70">
      <w:pPr>
        <w:rPr>
          <w:rFonts w:ascii="宋体" w:eastAsia="宋体" w:hAnsi="宋体"/>
        </w:rPr>
      </w:pPr>
      <w:r w:rsidRPr="00C81BAD">
        <w:rPr>
          <w:rFonts w:ascii="宋体" w:eastAsia="宋体" w:hAnsi="宋体"/>
        </w:rPr>
        <w:t>1009</w:t>
      </w:r>
      <w:r w:rsidRPr="00C81BAD">
        <w:rPr>
          <w:rFonts w:ascii="宋体" w:eastAsia="宋体" w:hAnsi="宋体" w:hint="eastAsia"/>
        </w:rPr>
        <w:t>-金牌题</w:t>
      </w:r>
    </w:p>
    <w:p w:rsidR="00F439E9" w:rsidRPr="00C81BAD" w:rsidRDefault="00F439E9" w:rsidP="00021B70">
      <w:pPr>
        <w:rPr>
          <w:rFonts w:ascii="宋体" w:eastAsia="宋体" w:hAnsi="宋体"/>
        </w:rPr>
      </w:pPr>
      <w:r w:rsidRPr="00C81BAD">
        <w:rPr>
          <w:rFonts w:ascii="宋体" w:eastAsia="宋体" w:hAnsi="宋体" w:hint="eastAsia"/>
        </w:rPr>
        <w:t>（√谢正平&amp;孙宇洪）</w:t>
      </w:r>
      <w:r w:rsidRPr="00C81BAD">
        <w:rPr>
          <w:rFonts w:ascii="宋体" w:eastAsia="宋体" w:hAnsi="宋体"/>
        </w:rPr>
        <w:t>1010</w:t>
      </w:r>
      <w:r w:rsidRPr="00C81BAD">
        <w:rPr>
          <w:rFonts w:ascii="宋体" w:eastAsia="宋体" w:hAnsi="宋体" w:hint="eastAsia"/>
        </w:rPr>
        <w:t>-签到题</w:t>
      </w:r>
    </w:p>
    <w:p w:rsidR="00021B70" w:rsidRPr="00C81BAD" w:rsidRDefault="00F439E9" w:rsidP="00FA374A">
      <w:pPr>
        <w:rPr>
          <w:rFonts w:ascii="宋体" w:eastAsia="宋体" w:hAnsi="宋体"/>
          <w:b/>
        </w:rPr>
      </w:pPr>
      <w:r w:rsidRPr="00C81BAD">
        <w:rPr>
          <w:rFonts w:ascii="宋体" w:eastAsia="宋体" w:hAnsi="宋体" w:hint="eastAsia"/>
          <w:b/>
        </w:rPr>
        <w:t>7月2</w:t>
      </w:r>
      <w:r w:rsidRPr="00C81BAD">
        <w:rPr>
          <w:rFonts w:ascii="宋体" w:eastAsia="宋体" w:hAnsi="宋体"/>
          <w:b/>
        </w:rPr>
        <w:t>6</w:t>
      </w:r>
      <w:r w:rsidRPr="00C81BAD">
        <w:rPr>
          <w:rFonts w:ascii="宋体" w:eastAsia="宋体" w:hAnsi="宋体" w:hint="eastAsia"/>
          <w:b/>
        </w:rPr>
        <w:t>日</w:t>
      </w:r>
    </w:p>
    <w:p w:rsidR="00B6538E" w:rsidRPr="00C81BAD" w:rsidRDefault="00B6538E" w:rsidP="00F439E9">
      <w:pPr>
        <w:rPr>
          <w:rFonts w:ascii="宋体" w:eastAsia="宋体" w:hAnsi="宋体"/>
        </w:rPr>
      </w:pPr>
      <w:r w:rsidRPr="00C81BAD">
        <w:rPr>
          <w:rFonts w:ascii="宋体" w:eastAsia="宋体" w:hAnsi="宋体" w:hint="eastAsia"/>
        </w:rPr>
        <w:t>日常训练</w:t>
      </w:r>
    </w:p>
    <w:p w:rsidR="00B6538E" w:rsidRPr="00C81BAD" w:rsidRDefault="00B6538E" w:rsidP="00F439E9">
      <w:pPr>
        <w:rPr>
          <w:rFonts w:ascii="宋体" w:eastAsia="宋体" w:hAnsi="宋体"/>
        </w:rPr>
      </w:pPr>
      <w:r w:rsidRPr="00C81BAD">
        <w:rPr>
          <w:rFonts w:ascii="宋体" w:eastAsia="宋体" w:hAnsi="宋体" w:hint="eastAsia"/>
        </w:rPr>
        <w:t>√-</w:t>
      </w:r>
      <w:hyperlink r:id="rId414" w:tgtFrame="_blank" w:history="1">
        <w:r w:rsidRPr="00C81BAD">
          <w:rPr>
            <w:rFonts w:ascii="宋体" w:eastAsia="宋体" w:hAnsi="宋体"/>
          </w:rPr>
          <w:t>hdu 1159 Common Subsequence</w:t>
        </w:r>
      </w:hyperlink>
    </w:p>
    <w:p w:rsidR="00B6538E" w:rsidRPr="00C81BAD" w:rsidRDefault="00B6538E" w:rsidP="00F439E9">
      <w:pPr>
        <w:rPr>
          <w:rFonts w:ascii="宋体" w:eastAsia="宋体" w:hAnsi="宋体"/>
        </w:rPr>
      </w:pPr>
      <w:r w:rsidRPr="00C81BAD">
        <w:rPr>
          <w:rFonts w:ascii="宋体" w:eastAsia="宋体" w:hAnsi="宋体" w:hint="eastAsia"/>
        </w:rPr>
        <w:t>多校补题</w:t>
      </w:r>
    </w:p>
    <w:p w:rsidR="00122B0A" w:rsidRPr="00C81BAD" w:rsidRDefault="00122B0A" w:rsidP="00F439E9">
      <w:pPr>
        <w:rPr>
          <w:rFonts w:ascii="宋体" w:eastAsia="宋体" w:hAnsi="宋体"/>
        </w:rPr>
      </w:pPr>
      <w:r w:rsidRPr="00C81BAD">
        <w:rPr>
          <w:rFonts w:ascii="宋体" w:eastAsia="宋体" w:hAnsi="宋体" w:hint="eastAsia"/>
        </w:rPr>
        <w:t>√-</w:t>
      </w:r>
      <w:r w:rsidRPr="00C81BAD">
        <w:rPr>
          <w:rFonts w:ascii="宋体" w:eastAsia="宋体" w:hAnsi="宋体"/>
        </w:rPr>
        <w:t>hdu-6312-Game</w:t>
      </w:r>
      <w:r w:rsidRPr="00C81BAD">
        <w:rPr>
          <w:rFonts w:ascii="宋体" w:eastAsia="宋体" w:hAnsi="宋体" w:hint="eastAsia"/>
        </w:rPr>
        <w:t>-多校2签到题-博弈</w:t>
      </w:r>
    </w:p>
    <w:p w:rsidR="00F439E9" w:rsidRPr="00C81BAD" w:rsidRDefault="00F439E9" w:rsidP="00EE2681">
      <w:pPr>
        <w:rPr>
          <w:rFonts w:ascii="宋体" w:eastAsia="宋体" w:hAnsi="宋体"/>
          <w:b/>
        </w:rPr>
      </w:pPr>
      <w:r w:rsidRPr="00C81BAD">
        <w:rPr>
          <w:rFonts w:ascii="宋体" w:eastAsia="宋体" w:hAnsi="宋体" w:hint="eastAsia"/>
          <w:b/>
        </w:rPr>
        <w:t>牛客多校3</w:t>
      </w:r>
      <w:r w:rsidR="00F41371" w:rsidRPr="00C81BAD">
        <w:rPr>
          <w:rFonts w:ascii="宋体" w:eastAsia="宋体" w:hAnsi="宋体" w:hint="eastAsia"/>
          <w:b/>
        </w:rPr>
        <w:t>（68th/513-银）</w:t>
      </w:r>
    </w:p>
    <w:p w:rsidR="0090117E" w:rsidRPr="00C81BAD" w:rsidRDefault="00F41371" w:rsidP="00EE2681">
      <w:pPr>
        <w:rPr>
          <w:rFonts w:ascii="宋体" w:eastAsia="宋体" w:hAnsi="宋体"/>
        </w:rPr>
      </w:pPr>
      <w:r w:rsidRPr="00C81BAD">
        <w:rPr>
          <w:rFonts w:ascii="宋体" w:eastAsia="宋体" w:hAnsi="宋体" w:hint="eastAsia"/>
        </w:rPr>
        <w:t>（√孙宇洪&amp;谢正平）A-背包-签到题</w:t>
      </w:r>
    </w:p>
    <w:p w:rsidR="00F41371" w:rsidRPr="00C81BAD" w:rsidRDefault="00F41371" w:rsidP="00EE2681">
      <w:pPr>
        <w:rPr>
          <w:rFonts w:ascii="宋体" w:eastAsia="宋体" w:hAnsi="宋体"/>
        </w:rPr>
      </w:pPr>
      <w:r w:rsidRPr="00C81BAD">
        <w:rPr>
          <w:rFonts w:ascii="宋体" w:eastAsia="宋体" w:hAnsi="宋体"/>
        </w:rPr>
        <w:t>B</w:t>
      </w:r>
      <w:r w:rsidRPr="00C81BAD">
        <w:rPr>
          <w:rFonts w:ascii="宋体" w:eastAsia="宋体" w:hAnsi="宋体" w:hint="eastAsia"/>
        </w:rPr>
        <w:t>-金牌题</w:t>
      </w:r>
    </w:p>
    <w:p w:rsidR="00F41371" w:rsidRPr="00C81BAD" w:rsidRDefault="00F41371" w:rsidP="00EE2681">
      <w:pPr>
        <w:rPr>
          <w:rFonts w:ascii="宋体" w:eastAsia="宋体" w:hAnsi="宋体"/>
        </w:rPr>
      </w:pPr>
      <w:r w:rsidRPr="00C81BAD">
        <w:rPr>
          <w:rFonts w:ascii="宋体" w:eastAsia="宋体" w:hAnsi="宋体" w:hint="eastAsia"/>
        </w:rPr>
        <w:t>（√孙宇洪）</w:t>
      </w:r>
      <w:r w:rsidRPr="00C81BAD">
        <w:rPr>
          <w:rFonts w:ascii="宋体" w:eastAsia="宋体" w:hAnsi="宋体"/>
        </w:rPr>
        <w:t>C</w:t>
      </w:r>
      <w:r w:rsidRPr="00C81BAD">
        <w:rPr>
          <w:rFonts w:ascii="宋体" w:eastAsia="宋体" w:hAnsi="宋体" w:hint="eastAsia"/>
        </w:rPr>
        <w:t>-区间操作模板题</w:t>
      </w:r>
      <w:r w:rsidRPr="00C81BAD">
        <w:rPr>
          <w:rFonts w:ascii="宋体" w:eastAsia="宋体" w:hAnsi="宋体"/>
        </w:rPr>
        <w:t>splay</w:t>
      </w:r>
      <w:r w:rsidRPr="00C81BAD">
        <w:rPr>
          <w:rFonts w:ascii="宋体" w:eastAsia="宋体" w:hAnsi="宋体" w:hint="eastAsia"/>
        </w:rPr>
        <w:t>树-铜牌题</w:t>
      </w:r>
    </w:p>
    <w:p w:rsidR="00F41371" w:rsidRPr="00C81BAD" w:rsidRDefault="00F41371" w:rsidP="00EE2681">
      <w:pPr>
        <w:rPr>
          <w:rFonts w:ascii="宋体" w:eastAsia="宋体" w:hAnsi="宋体"/>
        </w:rPr>
      </w:pPr>
      <w:r w:rsidRPr="00C81BAD">
        <w:rPr>
          <w:rFonts w:ascii="宋体" w:eastAsia="宋体" w:hAnsi="宋体"/>
        </w:rPr>
        <w:t>D</w:t>
      </w:r>
      <w:r w:rsidRPr="00C81BAD">
        <w:rPr>
          <w:rFonts w:ascii="宋体" w:eastAsia="宋体" w:hAnsi="宋体" w:hint="eastAsia"/>
        </w:rPr>
        <w:t>-金牌题</w:t>
      </w:r>
    </w:p>
    <w:p w:rsidR="00F41371" w:rsidRPr="00C81BAD" w:rsidRDefault="00F41371" w:rsidP="00EE2681">
      <w:pPr>
        <w:rPr>
          <w:rFonts w:ascii="宋体" w:eastAsia="宋体" w:hAnsi="宋体"/>
        </w:rPr>
      </w:pPr>
      <w:r w:rsidRPr="00C81BAD">
        <w:rPr>
          <w:rFonts w:ascii="宋体" w:eastAsia="宋体" w:hAnsi="宋体" w:hint="eastAsia"/>
        </w:rPr>
        <w:t>（√叶文豪）</w:t>
      </w:r>
      <w:r w:rsidRPr="00C81BAD">
        <w:rPr>
          <w:rFonts w:ascii="宋体" w:eastAsia="宋体" w:hAnsi="宋体"/>
        </w:rPr>
        <w:t>E</w:t>
      </w:r>
      <w:r w:rsidRPr="00C81BAD">
        <w:rPr>
          <w:rFonts w:ascii="宋体" w:eastAsia="宋体" w:hAnsi="宋体" w:hint="eastAsia"/>
        </w:rPr>
        <w:t>-字符串KMP循环节模板-铜牌题</w:t>
      </w:r>
    </w:p>
    <w:p w:rsidR="00F41371" w:rsidRPr="00C81BAD" w:rsidRDefault="00F41371" w:rsidP="00EE2681">
      <w:pPr>
        <w:rPr>
          <w:rFonts w:ascii="宋体" w:eastAsia="宋体" w:hAnsi="宋体"/>
        </w:rPr>
      </w:pPr>
      <w:r w:rsidRPr="00C81BAD">
        <w:rPr>
          <w:rFonts w:ascii="宋体" w:eastAsia="宋体" w:hAnsi="宋体"/>
        </w:rPr>
        <w:t>F</w:t>
      </w:r>
      <w:r w:rsidRPr="00C81BAD">
        <w:rPr>
          <w:rFonts w:ascii="宋体" w:eastAsia="宋体" w:hAnsi="宋体" w:hint="eastAsia"/>
        </w:rPr>
        <w:t>-金牌题</w:t>
      </w:r>
    </w:p>
    <w:p w:rsidR="00F41371" w:rsidRPr="00C81BAD" w:rsidRDefault="00F41371" w:rsidP="00EE2681">
      <w:pPr>
        <w:rPr>
          <w:rFonts w:ascii="宋体" w:eastAsia="宋体" w:hAnsi="宋体"/>
        </w:rPr>
      </w:pPr>
      <w:r w:rsidRPr="00C81BAD">
        <w:rPr>
          <w:rFonts w:ascii="宋体" w:eastAsia="宋体" w:hAnsi="宋体"/>
        </w:rPr>
        <w:t>G</w:t>
      </w:r>
      <w:r w:rsidRPr="00C81BAD">
        <w:rPr>
          <w:rFonts w:ascii="宋体" w:eastAsia="宋体" w:hAnsi="宋体" w:hint="eastAsia"/>
        </w:rPr>
        <w:t>-金牌题</w:t>
      </w:r>
    </w:p>
    <w:p w:rsidR="00F41371" w:rsidRPr="00C81BAD" w:rsidRDefault="00F41371" w:rsidP="00EE2681">
      <w:pPr>
        <w:rPr>
          <w:rFonts w:ascii="宋体" w:eastAsia="宋体" w:hAnsi="宋体"/>
        </w:rPr>
      </w:pPr>
      <w:r w:rsidRPr="00C81BAD">
        <w:rPr>
          <w:rFonts w:ascii="宋体" w:eastAsia="宋体" w:hAnsi="宋体" w:hint="eastAsia"/>
        </w:rPr>
        <w:t>（√谢正平）</w:t>
      </w:r>
      <w:r w:rsidRPr="00C81BAD">
        <w:rPr>
          <w:rFonts w:ascii="宋体" w:eastAsia="宋体" w:hAnsi="宋体"/>
        </w:rPr>
        <w:t>H</w:t>
      </w:r>
      <w:r w:rsidRPr="00C81BAD">
        <w:rPr>
          <w:rFonts w:ascii="宋体" w:eastAsia="宋体" w:hAnsi="宋体" w:hint="eastAsia"/>
        </w:rPr>
        <w:t>-数论-签到题</w:t>
      </w:r>
    </w:p>
    <w:p w:rsidR="00F41371" w:rsidRPr="00C81BAD" w:rsidRDefault="00F41371" w:rsidP="00EE2681">
      <w:pPr>
        <w:rPr>
          <w:rFonts w:ascii="宋体" w:eastAsia="宋体" w:hAnsi="宋体"/>
        </w:rPr>
      </w:pPr>
      <w:r w:rsidRPr="00C81BAD">
        <w:rPr>
          <w:rFonts w:ascii="宋体" w:eastAsia="宋体" w:hAnsi="宋体"/>
        </w:rPr>
        <w:t>I</w:t>
      </w:r>
      <w:r w:rsidRPr="00C81BAD">
        <w:rPr>
          <w:rFonts w:ascii="宋体" w:eastAsia="宋体" w:hAnsi="宋体" w:hint="eastAsia"/>
        </w:rPr>
        <w:t>-计算几何（凸包）-银牌题</w:t>
      </w:r>
    </w:p>
    <w:p w:rsidR="00F41371" w:rsidRPr="00C81BAD" w:rsidRDefault="00F41371" w:rsidP="00EE2681">
      <w:pPr>
        <w:rPr>
          <w:rFonts w:ascii="宋体" w:eastAsia="宋体" w:hAnsi="宋体"/>
        </w:rPr>
      </w:pPr>
      <w:r w:rsidRPr="00C81BAD">
        <w:rPr>
          <w:rFonts w:ascii="宋体" w:eastAsia="宋体" w:hAnsi="宋体" w:hint="eastAsia"/>
        </w:rPr>
        <w:t>（√叶文豪）</w:t>
      </w:r>
      <w:r w:rsidRPr="00C81BAD">
        <w:rPr>
          <w:rFonts w:ascii="宋体" w:eastAsia="宋体" w:hAnsi="宋体"/>
        </w:rPr>
        <w:t>J</w:t>
      </w:r>
      <w:r w:rsidRPr="00C81BAD">
        <w:rPr>
          <w:rFonts w:ascii="宋体" w:eastAsia="宋体" w:hAnsi="宋体" w:hint="eastAsia"/>
        </w:rPr>
        <w:t>-二分&amp;计算几何模板（简单多边形与圆面积交&amp;凸多边形面积）-铜牌题</w:t>
      </w:r>
    </w:p>
    <w:p w:rsidR="003604E9" w:rsidRPr="00C81BAD" w:rsidRDefault="0090117E" w:rsidP="00FA374A">
      <w:pPr>
        <w:rPr>
          <w:rFonts w:ascii="宋体" w:eastAsia="宋体" w:hAnsi="宋体"/>
          <w:b/>
        </w:rPr>
      </w:pPr>
      <w:r w:rsidRPr="00C81BAD">
        <w:rPr>
          <w:rFonts w:ascii="宋体" w:eastAsia="宋体" w:hAnsi="宋体"/>
          <w:b/>
        </w:rPr>
        <w:t>7</w:t>
      </w:r>
      <w:r w:rsidRPr="00C81BAD">
        <w:rPr>
          <w:rFonts w:ascii="宋体" w:eastAsia="宋体" w:hAnsi="宋体" w:hint="eastAsia"/>
          <w:b/>
        </w:rPr>
        <w:t>月27日</w:t>
      </w:r>
    </w:p>
    <w:p w:rsidR="006B3F2F" w:rsidRPr="00C81BAD" w:rsidRDefault="00F048C5" w:rsidP="006B3F2F">
      <w:pPr>
        <w:rPr>
          <w:rFonts w:ascii="宋体" w:eastAsia="宋体" w:hAnsi="宋体"/>
        </w:rPr>
      </w:pPr>
      <w:r w:rsidRPr="00C81BAD">
        <w:rPr>
          <w:rFonts w:ascii="宋体" w:eastAsia="宋体" w:hAnsi="宋体" w:hint="eastAsia"/>
        </w:rPr>
        <w:t>√-</w:t>
      </w:r>
      <w:hyperlink r:id="rId415" w:tgtFrame="_blank" w:history="1">
        <w:r w:rsidR="006B3F2F" w:rsidRPr="00C81BAD">
          <w:rPr>
            <w:rFonts w:ascii="宋体" w:eastAsia="宋体" w:hAnsi="宋体"/>
          </w:rPr>
          <w:t>hdu 2089 不要62</w:t>
        </w:r>
      </w:hyperlink>
      <w:r w:rsidR="006B3F2F" w:rsidRPr="00C81BAD">
        <w:rPr>
          <w:rFonts w:ascii="宋体" w:eastAsia="宋体" w:hAnsi="宋体"/>
        </w:rPr>
        <w:t> 简单数位dp</w:t>
      </w:r>
    </w:p>
    <w:p w:rsidR="00457C16" w:rsidRPr="00C81BAD" w:rsidRDefault="00457C16" w:rsidP="006B3F2F">
      <w:pPr>
        <w:rPr>
          <w:rFonts w:ascii="宋体" w:eastAsia="宋体" w:hAnsi="宋体"/>
        </w:rPr>
      </w:pPr>
      <w:r w:rsidRPr="00C81BAD">
        <w:rPr>
          <w:rFonts w:ascii="宋体" w:eastAsia="宋体" w:hAnsi="宋体" w:hint="eastAsia"/>
        </w:rPr>
        <w:t>√-</w:t>
      </w:r>
      <w:r w:rsidRPr="00C81BAD">
        <w:rPr>
          <w:rFonts w:ascii="宋体" w:eastAsia="宋体" w:hAnsi="宋体"/>
        </w:rPr>
        <w:t>hdu 1711</w:t>
      </w:r>
      <w:r w:rsidRPr="00C81BAD">
        <w:rPr>
          <w:rFonts w:ascii="宋体" w:eastAsia="宋体" w:hAnsi="宋体" w:hint="eastAsia"/>
        </w:rPr>
        <w:t>-</w:t>
      </w:r>
      <w:r w:rsidRPr="00C81BAD">
        <w:rPr>
          <w:rFonts w:ascii="宋体" w:eastAsia="宋体" w:hAnsi="宋体"/>
        </w:rPr>
        <w:t>KMP</w:t>
      </w:r>
      <w:r w:rsidRPr="00C81BAD">
        <w:rPr>
          <w:rFonts w:ascii="宋体" w:eastAsia="宋体" w:hAnsi="宋体" w:hint="eastAsia"/>
        </w:rPr>
        <w:t>模板题</w:t>
      </w:r>
    </w:p>
    <w:p w:rsidR="00490C6B" w:rsidRPr="00C81BAD" w:rsidRDefault="00490C6B" w:rsidP="006B3F2F">
      <w:pPr>
        <w:rPr>
          <w:rFonts w:ascii="宋体" w:eastAsia="宋体" w:hAnsi="宋体"/>
        </w:rPr>
      </w:pPr>
      <w:r w:rsidRPr="00C81BAD">
        <w:rPr>
          <w:rFonts w:ascii="宋体" w:eastAsia="宋体" w:hAnsi="宋体" w:hint="eastAsia"/>
        </w:rPr>
        <w:lastRenderedPageBreak/>
        <w:t>√-牛客3</w:t>
      </w:r>
      <w:r w:rsidRPr="00C81BAD">
        <w:rPr>
          <w:rFonts w:ascii="宋体" w:eastAsia="宋体" w:hAnsi="宋体"/>
        </w:rPr>
        <w:t>C</w:t>
      </w:r>
      <w:r w:rsidRPr="00C81BAD">
        <w:rPr>
          <w:rFonts w:ascii="宋体" w:eastAsia="宋体" w:hAnsi="宋体" w:hint="eastAsia"/>
        </w:rPr>
        <w:t>-铜牌题-区间操作（splay树模板/rope大法）</w:t>
      </w:r>
    </w:p>
    <w:p w:rsidR="003604E9" w:rsidRPr="00C81BAD" w:rsidRDefault="003604E9" w:rsidP="002F67A5">
      <w:pPr>
        <w:rPr>
          <w:rFonts w:ascii="宋体" w:eastAsia="宋体" w:hAnsi="宋体"/>
          <w:b/>
        </w:rPr>
      </w:pPr>
      <w:r w:rsidRPr="00C81BAD">
        <w:rPr>
          <w:rFonts w:ascii="宋体" w:eastAsia="宋体" w:hAnsi="宋体" w:hint="eastAsia"/>
          <w:b/>
        </w:rPr>
        <w:t>7月28日</w:t>
      </w:r>
    </w:p>
    <w:p w:rsidR="00F048C5" w:rsidRPr="00C81BAD" w:rsidRDefault="00E16817" w:rsidP="00F048C5">
      <w:pPr>
        <w:rPr>
          <w:rFonts w:ascii="宋体" w:eastAsia="宋体" w:hAnsi="宋体"/>
        </w:rPr>
      </w:pPr>
      <w:r w:rsidRPr="00C81BAD">
        <w:rPr>
          <w:rFonts w:ascii="宋体" w:eastAsia="宋体" w:hAnsi="宋体" w:hint="eastAsia"/>
        </w:rPr>
        <w:t>√-</w:t>
      </w:r>
      <w:r w:rsidRPr="00C81BAD">
        <w:rPr>
          <w:rFonts w:ascii="宋体" w:eastAsia="宋体" w:hAnsi="宋体"/>
        </w:rPr>
        <w:t>hdu 1686</w:t>
      </w:r>
    </w:p>
    <w:p w:rsidR="003604E9" w:rsidRPr="00C81BAD" w:rsidRDefault="003604E9" w:rsidP="003604E9">
      <w:pPr>
        <w:rPr>
          <w:rFonts w:ascii="宋体" w:eastAsia="宋体" w:hAnsi="宋体"/>
          <w:b/>
        </w:rPr>
      </w:pPr>
      <w:r w:rsidRPr="00C81BAD">
        <w:rPr>
          <w:rFonts w:ascii="宋体" w:eastAsia="宋体" w:hAnsi="宋体" w:hint="eastAsia"/>
          <w:b/>
        </w:rPr>
        <w:t>牛客多校4</w:t>
      </w:r>
      <w:r w:rsidR="00787173" w:rsidRPr="00C81BAD">
        <w:rPr>
          <w:rFonts w:ascii="宋体" w:eastAsia="宋体" w:hAnsi="宋体" w:hint="eastAsia"/>
          <w:b/>
        </w:rPr>
        <w:t>（1题；3人3题；114</w:t>
      </w:r>
      <w:r w:rsidR="00787173" w:rsidRPr="00C81BAD">
        <w:rPr>
          <w:rFonts w:ascii="宋体" w:eastAsia="宋体" w:hAnsi="宋体" w:hint="eastAsia"/>
          <w:b/>
          <w:vertAlign w:val="superscript"/>
        </w:rPr>
        <w:t>th</w:t>
      </w:r>
      <w:r w:rsidR="00787173" w:rsidRPr="00C81BAD">
        <w:rPr>
          <w:rFonts w:ascii="宋体" w:eastAsia="宋体" w:hAnsi="宋体" w:hint="eastAsia"/>
          <w:b/>
        </w:rPr>
        <w:t>/</w:t>
      </w:r>
      <w:r w:rsidR="00787173" w:rsidRPr="00C81BAD">
        <w:rPr>
          <w:rFonts w:ascii="宋体" w:eastAsia="宋体" w:hAnsi="宋体"/>
          <w:b/>
        </w:rPr>
        <w:t>494</w:t>
      </w:r>
      <w:r w:rsidR="00787173" w:rsidRPr="00C81BAD">
        <w:rPr>
          <w:rFonts w:ascii="宋体" w:eastAsia="宋体" w:hAnsi="宋体" w:hint="eastAsia"/>
          <w:b/>
        </w:rPr>
        <w:t>；铜）</w:t>
      </w:r>
    </w:p>
    <w:p w:rsidR="00787173" w:rsidRPr="00C81BAD" w:rsidRDefault="00787173" w:rsidP="003604E9">
      <w:pPr>
        <w:rPr>
          <w:rFonts w:ascii="宋体" w:eastAsia="宋体" w:hAnsi="宋体"/>
        </w:rPr>
      </w:pPr>
      <w:r w:rsidRPr="00C81BAD">
        <w:rPr>
          <w:rFonts w:ascii="宋体" w:eastAsia="宋体" w:hAnsi="宋体"/>
        </w:rPr>
        <w:t>(WA</w:t>
      </w:r>
      <w:r w:rsidRPr="00C81BAD">
        <w:rPr>
          <w:rFonts w:ascii="宋体" w:eastAsia="宋体" w:hAnsi="宋体" w:hint="eastAsia"/>
        </w:rPr>
        <w:t>谢正平&amp;叶文豪&amp;孙宇洪)</w:t>
      </w:r>
      <w:r w:rsidRPr="00C81BAD">
        <w:rPr>
          <w:rFonts w:ascii="宋体" w:eastAsia="宋体" w:hAnsi="宋体"/>
        </w:rPr>
        <w:t>A</w:t>
      </w:r>
      <w:r w:rsidRPr="00C81BAD">
        <w:rPr>
          <w:rFonts w:ascii="宋体" w:eastAsia="宋体" w:hAnsi="宋体" w:hint="eastAsia"/>
        </w:rPr>
        <w:t>-银牌-</w:t>
      </w:r>
      <w:r w:rsidRPr="00C81BAD">
        <w:rPr>
          <w:rFonts w:ascii="宋体" w:eastAsia="宋体" w:hAnsi="宋体"/>
        </w:rPr>
        <w:t>dp</w:t>
      </w:r>
      <w:r w:rsidRPr="00C81BAD">
        <w:rPr>
          <w:rFonts w:ascii="宋体" w:eastAsia="宋体" w:hAnsi="宋体" w:hint="eastAsia"/>
        </w:rPr>
        <w:t>&amp;扩展欧拉定理</w:t>
      </w:r>
    </w:p>
    <w:p w:rsidR="00787173" w:rsidRPr="00C81BAD" w:rsidRDefault="00787173" w:rsidP="003604E9">
      <w:pPr>
        <w:rPr>
          <w:rFonts w:ascii="宋体" w:eastAsia="宋体" w:hAnsi="宋体"/>
        </w:rPr>
      </w:pPr>
      <w:r w:rsidRPr="00C81BAD">
        <w:rPr>
          <w:rFonts w:ascii="宋体" w:eastAsia="宋体" w:hAnsi="宋体"/>
        </w:rPr>
        <w:t>B-</w:t>
      </w:r>
      <w:r w:rsidRPr="00C81BAD">
        <w:rPr>
          <w:rFonts w:ascii="宋体" w:eastAsia="宋体" w:hAnsi="宋体" w:hint="eastAsia"/>
        </w:rPr>
        <w:t>金牌题-区间问题&amp;线段树优化</w:t>
      </w:r>
    </w:p>
    <w:p w:rsidR="00787173" w:rsidRPr="00C81BAD" w:rsidRDefault="00787173" w:rsidP="003604E9">
      <w:pPr>
        <w:rPr>
          <w:rFonts w:ascii="宋体" w:eastAsia="宋体" w:hAnsi="宋体"/>
        </w:rPr>
      </w:pPr>
      <w:r w:rsidRPr="00C81BAD">
        <w:rPr>
          <w:rFonts w:ascii="宋体" w:eastAsia="宋体" w:hAnsi="宋体"/>
        </w:rPr>
        <w:t>C</w:t>
      </w:r>
      <w:r w:rsidRPr="00C81BAD">
        <w:rPr>
          <w:rFonts w:ascii="宋体" w:eastAsia="宋体" w:hAnsi="宋体" w:hint="eastAsia"/>
        </w:rPr>
        <w:t>-银牌题-数学&amp;数位DP</w:t>
      </w:r>
    </w:p>
    <w:p w:rsidR="00787173" w:rsidRPr="00C81BAD" w:rsidRDefault="00787173" w:rsidP="003604E9">
      <w:pPr>
        <w:rPr>
          <w:rFonts w:ascii="宋体" w:eastAsia="宋体" w:hAnsi="宋体"/>
        </w:rPr>
      </w:pPr>
      <w:r w:rsidRPr="00C81BAD">
        <w:rPr>
          <w:rFonts w:ascii="宋体" w:eastAsia="宋体" w:hAnsi="宋体" w:hint="eastAsia"/>
        </w:rPr>
        <w:t>（√谢正平+）</w:t>
      </w:r>
      <w:r w:rsidRPr="00C81BAD">
        <w:rPr>
          <w:rFonts w:ascii="宋体" w:eastAsia="宋体" w:hAnsi="宋体"/>
        </w:rPr>
        <w:t>D</w:t>
      </w:r>
      <w:r w:rsidRPr="00C81BAD">
        <w:rPr>
          <w:rFonts w:ascii="宋体" w:eastAsia="宋体" w:hAnsi="宋体" w:hint="eastAsia"/>
        </w:rPr>
        <w:t>-数学构造-铜牌题</w:t>
      </w:r>
    </w:p>
    <w:p w:rsidR="00787173" w:rsidRPr="00C81BAD" w:rsidRDefault="00787173" w:rsidP="003604E9">
      <w:pPr>
        <w:rPr>
          <w:rFonts w:ascii="宋体" w:eastAsia="宋体" w:hAnsi="宋体"/>
        </w:rPr>
      </w:pPr>
      <w:r w:rsidRPr="00C81BAD">
        <w:rPr>
          <w:rFonts w:ascii="宋体" w:eastAsia="宋体" w:hAnsi="宋体"/>
        </w:rPr>
        <w:t>E</w:t>
      </w:r>
      <w:r w:rsidRPr="00C81BAD">
        <w:rPr>
          <w:rFonts w:ascii="宋体" w:eastAsia="宋体" w:hAnsi="宋体" w:hint="eastAsia"/>
        </w:rPr>
        <w:t>-金牌题-概率&amp;线段树</w:t>
      </w:r>
    </w:p>
    <w:p w:rsidR="00787173" w:rsidRPr="00C81BAD" w:rsidRDefault="00787173" w:rsidP="003604E9">
      <w:pPr>
        <w:rPr>
          <w:rFonts w:ascii="宋体" w:eastAsia="宋体" w:hAnsi="宋体"/>
        </w:rPr>
      </w:pPr>
      <w:r w:rsidRPr="00C81BAD">
        <w:rPr>
          <w:rFonts w:ascii="宋体" w:eastAsia="宋体" w:hAnsi="宋体" w:hint="eastAsia"/>
        </w:rPr>
        <w:t>（√叶文豪+）</w:t>
      </w:r>
      <w:r w:rsidRPr="00C81BAD">
        <w:rPr>
          <w:rFonts w:ascii="宋体" w:eastAsia="宋体" w:hAnsi="宋体"/>
        </w:rPr>
        <w:t>F</w:t>
      </w:r>
      <w:r w:rsidRPr="00C81BAD">
        <w:rPr>
          <w:rFonts w:ascii="宋体" w:eastAsia="宋体" w:hAnsi="宋体" w:hint="eastAsia"/>
        </w:rPr>
        <w:t>-签到</w:t>
      </w:r>
    </w:p>
    <w:p w:rsidR="00787173" w:rsidRPr="00C81BAD" w:rsidRDefault="00787173" w:rsidP="003604E9">
      <w:pPr>
        <w:rPr>
          <w:rFonts w:ascii="宋体" w:eastAsia="宋体" w:hAnsi="宋体"/>
        </w:rPr>
      </w:pPr>
      <w:r w:rsidRPr="00C81BAD">
        <w:rPr>
          <w:rFonts w:ascii="宋体" w:eastAsia="宋体" w:hAnsi="宋体" w:hint="eastAsia"/>
        </w:rPr>
        <w:t>（√谢正平+）</w:t>
      </w:r>
      <w:r w:rsidRPr="00C81BAD">
        <w:rPr>
          <w:rFonts w:ascii="宋体" w:eastAsia="宋体" w:hAnsi="宋体"/>
        </w:rPr>
        <w:t>G</w:t>
      </w:r>
      <w:r w:rsidRPr="00C81BAD">
        <w:rPr>
          <w:rFonts w:ascii="宋体" w:eastAsia="宋体" w:hAnsi="宋体" w:hint="eastAsia"/>
        </w:rPr>
        <w:t>-铜牌题-枚举</w:t>
      </w:r>
    </w:p>
    <w:p w:rsidR="00787173" w:rsidRPr="00C81BAD" w:rsidRDefault="00787173" w:rsidP="003604E9">
      <w:pPr>
        <w:rPr>
          <w:rFonts w:ascii="宋体" w:eastAsia="宋体" w:hAnsi="宋体"/>
        </w:rPr>
      </w:pPr>
      <w:r w:rsidRPr="00C81BAD">
        <w:rPr>
          <w:rFonts w:ascii="宋体" w:eastAsia="宋体" w:hAnsi="宋体"/>
        </w:rPr>
        <w:t>H</w:t>
      </w:r>
      <w:r w:rsidRPr="00C81BAD">
        <w:rPr>
          <w:rFonts w:ascii="宋体" w:eastAsia="宋体" w:hAnsi="宋体" w:hint="eastAsia"/>
        </w:rPr>
        <w:t>-金牌题-字符串</w:t>
      </w:r>
    </w:p>
    <w:p w:rsidR="00787173" w:rsidRPr="00C81BAD" w:rsidRDefault="00787173" w:rsidP="003604E9">
      <w:pPr>
        <w:rPr>
          <w:rFonts w:ascii="宋体" w:eastAsia="宋体" w:hAnsi="宋体"/>
        </w:rPr>
      </w:pPr>
      <w:r w:rsidRPr="00C81BAD">
        <w:rPr>
          <w:rFonts w:ascii="宋体" w:eastAsia="宋体" w:hAnsi="宋体"/>
        </w:rPr>
        <w:t>I</w:t>
      </w:r>
      <w:r w:rsidRPr="00C81BAD">
        <w:rPr>
          <w:rFonts w:ascii="宋体" w:eastAsia="宋体" w:hAnsi="宋体" w:hint="eastAsia"/>
        </w:rPr>
        <w:t>-金牌题</w:t>
      </w:r>
    </w:p>
    <w:p w:rsidR="00787173" w:rsidRPr="00C81BAD" w:rsidRDefault="00787173" w:rsidP="003604E9">
      <w:pPr>
        <w:rPr>
          <w:rFonts w:ascii="宋体" w:eastAsia="宋体" w:hAnsi="宋体"/>
        </w:rPr>
      </w:pPr>
      <w:r w:rsidRPr="00C81BAD">
        <w:rPr>
          <w:rFonts w:ascii="宋体" w:eastAsia="宋体" w:hAnsi="宋体"/>
        </w:rPr>
        <w:t>J</w:t>
      </w:r>
      <w:r w:rsidRPr="00C81BAD">
        <w:rPr>
          <w:rFonts w:ascii="宋体" w:eastAsia="宋体" w:hAnsi="宋体" w:hint="eastAsia"/>
        </w:rPr>
        <w:t>-银牌题-拓补排序&amp;线段树优化建图</w:t>
      </w:r>
    </w:p>
    <w:p w:rsidR="00FD246B" w:rsidRPr="00C81BAD" w:rsidRDefault="00FD246B" w:rsidP="00C32EFE">
      <w:pPr>
        <w:rPr>
          <w:rFonts w:ascii="宋体" w:eastAsia="宋体" w:hAnsi="宋体"/>
          <w:b/>
        </w:rPr>
      </w:pPr>
      <w:r w:rsidRPr="00C81BAD">
        <w:rPr>
          <w:rFonts w:ascii="宋体" w:eastAsia="宋体" w:hAnsi="宋体"/>
          <w:b/>
        </w:rPr>
        <w:t>7</w:t>
      </w:r>
      <w:r w:rsidRPr="00C81BAD">
        <w:rPr>
          <w:rFonts w:ascii="宋体" w:eastAsia="宋体" w:hAnsi="宋体" w:hint="eastAsia"/>
          <w:b/>
        </w:rPr>
        <w:t>月2</w:t>
      </w:r>
      <w:r w:rsidRPr="00C81BAD">
        <w:rPr>
          <w:rFonts w:ascii="宋体" w:eastAsia="宋体" w:hAnsi="宋体"/>
          <w:b/>
        </w:rPr>
        <w:t>9</w:t>
      </w:r>
      <w:r w:rsidRPr="00C81BAD">
        <w:rPr>
          <w:rFonts w:ascii="宋体" w:eastAsia="宋体" w:hAnsi="宋体" w:hint="eastAsia"/>
          <w:b/>
        </w:rPr>
        <w:t>日</w:t>
      </w:r>
    </w:p>
    <w:p w:rsidR="002F67A5" w:rsidRPr="00C81BAD" w:rsidRDefault="002F67A5" w:rsidP="002F67A5">
      <w:pPr>
        <w:rPr>
          <w:rFonts w:ascii="宋体" w:eastAsia="宋体" w:hAnsi="宋体"/>
        </w:rPr>
      </w:pPr>
      <w:r w:rsidRPr="00C81BAD">
        <w:rPr>
          <w:rFonts w:ascii="宋体" w:eastAsia="宋体" w:hAnsi="宋体" w:hint="eastAsia"/>
        </w:rPr>
        <w:t>补题-（未完全）牛客4A-递推&amp;扩展欧拉定理</w:t>
      </w:r>
    </w:p>
    <w:p w:rsidR="00E34E1F" w:rsidRPr="00C81BAD" w:rsidRDefault="00E34E1F" w:rsidP="002F67A5">
      <w:pPr>
        <w:rPr>
          <w:rFonts w:ascii="宋体" w:eastAsia="宋体" w:hAnsi="宋体"/>
        </w:rPr>
      </w:pPr>
      <w:r w:rsidRPr="00C81BAD">
        <w:rPr>
          <w:rFonts w:ascii="宋体" w:eastAsia="宋体" w:hAnsi="宋体" w:hint="eastAsia"/>
        </w:rPr>
        <w:t>√-</w:t>
      </w:r>
      <w:r w:rsidRPr="00C81BAD">
        <w:rPr>
          <w:rFonts w:ascii="宋体" w:eastAsia="宋体" w:hAnsi="宋体"/>
        </w:rPr>
        <w:t>hdu 2087</w:t>
      </w:r>
      <w:r w:rsidRPr="00C81BAD">
        <w:rPr>
          <w:rFonts w:ascii="宋体" w:eastAsia="宋体" w:hAnsi="宋体" w:hint="eastAsia"/>
        </w:rPr>
        <w:t>-</w:t>
      </w:r>
      <w:r w:rsidRPr="00C81BAD">
        <w:rPr>
          <w:rFonts w:ascii="宋体" w:eastAsia="宋体" w:hAnsi="宋体"/>
        </w:rPr>
        <w:t>KMP</w:t>
      </w:r>
      <w:r w:rsidRPr="00C81BAD">
        <w:rPr>
          <w:rFonts w:ascii="宋体" w:eastAsia="宋体" w:hAnsi="宋体" w:hint="eastAsia"/>
        </w:rPr>
        <w:t>签到题</w:t>
      </w:r>
    </w:p>
    <w:p w:rsidR="0034219E" w:rsidRPr="00C81BAD" w:rsidRDefault="0034219E" w:rsidP="002F67A5">
      <w:pPr>
        <w:rPr>
          <w:rFonts w:ascii="宋体" w:eastAsia="宋体" w:hAnsi="宋体"/>
        </w:rPr>
      </w:pPr>
      <w:r w:rsidRPr="00C81BAD">
        <w:rPr>
          <w:rFonts w:ascii="宋体" w:eastAsia="宋体" w:hAnsi="宋体" w:hint="eastAsia"/>
        </w:rPr>
        <w:t>√-HDU-</w:t>
      </w:r>
      <w:r w:rsidRPr="00C81BAD">
        <w:rPr>
          <w:rFonts w:ascii="宋体" w:eastAsia="宋体" w:hAnsi="宋体"/>
        </w:rPr>
        <w:t>3746</w:t>
      </w:r>
      <w:r w:rsidRPr="00C81BAD">
        <w:rPr>
          <w:rFonts w:ascii="宋体" w:eastAsia="宋体" w:hAnsi="宋体" w:hint="eastAsia"/>
        </w:rPr>
        <w:t>-</w:t>
      </w:r>
      <w:r w:rsidRPr="00C81BAD">
        <w:rPr>
          <w:rFonts w:ascii="宋体" w:eastAsia="宋体" w:hAnsi="宋体"/>
        </w:rPr>
        <w:t>KMP</w:t>
      </w:r>
      <w:r w:rsidRPr="00C81BAD">
        <w:rPr>
          <w:rFonts w:ascii="宋体" w:eastAsia="宋体" w:hAnsi="宋体" w:hint="eastAsia"/>
        </w:rPr>
        <w:t>铁铜题</w:t>
      </w:r>
    </w:p>
    <w:p w:rsidR="00FD246B" w:rsidRPr="00C81BAD" w:rsidRDefault="00FD246B" w:rsidP="00BB51E3">
      <w:pPr>
        <w:rPr>
          <w:rFonts w:ascii="宋体" w:eastAsia="宋体" w:hAnsi="宋体"/>
          <w:b/>
        </w:rPr>
      </w:pPr>
      <w:r w:rsidRPr="00C81BAD">
        <w:rPr>
          <w:rFonts w:ascii="宋体" w:eastAsia="宋体" w:hAnsi="宋体" w:hint="eastAsia"/>
          <w:b/>
        </w:rPr>
        <w:t>7月3</w:t>
      </w:r>
      <w:r w:rsidRPr="00C81BAD">
        <w:rPr>
          <w:rFonts w:ascii="宋体" w:eastAsia="宋体" w:hAnsi="宋体"/>
          <w:b/>
        </w:rPr>
        <w:t>0</w:t>
      </w:r>
      <w:r w:rsidRPr="00C81BAD">
        <w:rPr>
          <w:rFonts w:ascii="宋体" w:eastAsia="宋体" w:hAnsi="宋体" w:hint="eastAsia"/>
          <w:b/>
        </w:rPr>
        <w:t>日</w:t>
      </w:r>
    </w:p>
    <w:p w:rsidR="00A6079E" w:rsidRPr="00C81BAD" w:rsidRDefault="00A6079E" w:rsidP="00A6079E">
      <w:pPr>
        <w:rPr>
          <w:rFonts w:ascii="宋体" w:eastAsia="宋体" w:hAnsi="宋体"/>
        </w:rPr>
      </w:pPr>
      <w:r w:rsidRPr="00C81BAD">
        <w:rPr>
          <w:rFonts w:ascii="宋体" w:eastAsia="宋体" w:hAnsi="宋体" w:hint="eastAsia"/>
        </w:rPr>
        <w:t>√-</w:t>
      </w:r>
      <w:r w:rsidRPr="00C81BAD">
        <w:rPr>
          <w:rFonts w:ascii="宋体" w:eastAsia="宋体" w:hAnsi="宋体"/>
        </w:rPr>
        <w:t>hdu 1358</w:t>
      </w:r>
      <w:r w:rsidRPr="00C81BAD">
        <w:rPr>
          <w:rFonts w:ascii="宋体" w:eastAsia="宋体" w:hAnsi="宋体" w:hint="eastAsia"/>
        </w:rPr>
        <w:t>-</w:t>
      </w:r>
      <w:r w:rsidRPr="00C81BAD">
        <w:rPr>
          <w:rFonts w:ascii="宋体" w:eastAsia="宋体" w:hAnsi="宋体"/>
        </w:rPr>
        <w:t>KMP</w:t>
      </w:r>
      <w:r w:rsidRPr="00C81BAD">
        <w:rPr>
          <w:rFonts w:ascii="宋体" w:eastAsia="宋体" w:hAnsi="宋体" w:hint="eastAsia"/>
        </w:rPr>
        <w:t>铁铜题（结论题）</w:t>
      </w:r>
    </w:p>
    <w:p w:rsidR="00FD246B" w:rsidRPr="00C81BAD" w:rsidRDefault="00FD246B" w:rsidP="00FD246B">
      <w:pPr>
        <w:rPr>
          <w:rFonts w:ascii="宋体" w:eastAsia="宋体" w:hAnsi="宋体"/>
          <w:b/>
        </w:rPr>
      </w:pPr>
      <w:r w:rsidRPr="00C81BAD">
        <w:rPr>
          <w:rFonts w:ascii="宋体" w:eastAsia="宋体" w:hAnsi="宋体" w:hint="eastAsia"/>
          <w:b/>
        </w:rPr>
        <w:t>杭电多校3</w:t>
      </w:r>
      <w:r w:rsidR="00DB249D" w:rsidRPr="00C81BAD">
        <w:rPr>
          <w:rFonts w:ascii="宋体" w:eastAsia="宋体" w:hAnsi="宋体" w:hint="eastAsia"/>
          <w:b/>
        </w:rPr>
        <w:t>（1题；3人3题-铁）</w:t>
      </w:r>
    </w:p>
    <w:p w:rsidR="00DB249D" w:rsidRPr="00C81BAD" w:rsidRDefault="00DB249D" w:rsidP="00FD246B">
      <w:pPr>
        <w:rPr>
          <w:rFonts w:ascii="宋体" w:eastAsia="宋体" w:hAnsi="宋体"/>
        </w:rPr>
      </w:pPr>
      <w:r w:rsidRPr="00C81BAD">
        <w:rPr>
          <w:rFonts w:ascii="宋体" w:eastAsia="宋体" w:hAnsi="宋体"/>
        </w:rPr>
        <w:t>A</w:t>
      </w:r>
      <w:r w:rsidRPr="00C81BAD">
        <w:rPr>
          <w:rFonts w:ascii="宋体" w:eastAsia="宋体" w:hAnsi="宋体" w:hint="eastAsia"/>
        </w:rPr>
        <w:t>-铜牌</w:t>
      </w:r>
    </w:p>
    <w:p w:rsidR="00DB249D" w:rsidRPr="00C81BAD" w:rsidRDefault="00DB249D" w:rsidP="00FD246B">
      <w:pPr>
        <w:rPr>
          <w:rFonts w:ascii="宋体" w:eastAsia="宋体" w:hAnsi="宋体"/>
        </w:rPr>
      </w:pPr>
      <w:r w:rsidRPr="00C81BAD">
        <w:rPr>
          <w:rFonts w:ascii="宋体" w:eastAsia="宋体" w:hAnsi="宋体"/>
        </w:rPr>
        <w:t>B</w:t>
      </w:r>
      <w:r w:rsidRPr="00C81BAD">
        <w:rPr>
          <w:rFonts w:ascii="宋体" w:eastAsia="宋体" w:hAnsi="宋体" w:hint="eastAsia"/>
        </w:rPr>
        <w:t>-金牌</w:t>
      </w:r>
    </w:p>
    <w:p w:rsidR="00DB249D" w:rsidRPr="00C81BAD" w:rsidRDefault="00DB249D" w:rsidP="00FD246B">
      <w:pPr>
        <w:rPr>
          <w:rFonts w:ascii="宋体" w:eastAsia="宋体" w:hAnsi="宋体"/>
        </w:rPr>
      </w:pPr>
      <w:r w:rsidRPr="00C81BAD">
        <w:rPr>
          <w:rFonts w:ascii="宋体" w:eastAsia="宋体" w:hAnsi="宋体"/>
        </w:rPr>
        <w:t>C</w:t>
      </w:r>
      <w:r w:rsidRPr="00C81BAD">
        <w:rPr>
          <w:rFonts w:ascii="宋体" w:eastAsia="宋体" w:hAnsi="宋体" w:hint="eastAsia"/>
        </w:rPr>
        <w:t>-铜牌</w:t>
      </w:r>
    </w:p>
    <w:p w:rsidR="00DB249D" w:rsidRPr="00C81BAD" w:rsidRDefault="00DB249D" w:rsidP="00FD246B">
      <w:pPr>
        <w:rPr>
          <w:rFonts w:ascii="宋体" w:eastAsia="宋体" w:hAnsi="宋体"/>
        </w:rPr>
      </w:pPr>
      <w:r w:rsidRPr="00C81BAD">
        <w:rPr>
          <w:rFonts w:ascii="宋体" w:eastAsia="宋体" w:hAnsi="宋体" w:hint="eastAsia"/>
        </w:rPr>
        <w:t>（√谢正平）</w:t>
      </w:r>
      <w:r w:rsidRPr="00C81BAD">
        <w:rPr>
          <w:rFonts w:ascii="宋体" w:eastAsia="宋体" w:hAnsi="宋体"/>
        </w:rPr>
        <w:t>D</w:t>
      </w:r>
      <w:r w:rsidRPr="00C81BAD">
        <w:rPr>
          <w:rFonts w:ascii="宋体" w:eastAsia="宋体" w:hAnsi="宋体" w:hint="eastAsia"/>
        </w:rPr>
        <w:t>-签到</w:t>
      </w:r>
    </w:p>
    <w:p w:rsidR="00DB249D" w:rsidRPr="00C81BAD" w:rsidRDefault="00DB249D" w:rsidP="00FD246B">
      <w:pPr>
        <w:rPr>
          <w:rFonts w:ascii="宋体" w:eastAsia="宋体" w:hAnsi="宋体"/>
        </w:rPr>
      </w:pPr>
      <w:r w:rsidRPr="00C81BAD">
        <w:rPr>
          <w:rFonts w:ascii="宋体" w:eastAsia="宋体" w:hAnsi="宋体"/>
        </w:rPr>
        <w:t>E</w:t>
      </w:r>
      <w:r w:rsidRPr="00C81BAD">
        <w:rPr>
          <w:rFonts w:ascii="宋体" w:eastAsia="宋体" w:hAnsi="宋体" w:hint="eastAsia"/>
        </w:rPr>
        <w:t>-金牌</w:t>
      </w:r>
    </w:p>
    <w:p w:rsidR="00DB249D" w:rsidRPr="00C81BAD" w:rsidRDefault="00DB249D" w:rsidP="00FD246B">
      <w:pPr>
        <w:rPr>
          <w:rFonts w:ascii="宋体" w:eastAsia="宋体" w:hAnsi="宋体"/>
        </w:rPr>
      </w:pPr>
      <w:r w:rsidRPr="00C81BAD">
        <w:rPr>
          <w:rFonts w:ascii="宋体" w:eastAsia="宋体" w:hAnsi="宋体" w:hint="eastAsia"/>
        </w:rPr>
        <w:t>（√谢正平）</w:t>
      </w:r>
      <w:r w:rsidRPr="00C81BAD">
        <w:rPr>
          <w:rFonts w:ascii="宋体" w:eastAsia="宋体" w:hAnsi="宋体"/>
        </w:rPr>
        <w:t>F</w:t>
      </w:r>
      <w:r w:rsidRPr="00C81BAD">
        <w:rPr>
          <w:rFonts w:ascii="宋体" w:eastAsia="宋体" w:hAnsi="宋体" w:hint="eastAsia"/>
        </w:rPr>
        <w:t>-签到</w:t>
      </w:r>
    </w:p>
    <w:p w:rsidR="00DB249D" w:rsidRPr="00C81BAD" w:rsidRDefault="00DB249D" w:rsidP="00FD246B">
      <w:pPr>
        <w:rPr>
          <w:rFonts w:ascii="宋体" w:eastAsia="宋体" w:hAnsi="宋体"/>
        </w:rPr>
      </w:pPr>
      <w:r w:rsidRPr="00C81BAD">
        <w:rPr>
          <w:rFonts w:ascii="宋体" w:eastAsia="宋体" w:hAnsi="宋体"/>
        </w:rPr>
        <w:t>G</w:t>
      </w:r>
      <w:r w:rsidRPr="00C81BAD">
        <w:rPr>
          <w:rFonts w:ascii="宋体" w:eastAsia="宋体" w:hAnsi="宋体" w:hint="eastAsia"/>
        </w:rPr>
        <w:t>-铜牌</w:t>
      </w:r>
    </w:p>
    <w:p w:rsidR="00DB249D" w:rsidRPr="00C81BAD" w:rsidRDefault="00DB249D" w:rsidP="00FD246B">
      <w:pPr>
        <w:rPr>
          <w:rFonts w:ascii="宋体" w:eastAsia="宋体" w:hAnsi="宋体"/>
        </w:rPr>
      </w:pPr>
      <w:r w:rsidRPr="00C81BAD">
        <w:rPr>
          <w:rFonts w:ascii="宋体" w:eastAsia="宋体" w:hAnsi="宋体"/>
        </w:rPr>
        <w:t>H</w:t>
      </w:r>
      <w:r w:rsidRPr="00C81BAD">
        <w:rPr>
          <w:rFonts w:ascii="宋体" w:eastAsia="宋体" w:hAnsi="宋体" w:hint="eastAsia"/>
        </w:rPr>
        <w:t>-金牌</w:t>
      </w:r>
    </w:p>
    <w:p w:rsidR="00DB249D" w:rsidRPr="00C81BAD" w:rsidRDefault="00DB249D" w:rsidP="00FD246B">
      <w:pPr>
        <w:rPr>
          <w:rFonts w:ascii="宋体" w:eastAsia="宋体" w:hAnsi="宋体"/>
        </w:rPr>
      </w:pPr>
      <w:r w:rsidRPr="00C81BAD">
        <w:rPr>
          <w:rFonts w:ascii="宋体" w:eastAsia="宋体" w:hAnsi="宋体"/>
        </w:rPr>
        <w:t>I</w:t>
      </w:r>
      <w:r w:rsidRPr="00C81BAD">
        <w:rPr>
          <w:rFonts w:ascii="宋体" w:eastAsia="宋体" w:hAnsi="宋体" w:hint="eastAsia"/>
        </w:rPr>
        <w:t>-银牌</w:t>
      </w:r>
    </w:p>
    <w:p w:rsidR="00DB249D" w:rsidRPr="00C81BAD" w:rsidRDefault="00DB249D" w:rsidP="00FD246B">
      <w:pPr>
        <w:rPr>
          <w:rFonts w:ascii="宋体" w:eastAsia="宋体" w:hAnsi="宋体"/>
        </w:rPr>
      </w:pPr>
      <w:r w:rsidRPr="00C81BAD">
        <w:rPr>
          <w:rFonts w:ascii="宋体" w:eastAsia="宋体" w:hAnsi="宋体"/>
        </w:rPr>
        <w:t>J</w:t>
      </w:r>
      <w:r w:rsidRPr="00C81BAD">
        <w:rPr>
          <w:rFonts w:ascii="宋体" w:eastAsia="宋体" w:hAnsi="宋体" w:hint="eastAsia"/>
        </w:rPr>
        <w:t>-金牌</w:t>
      </w:r>
    </w:p>
    <w:p w:rsidR="00DB249D" w:rsidRPr="00C81BAD" w:rsidRDefault="00DB249D" w:rsidP="00FD246B">
      <w:pPr>
        <w:rPr>
          <w:rFonts w:ascii="宋体" w:eastAsia="宋体" w:hAnsi="宋体"/>
        </w:rPr>
      </w:pPr>
      <w:r w:rsidRPr="00C81BAD">
        <w:rPr>
          <w:rFonts w:ascii="宋体" w:eastAsia="宋体" w:hAnsi="宋体"/>
        </w:rPr>
        <w:t>K</w:t>
      </w:r>
      <w:r w:rsidRPr="00C81BAD">
        <w:rPr>
          <w:rFonts w:ascii="宋体" w:eastAsia="宋体" w:hAnsi="宋体" w:hint="eastAsia"/>
        </w:rPr>
        <w:t>-金牌</w:t>
      </w:r>
    </w:p>
    <w:p w:rsidR="00DB249D" w:rsidRPr="00C81BAD" w:rsidRDefault="00DB249D" w:rsidP="00FD246B">
      <w:pPr>
        <w:rPr>
          <w:rFonts w:ascii="宋体" w:eastAsia="宋体" w:hAnsi="宋体"/>
        </w:rPr>
      </w:pPr>
      <w:r w:rsidRPr="00C81BAD">
        <w:rPr>
          <w:rFonts w:ascii="宋体" w:eastAsia="宋体" w:hAnsi="宋体" w:hint="eastAsia"/>
        </w:rPr>
        <w:t>（√叶文豪）</w:t>
      </w:r>
      <w:r w:rsidRPr="00C81BAD">
        <w:rPr>
          <w:rFonts w:ascii="宋体" w:eastAsia="宋体" w:hAnsi="宋体"/>
        </w:rPr>
        <w:t>L</w:t>
      </w:r>
      <w:r w:rsidRPr="00C81BAD">
        <w:rPr>
          <w:rFonts w:ascii="宋体" w:eastAsia="宋体" w:hAnsi="宋体" w:hint="eastAsia"/>
        </w:rPr>
        <w:t>-签到</w:t>
      </w:r>
    </w:p>
    <w:p w:rsidR="00DB249D" w:rsidRPr="00C81BAD" w:rsidRDefault="00DB249D" w:rsidP="00FD246B">
      <w:pPr>
        <w:rPr>
          <w:rFonts w:ascii="宋体" w:eastAsia="宋体" w:hAnsi="宋体"/>
        </w:rPr>
      </w:pPr>
      <w:r w:rsidRPr="00C81BAD">
        <w:rPr>
          <w:rFonts w:ascii="宋体" w:eastAsia="宋体" w:hAnsi="宋体"/>
        </w:rPr>
        <w:t>M</w:t>
      </w:r>
      <w:r w:rsidRPr="00C81BAD">
        <w:rPr>
          <w:rFonts w:ascii="宋体" w:eastAsia="宋体" w:hAnsi="宋体" w:hint="eastAsia"/>
        </w:rPr>
        <w:t>-银牌</w:t>
      </w:r>
    </w:p>
    <w:p w:rsidR="00FD246B" w:rsidRPr="00C81BAD" w:rsidRDefault="00FD246B" w:rsidP="00B630DD">
      <w:pPr>
        <w:rPr>
          <w:rFonts w:ascii="宋体" w:eastAsia="宋体" w:hAnsi="宋体"/>
          <w:b/>
        </w:rPr>
      </w:pPr>
      <w:r w:rsidRPr="00C81BAD">
        <w:rPr>
          <w:rFonts w:ascii="宋体" w:eastAsia="宋体" w:hAnsi="宋体" w:hint="eastAsia"/>
          <w:b/>
        </w:rPr>
        <w:t>7月3</w:t>
      </w:r>
      <w:r w:rsidRPr="00C81BAD">
        <w:rPr>
          <w:rFonts w:ascii="宋体" w:eastAsia="宋体" w:hAnsi="宋体"/>
          <w:b/>
        </w:rPr>
        <w:t>1</w:t>
      </w:r>
      <w:r w:rsidRPr="00C81BAD">
        <w:rPr>
          <w:rFonts w:ascii="宋体" w:eastAsia="宋体" w:hAnsi="宋体" w:hint="eastAsia"/>
          <w:b/>
        </w:rPr>
        <w:t>日</w:t>
      </w:r>
    </w:p>
    <w:p w:rsidR="00E12503" w:rsidRPr="00C81BAD" w:rsidRDefault="00E12503" w:rsidP="00E12503">
      <w:pPr>
        <w:rPr>
          <w:rFonts w:ascii="宋体" w:eastAsia="宋体" w:hAnsi="宋体"/>
        </w:rPr>
      </w:pPr>
      <w:r w:rsidRPr="00C81BAD">
        <w:rPr>
          <w:rFonts w:ascii="宋体" w:eastAsia="宋体" w:hAnsi="宋体" w:hint="eastAsia"/>
        </w:rPr>
        <w:t>√-</w:t>
      </w:r>
      <w:r w:rsidRPr="00C81BAD">
        <w:rPr>
          <w:rFonts w:ascii="宋体" w:eastAsia="宋体" w:hAnsi="宋体"/>
        </w:rPr>
        <w:t>poj 2406</w:t>
      </w:r>
      <w:r w:rsidRPr="00C81BAD">
        <w:rPr>
          <w:rFonts w:ascii="宋体" w:eastAsia="宋体" w:hAnsi="宋体" w:hint="eastAsia"/>
        </w:rPr>
        <w:t>-</w:t>
      </w:r>
      <w:r w:rsidRPr="00C81BAD">
        <w:rPr>
          <w:rFonts w:ascii="宋体" w:eastAsia="宋体" w:hAnsi="宋体"/>
        </w:rPr>
        <w:t>KMP</w:t>
      </w:r>
    </w:p>
    <w:p w:rsidR="00E12503" w:rsidRPr="00C81BAD" w:rsidRDefault="00E12503" w:rsidP="00E12503">
      <w:pPr>
        <w:rPr>
          <w:rFonts w:ascii="宋体" w:eastAsia="宋体" w:hAnsi="宋体"/>
        </w:rPr>
      </w:pPr>
      <w:r w:rsidRPr="00C81BAD">
        <w:rPr>
          <w:rFonts w:ascii="宋体" w:eastAsia="宋体" w:hAnsi="宋体" w:hint="eastAsia"/>
        </w:rPr>
        <w:t>√-</w:t>
      </w:r>
      <w:r w:rsidRPr="00C81BAD">
        <w:rPr>
          <w:rFonts w:ascii="宋体" w:eastAsia="宋体" w:hAnsi="宋体"/>
        </w:rPr>
        <w:t>hdu 2203</w:t>
      </w:r>
      <w:r w:rsidRPr="00C81BAD">
        <w:rPr>
          <w:rFonts w:ascii="宋体" w:eastAsia="宋体" w:hAnsi="宋体" w:hint="eastAsia"/>
        </w:rPr>
        <w:t>-</w:t>
      </w:r>
      <w:r w:rsidRPr="00C81BAD">
        <w:rPr>
          <w:rFonts w:ascii="宋体" w:eastAsia="宋体" w:hAnsi="宋体"/>
        </w:rPr>
        <w:t>KMP</w:t>
      </w:r>
    </w:p>
    <w:p w:rsidR="002F67A5" w:rsidRPr="00C81BAD" w:rsidRDefault="00E12503" w:rsidP="002F67A5">
      <w:pPr>
        <w:rPr>
          <w:rFonts w:ascii="宋体" w:eastAsia="宋体" w:hAnsi="宋体"/>
        </w:rPr>
      </w:pPr>
      <w:r w:rsidRPr="00C81BAD">
        <w:rPr>
          <w:rFonts w:ascii="宋体" w:eastAsia="宋体" w:hAnsi="宋体" w:hint="eastAsia"/>
        </w:rPr>
        <w:t>√-</w:t>
      </w:r>
      <w:r w:rsidRPr="00C81BAD">
        <w:rPr>
          <w:rFonts w:ascii="宋体" w:eastAsia="宋体" w:hAnsi="宋体"/>
        </w:rPr>
        <w:t>poj 2752</w:t>
      </w:r>
      <w:r w:rsidRPr="00C81BAD">
        <w:rPr>
          <w:rFonts w:ascii="宋体" w:eastAsia="宋体" w:hAnsi="宋体" w:hint="eastAsia"/>
        </w:rPr>
        <w:t>-</w:t>
      </w:r>
      <w:r w:rsidRPr="00C81BAD">
        <w:rPr>
          <w:rFonts w:ascii="宋体" w:eastAsia="宋体" w:hAnsi="宋体"/>
        </w:rPr>
        <w:t>KMP</w:t>
      </w:r>
    </w:p>
    <w:p w:rsidR="00206510" w:rsidRPr="00C81BAD" w:rsidRDefault="00206510" w:rsidP="00206510">
      <w:pPr>
        <w:rPr>
          <w:rFonts w:ascii="宋体" w:eastAsia="宋体" w:hAnsi="宋体"/>
        </w:rPr>
      </w:pPr>
      <w:r w:rsidRPr="00C81BAD">
        <w:rPr>
          <w:rFonts w:ascii="宋体" w:eastAsia="宋体" w:hAnsi="宋体" w:hint="eastAsia"/>
        </w:rPr>
        <w:t>√-</w:t>
      </w:r>
      <w:r w:rsidRPr="00C81BAD">
        <w:rPr>
          <w:rFonts w:ascii="宋体" w:eastAsia="宋体" w:hAnsi="宋体"/>
        </w:rPr>
        <w:t>poj 3080</w:t>
      </w:r>
      <w:r w:rsidRPr="00C81BAD">
        <w:rPr>
          <w:rFonts w:ascii="宋体" w:eastAsia="宋体" w:hAnsi="宋体" w:hint="eastAsia"/>
        </w:rPr>
        <w:t>-</w:t>
      </w:r>
      <w:r w:rsidRPr="00C81BAD">
        <w:rPr>
          <w:rFonts w:ascii="宋体" w:eastAsia="宋体" w:hAnsi="宋体"/>
        </w:rPr>
        <w:t>KMP</w:t>
      </w:r>
    </w:p>
    <w:p w:rsidR="00206510" w:rsidRPr="00C81BAD" w:rsidRDefault="00206510" w:rsidP="002F67A5">
      <w:pPr>
        <w:rPr>
          <w:rFonts w:ascii="宋体" w:eastAsia="宋体" w:hAnsi="宋体"/>
        </w:rPr>
      </w:pPr>
      <w:r w:rsidRPr="00C81BAD">
        <w:rPr>
          <w:rFonts w:ascii="宋体" w:eastAsia="宋体" w:hAnsi="宋体" w:hint="eastAsia"/>
        </w:rPr>
        <w:t>√-</w:t>
      </w:r>
      <w:r w:rsidRPr="00C81BAD">
        <w:rPr>
          <w:rFonts w:ascii="宋体" w:eastAsia="宋体" w:hAnsi="宋体"/>
        </w:rPr>
        <w:t>hdu 2594</w:t>
      </w:r>
      <w:r w:rsidRPr="00C81BAD">
        <w:rPr>
          <w:rFonts w:ascii="宋体" w:eastAsia="宋体" w:hAnsi="宋体" w:hint="eastAsia"/>
        </w:rPr>
        <w:t>-</w:t>
      </w:r>
      <w:r w:rsidRPr="00C81BAD">
        <w:rPr>
          <w:rFonts w:ascii="宋体" w:eastAsia="宋体" w:hAnsi="宋体"/>
        </w:rPr>
        <w:t>KMP</w:t>
      </w:r>
    </w:p>
    <w:p w:rsidR="00B05E53" w:rsidRPr="00C81BAD" w:rsidRDefault="00B05E53" w:rsidP="00B630DD">
      <w:pPr>
        <w:rPr>
          <w:rFonts w:ascii="宋体" w:eastAsia="宋体" w:hAnsi="宋体"/>
          <w:b/>
        </w:rPr>
      </w:pPr>
      <w:r w:rsidRPr="00C81BAD">
        <w:rPr>
          <w:rFonts w:ascii="宋体" w:eastAsia="宋体" w:hAnsi="宋体" w:hint="eastAsia"/>
          <w:b/>
        </w:rPr>
        <w:t>8月1日</w:t>
      </w:r>
    </w:p>
    <w:p w:rsidR="00206510" w:rsidRPr="00C81BAD" w:rsidRDefault="00206510" w:rsidP="00206510">
      <w:pPr>
        <w:rPr>
          <w:rFonts w:ascii="宋体" w:eastAsia="宋体" w:hAnsi="宋体"/>
        </w:rPr>
      </w:pPr>
      <w:r w:rsidRPr="00C81BAD">
        <w:rPr>
          <w:rFonts w:ascii="宋体" w:eastAsia="宋体" w:hAnsi="宋体" w:hint="eastAsia"/>
        </w:rPr>
        <w:t>√-</w:t>
      </w:r>
      <w:r w:rsidRPr="00C81BAD">
        <w:rPr>
          <w:rFonts w:ascii="宋体" w:eastAsia="宋体" w:hAnsi="宋体"/>
        </w:rPr>
        <w:t>hdu 4300</w:t>
      </w:r>
      <w:r w:rsidRPr="00C81BAD">
        <w:rPr>
          <w:rFonts w:ascii="宋体" w:eastAsia="宋体" w:hAnsi="宋体" w:hint="eastAsia"/>
        </w:rPr>
        <w:t>-</w:t>
      </w:r>
      <w:r w:rsidRPr="00C81BAD">
        <w:rPr>
          <w:rFonts w:ascii="宋体" w:eastAsia="宋体" w:hAnsi="宋体"/>
        </w:rPr>
        <w:t>KMP</w:t>
      </w:r>
    </w:p>
    <w:p w:rsidR="00206510" w:rsidRPr="00C81BAD" w:rsidRDefault="00206510" w:rsidP="00206510">
      <w:pPr>
        <w:rPr>
          <w:rFonts w:ascii="宋体" w:eastAsia="宋体" w:hAnsi="宋体"/>
        </w:rPr>
      </w:pPr>
      <w:r w:rsidRPr="00C81BAD">
        <w:rPr>
          <w:rFonts w:ascii="宋体" w:eastAsia="宋体" w:hAnsi="宋体" w:hint="eastAsia"/>
        </w:rPr>
        <w:t>√-</w:t>
      </w:r>
      <w:r w:rsidRPr="00C81BAD">
        <w:rPr>
          <w:rFonts w:ascii="宋体" w:eastAsia="宋体" w:hAnsi="宋体"/>
        </w:rPr>
        <w:t>hdu 1238</w:t>
      </w:r>
      <w:r w:rsidRPr="00C81BAD">
        <w:rPr>
          <w:rFonts w:ascii="宋体" w:eastAsia="宋体" w:hAnsi="宋体" w:hint="eastAsia"/>
        </w:rPr>
        <w:t>-</w:t>
      </w:r>
      <w:r w:rsidRPr="00C81BAD">
        <w:rPr>
          <w:rFonts w:ascii="宋体" w:eastAsia="宋体" w:hAnsi="宋体"/>
        </w:rPr>
        <w:t>KMP</w:t>
      </w:r>
    </w:p>
    <w:p w:rsidR="00206510" w:rsidRPr="00C81BAD" w:rsidRDefault="00206510" w:rsidP="00206510">
      <w:pPr>
        <w:rPr>
          <w:rFonts w:ascii="宋体" w:eastAsia="宋体" w:hAnsi="宋体"/>
        </w:rPr>
      </w:pPr>
      <w:r w:rsidRPr="00C81BAD">
        <w:rPr>
          <w:rFonts w:ascii="宋体" w:eastAsia="宋体" w:hAnsi="宋体" w:hint="eastAsia"/>
        </w:rPr>
        <w:t>√-</w:t>
      </w:r>
      <w:r w:rsidRPr="00C81BAD">
        <w:rPr>
          <w:rFonts w:ascii="宋体" w:eastAsia="宋体" w:hAnsi="宋体"/>
        </w:rPr>
        <w:t>hdu 2328</w:t>
      </w:r>
      <w:r w:rsidRPr="00C81BAD">
        <w:rPr>
          <w:rFonts w:ascii="宋体" w:eastAsia="宋体" w:hAnsi="宋体" w:hint="eastAsia"/>
        </w:rPr>
        <w:t>-</w:t>
      </w:r>
      <w:r w:rsidRPr="00C81BAD">
        <w:rPr>
          <w:rFonts w:ascii="宋体" w:eastAsia="宋体" w:hAnsi="宋体"/>
        </w:rPr>
        <w:t>KMP</w:t>
      </w:r>
    </w:p>
    <w:p w:rsidR="00B05E53" w:rsidRPr="00C81BAD" w:rsidRDefault="00B05E53" w:rsidP="002F67A5">
      <w:pPr>
        <w:rPr>
          <w:rFonts w:ascii="宋体" w:eastAsia="宋体" w:hAnsi="宋体"/>
          <w:b/>
        </w:rPr>
      </w:pPr>
      <w:r w:rsidRPr="00C81BAD">
        <w:rPr>
          <w:rFonts w:ascii="宋体" w:eastAsia="宋体" w:hAnsi="宋体" w:hint="eastAsia"/>
          <w:b/>
        </w:rPr>
        <w:lastRenderedPageBreak/>
        <w:t>杭电多校4</w:t>
      </w:r>
      <w:r w:rsidR="00206510" w:rsidRPr="00C81BAD">
        <w:rPr>
          <w:rFonts w:ascii="宋体" w:eastAsia="宋体" w:hAnsi="宋体" w:hint="eastAsia"/>
          <w:b/>
        </w:rPr>
        <w:t>（1题；3人3题；铁）</w:t>
      </w:r>
    </w:p>
    <w:p w:rsidR="00206510" w:rsidRPr="00C81BAD" w:rsidRDefault="00206510" w:rsidP="002F67A5">
      <w:pPr>
        <w:rPr>
          <w:rFonts w:ascii="宋体" w:eastAsia="宋体" w:hAnsi="宋体"/>
        </w:rPr>
      </w:pPr>
      <w:r w:rsidRPr="00C81BAD">
        <w:rPr>
          <w:rFonts w:ascii="宋体" w:eastAsia="宋体" w:hAnsi="宋体"/>
        </w:rPr>
        <w:t>A</w:t>
      </w:r>
    </w:p>
    <w:p w:rsidR="00206510" w:rsidRPr="00C81BAD" w:rsidRDefault="00B630DD" w:rsidP="002F67A5">
      <w:pPr>
        <w:rPr>
          <w:rFonts w:ascii="宋体" w:eastAsia="宋体" w:hAnsi="宋体"/>
        </w:rPr>
      </w:pPr>
      <w:r w:rsidRPr="00C81BAD">
        <w:rPr>
          <w:rFonts w:ascii="宋体" w:eastAsia="宋体" w:hAnsi="宋体" w:hint="eastAsia"/>
        </w:rPr>
        <w:t>（WA）</w:t>
      </w:r>
      <w:r w:rsidR="00206510" w:rsidRPr="00C81BAD">
        <w:rPr>
          <w:rFonts w:ascii="宋体" w:eastAsia="宋体" w:hAnsi="宋体"/>
        </w:rPr>
        <w:t>B</w:t>
      </w:r>
    </w:p>
    <w:p w:rsidR="00206510" w:rsidRPr="00C81BAD" w:rsidRDefault="00206510" w:rsidP="002F67A5">
      <w:pPr>
        <w:rPr>
          <w:rFonts w:ascii="宋体" w:eastAsia="宋体" w:hAnsi="宋体"/>
        </w:rPr>
      </w:pPr>
      <w:r w:rsidRPr="00C81BAD">
        <w:rPr>
          <w:rFonts w:ascii="宋体" w:eastAsia="宋体" w:hAnsi="宋体"/>
        </w:rPr>
        <w:t>C</w:t>
      </w:r>
    </w:p>
    <w:p w:rsidR="00206510" w:rsidRPr="00C81BAD" w:rsidRDefault="00206510" w:rsidP="002F67A5">
      <w:pPr>
        <w:rPr>
          <w:rFonts w:ascii="宋体" w:eastAsia="宋体" w:hAnsi="宋体"/>
        </w:rPr>
      </w:pPr>
      <w:r w:rsidRPr="00C81BAD">
        <w:rPr>
          <w:rFonts w:ascii="宋体" w:eastAsia="宋体" w:hAnsi="宋体" w:hint="eastAsia"/>
        </w:rPr>
        <w:t>（√孙宇洪&amp;谢正平）</w:t>
      </w:r>
      <w:r w:rsidRPr="00C81BAD">
        <w:rPr>
          <w:rFonts w:ascii="宋体" w:eastAsia="宋体" w:hAnsi="宋体"/>
        </w:rPr>
        <w:t>D</w:t>
      </w:r>
      <w:r w:rsidRPr="00C81BAD">
        <w:rPr>
          <w:rFonts w:ascii="宋体" w:eastAsia="宋体" w:hAnsi="宋体" w:hint="eastAsia"/>
        </w:rPr>
        <w:t>-签到</w:t>
      </w:r>
    </w:p>
    <w:p w:rsidR="00206510" w:rsidRPr="00C81BAD" w:rsidRDefault="00B630DD" w:rsidP="002F67A5">
      <w:pPr>
        <w:rPr>
          <w:rFonts w:ascii="宋体" w:eastAsia="宋体" w:hAnsi="宋体"/>
        </w:rPr>
      </w:pPr>
      <w:r w:rsidRPr="00C81BAD">
        <w:rPr>
          <w:rFonts w:ascii="宋体" w:eastAsia="宋体" w:hAnsi="宋体" w:hint="eastAsia"/>
        </w:rPr>
        <w:t>（WA）</w:t>
      </w:r>
      <w:r w:rsidR="00206510" w:rsidRPr="00C81BAD">
        <w:rPr>
          <w:rFonts w:ascii="宋体" w:eastAsia="宋体" w:hAnsi="宋体"/>
        </w:rPr>
        <w:t>E</w:t>
      </w:r>
    </w:p>
    <w:p w:rsidR="00206510" w:rsidRPr="00C81BAD" w:rsidRDefault="00206510" w:rsidP="002F67A5">
      <w:pPr>
        <w:rPr>
          <w:rFonts w:ascii="宋体" w:eastAsia="宋体" w:hAnsi="宋体"/>
        </w:rPr>
      </w:pPr>
      <w:r w:rsidRPr="00C81BAD">
        <w:rPr>
          <w:rFonts w:ascii="宋体" w:eastAsia="宋体" w:hAnsi="宋体"/>
        </w:rPr>
        <w:t>F</w:t>
      </w:r>
    </w:p>
    <w:p w:rsidR="00206510" w:rsidRPr="00C81BAD" w:rsidRDefault="00206510" w:rsidP="002F67A5">
      <w:pPr>
        <w:rPr>
          <w:rFonts w:ascii="宋体" w:eastAsia="宋体" w:hAnsi="宋体"/>
        </w:rPr>
      </w:pPr>
      <w:r w:rsidRPr="00C81BAD">
        <w:rPr>
          <w:rFonts w:ascii="宋体" w:eastAsia="宋体" w:hAnsi="宋体"/>
        </w:rPr>
        <w:t>G</w:t>
      </w:r>
    </w:p>
    <w:p w:rsidR="00206510" w:rsidRPr="00C81BAD" w:rsidRDefault="00206510" w:rsidP="002F67A5">
      <w:pPr>
        <w:rPr>
          <w:rFonts w:ascii="宋体" w:eastAsia="宋体" w:hAnsi="宋体"/>
        </w:rPr>
      </w:pPr>
      <w:r w:rsidRPr="00C81BAD">
        <w:rPr>
          <w:rFonts w:ascii="宋体" w:eastAsia="宋体" w:hAnsi="宋体"/>
        </w:rPr>
        <w:t>H</w:t>
      </w:r>
    </w:p>
    <w:p w:rsidR="00206510" w:rsidRPr="00C81BAD" w:rsidRDefault="00206510" w:rsidP="002F67A5">
      <w:pPr>
        <w:rPr>
          <w:rFonts w:ascii="宋体" w:eastAsia="宋体" w:hAnsi="宋体"/>
        </w:rPr>
      </w:pPr>
      <w:r w:rsidRPr="00C81BAD">
        <w:rPr>
          <w:rFonts w:ascii="宋体" w:eastAsia="宋体" w:hAnsi="宋体"/>
        </w:rPr>
        <w:t>I</w:t>
      </w:r>
    </w:p>
    <w:p w:rsidR="00206510" w:rsidRPr="00C81BAD" w:rsidRDefault="00206510" w:rsidP="002F67A5">
      <w:pPr>
        <w:rPr>
          <w:rFonts w:ascii="宋体" w:eastAsia="宋体" w:hAnsi="宋体"/>
        </w:rPr>
      </w:pPr>
      <w:r w:rsidRPr="00C81BAD">
        <w:rPr>
          <w:rFonts w:ascii="宋体" w:eastAsia="宋体" w:hAnsi="宋体"/>
        </w:rPr>
        <w:t>J</w:t>
      </w:r>
    </w:p>
    <w:p w:rsidR="00206510" w:rsidRPr="00C81BAD" w:rsidRDefault="00206510" w:rsidP="002F67A5">
      <w:pPr>
        <w:rPr>
          <w:rFonts w:ascii="宋体" w:eastAsia="宋体" w:hAnsi="宋体"/>
        </w:rPr>
      </w:pPr>
      <w:r w:rsidRPr="00C81BAD">
        <w:rPr>
          <w:rFonts w:ascii="宋体" w:eastAsia="宋体" w:hAnsi="宋体" w:hint="eastAsia"/>
        </w:rPr>
        <w:t>（√叶文豪）</w:t>
      </w:r>
      <w:r w:rsidRPr="00C81BAD">
        <w:rPr>
          <w:rFonts w:ascii="宋体" w:eastAsia="宋体" w:hAnsi="宋体"/>
        </w:rPr>
        <w:t>K</w:t>
      </w:r>
      <w:r w:rsidRPr="00C81BAD">
        <w:rPr>
          <w:rFonts w:ascii="宋体" w:eastAsia="宋体" w:hAnsi="宋体" w:hint="eastAsia"/>
        </w:rPr>
        <w:t>-签到</w:t>
      </w:r>
    </w:p>
    <w:p w:rsidR="00206510" w:rsidRPr="00C81BAD" w:rsidRDefault="00206510" w:rsidP="002F67A5">
      <w:pPr>
        <w:rPr>
          <w:rFonts w:ascii="宋体" w:eastAsia="宋体" w:hAnsi="宋体"/>
        </w:rPr>
      </w:pPr>
      <w:r w:rsidRPr="00C81BAD">
        <w:rPr>
          <w:rFonts w:ascii="宋体" w:eastAsia="宋体" w:hAnsi="宋体" w:hint="eastAsia"/>
        </w:rPr>
        <w:t>（√孙宇洪）L-签到</w:t>
      </w:r>
    </w:p>
    <w:p w:rsidR="00B05E53" w:rsidRPr="00C81BAD" w:rsidRDefault="00B05E53" w:rsidP="004C2938">
      <w:pPr>
        <w:rPr>
          <w:rFonts w:ascii="宋体" w:eastAsia="宋体" w:hAnsi="宋体"/>
          <w:b/>
        </w:rPr>
      </w:pPr>
      <w:r w:rsidRPr="00C81BAD">
        <w:rPr>
          <w:rFonts w:ascii="宋体" w:eastAsia="宋体" w:hAnsi="宋体" w:hint="eastAsia"/>
          <w:b/>
        </w:rPr>
        <w:t>8月2日</w:t>
      </w:r>
    </w:p>
    <w:p w:rsidR="00B05E53" w:rsidRPr="00C81BAD" w:rsidRDefault="00B05E53" w:rsidP="002F67A5">
      <w:pPr>
        <w:rPr>
          <w:rFonts w:ascii="宋体" w:eastAsia="宋体" w:hAnsi="宋体"/>
          <w:b/>
        </w:rPr>
      </w:pPr>
      <w:r w:rsidRPr="00C81BAD">
        <w:rPr>
          <w:rFonts w:ascii="宋体" w:eastAsia="宋体" w:hAnsi="宋体" w:hint="eastAsia"/>
          <w:b/>
        </w:rPr>
        <w:t>牛客多校5</w:t>
      </w:r>
      <w:r w:rsidR="00ED78F1" w:rsidRPr="00C81BAD">
        <w:rPr>
          <w:rFonts w:ascii="宋体" w:eastAsia="宋体" w:hAnsi="宋体" w:hint="eastAsia"/>
          <w:b/>
        </w:rPr>
        <w:t>（0题；3人2题；铁）</w:t>
      </w:r>
    </w:p>
    <w:p w:rsidR="004C2938" w:rsidRPr="00C81BAD" w:rsidRDefault="004C2938" w:rsidP="002F67A5">
      <w:pPr>
        <w:rPr>
          <w:rFonts w:ascii="宋体" w:eastAsia="宋体" w:hAnsi="宋体"/>
        </w:rPr>
      </w:pPr>
      <w:r w:rsidRPr="00C81BAD">
        <w:rPr>
          <w:rFonts w:ascii="宋体" w:eastAsia="宋体" w:hAnsi="宋体" w:hint="eastAsia"/>
        </w:rPr>
        <w:t>（WA）A</w:t>
      </w:r>
    </w:p>
    <w:p w:rsidR="004C2938" w:rsidRPr="00C81BAD" w:rsidRDefault="004C2938" w:rsidP="002F67A5">
      <w:pPr>
        <w:rPr>
          <w:rFonts w:ascii="宋体" w:eastAsia="宋体" w:hAnsi="宋体"/>
        </w:rPr>
      </w:pPr>
      <w:r w:rsidRPr="00C81BAD">
        <w:rPr>
          <w:rFonts w:ascii="宋体" w:eastAsia="宋体" w:hAnsi="宋体"/>
        </w:rPr>
        <w:t>B</w:t>
      </w:r>
    </w:p>
    <w:p w:rsidR="004C2938" w:rsidRPr="00C81BAD" w:rsidRDefault="004C2938" w:rsidP="002F67A5">
      <w:pPr>
        <w:rPr>
          <w:rFonts w:ascii="宋体" w:eastAsia="宋体" w:hAnsi="宋体"/>
        </w:rPr>
      </w:pPr>
      <w:r w:rsidRPr="00C81BAD">
        <w:rPr>
          <w:rFonts w:ascii="宋体" w:eastAsia="宋体" w:hAnsi="宋体"/>
        </w:rPr>
        <w:t>C</w:t>
      </w:r>
    </w:p>
    <w:p w:rsidR="004C2938" w:rsidRPr="00C81BAD" w:rsidRDefault="004C2938" w:rsidP="002F67A5">
      <w:pPr>
        <w:rPr>
          <w:rFonts w:ascii="宋体" w:eastAsia="宋体" w:hAnsi="宋体"/>
        </w:rPr>
      </w:pPr>
      <w:r w:rsidRPr="00C81BAD">
        <w:rPr>
          <w:rFonts w:ascii="宋体" w:eastAsia="宋体" w:hAnsi="宋体"/>
        </w:rPr>
        <w:t>D</w:t>
      </w:r>
    </w:p>
    <w:p w:rsidR="004C2938" w:rsidRPr="00C81BAD" w:rsidRDefault="004C2938" w:rsidP="002F67A5">
      <w:pPr>
        <w:rPr>
          <w:rFonts w:ascii="宋体" w:eastAsia="宋体" w:hAnsi="宋体"/>
        </w:rPr>
      </w:pPr>
      <w:r w:rsidRPr="00C81BAD">
        <w:rPr>
          <w:rFonts w:ascii="宋体" w:eastAsia="宋体" w:hAnsi="宋体" w:hint="eastAsia"/>
        </w:rPr>
        <w:t>（WA）</w:t>
      </w:r>
      <w:r w:rsidRPr="00C81BAD">
        <w:rPr>
          <w:rFonts w:ascii="宋体" w:eastAsia="宋体" w:hAnsi="宋体"/>
        </w:rPr>
        <w:t>E</w:t>
      </w:r>
    </w:p>
    <w:p w:rsidR="004C2938" w:rsidRPr="00C81BAD" w:rsidRDefault="004C2938" w:rsidP="002F67A5">
      <w:pPr>
        <w:rPr>
          <w:rFonts w:ascii="宋体" w:eastAsia="宋体" w:hAnsi="宋体"/>
        </w:rPr>
      </w:pPr>
      <w:r w:rsidRPr="00C81BAD">
        <w:rPr>
          <w:rFonts w:ascii="宋体" w:eastAsia="宋体" w:hAnsi="宋体"/>
        </w:rPr>
        <w:t>F</w:t>
      </w:r>
    </w:p>
    <w:p w:rsidR="004C2938" w:rsidRPr="00C81BAD" w:rsidRDefault="004C2938" w:rsidP="002F67A5">
      <w:pPr>
        <w:rPr>
          <w:rFonts w:ascii="宋体" w:eastAsia="宋体" w:hAnsi="宋体"/>
        </w:rPr>
      </w:pPr>
      <w:r w:rsidRPr="00C81BAD">
        <w:rPr>
          <w:rFonts w:ascii="宋体" w:eastAsia="宋体" w:hAnsi="宋体" w:hint="eastAsia"/>
        </w:rPr>
        <w:t>（√谢正平）</w:t>
      </w:r>
      <w:r w:rsidRPr="00C81BAD">
        <w:rPr>
          <w:rFonts w:ascii="宋体" w:eastAsia="宋体" w:hAnsi="宋体"/>
        </w:rPr>
        <w:t>G</w:t>
      </w:r>
    </w:p>
    <w:p w:rsidR="004C2938" w:rsidRPr="00C81BAD" w:rsidRDefault="004C2938" w:rsidP="002F67A5">
      <w:pPr>
        <w:rPr>
          <w:rFonts w:ascii="宋体" w:eastAsia="宋体" w:hAnsi="宋体"/>
        </w:rPr>
      </w:pPr>
      <w:r w:rsidRPr="00C81BAD">
        <w:rPr>
          <w:rFonts w:ascii="宋体" w:eastAsia="宋体" w:hAnsi="宋体"/>
        </w:rPr>
        <w:t>H</w:t>
      </w:r>
    </w:p>
    <w:p w:rsidR="004C2938" w:rsidRPr="00C81BAD" w:rsidRDefault="004C2938" w:rsidP="002F67A5">
      <w:pPr>
        <w:rPr>
          <w:rFonts w:ascii="宋体" w:eastAsia="宋体" w:hAnsi="宋体"/>
        </w:rPr>
      </w:pPr>
      <w:r w:rsidRPr="00C81BAD">
        <w:rPr>
          <w:rFonts w:ascii="宋体" w:eastAsia="宋体" w:hAnsi="宋体"/>
        </w:rPr>
        <w:t>I</w:t>
      </w:r>
    </w:p>
    <w:p w:rsidR="004C2938" w:rsidRPr="00C81BAD" w:rsidRDefault="004C2938" w:rsidP="002F67A5">
      <w:pPr>
        <w:rPr>
          <w:rFonts w:ascii="宋体" w:eastAsia="宋体" w:hAnsi="宋体"/>
        </w:rPr>
      </w:pPr>
      <w:r w:rsidRPr="00C81BAD">
        <w:rPr>
          <w:rFonts w:ascii="宋体" w:eastAsia="宋体" w:hAnsi="宋体" w:hint="eastAsia"/>
        </w:rPr>
        <w:t>（√谢正平&amp;孙宇洪）</w:t>
      </w:r>
      <w:r w:rsidRPr="00C81BAD">
        <w:rPr>
          <w:rFonts w:ascii="宋体" w:eastAsia="宋体" w:hAnsi="宋体"/>
        </w:rPr>
        <w:t>J</w:t>
      </w:r>
    </w:p>
    <w:p w:rsidR="00B05E53" w:rsidRPr="00C81BAD" w:rsidRDefault="00B05E53" w:rsidP="00043AC1">
      <w:pPr>
        <w:rPr>
          <w:rFonts w:ascii="宋体" w:eastAsia="宋体" w:hAnsi="宋体"/>
          <w:b/>
        </w:rPr>
      </w:pPr>
      <w:r w:rsidRPr="00C81BAD">
        <w:rPr>
          <w:rFonts w:ascii="宋体" w:eastAsia="宋体" w:hAnsi="宋体" w:hint="eastAsia"/>
          <w:b/>
        </w:rPr>
        <w:t>8月3日</w:t>
      </w:r>
    </w:p>
    <w:p w:rsidR="004C2938" w:rsidRPr="00C81BAD" w:rsidRDefault="004C2938" w:rsidP="004C2938">
      <w:pPr>
        <w:rPr>
          <w:rFonts w:ascii="宋体" w:eastAsia="宋体" w:hAnsi="宋体"/>
        </w:rPr>
      </w:pPr>
      <w:r w:rsidRPr="00C81BAD">
        <w:rPr>
          <w:rFonts w:ascii="宋体" w:eastAsia="宋体" w:hAnsi="宋体" w:hint="eastAsia"/>
        </w:rPr>
        <w:t>√-牛客网2018暑期多校1J</w:t>
      </w:r>
    </w:p>
    <w:p w:rsidR="004C2938" w:rsidRPr="00C81BAD" w:rsidRDefault="004C2938" w:rsidP="004C2938">
      <w:pPr>
        <w:rPr>
          <w:rFonts w:ascii="宋体" w:eastAsia="宋体" w:hAnsi="宋体"/>
        </w:rPr>
      </w:pPr>
      <w:r w:rsidRPr="00C81BAD">
        <w:rPr>
          <w:rFonts w:ascii="宋体" w:eastAsia="宋体" w:hAnsi="宋体" w:hint="eastAsia"/>
        </w:rPr>
        <w:t>√-牛客网2018暑期多校5F</w:t>
      </w:r>
    </w:p>
    <w:p w:rsidR="00B05E53" w:rsidRPr="00C81BAD" w:rsidRDefault="00B05E53" w:rsidP="00043AC1">
      <w:pPr>
        <w:rPr>
          <w:rFonts w:ascii="宋体" w:eastAsia="宋体" w:hAnsi="宋体"/>
          <w:b/>
        </w:rPr>
      </w:pPr>
      <w:r w:rsidRPr="00C81BAD">
        <w:rPr>
          <w:rFonts w:ascii="宋体" w:eastAsia="宋体" w:hAnsi="宋体" w:hint="eastAsia"/>
          <w:b/>
        </w:rPr>
        <w:t>8月4日</w:t>
      </w:r>
    </w:p>
    <w:p w:rsidR="00043AC1" w:rsidRPr="00C81BAD" w:rsidRDefault="00043AC1" w:rsidP="00043AC1">
      <w:pPr>
        <w:rPr>
          <w:rFonts w:ascii="宋体" w:eastAsia="宋体" w:hAnsi="宋体"/>
        </w:rPr>
      </w:pPr>
      <w:r w:rsidRPr="00C81BAD">
        <w:rPr>
          <w:rFonts w:ascii="宋体" w:eastAsia="宋体" w:hAnsi="宋体" w:hint="eastAsia"/>
        </w:rPr>
        <w:t>√-杭电多校4B</w:t>
      </w:r>
    </w:p>
    <w:p w:rsidR="00043AC1" w:rsidRPr="00C81BAD" w:rsidRDefault="00043AC1" w:rsidP="00043AC1">
      <w:pPr>
        <w:rPr>
          <w:rFonts w:ascii="宋体" w:eastAsia="宋体" w:hAnsi="宋体"/>
        </w:rPr>
      </w:pPr>
      <w:r w:rsidRPr="00C81BAD">
        <w:rPr>
          <w:rFonts w:ascii="宋体" w:eastAsia="宋体" w:hAnsi="宋体" w:hint="eastAsia"/>
        </w:rPr>
        <w:t>√-牛客网2</w:t>
      </w:r>
      <w:r w:rsidRPr="00C81BAD">
        <w:rPr>
          <w:rFonts w:ascii="宋体" w:eastAsia="宋体" w:hAnsi="宋体"/>
        </w:rPr>
        <w:t>018</w:t>
      </w:r>
      <w:r w:rsidRPr="00C81BAD">
        <w:rPr>
          <w:rFonts w:ascii="宋体" w:eastAsia="宋体" w:hAnsi="宋体" w:hint="eastAsia"/>
        </w:rPr>
        <w:t>暑期多校5E</w:t>
      </w:r>
    </w:p>
    <w:p w:rsidR="00B05E53" w:rsidRPr="00C81BAD" w:rsidRDefault="00B05E53" w:rsidP="002F67A5">
      <w:pPr>
        <w:rPr>
          <w:rFonts w:ascii="宋体" w:eastAsia="宋体" w:hAnsi="宋体"/>
          <w:b/>
        </w:rPr>
      </w:pPr>
      <w:r w:rsidRPr="00C81BAD">
        <w:rPr>
          <w:rFonts w:ascii="宋体" w:eastAsia="宋体" w:hAnsi="宋体" w:hint="eastAsia"/>
          <w:b/>
        </w:rPr>
        <w:t>牛客多校6</w:t>
      </w:r>
      <w:r w:rsidR="00043AC1" w:rsidRPr="00C81BAD">
        <w:rPr>
          <w:rFonts w:ascii="宋体" w:eastAsia="宋体" w:hAnsi="宋体" w:hint="eastAsia"/>
          <w:b/>
        </w:rPr>
        <w:t>（1题；3人4题；铜）</w:t>
      </w:r>
    </w:p>
    <w:p w:rsidR="0049269E" w:rsidRPr="00C81BAD" w:rsidRDefault="0049269E" w:rsidP="002F67A5">
      <w:pPr>
        <w:rPr>
          <w:rFonts w:ascii="宋体" w:eastAsia="宋体" w:hAnsi="宋体"/>
        </w:rPr>
      </w:pPr>
      <w:r w:rsidRPr="00C81BAD">
        <w:rPr>
          <w:rFonts w:ascii="宋体" w:eastAsia="宋体" w:hAnsi="宋体" w:hint="eastAsia"/>
        </w:rPr>
        <w:t>（√叶文豪）</w:t>
      </w:r>
      <w:r w:rsidRPr="00C81BAD">
        <w:rPr>
          <w:rFonts w:ascii="宋体" w:eastAsia="宋体" w:hAnsi="宋体"/>
        </w:rPr>
        <w:t>A</w:t>
      </w:r>
      <w:r w:rsidRPr="00C81BAD">
        <w:rPr>
          <w:rFonts w:ascii="宋体" w:eastAsia="宋体" w:hAnsi="宋体" w:hint="eastAsia"/>
        </w:rPr>
        <w:t>-签到题</w:t>
      </w:r>
    </w:p>
    <w:p w:rsidR="0049269E" w:rsidRPr="00C81BAD" w:rsidRDefault="0049269E" w:rsidP="002F67A5">
      <w:pPr>
        <w:rPr>
          <w:rFonts w:ascii="宋体" w:eastAsia="宋体" w:hAnsi="宋体"/>
        </w:rPr>
      </w:pPr>
      <w:r w:rsidRPr="00C81BAD">
        <w:rPr>
          <w:rFonts w:ascii="宋体" w:eastAsia="宋体" w:hAnsi="宋体"/>
        </w:rPr>
        <w:t>B</w:t>
      </w:r>
    </w:p>
    <w:p w:rsidR="0049269E" w:rsidRPr="00C81BAD" w:rsidRDefault="0049269E" w:rsidP="002F67A5">
      <w:pPr>
        <w:rPr>
          <w:rFonts w:ascii="宋体" w:eastAsia="宋体" w:hAnsi="宋体"/>
        </w:rPr>
      </w:pPr>
      <w:r w:rsidRPr="00C81BAD">
        <w:rPr>
          <w:rFonts w:ascii="宋体" w:eastAsia="宋体" w:hAnsi="宋体"/>
        </w:rPr>
        <w:t>C</w:t>
      </w:r>
    </w:p>
    <w:p w:rsidR="0049269E" w:rsidRPr="00C81BAD" w:rsidRDefault="0049269E" w:rsidP="002F67A5">
      <w:pPr>
        <w:rPr>
          <w:rFonts w:ascii="宋体" w:eastAsia="宋体" w:hAnsi="宋体"/>
        </w:rPr>
      </w:pPr>
      <w:r w:rsidRPr="00C81BAD">
        <w:rPr>
          <w:rFonts w:ascii="宋体" w:eastAsia="宋体" w:hAnsi="宋体" w:hint="eastAsia"/>
        </w:rPr>
        <w:t>（√谢正平&amp;孙宇洪）</w:t>
      </w:r>
      <w:r w:rsidRPr="00C81BAD">
        <w:rPr>
          <w:rFonts w:ascii="宋体" w:eastAsia="宋体" w:hAnsi="宋体"/>
        </w:rPr>
        <w:t>D</w:t>
      </w:r>
      <w:r w:rsidRPr="00C81BAD">
        <w:rPr>
          <w:rFonts w:ascii="宋体" w:eastAsia="宋体" w:hAnsi="宋体" w:hint="eastAsia"/>
        </w:rPr>
        <w:t>-签到题</w:t>
      </w:r>
    </w:p>
    <w:p w:rsidR="0049269E" w:rsidRPr="00C81BAD" w:rsidRDefault="0049269E" w:rsidP="002F67A5">
      <w:pPr>
        <w:rPr>
          <w:rFonts w:ascii="宋体" w:eastAsia="宋体" w:hAnsi="宋体"/>
        </w:rPr>
      </w:pPr>
      <w:r w:rsidRPr="00C81BAD">
        <w:rPr>
          <w:rFonts w:ascii="宋体" w:eastAsia="宋体" w:hAnsi="宋体" w:hint="eastAsia"/>
        </w:rPr>
        <w:t>（√谢正平&amp;叶文豪&amp;孙宇洪）</w:t>
      </w:r>
      <w:r w:rsidRPr="00C81BAD">
        <w:rPr>
          <w:rFonts w:ascii="宋体" w:eastAsia="宋体" w:hAnsi="宋体"/>
        </w:rPr>
        <w:t>E</w:t>
      </w:r>
      <w:r w:rsidRPr="00C81BAD">
        <w:rPr>
          <w:rFonts w:ascii="宋体" w:eastAsia="宋体" w:hAnsi="宋体" w:hint="eastAsia"/>
        </w:rPr>
        <w:t>-铜牌题</w:t>
      </w:r>
    </w:p>
    <w:p w:rsidR="0049269E" w:rsidRPr="00C81BAD" w:rsidRDefault="0049269E" w:rsidP="002F67A5">
      <w:pPr>
        <w:rPr>
          <w:rFonts w:ascii="宋体" w:eastAsia="宋体" w:hAnsi="宋体"/>
        </w:rPr>
      </w:pPr>
      <w:r w:rsidRPr="00C81BAD">
        <w:rPr>
          <w:rFonts w:ascii="宋体" w:eastAsia="宋体" w:hAnsi="宋体"/>
        </w:rPr>
        <w:t>F</w:t>
      </w:r>
    </w:p>
    <w:p w:rsidR="0049269E" w:rsidRPr="00C81BAD" w:rsidRDefault="0049269E" w:rsidP="002F67A5">
      <w:pPr>
        <w:rPr>
          <w:rFonts w:ascii="宋体" w:eastAsia="宋体" w:hAnsi="宋体"/>
        </w:rPr>
      </w:pPr>
      <w:r w:rsidRPr="00C81BAD">
        <w:rPr>
          <w:rFonts w:ascii="宋体" w:eastAsia="宋体" w:hAnsi="宋体"/>
        </w:rPr>
        <w:t>G</w:t>
      </w:r>
    </w:p>
    <w:p w:rsidR="0049269E" w:rsidRPr="00C81BAD" w:rsidRDefault="0049269E" w:rsidP="002F67A5">
      <w:pPr>
        <w:rPr>
          <w:rFonts w:ascii="宋体" w:eastAsia="宋体" w:hAnsi="宋体"/>
        </w:rPr>
      </w:pPr>
      <w:r w:rsidRPr="00C81BAD">
        <w:rPr>
          <w:rFonts w:ascii="宋体" w:eastAsia="宋体" w:hAnsi="宋体"/>
        </w:rPr>
        <w:t>H</w:t>
      </w:r>
    </w:p>
    <w:p w:rsidR="0049269E" w:rsidRPr="00C81BAD" w:rsidRDefault="0049269E" w:rsidP="002F67A5">
      <w:pPr>
        <w:rPr>
          <w:rFonts w:ascii="宋体" w:eastAsia="宋体" w:hAnsi="宋体"/>
        </w:rPr>
      </w:pPr>
      <w:r w:rsidRPr="00C81BAD">
        <w:rPr>
          <w:rFonts w:ascii="宋体" w:eastAsia="宋体" w:hAnsi="宋体"/>
        </w:rPr>
        <w:t>I</w:t>
      </w:r>
    </w:p>
    <w:p w:rsidR="0049269E" w:rsidRPr="00C81BAD" w:rsidRDefault="0049269E" w:rsidP="002F67A5">
      <w:pPr>
        <w:rPr>
          <w:rFonts w:ascii="宋体" w:eastAsia="宋体" w:hAnsi="宋体"/>
        </w:rPr>
      </w:pPr>
      <w:r w:rsidRPr="00C81BAD">
        <w:rPr>
          <w:rFonts w:ascii="宋体" w:eastAsia="宋体" w:hAnsi="宋体" w:hint="eastAsia"/>
        </w:rPr>
        <w:t>（√孙宇洪&amp;谢正平）</w:t>
      </w:r>
      <w:r w:rsidRPr="00C81BAD">
        <w:rPr>
          <w:rFonts w:ascii="宋体" w:eastAsia="宋体" w:hAnsi="宋体"/>
        </w:rPr>
        <w:t>J</w:t>
      </w:r>
      <w:r w:rsidRPr="00C81BAD">
        <w:rPr>
          <w:rFonts w:ascii="宋体" w:eastAsia="宋体" w:hAnsi="宋体" w:hint="eastAsia"/>
        </w:rPr>
        <w:t>-签到题</w:t>
      </w:r>
    </w:p>
    <w:p w:rsidR="002C6811" w:rsidRPr="00C81BAD" w:rsidRDefault="002C6811" w:rsidP="002F67A5">
      <w:pPr>
        <w:rPr>
          <w:rFonts w:ascii="宋体" w:eastAsia="宋体" w:hAnsi="宋体"/>
          <w:b/>
        </w:rPr>
      </w:pPr>
      <w:r w:rsidRPr="00C81BAD">
        <w:rPr>
          <w:rFonts w:ascii="宋体" w:eastAsia="宋体" w:hAnsi="宋体" w:hint="eastAsia"/>
          <w:b/>
        </w:rPr>
        <w:t>百度之星资格赛（12点开始）</w:t>
      </w:r>
    </w:p>
    <w:p w:rsidR="00043AC1" w:rsidRPr="00C81BAD" w:rsidRDefault="00043AC1" w:rsidP="002F67A5">
      <w:pPr>
        <w:rPr>
          <w:rFonts w:ascii="宋体" w:eastAsia="宋体" w:hAnsi="宋体"/>
        </w:rPr>
      </w:pPr>
      <w:r w:rsidRPr="00C81BAD">
        <w:rPr>
          <w:rFonts w:ascii="宋体" w:eastAsia="宋体" w:hAnsi="宋体" w:hint="eastAsia"/>
        </w:rPr>
        <w:t>√-</w:t>
      </w:r>
      <w:r w:rsidRPr="00C81BAD">
        <w:rPr>
          <w:rFonts w:ascii="宋体" w:eastAsia="宋体" w:hAnsi="宋体"/>
        </w:rPr>
        <w:t>1001</w:t>
      </w:r>
      <w:r w:rsidRPr="00C81BAD">
        <w:rPr>
          <w:rFonts w:ascii="宋体" w:eastAsia="宋体" w:hAnsi="宋体" w:hint="eastAsia"/>
        </w:rPr>
        <w:t>-签到题-枚举</w:t>
      </w:r>
    </w:p>
    <w:p w:rsidR="00043AC1" w:rsidRPr="00C81BAD" w:rsidRDefault="00043AC1" w:rsidP="002F67A5">
      <w:pPr>
        <w:rPr>
          <w:rFonts w:ascii="宋体" w:eastAsia="宋体" w:hAnsi="宋体"/>
        </w:rPr>
      </w:pPr>
      <w:r w:rsidRPr="00C81BAD">
        <w:rPr>
          <w:rFonts w:ascii="宋体" w:eastAsia="宋体" w:hAnsi="宋体" w:hint="eastAsia"/>
        </w:rPr>
        <w:lastRenderedPageBreak/>
        <w:t>√-</w:t>
      </w:r>
      <w:r w:rsidRPr="00C81BAD">
        <w:rPr>
          <w:rFonts w:ascii="宋体" w:eastAsia="宋体" w:hAnsi="宋体"/>
        </w:rPr>
        <w:t>1002</w:t>
      </w:r>
      <w:r w:rsidRPr="00C81BAD">
        <w:rPr>
          <w:rFonts w:ascii="宋体" w:eastAsia="宋体" w:hAnsi="宋体" w:hint="eastAsia"/>
        </w:rPr>
        <w:t>-签到题-前缀和</w:t>
      </w:r>
    </w:p>
    <w:p w:rsidR="00B05E53" w:rsidRPr="00C81BAD" w:rsidRDefault="00B05E53" w:rsidP="002A75B8">
      <w:pPr>
        <w:rPr>
          <w:rFonts w:ascii="宋体" w:eastAsia="宋体" w:hAnsi="宋体"/>
          <w:b/>
        </w:rPr>
      </w:pPr>
      <w:r w:rsidRPr="00C81BAD">
        <w:rPr>
          <w:rFonts w:ascii="宋体" w:eastAsia="宋体" w:hAnsi="宋体" w:hint="eastAsia"/>
          <w:b/>
        </w:rPr>
        <w:t>8月5日</w:t>
      </w:r>
    </w:p>
    <w:p w:rsidR="00BF0E96" w:rsidRPr="00C81BAD" w:rsidRDefault="002C6811" w:rsidP="002C6811">
      <w:pPr>
        <w:rPr>
          <w:rFonts w:ascii="宋体" w:eastAsia="宋体" w:hAnsi="宋体"/>
          <w:b/>
        </w:rPr>
      </w:pPr>
      <w:r w:rsidRPr="00C81BAD">
        <w:rPr>
          <w:rFonts w:ascii="宋体" w:eastAsia="宋体" w:hAnsi="宋体" w:hint="eastAsia"/>
          <w:b/>
        </w:rPr>
        <w:t>百度之星资格赛（24点结束）</w:t>
      </w:r>
    </w:p>
    <w:p w:rsidR="00612BFC" w:rsidRPr="00C81BAD" w:rsidRDefault="00BF0E96" w:rsidP="002C6811">
      <w:pPr>
        <w:rPr>
          <w:rFonts w:ascii="宋体" w:eastAsia="宋体" w:hAnsi="宋体"/>
        </w:rPr>
      </w:pPr>
      <w:r w:rsidRPr="00C81BAD">
        <w:rPr>
          <w:rFonts w:ascii="宋体" w:eastAsia="宋体" w:hAnsi="宋体" w:hint="eastAsia"/>
        </w:rPr>
        <w:t>（√）</w:t>
      </w:r>
      <w:r w:rsidR="00612BFC" w:rsidRPr="00C81BAD">
        <w:rPr>
          <w:rFonts w:ascii="宋体" w:eastAsia="宋体" w:hAnsi="宋体" w:hint="eastAsia"/>
        </w:rPr>
        <w:t>1001-签到题</w:t>
      </w:r>
    </w:p>
    <w:p w:rsidR="00612BFC" w:rsidRPr="00C81BAD" w:rsidRDefault="00BF0E96" w:rsidP="002C6811">
      <w:pPr>
        <w:rPr>
          <w:rFonts w:ascii="宋体" w:eastAsia="宋体" w:hAnsi="宋体"/>
        </w:rPr>
      </w:pPr>
      <w:r w:rsidRPr="00C81BAD">
        <w:rPr>
          <w:rFonts w:ascii="宋体" w:eastAsia="宋体" w:hAnsi="宋体" w:hint="eastAsia"/>
        </w:rPr>
        <w:t>（√）</w:t>
      </w:r>
      <w:r w:rsidR="00612BFC" w:rsidRPr="00C81BAD">
        <w:rPr>
          <w:rFonts w:ascii="宋体" w:eastAsia="宋体" w:hAnsi="宋体"/>
        </w:rPr>
        <w:t>1002</w:t>
      </w:r>
      <w:r w:rsidR="00612BFC" w:rsidRPr="00C81BAD">
        <w:rPr>
          <w:rFonts w:ascii="宋体" w:eastAsia="宋体" w:hAnsi="宋体" w:hint="eastAsia"/>
        </w:rPr>
        <w:t>-签到题</w:t>
      </w:r>
    </w:p>
    <w:p w:rsidR="00612BFC" w:rsidRPr="00C81BAD" w:rsidRDefault="00612BFC" w:rsidP="002C6811">
      <w:pPr>
        <w:rPr>
          <w:rFonts w:ascii="宋体" w:eastAsia="宋体" w:hAnsi="宋体"/>
        </w:rPr>
      </w:pPr>
      <w:r w:rsidRPr="00C81BAD">
        <w:rPr>
          <w:rFonts w:ascii="宋体" w:eastAsia="宋体" w:hAnsi="宋体"/>
        </w:rPr>
        <w:t>1003</w:t>
      </w:r>
      <w:r w:rsidR="00BF0E96" w:rsidRPr="00C81BAD">
        <w:rPr>
          <w:rFonts w:ascii="宋体" w:eastAsia="宋体" w:hAnsi="宋体" w:hint="eastAsia"/>
        </w:rPr>
        <w:t>-银牌题</w:t>
      </w:r>
    </w:p>
    <w:p w:rsidR="00612BFC" w:rsidRPr="00C81BAD" w:rsidRDefault="00612BFC" w:rsidP="002C6811">
      <w:pPr>
        <w:rPr>
          <w:rFonts w:ascii="宋体" w:eastAsia="宋体" w:hAnsi="宋体"/>
        </w:rPr>
      </w:pPr>
      <w:r w:rsidRPr="00C81BAD">
        <w:rPr>
          <w:rFonts w:ascii="宋体" w:eastAsia="宋体" w:hAnsi="宋体"/>
        </w:rPr>
        <w:t>1004</w:t>
      </w:r>
      <w:r w:rsidR="00BF0E96" w:rsidRPr="00C81BAD">
        <w:rPr>
          <w:rFonts w:ascii="宋体" w:eastAsia="宋体" w:hAnsi="宋体" w:hint="eastAsia"/>
        </w:rPr>
        <w:t>-金牌题</w:t>
      </w:r>
    </w:p>
    <w:p w:rsidR="00612BFC" w:rsidRPr="00C81BAD" w:rsidRDefault="00BF0E96" w:rsidP="002C6811">
      <w:pPr>
        <w:rPr>
          <w:rFonts w:ascii="宋体" w:eastAsia="宋体" w:hAnsi="宋体"/>
        </w:rPr>
      </w:pPr>
      <w:r w:rsidRPr="00C81BAD">
        <w:rPr>
          <w:rFonts w:ascii="宋体" w:eastAsia="宋体" w:hAnsi="宋体" w:hint="eastAsia"/>
        </w:rPr>
        <w:t>（√）</w:t>
      </w:r>
      <w:r w:rsidR="00612BFC" w:rsidRPr="00C81BAD">
        <w:rPr>
          <w:rFonts w:ascii="宋体" w:eastAsia="宋体" w:hAnsi="宋体"/>
        </w:rPr>
        <w:t>1005</w:t>
      </w:r>
      <w:r w:rsidR="00612BFC" w:rsidRPr="00C81BAD">
        <w:rPr>
          <w:rFonts w:ascii="宋体" w:eastAsia="宋体" w:hAnsi="宋体" w:hint="eastAsia"/>
        </w:rPr>
        <w:t>-铜牌题</w:t>
      </w:r>
    </w:p>
    <w:p w:rsidR="00612BFC" w:rsidRPr="00C81BAD" w:rsidRDefault="00BF0E96" w:rsidP="002C6811">
      <w:pPr>
        <w:rPr>
          <w:rFonts w:ascii="宋体" w:eastAsia="宋体" w:hAnsi="宋体"/>
        </w:rPr>
      </w:pPr>
      <w:r w:rsidRPr="00C81BAD">
        <w:rPr>
          <w:rFonts w:ascii="宋体" w:eastAsia="宋体" w:hAnsi="宋体" w:hint="eastAsia"/>
        </w:rPr>
        <w:t>（√）</w:t>
      </w:r>
      <w:r w:rsidR="00612BFC" w:rsidRPr="00C81BAD">
        <w:rPr>
          <w:rFonts w:ascii="宋体" w:eastAsia="宋体" w:hAnsi="宋体"/>
        </w:rPr>
        <w:t>1006</w:t>
      </w:r>
      <w:r w:rsidR="00612BFC" w:rsidRPr="00C81BAD">
        <w:rPr>
          <w:rFonts w:ascii="宋体" w:eastAsia="宋体" w:hAnsi="宋体" w:hint="eastAsia"/>
        </w:rPr>
        <w:t>-签到题</w:t>
      </w:r>
    </w:p>
    <w:p w:rsidR="00B05E53" w:rsidRPr="00C81BAD" w:rsidRDefault="00B05E53" w:rsidP="00C53CCE">
      <w:pPr>
        <w:rPr>
          <w:rFonts w:ascii="宋体" w:eastAsia="宋体" w:hAnsi="宋体"/>
          <w:b/>
        </w:rPr>
      </w:pPr>
      <w:r w:rsidRPr="00C81BAD">
        <w:rPr>
          <w:rFonts w:ascii="宋体" w:eastAsia="宋体" w:hAnsi="宋体" w:hint="eastAsia"/>
          <w:b/>
        </w:rPr>
        <w:t>8月6日</w:t>
      </w:r>
    </w:p>
    <w:p w:rsidR="00C53CCE" w:rsidRPr="00C81BAD" w:rsidRDefault="00B05E53" w:rsidP="002F67A5">
      <w:pPr>
        <w:rPr>
          <w:rFonts w:ascii="宋体" w:eastAsia="宋体" w:hAnsi="宋体"/>
        </w:rPr>
      </w:pPr>
      <w:r w:rsidRPr="00C81BAD">
        <w:rPr>
          <w:rFonts w:ascii="宋体" w:eastAsia="宋体" w:hAnsi="宋体" w:hint="eastAsia"/>
        </w:rPr>
        <w:t>杭电多校5</w:t>
      </w:r>
      <w:r w:rsidR="00C53CCE" w:rsidRPr="00C81BAD">
        <w:rPr>
          <w:rFonts w:ascii="宋体" w:eastAsia="宋体" w:hAnsi="宋体" w:hint="eastAsia"/>
        </w:rPr>
        <w:t>（0题；3人0题；铁）</w:t>
      </w:r>
    </w:p>
    <w:p w:rsidR="002C6811" w:rsidRPr="00C81BAD" w:rsidRDefault="002C6811" w:rsidP="00825D2A">
      <w:pPr>
        <w:rPr>
          <w:rFonts w:ascii="宋体" w:eastAsia="宋体" w:hAnsi="宋体"/>
          <w:b/>
        </w:rPr>
      </w:pPr>
      <w:r w:rsidRPr="00C81BAD">
        <w:rPr>
          <w:rFonts w:ascii="宋体" w:eastAsia="宋体" w:hAnsi="宋体"/>
          <w:b/>
        </w:rPr>
        <w:t>8</w:t>
      </w:r>
      <w:r w:rsidRPr="00C81BAD">
        <w:rPr>
          <w:rFonts w:ascii="宋体" w:eastAsia="宋体" w:hAnsi="宋体" w:hint="eastAsia"/>
          <w:b/>
        </w:rPr>
        <w:t>月7日</w:t>
      </w:r>
    </w:p>
    <w:p w:rsidR="00C53CCE" w:rsidRPr="00C81BAD" w:rsidRDefault="00C53CCE" w:rsidP="00C53CCE">
      <w:pPr>
        <w:rPr>
          <w:rFonts w:ascii="宋体" w:eastAsia="宋体" w:hAnsi="宋体"/>
        </w:rPr>
      </w:pPr>
      <w:r w:rsidRPr="00C81BAD">
        <w:rPr>
          <w:rFonts w:ascii="宋体" w:eastAsia="宋体" w:hAnsi="宋体" w:hint="eastAsia"/>
        </w:rPr>
        <w:t>√-</w:t>
      </w:r>
      <w:r w:rsidRPr="00C81BAD">
        <w:rPr>
          <w:rFonts w:ascii="宋体" w:eastAsia="宋体" w:hAnsi="宋体"/>
        </w:rPr>
        <w:t>2018</w:t>
      </w:r>
      <w:r w:rsidRPr="00C81BAD">
        <w:rPr>
          <w:rFonts w:ascii="宋体" w:eastAsia="宋体" w:hAnsi="宋体" w:hint="eastAsia"/>
        </w:rPr>
        <w:t>杭电多校第5场-</w:t>
      </w:r>
      <w:r w:rsidRPr="00C81BAD">
        <w:rPr>
          <w:rFonts w:ascii="宋体" w:eastAsia="宋体" w:hAnsi="宋体"/>
        </w:rPr>
        <w:t>1002</w:t>
      </w:r>
    </w:p>
    <w:p w:rsidR="00C53CCE" w:rsidRPr="00C81BAD" w:rsidRDefault="00C53CCE" w:rsidP="00C53CCE">
      <w:pPr>
        <w:rPr>
          <w:rFonts w:ascii="宋体" w:eastAsia="宋体" w:hAnsi="宋体"/>
        </w:rPr>
      </w:pPr>
      <w:r w:rsidRPr="00C81BAD">
        <w:rPr>
          <w:rFonts w:ascii="宋体" w:eastAsia="宋体" w:hAnsi="宋体" w:hint="eastAsia"/>
        </w:rPr>
        <w:t>√-</w:t>
      </w:r>
      <w:r w:rsidRPr="00C81BAD">
        <w:rPr>
          <w:rFonts w:ascii="宋体" w:eastAsia="宋体" w:hAnsi="宋体"/>
        </w:rPr>
        <w:t>2018</w:t>
      </w:r>
      <w:r w:rsidRPr="00C81BAD">
        <w:rPr>
          <w:rFonts w:ascii="宋体" w:eastAsia="宋体" w:hAnsi="宋体" w:hint="eastAsia"/>
        </w:rPr>
        <w:t>杭电多校第5场-</w:t>
      </w:r>
      <w:r w:rsidRPr="00C81BAD">
        <w:rPr>
          <w:rFonts w:ascii="宋体" w:eastAsia="宋体" w:hAnsi="宋体"/>
        </w:rPr>
        <w:t>1005</w:t>
      </w:r>
    </w:p>
    <w:p w:rsidR="00C53CCE" w:rsidRPr="00C81BAD" w:rsidRDefault="00C53CCE" w:rsidP="00C53CCE">
      <w:pPr>
        <w:rPr>
          <w:rFonts w:ascii="宋体" w:eastAsia="宋体" w:hAnsi="宋体"/>
        </w:rPr>
      </w:pPr>
      <w:r w:rsidRPr="00C81BAD">
        <w:rPr>
          <w:rFonts w:ascii="宋体" w:eastAsia="宋体" w:hAnsi="宋体" w:hint="eastAsia"/>
        </w:rPr>
        <w:t>√-</w:t>
      </w:r>
      <w:r w:rsidRPr="00C81BAD">
        <w:rPr>
          <w:rFonts w:ascii="宋体" w:eastAsia="宋体" w:hAnsi="宋体"/>
        </w:rPr>
        <w:t>2018</w:t>
      </w:r>
      <w:r w:rsidRPr="00C81BAD">
        <w:rPr>
          <w:rFonts w:ascii="宋体" w:eastAsia="宋体" w:hAnsi="宋体" w:hint="eastAsia"/>
        </w:rPr>
        <w:t>杭电多校第5场-</w:t>
      </w:r>
      <w:r w:rsidR="00EA3B88" w:rsidRPr="00C81BAD">
        <w:rPr>
          <w:rFonts w:ascii="宋体" w:eastAsia="宋体" w:hAnsi="宋体"/>
        </w:rPr>
        <w:t>1007</w:t>
      </w:r>
    </w:p>
    <w:p w:rsidR="002C6811" w:rsidRPr="00C81BAD" w:rsidRDefault="00EA3B88" w:rsidP="00825D2A">
      <w:pPr>
        <w:rPr>
          <w:rFonts w:ascii="宋体" w:eastAsia="宋体" w:hAnsi="宋体"/>
          <w:b/>
        </w:rPr>
      </w:pPr>
      <w:r w:rsidRPr="00C81BAD">
        <w:rPr>
          <w:rFonts w:ascii="宋体" w:eastAsia="宋体" w:hAnsi="宋体" w:hint="eastAsia"/>
          <w:b/>
        </w:rPr>
        <w:t>8月8日</w:t>
      </w:r>
    </w:p>
    <w:p w:rsidR="00EA3B88" w:rsidRPr="00C81BAD" w:rsidRDefault="00EA3B88" w:rsidP="002F67A5">
      <w:pPr>
        <w:rPr>
          <w:rFonts w:ascii="宋体" w:eastAsia="宋体" w:hAnsi="宋体"/>
          <w:b/>
        </w:rPr>
      </w:pPr>
      <w:r w:rsidRPr="00C81BAD">
        <w:rPr>
          <w:rFonts w:ascii="宋体" w:eastAsia="宋体" w:hAnsi="宋体" w:hint="eastAsia"/>
          <w:b/>
        </w:rPr>
        <w:t>杭电多校6</w:t>
      </w:r>
      <w:r w:rsidR="00825D2A" w:rsidRPr="00C81BAD">
        <w:rPr>
          <w:rFonts w:ascii="宋体" w:eastAsia="宋体" w:hAnsi="宋体" w:hint="eastAsia"/>
          <w:b/>
        </w:rPr>
        <w:t>（1题；3人3题；铁铜）</w:t>
      </w:r>
    </w:p>
    <w:p w:rsidR="00825D2A" w:rsidRPr="00C81BAD" w:rsidRDefault="00825D2A" w:rsidP="002F67A5">
      <w:pPr>
        <w:rPr>
          <w:rFonts w:ascii="宋体" w:eastAsia="宋体" w:hAnsi="宋体"/>
        </w:rPr>
      </w:pPr>
      <w:r w:rsidRPr="00C81BAD">
        <w:rPr>
          <w:rFonts w:ascii="宋体" w:eastAsia="宋体" w:hAnsi="宋体" w:hint="eastAsia"/>
        </w:rPr>
        <w:t>（√叶文豪&amp;谢正平+</w:t>
      </w:r>
      <w:r w:rsidRPr="00C81BAD">
        <w:rPr>
          <w:rFonts w:ascii="宋体" w:eastAsia="宋体" w:hAnsi="宋体"/>
        </w:rPr>
        <w:t>26</w:t>
      </w:r>
      <w:r w:rsidRPr="00C81BAD">
        <w:rPr>
          <w:rFonts w:ascii="宋体" w:eastAsia="宋体" w:hAnsi="宋体" w:hint="eastAsia"/>
        </w:rPr>
        <w:t>）1001-签到题</w:t>
      </w:r>
    </w:p>
    <w:p w:rsidR="00825D2A" w:rsidRPr="00C81BAD" w:rsidRDefault="00825D2A" w:rsidP="002F67A5">
      <w:pPr>
        <w:rPr>
          <w:rFonts w:ascii="宋体" w:eastAsia="宋体" w:hAnsi="宋体"/>
        </w:rPr>
      </w:pPr>
      <w:r w:rsidRPr="00C81BAD">
        <w:rPr>
          <w:rFonts w:ascii="宋体" w:eastAsia="宋体" w:hAnsi="宋体"/>
        </w:rPr>
        <w:t>1002</w:t>
      </w:r>
    </w:p>
    <w:p w:rsidR="00825D2A" w:rsidRPr="00C81BAD" w:rsidRDefault="00825D2A" w:rsidP="002F67A5">
      <w:pPr>
        <w:rPr>
          <w:rFonts w:ascii="宋体" w:eastAsia="宋体" w:hAnsi="宋体"/>
        </w:rPr>
      </w:pPr>
      <w:r w:rsidRPr="00C81BAD">
        <w:rPr>
          <w:rFonts w:ascii="宋体" w:eastAsia="宋体" w:hAnsi="宋体"/>
        </w:rPr>
        <w:t>1003</w:t>
      </w:r>
    </w:p>
    <w:p w:rsidR="00825D2A" w:rsidRPr="00C81BAD" w:rsidRDefault="00825D2A" w:rsidP="002F67A5">
      <w:pPr>
        <w:rPr>
          <w:rFonts w:ascii="宋体" w:eastAsia="宋体" w:hAnsi="宋体"/>
        </w:rPr>
      </w:pPr>
      <w:r w:rsidRPr="00C81BAD">
        <w:rPr>
          <w:rFonts w:ascii="宋体" w:eastAsia="宋体" w:hAnsi="宋体"/>
        </w:rPr>
        <w:t>1004</w:t>
      </w:r>
    </w:p>
    <w:p w:rsidR="00825D2A" w:rsidRPr="00C81BAD" w:rsidRDefault="00825D2A" w:rsidP="002F67A5">
      <w:pPr>
        <w:rPr>
          <w:rFonts w:ascii="宋体" w:eastAsia="宋体" w:hAnsi="宋体"/>
        </w:rPr>
      </w:pPr>
      <w:r w:rsidRPr="00C81BAD">
        <w:rPr>
          <w:rFonts w:ascii="宋体" w:eastAsia="宋体" w:hAnsi="宋体"/>
        </w:rPr>
        <w:t>1005</w:t>
      </w:r>
    </w:p>
    <w:p w:rsidR="00825D2A" w:rsidRPr="00C81BAD" w:rsidRDefault="00825D2A" w:rsidP="002F67A5">
      <w:pPr>
        <w:rPr>
          <w:rFonts w:ascii="宋体" w:eastAsia="宋体" w:hAnsi="宋体"/>
        </w:rPr>
      </w:pPr>
      <w:r w:rsidRPr="00C81BAD">
        <w:rPr>
          <w:rFonts w:ascii="宋体" w:eastAsia="宋体" w:hAnsi="宋体"/>
        </w:rPr>
        <w:t>1006</w:t>
      </w:r>
    </w:p>
    <w:p w:rsidR="00825D2A" w:rsidRPr="00C81BAD" w:rsidRDefault="00825D2A" w:rsidP="002F67A5">
      <w:pPr>
        <w:rPr>
          <w:rFonts w:ascii="宋体" w:eastAsia="宋体" w:hAnsi="宋体"/>
        </w:rPr>
      </w:pPr>
      <w:r w:rsidRPr="00C81BAD">
        <w:rPr>
          <w:rFonts w:ascii="宋体" w:eastAsia="宋体" w:hAnsi="宋体"/>
        </w:rPr>
        <w:t>1007</w:t>
      </w:r>
    </w:p>
    <w:p w:rsidR="00825D2A" w:rsidRPr="00C81BAD" w:rsidRDefault="00825D2A" w:rsidP="002F67A5">
      <w:pPr>
        <w:rPr>
          <w:rFonts w:ascii="宋体" w:eastAsia="宋体" w:hAnsi="宋体"/>
        </w:rPr>
      </w:pPr>
      <w:r w:rsidRPr="00C81BAD">
        <w:rPr>
          <w:rFonts w:ascii="宋体" w:eastAsia="宋体" w:hAnsi="宋体"/>
        </w:rPr>
        <w:t>1008</w:t>
      </w:r>
    </w:p>
    <w:p w:rsidR="00825D2A" w:rsidRPr="00C81BAD" w:rsidRDefault="00825D2A" w:rsidP="002F67A5">
      <w:pPr>
        <w:rPr>
          <w:rFonts w:ascii="宋体" w:eastAsia="宋体" w:hAnsi="宋体"/>
        </w:rPr>
      </w:pPr>
      <w:r w:rsidRPr="00C81BAD">
        <w:rPr>
          <w:rFonts w:ascii="宋体" w:eastAsia="宋体" w:hAnsi="宋体" w:hint="eastAsia"/>
        </w:rPr>
        <w:t>（√谢正平&amp;孙宇洪&amp;叶文豪）</w:t>
      </w:r>
      <w:r w:rsidRPr="00C81BAD">
        <w:rPr>
          <w:rFonts w:ascii="宋体" w:eastAsia="宋体" w:hAnsi="宋体"/>
        </w:rPr>
        <w:t>1009</w:t>
      </w:r>
      <w:r w:rsidRPr="00C81BAD">
        <w:rPr>
          <w:rFonts w:ascii="宋体" w:eastAsia="宋体" w:hAnsi="宋体" w:hint="eastAsia"/>
        </w:rPr>
        <w:t>-铜牌题</w:t>
      </w:r>
    </w:p>
    <w:p w:rsidR="00825D2A" w:rsidRPr="00C81BAD" w:rsidRDefault="00825D2A" w:rsidP="002F67A5">
      <w:pPr>
        <w:rPr>
          <w:rFonts w:ascii="宋体" w:eastAsia="宋体" w:hAnsi="宋体"/>
        </w:rPr>
      </w:pPr>
      <w:r w:rsidRPr="00C81BAD">
        <w:rPr>
          <w:rFonts w:ascii="宋体" w:eastAsia="宋体" w:hAnsi="宋体"/>
        </w:rPr>
        <w:t>1010</w:t>
      </w:r>
    </w:p>
    <w:p w:rsidR="00825D2A" w:rsidRPr="00C81BAD" w:rsidRDefault="00825D2A" w:rsidP="002F67A5">
      <w:pPr>
        <w:rPr>
          <w:rFonts w:ascii="宋体" w:eastAsia="宋体" w:hAnsi="宋体"/>
        </w:rPr>
      </w:pPr>
      <w:r w:rsidRPr="00C81BAD">
        <w:rPr>
          <w:rFonts w:ascii="宋体" w:eastAsia="宋体" w:hAnsi="宋体"/>
        </w:rPr>
        <w:t>1011</w:t>
      </w:r>
    </w:p>
    <w:p w:rsidR="00825D2A" w:rsidRPr="00C81BAD" w:rsidRDefault="00825D2A" w:rsidP="002F67A5">
      <w:pPr>
        <w:rPr>
          <w:rFonts w:ascii="宋体" w:eastAsia="宋体" w:hAnsi="宋体"/>
        </w:rPr>
      </w:pPr>
      <w:r w:rsidRPr="00C81BAD">
        <w:rPr>
          <w:rFonts w:ascii="宋体" w:eastAsia="宋体" w:hAnsi="宋体" w:hint="eastAsia"/>
        </w:rPr>
        <w:t>（√谢正平）</w:t>
      </w:r>
      <w:r w:rsidRPr="00C81BAD">
        <w:rPr>
          <w:rFonts w:ascii="宋体" w:eastAsia="宋体" w:hAnsi="宋体"/>
        </w:rPr>
        <w:t>1012</w:t>
      </w:r>
      <w:r w:rsidRPr="00C81BAD">
        <w:rPr>
          <w:rFonts w:ascii="宋体" w:eastAsia="宋体" w:hAnsi="宋体" w:hint="eastAsia"/>
        </w:rPr>
        <w:t>-签到题</w:t>
      </w:r>
    </w:p>
    <w:p w:rsidR="00EA3B88" w:rsidRPr="00C81BAD" w:rsidRDefault="00EA3B88" w:rsidP="008106F4">
      <w:pPr>
        <w:rPr>
          <w:rFonts w:ascii="宋体" w:eastAsia="宋体" w:hAnsi="宋体"/>
          <w:b/>
        </w:rPr>
      </w:pPr>
      <w:r w:rsidRPr="00C81BAD">
        <w:rPr>
          <w:rFonts w:ascii="宋体" w:eastAsia="宋体" w:hAnsi="宋体" w:hint="eastAsia"/>
          <w:b/>
        </w:rPr>
        <w:t>8月9日</w:t>
      </w:r>
    </w:p>
    <w:p w:rsidR="00EA3B88" w:rsidRPr="00C81BAD" w:rsidRDefault="00EA3B88" w:rsidP="002F67A5">
      <w:pPr>
        <w:rPr>
          <w:rFonts w:ascii="宋体" w:eastAsia="宋体" w:hAnsi="宋体"/>
          <w:b/>
        </w:rPr>
      </w:pPr>
      <w:r w:rsidRPr="00C81BAD">
        <w:rPr>
          <w:rFonts w:ascii="宋体" w:eastAsia="宋体" w:hAnsi="宋体" w:hint="eastAsia"/>
          <w:b/>
        </w:rPr>
        <w:t>牛客多校7</w:t>
      </w:r>
      <w:r w:rsidR="008106F4" w:rsidRPr="00C81BAD">
        <w:rPr>
          <w:rFonts w:ascii="宋体" w:eastAsia="宋体" w:hAnsi="宋体" w:hint="eastAsia"/>
          <w:b/>
        </w:rPr>
        <w:t>（3人1题；铁）</w:t>
      </w:r>
    </w:p>
    <w:p w:rsidR="008106F4" w:rsidRPr="00C81BAD" w:rsidRDefault="008106F4" w:rsidP="002F67A5">
      <w:pPr>
        <w:rPr>
          <w:rFonts w:ascii="宋体" w:eastAsia="宋体" w:hAnsi="宋体"/>
        </w:rPr>
      </w:pPr>
      <w:r w:rsidRPr="00C81BAD">
        <w:rPr>
          <w:rFonts w:ascii="宋体" w:eastAsia="宋体" w:hAnsi="宋体" w:hint="eastAsia"/>
        </w:rPr>
        <w:t>（√谢正平）A-签到题</w:t>
      </w:r>
    </w:p>
    <w:p w:rsidR="008106F4" w:rsidRPr="00C81BAD" w:rsidRDefault="008106F4" w:rsidP="002F67A5">
      <w:pPr>
        <w:rPr>
          <w:rFonts w:ascii="宋体" w:eastAsia="宋体" w:hAnsi="宋体"/>
        </w:rPr>
      </w:pPr>
      <w:r w:rsidRPr="00C81BAD">
        <w:rPr>
          <w:rFonts w:ascii="宋体" w:eastAsia="宋体" w:hAnsi="宋体"/>
        </w:rPr>
        <w:t>B</w:t>
      </w:r>
    </w:p>
    <w:p w:rsidR="008106F4" w:rsidRPr="00C81BAD" w:rsidRDefault="008106F4" w:rsidP="002F67A5">
      <w:pPr>
        <w:rPr>
          <w:rFonts w:ascii="宋体" w:eastAsia="宋体" w:hAnsi="宋体"/>
        </w:rPr>
      </w:pPr>
      <w:r w:rsidRPr="00C81BAD">
        <w:rPr>
          <w:rFonts w:ascii="宋体" w:eastAsia="宋体" w:hAnsi="宋体"/>
        </w:rPr>
        <w:t>C</w:t>
      </w:r>
    </w:p>
    <w:p w:rsidR="008106F4" w:rsidRPr="00C81BAD" w:rsidRDefault="008106F4" w:rsidP="002F67A5">
      <w:pPr>
        <w:rPr>
          <w:rFonts w:ascii="宋体" w:eastAsia="宋体" w:hAnsi="宋体"/>
        </w:rPr>
      </w:pPr>
      <w:r w:rsidRPr="00C81BAD">
        <w:rPr>
          <w:rFonts w:ascii="宋体" w:eastAsia="宋体" w:hAnsi="宋体"/>
        </w:rPr>
        <w:t>D</w:t>
      </w:r>
    </w:p>
    <w:p w:rsidR="008106F4" w:rsidRPr="00C81BAD" w:rsidRDefault="008106F4" w:rsidP="002F67A5">
      <w:pPr>
        <w:rPr>
          <w:rFonts w:ascii="宋体" w:eastAsia="宋体" w:hAnsi="宋体"/>
        </w:rPr>
      </w:pPr>
      <w:r w:rsidRPr="00C81BAD">
        <w:rPr>
          <w:rFonts w:ascii="宋体" w:eastAsia="宋体" w:hAnsi="宋体"/>
        </w:rPr>
        <w:t>E</w:t>
      </w:r>
    </w:p>
    <w:p w:rsidR="008106F4" w:rsidRPr="00C81BAD" w:rsidRDefault="008106F4" w:rsidP="002F67A5">
      <w:pPr>
        <w:rPr>
          <w:rFonts w:ascii="宋体" w:eastAsia="宋体" w:hAnsi="宋体"/>
        </w:rPr>
      </w:pPr>
      <w:r w:rsidRPr="00C81BAD">
        <w:rPr>
          <w:rFonts w:ascii="宋体" w:eastAsia="宋体" w:hAnsi="宋体"/>
        </w:rPr>
        <w:t>F</w:t>
      </w:r>
    </w:p>
    <w:p w:rsidR="008106F4" w:rsidRPr="00C81BAD" w:rsidRDefault="008106F4" w:rsidP="002F67A5">
      <w:pPr>
        <w:rPr>
          <w:rFonts w:ascii="宋体" w:eastAsia="宋体" w:hAnsi="宋体"/>
        </w:rPr>
      </w:pPr>
      <w:r w:rsidRPr="00C81BAD">
        <w:rPr>
          <w:rFonts w:ascii="宋体" w:eastAsia="宋体" w:hAnsi="宋体"/>
        </w:rPr>
        <w:t>G</w:t>
      </w:r>
    </w:p>
    <w:p w:rsidR="008106F4" w:rsidRPr="00C81BAD" w:rsidRDefault="008106F4" w:rsidP="002F67A5">
      <w:pPr>
        <w:rPr>
          <w:rFonts w:ascii="宋体" w:eastAsia="宋体" w:hAnsi="宋体"/>
        </w:rPr>
      </w:pPr>
      <w:r w:rsidRPr="00C81BAD">
        <w:rPr>
          <w:rFonts w:ascii="宋体" w:eastAsia="宋体" w:hAnsi="宋体"/>
        </w:rPr>
        <w:t>H</w:t>
      </w:r>
    </w:p>
    <w:p w:rsidR="008106F4" w:rsidRPr="00C81BAD" w:rsidRDefault="008106F4" w:rsidP="002F67A5">
      <w:pPr>
        <w:rPr>
          <w:rFonts w:ascii="宋体" w:eastAsia="宋体" w:hAnsi="宋体"/>
        </w:rPr>
      </w:pPr>
      <w:r w:rsidRPr="00C81BAD">
        <w:rPr>
          <w:rFonts w:ascii="宋体" w:eastAsia="宋体" w:hAnsi="宋体"/>
        </w:rPr>
        <w:t>I</w:t>
      </w:r>
    </w:p>
    <w:p w:rsidR="00EA3B88" w:rsidRPr="00C81BAD" w:rsidRDefault="008106F4" w:rsidP="001113D9">
      <w:pPr>
        <w:rPr>
          <w:rFonts w:ascii="宋体" w:eastAsia="宋体" w:hAnsi="宋体"/>
          <w:b/>
        </w:rPr>
      </w:pPr>
      <w:r w:rsidRPr="00C81BAD">
        <w:rPr>
          <w:rFonts w:ascii="宋体" w:eastAsia="宋体" w:hAnsi="宋体"/>
        </w:rPr>
        <w:t>J</w:t>
      </w:r>
      <w:r w:rsidR="001113D9" w:rsidRPr="00C81BAD">
        <w:rPr>
          <w:rFonts w:ascii="宋体" w:eastAsia="宋体" w:hAnsi="宋体"/>
          <w:b/>
        </w:rPr>
        <w:t xml:space="preserve"> </w:t>
      </w:r>
    </w:p>
    <w:p w:rsidR="00EA3B88" w:rsidRPr="00C81BAD" w:rsidRDefault="00EA3B88" w:rsidP="008106F4">
      <w:pPr>
        <w:rPr>
          <w:rFonts w:ascii="宋体" w:eastAsia="宋体" w:hAnsi="宋体"/>
          <w:b/>
        </w:rPr>
      </w:pPr>
      <w:r w:rsidRPr="00C81BAD">
        <w:rPr>
          <w:rFonts w:ascii="宋体" w:eastAsia="宋体" w:hAnsi="宋体" w:hint="eastAsia"/>
          <w:b/>
        </w:rPr>
        <w:t>8月11日</w:t>
      </w:r>
    </w:p>
    <w:p w:rsidR="00EA3B88" w:rsidRPr="00C81BAD" w:rsidRDefault="00EA3B88" w:rsidP="002F67A5">
      <w:pPr>
        <w:rPr>
          <w:rFonts w:ascii="宋体" w:eastAsia="宋体" w:hAnsi="宋体"/>
          <w:b/>
        </w:rPr>
      </w:pPr>
      <w:r w:rsidRPr="00C81BAD">
        <w:rPr>
          <w:rFonts w:ascii="宋体" w:eastAsia="宋体" w:hAnsi="宋体" w:hint="eastAsia"/>
          <w:b/>
        </w:rPr>
        <w:t>牛客多校8</w:t>
      </w:r>
      <w:r w:rsidR="00A81436" w:rsidRPr="00C81BAD">
        <w:rPr>
          <w:rFonts w:ascii="宋体" w:eastAsia="宋体" w:hAnsi="宋体" w:hint="eastAsia"/>
          <w:b/>
        </w:rPr>
        <w:t>（3人3题；铜银）</w:t>
      </w:r>
    </w:p>
    <w:p w:rsidR="00EA3B88" w:rsidRPr="00C81BAD" w:rsidRDefault="00D4132B" w:rsidP="002F67A5">
      <w:pPr>
        <w:rPr>
          <w:rFonts w:ascii="宋体" w:eastAsia="宋体" w:hAnsi="宋体"/>
        </w:rPr>
      </w:pPr>
      <w:r w:rsidRPr="00C81BAD">
        <w:rPr>
          <w:rFonts w:ascii="宋体" w:eastAsia="宋体" w:hAnsi="宋体" w:hint="eastAsia"/>
        </w:rPr>
        <w:t>A</w:t>
      </w:r>
    </w:p>
    <w:p w:rsidR="00D4132B" w:rsidRPr="00C81BAD" w:rsidRDefault="00A81436" w:rsidP="002F67A5">
      <w:pPr>
        <w:rPr>
          <w:rFonts w:ascii="宋体" w:eastAsia="宋体" w:hAnsi="宋体"/>
        </w:rPr>
      </w:pPr>
      <w:r w:rsidRPr="00C81BAD">
        <w:rPr>
          <w:rFonts w:ascii="宋体" w:eastAsia="宋体" w:hAnsi="宋体" w:hint="eastAsia"/>
        </w:rPr>
        <w:lastRenderedPageBreak/>
        <w:t>（√谢正平）</w:t>
      </w:r>
      <w:r w:rsidR="00D4132B" w:rsidRPr="00C81BAD">
        <w:rPr>
          <w:rFonts w:ascii="宋体" w:eastAsia="宋体" w:hAnsi="宋体"/>
        </w:rPr>
        <w:t>B</w:t>
      </w:r>
      <w:r w:rsidR="00D4132B" w:rsidRPr="00C81BAD">
        <w:rPr>
          <w:rFonts w:ascii="宋体" w:eastAsia="宋体" w:hAnsi="宋体" w:hint="eastAsia"/>
        </w:rPr>
        <w:t>-铜牌题</w:t>
      </w:r>
    </w:p>
    <w:p w:rsidR="00D4132B" w:rsidRPr="00C81BAD" w:rsidRDefault="00D4132B" w:rsidP="002F67A5">
      <w:pPr>
        <w:rPr>
          <w:rFonts w:ascii="宋体" w:eastAsia="宋体" w:hAnsi="宋体"/>
        </w:rPr>
      </w:pPr>
      <w:r w:rsidRPr="00C81BAD">
        <w:rPr>
          <w:rFonts w:ascii="宋体" w:eastAsia="宋体" w:hAnsi="宋体"/>
        </w:rPr>
        <w:t>C</w:t>
      </w:r>
    </w:p>
    <w:p w:rsidR="00D4132B" w:rsidRPr="00C81BAD" w:rsidRDefault="00D4132B" w:rsidP="002F67A5">
      <w:pPr>
        <w:rPr>
          <w:rFonts w:ascii="宋体" w:eastAsia="宋体" w:hAnsi="宋体"/>
        </w:rPr>
      </w:pPr>
      <w:r w:rsidRPr="00C81BAD">
        <w:rPr>
          <w:rFonts w:ascii="宋体" w:eastAsia="宋体" w:hAnsi="宋体"/>
        </w:rPr>
        <w:t>D</w:t>
      </w:r>
    </w:p>
    <w:p w:rsidR="00D4132B" w:rsidRPr="00C81BAD" w:rsidRDefault="00A81436" w:rsidP="002F67A5">
      <w:pPr>
        <w:rPr>
          <w:rFonts w:ascii="宋体" w:eastAsia="宋体" w:hAnsi="宋体"/>
        </w:rPr>
      </w:pPr>
      <w:r w:rsidRPr="00C81BAD">
        <w:rPr>
          <w:rFonts w:ascii="宋体" w:eastAsia="宋体" w:hAnsi="宋体" w:hint="eastAsia"/>
        </w:rPr>
        <w:t>（√孙宇洪&amp;叶文豪&amp;谢正平）</w:t>
      </w:r>
      <w:r w:rsidR="00D4132B" w:rsidRPr="00C81BAD">
        <w:rPr>
          <w:rFonts w:ascii="宋体" w:eastAsia="宋体" w:hAnsi="宋体"/>
        </w:rPr>
        <w:t>E</w:t>
      </w:r>
      <w:r w:rsidR="00D4132B" w:rsidRPr="00C81BAD">
        <w:rPr>
          <w:rFonts w:ascii="宋体" w:eastAsia="宋体" w:hAnsi="宋体" w:hint="eastAsia"/>
        </w:rPr>
        <w:t>-铜牌题</w:t>
      </w:r>
    </w:p>
    <w:p w:rsidR="00D4132B" w:rsidRPr="00C81BAD" w:rsidRDefault="00D4132B" w:rsidP="002F67A5">
      <w:pPr>
        <w:rPr>
          <w:rFonts w:ascii="宋体" w:eastAsia="宋体" w:hAnsi="宋体"/>
        </w:rPr>
      </w:pPr>
      <w:r w:rsidRPr="00C81BAD">
        <w:rPr>
          <w:rFonts w:ascii="宋体" w:eastAsia="宋体" w:hAnsi="宋体"/>
        </w:rPr>
        <w:t>F</w:t>
      </w:r>
    </w:p>
    <w:p w:rsidR="00D4132B" w:rsidRPr="00C81BAD" w:rsidRDefault="00A81436" w:rsidP="002F67A5">
      <w:pPr>
        <w:rPr>
          <w:rFonts w:ascii="宋体" w:eastAsia="宋体" w:hAnsi="宋体"/>
        </w:rPr>
      </w:pPr>
      <w:r w:rsidRPr="00C81BAD">
        <w:rPr>
          <w:rFonts w:ascii="宋体" w:eastAsia="宋体" w:hAnsi="宋体" w:hint="eastAsia"/>
        </w:rPr>
        <w:t>（√谢正平）</w:t>
      </w:r>
      <w:r w:rsidR="00D4132B" w:rsidRPr="00C81BAD">
        <w:rPr>
          <w:rFonts w:ascii="宋体" w:eastAsia="宋体" w:hAnsi="宋体"/>
        </w:rPr>
        <w:t>G</w:t>
      </w:r>
      <w:r w:rsidR="00D4132B" w:rsidRPr="00C81BAD">
        <w:rPr>
          <w:rFonts w:ascii="宋体" w:eastAsia="宋体" w:hAnsi="宋体" w:hint="eastAsia"/>
        </w:rPr>
        <w:t>-</w:t>
      </w:r>
      <w:r w:rsidRPr="00C81BAD">
        <w:rPr>
          <w:rFonts w:ascii="宋体" w:eastAsia="宋体" w:hAnsi="宋体" w:hint="eastAsia"/>
        </w:rPr>
        <w:t>签到题</w:t>
      </w:r>
    </w:p>
    <w:p w:rsidR="00D4132B" w:rsidRPr="00C81BAD" w:rsidRDefault="00D4132B" w:rsidP="002F67A5">
      <w:pPr>
        <w:rPr>
          <w:rFonts w:ascii="宋体" w:eastAsia="宋体" w:hAnsi="宋体"/>
        </w:rPr>
      </w:pPr>
      <w:r w:rsidRPr="00C81BAD">
        <w:rPr>
          <w:rFonts w:ascii="宋体" w:eastAsia="宋体" w:hAnsi="宋体"/>
        </w:rPr>
        <w:t>H</w:t>
      </w:r>
    </w:p>
    <w:p w:rsidR="00D4132B" w:rsidRPr="00C81BAD" w:rsidRDefault="00D4132B" w:rsidP="002F67A5">
      <w:pPr>
        <w:rPr>
          <w:rFonts w:ascii="宋体" w:eastAsia="宋体" w:hAnsi="宋体"/>
        </w:rPr>
      </w:pPr>
      <w:r w:rsidRPr="00C81BAD">
        <w:rPr>
          <w:rFonts w:ascii="宋体" w:eastAsia="宋体" w:hAnsi="宋体"/>
        </w:rPr>
        <w:t>I</w:t>
      </w:r>
    </w:p>
    <w:p w:rsidR="00D4132B" w:rsidRPr="00C81BAD" w:rsidRDefault="00D4132B" w:rsidP="002F67A5">
      <w:pPr>
        <w:rPr>
          <w:rFonts w:ascii="宋体" w:eastAsia="宋体" w:hAnsi="宋体"/>
        </w:rPr>
      </w:pPr>
      <w:r w:rsidRPr="00C81BAD">
        <w:rPr>
          <w:rFonts w:ascii="宋体" w:eastAsia="宋体" w:hAnsi="宋体"/>
        </w:rPr>
        <w:t>J</w:t>
      </w:r>
    </w:p>
    <w:p w:rsidR="00D4132B" w:rsidRPr="00C81BAD" w:rsidRDefault="00D4132B" w:rsidP="002F67A5">
      <w:pPr>
        <w:rPr>
          <w:rFonts w:ascii="宋体" w:eastAsia="宋体" w:hAnsi="宋体"/>
        </w:rPr>
      </w:pPr>
      <w:r w:rsidRPr="00C81BAD">
        <w:rPr>
          <w:rFonts w:ascii="宋体" w:eastAsia="宋体" w:hAnsi="宋体"/>
        </w:rPr>
        <w:t>K</w:t>
      </w:r>
    </w:p>
    <w:p w:rsidR="00EA3B88" w:rsidRPr="00C81BAD" w:rsidRDefault="00EA3B88" w:rsidP="002F67A5">
      <w:pPr>
        <w:rPr>
          <w:rFonts w:ascii="宋体" w:eastAsia="宋体" w:hAnsi="宋体"/>
          <w:b/>
        </w:rPr>
      </w:pPr>
      <w:r w:rsidRPr="00C81BAD">
        <w:rPr>
          <w:rFonts w:ascii="宋体" w:eastAsia="宋体" w:hAnsi="宋体"/>
          <w:b/>
        </w:rPr>
        <w:t>EOJ8月月赛 19点35-21点35</w:t>
      </w:r>
      <w:r w:rsidR="002A75B8" w:rsidRPr="00C81BAD">
        <w:rPr>
          <w:rFonts w:ascii="宋体" w:eastAsia="宋体" w:hAnsi="宋体" w:hint="eastAsia"/>
          <w:b/>
        </w:rPr>
        <w:t>（1题/铁）</w:t>
      </w:r>
    </w:p>
    <w:p w:rsidR="00EA3B88" w:rsidRPr="00C81BAD" w:rsidRDefault="002A75B8" w:rsidP="002F67A5">
      <w:pPr>
        <w:rPr>
          <w:rFonts w:ascii="宋体" w:eastAsia="宋体" w:hAnsi="宋体"/>
        </w:rPr>
      </w:pPr>
      <w:r w:rsidRPr="00C81BAD">
        <w:rPr>
          <w:rFonts w:ascii="宋体" w:eastAsia="宋体" w:hAnsi="宋体" w:hint="eastAsia"/>
        </w:rPr>
        <w:t>（√）A-签到题</w:t>
      </w:r>
    </w:p>
    <w:p w:rsidR="002A75B8" w:rsidRPr="00C81BAD" w:rsidRDefault="002A75B8" w:rsidP="002F67A5">
      <w:pPr>
        <w:rPr>
          <w:rFonts w:ascii="宋体" w:eastAsia="宋体" w:hAnsi="宋体"/>
        </w:rPr>
      </w:pPr>
      <w:r w:rsidRPr="00C81BAD">
        <w:rPr>
          <w:rFonts w:ascii="宋体" w:eastAsia="宋体" w:hAnsi="宋体"/>
        </w:rPr>
        <w:t>B</w:t>
      </w:r>
    </w:p>
    <w:p w:rsidR="002A75B8" w:rsidRPr="00C81BAD" w:rsidRDefault="002A75B8" w:rsidP="002F67A5">
      <w:pPr>
        <w:rPr>
          <w:rFonts w:ascii="宋体" w:eastAsia="宋体" w:hAnsi="宋体"/>
        </w:rPr>
      </w:pPr>
      <w:r w:rsidRPr="00C81BAD">
        <w:rPr>
          <w:rFonts w:ascii="宋体" w:eastAsia="宋体" w:hAnsi="宋体"/>
        </w:rPr>
        <w:t>C</w:t>
      </w:r>
    </w:p>
    <w:p w:rsidR="002A75B8" w:rsidRPr="00C81BAD" w:rsidRDefault="002A75B8" w:rsidP="002F67A5">
      <w:pPr>
        <w:rPr>
          <w:rFonts w:ascii="宋体" w:eastAsia="宋体" w:hAnsi="宋体"/>
        </w:rPr>
      </w:pPr>
      <w:r w:rsidRPr="00C81BAD">
        <w:rPr>
          <w:rFonts w:ascii="宋体" w:eastAsia="宋体" w:hAnsi="宋体"/>
        </w:rPr>
        <w:t>D</w:t>
      </w:r>
    </w:p>
    <w:p w:rsidR="002A75B8" w:rsidRPr="00C81BAD" w:rsidRDefault="002A75B8" w:rsidP="002F67A5">
      <w:pPr>
        <w:rPr>
          <w:rFonts w:ascii="宋体" w:eastAsia="宋体" w:hAnsi="宋体"/>
        </w:rPr>
      </w:pPr>
      <w:r w:rsidRPr="00C81BAD">
        <w:rPr>
          <w:rFonts w:ascii="宋体" w:eastAsia="宋体" w:hAnsi="宋体"/>
        </w:rPr>
        <w:t>E</w:t>
      </w:r>
    </w:p>
    <w:p w:rsidR="00EA3B88" w:rsidRPr="00C81BAD" w:rsidRDefault="00EA3B88" w:rsidP="001113D9">
      <w:pPr>
        <w:rPr>
          <w:rFonts w:ascii="宋体" w:eastAsia="宋体" w:hAnsi="宋体"/>
          <w:b/>
        </w:rPr>
      </w:pPr>
      <w:r w:rsidRPr="00C81BAD">
        <w:rPr>
          <w:rFonts w:ascii="宋体" w:eastAsia="宋体" w:hAnsi="宋体" w:hint="eastAsia"/>
          <w:b/>
        </w:rPr>
        <w:t>8月12日</w:t>
      </w:r>
    </w:p>
    <w:p w:rsidR="00EA3B88" w:rsidRPr="00C81BAD" w:rsidRDefault="00EA3B88" w:rsidP="002F67A5">
      <w:pPr>
        <w:rPr>
          <w:rFonts w:ascii="宋体" w:eastAsia="宋体" w:hAnsi="宋体"/>
          <w:b/>
        </w:rPr>
      </w:pPr>
      <w:r w:rsidRPr="00C81BAD">
        <w:rPr>
          <w:rFonts w:ascii="宋体" w:eastAsia="宋体" w:hAnsi="宋体" w:hint="eastAsia"/>
          <w:b/>
        </w:rPr>
        <w:t>百度之星初赛第2场</w:t>
      </w:r>
      <w:r w:rsidR="008106F4" w:rsidRPr="00C81BAD">
        <w:rPr>
          <w:rFonts w:ascii="宋体" w:eastAsia="宋体" w:hAnsi="宋体" w:hint="eastAsia"/>
          <w:b/>
        </w:rPr>
        <w:t>（3人3题；铜）</w:t>
      </w:r>
    </w:p>
    <w:p w:rsidR="008868F1" w:rsidRPr="00C81BAD" w:rsidRDefault="008868F1" w:rsidP="002F67A5">
      <w:pPr>
        <w:rPr>
          <w:rFonts w:ascii="宋体" w:eastAsia="宋体" w:hAnsi="宋体"/>
        </w:rPr>
      </w:pPr>
      <w:r w:rsidRPr="00C81BAD">
        <w:rPr>
          <w:rFonts w:ascii="宋体" w:eastAsia="宋体" w:hAnsi="宋体" w:hint="eastAsia"/>
        </w:rPr>
        <w:t>（√叶文豪）1</w:t>
      </w:r>
      <w:r w:rsidRPr="00C81BAD">
        <w:rPr>
          <w:rFonts w:ascii="宋体" w:eastAsia="宋体" w:hAnsi="宋体"/>
        </w:rPr>
        <w:t>001</w:t>
      </w:r>
      <w:r w:rsidRPr="00C81BAD">
        <w:rPr>
          <w:rFonts w:ascii="宋体" w:eastAsia="宋体" w:hAnsi="宋体" w:hint="eastAsia"/>
        </w:rPr>
        <w:t>-签到题</w:t>
      </w:r>
    </w:p>
    <w:p w:rsidR="008868F1" w:rsidRPr="00C81BAD" w:rsidRDefault="008868F1" w:rsidP="002F67A5">
      <w:pPr>
        <w:rPr>
          <w:rFonts w:ascii="宋体" w:eastAsia="宋体" w:hAnsi="宋体"/>
        </w:rPr>
      </w:pPr>
      <w:r w:rsidRPr="00C81BAD">
        <w:rPr>
          <w:rFonts w:ascii="宋体" w:eastAsia="宋体" w:hAnsi="宋体"/>
        </w:rPr>
        <w:t>1002</w:t>
      </w:r>
      <w:r w:rsidRPr="00C81BAD">
        <w:rPr>
          <w:rFonts w:ascii="宋体" w:eastAsia="宋体" w:hAnsi="宋体" w:hint="eastAsia"/>
        </w:rPr>
        <w:t>-银牌题</w:t>
      </w:r>
    </w:p>
    <w:p w:rsidR="008868F1" w:rsidRPr="00C81BAD" w:rsidRDefault="008868F1" w:rsidP="002F67A5">
      <w:pPr>
        <w:rPr>
          <w:rFonts w:ascii="宋体" w:eastAsia="宋体" w:hAnsi="宋体"/>
        </w:rPr>
      </w:pPr>
      <w:r w:rsidRPr="00C81BAD">
        <w:rPr>
          <w:rFonts w:ascii="宋体" w:eastAsia="宋体" w:hAnsi="宋体"/>
        </w:rPr>
        <w:t>1003</w:t>
      </w:r>
      <w:r w:rsidRPr="00C81BAD">
        <w:rPr>
          <w:rFonts w:ascii="宋体" w:eastAsia="宋体" w:hAnsi="宋体" w:hint="eastAsia"/>
        </w:rPr>
        <w:t>-银牌题</w:t>
      </w:r>
    </w:p>
    <w:p w:rsidR="008868F1" w:rsidRPr="00C81BAD" w:rsidRDefault="008868F1" w:rsidP="002F67A5">
      <w:pPr>
        <w:rPr>
          <w:rFonts w:ascii="宋体" w:eastAsia="宋体" w:hAnsi="宋体"/>
        </w:rPr>
      </w:pPr>
      <w:r w:rsidRPr="00C81BAD">
        <w:rPr>
          <w:rFonts w:ascii="宋体" w:eastAsia="宋体" w:hAnsi="宋体" w:hint="eastAsia"/>
        </w:rPr>
        <w:t>（√谢正平&amp;孙宇洪）</w:t>
      </w:r>
      <w:r w:rsidRPr="00C81BAD">
        <w:rPr>
          <w:rFonts w:ascii="宋体" w:eastAsia="宋体" w:hAnsi="宋体"/>
        </w:rPr>
        <w:t>1004</w:t>
      </w:r>
      <w:r w:rsidRPr="00C81BAD">
        <w:rPr>
          <w:rFonts w:ascii="宋体" w:eastAsia="宋体" w:hAnsi="宋体" w:hint="eastAsia"/>
        </w:rPr>
        <w:t>-签到题</w:t>
      </w:r>
    </w:p>
    <w:p w:rsidR="008868F1" w:rsidRPr="00C81BAD" w:rsidRDefault="008868F1" w:rsidP="002F67A5">
      <w:pPr>
        <w:rPr>
          <w:rFonts w:ascii="宋体" w:eastAsia="宋体" w:hAnsi="宋体"/>
        </w:rPr>
      </w:pPr>
      <w:r w:rsidRPr="00C81BAD">
        <w:rPr>
          <w:rFonts w:ascii="宋体" w:eastAsia="宋体" w:hAnsi="宋体"/>
        </w:rPr>
        <w:t>1005</w:t>
      </w:r>
      <w:r w:rsidRPr="00C81BAD">
        <w:rPr>
          <w:rFonts w:ascii="宋体" w:eastAsia="宋体" w:hAnsi="宋体" w:hint="eastAsia"/>
        </w:rPr>
        <w:t>-金牌题</w:t>
      </w:r>
    </w:p>
    <w:p w:rsidR="008868F1" w:rsidRPr="00C81BAD" w:rsidRDefault="008868F1" w:rsidP="002F67A5">
      <w:pPr>
        <w:rPr>
          <w:rFonts w:ascii="宋体" w:eastAsia="宋体" w:hAnsi="宋体"/>
        </w:rPr>
      </w:pPr>
      <w:r w:rsidRPr="00C81BAD">
        <w:rPr>
          <w:rFonts w:ascii="宋体" w:eastAsia="宋体" w:hAnsi="宋体" w:hint="eastAsia"/>
        </w:rPr>
        <w:t>（√谢正平）</w:t>
      </w:r>
      <w:r w:rsidRPr="00C81BAD">
        <w:rPr>
          <w:rFonts w:ascii="宋体" w:eastAsia="宋体" w:hAnsi="宋体"/>
        </w:rPr>
        <w:t>1006</w:t>
      </w:r>
    </w:p>
    <w:p w:rsidR="00EA3B88" w:rsidRPr="00C81BAD" w:rsidRDefault="00EA3B88" w:rsidP="001113D9">
      <w:pPr>
        <w:rPr>
          <w:rFonts w:ascii="宋体" w:eastAsia="宋体" w:hAnsi="宋体"/>
          <w:b/>
        </w:rPr>
      </w:pPr>
      <w:r w:rsidRPr="00C81BAD">
        <w:rPr>
          <w:rFonts w:ascii="宋体" w:eastAsia="宋体" w:hAnsi="宋体" w:hint="eastAsia"/>
          <w:b/>
        </w:rPr>
        <w:t>8月13日</w:t>
      </w:r>
    </w:p>
    <w:p w:rsidR="00EA3B88" w:rsidRPr="00C81BAD" w:rsidRDefault="00EA3B88" w:rsidP="00EA3B88">
      <w:pPr>
        <w:rPr>
          <w:rFonts w:ascii="宋体" w:eastAsia="宋体" w:hAnsi="宋体"/>
          <w:b/>
        </w:rPr>
      </w:pPr>
      <w:r w:rsidRPr="00C81BAD">
        <w:rPr>
          <w:rFonts w:ascii="宋体" w:eastAsia="宋体" w:hAnsi="宋体" w:hint="eastAsia"/>
          <w:b/>
        </w:rPr>
        <w:t>杭电多校7</w:t>
      </w:r>
      <w:r w:rsidR="003A7DAB" w:rsidRPr="00C81BAD">
        <w:rPr>
          <w:rFonts w:ascii="宋体" w:eastAsia="宋体" w:hAnsi="宋体" w:hint="eastAsia"/>
          <w:b/>
        </w:rPr>
        <w:t>（2题；3人2题</w:t>
      </w:r>
      <w:r w:rsidR="00201F68" w:rsidRPr="00C81BAD">
        <w:rPr>
          <w:rFonts w:ascii="宋体" w:eastAsia="宋体" w:hAnsi="宋体" w:hint="eastAsia"/>
          <w:b/>
        </w:rPr>
        <w:t>；铁铜</w:t>
      </w:r>
      <w:r w:rsidR="003A7DAB" w:rsidRPr="00C81BAD">
        <w:rPr>
          <w:rFonts w:ascii="宋体" w:eastAsia="宋体" w:hAnsi="宋体" w:hint="eastAsia"/>
          <w:b/>
        </w:rPr>
        <w:t>）</w:t>
      </w:r>
    </w:p>
    <w:p w:rsidR="003A7DAB" w:rsidRPr="00C81BAD" w:rsidRDefault="00201F68" w:rsidP="00EA3B88">
      <w:pPr>
        <w:rPr>
          <w:rFonts w:ascii="宋体" w:eastAsia="宋体" w:hAnsi="宋体"/>
        </w:rPr>
      </w:pPr>
      <w:r w:rsidRPr="00C81BAD">
        <w:rPr>
          <w:rFonts w:ascii="宋体" w:eastAsia="宋体" w:hAnsi="宋体" w:hint="eastAsia"/>
        </w:rPr>
        <w:t>（√叶文豪&amp;孙宇洪）</w:t>
      </w:r>
      <w:r w:rsidR="003A7DAB" w:rsidRPr="00C81BAD">
        <w:rPr>
          <w:rFonts w:ascii="宋体" w:eastAsia="宋体" w:hAnsi="宋体" w:hint="eastAsia"/>
        </w:rPr>
        <w:t>1001</w:t>
      </w:r>
      <w:r w:rsidRPr="00C81BAD">
        <w:rPr>
          <w:rFonts w:ascii="宋体" w:eastAsia="宋体" w:hAnsi="宋体" w:hint="eastAsia"/>
        </w:rPr>
        <w:t>-铜牌题</w:t>
      </w:r>
    </w:p>
    <w:p w:rsidR="003A7DAB" w:rsidRPr="00C81BAD" w:rsidRDefault="003A7DAB" w:rsidP="00EA3B88">
      <w:pPr>
        <w:rPr>
          <w:rFonts w:ascii="宋体" w:eastAsia="宋体" w:hAnsi="宋体"/>
        </w:rPr>
      </w:pPr>
      <w:r w:rsidRPr="00C81BAD">
        <w:rPr>
          <w:rFonts w:ascii="宋体" w:eastAsia="宋体" w:hAnsi="宋体"/>
        </w:rPr>
        <w:t>1002</w:t>
      </w:r>
    </w:p>
    <w:p w:rsidR="003A7DAB" w:rsidRPr="00C81BAD" w:rsidRDefault="003A7DAB" w:rsidP="00EA3B88">
      <w:pPr>
        <w:rPr>
          <w:rFonts w:ascii="宋体" w:eastAsia="宋体" w:hAnsi="宋体"/>
        </w:rPr>
      </w:pPr>
      <w:r w:rsidRPr="00C81BAD">
        <w:rPr>
          <w:rFonts w:ascii="宋体" w:eastAsia="宋体" w:hAnsi="宋体"/>
        </w:rPr>
        <w:t>1003</w:t>
      </w:r>
    </w:p>
    <w:p w:rsidR="003A7DAB" w:rsidRPr="00C81BAD" w:rsidRDefault="003A7DAB" w:rsidP="00EA3B88">
      <w:pPr>
        <w:rPr>
          <w:rFonts w:ascii="宋体" w:eastAsia="宋体" w:hAnsi="宋体"/>
        </w:rPr>
      </w:pPr>
      <w:r w:rsidRPr="00C81BAD">
        <w:rPr>
          <w:rFonts w:ascii="宋体" w:eastAsia="宋体" w:hAnsi="宋体"/>
        </w:rPr>
        <w:t>1004</w:t>
      </w:r>
    </w:p>
    <w:p w:rsidR="003A7DAB" w:rsidRPr="00C81BAD" w:rsidRDefault="003A7DAB" w:rsidP="00EA3B88">
      <w:pPr>
        <w:rPr>
          <w:rFonts w:ascii="宋体" w:eastAsia="宋体" w:hAnsi="宋体"/>
        </w:rPr>
      </w:pPr>
      <w:r w:rsidRPr="00C81BAD">
        <w:rPr>
          <w:rFonts w:ascii="宋体" w:eastAsia="宋体" w:hAnsi="宋体"/>
        </w:rPr>
        <w:t>1005</w:t>
      </w:r>
      <w:r w:rsidR="00201F68" w:rsidRPr="00C81BAD">
        <w:rPr>
          <w:rFonts w:ascii="宋体" w:eastAsia="宋体" w:hAnsi="宋体" w:hint="eastAsia"/>
        </w:rPr>
        <w:t>-铜牌题</w:t>
      </w:r>
    </w:p>
    <w:p w:rsidR="003A7DAB" w:rsidRPr="00C81BAD" w:rsidRDefault="003A7DAB" w:rsidP="00EA3B88">
      <w:pPr>
        <w:rPr>
          <w:rFonts w:ascii="宋体" w:eastAsia="宋体" w:hAnsi="宋体"/>
        </w:rPr>
      </w:pPr>
      <w:r w:rsidRPr="00C81BAD">
        <w:rPr>
          <w:rFonts w:ascii="宋体" w:eastAsia="宋体" w:hAnsi="宋体"/>
        </w:rPr>
        <w:t>1006</w:t>
      </w:r>
    </w:p>
    <w:p w:rsidR="003A7DAB" w:rsidRPr="00C81BAD" w:rsidRDefault="003A7DAB" w:rsidP="00EA3B88">
      <w:pPr>
        <w:rPr>
          <w:rFonts w:ascii="宋体" w:eastAsia="宋体" w:hAnsi="宋体"/>
        </w:rPr>
      </w:pPr>
      <w:r w:rsidRPr="00C81BAD">
        <w:rPr>
          <w:rFonts w:ascii="宋体" w:eastAsia="宋体" w:hAnsi="宋体"/>
        </w:rPr>
        <w:t>1007</w:t>
      </w:r>
    </w:p>
    <w:p w:rsidR="003A7DAB" w:rsidRPr="00C81BAD" w:rsidRDefault="003A7DAB" w:rsidP="00EA3B88">
      <w:pPr>
        <w:rPr>
          <w:rFonts w:ascii="宋体" w:eastAsia="宋体" w:hAnsi="宋体"/>
        </w:rPr>
      </w:pPr>
      <w:r w:rsidRPr="00C81BAD">
        <w:rPr>
          <w:rFonts w:ascii="宋体" w:eastAsia="宋体" w:hAnsi="宋体"/>
        </w:rPr>
        <w:t>1008</w:t>
      </w:r>
    </w:p>
    <w:p w:rsidR="003A7DAB" w:rsidRPr="00C81BAD" w:rsidRDefault="003A7DAB" w:rsidP="00EA3B88">
      <w:pPr>
        <w:rPr>
          <w:rFonts w:ascii="宋体" w:eastAsia="宋体" w:hAnsi="宋体"/>
        </w:rPr>
      </w:pPr>
      <w:r w:rsidRPr="00C81BAD">
        <w:rPr>
          <w:rFonts w:ascii="宋体" w:eastAsia="宋体" w:hAnsi="宋体"/>
        </w:rPr>
        <w:t>1009</w:t>
      </w:r>
      <w:r w:rsidR="00201F68" w:rsidRPr="00C81BAD">
        <w:rPr>
          <w:rFonts w:ascii="宋体" w:eastAsia="宋体" w:hAnsi="宋体" w:hint="eastAsia"/>
        </w:rPr>
        <w:t>-铜牌题</w:t>
      </w:r>
    </w:p>
    <w:p w:rsidR="003A7DAB" w:rsidRPr="00C81BAD" w:rsidRDefault="00201F68" w:rsidP="00EA3B88">
      <w:pPr>
        <w:rPr>
          <w:rFonts w:ascii="宋体" w:eastAsia="宋体" w:hAnsi="宋体"/>
        </w:rPr>
      </w:pPr>
      <w:r w:rsidRPr="00C81BAD">
        <w:rPr>
          <w:rFonts w:ascii="宋体" w:eastAsia="宋体" w:hAnsi="宋体" w:hint="eastAsia"/>
        </w:rPr>
        <w:t>（√谢正平&amp;孙宇洪）</w:t>
      </w:r>
      <w:r w:rsidR="003A7DAB" w:rsidRPr="00C81BAD">
        <w:rPr>
          <w:rFonts w:ascii="宋体" w:eastAsia="宋体" w:hAnsi="宋体"/>
        </w:rPr>
        <w:t>1010</w:t>
      </w:r>
      <w:r w:rsidRPr="00C81BAD">
        <w:rPr>
          <w:rFonts w:ascii="宋体" w:eastAsia="宋体" w:hAnsi="宋体" w:hint="eastAsia"/>
        </w:rPr>
        <w:t>-铜牌题</w:t>
      </w:r>
    </w:p>
    <w:p w:rsidR="003A7DAB" w:rsidRPr="00C81BAD" w:rsidRDefault="003A7DAB" w:rsidP="001113D9">
      <w:pPr>
        <w:rPr>
          <w:rFonts w:ascii="宋体" w:eastAsia="宋体" w:hAnsi="宋体"/>
          <w:b/>
        </w:rPr>
      </w:pPr>
      <w:r w:rsidRPr="00C81BAD">
        <w:rPr>
          <w:rFonts w:ascii="宋体" w:eastAsia="宋体" w:hAnsi="宋体"/>
        </w:rPr>
        <w:t>1011</w:t>
      </w:r>
      <w:r w:rsidR="00201F68" w:rsidRPr="00C81BAD">
        <w:rPr>
          <w:rFonts w:ascii="宋体" w:eastAsia="宋体" w:hAnsi="宋体" w:hint="eastAsia"/>
        </w:rPr>
        <w:t>-铜牌题</w:t>
      </w:r>
    </w:p>
    <w:p w:rsidR="003A7DAB" w:rsidRPr="00C81BAD" w:rsidRDefault="003A7DAB" w:rsidP="00856FA7">
      <w:pPr>
        <w:rPr>
          <w:rFonts w:ascii="宋体" w:eastAsia="宋体" w:hAnsi="宋体"/>
          <w:b/>
        </w:rPr>
      </w:pPr>
      <w:r w:rsidRPr="00C81BAD">
        <w:rPr>
          <w:rFonts w:ascii="宋体" w:eastAsia="宋体" w:hAnsi="宋体" w:hint="eastAsia"/>
          <w:b/>
        </w:rPr>
        <w:t>8月1</w:t>
      </w:r>
      <w:r w:rsidRPr="00C81BAD">
        <w:rPr>
          <w:rFonts w:ascii="宋体" w:eastAsia="宋体" w:hAnsi="宋体"/>
          <w:b/>
        </w:rPr>
        <w:t>5</w:t>
      </w:r>
      <w:r w:rsidRPr="00C81BAD">
        <w:rPr>
          <w:rFonts w:ascii="宋体" w:eastAsia="宋体" w:hAnsi="宋体" w:hint="eastAsia"/>
          <w:b/>
        </w:rPr>
        <w:t>日</w:t>
      </w:r>
    </w:p>
    <w:p w:rsidR="003A7DAB" w:rsidRPr="00C81BAD" w:rsidRDefault="003A7DAB" w:rsidP="003A7DAB">
      <w:pPr>
        <w:rPr>
          <w:rFonts w:ascii="宋体" w:eastAsia="宋体" w:hAnsi="宋体"/>
          <w:b/>
        </w:rPr>
      </w:pPr>
      <w:r w:rsidRPr="00C81BAD">
        <w:rPr>
          <w:rFonts w:ascii="宋体" w:eastAsia="宋体" w:hAnsi="宋体" w:hint="eastAsia"/>
          <w:b/>
        </w:rPr>
        <w:t>杭电多校8</w:t>
      </w:r>
      <w:r w:rsidR="00935499" w:rsidRPr="00C81BAD">
        <w:rPr>
          <w:rFonts w:ascii="宋体" w:eastAsia="宋体" w:hAnsi="宋体" w:hint="eastAsia"/>
          <w:b/>
        </w:rPr>
        <w:t>（1题；3人2题；铁）</w:t>
      </w:r>
    </w:p>
    <w:p w:rsidR="00935499" w:rsidRPr="00C81BAD" w:rsidRDefault="00935499" w:rsidP="00935499">
      <w:pPr>
        <w:rPr>
          <w:rFonts w:ascii="宋体" w:eastAsia="宋体" w:hAnsi="宋体" w:hint="eastAsia"/>
        </w:rPr>
      </w:pPr>
      <w:r w:rsidRPr="00C81BAD">
        <w:rPr>
          <w:rFonts w:ascii="宋体" w:eastAsia="宋体" w:hAnsi="宋体" w:hint="eastAsia"/>
        </w:rPr>
        <w:t>1001-铜牌题</w:t>
      </w:r>
    </w:p>
    <w:p w:rsidR="00935499" w:rsidRPr="00C81BAD" w:rsidRDefault="00935499" w:rsidP="00935499">
      <w:pPr>
        <w:rPr>
          <w:rFonts w:ascii="宋体" w:eastAsia="宋体" w:hAnsi="宋体"/>
        </w:rPr>
      </w:pPr>
      <w:r w:rsidRPr="00C81BAD">
        <w:rPr>
          <w:rFonts w:ascii="宋体" w:eastAsia="宋体" w:hAnsi="宋体"/>
        </w:rPr>
        <w:t>1002</w:t>
      </w:r>
    </w:p>
    <w:p w:rsidR="00935499" w:rsidRPr="00C81BAD" w:rsidRDefault="00935499" w:rsidP="00935499">
      <w:pPr>
        <w:rPr>
          <w:rFonts w:ascii="宋体" w:eastAsia="宋体" w:hAnsi="宋体" w:hint="eastAsia"/>
        </w:rPr>
      </w:pPr>
      <w:r w:rsidRPr="00C81BAD">
        <w:rPr>
          <w:rFonts w:ascii="宋体" w:eastAsia="宋体" w:hAnsi="宋体" w:hint="eastAsia"/>
        </w:rPr>
        <w:t>1003</w:t>
      </w:r>
    </w:p>
    <w:p w:rsidR="00935499" w:rsidRPr="00C81BAD" w:rsidRDefault="00935499" w:rsidP="00935499">
      <w:pPr>
        <w:rPr>
          <w:rFonts w:ascii="宋体" w:eastAsia="宋体" w:hAnsi="宋体"/>
        </w:rPr>
      </w:pPr>
      <w:r w:rsidRPr="00C81BAD">
        <w:rPr>
          <w:rFonts w:ascii="宋体" w:eastAsia="宋体" w:hAnsi="宋体"/>
        </w:rPr>
        <w:t>1004</w:t>
      </w:r>
      <w:r w:rsidRPr="00C81BAD">
        <w:rPr>
          <w:rFonts w:ascii="宋体" w:eastAsia="宋体" w:hAnsi="宋体" w:hint="eastAsia"/>
        </w:rPr>
        <w:t>-铜牌题</w:t>
      </w:r>
    </w:p>
    <w:p w:rsidR="00935499" w:rsidRPr="00C81BAD" w:rsidRDefault="00935499" w:rsidP="00935499">
      <w:pPr>
        <w:rPr>
          <w:rFonts w:ascii="宋体" w:eastAsia="宋体" w:hAnsi="宋体"/>
        </w:rPr>
      </w:pPr>
      <w:r w:rsidRPr="00C81BAD">
        <w:rPr>
          <w:rFonts w:ascii="宋体" w:eastAsia="宋体" w:hAnsi="宋体" w:hint="eastAsia"/>
        </w:rPr>
        <w:t>（√谢正平）</w:t>
      </w:r>
      <w:r w:rsidRPr="00C81BAD">
        <w:rPr>
          <w:rFonts w:ascii="宋体" w:eastAsia="宋体" w:hAnsi="宋体"/>
        </w:rPr>
        <w:t>1005</w:t>
      </w:r>
      <w:r w:rsidRPr="00C81BAD">
        <w:rPr>
          <w:rFonts w:ascii="宋体" w:eastAsia="宋体" w:hAnsi="宋体" w:hint="eastAsia"/>
        </w:rPr>
        <w:t>-签到题</w:t>
      </w:r>
    </w:p>
    <w:p w:rsidR="00935499" w:rsidRPr="00C81BAD" w:rsidRDefault="00935499" w:rsidP="00935499">
      <w:pPr>
        <w:rPr>
          <w:rFonts w:ascii="宋体" w:eastAsia="宋体" w:hAnsi="宋体"/>
        </w:rPr>
      </w:pPr>
      <w:r w:rsidRPr="00C81BAD">
        <w:rPr>
          <w:rFonts w:ascii="宋体" w:eastAsia="宋体" w:hAnsi="宋体"/>
        </w:rPr>
        <w:lastRenderedPageBreak/>
        <w:t>1006</w:t>
      </w:r>
    </w:p>
    <w:p w:rsidR="00935499" w:rsidRPr="00C81BAD" w:rsidRDefault="00935499" w:rsidP="00935499">
      <w:pPr>
        <w:rPr>
          <w:rFonts w:ascii="宋体" w:eastAsia="宋体" w:hAnsi="宋体"/>
        </w:rPr>
      </w:pPr>
      <w:r w:rsidRPr="00C81BAD">
        <w:rPr>
          <w:rFonts w:ascii="宋体" w:eastAsia="宋体" w:hAnsi="宋体"/>
        </w:rPr>
        <w:t>1007</w:t>
      </w:r>
    </w:p>
    <w:p w:rsidR="00935499" w:rsidRPr="00C81BAD" w:rsidRDefault="00935499" w:rsidP="00935499">
      <w:pPr>
        <w:rPr>
          <w:rFonts w:ascii="宋体" w:eastAsia="宋体" w:hAnsi="宋体"/>
        </w:rPr>
      </w:pPr>
      <w:r w:rsidRPr="00C81BAD">
        <w:rPr>
          <w:rFonts w:ascii="宋体" w:eastAsia="宋体" w:hAnsi="宋体"/>
        </w:rPr>
        <w:t>1008</w:t>
      </w:r>
    </w:p>
    <w:p w:rsidR="00935499" w:rsidRPr="00C81BAD" w:rsidRDefault="00935499" w:rsidP="00935499">
      <w:pPr>
        <w:rPr>
          <w:rFonts w:ascii="宋体" w:eastAsia="宋体" w:hAnsi="宋体"/>
        </w:rPr>
      </w:pPr>
      <w:r w:rsidRPr="00C81BAD">
        <w:rPr>
          <w:rFonts w:ascii="宋体" w:eastAsia="宋体" w:hAnsi="宋体"/>
        </w:rPr>
        <w:t>1009</w:t>
      </w:r>
    </w:p>
    <w:p w:rsidR="00935499" w:rsidRPr="00C81BAD" w:rsidRDefault="00935499" w:rsidP="00935499">
      <w:pPr>
        <w:rPr>
          <w:rFonts w:ascii="宋体" w:eastAsia="宋体" w:hAnsi="宋体"/>
        </w:rPr>
      </w:pPr>
      <w:r w:rsidRPr="00C81BAD">
        <w:rPr>
          <w:rFonts w:ascii="宋体" w:eastAsia="宋体" w:hAnsi="宋体" w:hint="eastAsia"/>
        </w:rPr>
        <w:t>（√叶文豪&amp;孙宇洪）</w:t>
      </w:r>
      <w:r w:rsidRPr="00C81BAD">
        <w:rPr>
          <w:rFonts w:ascii="宋体" w:eastAsia="宋体" w:hAnsi="宋体"/>
        </w:rPr>
        <w:t>1010</w:t>
      </w:r>
      <w:r w:rsidRPr="00C81BAD">
        <w:rPr>
          <w:rFonts w:ascii="宋体" w:eastAsia="宋体" w:hAnsi="宋体" w:hint="eastAsia"/>
        </w:rPr>
        <w:t>-铜牌题</w:t>
      </w:r>
    </w:p>
    <w:p w:rsidR="00935499" w:rsidRPr="00C81BAD" w:rsidRDefault="00935499" w:rsidP="00935499">
      <w:pPr>
        <w:rPr>
          <w:rFonts w:ascii="宋体" w:eastAsia="宋体" w:hAnsi="宋体"/>
        </w:rPr>
      </w:pPr>
      <w:r w:rsidRPr="00C81BAD">
        <w:rPr>
          <w:rFonts w:ascii="宋体" w:eastAsia="宋体" w:hAnsi="宋体"/>
        </w:rPr>
        <w:t>1011</w:t>
      </w:r>
    </w:p>
    <w:p w:rsidR="001113D9" w:rsidRPr="00C81BAD" w:rsidRDefault="00935499" w:rsidP="003A7DAB">
      <w:pPr>
        <w:rPr>
          <w:rFonts w:ascii="宋体" w:eastAsia="宋体" w:hAnsi="宋体" w:hint="eastAsia"/>
        </w:rPr>
      </w:pPr>
      <w:r w:rsidRPr="00C81BAD">
        <w:rPr>
          <w:rFonts w:ascii="宋体" w:eastAsia="宋体" w:hAnsi="宋体"/>
        </w:rPr>
        <w:t>1012</w:t>
      </w:r>
    </w:p>
    <w:p w:rsidR="003A7DAB" w:rsidRPr="00C81BAD" w:rsidRDefault="003A7DAB" w:rsidP="00856FA7">
      <w:pPr>
        <w:rPr>
          <w:rFonts w:ascii="宋体" w:eastAsia="宋体" w:hAnsi="宋体"/>
          <w:b/>
        </w:rPr>
      </w:pPr>
      <w:r w:rsidRPr="00C81BAD">
        <w:rPr>
          <w:rFonts w:ascii="宋体" w:eastAsia="宋体" w:hAnsi="宋体" w:hint="eastAsia"/>
          <w:b/>
        </w:rPr>
        <w:t>8月1</w:t>
      </w:r>
      <w:r w:rsidRPr="00C81BAD">
        <w:rPr>
          <w:rFonts w:ascii="宋体" w:eastAsia="宋体" w:hAnsi="宋体"/>
          <w:b/>
        </w:rPr>
        <w:t>6</w:t>
      </w:r>
      <w:r w:rsidRPr="00C81BAD">
        <w:rPr>
          <w:rFonts w:ascii="宋体" w:eastAsia="宋体" w:hAnsi="宋体" w:hint="eastAsia"/>
          <w:b/>
        </w:rPr>
        <w:t>日</w:t>
      </w:r>
    </w:p>
    <w:p w:rsidR="003A7DAB" w:rsidRPr="00C81BAD" w:rsidRDefault="003A7DAB" w:rsidP="003A7DAB">
      <w:pPr>
        <w:rPr>
          <w:rFonts w:ascii="宋体" w:eastAsia="宋体" w:hAnsi="宋体"/>
          <w:b/>
        </w:rPr>
      </w:pPr>
      <w:r w:rsidRPr="00C81BAD">
        <w:rPr>
          <w:rFonts w:ascii="宋体" w:eastAsia="宋体" w:hAnsi="宋体" w:hint="eastAsia"/>
          <w:b/>
        </w:rPr>
        <w:t>牛客多校9</w:t>
      </w:r>
      <w:r w:rsidR="00C81BAD" w:rsidRPr="00C81BAD">
        <w:rPr>
          <w:rFonts w:ascii="宋体" w:eastAsia="宋体" w:hAnsi="宋体" w:hint="eastAsia"/>
          <w:b/>
        </w:rPr>
        <w:t>（0题；3人1题；铁）</w:t>
      </w:r>
    </w:p>
    <w:p w:rsidR="00C81BAD" w:rsidRPr="00C81BAD" w:rsidRDefault="00C81BAD" w:rsidP="00C81BAD">
      <w:pPr>
        <w:rPr>
          <w:rFonts w:ascii="宋体" w:eastAsia="宋体" w:hAnsi="宋体" w:hint="eastAsia"/>
        </w:rPr>
      </w:pPr>
      <w:r w:rsidRPr="00C81BAD">
        <w:rPr>
          <w:rFonts w:ascii="宋体" w:eastAsia="宋体" w:hAnsi="宋体" w:hint="eastAsia"/>
        </w:rPr>
        <w:t>A</w:t>
      </w:r>
    </w:p>
    <w:p w:rsidR="00C81BAD" w:rsidRPr="00C81BAD" w:rsidRDefault="00C81BAD" w:rsidP="00C81BAD">
      <w:pPr>
        <w:rPr>
          <w:rFonts w:ascii="宋体" w:eastAsia="宋体" w:hAnsi="宋体"/>
        </w:rPr>
      </w:pPr>
      <w:r w:rsidRPr="00C81BAD">
        <w:rPr>
          <w:rFonts w:ascii="宋体" w:eastAsia="宋体" w:hAnsi="宋体"/>
        </w:rPr>
        <w:t>B</w:t>
      </w:r>
    </w:p>
    <w:p w:rsidR="00C81BAD" w:rsidRPr="00C81BAD" w:rsidRDefault="00C81BAD" w:rsidP="00C81BAD">
      <w:pPr>
        <w:rPr>
          <w:rFonts w:ascii="宋体" w:eastAsia="宋体" w:hAnsi="宋体"/>
        </w:rPr>
      </w:pPr>
      <w:r w:rsidRPr="00C81BAD">
        <w:rPr>
          <w:rFonts w:ascii="宋体" w:eastAsia="宋体" w:hAnsi="宋体"/>
        </w:rPr>
        <w:t>C</w:t>
      </w:r>
    </w:p>
    <w:p w:rsidR="00C81BAD" w:rsidRPr="00C81BAD" w:rsidRDefault="00C81BAD" w:rsidP="00C81BAD">
      <w:pPr>
        <w:rPr>
          <w:rFonts w:ascii="宋体" w:eastAsia="宋体" w:hAnsi="宋体"/>
        </w:rPr>
      </w:pPr>
      <w:r w:rsidRPr="00C81BAD">
        <w:rPr>
          <w:rFonts w:ascii="宋体" w:eastAsia="宋体" w:hAnsi="宋体"/>
        </w:rPr>
        <w:t>D</w:t>
      </w:r>
    </w:p>
    <w:p w:rsidR="00C81BAD" w:rsidRPr="00C81BAD" w:rsidRDefault="00C81BAD" w:rsidP="00C81BAD">
      <w:pPr>
        <w:rPr>
          <w:rFonts w:ascii="宋体" w:eastAsia="宋体" w:hAnsi="宋体"/>
        </w:rPr>
      </w:pPr>
      <w:r w:rsidRPr="00C81BAD">
        <w:rPr>
          <w:rFonts w:ascii="宋体" w:eastAsia="宋体" w:hAnsi="宋体" w:hint="eastAsia"/>
        </w:rPr>
        <w:t>（√谢正平）</w:t>
      </w:r>
      <w:r w:rsidRPr="00C81BAD">
        <w:rPr>
          <w:rFonts w:ascii="宋体" w:eastAsia="宋体" w:hAnsi="宋体"/>
        </w:rPr>
        <w:t>E</w:t>
      </w:r>
      <w:r w:rsidRPr="00C81BAD">
        <w:rPr>
          <w:rFonts w:ascii="宋体" w:eastAsia="宋体" w:hAnsi="宋体" w:hint="eastAsia"/>
        </w:rPr>
        <w:t>-铜牌题</w:t>
      </w:r>
    </w:p>
    <w:p w:rsidR="00C81BAD" w:rsidRPr="00C81BAD" w:rsidRDefault="00C81BAD" w:rsidP="00C81BAD">
      <w:pPr>
        <w:rPr>
          <w:rFonts w:ascii="宋体" w:eastAsia="宋体" w:hAnsi="宋体" w:hint="eastAsia"/>
        </w:rPr>
      </w:pPr>
      <w:r w:rsidRPr="00C81BAD">
        <w:rPr>
          <w:rFonts w:ascii="宋体" w:eastAsia="宋体" w:hAnsi="宋体"/>
        </w:rPr>
        <w:t>F</w:t>
      </w:r>
      <w:r w:rsidRPr="00C81BAD">
        <w:rPr>
          <w:rFonts w:ascii="宋体" w:eastAsia="宋体" w:hAnsi="宋体" w:hint="eastAsia"/>
        </w:rPr>
        <w:t>-铜牌题</w:t>
      </w:r>
    </w:p>
    <w:p w:rsidR="00C81BAD" w:rsidRPr="00C81BAD" w:rsidRDefault="00C81BAD" w:rsidP="00C81BAD">
      <w:pPr>
        <w:rPr>
          <w:rFonts w:ascii="宋体" w:eastAsia="宋体" w:hAnsi="宋体"/>
        </w:rPr>
      </w:pPr>
      <w:r w:rsidRPr="00C81BAD">
        <w:rPr>
          <w:rFonts w:ascii="宋体" w:eastAsia="宋体" w:hAnsi="宋体"/>
        </w:rPr>
        <w:t>G</w:t>
      </w:r>
    </w:p>
    <w:p w:rsidR="00C81BAD" w:rsidRPr="00C81BAD" w:rsidRDefault="00C81BAD" w:rsidP="00C81BAD">
      <w:pPr>
        <w:rPr>
          <w:rFonts w:ascii="宋体" w:eastAsia="宋体" w:hAnsi="宋体"/>
        </w:rPr>
      </w:pPr>
      <w:r w:rsidRPr="00C81BAD">
        <w:rPr>
          <w:rFonts w:ascii="宋体" w:eastAsia="宋体" w:hAnsi="宋体"/>
        </w:rPr>
        <w:t>H</w:t>
      </w:r>
    </w:p>
    <w:p w:rsidR="00C81BAD" w:rsidRPr="00C81BAD" w:rsidRDefault="00C81BAD" w:rsidP="00C81BAD">
      <w:pPr>
        <w:rPr>
          <w:rFonts w:ascii="宋体" w:eastAsia="宋体" w:hAnsi="宋体"/>
        </w:rPr>
      </w:pPr>
      <w:r w:rsidRPr="00C81BAD">
        <w:rPr>
          <w:rFonts w:ascii="宋体" w:eastAsia="宋体" w:hAnsi="宋体"/>
        </w:rPr>
        <w:t>I</w:t>
      </w:r>
    </w:p>
    <w:p w:rsidR="00C81BAD" w:rsidRPr="00C81BAD" w:rsidRDefault="00C81BAD" w:rsidP="00C81BAD">
      <w:pPr>
        <w:rPr>
          <w:rFonts w:ascii="宋体" w:eastAsia="宋体" w:hAnsi="宋体" w:hint="eastAsia"/>
        </w:rPr>
      </w:pPr>
      <w:r w:rsidRPr="00C81BAD">
        <w:rPr>
          <w:rFonts w:ascii="宋体" w:eastAsia="宋体" w:hAnsi="宋体"/>
        </w:rPr>
        <w:t>J</w:t>
      </w:r>
    </w:p>
    <w:p w:rsidR="001113D9" w:rsidRPr="00C81BAD" w:rsidRDefault="001113D9" w:rsidP="003A7DAB">
      <w:pPr>
        <w:rPr>
          <w:rFonts w:ascii="宋体" w:eastAsia="宋体" w:hAnsi="宋体"/>
        </w:rPr>
      </w:pPr>
    </w:p>
    <w:p w:rsidR="003A7DAB" w:rsidRPr="00C81BAD" w:rsidRDefault="003A7DAB" w:rsidP="00856FA7">
      <w:pPr>
        <w:rPr>
          <w:rFonts w:ascii="宋体" w:eastAsia="宋体" w:hAnsi="宋体"/>
          <w:b/>
        </w:rPr>
      </w:pPr>
      <w:r w:rsidRPr="00C81BAD">
        <w:rPr>
          <w:rFonts w:ascii="宋体" w:eastAsia="宋体" w:hAnsi="宋体" w:hint="eastAsia"/>
          <w:b/>
        </w:rPr>
        <w:t>8月1</w:t>
      </w:r>
      <w:r w:rsidRPr="00C81BAD">
        <w:rPr>
          <w:rFonts w:ascii="宋体" w:eastAsia="宋体" w:hAnsi="宋体"/>
          <w:b/>
        </w:rPr>
        <w:t>7</w:t>
      </w:r>
      <w:r w:rsidRPr="00C81BAD">
        <w:rPr>
          <w:rFonts w:ascii="宋体" w:eastAsia="宋体" w:hAnsi="宋体" w:hint="eastAsia"/>
          <w:b/>
        </w:rPr>
        <w:t>日</w:t>
      </w:r>
    </w:p>
    <w:p w:rsidR="003A7DAB" w:rsidRPr="00C81BAD" w:rsidRDefault="003A7DAB" w:rsidP="00856FA7">
      <w:pPr>
        <w:rPr>
          <w:rFonts w:ascii="宋体" w:eastAsia="宋体" w:hAnsi="宋体"/>
          <w:b/>
        </w:rPr>
      </w:pPr>
      <w:r w:rsidRPr="00C81BAD">
        <w:rPr>
          <w:rFonts w:ascii="宋体" w:eastAsia="宋体" w:hAnsi="宋体" w:hint="eastAsia"/>
          <w:b/>
        </w:rPr>
        <w:t>8月18日</w:t>
      </w:r>
    </w:p>
    <w:p w:rsidR="003A7DAB" w:rsidRPr="00C81BAD" w:rsidRDefault="003A7DAB" w:rsidP="003A7DAB">
      <w:pPr>
        <w:rPr>
          <w:rFonts w:ascii="宋体" w:eastAsia="宋体" w:hAnsi="宋体"/>
          <w:b/>
        </w:rPr>
      </w:pPr>
      <w:r w:rsidRPr="00C81BAD">
        <w:rPr>
          <w:rFonts w:ascii="宋体" w:eastAsia="宋体" w:hAnsi="宋体" w:hint="eastAsia"/>
          <w:b/>
        </w:rPr>
        <w:t>牛客多校10</w:t>
      </w:r>
      <w:r w:rsidR="00935499" w:rsidRPr="00C81BAD">
        <w:rPr>
          <w:rFonts w:ascii="宋体" w:eastAsia="宋体" w:hAnsi="宋体" w:hint="eastAsia"/>
          <w:b/>
        </w:rPr>
        <w:t>（？题；3人2题；铁）</w:t>
      </w:r>
    </w:p>
    <w:p w:rsidR="001113D9" w:rsidRPr="00C81BAD" w:rsidRDefault="00935499" w:rsidP="003A7DAB">
      <w:pPr>
        <w:rPr>
          <w:rFonts w:ascii="宋体" w:eastAsia="宋体" w:hAnsi="宋体" w:hint="eastAsia"/>
        </w:rPr>
      </w:pPr>
      <w:r w:rsidRPr="00C81BAD">
        <w:rPr>
          <w:rFonts w:ascii="宋体" w:eastAsia="宋体" w:hAnsi="宋体" w:hint="eastAsia"/>
        </w:rPr>
        <w:t>（√）A-铜牌题</w:t>
      </w:r>
    </w:p>
    <w:p w:rsidR="00935499" w:rsidRPr="00C81BAD" w:rsidRDefault="00935499" w:rsidP="003A7DAB">
      <w:pPr>
        <w:rPr>
          <w:rFonts w:ascii="宋体" w:eastAsia="宋体" w:hAnsi="宋体"/>
        </w:rPr>
      </w:pPr>
      <w:r w:rsidRPr="00C81BAD">
        <w:rPr>
          <w:rFonts w:ascii="宋体" w:eastAsia="宋体" w:hAnsi="宋体"/>
        </w:rPr>
        <w:t>B</w:t>
      </w:r>
    </w:p>
    <w:p w:rsidR="00935499" w:rsidRPr="00C81BAD" w:rsidRDefault="00935499" w:rsidP="003A7DAB">
      <w:pPr>
        <w:rPr>
          <w:rFonts w:ascii="宋体" w:eastAsia="宋体" w:hAnsi="宋体"/>
        </w:rPr>
      </w:pPr>
      <w:r w:rsidRPr="00C81BAD">
        <w:rPr>
          <w:rFonts w:ascii="宋体" w:eastAsia="宋体" w:hAnsi="宋体"/>
        </w:rPr>
        <w:t>C</w:t>
      </w:r>
    </w:p>
    <w:p w:rsidR="00935499" w:rsidRPr="00C81BAD" w:rsidRDefault="00935499" w:rsidP="003A7DAB">
      <w:pPr>
        <w:rPr>
          <w:rFonts w:ascii="宋体" w:eastAsia="宋体" w:hAnsi="宋体"/>
        </w:rPr>
      </w:pPr>
      <w:r w:rsidRPr="00C81BAD">
        <w:rPr>
          <w:rFonts w:ascii="宋体" w:eastAsia="宋体" w:hAnsi="宋体"/>
        </w:rPr>
        <w:t>D</w:t>
      </w:r>
    </w:p>
    <w:p w:rsidR="00935499" w:rsidRPr="00C81BAD" w:rsidRDefault="00935499" w:rsidP="003A7DAB">
      <w:pPr>
        <w:rPr>
          <w:rFonts w:ascii="宋体" w:eastAsia="宋体" w:hAnsi="宋体"/>
        </w:rPr>
      </w:pPr>
      <w:r w:rsidRPr="00C81BAD">
        <w:rPr>
          <w:rFonts w:ascii="宋体" w:eastAsia="宋体" w:hAnsi="宋体"/>
        </w:rPr>
        <w:t>E</w:t>
      </w:r>
    </w:p>
    <w:p w:rsidR="00935499" w:rsidRPr="00C81BAD" w:rsidRDefault="00935499" w:rsidP="003A7DAB">
      <w:pPr>
        <w:rPr>
          <w:rFonts w:ascii="宋体" w:eastAsia="宋体" w:hAnsi="宋体"/>
        </w:rPr>
      </w:pPr>
      <w:r w:rsidRPr="00C81BAD">
        <w:rPr>
          <w:rFonts w:ascii="宋体" w:eastAsia="宋体" w:hAnsi="宋体"/>
        </w:rPr>
        <w:t>F</w:t>
      </w:r>
    </w:p>
    <w:p w:rsidR="00935499" w:rsidRPr="00C81BAD" w:rsidRDefault="00935499" w:rsidP="003A7DAB">
      <w:pPr>
        <w:rPr>
          <w:rFonts w:ascii="宋体" w:eastAsia="宋体" w:hAnsi="宋体"/>
        </w:rPr>
      </w:pPr>
      <w:r w:rsidRPr="00C81BAD">
        <w:rPr>
          <w:rFonts w:ascii="宋体" w:eastAsia="宋体" w:hAnsi="宋体"/>
        </w:rPr>
        <w:t>G</w:t>
      </w:r>
    </w:p>
    <w:p w:rsidR="00935499" w:rsidRPr="00C81BAD" w:rsidRDefault="00935499" w:rsidP="003A7DAB">
      <w:pPr>
        <w:rPr>
          <w:rFonts w:ascii="宋体" w:eastAsia="宋体" w:hAnsi="宋体"/>
        </w:rPr>
      </w:pPr>
      <w:r w:rsidRPr="00C81BAD">
        <w:rPr>
          <w:rFonts w:ascii="宋体" w:eastAsia="宋体" w:hAnsi="宋体"/>
        </w:rPr>
        <w:t>H</w:t>
      </w:r>
    </w:p>
    <w:p w:rsidR="00935499" w:rsidRPr="00C81BAD" w:rsidRDefault="00935499" w:rsidP="003A7DAB">
      <w:pPr>
        <w:rPr>
          <w:rFonts w:ascii="宋体" w:eastAsia="宋体" w:hAnsi="宋体"/>
        </w:rPr>
      </w:pPr>
      <w:r w:rsidRPr="00C81BAD">
        <w:rPr>
          <w:rFonts w:ascii="宋体" w:eastAsia="宋体" w:hAnsi="宋体"/>
        </w:rPr>
        <w:t>I</w:t>
      </w:r>
    </w:p>
    <w:p w:rsidR="00935499" w:rsidRPr="00C81BAD" w:rsidRDefault="00935499" w:rsidP="003A7DAB">
      <w:pPr>
        <w:rPr>
          <w:rFonts w:ascii="宋体" w:eastAsia="宋体" w:hAnsi="宋体" w:hint="eastAsia"/>
        </w:rPr>
      </w:pPr>
      <w:r w:rsidRPr="00C81BAD">
        <w:rPr>
          <w:rFonts w:ascii="宋体" w:eastAsia="宋体" w:hAnsi="宋体" w:hint="eastAsia"/>
        </w:rPr>
        <w:t>（√）</w:t>
      </w:r>
      <w:r w:rsidRPr="00C81BAD">
        <w:rPr>
          <w:rFonts w:ascii="宋体" w:eastAsia="宋体" w:hAnsi="宋体"/>
        </w:rPr>
        <w:t>J</w:t>
      </w:r>
      <w:r w:rsidRPr="00C81BAD">
        <w:rPr>
          <w:rFonts w:ascii="宋体" w:eastAsia="宋体" w:hAnsi="宋体" w:hint="eastAsia"/>
        </w:rPr>
        <w:t>-签到题</w:t>
      </w:r>
    </w:p>
    <w:p w:rsidR="003A7DAB" w:rsidRPr="00C81BAD" w:rsidRDefault="003A7DAB" w:rsidP="00856FA7">
      <w:pPr>
        <w:rPr>
          <w:rFonts w:ascii="宋体" w:eastAsia="宋体" w:hAnsi="宋体"/>
          <w:b/>
        </w:rPr>
      </w:pPr>
      <w:r w:rsidRPr="00C81BAD">
        <w:rPr>
          <w:rFonts w:ascii="宋体" w:eastAsia="宋体" w:hAnsi="宋体" w:hint="eastAsia"/>
          <w:b/>
        </w:rPr>
        <w:t>8月19日</w:t>
      </w:r>
    </w:p>
    <w:p w:rsidR="003A7DAB" w:rsidRPr="00C81BAD" w:rsidRDefault="003A7DAB" w:rsidP="00856FA7">
      <w:pPr>
        <w:rPr>
          <w:rFonts w:ascii="宋体" w:eastAsia="宋体" w:hAnsi="宋体"/>
          <w:b/>
        </w:rPr>
      </w:pPr>
      <w:r w:rsidRPr="00C81BAD">
        <w:rPr>
          <w:rFonts w:ascii="宋体" w:eastAsia="宋体" w:hAnsi="宋体" w:hint="eastAsia"/>
          <w:b/>
        </w:rPr>
        <w:t>8月20日</w:t>
      </w:r>
    </w:p>
    <w:p w:rsidR="001113D9" w:rsidRPr="00C81BAD" w:rsidRDefault="003A7DAB" w:rsidP="003A7DAB">
      <w:pPr>
        <w:rPr>
          <w:rFonts w:ascii="宋体" w:eastAsia="宋体" w:hAnsi="宋体"/>
          <w:b/>
        </w:rPr>
      </w:pPr>
      <w:r w:rsidRPr="00C81BAD">
        <w:rPr>
          <w:rFonts w:ascii="宋体" w:eastAsia="宋体" w:hAnsi="宋体" w:hint="eastAsia"/>
          <w:b/>
        </w:rPr>
        <w:t>杭电多校9</w:t>
      </w:r>
      <w:r w:rsidR="00935499" w:rsidRPr="00C81BAD">
        <w:rPr>
          <w:rFonts w:ascii="宋体" w:eastAsia="宋体" w:hAnsi="宋体" w:hint="eastAsia"/>
          <w:b/>
        </w:rPr>
        <w:t>（0题；3人3题；铁）</w:t>
      </w:r>
    </w:p>
    <w:p w:rsidR="00935499" w:rsidRPr="00C81BAD" w:rsidRDefault="00935499" w:rsidP="003A7DAB">
      <w:pPr>
        <w:rPr>
          <w:rFonts w:ascii="宋体" w:eastAsia="宋体" w:hAnsi="宋体"/>
        </w:rPr>
      </w:pPr>
      <w:r w:rsidRPr="00C81BAD">
        <w:rPr>
          <w:rFonts w:ascii="宋体" w:eastAsia="宋体" w:hAnsi="宋体" w:hint="eastAsia"/>
        </w:rPr>
        <w:t>（√谢正平）</w:t>
      </w:r>
      <w:r w:rsidRPr="00C81BAD">
        <w:rPr>
          <w:rFonts w:ascii="宋体" w:eastAsia="宋体" w:hAnsi="宋体"/>
        </w:rPr>
        <w:t>1001</w:t>
      </w:r>
    </w:p>
    <w:p w:rsidR="00935499" w:rsidRPr="00C81BAD" w:rsidRDefault="00935499" w:rsidP="003A7DAB">
      <w:pPr>
        <w:rPr>
          <w:rFonts w:ascii="宋体" w:eastAsia="宋体" w:hAnsi="宋体"/>
        </w:rPr>
      </w:pPr>
      <w:r w:rsidRPr="00C81BAD">
        <w:rPr>
          <w:rFonts w:ascii="宋体" w:eastAsia="宋体" w:hAnsi="宋体"/>
        </w:rPr>
        <w:t>1002</w:t>
      </w:r>
    </w:p>
    <w:p w:rsidR="00935499" w:rsidRPr="00C81BAD" w:rsidRDefault="00935499" w:rsidP="003A7DAB">
      <w:pPr>
        <w:rPr>
          <w:rFonts w:ascii="宋体" w:eastAsia="宋体" w:hAnsi="宋体"/>
        </w:rPr>
      </w:pPr>
      <w:r w:rsidRPr="00C81BAD">
        <w:rPr>
          <w:rFonts w:ascii="宋体" w:eastAsia="宋体" w:hAnsi="宋体"/>
        </w:rPr>
        <w:t>1003</w:t>
      </w:r>
    </w:p>
    <w:p w:rsidR="00935499" w:rsidRPr="00C81BAD" w:rsidRDefault="00935499" w:rsidP="003A7DAB">
      <w:pPr>
        <w:rPr>
          <w:rFonts w:ascii="宋体" w:eastAsia="宋体" w:hAnsi="宋体"/>
        </w:rPr>
      </w:pPr>
      <w:r w:rsidRPr="00C81BAD">
        <w:rPr>
          <w:rFonts w:ascii="宋体" w:eastAsia="宋体" w:hAnsi="宋体" w:hint="eastAsia"/>
        </w:rPr>
        <w:t>（√谢正平）</w:t>
      </w:r>
      <w:r w:rsidRPr="00C81BAD">
        <w:rPr>
          <w:rFonts w:ascii="宋体" w:eastAsia="宋体" w:hAnsi="宋体"/>
        </w:rPr>
        <w:t>1004</w:t>
      </w:r>
    </w:p>
    <w:p w:rsidR="00935499" w:rsidRPr="00C81BAD" w:rsidRDefault="00935499" w:rsidP="003A7DAB">
      <w:pPr>
        <w:rPr>
          <w:rFonts w:ascii="宋体" w:eastAsia="宋体" w:hAnsi="宋体"/>
        </w:rPr>
      </w:pPr>
      <w:r w:rsidRPr="00C81BAD">
        <w:rPr>
          <w:rFonts w:ascii="宋体" w:eastAsia="宋体" w:hAnsi="宋体"/>
        </w:rPr>
        <w:t>1005</w:t>
      </w:r>
    </w:p>
    <w:p w:rsidR="00935499" w:rsidRPr="00C81BAD" w:rsidRDefault="00935499" w:rsidP="003A7DAB">
      <w:pPr>
        <w:rPr>
          <w:rFonts w:ascii="宋体" w:eastAsia="宋体" w:hAnsi="宋体"/>
        </w:rPr>
      </w:pPr>
      <w:r w:rsidRPr="00C81BAD">
        <w:rPr>
          <w:rFonts w:ascii="宋体" w:eastAsia="宋体" w:hAnsi="宋体"/>
        </w:rPr>
        <w:t>1006</w:t>
      </w:r>
    </w:p>
    <w:p w:rsidR="00935499" w:rsidRPr="00C81BAD" w:rsidRDefault="00935499" w:rsidP="003A7DAB">
      <w:pPr>
        <w:rPr>
          <w:rFonts w:ascii="宋体" w:eastAsia="宋体" w:hAnsi="宋体"/>
        </w:rPr>
      </w:pPr>
      <w:r w:rsidRPr="00C81BAD">
        <w:rPr>
          <w:rFonts w:ascii="宋体" w:eastAsia="宋体" w:hAnsi="宋体"/>
        </w:rPr>
        <w:t>1007</w:t>
      </w:r>
    </w:p>
    <w:p w:rsidR="00935499" w:rsidRPr="00C81BAD" w:rsidRDefault="00935499" w:rsidP="003A7DAB">
      <w:pPr>
        <w:rPr>
          <w:rFonts w:ascii="宋体" w:eastAsia="宋体" w:hAnsi="宋体"/>
        </w:rPr>
      </w:pPr>
      <w:r w:rsidRPr="00C81BAD">
        <w:rPr>
          <w:rFonts w:ascii="宋体" w:eastAsia="宋体" w:hAnsi="宋体"/>
        </w:rPr>
        <w:t>1008</w:t>
      </w:r>
    </w:p>
    <w:p w:rsidR="00935499" w:rsidRPr="00C81BAD" w:rsidRDefault="00935499" w:rsidP="003A7DAB">
      <w:pPr>
        <w:rPr>
          <w:rFonts w:ascii="宋体" w:eastAsia="宋体" w:hAnsi="宋体"/>
        </w:rPr>
      </w:pPr>
      <w:r w:rsidRPr="00C81BAD">
        <w:rPr>
          <w:rFonts w:ascii="宋体" w:eastAsia="宋体" w:hAnsi="宋体"/>
        </w:rPr>
        <w:lastRenderedPageBreak/>
        <w:t>1009</w:t>
      </w:r>
    </w:p>
    <w:p w:rsidR="00935499" w:rsidRPr="00C81BAD" w:rsidRDefault="00935499" w:rsidP="003A7DAB">
      <w:pPr>
        <w:rPr>
          <w:rFonts w:ascii="宋体" w:eastAsia="宋体" w:hAnsi="宋体"/>
        </w:rPr>
      </w:pPr>
      <w:r w:rsidRPr="00C81BAD">
        <w:rPr>
          <w:rFonts w:ascii="宋体" w:eastAsia="宋体" w:hAnsi="宋体"/>
        </w:rPr>
        <w:t>1010</w:t>
      </w:r>
    </w:p>
    <w:p w:rsidR="00935499" w:rsidRPr="00C81BAD" w:rsidRDefault="00935499" w:rsidP="003A7DAB">
      <w:pPr>
        <w:rPr>
          <w:rFonts w:ascii="宋体" w:eastAsia="宋体" w:hAnsi="宋体" w:hint="eastAsia"/>
        </w:rPr>
      </w:pPr>
      <w:r w:rsidRPr="00C81BAD">
        <w:rPr>
          <w:rFonts w:ascii="宋体" w:eastAsia="宋体" w:hAnsi="宋体" w:hint="eastAsia"/>
        </w:rPr>
        <w:t>（√谢正平）</w:t>
      </w:r>
      <w:r w:rsidRPr="00C81BAD">
        <w:rPr>
          <w:rFonts w:ascii="宋体" w:eastAsia="宋体" w:hAnsi="宋体"/>
        </w:rPr>
        <w:t>1011</w:t>
      </w:r>
    </w:p>
    <w:p w:rsidR="003A7DAB" w:rsidRPr="00C81BAD" w:rsidRDefault="003A7DAB" w:rsidP="00856FA7">
      <w:pPr>
        <w:rPr>
          <w:rFonts w:ascii="宋体" w:eastAsia="宋体" w:hAnsi="宋体"/>
          <w:b/>
        </w:rPr>
      </w:pPr>
      <w:r w:rsidRPr="00C81BAD">
        <w:rPr>
          <w:rFonts w:ascii="宋体" w:eastAsia="宋体" w:hAnsi="宋体" w:hint="eastAsia"/>
          <w:b/>
        </w:rPr>
        <w:t>8月21日</w:t>
      </w:r>
    </w:p>
    <w:p w:rsidR="003A7DAB" w:rsidRPr="00C81BAD" w:rsidRDefault="003A7DAB" w:rsidP="00935499">
      <w:pPr>
        <w:rPr>
          <w:rFonts w:ascii="宋体" w:eastAsia="宋体" w:hAnsi="宋体"/>
          <w:b/>
        </w:rPr>
      </w:pPr>
      <w:r w:rsidRPr="00C81BAD">
        <w:rPr>
          <w:rFonts w:ascii="宋体" w:eastAsia="宋体" w:hAnsi="宋体" w:hint="eastAsia"/>
          <w:b/>
        </w:rPr>
        <w:t>8月2</w:t>
      </w:r>
      <w:r w:rsidRPr="00C81BAD">
        <w:rPr>
          <w:rFonts w:ascii="宋体" w:eastAsia="宋体" w:hAnsi="宋体"/>
          <w:b/>
        </w:rPr>
        <w:t>2</w:t>
      </w:r>
      <w:r w:rsidRPr="00C81BAD">
        <w:rPr>
          <w:rFonts w:ascii="宋体" w:eastAsia="宋体" w:hAnsi="宋体" w:hint="eastAsia"/>
          <w:b/>
        </w:rPr>
        <w:t>日</w:t>
      </w:r>
    </w:p>
    <w:p w:rsidR="001113D9" w:rsidRPr="00C81BAD" w:rsidRDefault="003A7DAB" w:rsidP="003A7DAB">
      <w:pPr>
        <w:rPr>
          <w:rFonts w:ascii="宋体" w:eastAsia="宋体" w:hAnsi="宋体"/>
          <w:b/>
        </w:rPr>
      </w:pPr>
      <w:r w:rsidRPr="00C81BAD">
        <w:rPr>
          <w:rFonts w:ascii="宋体" w:eastAsia="宋体" w:hAnsi="宋体" w:hint="eastAsia"/>
          <w:b/>
        </w:rPr>
        <w:t>杭电多校10</w:t>
      </w:r>
      <w:r w:rsidR="00C14360" w:rsidRPr="00C81BAD">
        <w:rPr>
          <w:rFonts w:ascii="宋体" w:eastAsia="宋体" w:hAnsi="宋体" w:hint="eastAsia"/>
          <w:b/>
        </w:rPr>
        <w:t>（1题；3人</w:t>
      </w:r>
      <w:r w:rsidR="00935499" w:rsidRPr="00C81BAD">
        <w:rPr>
          <w:rFonts w:ascii="宋体" w:eastAsia="宋体" w:hAnsi="宋体" w:hint="eastAsia"/>
          <w:b/>
        </w:rPr>
        <w:t>5</w:t>
      </w:r>
      <w:r w:rsidR="00C14360" w:rsidRPr="00C81BAD">
        <w:rPr>
          <w:rFonts w:ascii="宋体" w:eastAsia="宋体" w:hAnsi="宋体" w:hint="eastAsia"/>
          <w:b/>
        </w:rPr>
        <w:t>题；铜）</w:t>
      </w:r>
    </w:p>
    <w:p w:rsidR="00C14360" w:rsidRPr="00C81BAD" w:rsidRDefault="00C14360" w:rsidP="00C14360">
      <w:pPr>
        <w:rPr>
          <w:rFonts w:ascii="宋体" w:eastAsia="宋体" w:hAnsi="宋体"/>
        </w:rPr>
      </w:pPr>
      <w:r w:rsidRPr="00C81BAD">
        <w:rPr>
          <w:rFonts w:ascii="宋体" w:eastAsia="宋体" w:hAnsi="宋体"/>
        </w:rPr>
        <w:t>1001</w:t>
      </w:r>
    </w:p>
    <w:p w:rsidR="00C14360" w:rsidRPr="00C81BAD" w:rsidRDefault="00C14360" w:rsidP="00C14360">
      <w:pPr>
        <w:rPr>
          <w:rFonts w:ascii="宋体" w:eastAsia="宋体" w:hAnsi="宋体"/>
        </w:rPr>
      </w:pPr>
      <w:r w:rsidRPr="00C81BAD">
        <w:rPr>
          <w:rFonts w:ascii="宋体" w:eastAsia="宋体" w:hAnsi="宋体"/>
        </w:rPr>
        <w:t>1002</w:t>
      </w:r>
    </w:p>
    <w:p w:rsidR="00C14360" w:rsidRPr="00C81BAD" w:rsidRDefault="00C14360" w:rsidP="00C14360">
      <w:pPr>
        <w:rPr>
          <w:rFonts w:ascii="宋体" w:eastAsia="宋体" w:hAnsi="宋体"/>
        </w:rPr>
      </w:pPr>
      <w:r w:rsidRPr="00C81BAD">
        <w:rPr>
          <w:rFonts w:ascii="宋体" w:eastAsia="宋体" w:hAnsi="宋体"/>
        </w:rPr>
        <w:t>1003</w:t>
      </w:r>
    </w:p>
    <w:p w:rsidR="00C14360" w:rsidRPr="00C81BAD" w:rsidRDefault="00C14360" w:rsidP="00C14360">
      <w:pPr>
        <w:rPr>
          <w:rFonts w:ascii="宋体" w:eastAsia="宋体" w:hAnsi="宋体"/>
        </w:rPr>
      </w:pPr>
      <w:r w:rsidRPr="00C81BAD">
        <w:rPr>
          <w:rFonts w:ascii="宋体" w:eastAsia="宋体" w:hAnsi="宋体"/>
        </w:rPr>
        <w:t>1004</w:t>
      </w:r>
    </w:p>
    <w:p w:rsidR="00C14360" w:rsidRPr="00C81BAD" w:rsidRDefault="00C14360" w:rsidP="00C14360">
      <w:pPr>
        <w:rPr>
          <w:rFonts w:ascii="宋体" w:eastAsia="宋体" w:hAnsi="宋体"/>
        </w:rPr>
      </w:pPr>
      <w:r w:rsidRPr="00C81BAD">
        <w:rPr>
          <w:rFonts w:ascii="宋体" w:eastAsia="宋体" w:hAnsi="宋体"/>
        </w:rPr>
        <w:t>1005</w:t>
      </w:r>
      <w:r w:rsidRPr="00C81BAD">
        <w:rPr>
          <w:rFonts w:ascii="宋体" w:eastAsia="宋体" w:hAnsi="宋体" w:hint="eastAsia"/>
        </w:rPr>
        <w:t>-铜牌题</w:t>
      </w:r>
    </w:p>
    <w:p w:rsidR="00C14360" w:rsidRPr="00C81BAD" w:rsidRDefault="00C14360" w:rsidP="00C14360">
      <w:pPr>
        <w:rPr>
          <w:rFonts w:ascii="宋体" w:eastAsia="宋体" w:hAnsi="宋体"/>
        </w:rPr>
      </w:pPr>
      <w:r w:rsidRPr="00C81BAD">
        <w:rPr>
          <w:rFonts w:ascii="宋体" w:eastAsia="宋体" w:hAnsi="宋体"/>
        </w:rPr>
        <w:t>1006</w:t>
      </w:r>
    </w:p>
    <w:p w:rsidR="00C14360" w:rsidRPr="00C81BAD" w:rsidRDefault="00935499" w:rsidP="00C14360">
      <w:pPr>
        <w:rPr>
          <w:rFonts w:ascii="宋体" w:eastAsia="宋体" w:hAnsi="宋体"/>
        </w:rPr>
      </w:pPr>
      <w:r w:rsidRPr="00C81BAD">
        <w:rPr>
          <w:rFonts w:ascii="宋体" w:eastAsia="宋体" w:hAnsi="宋体" w:hint="eastAsia"/>
        </w:rPr>
        <w:t>（√谢正平&amp;叶文豪）</w:t>
      </w:r>
      <w:r w:rsidR="00C14360" w:rsidRPr="00C81BAD">
        <w:rPr>
          <w:rFonts w:ascii="宋体" w:eastAsia="宋体" w:hAnsi="宋体"/>
        </w:rPr>
        <w:t>1007-</w:t>
      </w:r>
      <w:r w:rsidR="00C14360" w:rsidRPr="00C81BAD">
        <w:rPr>
          <w:rFonts w:ascii="宋体" w:eastAsia="宋体" w:hAnsi="宋体" w:hint="eastAsia"/>
        </w:rPr>
        <w:t>签到题</w:t>
      </w:r>
    </w:p>
    <w:p w:rsidR="00C14360" w:rsidRPr="00C81BAD" w:rsidRDefault="00C14360" w:rsidP="00C14360">
      <w:pPr>
        <w:rPr>
          <w:rFonts w:ascii="宋体" w:eastAsia="宋体" w:hAnsi="宋体"/>
        </w:rPr>
      </w:pPr>
      <w:r w:rsidRPr="00C81BAD">
        <w:rPr>
          <w:rFonts w:ascii="宋体" w:eastAsia="宋体" w:hAnsi="宋体" w:hint="eastAsia"/>
        </w:rPr>
        <w:t>（√谢正平）</w:t>
      </w:r>
      <w:r w:rsidRPr="00C81BAD">
        <w:rPr>
          <w:rFonts w:ascii="宋体" w:eastAsia="宋体" w:hAnsi="宋体"/>
        </w:rPr>
        <w:t>1008</w:t>
      </w:r>
      <w:r w:rsidRPr="00C81BAD">
        <w:rPr>
          <w:rFonts w:ascii="宋体" w:eastAsia="宋体" w:hAnsi="宋体" w:hint="eastAsia"/>
        </w:rPr>
        <w:t>-签到题</w:t>
      </w:r>
    </w:p>
    <w:p w:rsidR="00C14360" w:rsidRPr="00C81BAD" w:rsidRDefault="00C14360" w:rsidP="00C14360">
      <w:pPr>
        <w:rPr>
          <w:rFonts w:ascii="宋体" w:eastAsia="宋体" w:hAnsi="宋体"/>
        </w:rPr>
      </w:pPr>
      <w:r w:rsidRPr="00C81BAD">
        <w:rPr>
          <w:rFonts w:ascii="宋体" w:eastAsia="宋体" w:hAnsi="宋体" w:hint="eastAsia"/>
        </w:rPr>
        <w:t>（√谢正平&amp;孙宇洪）</w:t>
      </w:r>
      <w:r w:rsidRPr="00C81BAD">
        <w:rPr>
          <w:rFonts w:ascii="宋体" w:eastAsia="宋体" w:hAnsi="宋体"/>
        </w:rPr>
        <w:t>1009</w:t>
      </w:r>
      <w:r w:rsidRPr="00C81BAD">
        <w:rPr>
          <w:rFonts w:ascii="宋体" w:eastAsia="宋体" w:hAnsi="宋体" w:hint="eastAsia"/>
        </w:rPr>
        <w:t>-签到题</w:t>
      </w:r>
    </w:p>
    <w:p w:rsidR="00C14360" w:rsidRPr="00C81BAD" w:rsidRDefault="00C14360" w:rsidP="00C14360">
      <w:pPr>
        <w:rPr>
          <w:rFonts w:ascii="宋体" w:eastAsia="宋体" w:hAnsi="宋体"/>
        </w:rPr>
      </w:pPr>
      <w:r w:rsidRPr="00C81BAD">
        <w:rPr>
          <w:rFonts w:ascii="宋体" w:eastAsia="宋体" w:hAnsi="宋体" w:hint="eastAsia"/>
        </w:rPr>
        <w:t>（√谢正平）</w:t>
      </w:r>
      <w:r w:rsidRPr="00C81BAD">
        <w:rPr>
          <w:rFonts w:ascii="宋体" w:eastAsia="宋体" w:hAnsi="宋体"/>
        </w:rPr>
        <w:t>1010</w:t>
      </w:r>
      <w:r w:rsidRPr="00C81BAD">
        <w:rPr>
          <w:rFonts w:ascii="宋体" w:eastAsia="宋体" w:hAnsi="宋体" w:hint="eastAsia"/>
        </w:rPr>
        <w:t>-铜牌题</w:t>
      </w:r>
    </w:p>
    <w:p w:rsidR="00C14360" w:rsidRPr="00C81BAD" w:rsidRDefault="00C14360" w:rsidP="00C14360">
      <w:pPr>
        <w:rPr>
          <w:rFonts w:ascii="宋体" w:eastAsia="宋体" w:hAnsi="宋体"/>
        </w:rPr>
      </w:pPr>
      <w:r w:rsidRPr="00C81BAD">
        <w:rPr>
          <w:rFonts w:ascii="宋体" w:eastAsia="宋体" w:hAnsi="宋体"/>
        </w:rPr>
        <w:t>1011</w:t>
      </w:r>
    </w:p>
    <w:p w:rsidR="00C14360" w:rsidRPr="00C81BAD" w:rsidRDefault="00C14360" w:rsidP="003A7DAB">
      <w:pPr>
        <w:rPr>
          <w:rFonts w:ascii="宋体" w:eastAsia="宋体" w:hAnsi="宋体" w:hint="eastAsia"/>
        </w:rPr>
      </w:pPr>
      <w:r w:rsidRPr="00C81BAD">
        <w:rPr>
          <w:rFonts w:ascii="宋体" w:eastAsia="宋体" w:hAnsi="宋体" w:hint="eastAsia"/>
        </w:rPr>
        <w:t>（√叶文豪）</w:t>
      </w:r>
      <w:r w:rsidRPr="00C81BAD">
        <w:rPr>
          <w:rFonts w:ascii="宋体" w:eastAsia="宋体" w:hAnsi="宋体"/>
        </w:rPr>
        <w:t>1012</w:t>
      </w:r>
      <w:r w:rsidRPr="00C81BAD">
        <w:rPr>
          <w:rFonts w:ascii="宋体" w:eastAsia="宋体" w:hAnsi="宋体" w:hint="eastAsia"/>
        </w:rPr>
        <w:t>-铜牌题</w:t>
      </w:r>
    </w:p>
    <w:p w:rsidR="003A7DAB" w:rsidRPr="00C81BAD" w:rsidRDefault="003A7DAB" w:rsidP="00935499">
      <w:pPr>
        <w:rPr>
          <w:rFonts w:ascii="宋体" w:eastAsia="宋体" w:hAnsi="宋体"/>
          <w:b/>
        </w:rPr>
      </w:pPr>
      <w:r w:rsidRPr="00C81BAD">
        <w:rPr>
          <w:rFonts w:ascii="宋体" w:eastAsia="宋体" w:hAnsi="宋体" w:hint="eastAsia"/>
          <w:b/>
        </w:rPr>
        <w:t>8月2</w:t>
      </w:r>
      <w:r w:rsidRPr="00C81BAD">
        <w:rPr>
          <w:rFonts w:ascii="宋体" w:eastAsia="宋体" w:hAnsi="宋体"/>
          <w:b/>
        </w:rPr>
        <w:t>3</w:t>
      </w:r>
      <w:r w:rsidRPr="00C81BAD">
        <w:rPr>
          <w:rFonts w:ascii="宋体" w:eastAsia="宋体" w:hAnsi="宋体" w:hint="eastAsia"/>
          <w:b/>
        </w:rPr>
        <w:t>日</w:t>
      </w:r>
    </w:p>
    <w:p w:rsidR="003A7DAB" w:rsidRPr="00C81BAD" w:rsidRDefault="003A7DAB" w:rsidP="00935499">
      <w:pPr>
        <w:rPr>
          <w:rFonts w:ascii="宋体" w:eastAsia="宋体" w:hAnsi="宋体"/>
          <w:b/>
        </w:rPr>
      </w:pPr>
      <w:r w:rsidRPr="00C81BAD">
        <w:rPr>
          <w:rFonts w:ascii="宋体" w:eastAsia="宋体" w:hAnsi="宋体" w:hint="eastAsia"/>
          <w:b/>
        </w:rPr>
        <w:t>8月2</w:t>
      </w:r>
      <w:r w:rsidRPr="00C81BAD">
        <w:rPr>
          <w:rFonts w:ascii="宋体" w:eastAsia="宋体" w:hAnsi="宋体"/>
          <w:b/>
        </w:rPr>
        <w:t>4</w:t>
      </w:r>
      <w:r w:rsidRPr="00C81BAD">
        <w:rPr>
          <w:rFonts w:ascii="宋体" w:eastAsia="宋体" w:hAnsi="宋体" w:hint="eastAsia"/>
          <w:b/>
        </w:rPr>
        <w:t>日</w:t>
      </w:r>
    </w:p>
    <w:p w:rsidR="003A7DAB" w:rsidRPr="00C81BAD" w:rsidRDefault="003A7DAB" w:rsidP="00C14360">
      <w:pPr>
        <w:rPr>
          <w:rFonts w:ascii="宋体" w:eastAsia="宋体" w:hAnsi="宋体"/>
          <w:b/>
        </w:rPr>
      </w:pPr>
      <w:r w:rsidRPr="00C81BAD">
        <w:rPr>
          <w:rFonts w:ascii="宋体" w:eastAsia="宋体" w:hAnsi="宋体" w:hint="eastAsia"/>
          <w:b/>
        </w:rPr>
        <w:t>8月2</w:t>
      </w:r>
      <w:r w:rsidRPr="00C81BAD">
        <w:rPr>
          <w:rFonts w:ascii="宋体" w:eastAsia="宋体" w:hAnsi="宋体"/>
          <w:b/>
        </w:rPr>
        <w:t>5</w:t>
      </w:r>
      <w:r w:rsidRPr="00C81BAD">
        <w:rPr>
          <w:rFonts w:ascii="宋体" w:eastAsia="宋体" w:hAnsi="宋体" w:hint="eastAsia"/>
          <w:b/>
        </w:rPr>
        <w:t>日</w:t>
      </w:r>
    </w:p>
    <w:p w:rsidR="003A7DAB" w:rsidRPr="00C81BAD" w:rsidRDefault="003A7DAB" w:rsidP="003A7DAB">
      <w:pPr>
        <w:rPr>
          <w:rFonts w:ascii="宋体" w:eastAsia="宋体" w:hAnsi="宋体"/>
          <w:b/>
        </w:rPr>
      </w:pPr>
      <w:r w:rsidRPr="00C81BAD">
        <w:rPr>
          <w:rFonts w:ascii="宋体" w:eastAsia="宋体" w:hAnsi="宋体" w:hint="eastAsia"/>
          <w:b/>
        </w:rPr>
        <w:t>C</w:t>
      </w:r>
      <w:r w:rsidRPr="00C81BAD">
        <w:rPr>
          <w:rFonts w:ascii="宋体" w:eastAsia="宋体" w:hAnsi="宋体"/>
          <w:b/>
        </w:rPr>
        <w:t>CPC</w:t>
      </w:r>
      <w:r w:rsidRPr="00C81BAD">
        <w:rPr>
          <w:rFonts w:ascii="宋体" w:eastAsia="宋体" w:hAnsi="宋体" w:hint="eastAsia"/>
          <w:b/>
        </w:rPr>
        <w:t>网络选拔赛</w:t>
      </w:r>
      <w:r w:rsidR="00C14360" w:rsidRPr="00C81BAD">
        <w:rPr>
          <w:rFonts w:ascii="宋体" w:eastAsia="宋体" w:hAnsi="宋体" w:hint="eastAsia"/>
          <w:b/>
        </w:rPr>
        <w:t>（1题；3人4题；铁铜）</w:t>
      </w:r>
    </w:p>
    <w:p w:rsidR="00C14360" w:rsidRPr="00C81BAD" w:rsidRDefault="00C14360" w:rsidP="003A7DAB">
      <w:pPr>
        <w:rPr>
          <w:rFonts w:ascii="宋体" w:eastAsia="宋体" w:hAnsi="宋体"/>
        </w:rPr>
      </w:pPr>
      <w:r w:rsidRPr="00C81BAD">
        <w:rPr>
          <w:rFonts w:ascii="宋体" w:eastAsia="宋体" w:hAnsi="宋体" w:hint="eastAsia"/>
        </w:rPr>
        <w:t>1</w:t>
      </w:r>
      <w:r w:rsidRPr="00C81BAD">
        <w:rPr>
          <w:rFonts w:ascii="宋体" w:eastAsia="宋体" w:hAnsi="宋体"/>
        </w:rPr>
        <w:t>001</w:t>
      </w:r>
      <w:r w:rsidRPr="00C81BAD">
        <w:rPr>
          <w:rFonts w:ascii="宋体" w:eastAsia="宋体" w:hAnsi="宋体" w:hint="eastAsia"/>
        </w:rPr>
        <w:t>-铜牌题</w:t>
      </w:r>
    </w:p>
    <w:p w:rsidR="00C14360" w:rsidRPr="00C81BAD" w:rsidRDefault="00C14360" w:rsidP="003A7DAB">
      <w:pPr>
        <w:rPr>
          <w:rFonts w:ascii="宋体" w:eastAsia="宋体" w:hAnsi="宋体"/>
        </w:rPr>
      </w:pPr>
      <w:r w:rsidRPr="00C81BAD">
        <w:rPr>
          <w:rFonts w:ascii="宋体" w:eastAsia="宋体" w:hAnsi="宋体"/>
        </w:rPr>
        <w:t>1002</w:t>
      </w:r>
    </w:p>
    <w:p w:rsidR="00C14360" w:rsidRPr="00C81BAD" w:rsidRDefault="00C14360" w:rsidP="003A7DAB">
      <w:pPr>
        <w:rPr>
          <w:rFonts w:ascii="宋体" w:eastAsia="宋体" w:hAnsi="宋体"/>
        </w:rPr>
      </w:pPr>
      <w:r w:rsidRPr="00C81BAD">
        <w:rPr>
          <w:rFonts w:ascii="宋体" w:eastAsia="宋体" w:hAnsi="宋体" w:hint="eastAsia"/>
        </w:rPr>
        <w:t>（√谢正平）</w:t>
      </w:r>
      <w:r w:rsidRPr="00C81BAD">
        <w:rPr>
          <w:rFonts w:ascii="宋体" w:eastAsia="宋体" w:hAnsi="宋体"/>
        </w:rPr>
        <w:t>1003</w:t>
      </w:r>
      <w:r w:rsidRPr="00C81BAD">
        <w:rPr>
          <w:rFonts w:ascii="宋体" w:eastAsia="宋体" w:hAnsi="宋体" w:hint="eastAsia"/>
        </w:rPr>
        <w:t>-签到题</w:t>
      </w:r>
    </w:p>
    <w:p w:rsidR="00C14360" w:rsidRPr="00C81BAD" w:rsidRDefault="00C14360" w:rsidP="003A7DAB">
      <w:pPr>
        <w:rPr>
          <w:rFonts w:ascii="宋体" w:eastAsia="宋体" w:hAnsi="宋体"/>
        </w:rPr>
      </w:pPr>
      <w:r w:rsidRPr="00C81BAD">
        <w:rPr>
          <w:rFonts w:ascii="宋体" w:eastAsia="宋体" w:hAnsi="宋体" w:hint="eastAsia"/>
        </w:rPr>
        <w:t>（√叶文豪&amp;孙宇洪）</w:t>
      </w:r>
      <w:r w:rsidRPr="00C81BAD">
        <w:rPr>
          <w:rFonts w:ascii="宋体" w:eastAsia="宋体" w:hAnsi="宋体"/>
        </w:rPr>
        <w:t>1004</w:t>
      </w:r>
      <w:r w:rsidRPr="00C81BAD">
        <w:rPr>
          <w:rFonts w:ascii="宋体" w:eastAsia="宋体" w:hAnsi="宋体" w:hint="eastAsia"/>
        </w:rPr>
        <w:t>-签到题</w:t>
      </w:r>
    </w:p>
    <w:p w:rsidR="00C14360" w:rsidRPr="00C81BAD" w:rsidRDefault="00C14360" w:rsidP="003A7DAB">
      <w:pPr>
        <w:rPr>
          <w:rFonts w:ascii="宋体" w:eastAsia="宋体" w:hAnsi="宋体"/>
        </w:rPr>
      </w:pPr>
      <w:r w:rsidRPr="00C81BAD">
        <w:rPr>
          <w:rFonts w:ascii="宋体" w:eastAsia="宋体" w:hAnsi="宋体"/>
        </w:rPr>
        <w:t>1005</w:t>
      </w:r>
    </w:p>
    <w:p w:rsidR="00C14360" w:rsidRPr="00C81BAD" w:rsidRDefault="00C14360" w:rsidP="003A7DAB">
      <w:pPr>
        <w:rPr>
          <w:rFonts w:ascii="宋体" w:eastAsia="宋体" w:hAnsi="宋体"/>
        </w:rPr>
      </w:pPr>
      <w:r w:rsidRPr="00C81BAD">
        <w:rPr>
          <w:rFonts w:ascii="宋体" w:eastAsia="宋体" w:hAnsi="宋体"/>
        </w:rPr>
        <w:t>1006</w:t>
      </w:r>
    </w:p>
    <w:p w:rsidR="00C14360" w:rsidRPr="00C81BAD" w:rsidRDefault="00C14360" w:rsidP="003A7DAB">
      <w:pPr>
        <w:rPr>
          <w:rFonts w:ascii="宋体" w:eastAsia="宋体" w:hAnsi="宋体"/>
        </w:rPr>
      </w:pPr>
      <w:r w:rsidRPr="00C81BAD">
        <w:rPr>
          <w:rFonts w:ascii="宋体" w:eastAsia="宋体" w:hAnsi="宋体"/>
        </w:rPr>
        <w:t>1007</w:t>
      </w:r>
    </w:p>
    <w:p w:rsidR="00C14360" w:rsidRPr="00C81BAD" w:rsidRDefault="00C14360" w:rsidP="003A7DAB">
      <w:pPr>
        <w:rPr>
          <w:rFonts w:ascii="宋体" w:eastAsia="宋体" w:hAnsi="宋体"/>
        </w:rPr>
      </w:pPr>
      <w:r w:rsidRPr="00C81BAD">
        <w:rPr>
          <w:rFonts w:ascii="宋体" w:eastAsia="宋体" w:hAnsi="宋体"/>
        </w:rPr>
        <w:t>1008</w:t>
      </w:r>
    </w:p>
    <w:p w:rsidR="00C14360" w:rsidRPr="00C81BAD" w:rsidRDefault="00C14360" w:rsidP="003A7DAB">
      <w:pPr>
        <w:rPr>
          <w:rFonts w:ascii="宋体" w:eastAsia="宋体" w:hAnsi="宋体"/>
        </w:rPr>
      </w:pPr>
      <w:r w:rsidRPr="00C81BAD">
        <w:rPr>
          <w:rFonts w:ascii="宋体" w:eastAsia="宋体" w:hAnsi="宋体" w:hint="eastAsia"/>
        </w:rPr>
        <w:t>（√谢正平&amp;孙宇洪）</w:t>
      </w:r>
      <w:r w:rsidRPr="00C81BAD">
        <w:rPr>
          <w:rFonts w:ascii="宋体" w:eastAsia="宋体" w:hAnsi="宋体"/>
        </w:rPr>
        <w:t>1009</w:t>
      </w:r>
      <w:r w:rsidRPr="00C81BAD">
        <w:rPr>
          <w:rFonts w:ascii="宋体" w:eastAsia="宋体" w:hAnsi="宋体" w:hint="eastAsia"/>
        </w:rPr>
        <w:t>-签到题</w:t>
      </w:r>
    </w:p>
    <w:p w:rsidR="00C14360" w:rsidRPr="00C81BAD" w:rsidRDefault="00C14360" w:rsidP="003A7DAB">
      <w:pPr>
        <w:rPr>
          <w:rFonts w:ascii="宋体" w:eastAsia="宋体" w:hAnsi="宋体"/>
        </w:rPr>
      </w:pPr>
      <w:r w:rsidRPr="00C81BAD">
        <w:rPr>
          <w:rFonts w:ascii="宋体" w:eastAsia="宋体" w:hAnsi="宋体" w:hint="eastAsia"/>
        </w:rPr>
        <w:t>（√谢正平&amp;孙宇洪）</w:t>
      </w:r>
      <w:r w:rsidRPr="00C81BAD">
        <w:rPr>
          <w:rFonts w:ascii="宋体" w:eastAsia="宋体" w:hAnsi="宋体"/>
        </w:rPr>
        <w:t>1010</w:t>
      </w:r>
      <w:r w:rsidRPr="00C81BAD">
        <w:rPr>
          <w:rFonts w:ascii="宋体" w:eastAsia="宋体" w:hAnsi="宋体" w:hint="eastAsia"/>
        </w:rPr>
        <w:t>-铜牌题</w:t>
      </w:r>
    </w:p>
    <w:p w:rsidR="00935499" w:rsidRPr="00C81BAD" w:rsidRDefault="00935499" w:rsidP="00935499">
      <w:pPr>
        <w:pStyle w:val="2"/>
        <w:rPr>
          <w:rFonts w:ascii="宋体" w:eastAsia="宋体" w:hAnsi="宋体"/>
          <w:b w:val="0"/>
        </w:rPr>
      </w:pPr>
      <w:bookmarkStart w:id="314" w:name="_Toc523521396"/>
      <w:r w:rsidRPr="00C81BAD">
        <w:rPr>
          <w:rFonts w:ascii="宋体" w:eastAsia="宋体" w:hAnsi="宋体" w:hint="eastAsia"/>
          <w:b w:val="0"/>
        </w:rPr>
        <w:t>未完成日常训练</w:t>
      </w:r>
      <w:bookmarkEnd w:id="314"/>
    </w:p>
    <w:p w:rsidR="00935499" w:rsidRPr="00C81BAD" w:rsidRDefault="00935499" w:rsidP="00935499">
      <w:pPr>
        <w:rPr>
          <w:rFonts w:ascii="宋体" w:eastAsia="宋体" w:hAnsi="宋体"/>
        </w:rPr>
      </w:pPr>
      <w:r w:rsidRPr="00C81BAD">
        <w:rPr>
          <w:rFonts w:ascii="宋体" w:eastAsia="宋体" w:hAnsi="宋体" w:hint="eastAsia"/>
        </w:rPr>
        <w:t>日常训练</w:t>
      </w:r>
    </w:p>
    <w:p w:rsidR="00935499" w:rsidRPr="00C81BAD" w:rsidRDefault="00935499" w:rsidP="00935499">
      <w:pPr>
        <w:rPr>
          <w:rFonts w:ascii="宋体" w:eastAsia="宋体" w:hAnsi="宋体"/>
        </w:rPr>
      </w:pPr>
      <w:r w:rsidRPr="00C81BAD">
        <w:rPr>
          <w:rFonts w:ascii="宋体" w:eastAsia="宋体" w:hAnsi="宋体"/>
        </w:rPr>
        <w:t>POJ-3169</w:t>
      </w:r>
      <w:r w:rsidRPr="00C81BAD">
        <w:rPr>
          <w:rFonts w:ascii="宋体" w:eastAsia="宋体" w:hAnsi="宋体" w:hint="eastAsia"/>
        </w:rPr>
        <w:t>-ACM作业20180509-签到</w:t>
      </w:r>
    </w:p>
    <w:p w:rsidR="00935499" w:rsidRPr="00C81BAD" w:rsidRDefault="00935499" w:rsidP="00935499">
      <w:pPr>
        <w:rPr>
          <w:rFonts w:ascii="宋体" w:eastAsia="宋体" w:hAnsi="宋体"/>
        </w:rPr>
      </w:pPr>
      <w:r w:rsidRPr="00C81BAD">
        <w:rPr>
          <w:rFonts w:ascii="宋体" w:eastAsia="宋体" w:hAnsi="宋体" w:hint="eastAsia"/>
        </w:rPr>
        <w:t>POJ-3255-ACM作业20180509-签到</w:t>
      </w:r>
    </w:p>
    <w:p w:rsidR="00935499" w:rsidRPr="00C81BAD" w:rsidRDefault="00935499" w:rsidP="00935499">
      <w:pPr>
        <w:rPr>
          <w:rFonts w:ascii="宋体" w:eastAsia="宋体" w:hAnsi="宋体"/>
        </w:rPr>
      </w:pPr>
      <w:r w:rsidRPr="00C81BAD">
        <w:rPr>
          <w:rFonts w:ascii="宋体" w:eastAsia="宋体" w:hAnsi="宋体"/>
        </w:rPr>
        <w:t>hdu</w:t>
      </w:r>
      <w:r w:rsidRPr="00C81BAD">
        <w:rPr>
          <w:rFonts w:ascii="宋体" w:eastAsia="宋体" w:hAnsi="宋体" w:hint="eastAsia"/>
        </w:rPr>
        <w:t>-</w:t>
      </w:r>
      <w:r w:rsidRPr="00C81BAD">
        <w:rPr>
          <w:rFonts w:ascii="宋体" w:eastAsia="宋体" w:hAnsi="宋体"/>
        </w:rPr>
        <w:t>6313</w:t>
      </w:r>
      <w:r w:rsidRPr="00C81BAD">
        <w:rPr>
          <w:rFonts w:ascii="宋体" w:eastAsia="宋体" w:hAnsi="宋体" w:hint="eastAsia"/>
        </w:rPr>
        <w:t>-多校2铜牌题</w:t>
      </w:r>
    </w:p>
    <w:p w:rsidR="00935499" w:rsidRPr="00C81BAD" w:rsidRDefault="00935499" w:rsidP="00935499">
      <w:pPr>
        <w:rPr>
          <w:rFonts w:ascii="宋体" w:eastAsia="宋体" w:hAnsi="宋体"/>
        </w:rPr>
      </w:pPr>
      <w:hyperlink r:id="rId416" w:tgtFrame="_blank" w:history="1">
        <w:r w:rsidRPr="00C81BAD">
          <w:rPr>
            <w:rFonts w:ascii="宋体" w:eastAsia="宋体" w:hAnsi="宋体"/>
          </w:rPr>
          <w:t>hdu 3709 Balanced Number</w:t>
        </w:r>
      </w:hyperlink>
      <w:r w:rsidRPr="00C81BAD">
        <w:rPr>
          <w:rFonts w:ascii="宋体" w:eastAsia="宋体" w:hAnsi="宋体"/>
        </w:rPr>
        <w:t> 比较简单</w:t>
      </w:r>
    </w:p>
    <w:p w:rsidR="00935499" w:rsidRPr="00C81BAD" w:rsidRDefault="00935499" w:rsidP="00935499">
      <w:pPr>
        <w:rPr>
          <w:rFonts w:ascii="宋体" w:eastAsia="宋体" w:hAnsi="宋体"/>
        </w:rPr>
      </w:pPr>
      <w:r w:rsidRPr="00C81BAD">
        <w:rPr>
          <w:rFonts w:ascii="宋体" w:eastAsia="宋体" w:hAnsi="宋体"/>
        </w:rPr>
        <w:t>CF 429B</w:t>
      </w:r>
      <w:r w:rsidRPr="00C81BAD">
        <w:rPr>
          <w:rFonts w:ascii="宋体" w:eastAsia="宋体" w:hAnsi="宋体" w:hint="eastAsia"/>
        </w:rPr>
        <w:t>-动规专项</w:t>
      </w:r>
    </w:p>
    <w:p w:rsidR="00935499" w:rsidRPr="00C81BAD" w:rsidRDefault="00935499" w:rsidP="00935499">
      <w:pPr>
        <w:rPr>
          <w:rFonts w:ascii="宋体" w:eastAsia="宋体" w:hAnsi="宋体"/>
        </w:rPr>
      </w:pPr>
      <w:r w:rsidRPr="00C81BAD">
        <w:rPr>
          <w:rFonts w:ascii="宋体" w:eastAsia="宋体" w:hAnsi="宋体"/>
        </w:rPr>
        <w:t>hdu</w:t>
      </w:r>
      <w:r w:rsidRPr="00C81BAD">
        <w:rPr>
          <w:rFonts w:ascii="宋体" w:eastAsia="宋体" w:hAnsi="宋体" w:hint="eastAsia"/>
        </w:rPr>
        <w:t>-</w:t>
      </w:r>
      <w:r w:rsidRPr="00C81BAD">
        <w:rPr>
          <w:rFonts w:ascii="宋体" w:eastAsia="宋体" w:hAnsi="宋体"/>
        </w:rPr>
        <w:t>3308</w:t>
      </w:r>
      <w:r w:rsidRPr="00C81BAD">
        <w:rPr>
          <w:rFonts w:ascii="宋体" w:eastAsia="宋体" w:hAnsi="宋体" w:hint="eastAsia"/>
        </w:rPr>
        <w:t>-线段树专项</w:t>
      </w:r>
    </w:p>
    <w:p w:rsidR="00935499" w:rsidRPr="00C81BAD" w:rsidRDefault="00935499" w:rsidP="00935499">
      <w:pPr>
        <w:rPr>
          <w:rFonts w:ascii="宋体" w:eastAsia="宋体" w:hAnsi="宋体"/>
        </w:rPr>
      </w:pPr>
      <w:r w:rsidRPr="00C81BAD">
        <w:rPr>
          <w:rFonts w:ascii="宋体" w:eastAsia="宋体" w:hAnsi="宋体" w:hint="eastAsia"/>
        </w:rPr>
        <w:t>HDU-</w:t>
      </w:r>
      <w:r w:rsidRPr="00C81BAD">
        <w:rPr>
          <w:rFonts w:ascii="宋体" w:eastAsia="宋体" w:hAnsi="宋体"/>
        </w:rPr>
        <w:t>2844</w:t>
      </w:r>
      <w:r w:rsidRPr="00C81BAD">
        <w:rPr>
          <w:rFonts w:ascii="宋体" w:eastAsia="宋体" w:hAnsi="宋体" w:hint="eastAsia"/>
        </w:rPr>
        <w:t>-背包</w:t>
      </w:r>
    </w:p>
    <w:p w:rsidR="00935499" w:rsidRPr="00C81BAD" w:rsidRDefault="00935499" w:rsidP="00935499">
      <w:pPr>
        <w:rPr>
          <w:rFonts w:ascii="宋体" w:eastAsia="宋体" w:hAnsi="宋体"/>
        </w:rPr>
      </w:pPr>
      <w:r w:rsidRPr="00C81BAD">
        <w:rPr>
          <w:rFonts w:ascii="宋体" w:eastAsia="宋体" w:hAnsi="宋体"/>
        </w:rPr>
        <w:t>HDU</w:t>
      </w:r>
      <w:r w:rsidRPr="00C81BAD">
        <w:rPr>
          <w:rFonts w:ascii="宋体" w:eastAsia="宋体" w:hAnsi="宋体" w:hint="eastAsia"/>
        </w:rPr>
        <w:t>-</w:t>
      </w:r>
      <w:r w:rsidRPr="00C81BAD">
        <w:rPr>
          <w:rFonts w:ascii="宋体" w:eastAsia="宋体" w:hAnsi="宋体"/>
        </w:rPr>
        <w:t>5860-</w:t>
      </w:r>
      <w:r w:rsidRPr="00C81BAD">
        <w:rPr>
          <w:rFonts w:ascii="宋体" w:eastAsia="宋体" w:hAnsi="宋体" w:hint="eastAsia"/>
        </w:rPr>
        <w:t>铜</w:t>
      </w:r>
    </w:p>
    <w:p w:rsidR="00935499" w:rsidRPr="00C81BAD" w:rsidRDefault="00935499" w:rsidP="00935499">
      <w:pPr>
        <w:rPr>
          <w:rFonts w:ascii="宋体" w:eastAsia="宋体" w:hAnsi="宋体"/>
        </w:rPr>
      </w:pPr>
      <w:r w:rsidRPr="00C81BAD">
        <w:rPr>
          <w:rFonts w:ascii="宋体" w:eastAsia="宋体" w:hAnsi="宋体"/>
        </w:rPr>
        <w:lastRenderedPageBreak/>
        <w:t>POJ-2155</w:t>
      </w:r>
      <w:r w:rsidRPr="00C81BAD">
        <w:rPr>
          <w:rFonts w:ascii="宋体" w:eastAsia="宋体" w:hAnsi="宋体" w:hint="eastAsia"/>
        </w:rPr>
        <w:t>-线段树专项-二维线段树</w:t>
      </w:r>
    </w:p>
    <w:p w:rsidR="00935499" w:rsidRPr="00C81BAD" w:rsidRDefault="00935499" w:rsidP="00935499">
      <w:pPr>
        <w:rPr>
          <w:rFonts w:ascii="宋体" w:eastAsia="宋体" w:hAnsi="宋体"/>
        </w:rPr>
      </w:pPr>
      <w:r w:rsidRPr="00C81BAD">
        <w:rPr>
          <w:rFonts w:ascii="宋体" w:eastAsia="宋体" w:hAnsi="宋体"/>
        </w:rPr>
        <w:t>HDU-5863-</w:t>
      </w:r>
      <w:r w:rsidRPr="00C81BAD">
        <w:rPr>
          <w:rFonts w:ascii="宋体" w:eastAsia="宋体" w:hAnsi="宋体" w:hint="eastAsia"/>
        </w:rPr>
        <w:t>铜-动规</w:t>
      </w:r>
    </w:p>
    <w:p w:rsidR="00935499" w:rsidRPr="00C81BAD" w:rsidRDefault="00935499" w:rsidP="00935499">
      <w:pPr>
        <w:rPr>
          <w:rFonts w:ascii="宋体" w:eastAsia="宋体" w:hAnsi="宋体"/>
        </w:rPr>
      </w:pPr>
      <w:r w:rsidRPr="00C81BAD">
        <w:rPr>
          <w:rFonts w:ascii="宋体" w:eastAsia="宋体" w:hAnsi="宋体" w:hint="eastAsia"/>
        </w:rPr>
        <w:t>HDU-3923-</w:t>
      </w:r>
      <w:r w:rsidRPr="00C81BAD">
        <w:rPr>
          <w:rFonts w:ascii="宋体" w:eastAsia="宋体" w:hAnsi="宋体"/>
        </w:rPr>
        <w:t>ACM</w:t>
      </w:r>
      <w:r w:rsidRPr="00C81BAD">
        <w:rPr>
          <w:rFonts w:ascii="宋体" w:eastAsia="宋体" w:hAnsi="宋体" w:hint="eastAsia"/>
        </w:rPr>
        <w:t>作业20180613</w:t>
      </w:r>
      <w:r w:rsidRPr="00C81BAD">
        <w:rPr>
          <w:rFonts w:ascii="宋体" w:eastAsia="宋体" w:hAnsi="宋体"/>
        </w:rPr>
        <w:t>-</w:t>
      </w:r>
      <w:r w:rsidRPr="00C81BAD">
        <w:rPr>
          <w:rFonts w:ascii="宋体" w:eastAsia="宋体" w:hAnsi="宋体" w:hint="eastAsia"/>
        </w:rPr>
        <w:t>Polya定理</w:t>
      </w:r>
    </w:p>
    <w:p w:rsidR="00935499" w:rsidRPr="00C81BAD" w:rsidRDefault="00935499" w:rsidP="00935499">
      <w:pPr>
        <w:rPr>
          <w:rFonts w:ascii="宋体" w:eastAsia="宋体" w:hAnsi="宋体"/>
        </w:rPr>
      </w:pPr>
      <w:r w:rsidRPr="00C81BAD">
        <w:rPr>
          <w:rFonts w:ascii="宋体" w:eastAsia="宋体" w:hAnsi="宋体" w:hint="eastAsia"/>
        </w:rPr>
        <w:t>HDU-1812-ACM作业20180613</w:t>
      </w:r>
      <w:r w:rsidRPr="00C81BAD">
        <w:rPr>
          <w:rFonts w:ascii="宋体" w:eastAsia="宋体" w:hAnsi="宋体"/>
        </w:rPr>
        <w:t>-polya</w:t>
      </w:r>
      <w:r w:rsidRPr="00C81BAD">
        <w:rPr>
          <w:rFonts w:ascii="宋体" w:eastAsia="宋体" w:hAnsi="宋体" w:hint="eastAsia"/>
        </w:rPr>
        <w:t>定理</w:t>
      </w:r>
    </w:p>
    <w:p w:rsidR="00935499" w:rsidRPr="00C81BAD" w:rsidRDefault="00935499" w:rsidP="00935499">
      <w:pPr>
        <w:rPr>
          <w:rFonts w:ascii="宋体" w:eastAsia="宋体" w:hAnsi="宋体"/>
        </w:rPr>
      </w:pPr>
      <w:r w:rsidRPr="00C81BAD">
        <w:rPr>
          <w:rFonts w:ascii="宋体" w:eastAsia="宋体" w:hAnsi="宋体" w:hint="eastAsia"/>
        </w:rPr>
        <w:t>多校2签到题-</w:t>
      </w:r>
      <w:r w:rsidRPr="00C81BAD">
        <w:rPr>
          <w:rFonts w:ascii="宋体" w:eastAsia="宋体" w:hAnsi="宋体"/>
        </w:rPr>
        <w:t>HDU</w:t>
      </w:r>
      <w:r w:rsidRPr="00C81BAD">
        <w:rPr>
          <w:rFonts w:ascii="宋体" w:eastAsia="宋体" w:hAnsi="宋体" w:hint="eastAsia"/>
        </w:rPr>
        <w:t>-</w:t>
      </w:r>
      <w:r w:rsidRPr="00C81BAD">
        <w:rPr>
          <w:rFonts w:ascii="宋体" w:eastAsia="宋体" w:hAnsi="宋体"/>
        </w:rPr>
        <w:t>6318</w:t>
      </w:r>
    </w:p>
    <w:p w:rsidR="00935499" w:rsidRPr="00C81BAD" w:rsidRDefault="00935499" w:rsidP="00935499">
      <w:pPr>
        <w:rPr>
          <w:rFonts w:ascii="宋体" w:eastAsia="宋体" w:hAnsi="宋体"/>
        </w:rPr>
      </w:pPr>
      <w:r w:rsidRPr="00C81BAD">
        <w:rPr>
          <w:rFonts w:ascii="宋体" w:eastAsia="宋体" w:hAnsi="宋体" w:hint="eastAsia"/>
        </w:rPr>
        <w:t>1</w:t>
      </w:r>
      <w:r w:rsidRPr="00C81BAD">
        <w:rPr>
          <w:rFonts w:ascii="宋体" w:eastAsia="宋体" w:hAnsi="宋体"/>
        </w:rPr>
        <w:t>002</w:t>
      </w:r>
      <w:r w:rsidRPr="00C81BAD">
        <w:rPr>
          <w:rFonts w:ascii="宋体" w:eastAsia="宋体" w:hAnsi="宋体" w:hint="eastAsia"/>
        </w:rPr>
        <w:t>-铜-</w:t>
      </w:r>
      <w:r w:rsidRPr="00C81BAD">
        <w:rPr>
          <w:rFonts w:ascii="宋体" w:eastAsia="宋体" w:hAnsi="宋体"/>
        </w:rPr>
        <w:t>HDU6299</w:t>
      </w:r>
    </w:p>
    <w:p w:rsidR="00935499" w:rsidRPr="00C81BAD" w:rsidRDefault="00935499" w:rsidP="00935499">
      <w:pPr>
        <w:rPr>
          <w:rFonts w:ascii="宋体" w:eastAsia="宋体" w:hAnsi="宋体"/>
        </w:rPr>
      </w:pPr>
      <w:r w:rsidRPr="00C81BAD">
        <w:rPr>
          <w:rFonts w:ascii="宋体" w:eastAsia="宋体" w:hAnsi="宋体" w:hint="eastAsia"/>
        </w:rPr>
        <w:t>1004-铜-</w:t>
      </w:r>
      <w:r w:rsidRPr="00C81BAD">
        <w:rPr>
          <w:rFonts w:ascii="宋体" w:eastAsia="宋体" w:hAnsi="宋体"/>
        </w:rPr>
        <w:t>HDU6301</w:t>
      </w:r>
    </w:p>
    <w:p w:rsidR="00935499" w:rsidRPr="00C81BAD" w:rsidRDefault="00935499" w:rsidP="00935499">
      <w:pPr>
        <w:rPr>
          <w:rFonts w:ascii="宋体" w:eastAsia="宋体" w:hAnsi="宋体"/>
        </w:rPr>
      </w:pPr>
      <w:r w:rsidRPr="00C81BAD">
        <w:rPr>
          <w:rFonts w:ascii="宋体" w:eastAsia="宋体" w:hAnsi="宋体" w:hint="eastAsia"/>
        </w:rPr>
        <w:t>1008-银-</w:t>
      </w:r>
      <w:r w:rsidRPr="00C81BAD">
        <w:rPr>
          <w:rFonts w:ascii="宋体" w:eastAsia="宋体" w:hAnsi="宋体"/>
        </w:rPr>
        <w:t>HDU6305</w:t>
      </w:r>
    </w:p>
    <w:p w:rsidR="00935499" w:rsidRPr="00C81BAD" w:rsidRDefault="00935499" w:rsidP="00935499">
      <w:pPr>
        <w:rPr>
          <w:rFonts w:ascii="宋体" w:eastAsia="宋体" w:hAnsi="宋体"/>
        </w:rPr>
      </w:pPr>
      <w:r w:rsidRPr="00C81BAD">
        <w:rPr>
          <w:rFonts w:ascii="宋体" w:eastAsia="宋体" w:hAnsi="宋体" w:hint="eastAsia"/>
        </w:rPr>
        <w:t>HDU</w:t>
      </w:r>
      <w:r w:rsidRPr="00C81BAD">
        <w:rPr>
          <w:rFonts w:ascii="宋体" w:eastAsia="宋体" w:hAnsi="宋体"/>
        </w:rPr>
        <w:t>-</w:t>
      </w:r>
      <w:r w:rsidRPr="00C81BAD">
        <w:rPr>
          <w:rFonts w:ascii="宋体" w:eastAsia="宋体" w:hAnsi="宋体" w:hint="eastAsia"/>
        </w:rPr>
        <w:t>1599-</w:t>
      </w:r>
      <w:r w:rsidRPr="00C81BAD">
        <w:rPr>
          <w:rFonts w:ascii="宋体" w:eastAsia="宋体" w:hAnsi="宋体"/>
        </w:rPr>
        <w:t>ACM</w:t>
      </w:r>
      <w:r w:rsidRPr="00C81BAD">
        <w:rPr>
          <w:rFonts w:ascii="宋体" w:eastAsia="宋体" w:hAnsi="宋体" w:hint="eastAsia"/>
        </w:rPr>
        <w:t>作业2018</w:t>
      </w:r>
      <w:r w:rsidRPr="00C81BAD">
        <w:rPr>
          <w:rFonts w:ascii="宋体" w:eastAsia="宋体" w:hAnsi="宋体"/>
        </w:rPr>
        <w:t>0516</w:t>
      </w:r>
      <w:r w:rsidRPr="00C81BAD">
        <w:rPr>
          <w:rFonts w:ascii="宋体" w:eastAsia="宋体" w:hAnsi="宋体" w:hint="eastAsia"/>
        </w:rPr>
        <w:t>-签到/铜</w:t>
      </w:r>
    </w:p>
    <w:p w:rsidR="00935499" w:rsidRPr="00C81BAD" w:rsidRDefault="00935499" w:rsidP="00935499">
      <w:pPr>
        <w:rPr>
          <w:rFonts w:ascii="宋体" w:eastAsia="宋体" w:hAnsi="宋体"/>
        </w:rPr>
      </w:pPr>
      <w:r w:rsidRPr="00C81BAD">
        <w:rPr>
          <w:rFonts w:ascii="宋体" w:eastAsia="宋体" w:hAnsi="宋体" w:hint="eastAsia"/>
        </w:rPr>
        <w:t>HDU-3790-ACM作业20180509-签到/铜</w:t>
      </w:r>
    </w:p>
    <w:p w:rsidR="00935499" w:rsidRPr="00C81BAD" w:rsidRDefault="00935499" w:rsidP="00935499">
      <w:pPr>
        <w:rPr>
          <w:rFonts w:ascii="宋体" w:eastAsia="宋体" w:hAnsi="宋体"/>
        </w:rPr>
      </w:pPr>
      <w:r w:rsidRPr="00C81BAD">
        <w:rPr>
          <w:rFonts w:ascii="宋体" w:eastAsia="宋体" w:hAnsi="宋体"/>
        </w:rPr>
        <w:t>HDU-1224</w:t>
      </w:r>
      <w:r w:rsidRPr="00C81BAD">
        <w:rPr>
          <w:rFonts w:ascii="宋体" w:eastAsia="宋体" w:hAnsi="宋体" w:hint="eastAsia"/>
        </w:rPr>
        <w:t>-ACM作业20180509-签到/铜</w:t>
      </w:r>
    </w:p>
    <w:p w:rsidR="00935499" w:rsidRPr="00C81BAD" w:rsidRDefault="00935499" w:rsidP="00935499">
      <w:pPr>
        <w:rPr>
          <w:rFonts w:ascii="宋体" w:eastAsia="宋体" w:hAnsi="宋体"/>
        </w:rPr>
      </w:pPr>
      <w:r w:rsidRPr="00C81BAD">
        <w:rPr>
          <w:rFonts w:ascii="宋体" w:eastAsia="宋体" w:hAnsi="宋体" w:hint="eastAsia"/>
        </w:rPr>
        <w:t>HDU-1429- ACM作业2018404-签到/铜</w:t>
      </w:r>
    </w:p>
    <w:p w:rsidR="00935499" w:rsidRPr="00C81BAD" w:rsidRDefault="00935499" w:rsidP="00935499">
      <w:pPr>
        <w:rPr>
          <w:rFonts w:ascii="宋体" w:eastAsia="宋体" w:hAnsi="宋体"/>
        </w:rPr>
      </w:pPr>
      <w:r w:rsidRPr="00C81BAD">
        <w:rPr>
          <w:rFonts w:ascii="宋体" w:eastAsia="宋体" w:hAnsi="宋体"/>
        </w:rPr>
        <w:t>HDU-1598</w:t>
      </w:r>
      <w:r w:rsidRPr="00C81BAD">
        <w:rPr>
          <w:rFonts w:ascii="宋体" w:eastAsia="宋体" w:hAnsi="宋体" w:hint="eastAsia"/>
        </w:rPr>
        <w:t>- ACM作业2018404-签到/铜</w:t>
      </w:r>
    </w:p>
    <w:p w:rsidR="00935499" w:rsidRPr="00C81BAD" w:rsidRDefault="00935499" w:rsidP="00935499">
      <w:pPr>
        <w:rPr>
          <w:rFonts w:ascii="宋体" w:eastAsia="宋体" w:hAnsi="宋体"/>
        </w:rPr>
      </w:pPr>
      <w:r w:rsidRPr="00C81BAD">
        <w:rPr>
          <w:rFonts w:ascii="宋体" w:eastAsia="宋体" w:hAnsi="宋体" w:hint="eastAsia"/>
        </w:rPr>
        <w:t>HDU-2612- ACM作业20180328-签到/铜</w:t>
      </w:r>
    </w:p>
    <w:p w:rsidR="00935499" w:rsidRPr="00C81BAD" w:rsidRDefault="00935499" w:rsidP="00935499">
      <w:pPr>
        <w:pStyle w:val="a4"/>
        <w:shd w:val="clear" w:color="auto" w:fill="FFFFFF"/>
        <w:wordWrap w:val="0"/>
        <w:spacing w:before="0" w:beforeAutospacing="0" w:after="240" w:afterAutospacing="0" w:line="360" w:lineRule="atLeast"/>
        <w:jc w:val="both"/>
        <w:rPr>
          <w:rFonts w:cstheme="minorBidi"/>
          <w:kern w:val="2"/>
          <w:sz w:val="21"/>
          <w:szCs w:val="22"/>
        </w:rPr>
      </w:pPr>
      <w:hyperlink r:id="rId417" w:tgtFrame="_blank" w:history="1">
        <w:r w:rsidRPr="00C81BAD">
          <w:rPr>
            <w:rFonts w:cstheme="minorBidi"/>
            <w:kern w:val="2"/>
            <w:sz w:val="21"/>
            <w:szCs w:val="22"/>
          </w:rPr>
          <w:t>poj 1141 Brackets Sequence</w:t>
        </w:r>
      </w:hyperlink>
      <w:r w:rsidRPr="00C81BAD">
        <w:rPr>
          <w:rFonts w:cstheme="minorBidi"/>
          <w:kern w:val="2"/>
          <w:sz w:val="21"/>
          <w:szCs w:val="22"/>
        </w:rPr>
        <w:t> 括号匹配并输出方案</w:t>
      </w:r>
    </w:p>
    <w:p w:rsidR="00935499" w:rsidRPr="00C81BAD" w:rsidRDefault="00935499" w:rsidP="00935499">
      <w:pPr>
        <w:rPr>
          <w:rFonts w:ascii="宋体" w:eastAsia="宋体" w:hAnsi="宋体"/>
        </w:rPr>
      </w:pPr>
      <w:r w:rsidRPr="00C81BAD">
        <w:rPr>
          <w:rFonts w:ascii="宋体" w:eastAsia="宋体" w:hAnsi="宋体" w:hint="eastAsia"/>
        </w:rPr>
        <w:t>动规学习区（数位DP、KMP）-</w:t>
      </w:r>
      <w:r w:rsidRPr="00C81BAD">
        <w:rPr>
          <w:rFonts w:ascii="宋体" w:eastAsia="宋体" w:hAnsi="宋体"/>
        </w:rPr>
        <w:t>&gt;</w:t>
      </w:r>
      <w:r w:rsidRPr="00C81BAD">
        <w:rPr>
          <w:rFonts w:ascii="宋体" w:eastAsia="宋体" w:hAnsi="宋体" w:hint="eastAsia"/>
        </w:rPr>
        <w:t>区间DP专项训练-</w:t>
      </w:r>
      <w:r w:rsidRPr="00C81BAD">
        <w:rPr>
          <w:rFonts w:ascii="宋体" w:eastAsia="宋体" w:hAnsi="宋体"/>
        </w:rPr>
        <w:t>&gt;</w:t>
      </w:r>
      <w:r w:rsidRPr="00C81BAD">
        <w:rPr>
          <w:rFonts w:ascii="宋体" w:eastAsia="宋体" w:hAnsi="宋体" w:hint="eastAsia"/>
        </w:rPr>
        <w:t>树形DP专项训练-</w:t>
      </w:r>
      <w:r w:rsidRPr="00C81BAD">
        <w:rPr>
          <w:rFonts w:ascii="宋体" w:eastAsia="宋体" w:hAnsi="宋体"/>
        </w:rPr>
        <w:t>&gt;</w:t>
      </w:r>
      <w:r w:rsidRPr="00C81BAD">
        <w:rPr>
          <w:rFonts w:ascii="宋体" w:eastAsia="宋体" w:hAnsi="宋体" w:hint="eastAsia"/>
        </w:rPr>
        <w:t>背包专项训练</w:t>
      </w:r>
    </w:p>
    <w:p w:rsidR="00935499" w:rsidRPr="00C81BAD" w:rsidRDefault="00935499" w:rsidP="003A7DAB">
      <w:pPr>
        <w:rPr>
          <w:rFonts w:ascii="宋体" w:eastAsia="宋体" w:hAnsi="宋体" w:hint="eastAsia"/>
        </w:rPr>
      </w:pPr>
    </w:p>
    <w:p w:rsidR="00E90A8F" w:rsidRPr="00C81BAD" w:rsidRDefault="008F1856" w:rsidP="00E90A8F">
      <w:pPr>
        <w:pStyle w:val="1"/>
        <w:rPr>
          <w:rFonts w:ascii="宋体" w:eastAsia="宋体" w:hAnsi="宋体"/>
        </w:rPr>
      </w:pPr>
      <w:bookmarkStart w:id="315" w:name="_Toc523521397"/>
      <w:r w:rsidRPr="00C81BAD">
        <w:rPr>
          <w:rFonts w:ascii="宋体" w:eastAsia="宋体" w:hAnsi="宋体" w:hint="eastAsia"/>
        </w:rPr>
        <w:t>十四</w:t>
      </w:r>
      <w:r w:rsidR="003239E9" w:rsidRPr="00C81BAD">
        <w:rPr>
          <w:rFonts w:ascii="宋体" w:eastAsia="宋体" w:hAnsi="宋体" w:hint="eastAsia"/>
        </w:rPr>
        <w:t>、</w:t>
      </w:r>
      <w:r w:rsidR="00E0399A" w:rsidRPr="00C81BAD">
        <w:rPr>
          <w:rFonts w:ascii="宋体" w:eastAsia="宋体" w:hAnsi="宋体" w:hint="eastAsia"/>
        </w:rPr>
        <w:t>比赛记录</w:t>
      </w:r>
      <w:bookmarkEnd w:id="315"/>
    </w:p>
    <w:p w:rsidR="005A16AE" w:rsidRPr="00C81BAD" w:rsidRDefault="005A16AE" w:rsidP="005A16AE">
      <w:pPr>
        <w:rPr>
          <w:rFonts w:ascii="宋体" w:eastAsia="宋体" w:hAnsi="宋体"/>
        </w:rPr>
      </w:pPr>
      <w:r w:rsidRPr="00C81BAD">
        <w:rPr>
          <w:rFonts w:ascii="宋体" w:eastAsia="宋体" w:hAnsi="宋体" w:hint="eastAsia"/>
        </w:rPr>
        <w:t>牛客账号</w:t>
      </w:r>
    </w:p>
    <w:p w:rsidR="005A16AE" w:rsidRPr="00C81BAD" w:rsidRDefault="005A16AE" w:rsidP="005A16AE">
      <w:pPr>
        <w:rPr>
          <w:rFonts w:ascii="宋体" w:eastAsia="宋体" w:hAnsi="宋体"/>
        </w:rPr>
      </w:pPr>
      <w:r w:rsidRPr="00C81BAD">
        <w:rPr>
          <w:rFonts w:ascii="宋体" w:eastAsia="宋体" w:hAnsi="宋体" w:hint="eastAsia"/>
        </w:rPr>
        <w:t>帐号：</w:t>
      </w:r>
      <w:r w:rsidRPr="00C81BAD">
        <w:rPr>
          <w:rFonts w:ascii="宋体" w:eastAsia="宋体" w:hAnsi="宋体"/>
        </w:rPr>
        <w:t>15800739489 密码：acm2018</w:t>
      </w:r>
    </w:p>
    <w:p w:rsidR="005A16AE" w:rsidRPr="00C81BAD" w:rsidRDefault="005A16AE" w:rsidP="005A16AE">
      <w:pPr>
        <w:rPr>
          <w:rFonts w:ascii="宋体" w:eastAsia="宋体" w:hAnsi="宋体"/>
        </w:rPr>
      </w:pPr>
      <w:r w:rsidRPr="00C81BAD">
        <w:rPr>
          <w:rFonts w:ascii="宋体" w:eastAsia="宋体" w:hAnsi="宋体" w:hint="eastAsia"/>
        </w:rPr>
        <w:t>杭电账号</w:t>
      </w:r>
    </w:p>
    <w:p w:rsidR="005A16AE" w:rsidRPr="00C81BAD" w:rsidRDefault="005A16AE" w:rsidP="00320157">
      <w:pPr>
        <w:rPr>
          <w:rFonts w:ascii="宋体" w:eastAsia="宋体" w:hAnsi="宋体"/>
        </w:rPr>
      </w:pPr>
      <w:r w:rsidRPr="00C81BAD">
        <w:rPr>
          <w:rFonts w:ascii="宋体" w:eastAsia="宋体" w:hAnsi="宋体"/>
          <w:noProof/>
        </w:rPr>
        <w:drawing>
          <wp:inline distT="0" distB="0" distL="0" distR="0" wp14:anchorId="2509D124" wp14:editId="04A912BF">
            <wp:extent cx="2553335" cy="267335"/>
            <wp:effectExtent l="0" t="0" r="0" b="0"/>
            <wp:docPr id="3" name="图片 3" descr="D:\ACM\2018MultiTraining\杭电多校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CM\2018MultiTraining\杭电多校账号.png"/>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553335" cy="267335"/>
                    </a:xfrm>
                    <a:prstGeom prst="rect">
                      <a:avLst/>
                    </a:prstGeom>
                    <a:noFill/>
                    <a:ln>
                      <a:noFill/>
                    </a:ln>
                  </pic:spPr>
                </pic:pic>
              </a:graphicData>
            </a:graphic>
          </wp:inline>
        </w:drawing>
      </w:r>
    </w:p>
    <w:p w:rsidR="00E90A8F" w:rsidRPr="00C81BAD" w:rsidRDefault="00E90A8F" w:rsidP="00320157">
      <w:pPr>
        <w:rPr>
          <w:rFonts w:ascii="宋体" w:eastAsia="宋体" w:hAnsi="宋体"/>
          <w:b/>
        </w:rPr>
      </w:pPr>
      <w:r w:rsidRPr="00C81BAD">
        <w:rPr>
          <w:rFonts w:ascii="宋体" w:eastAsia="宋体" w:hAnsi="宋体" w:hint="eastAsia"/>
          <w:b/>
        </w:rPr>
        <w:t>团队分工</w:t>
      </w:r>
    </w:p>
    <w:p w:rsidR="00E90A8F" w:rsidRPr="00C81BAD" w:rsidRDefault="00E90A8F" w:rsidP="00320157">
      <w:pPr>
        <w:rPr>
          <w:rFonts w:ascii="宋体" w:eastAsia="宋体" w:hAnsi="宋体"/>
          <w:b/>
        </w:rPr>
      </w:pPr>
      <w:r w:rsidRPr="00C81BAD">
        <w:rPr>
          <w:rFonts w:ascii="宋体" w:eastAsia="宋体" w:hAnsi="宋体" w:hint="eastAsia"/>
          <w:b/>
        </w:rPr>
        <w:t>动态规划</w:t>
      </w:r>
    </w:p>
    <w:p w:rsidR="00E90A8F" w:rsidRPr="00C81BAD" w:rsidRDefault="00E90A8F" w:rsidP="00320157">
      <w:pPr>
        <w:rPr>
          <w:rFonts w:ascii="宋体" w:eastAsia="宋体" w:hAnsi="宋体"/>
        </w:rPr>
      </w:pPr>
      <w:r w:rsidRPr="00C81BAD">
        <w:rPr>
          <w:rFonts w:ascii="宋体" w:eastAsia="宋体" w:hAnsi="宋体" w:hint="eastAsia"/>
        </w:rPr>
        <w:t>数位DP-孙宇洪</w:t>
      </w:r>
    </w:p>
    <w:p w:rsidR="00E90A8F" w:rsidRPr="00C81BAD" w:rsidRDefault="00E90A8F" w:rsidP="00320157">
      <w:pPr>
        <w:rPr>
          <w:rFonts w:ascii="宋体" w:eastAsia="宋体" w:hAnsi="宋体"/>
          <w:b/>
        </w:rPr>
      </w:pPr>
      <w:r w:rsidRPr="00C81BAD">
        <w:rPr>
          <w:rFonts w:ascii="宋体" w:eastAsia="宋体" w:hAnsi="宋体" w:hint="eastAsia"/>
          <w:b/>
        </w:rPr>
        <w:t>图论</w:t>
      </w:r>
    </w:p>
    <w:p w:rsidR="009524FA" w:rsidRPr="00C81BAD" w:rsidRDefault="009524FA" w:rsidP="00320157">
      <w:pPr>
        <w:rPr>
          <w:rFonts w:ascii="宋体" w:eastAsia="宋体" w:hAnsi="宋体"/>
        </w:rPr>
      </w:pPr>
      <w:r w:rsidRPr="00C81BAD">
        <w:rPr>
          <w:rFonts w:ascii="宋体" w:eastAsia="宋体" w:hAnsi="宋体" w:hint="eastAsia"/>
        </w:rPr>
        <w:t>并查集</w:t>
      </w:r>
    </w:p>
    <w:p w:rsidR="009524FA" w:rsidRPr="00C81BAD" w:rsidRDefault="009524FA" w:rsidP="00320157">
      <w:pPr>
        <w:rPr>
          <w:rFonts w:ascii="宋体" w:eastAsia="宋体" w:hAnsi="宋体"/>
        </w:rPr>
      </w:pPr>
      <w:r w:rsidRPr="00C81BAD">
        <w:rPr>
          <w:rFonts w:ascii="宋体" w:eastAsia="宋体" w:hAnsi="宋体" w:hint="eastAsia"/>
        </w:rPr>
        <w:t>最短路</w:t>
      </w:r>
    </w:p>
    <w:p w:rsidR="009524FA" w:rsidRPr="00C81BAD" w:rsidRDefault="009524FA" w:rsidP="00320157">
      <w:pPr>
        <w:rPr>
          <w:rFonts w:ascii="宋体" w:eastAsia="宋体" w:hAnsi="宋体"/>
        </w:rPr>
      </w:pPr>
      <w:r w:rsidRPr="00C81BAD">
        <w:rPr>
          <w:rFonts w:ascii="宋体" w:eastAsia="宋体" w:hAnsi="宋体" w:hint="eastAsia"/>
        </w:rPr>
        <w:t>最小生成树</w:t>
      </w:r>
    </w:p>
    <w:p w:rsidR="009524FA" w:rsidRPr="00C81BAD" w:rsidRDefault="009524FA" w:rsidP="00320157">
      <w:pPr>
        <w:rPr>
          <w:rFonts w:ascii="宋体" w:eastAsia="宋体" w:hAnsi="宋体"/>
        </w:rPr>
      </w:pPr>
      <w:r w:rsidRPr="00C81BAD">
        <w:rPr>
          <w:rFonts w:ascii="宋体" w:eastAsia="宋体" w:hAnsi="宋体" w:hint="eastAsia"/>
        </w:rPr>
        <w:t>拓补排序</w:t>
      </w:r>
    </w:p>
    <w:p w:rsidR="009524FA" w:rsidRPr="00C81BAD" w:rsidRDefault="009524FA" w:rsidP="00320157">
      <w:pPr>
        <w:rPr>
          <w:rFonts w:ascii="宋体" w:eastAsia="宋体" w:hAnsi="宋体"/>
        </w:rPr>
      </w:pPr>
      <w:r w:rsidRPr="00C81BAD">
        <w:rPr>
          <w:rFonts w:ascii="宋体" w:eastAsia="宋体" w:hAnsi="宋体" w:hint="eastAsia"/>
        </w:rPr>
        <w:t>二分匹配&amp;网络流</w:t>
      </w:r>
    </w:p>
    <w:p w:rsidR="00E90A8F" w:rsidRPr="00C81BAD" w:rsidRDefault="00E90A8F" w:rsidP="00320157">
      <w:pPr>
        <w:rPr>
          <w:rFonts w:ascii="宋体" w:eastAsia="宋体" w:hAnsi="宋体"/>
          <w:b/>
        </w:rPr>
      </w:pPr>
      <w:r w:rsidRPr="00C81BAD">
        <w:rPr>
          <w:rFonts w:ascii="宋体" w:eastAsia="宋体" w:hAnsi="宋体" w:hint="eastAsia"/>
          <w:b/>
        </w:rPr>
        <w:t>字符串算法</w:t>
      </w:r>
    </w:p>
    <w:p w:rsidR="009524FA" w:rsidRPr="00C81BAD" w:rsidRDefault="009524FA" w:rsidP="00320157">
      <w:pPr>
        <w:rPr>
          <w:rFonts w:ascii="宋体" w:eastAsia="宋体" w:hAnsi="宋体"/>
        </w:rPr>
      </w:pPr>
      <w:r w:rsidRPr="00C81BAD">
        <w:rPr>
          <w:rFonts w:ascii="宋体" w:eastAsia="宋体" w:hAnsi="宋体" w:hint="eastAsia"/>
        </w:rPr>
        <w:t>KMP-叶文豪</w:t>
      </w:r>
    </w:p>
    <w:p w:rsidR="009524FA" w:rsidRPr="00C81BAD" w:rsidRDefault="009524FA" w:rsidP="00320157">
      <w:pPr>
        <w:rPr>
          <w:rFonts w:ascii="宋体" w:eastAsia="宋体" w:hAnsi="宋体"/>
        </w:rPr>
      </w:pPr>
      <w:r w:rsidRPr="00C81BAD">
        <w:rPr>
          <w:rFonts w:ascii="宋体" w:eastAsia="宋体" w:hAnsi="宋体" w:hint="eastAsia"/>
        </w:rPr>
        <w:t>字典树-谢正平</w:t>
      </w:r>
    </w:p>
    <w:p w:rsidR="009524FA" w:rsidRPr="00C81BAD" w:rsidRDefault="009524FA" w:rsidP="00320157">
      <w:pPr>
        <w:rPr>
          <w:rFonts w:ascii="宋体" w:eastAsia="宋体" w:hAnsi="宋体"/>
        </w:rPr>
      </w:pPr>
      <w:r w:rsidRPr="00C81BAD">
        <w:rPr>
          <w:rFonts w:ascii="宋体" w:eastAsia="宋体" w:hAnsi="宋体" w:hint="eastAsia"/>
        </w:rPr>
        <w:t>AC自动机</w:t>
      </w:r>
    </w:p>
    <w:p w:rsidR="009524FA" w:rsidRPr="00C81BAD" w:rsidRDefault="009524FA" w:rsidP="00320157">
      <w:pPr>
        <w:rPr>
          <w:rFonts w:ascii="宋体" w:eastAsia="宋体" w:hAnsi="宋体"/>
          <w:b/>
        </w:rPr>
      </w:pPr>
      <w:r w:rsidRPr="00C81BAD">
        <w:rPr>
          <w:rFonts w:ascii="宋体" w:eastAsia="宋体" w:hAnsi="宋体" w:hint="eastAsia"/>
          <w:b/>
        </w:rPr>
        <w:t>数据结构</w:t>
      </w:r>
    </w:p>
    <w:p w:rsidR="009524FA" w:rsidRPr="00C81BAD" w:rsidRDefault="009524FA" w:rsidP="00320157">
      <w:pPr>
        <w:rPr>
          <w:rFonts w:ascii="宋体" w:eastAsia="宋体" w:hAnsi="宋体"/>
        </w:rPr>
      </w:pPr>
      <w:r w:rsidRPr="00C81BAD">
        <w:rPr>
          <w:rFonts w:ascii="宋体" w:eastAsia="宋体" w:hAnsi="宋体" w:hint="eastAsia"/>
        </w:rPr>
        <w:t>线段树-叶文豪</w:t>
      </w:r>
    </w:p>
    <w:p w:rsidR="00E90A8F" w:rsidRPr="00C81BAD" w:rsidRDefault="00E90A8F" w:rsidP="00320157">
      <w:pPr>
        <w:rPr>
          <w:rFonts w:ascii="宋体" w:eastAsia="宋体" w:hAnsi="宋体"/>
          <w:b/>
        </w:rPr>
      </w:pPr>
      <w:r w:rsidRPr="00C81BAD">
        <w:rPr>
          <w:rFonts w:ascii="宋体" w:eastAsia="宋体" w:hAnsi="宋体" w:hint="eastAsia"/>
          <w:b/>
        </w:rPr>
        <w:t>数学</w:t>
      </w:r>
    </w:p>
    <w:p w:rsidR="00E90A8F" w:rsidRPr="00C81BAD" w:rsidRDefault="00E90A8F" w:rsidP="00320157">
      <w:pPr>
        <w:rPr>
          <w:rFonts w:ascii="宋体" w:eastAsia="宋体" w:hAnsi="宋体"/>
        </w:rPr>
      </w:pPr>
      <w:r w:rsidRPr="00C81BAD">
        <w:rPr>
          <w:rFonts w:ascii="宋体" w:eastAsia="宋体" w:hAnsi="宋体" w:hint="eastAsia"/>
        </w:rPr>
        <w:t>数论-谢正平</w:t>
      </w:r>
    </w:p>
    <w:p w:rsidR="00E90A8F" w:rsidRPr="00C81BAD" w:rsidRDefault="00E90A8F" w:rsidP="00320157">
      <w:pPr>
        <w:rPr>
          <w:rFonts w:ascii="宋体" w:eastAsia="宋体" w:hAnsi="宋体"/>
        </w:rPr>
      </w:pPr>
      <w:r w:rsidRPr="00C81BAD">
        <w:rPr>
          <w:rFonts w:ascii="宋体" w:eastAsia="宋体" w:hAnsi="宋体" w:hint="eastAsia"/>
        </w:rPr>
        <w:lastRenderedPageBreak/>
        <w:t>计算几何-叶文豪</w:t>
      </w:r>
    </w:p>
    <w:p w:rsidR="003239E9" w:rsidRPr="00C81BAD" w:rsidRDefault="003239E9" w:rsidP="003239E9">
      <w:pPr>
        <w:pStyle w:val="2"/>
        <w:rPr>
          <w:rFonts w:ascii="宋体" w:eastAsia="宋体" w:hAnsi="宋体"/>
        </w:rPr>
      </w:pPr>
      <w:bookmarkStart w:id="316" w:name="_Toc523521398"/>
      <w:r w:rsidRPr="00C81BAD">
        <w:rPr>
          <w:rFonts w:ascii="宋体" w:eastAsia="宋体" w:hAnsi="宋体" w:hint="eastAsia"/>
        </w:rPr>
        <w:t>牛客网-第1场-</w:t>
      </w:r>
      <w:r w:rsidRPr="00C81BAD">
        <w:rPr>
          <w:rFonts w:ascii="宋体" w:eastAsia="宋体" w:hAnsi="宋体"/>
        </w:rPr>
        <w:t>2018.7.19</w:t>
      </w:r>
      <w:r w:rsidR="0045595C" w:rsidRPr="00C81BAD">
        <w:rPr>
          <w:rFonts w:ascii="宋体" w:eastAsia="宋体" w:hAnsi="宋体" w:hint="eastAsia"/>
        </w:rPr>
        <w:t>（周四）</w:t>
      </w:r>
      <w:bookmarkEnd w:id="316"/>
    </w:p>
    <w:p w:rsidR="00E77A6C" w:rsidRPr="00C81BAD" w:rsidRDefault="00E77A6C" w:rsidP="00F6146A">
      <w:pPr>
        <w:rPr>
          <w:rFonts w:ascii="宋体" w:eastAsia="宋体" w:hAnsi="宋体"/>
        </w:rPr>
      </w:pPr>
      <w:r w:rsidRPr="00C81BAD">
        <w:rPr>
          <w:rFonts w:ascii="宋体" w:eastAsia="宋体" w:hAnsi="宋体" w:hint="eastAsia"/>
        </w:rPr>
        <w:t>已处理-A-铜牌题</w:t>
      </w:r>
    </w:p>
    <w:p w:rsidR="00E77A6C" w:rsidRPr="00C81BAD" w:rsidRDefault="00E77A6C" w:rsidP="00F6146A">
      <w:pPr>
        <w:rPr>
          <w:rFonts w:ascii="宋体" w:eastAsia="宋体" w:hAnsi="宋体"/>
        </w:rPr>
      </w:pPr>
      <w:r w:rsidRPr="00C81BAD">
        <w:rPr>
          <w:rFonts w:ascii="宋体" w:eastAsia="宋体" w:hAnsi="宋体" w:hint="eastAsia"/>
        </w:rPr>
        <w:t>已处理-</w:t>
      </w:r>
      <w:r w:rsidRPr="00C81BAD">
        <w:rPr>
          <w:rFonts w:ascii="宋体" w:eastAsia="宋体" w:hAnsi="宋体"/>
        </w:rPr>
        <w:t>B</w:t>
      </w:r>
      <w:r w:rsidRPr="00C81BAD">
        <w:rPr>
          <w:rFonts w:ascii="宋体" w:eastAsia="宋体" w:hAnsi="宋体" w:hint="eastAsia"/>
        </w:rPr>
        <w:t>-银牌题</w:t>
      </w:r>
    </w:p>
    <w:p w:rsidR="00E77A6C" w:rsidRPr="00C81BAD" w:rsidRDefault="00E77A6C" w:rsidP="00F6146A">
      <w:pPr>
        <w:rPr>
          <w:rFonts w:ascii="宋体" w:eastAsia="宋体" w:hAnsi="宋体"/>
        </w:rPr>
      </w:pPr>
      <w:r w:rsidRPr="00C81BAD">
        <w:rPr>
          <w:rFonts w:ascii="宋体" w:eastAsia="宋体" w:hAnsi="宋体" w:hint="eastAsia"/>
        </w:rPr>
        <w:t>已处理-</w:t>
      </w:r>
      <w:r w:rsidRPr="00C81BAD">
        <w:rPr>
          <w:rFonts w:ascii="宋体" w:eastAsia="宋体" w:hAnsi="宋体"/>
        </w:rPr>
        <w:t>C</w:t>
      </w:r>
      <w:r w:rsidRPr="00C81BAD">
        <w:rPr>
          <w:rFonts w:ascii="宋体" w:eastAsia="宋体" w:hAnsi="宋体" w:hint="eastAsia"/>
        </w:rPr>
        <w:t>-金牌题</w:t>
      </w:r>
    </w:p>
    <w:p w:rsidR="00E77A6C" w:rsidRPr="00C81BAD" w:rsidRDefault="00EB7FE9" w:rsidP="00F6146A">
      <w:pPr>
        <w:rPr>
          <w:rFonts w:ascii="宋体" w:eastAsia="宋体" w:hAnsi="宋体"/>
        </w:rPr>
      </w:pPr>
      <w:r w:rsidRPr="00C81BAD">
        <w:rPr>
          <w:rFonts w:ascii="宋体" w:eastAsia="宋体" w:hAnsi="宋体" w:hint="eastAsia"/>
        </w:rPr>
        <w:t>已处理-</w:t>
      </w:r>
      <w:r w:rsidR="00E77A6C" w:rsidRPr="00C81BAD">
        <w:rPr>
          <w:rFonts w:ascii="宋体" w:eastAsia="宋体" w:hAnsi="宋体"/>
        </w:rPr>
        <w:t>D</w:t>
      </w:r>
      <w:r w:rsidRPr="00C81BAD">
        <w:rPr>
          <w:rFonts w:ascii="宋体" w:eastAsia="宋体" w:hAnsi="宋体" w:hint="eastAsia"/>
        </w:rPr>
        <w:t>-铜牌题</w:t>
      </w:r>
    </w:p>
    <w:p w:rsidR="00E77A6C" w:rsidRPr="00C81BAD" w:rsidRDefault="00EB7FE9" w:rsidP="00F6146A">
      <w:pPr>
        <w:rPr>
          <w:rFonts w:ascii="宋体" w:eastAsia="宋体" w:hAnsi="宋体"/>
        </w:rPr>
      </w:pPr>
      <w:r w:rsidRPr="00C81BAD">
        <w:rPr>
          <w:rFonts w:ascii="宋体" w:eastAsia="宋体" w:hAnsi="宋体" w:hint="eastAsia"/>
        </w:rPr>
        <w:t>已处理-</w:t>
      </w:r>
      <w:r w:rsidR="00E77A6C" w:rsidRPr="00C81BAD">
        <w:rPr>
          <w:rFonts w:ascii="宋体" w:eastAsia="宋体" w:hAnsi="宋体"/>
        </w:rPr>
        <w:t>E</w:t>
      </w:r>
      <w:r w:rsidRPr="00C81BAD">
        <w:rPr>
          <w:rFonts w:ascii="宋体" w:eastAsia="宋体" w:hAnsi="宋体" w:hint="eastAsia"/>
        </w:rPr>
        <w:t>-银牌题</w:t>
      </w:r>
    </w:p>
    <w:p w:rsidR="00E77A6C" w:rsidRPr="00C81BAD" w:rsidRDefault="00EB7FE9" w:rsidP="00F6146A">
      <w:pPr>
        <w:rPr>
          <w:rFonts w:ascii="宋体" w:eastAsia="宋体" w:hAnsi="宋体"/>
        </w:rPr>
      </w:pPr>
      <w:r w:rsidRPr="00C81BAD">
        <w:rPr>
          <w:rFonts w:ascii="宋体" w:eastAsia="宋体" w:hAnsi="宋体" w:hint="eastAsia"/>
        </w:rPr>
        <w:t>已处理-</w:t>
      </w:r>
      <w:r w:rsidR="00E77A6C" w:rsidRPr="00C81BAD">
        <w:rPr>
          <w:rFonts w:ascii="宋体" w:eastAsia="宋体" w:hAnsi="宋体"/>
        </w:rPr>
        <w:t>F</w:t>
      </w:r>
      <w:r w:rsidRPr="00C81BAD">
        <w:rPr>
          <w:rFonts w:ascii="宋体" w:eastAsia="宋体" w:hAnsi="宋体" w:hint="eastAsia"/>
        </w:rPr>
        <w:t>-银牌题</w:t>
      </w:r>
    </w:p>
    <w:p w:rsidR="00E77A6C" w:rsidRPr="00C81BAD" w:rsidRDefault="00EB7FE9" w:rsidP="00F6146A">
      <w:pPr>
        <w:rPr>
          <w:rFonts w:ascii="宋体" w:eastAsia="宋体" w:hAnsi="宋体"/>
        </w:rPr>
      </w:pPr>
      <w:r w:rsidRPr="00C81BAD">
        <w:rPr>
          <w:rFonts w:ascii="宋体" w:eastAsia="宋体" w:hAnsi="宋体" w:hint="eastAsia"/>
        </w:rPr>
        <w:t>已处理-</w:t>
      </w:r>
      <w:r w:rsidR="00E77A6C" w:rsidRPr="00C81BAD">
        <w:rPr>
          <w:rFonts w:ascii="宋体" w:eastAsia="宋体" w:hAnsi="宋体"/>
        </w:rPr>
        <w:t>G</w:t>
      </w:r>
      <w:r w:rsidRPr="00C81BAD">
        <w:rPr>
          <w:rFonts w:ascii="宋体" w:eastAsia="宋体" w:hAnsi="宋体" w:hint="eastAsia"/>
        </w:rPr>
        <w:t>-金牌题</w:t>
      </w:r>
    </w:p>
    <w:p w:rsidR="00E77A6C" w:rsidRPr="00C81BAD" w:rsidRDefault="00EB7FE9" w:rsidP="00F6146A">
      <w:pPr>
        <w:rPr>
          <w:rFonts w:ascii="宋体" w:eastAsia="宋体" w:hAnsi="宋体"/>
        </w:rPr>
      </w:pPr>
      <w:r w:rsidRPr="00C81BAD">
        <w:rPr>
          <w:rFonts w:ascii="宋体" w:eastAsia="宋体" w:hAnsi="宋体" w:hint="eastAsia"/>
        </w:rPr>
        <w:t>已处理-</w:t>
      </w:r>
      <w:r w:rsidR="00E77A6C" w:rsidRPr="00C81BAD">
        <w:rPr>
          <w:rFonts w:ascii="宋体" w:eastAsia="宋体" w:hAnsi="宋体"/>
        </w:rPr>
        <w:t>H</w:t>
      </w:r>
      <w:r w:rsidRPr="00C81BAD">
        <w:rPr>
          <w:rFonts w:ascii="宋体" w:eastAsia="宋体" w:hAnsi="宋体" w:hint="eastAsia"/>
        </w:rPr>
        <w:t>-金牌题</w:t>
      </w:r>
    </w:p>
    <w:p w:rsidR="00E77A6C" w:rsidRPr="00C81BAD" w:rsidRDefault="00EB7FE9" w:rsidP="00F6146A">
      <w:pPr>
        <w:rPr>
          <w:rFonts w:ascii="宋体" w:eastAsia="宋体" w:hAnsi="宋体"/>
        </w:rPr>
      </w:pPr>
      <w:r w:rsidRPr="00C81BAD">
        <w:rPr>
          <w:rFonts w:ascii="宋体" w:eastAsia="宋体" w:hAnsi="宋体" w:hint="eastAsia"/>
        </w:rPr>
        <w:t>已处理-</w:t>
      </w:r>
      <w:r w:rsidR="00E77A6C" w:rsidRPr="00C81BAD">
        <w:rPr>
          <w:rFonts w:ascii="宋体" w:eastAsia="宋体" w:hAnsi="宋体"/>
        </w:rPr>
        <w:t>I</w:t>
      </w:r>
      <w:r w:rsidRPr="00C81BAD">
        <w:rPr>
          <w:rFonts w:ascii="宋体" w:eastAsia="宋体" w:hAnsi="宋体" w:hint="eastAsia"/>
        </w:rPr>
        <w:t>-金牌题</w:t>
      </w:r>
    </w:p>
    <w:p w:rsidR="005D11B9" w:rsidRPr="00C81BAD" w:rsidRDefault="00EB7FE9" w:rsidP="00AF2A14">
      <w:pPr>
        <w:rPr>
          <w:rFonts w:ascii="宋体" w:eastAsia="宋体" w:hAnsi="宋体"/>
        </w:rPr>
      </w:pPr>
      <w:r w:rsidRPr="00C81BAD">
        <w:rPr>
          <w:rFonts w:ascii="宋体" w:eastAsia="宋体" w:hAnsi="宋体" w:hint="eastAsia"/>
        </w:rPr>
        <w:t>已处理-</w:t>
      </w:r>
      <w:r w:rsidR="00E77A6C" w:rsidRPr="00C81BAD">
        <w:rPr>
          <w:rFonts w:ascii="宋体" w:eastAsia="宋体" w:hAnsi="宋体"/>
        </w:rPr>
        <w:t>J</w:t>
      </w:r>
      <w:r w:rsidRPr="00C81BAD">
        <w:rPr>
          <w:rFonts w:ascii="宋体" w:eastAsia="宋体" w:hAnsi="宋体" w:hint="eastAsia"/>
        </w:rPr>
        <w:t>-金牌题</w:t>
      </w:r>
    </w:p>
    <w:p w:rsidR="003239E9" w:rsidRPr="00C81BAD" w:rsidRDefault="003239E9" w:rsidP="005A16AE">
      <w:pPr>
        <w:pStyle w:val="2"/>
        <w:rPr>
          <w:rFonts w:ascii="宋体" w:eastAsia="宋体" w:hAnsi="宋体"/>
        </w:rPr>
      </w:pPr>
      <w:bookmarkStart w:id="317" w:name="_Toc523521399"/>
      <w:r w:rsidRPr="00C81BAD">
        <w:rPr>
          <w:rFonts w:ascii="宋体" w:eastAsia="宋体" w:hAnsi="宋体" w:hint="eastAsia"/>
        </w:rPr>
        <w:t>ACM-</w:t>
      </w:r>
      <w:r w:rsidRPr="00C81BAD">
        <w:rPr>
          <w:rFonts w:ascii="宋体" w:eastAsia="宋体" w:hAnsi="宋体"/>
        </w:rPr>
        <w:t>ICPC</w:t>
      </w:r>
      <w:r w:rsidRPr="00C81BAD">
        <w:rPr>
          <w:rFonts w:ascii="宋体" w:eastAsia="宋体" w:hAnsi="宋体" w:hint="eastAsia"/>
        </w:rPr>
        <w:t>-上海大都会赛-</w:t>
      </w:r>
      <w:r w:rsidRPr="00C81BAD">
        <w:rPr>
          <w:rFonts w:ascii="宋体" w:eastAsia="宋体" w:hAnsi="宋体"/>
        </w:rPr>
        <w:t>2018.7.21</w:t>
      </w:r>
      <w:r w:rsidR="0045595C" w:rsidRPr="00C81BAD">
        <w:rPr>
          <w:rFonts w:ascii="宋体" w:eastAsia="宋体" w:hAnsi="宋体" w:hint="eastAsia"/>
        </w:rPr>
        <w:t>（周六）</w:t>
      </w:r>
      <w:bookmarkEnd w:id="317"/>
    </w:p>
    <w:p w:rsidR="00C11F42" w:rsidRPr="00C81BAD" w:rsidRDefault="00C11F42" w:rsidP="000C5C41">
      <w:pPr>
        <w:rPr>
          <w:rFonts w:ascii="宋体" w:eastAsia="宋体" w:hAnsi="宋体"/>
        </w:rPr>
      </w:pPr>
      <w:r w:rsidRPr="00C81BAD">
        <w:rPr>
          <w:rFonts w:ascii="宋体" w:eastAsia="宋体" w:hAnsi="宋体" w:hint="eastAsia"/>
        </w:rPr>
        <w:t>热身赛</w:t>
      </w:r>
    </w:p>
    <w:p w:rsidR="00C11F42" w:rsidRPr="00C81BAD" w:rsidRDefault="00C11F42" w:rsidP="000C5C41">
      <w:pPr>
        <w:rPr>
          <w:rFonts w:ascii="宋体" w:eastAsia="宋体" w:hAnsi="宋体"/>
        </w:rPr>
      </w:pPr>
      <w:r w:rsidRPr="00C81BAD">
        <w:rPr>
          <w:rFonts w:ascii="宋体" w:eastAsia="宋体" w:hAnsi="宋体" w:hint="eastAsia"/>
        </w:rPr>
        <w:t>A-线段树-铜牌题</w:t>
      </w:r>
    </w:p>
    <w:p w:rsidR="00C11F42" w:rsidRPr="00C81BAD" w:rsidRDefault="00C11F42" w:rsidP="000C5C41">
      <w:pPr>
        <w:rPr>
          <w:rFonts w:ascii="宋体" w:eastAsia="宋体" w:hAnsi="宋体"/>
        </w:rPr>
      </w:pPr>
      <w:r w:rsidRPr="00C81BAD">
        <w:rPr>
          <w:rFonts w:ascii="宋体" w:eastAsia="宋体" w:hAnsi="宋体" w:hint="eastAsia"/>
        </w:rPr>
        <w:t>√-</w:t>
      </w:r>
      <w:r w:rsidRPr="00C81BAD">
        <w:rPr>
          <w:rFonts w:ascii="宋体" w:eastAsia="宋体" w:hAnsi="宋体"/>
        </w:rPr>
        <w:t>B</w:t>
      </w:r>
      <w:r w:rsidRPr="00C81BAD">
        <w:rPr>
          <w:rFonts w:ascii="宋体" w:eastAsia="宋体" w:hAnsi="宋体" w:hint="eastAsia"/>
        </w:rPr>
        <w:t>-签到</w:t>
      </w:r>
    </w:p>
    <w:p w:rsidR="00C11F42" w:rsidRPr="00C81BAD" w:rsidRDefault="00C11F42" w:rsidP="000C5C41">
      <w:pPr>
        <w:rPr>
          <w:rFonts w:ascii="宋体" w:eastAsia="宋体" w:hAnsi="宋体"/>
        </w:rPr>
      </w:pPr>
      <w:r w:rsidRPr="00C81BAD">
        <w:rPr>
          <w:rFonts w:ascii="宋体" w:eastAsia="宋体" w:hAnsi="宋体"/>
        </w:rPr>
        <w:t>C</w:t>
      </w:r>
      <w:r w:rsidRPr="00C81BAD">
        <w:rPr>
          <w:rFonts w:ascii="宋体" w:eastAsia="宋体" w:hAnsi="宋体" w:hint="eastAsia"/>
        </w:rPr>
        <w:t>-数论-铜牌题</w:t>
      </w:r>
    </w:p>
    <w:p w:rsidR="00C11F42" w:rsidRPr="00C81BAD" w:rsidRDefault="00C11F42" w:rsidP="000C5C41">
      <w:pPr>
        <w:rPr>
          <w:rFonts w:ascii="宋体" w:eastAsia="宋体" w:hAnsi="宋体"/>
        </w:rPr>
      </w:pPr>
      <w:r w:rsidRPr="00C81BAD">
        <w:rPr>
          <w:rFonts w:ascii="宋体" w:eastAsia="宋体" w:hAnsi="宋体"/>
        </w:rPr>
        <w:t>D</w:t>
      </w:r>
    </w:p>
    <w:p w:rsidR="00C11F42" w:rsidRPr="00C81BAD" w:rsidRDefault="00C11F42" w:rsidP="000C5C41">
      <w:pPr>
        <w:rPr>
          <w:rFonts w:ascii="宋体" w:eastAsia="宋体" w:hAnsi="宋体"/>
        </w:rPr>
      </w:pPr>
      <w:r w:rsidRPr="00C81BAD">
        <w:rPr>
          <w:rFonts w:ascii="宋体" w:eastAsia="宋体" w:hAnsi="宋体" w:hint="eastAsia"/>
        </w:rPr>
        <w:t>正赛</w:t>
      </w:r>
    </w:p>
    <w:p w:rsidR="000C5C41" w:rsidRPr="00C81BAD" w:rsidRDefault="000C5C41" w:rsidP="000C5C41">
      <w:pPr>
        <w:rPr>
          <w:rFonts w:ascii="宋体" w:eastAsia="宋体" w:hAnsi="宋体"/>
        </w:rPr>
      </w:pPr>
      <w:r w:rsidRPr="00C81BAD">
        <w:rPr>
          <w:rFonts w:ascii="宋体" w:eastAsia="宋体" w:hAnsi="宋体" w:hint="eastAsia"/>
        </w:rPr>
        <w:t>A</w:t>
      </w:r>
      <w:r w:rsidR="00830CA2" w:rsidRPr="00C81BAD">
        <w:rPr>
          <w:rFonts w:ascii="宋体" w:eastAsia="宋体" w:hAnsi="宋体" w:hint="eastAsia"/>
        </w:rPr>
        <w:t>-</w:t>
      </w:r>
      <w:r w:rsidR="00BE710F" w:rsidRPr="00C81BAD">
        <w:rPr>
          <w:rFonts w:ascii="宋体" w:eastAsia="宋体" w:hAnsi="宋体" w:hint="eastAsia"/>
        </w:rPr>
        <w:t>计算几何（随机？）-</w:t>
      </w:r>
      <w:r w:rsidR="00830CA2" w:rsidRPr="00C81BAD">
        <w:rPr>
          <w:rFonts w:ascii="宋体" w:eastAsia="宋体" w:hAnsi="宋体" w:hint="eastAsia"/>
        </w:rPr>
        <w:t>铜牌题</w:t>
      </w:r>
    </w:p>
    <w:p w:rsidR="000C5C41" w:rsidRPr="00C81BAD" w:rsidRDefault="000C5C41" w:rsidP="000C5C41">
      <w:pPr>
        <w:rPr>
          <w:rFonts w:ascii="宋体" w:eastAsia="宋体" w:hAnsi="宋体"/>
        </w:rPr>
      </w:pPr>
      <w:r w:rsidRPr="00C81BAD">
        <w:rPr>
          <w:rFonts w:ascii="宋体" w:eastAsia="宋体" w:hAnsi="宋体"/>
        </w:rPr>
        <w:t>B</w:t>
      </w:r>
      <w:r w:rsidR="00830CA2" w:rsidRPr="00C81BAD">
        <w:rPr>
          <w:rFonts w:ascii="宋体" w:eastAsia="宋体" w:hAnsi="宋体" w:hint="eastAsia"/>
        </w:rPr>
        <w:t>-签到</w:t>
      </w:r>
    </w:p>
    <w:p w:rsidR="000C5C41" w:rsidRPr="00C81BAD" w:rsidRDefault="000C5C41" w:rsidP="000C5C41">
      <w:pPr>
        <w:rPr>
          <w:rFonts w:ascii="宋体" w:eastAsia="宋体" w:hAnsi="宋体"/>
        </w:rPr>
      </w:pPr>
      <w:r w:rsidRPr="00C81BAD">
        <w:rPr>
          <w:rFonts w:ascii="宋体" w:eastAsia="宋体" w:hAnsi="宋体"/>
        </w:rPr>
        <w:t>C</w:t>
      </w:r>
      <w:r w:rsidR="00830CA2" w:rsidRPr="00C81BAD">
        <w:rPr>
          <w:rFonts w:ascii="宋体" w:eastAsia="宋体" w:hAnsi="宋体" w:hint="eastAsia"/>
        </w:rPr>
        <w:t>-金牌题</w:t>
      </w:r>
    </w:p>
    <w:p w:rsidR="000C5C41" w:rsidRPr="00C81BAD" w:rsidRDefault="00C11F42" w:rsidP="000C5C41">
      <w:pPr>
        <w:rPr>
          <w:rFonts w:ascii="宋体" w:eastAsia="宋体" w:hAnsi="宋体"/>
        </w:rPr>
      </w:pPr>
      <w:r w:rsidRPr="00C81BAD">
        <w:rPr>
          <w:rFonts w:ascii="宋体" w:eastAsia="宋体" w:hAnsi="宋体" w:hint="eastAsia"/>
        </w:rPr>
        <w:t>√-</w:t>
      </w:r>
      <w:r w:rsidR="000C5C41" w:rsidRPr="00C81BAD">
        <w:rPr>
          <w:rFonts w:ascii="宋体" w:eastAsia="宋体" w:hAnsi="宋体"/>
        </w:rPr>
        <w:t>D</w:t>
      </w:r>
      <w:r w:rsidR="00830CA2" w:rsidRPr="00C81BAD">
        <w:rPr>
          <w:rFonts w:ascii="宋体" w:eastAsia="宋体" w:hAnsi="宋体" w:hint="eastAsia"/>
        </w:rPr>
        <w:t>-签到</w:t>
      </w:r>
    </w:p>
    <w:p w:rsidR="000C5C41" w:rsidRPr="00C81BAD" w:rsidRDefault="000C5C41" w:rsidP="000C5C41">
      <w:pPr>
        <w:rPr>
          <w:rFonts w:ascii="宋体" w:eastAsia="宋体" w:hAnsi="宋体"/>
        </w:rPr>
      </w:pPr>
      <w:r w:rsidRPr="00C81BAD">
        <w:rPr>
          <w:rFonts w:ascii="宋体" w:eastAsia="宋体" w:hAnsi="宋体"/>
        </w:rPr>
        <w:t>E</w:t>
      </w:r>
      <w:r w:rsidR="00830CA2" w:rsidRPr="00C81BAD">
        <w:rPr>
          <w:rFonts w:ascii="宋体" w:eastAsia="宋体" w:hAnsi="宋体" w:hint="eastAsia"/>
        </w:rPr>
        <w:t>-金牌题</w:t>
      </w:r>
    </w:p>
    <w:p w:rsidR="000C5C41" w:rsidRPr="00C81BAD" w:rsidRDefault="000C5C41" w:rsidP="000C5C41">
      <w:pPr>
        <w:rPr>
          <w:rFonts w:ascii="宋体" w:eastAsia="宋体" w:hAnsi="宋体"/>
        </w:rPr>
      </w:pPr>
      <w:r w:rsidRPr="00C81BAD">
        <w:rPr>
          <w:rFonts w:ascii="宋体" w:eastAsia="宋体" w:hAnsi="宋体"/>
        </w:rPr>
        <w:t>F</w:t>
      </w:r>
      <w:r w:rsidRPr="00C81BAD">
        <w:rPr>
          <w:rFonts w:ascii="宋体" w:eastAsia="宋体" w:hAnsi="宋体" w:hint="eastAsia"/>
        </w:rPr>
        <w:t>-扫描线-铜牌题</w:t>
      </w:r>
    </w:p>
    <w:p w:rsidR="000C5C41" w:rsidRPr="00C81BAD" w:rsidRDefault="000C5C41" w:rsidP="000C5C41">
      <w:pPr>
        <w:rPr>
          <w:rFonts w:ascii="宋体" w:eastAsia="宋体" w:hAnsi="宋体"/>
        </w:rPr>
      </w:pPr>
      <w:r w:rsidRPr="00C81BAD">
        <w:rPr>
          <w:rFonts w:ascii="宋体" w:eastAsia="宋体" w:hAnsi="宋体"/>
        </w:rPr>
        <w:t>G</w:t>
      </w:r>
      <w:r w:rsidRPr="00C81BAD">
        <w:rPr>
          <w:rFonts w:ascii="宋体" w:eastAsia="宋体" w:hAnsi="宋体" w:hint="eastAsia"/>
        </w:rPr>
        <w:t>-计算几何-金牌题</w:t>
      </w:r>
    </w:p>
    <w:p w:rsidR="000C5C41" w:rsidRPr="00C81BAD" w:rsidRDefault="000C5C41" w:rsidP="000C5C41">
      <w:pPr>
        <w:rPr>
          <w:rFonts w:ascii="宋体" w:eastAsia="宋体" w:hAnsi="宋体"/>
        </w:rPr>
      </w:pPr>
      <w:r w:rsidRPr="00C81BAD">
        <w:rPr>
          <w:rFonts w:ascii="宋体" w:eastAsia="宋体" w:hAnsi="宋体"/>
        </w:rPr>
        <w:t>H</w:t>
      </w:r>
      <w:r w:rsidRPr="00C81BAD">
        <w:rPr>
          <w:rFonts w:ascii="宋体" w:eastAsia="宋体" w:hAnsi="宋体" w:hint="eastAsia"/>
        </w:rPr>
        <w:t>-线段树-金牌题</w:t>
      </w:r>
    </w:p>
    <w:p w:rsidR="000C5C41" w:rsidRPr="00C81BAD" w:rsidRDefault="000C5C41" w:rsidP="000C5C41">
      <w:pPr>
        <w:rPr>
          <w:rFonts w:ascii="宋体" w:eastAsia="宋体" w:hAnsi="宋体"/>
        </w:rPr>
      </w:pPr>
      <w:r w:rsidRPr="00C81BAD">
        <w:rPr>
          <w:rFonts w:ascii="宋体" w:eastAsia="宋体" w:hAnsi="宋体"/>
        </w:rPr>
        <w:t>I</w:t>
      </w:r>
      <w:r w:rsidRPr="00C81BAD">
        <w:rPr>
          <w:rFonts w:ascii="宋体" w:eastAsia="宋体" w:hAnsi="宋体" w:hint="eastAsia"/>
        </w:rPr>
        <w:t>-枚举贪心-铜牌题</w:t>
      </w:r>
    </w:p>
    <w:p w:rsidR="000C5C41" w:rsidRPr="00C81BAD" w:rsidRDefault="000C5C41" w:rsidP="000C5C41">
      <w:pPr>
        <w:rPr>
          <w:rFonts w:ascii="宋体" w:eastAsia="宋体" w:hAnsi="宋体"/>
        </w:rPr>
      </w:pPr>
      <w:r w:rsidRPr="00C81BAD">
        <w:rPr>
          <w:rFonts w:ascii="宋体" w:eastAsia="宋体" w:hAnsi="宋体"/>
        </w:rPr>
        <w:t>J</w:t>
      </w:r>
      <w:r w:rsidRPr="00C81BAD">
        <w:rPr>
          <w:rFonts w:ascii="宋体" w:eastAsia="宋体" w:hAnsi="宋体" w:hint="eastAsia"/>
        </w:rPr>
        <w:t>-</w:t>
      </w:r>
      <w:r w:rsidRPr="00C81BAD">
        <w:rPr>
          <w:rFonts w:ascii="宋体" w:eastAsia="宋体" w:hAnsi="宋体"/>
        </w:rPr>
        <w:t>DP</w:t>
      </w:r>
      <w:r w:rsidRPr="00C81BAD">
        <w:rPr>
          <w:rFonts w:ascii="宋体" w:eastAsia="宋体" w:hAnsi="宋体" w:hint="eastAsia"/>
        </w:rPr>
        <w:t>-铜牌题</w:t>
      </w:r>
    </w:p>
    <w:p w:rsidR="000C5C41" w:rsidRPr="00C81BAD" w:rsidRDefault="00C11F42" w:rsidP="000C5C41">
      <w:pPr>
        <w:rPr>
          <w:rFonts w:ascii="宋体" w:eastAsia="宋体" w:hAnsi="宋体"/>
        </w:rPr>
      </w:pPr>
      <w:r w:rsidRPr="00C81BAD">
        <w:rPr>
          <w:rFonts w:ascii="宋体" w:eastAsia="宋体" w:hAnsi="宋体" w:hint="eastAsia"/>
        </w:rPr>
        <w:t>√-</w:t>
      </w:r>
      <w:r w:rsidR="000C5C41" w:rsidRPr="00C81BAD">
        <w:rPr>
          <w:rFonts w:ascii="宋体" w:eastAsia="宋体" w:hAnsi="宋体"/>
        </w:rPr>
        <w:t>K</w:t>
      </w:r>
      <w:r w:rsidR="00830CA2" w:rsidRPr="00C81BAD">
        <w:rPr>
          <w:rFonts w:ascii="宋体" w:eastAsia="宋体" w:hAnsi="宋体" w:hint="eastAsia"/>
        </w:rPr>
        <w:t>-签到</w:t>
      </w:r>
    </w:p>
    <w:p w:rsidR="00830CA2" w:rsidRPr="00C81BAD" w:rsidRDefault="00830CA2" w:rsidP="000C5C41">
      <w:pPr>
        <w:rPr>
          <w:rFonts w:ascii="宋体" w:eastAsia="宋体" w:hAnsi="宋体"/>
        </w:rPr>
      </w:pPr>
      <w:r w:rsidRPr="00C81BAD">
        <w:rPr>
          <w:rFonts w:ascii="宋体" w:eastAsia="宋体" w:hAnsi="宋体" w:hint="eastAsia"/>
        </w:rPr>
        <w:t>L-金牌题</w:t>
      </w:r>
    </w:p>
    <w:p w:rsidR="003239E9" w:rsidRPr="00C81BAD" w:rsidRDefault="003239E9" w:rsidP="005A16AE">
      <w:pPr>
        <w:pStyle w:val="2"/>
        <w:rPr>
          <w:rFonts w:ascii="宋体" w:eastAsia="宋体" w:hAnsi="宋体"/>
        </w:rPr>
      </w:pPr>
      <w:bookmarkStart w:id="318" w:name="_Toc523521400"/>
      <w:r w:rsidRPr="00C81BAD">
        <w:rPr>
          <w:rFonts w:ascii="宋体" w:eastAsia="宋体" w:hAnsi="宋体" w:hint="eastAsia"/>
        </w:rPr>
        <w:t>牛客网-第2场-</w:t>
      </w:r>
      <w:r w:rsidRPr="00C81BAD">
        <w:rPr>
          <w:rFonts w:ascii="宋体" w:eastAsia="宋体" w:hAnsi="宋体"/>
        </w:rPr>
        <w:t>2018.7.21</w:t>
      </w:r>
      <w:r w:rsidR="0045595C" w:rsidRPr="00C81BAD">
        <w:rPr>
          <w:rFonts w:ascii="宋体" w:eastAsia="宋体" w:hAnsi="宋体" w:hint="eastAsia"/>
        </w:rPr>
        <w:t>（周六）</w:t>
      </w:r>
      <w:bookmarkEnd w:id="318"/>
    </w:p>
    <w:p w:rsidR="003239E9" w:rsidRPr="00C81BAD" w:rsidRDefault="00BA4CBC" w:rsidP="00800409">
      <w:pPr>
        <w:rPr>
          <w:rFonts w:ascii="宋体" w:eastAsia="宋体" w:hAnsi="宋体"/>
        </w:rPr>
      </w:pPr>
      <w:r w:rsidRPr="00C81BAD">
        <w:rPr>
          <w:rFonts w:ascii="宋体" w:eastAsia="宋体" w:hAnsi="宋体" w:hint="eastAsia"/>
        </w:rPr>
        <w:t>已处理-</w:t>
      </w:r>
      <w:r w:rsidR="006C2F26" w:rsidRPr="00C81BAD">
        <w:rPr>
          <w:rFonts w:ascii="宋体" w:eastAsia="宋体" w:hAnsi="宋体" w:hint="eastAsia"/>
        </w:rPr>
        <w:t>A-签到题</w:t>
      </w:r>
    </w:p>
    <w:p w:rsidR="006C2F26" w:rsidRPr="00C81BAD" w:rsidRDefault="00BA4CBC" w:rsidP="00800409">
      <w:pPr>
        <w:rPr>
          <w:rFonts w:ascii="宋体" w:eastAsia="宋体" w:hAnsi="宋体"/>
        </w:rPr>
      </w:pPr>
      <w:r w:rsidRPr="00C81BAD">
        <w:rPr>
          <w:rFonts w:ascii="宋体" w:eastAsia="宋体" w:hAnsi="宋体" w:hint="eastAsia"/>
        </w:rPr>
        <w:t>已处理-</w:t>
      </w:r>
      <w:r w:rsidR="006C2F26" w:rsidRPr="00C81BAD">
        <w:rPr>
          <w:rFonts w:ascii="宋体" w:eastAsia="宋体" w:hAnsi="宋体"/>
        </w:rPr>
        <w:t>B</w:t>
      </w:r>
      <w:r w:rsidR="006C2F26" w:rsidRPr="00C81BAD">
        <w:rPr>
          <w:rFonts w:ascii="宋体" w:eastAsia="宋体" w:hAnsi="宋体" w:hint="eastAsia"/>
        </w:rPr>
        <w:t>-</w:t>
      </w:r>
      <w:r w:rsidR="006B4734" w:rsidRPr="00C81BAD">
        <w:rPr>
          <w:rFonts w:ascii="宋体" w:eastAsia="宋体" w:hAnsi="宋体" w:hint="eastAsia"/>
        </w:rPr>
        <w:t>银牌</w:t>
      </w:r>
      <w:r w:rsidR="006C2F26" w:rsidRPr="00C81BAD">
        <w:rPr>
          <w:rFonts w:ascii="宋体" w:eastAsia="宋体" w:hAnsi="宋体" w:hint="eastAsia"/>
        </w:rPr>
        <w:t>题</w:t>
      </w:r>
    </w:p>
    <w:p w:rsidR="006C2F26" w:rsidRPr="00C81BAD" w:rsidRDefault="00E77A6C" w:rsidP="00800409">
      <w:pPr>
        <w:rPr>
          <w:rFonts w:ascii="宋体" w:eastAsia="宋体" w:hAnsi="宋体"/>
        </w:rPr>
      </w:pPr>
      <w:r w:rsidRPr="00C81BAD">
        <w:rPr>
          <w:rFonts w:ascii="宋体" w:eastAsia="宋体" w:hAnsi="宋体" w:hint="eastAsia"/>
        </w:rPr>
        <w:t>已处理-</w:t>
      </w:r>
      <w:r w:rsidR="006C2F26" w:rsidRPr="00C81BAD">
        <w:rPr>
          <w:rFonts w:ascii="宋体" w:eastAsia="宋体" w:hAnsi="宋体"/>
        </w:rPr>
        <w:t>C</w:t>
      </w:r>
      <w:r w:rsidR="006C2F26" w:rsidRPr="00C81BAD">
        <w:rPr>
          <w:rFonts w:ascii="宋体" w:eastAsia="宋体" w:hAnsi="宋体" w:hint="eastAsia"/>
        </w:rPr>
        <w:t>-金牌题</w:t>
      </w:r>
    </w:p>
    <w:p w:rsidR="006C2F26" w:rsidRPr="00C81BAD" w:rsidRDefault="00BA4CBC" w:rsidP="00800409">
      <w:pPr>
        <w:rPr>
          <w:rFonts w:ascii="宋体" w:eastAsia="宋体" w:hAnsi="宋体"/>
        </w:rPr>
      </w:pPr>
      <w:r w:rsidRPr="00C81BAD">
        <w:rPr>
          <w:rFonts w:ascii="宋体" w:eastAsia="宋体" w:hAnsi="宋体" w:hint="eastAsia"/>
        </w:rPr>
        <w:t>已处理-</w:t>
      </w:r>
      <w:r w:rsidR="006C2F26" w:rsidRPr="00C81BAD">
        <w:rPr>
          <w:rFonts w:ascii="宋体" w:eastAsia="宋体" w:hAnsi="宋体"/>
        </w:rPr>
        <w:t>D</w:t>
      </w:r>
      <w:r w:rsidR="006C2F26" w:rsidRPr="00C81BAD">
        <w:rPr>
          <w:rFonts w:ascii="宋体" w:eastAsia="宋体" w:hAnsi="宋体" w:hint="eastAsia"/>
        </w:rPr>
        <w:t>-签到题</w:t>
      </w:r>
    </w:p>
    <w:p w:rsidR="006C2F26" w:rsidRPr="00C81BAD" w:rsidRDefault="00E77A6C" w:rsidP="00800409">
      <w:pPr>
        <w:rPr>
          <w:rFonts w:ascii="宋体" w:eastAsia="宋体" w:hAnsi="宋体"/>
        </w:rPr>
      </w:pPr>
      <w:r w:rsidRPr="00C81BAD">
        <w:rPr>
          <w:rFonts w:ascii="宋体" w:eastAsia="宋体" w:hAnsi="宋体" w:hint="eastAsia"/>
        </w:rPr>
        <w:lastRenderedPageBreak/>
        <w:t>已处理</w:t>
      </w:r>
      <w:r w:rsidRPr="00C81BAD">
        <w:rPr>
          <w:rFonts w:ascii="宋体" w:eastAsia="宋体" w:hAnsi="宋体"/>
        </w:rPr>
        <w:t>-</w:t>
      </w:r>
      <w:r w:rsidR="006C2F26" w:rsidRPr="00C81BAD">
        <w:rPr>
          <w:rFonts w:ascii="宋体" w:eastAsia="宋体" w:hAnsi="宋体"/>
        </w:rPr>
        <w:t>E</w:t>
      </w:r>
      <w:r w:rsidR="006C2F26" w:rsidRPr="00C81BAD">
        <w:rPr>
          <w:rFonts w:ascii="宋体" w:eastAsia="宋体" w:hAnsi="宋体" w:hint="eastAsia"/>
        </w:rPr>
        <w:t>-金牌题</w:t>
      </w:r>
    </w:p>
    <w:p w:rsidR="006C2F26" w:rsidRPr="00C81BAD" w:rsidRDefault="00E77A6C" w:rsidP="00800409">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6C2F26" w:rsidRPr="00C81BAD">
        <w:rPr>
          <w:rFonts w:ascii="宋体" w:eastAsia="宋体" w:hAnsi="宋体"/>
        </w:rPr>
        <w:t>F</w:t>
      </w:r>
      <w:r w:rsidR="006C2F26" w:rsidRPr="00C81BAD">
        <w:rPr>
          <w:rFonts w:ascii="宋体" w:eastAsia="宋体" w:hAnsi="宋体" w:hint="eastAsia"/>
        </w:rPr>
        <w:t>-金牌题</w:t>
      </w:r>
    </w:p>
    <w:p w:rsidR="006C2F26" w:rsidRPr="00C81BAD" w:rsidRDefault="00E77A6C" w:rsidP="00800409">
      <w:pPr>
        <w:rPr>
          <w:rFonts w:ascii="宋体" w:eastAsia="宋体" w:hAnsi="宋体"/>
        </w:rPr>
      </w:pPr>
      <w:r w:rsidRPr="00C81BAD">
        <w:rPr>
          <w:rFonts w:ascii="宋体" w:eastAsia="宋体" w:hAnsi="宋体" w:hint="eastAsia"/>
        </w:rPr>
        <w:t>已处理-</w:t>
      </w:r>
      <w:r w:rsidR="006C2F26" w:rsidRPr="00C81BAD">
        <w:rPr>
          <w:rFonts w:ascii="宋体" w:eastAsia="宋体" w:hAnsi="宋体"/>
        </w:rPr>
        <w:t>G</w:t>
      </w:r>
      <w:r w:rsidR="006C2F26" w:rsidRPr="00C81BAD">
        <w:rPr>
          <w:rFonts w:ascii="宋体" w:eastAsia="宋体" w:hAnsi="宋体" w:hint="eastAsia"/>
        </w:rPr>
        <w:t>-银牌题</w:t>
      </w:r>
    </w:p>
    <w:p w:rsidR="006C2F26" w:rsidRPr="00C81BAD" w:rsidRDefault="00E77A6C" w:rsidP="00800409">
      <w:pPr>
        <w:rPr>
          <w:rFonts w:ascii="宋体" w:eastAsia="宋体" w:hAnsi="宋体"/>
        </w:rPr>
      </w:pPr>
      <w:r w:rsidRPr="00C81BAD">
        <w:rPr>
          <w:rFonts w:ascii="宋体" w:eastAsia="宋体" w:hAnsi="宋体" w:hint="eastAsia"/>
        </w:rPr>
        <w:t>已处理-</w:t>
      </w:r>
      <w:r w:rsidR="006C2F26" w:rsidRPr="00C81BAD">
        <w:rPr>
          <w:rFonts w:ascii="宋体" w:eastAsia="宋体" w:hAnsi="宋体"/>
        </w:rPr>
        <w:t>H</w:t>
      </w:r>
      <w:r w:rsidR="006C2F26" w:rsidRPr="00C81BAD">
        <w:rPr>
          <w:rFonts w:ascii="宋体" w:eastAsia="宋体" w:hAnsi="宋体" w:hint="eastAsia"/>
        </w:rPr>
        <w:t>-银牌题</w:t>
      </w:r>
    </w:p>
    <w:p w:rsidR="006C2F26" w:rsidRPr="00C81BAD" w:rsidRDefault="00E77A6C" w:rsidP="00800409">
      <w:pPr>
        <w:rPr>
          <w:rFonts w:ascii="宋体" w:eastAsia="宋体" w:hAnsi="宋体"/>
        </w:rPr>
      </w:pPr>
      <w:r w:rsidRPr="00C81BAD">
        <w:rPr>
          <w:rFonts w:ascii="宋体" w:eastAsia="宋体" w:hAnsi="宋体" w:hint="eastAsia"/>
        </w:rPr>
        <w:t>已处理-</w:t>
      </w:r>
      <w:r w:rsidR="006C2F26" w:rsidRPr="00C81BAD">
        <w:rPr>
          <w:rFonts w:ascii="宋体" w:eastAsia="宋体" w:hAnsi="宋体"/>
        </w:rPr>
        <w:t>I</w:t>
      </w:r>
      <w:r w:rsidR="006C2F26" w:rsidRPr="00C81BAD">
        <w:rPr>
          <w:rFonts w:ascii="宋体" w:eastAsia="宋体" w:hAnsi="宋体" w:hint="eastAsia"/>
        </w:rPr>
        <w:t>-铜牌题</w:t>
      </w:r>
    </w:p>
    <w:p w:rsidR="006C2F26" w:rsidRPr="00C81BAD" w:rsidRDefault="00E77A6C" w:rsidP="00800409">
      <w:pPr>
        <w:rPr>
          <w:rFonts w:ascii="宋体" w:eastAsia="宋体" w:hAnsi="宋体"/>
        </w:rPr>
      </w:pPr>
      <w:r w:rsidRPr="00C81BAD">
        <w:rPr>
          <w:rFonts w:ascii="宋体" w:eastAsia="宋体" w:hAnsi="宋体" w:hint="eastAsia"/>
        </w:rPr>
        <w:t>已处理-</w:t>
      </w:r>
      <w:r w:rsidR="006C2F26" w:rsidRPr="00C81BAD">
        <w:rPr>
          <w:rFonts w:ascii="宋体" w:eastAsia="宋体" w:hAnsi="宋体"/>
        </w:rPr>
        <w:t>J</w:t>
      </w:r>
      <w:r w:rsidR="006C2F26" w:rsidRPr="00C81BAD">
        <w:rPr>
          <w:rFonts w:ascii="宋体" w:eastAsia="宋体" w:hAnsi="宋体" w:hint="eastAsia"/>
        </w:rPr>
        <w:t>-铜牌题</w:t>
      </w:r>
    </w:p>
    <w:p w:rsidR="00F41371" w:rsidRPr="00C81BAD" w:rsidRDefault="00E77A6C" w:rsidP="00800409">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6C2F26" w:rsidRPr="00C81BAD">
        <w:rPr>
          <w:rFonts w:ascii="宋体" w:eastAsia="宋体" w:hAnsi="宋体"/>
        </w:rPr>
        <w:t>K</w:t>
      </w:r>
      <w:r w:rsidR="006C2F26" w:rsidRPr="00C81BAD">
        <w:rPr>
          <w:rFonts w:ascii="宋体" w:eastAsia="宋体" w:hAnsi="宋体" w:hint="eastAsia"/>
        </w:rPr>
        <w:t>-金牌题</w:t>
      </w:r>
    </w:p>
    <w:p w:rsidR="00800409" w:rsidRPr="00C81BAD" w:rsidRDefault="003239E9" w:rsidP="005A16AE">
      <w:pPr>
        <w:pStyle w:val="2"/>
        <w:rPr>
          <w:rFonts w:ascii="宋体" w:eastAsia="宋体" w:hAnsi="宋体"/>
        </w:rPr>
      </w:pPr>
      <w:bookmarkStart w:id="319" w:name="_Toc523521401"/>
      <w:r w:rsidRPr="00C81BAD">
        <w:rPr>
          <w:rFonts w:ascii="宋体" w:eastAsia="宋体" w:hAnsi="宋体" w:hint="eastAsia"/>
        </w:rPr>
        <w:t>HDU-</w:t>
      </w:r>
      <w:r w:rsidRPr="00C81BAD">
        <w:rPr>
          <w:rFonts w:ascii="宋体" w:eastAsia="宋体" w:hAnsi="宋体"/>
        </w:rPr>
        <w:t>1</w:t>
      </w:r>
      <w:r w:rsidRPr="00C81BAD">
        <w:rPr>
          <w:rFonts w:ascii="宋体" w:eastAsia="宋体" w:hAnsi="宋体" w:hint="eastAsia"/>
        </w:rPr>
        <w:t>-</w:t>
      </w:r>
      <w:r w:rsidRPr="00C81BAD">
        <w:rPr>
          <w:rFonts w:ascii="宋体" w:eastAsia="宋体" w:hAnsi="宋体"/>
        </w:rPr>
        <w:t>2018.7.23</w:t>
      </w:r>
      <w:r w:rsidR="005A16AE" w:rsidRPr="00C81BAD">
        <w:rPr>
          <w:rFonts w:ascii="宋体" w:eastAsia="宋体" w:hAnsi="宋体" w:hint="eastAsia"/>
        </w:rPr>
        <w:t>（周一）</w:t>
      </w:r>
      <w:bookmarkEnd w:id="319"/>
    </w:p>
    <w:p w:rsidR="000C547C" w:rsidRPr="00C81BAD" w:rsidRDefault="00201025"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rPr>
        <w:t>1001</w:t>
      </w:r>
      <w:r w:rsidR="000C547C" w:rsidRPr="00C81BAD">
        <w:rPr>
          <w:rFonts w:ascii="宋体" w:eastAsia="宋体" w:hAnsi="宋体" w:hint="eastAsia"/>
        </w:rPr>
        <w:t>-签到-数论</w:t>
      </w:r>
    </w:p>
    <w:p w:rsidR="000C547C" w:rsidRPr="00C81BAD" w:rsidRDefault="00201025"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rPr>
        <w:t>1002</w:t>
      </w:r>
      <w:r w:rsidR="000C547C" w:rsidRPr="00C81BAD">
        <w:rPr>
          <w:rFonts w:ascii="宋体" w:eastAsia="宋体" w:hAnsi="宋体" w:hint="eastAsia"/>
        </w:rPr>
        <w:t>-铜牌</w:t>
      </w:r>
    </w:p>
    <w:p w:rsidR="000C547C" w:rsidRPr="00C81BAD" w:rsidRDefault="00CD3BB7"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hint="eastAsia"/>
        </w:rPr>
        <w:t>-</w:t>
      </w:r>
      <w:r w:rsidR="000C547C" w:rsidRPr="00C81BAD">
        <w:rPr>
          <w:rFonts w:ascii="宋体" w:eastAsia="宋体" w:hAnsi="宋体"/>
        </w:rPr>
        <w:t>1003</w:t>
      </w:r>
      <w:r w:rsidR="000C547C" w:rsidRPr="00C81BAD">
        <w:rPr>
          <w:rFonts w:ascii="宋体" w:eastAsia="宋体" w:hAnsi="宋体" w:hint="eastAsia"/>
        </w:rPr>
        <w:t>-签到</w:t>
      </w:r>
    </w:p>
    <w:p w:rsidR="000C547C" w:rsidRPr="00C81BAD" w:rsidRDefault="00CD3BB7"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rPr>
        <w:t>1004</w:t>
      </w:r>
      <w:r w:rsidR="000C547C" w:rsidRPr="00C81BAD">
        <w:rPr>
          <w:rFonts w:ascii="宋体" w:eastAsia="宋体" w:hAnsi="宋体" w:hint="eastAsia"/>
        </w:rPr>
        <w:t>-铜牌</w:t>
      </w:r>
    </w:p>
    <w:p w:rsidR="000C547C" w:rsidRPr="00C81BAD" w:rsidRDefault="00CD3BB7" w:rsidP="000C547C">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0C547C" w:rsidRPr="00C81BAD">
        <w:rPr>
          <w:rFonts w:ascii="宋体" w:eastAsia="宋体" w:hAnsi="宋体"/>
        </w:rPr>
        <w:t>1005</w:t>
      </w:r>
      <w:r w:rsidR="000C547C" w:rsidRPr="00C81BAD">
        <w:rPr>
          <w:rFonts w:ascii="宋体" w:eastAsia="宋体" w:hAnsi="宋体" w:hint="eastAsia"/>
        </w:rPr>
        <w:t xml:space="preserve">-金牌  </w:t>
      </w:r>
    </w:p>
    <w:p w:rsidR="000C547C" w:rsidRPr="00C81BAD" w:rsidRDefault="00CD3BB7"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rPr>
        <w:t>1006</w:t>
      </w:r>
      <w:r w:rsidR="000C547C" w:rsidRPr="00C81BAD">
        <w:rPr>
          <w:rFonts w:ascii="宋体" w:eastAsia="宋体" w:hAnsi="宋体" w:hint="eastAsia"/>
        </w:rPr>
        <w:t>-金牌</w:t>
      </w:r>
    </w:p>
    <w:p w:rsidR="000C547C" w:rsidRPr="00C81BAD" w:rsidRDefault="00CD3BB7"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hint="eastAsia"/>
        </w:rPr>
        <w:t>-</w:t>
      </w:r>
      <w:r w:rsidR="000C547C" w:rsidRPr="00C81BAD">
        <w:rPr>
          <w:rFonts w:ascii="宋体" w:eastAsia="宋体" w:hAnsi="宋体"/>
        </w:rPr>
        <w:t>1007</w:t>
      </w:r>
      <w:r w:rsidR="000C547C" w:rsidRPr="00C81BAD">
        <w:rPr>
          <w:rFonts w:ascii="宋体" w:eastAsia="宋体" w:hAnsi="宋体" w:hint="eastAsia"/>
        </w:rPr>
        <w:t>-铜牌-</w:t>
      </w:r>
      <w:r w:rsidR="000C547C" w:rsidRPr="00C81BAD">
        <w:rPr>
          <w:rFonts w:ascii="宋体" w:eastAsia="宋体" w:hAnsi="宋体"/>
        </w:rPr>
        <w:t>OEIS</w:t>
      </w:r>
      <w:r w:rsidR="000C547C" w:rsidRPr="00C81BAD">
        <w:rPr>
          <w:rFonts w:ascii="宋体" w:eastAsia="宋体" w:hAnsi="宋体" w:hint="eastAsia"/>
        </w:rPr>
        <w:t>&amp;数学递推</w:t>
      </w:r>
    </w:p>
    <w:p w:rsidR="000C547C" w:rsidRPr="00C81BAD" w:rsidRDefault="00894D7C"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rPr>
        <w:t>1008</w:t>
      </w:r>
      <w:r w:rsidR="000C547C" w:rsidRPr="00C81BAD">
        <w:rPr>
          <w:rFonts w:ascii="宋体" w:eastAsia="宋体" w:hAnsi="宋体" w:hint="eastAsia"/>
        </w:rPr>
        <w:t>-银牌</w:t>
      </w:r>
    </w:p>
    <w:p w:rsidR="000C547C" w:rsidRPr="00C81BAD" w:rsidRDefault="00894D7C"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rPr>
        <w:t>1009</w:t>
      </w:r>
      <w:r w:rsidR="000C547C" w:rsidRPr="00C81BAD">
        <w:rPr>
          <w:rFonts w:ascii="宋体" w:eastAsia="宋体" w:hAnsi="宋体" w:hint="eastAsia"/>
        </w:rPr>
        <w:t>-金牌</w:t>
      </w:r>
    </w:p>
    <w:p w:rsidR="000C547C" w:rsidRPr="00C81BAD" w:rsidRDefault="00894D7C"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rPr>
        <w:t>1010</w:t>
      </w:r>
      <w:r w:rsidR="000C547C" w:rsidRPr="00C81BAD">
        <w:rPr>
          <w:rFonts w:ascii="宋体" w:eastAsia="宋体" w:hAnsi="宋体" w:hint="eastAsia"/>
        </w:rPr>
        <w:t>-金牌</w:t>
      </w:r>
    </w:p>
    <w:p w:rsidR="000C547C" w:rsidRPr="00C81BAD" w:rsidRDefault="00894D7C" w:rsidP="000C547C">
      <w:pPr>
        <w:rPr>
          <w:rFonts w:ascii="宋体" w:eastAsia="宋体" w:hAnsi="宋体"/>
        </w:rPr>
      </w:pPr>
      <w:r w:rsidRPr="00C81BAD">
        <w:rPr>
          <w:rFonts w:ascii="宋体" w:eastAsia="宋体" w:hAnsi="宋体" w:hint="eastAsia"/>
        </w:rPr>
        <w:t>已处理-</w:t>
      </w:r>
      <w:r w:rsidR="000C547C" w:rsidRPr="00C81BAD">
        <w:rPr>
          <w:rFonts w:ascii="宋体" w:eastAsia="宋体" w:hAnsi="宋体"/>
        </w:rPr>
        <w:t>1011</w:t>
      </w:r>
      <w:r w:rsidR="000C547C" w:rsidRPr="00C81BAD">
        <w:rPr>
          <w:rFonts w:ascii="宋体" w:eastAsia="宋体" w:hAnsi="宋体" w:hint="eastAsia"/>
        </w:rPr>
        <w:t>-签到</w:t>
      </w:r>
    </w:p>
    <w:p w:rsidR="0045595C" w:rsidRPr="00C81BAD" w:rsidRDefault="003239E9" w:rsidP="0045595C">
      <w:pPr>
        <w:pStyle w:val="2"/>
        <w:rPr>
          <w:rFonts w:ascii="宋体" w:eastAsia="宋体" w:hAnsi="宋体"/>
        </w:rPr>
      </w:pPr>
      <w:bookmarkStart w:id="320" w:name="_Toc523521402"/>
      <w:r w:rsidRPr="00C81BAD">
        <w:rPr>
          <w:rFonts w:ascii="宋体" w:eastAsia="宋体" w:hAnsi="宋体"/>
        </w:rPr>
        <w:t>HDU</w:t>
      </w:r>
      <w:r w:rsidRPr="00C81BAD">
        <w:rPr>
          <w:rFonts w:ascii="宋体" w:eastAsia="宋体" w:hAnsi="宋体" w:hint="eastAsia"/>
        </w:rPr>
        <w:t>-</w:t>
      </w:r>
      <w:r w:rsidRPr="00C81BAD">
        <w:rPr>
          <w:rFonts w:ascii="宋体" w:eastAsia="宋体" w:hAnsi="宋体"/>
        </w:rPr>
        <w:t>2</w:t>
      </w:r>
      <w:r w:rsidRPr="00C81BAD">
        <w:rPr>
          <w:rFonts w:ascii="宋体" w:eastAsia="宋体" w:hAnsi="宋体" w:hint="eastAsia"/>
        </w:rPr>
        <w:t>-</w:t>
      </w:r>
      <w:r w:rsidRPr="00C81BAD">
        <w:rPr>
          <w:rFonts w:ascii="宋体" w:eastAsia="宋体" w:hAnsi="宋体"/>
        </w:rPr>
        <w:t>2018.7.25</w:t>
      </w:r>
      <w:r w:rsidR="005A16AE" w:rsidRPr="00C81BAD">
        <w:rPr>
          <w:rFonts w:ascii="宋体" w:eastAsia="宋体" w:hAnsi="宋体" w:hint="eastAsia"/>
        </w:rPr>
        <w:t>（周三）</w:t>
      </w:r>
      <w:bookmarkEnd w:id="320"/>
    </w:p>
    <w:p w:rsidR="00F439E9" w:rsidRPr="00C81BAD" w:rsidRDefault="0070489F"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rPr>
        <w:t>1001</w:t>
      </w:r>
      <w:r w:rsidR="00F439E9" w:rsidRPr="00C81BAD">
        <w:rPr>
          <w:rFonts w:ascii="宋体" w:eastAsia="宋体" w:hAnsi="宋体" w:hint="eastAsia"/>
        </w:rPr>
        <w:t>-金牌题</w:t>
      </w:r>
    </w:p>
    <w:p w:rsidR="00F439E9" w:rsidRPr="00C81BAD" w:rsidRDefault="0070489F"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rPr>
        <w:t>1002</w:t>
      </w:r>
      <w:r w:rsidR="00F439E9" w:rsidRPr="00C81BAD">
        <w:rPr>
          <w:rFonts w:ascii="宋体" w:eastAsia="宋体" w:hAnsi="宋体" w:hint="eastAsia"/>
        </w:rPr>
        <w:t>-金牌题</w:t>
      </w:r>
    </w:p>
    <w:p w:rsidR="00F439E9" w:rsidRPr="00C81BAD" w:rsidRDefault="001B3264"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rPr>
        <w:t>1003</w:t>
      </w:r>
      <w:r w:rsidR="00F439E9" w:rsidRPr="00C81BAD">
        <w:rPr>
          <w:rFonts w:ascii="宋体" w:eastAsia="宋体" w:hAnsi="宋体" w:hint="eastAsia"/>
        </w:rPr>
        <w:t>-银牌题</w:t>
      </w:r>
    </w:p>
    <w:p w:rsidR="00F439E9" w:rsidRPr="00C81BAD" w:rsidRDefault="00556AF6"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hint="eastAsia"/>
        </w:rPr>
        <w:t>-</w:t>
      </w:r>
      <w:r w:rsidR="00F439E9" w:rsidRPr="00C81BAD">
        <w:rPr>
          <w:rFonts w:ascii="宋体" w:eastAsia="宋体" w:hAnsi="宋体"/>
        </w:rPr>
        <w:t>1004</w:t>
      </w:r>
      <w:r w:rsidR="00F439E9" w:rsidRPr="00C81BAD">
        <w:rPr>
          <w:rFonts w:ascii="宋体" w:eastAsia="宋体" w:hAnsi="宋体" w:hint="eastAsia"/>
        </w:rPr>
        <w:t>-签到题</w:t>
      </w:r>
    </w:p>
    <w:p w:rsidR="00F439E9" w:rsidRPr="00C81BAD" w:rsidRDefault="001B3264"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rPr>
        <w:t>1005</w:t>
      </w:r>
      <w:r w:rsidR="00F439E9" w:rsidRPr="00C81BAD">
        <w:rPr>
          <w:rFonts w:ascii="宋体" w:eastAsia="宋体" w:hAnsi="宋体" w:hint="eastAsia"/>
        </w:rPr>
        <w:t>铜牌题</w:t>
      </w:r>
    </w:p>
    <w:p w:rsidR="00F439E9" w:rsidRPr="00C81BAD" w:rsidRDefault="00BD43E0"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rPr>
        <w:t>1006</w:t>
      </w:r>
      <w:r w:rsidR="00F439E9" w:rsidRPr="00C81BAD">
        <w:rPr>
          <w:rFonts w:ascii="宋体" w:eastAsia="宋体" w:hAnsi="宋体" w:hint="eastAsia"/>
        </w:rPr>
        <w:t>-银牌题</w:t>
      </w:r>
    </w:p>
    <w:p w:rsidR="00F439E9" w:rsidRPr="00C81BAD" w:rsidRDefault="00556AF6"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hint="eastAsia"/>
        </w:rPr>
        <w:t>-</w:t>
      </w:r>
      <w:r w:rsidR="00F439E9" w:rsidRPr="00C81BAD">
        <w:rPr>
          <w:rFonts w:ascii="宋体" w:eastAsia="宋体" w:hAnsi="宋体"/>
        </w:rPr>
        <w:t>1007</w:t>
      </w:r>
      <w:r w:rsidR="00F439E9" w:rsidRPr="00C81BAD">
        <w:rPr>
          <w:rFonts w:ascii="宋体" w:eastAsia="宋体" w:hAnsi="宋体" w:hint="eastAsia"/>
        </w:rPr>
        <w:t>铜牌题-线段树</w:t>
      </w:r>
    </w:p>
    <w:p w:rsidR="00F439E9" w:rsidRPr="00C81BAD" w:rsidRDefault="00FF7930"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rPr>
        <w:t>1008</w:t>
      </w:r>
      <w:r w:rsidR="00F439E9" w:rsidRPr="00C81BAD">
        <w:rPr>
          <w:rFonts w:ascii="宋体" w:eastAsia="宋体" w:hAnsi="宋体" w:hint="eastAsia"/>
        </w:rPr>
        <w:t>-金牌题</w:t>
      </w:r>
    </w:p>
    <w:p w:rsidR="00F439E9" w:rsidRPr="00C81BAD" w:rsidRDefault="00FF7930"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rPr>
        <w:t>1009</w:t>
      </w:r>
      <w:r w:rsidR="00F439E9" w:rsidRPr="00C81BAD">
        <w:rPr>
          <w:rFonts w:ascii="宋体" w:eastAsia="宋体" w:hAnsi="宋体" w:hint="eastAsia"/>
        </w:rPr>
        <w:t>-金牌题</w:t>
      </w:r>
    </w:p>
    <w:p w:rsidR="00F439E9" w:rsidRPr="00C81BAD" w:rsidRDefault="00FF7930" w:rsidP="00F439E9">
      <w:pPr>
        <w:rPr>
          <w:rFonts w:ascii="宋体" w:eastAsia="宋体" w:hAnsi="宋体"/>
        </w:rPr>
      </w:pPr>
      <w:r w:rsidRPr="00C81BAD">
        <w:rPr>
          <w:rFonts w:ascii="宋体" w:eastAsia="宋体" w:hAnsi="宋体" w:hint="eastAsia"/>
        </w:rPr>
        <w:t>已处理-</w:t>
      </w:r>
      <w:r w:rsidR="00F439E9" w:rsidRPr="00C81BAD">
        <w:rPr>
          <w:rFonts w:ascii="宋体" w:eastAsia="宋体" w:hAnsi="宋体"/>
        </w:rPr>
        <w:t>1010</w:t>
      </w:r>
      <w:r w:rsidR="00F439E9" w:rsidRPr="00C81BAD">
        <w:rPr>
          <w:rFonts w:ascii="宋体" w:eastAsia="宋体" w:hAnsi="宋体" w:hint="eastAsia"/>
        </w:rPr>
        <w:t>-签到题</w:t>
      </w:r>
    </w:p>
    <w:p w:rsidR="00787173" w:rsidRPr="00C81BAD" w:rsidRDefault="00787173" w:rsidP="00787173">
      <w:pPr>
        <w:pStyle w:val="2"/>
        <w:rPr>
          <w:rFonts w:ascii="宋体" w:eastAsia="宋体" w:hAnsi="宋体"/>
        </w:rPr>
      </w:pPr>
      <w:bookmarkStart w:id="321" w:name="_Toc523521403"/>
      <w:r w:rsidRPr="00C81BAD">
        <w:rPr>
          <w:rFonts w:ascii="宋体" w:eastAsia="宋体" w:hAnsi="宋体" w:hint="eastAsia"/>
        </w:rPr>
        <w:t>牛客网-第3场-</w:t>
      </w:r>
      <w:r w:rsidRPr="00C81BAD">
        <w:rPr>
          <w:rFonts w:ascii="宋体" w:eastAsia="宋体" w:hAnsi="宋体"/>
        </w:rPr>
        <w:t>2018.7.26</w:t>
      </w:r>
      <w:r w:rsidRPr="00C81BAD">
        <w:rPr>
          <w:rFonts w:ascii="宋体" w:eastAsia="宋体" w:hAnsi="宋体" w:hint="eastAsia"/>
        </w:rPr>
        <w:t>（周四）</w:t>
      </w:r>
      <w:bookmarkEnd w:id="321"/>
    </w:p>
    <w:p w:rsidR="00787173" w:rsidRPr="00C81BAD" w:rsidRDefault="00553F71" w:rsidP="00787173">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787173" w:rsidRPr="00C81BAD">
        <w:rPr>
          <w:rFonts w:ascii="宋体" w:eastAsia="宋体" w:hAnsi="宋体" w:hint="eastAsia"/>
        </w:rPr>
        <w:t>A-背包-签到题</w:t>
      </w:r>
    </w:p>
    <w:p w:rsidR="00787173" w:rsidRPr="00C81BAD" w:rsidRDefault="00553F71"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rPr>
        <w:t>B</w:t>
      </w:r>
      <w:r w:rsidR="00787173" w:rsidRPr="00C81BAD">
        <w:rPr>
          <w:rFonts w:ascii="宋体" w:eastAsia="宋体" w:hAnsi="宋体" w:hint="eastAsia"/>
        </w:rPr>
        <w:t>-金牌题</w:t>
      </w:r>
    </w:p>
    <w:p w:rsidR="00787173" w:rsidRPr="00C81BAD" w:rsidRDefault="00553F71"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rPr>
        <w:t>C</w:t>
      </w:r>
      <w:r w:rsidR="00787173" w:rsidRPr="00C81BAD">
        <w:rPr>
          <w:rFonts w:ascii="宋体" w:eastAsia="宋体" w:hAnsi="宋体" w:hint="eastAsia"/>
        </w:rPr>
        <w:t>-区间操作模板题</w:t>
      </w:r>
      <w:r w:rsidR="00787173" w:rsidRPr="00C81BAD">
        <w:rPr>
          <w:rFonts w:ascii="宋体" w:eastAsia="宋体" w:hAnsi="宋体"/>
        </w:rPr>
        <w:t>splay</w:t>
      </w:r>
      <w:r w:rsidR="00787173" w:rsidRPr="00C81BAD">
        <w:rPr>
          <w:rFonts w:ascii="宋体" w:eastAsia="宋体" w:hAnsi="宋体" w:hint="eastAsia"/>
        </w:rPr>
        <w:t>树-铜牌题</w:t>
      </w:r>
    </w:p>
    <w:p w:rsidR="00787173" w:rsidRPr="00C81BAD" w:rsidRDefault="00553F71" w:rsidP="00787173">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787173" w:rsidRPr="00C81BAD">
        <w:rPr>
          <w:rFonts w:ascii="宋体" w:eastAsia="宋体" w:hAnsi="宋体"/>
        </w:rPr>
        <w:t>D</w:t>
      </w:r>
      <w:r w:rsidR="00787173" w:rsidRPr="00C81BAD">
        <w:rPr>
          <w:rFonts w:ascii="宋体" w:eastAsia="宋体" w:hAnsi="宋体" w:hint="eastAsia"/>
        </w:rPr>
        <w:t>-金牌题</w:t>
      </w:r>
    </w:p>
    <w:p w:rsidR="00787173" w:rsidRPr="00C81BAD" w:rsidRDefault="00553F71" w:rsidP="00787173">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787173" w:rsidRPr="00C81BAD">
        <w:rPr>
          <w:rFonts w:ascii="宋体" w:eastAsia="宋体" w:hAnsi="宋体"/>
        </w:rPr>
        <w:t>E</w:t>
      </w:r>
      <w:r w:rsidR="00787173" w:rsidRPr="00C81BAD">
        <w:rPr>
          <w:rFonts w:ascii="宋体" w:eastAsia="宋体" w:hAnsi="宋体" w:hint="eastAsia"/>
        </w:rPr>
        <w:t>-字符串KMP循环节模板-铜牌题</w:t>
      </w:r>
    </w:p>
    <w:p w:rsidR="00787173" w:rsidRPr="00C81BAD" w:rsidRDefault="00553F71" w:rsidP="00787173">
      <w:pPr>
        <w:rPr>
          <w:rFonts w:ascii="宋体" w:eastAsia="宋体" w:hAnsi="宋体"/>
        </w:rPr>
      </w:pPr>
      <w:r w:rsidRPr="00C81BAD">
        <w:rPr>
          <w:rFonts w:ascii="宋体" w:eastAsia="宋体" w:hAnsi="宋体" w:hint="eastAsia"/>
        </w:rPr>
        <w:lastRenderedPageBreak/>
        <w:t>已处理</w:t>
      </w:r>
      <w:r w:rsidRPr="00C81BAD">
        <w:rPr>
          <w:rFonts w:ascii="宋体" w:eastAsia="宋体" w:hAnsi="宋体"/>
        </w:rPr>
        <w:t>-</w:t>
      </w:r>
      <w:r w:rsidR="00787173" w:rsidRPr="00C81BAD">
        <w:rPr>
          <w:rFonts w:ascii="宋体" w:eastAsia="宋体" w:hAnsi="宋体"/>
        </w:rPr>
        <w:t>F</w:t>
      </w:r>
      <w:r w:rsidR="00787173" w:rsidRPr="00C81BAD">
        <w:rPr>
          <w:rFonts w:ascii="宋体" w:eastAsia="宋体" w:hAnsi="宋体" w:hint="eastAsia"/>
        </w:rPr>
        <w:t>-金牌题</w:t>
      </w:r>
    </w:p>
    <w:p w:rsidR="00787173" w:rsidRPr="00C81BAD" w:rsidRDefault="00553F71" w:rsidP="00787173">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787173" w:rsidRPr="00C81BAD">
        <w:rPr>
          <w:rFonts w:ascii="宋体" w:eastAsia="宋体" w:hAnsi="宋体"/>
        </w:rPr>
        <w:t>G</w:t>
      </w:r>
      <w:r w:rsidR="00787173" w:rsidRPr="00C81BAD">
        <w:rPr>
          <w:rFonts w:ascii="宋体" w:eastAsia="宋体" w:hAnsi="宋体" w:hint="eastAsia"/>
        </w:rPr>
        <w:t>-金牌题</w:t>
      </w:r>
    </w:p>
    <w:p w:rsidR="00787173" w:rsidRPr="00C81BAD" w:rsidRDefault="00553F71" w:rsidP="00787173">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787173" w:rsidRPr="00C81BAD">
        <w:rPr>
          <w:rFonts w:ascii="宋体" w:eastAsia="宋体" w:hAnsi="宋体"/>
        </w:rPr>
        <w:t>H</w:t>
      </w:r>
      <w:r w:rsidR="00787173" w:rsidRPr="00C81BAD">
        <w:rPr>
          <w:rFonts w:ascii="宋体" w:eastAsia="宋体" w:hAnsi="宋体" w:hint="eastAsia"/>
        </w:rPr>
        <w:t>-数论-签到题</w:t>
      </w:r>
    </w:p>
    <w:p w:rsidR="00787173" w:rsidRPr="00C81BAD" w:rsidRDefault="00553F71" w:rsidP="00787173">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787173" w:rsidRPr="00C81BAD">
        <w:rPr>
          <w:rFonts w:ascii="宋体" w:eastAsia="宋体" w:hAnsi="宋体"/>
        </w:rPr>
        <w:t>I</w:t>
      </w:r>
      <w:r w:rsidR="00787173" w:rsidRPr="00C81BAD">
        <w:rPr>
          <w:rFonts w:ascii="宋体" w:eastAsia="宋体" w:hAnsi="宋体" w:hint="eastAsia"/>
        </w:rPr>
        <w:t>-计算几何（凸包）-银牌题</w:t>
      </w:r>
    </w:p>
    <w:p w:rsidR="00787173" w:rsidRPr="00C81BAD" w:rsidRDefault="00556AF6" w:rsidP="00787173">
      <w:pPr>
        <w:rPr>
          <w:rFonts w:ascii="宋体" w:eastAsia="宋体" w:hAnsi="宋体"/>
        </w:rPr>
      </w:pPr>
      <w:r w:rsidRPr="00C81BAD">
        <w:rPr>
          <w:rFonts w:ascii="宋体" w:eastAsia="宋体" w:hAnsi="宋体" w:hint="eastAsia"/>
        </w:rPr>
        <w:t>已处理</w:t>
      </w:r>
      <w:r w:rsidR="00A21F4C" w:rsidRPr="00C81BAD">
        <w:rPr>
          <w:rFonts w:ascii="宋体" w:eastAsia="宋体" w:hAnsi="宋体" w:hint="eastAsia"/>
        </w:rPr>
        <w:t>-</w:t>
      </w:r>
      <w:r w:rsidR="00787173" w:rsidRPr="00C81BAD">
        <w:rPr>
          <w:rFonts w:ascii="宋体" w:eastAsia="宋体" w:hAnsi="宋体"/>
        </w:rPr>
        <w:t>J</w:t>
      </w:r>
      <w:r w:rsidR="00787173" w:rsidRPr="00C81BAD">
        <w:rPr>
          <w:rFonts w:ascii="宋体" w:eastAsia="宋体" w:hAnsi="宋体" w:hint="eastAsia"/>
        </w:rPr>
        <w:t>-二分&amp;计算几何模板（简单多边形与圆面积交&amp;凸多边形面积）-铜牌题</w:t>
      </w:r>
    </w:p>
    <w:p w:rsidR="00787173" w:rsidRPr="00C81BAD" w:rsidRDefault="00787173" w:rsidP="00787173">
      <w:pPr>
        <w:pStyle w:val="2"/>
        <w:rPr>
          <w:rFonts w:ascii="宋体" w:eastAsia="宋体" w:hAnsi="宋体"/>
        </w:rPr>
      </w:pPr>
      <w:bookmarkStart w:id="322" w:name="_Toc523521404"/>
      <w:r w:rsidRPr="00C81BAD">
        <w:rPr>
          <w:rFonts w:ascii="宋体" w:eastAsia="宋体" w:hAnsi="宋体" w:hint="eastAsia"/>
        </w:rPr>
        <w:t>牛客网-第4场-</w:t>
      </w:r>
      <w:r w:rsidR="00556AF6" w:rsidRPr="00C81BAD">
        <w:rPr>
          <w:rFonts w:ascii="宋体" w:eastAsia="宋体" w:hAnsi="宋体"/>
        </w:rPr>
        <w:t>2018.7.28</w:t>
      </w:r>
      <w:r w:rsidR="00556AF6" w:rsidRPr="00C81BAD">
        <w:rPr>
          <w:rFonts w:ascii="宋体" w:eastAsia="宋体" w:hAnsi="宋体" w:hint="eastAsia"/>
        </w:rPr>
        <w:t>（周六</w:t>
      </w:r>
      <w:r w:rsidRPr="00C81BAD">
        <w:rPr>
          <w:rFonts w:ascii="宋体" w:eastAsia="宋体" w:hAnsi="宋体" w:hint="eastAsia"/>
        </w:rPr>
        <w:t>）</w:t>
      </w:r>
      <w:bookmarkEnd w:id="322"/>
    </w:p>
    <w:p w:rsidR="00787173" w:rsidRPr="00C81BAD" w:rsidRDefault="00556AF6" w:rsidP="00787173">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787173" w:rsidRPr="00C81BAD">
        <w:rPr>
          <w:rFonts w:ascii="宋体" w:eastAsia="宋体" w:hAnsi="宋体"/>
        </w:rPr>
        <w:t>A</w:t>
      </w:r>
      <w:r w:rsidR="00787173" w:rsidRPr="00C81BAD">
        <w:rPr>
          <w:rFonts w:ascii="宋体" w:eastAsia="宋体" w:hAnsi="宋体" w:hint="eastAsia"/>
        </w:rPr>
        <w:t>-银牌-</w:t>
      </w:r>
      <w:r w:rsidR="00787173" w:rsidRPr="00C81BAD">
        <w:rPr>
          <w:rFonts w:ascii="宋体" w:eastAsia="宋体" w:hAnsi="宋体"/>
        </w:rPr>
        <w:t>dp</w:t>
      </w:r>
      <w:r w:rsidR="00787173" w:rsidRPr="00C81BAD">
        <w:rPr>
          <w:rFonts w:ascii="宋体" w:eastAsia="宋体" w:hAnsi="宋体" w:hint="eastAsia"/>
        </w:rPr>
        <w:t>&amp;扩展欧拉定理</w:t>
      </w:r>
    </w:p>
    <w:p w:rsidR="00787173" w:rsidRPr="00C81BAD" w:rsidRDefault="00FB28F9"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rPr>
        <w:t>B-</w:t>
      </w:r>
      <w:r w:rsidR="00787173" w:rsidRPr="00C81BAD">
        <w:rPr>
          <w:rFonts w:ascii="宋体" w:eastAsia="宋体" w:hAnsi="宋体" w:hint="eastAsia"/>
        </w:rPr>
        <w:t>金牌题-区间问题&amp;线段树优化</w:t>
      </w:r>
    </w:p>
    <w:p w:rsidR="00787173" w:rsidRPr="00C81BAD" w:rsidRDefault="00FB28F9"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rPr>
        <w:t>C</w:t>
      </w:r>
      <w:r w:rsidR="00787173" w:rsidRPr="00C81BAD">
        <w:rPr>
          <w:rFonts w:ascii="宋体" w:eastAsia="宋体" w:hAnsi="宋体" w:hint="eastAsia"/>
        </w:rPr>
        <w:t>-银牌题-数学&amp;数位DP</w:t>
      </w:r>
    </w:p>
    <w:p w:rsidR="00787173" w:rsidRPr="00C81BAD" w:rsidRDefault="00FB28F9"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rPr>
        <w:t>D</w:t>
      </w:r>
      <w:r w:rsidR="00787173" w:rsidRPr="00C81BAD">
        <w:rPr>
          <w:rFonts w:ascii="宋体" w:eastAsia="宋体" w:hAnsi="宋体" w:hint="eastAsia"/>
        </w:rPr>
        <w:t>-数学构造-铜牌题</w:t>
      </w:r>
    </w:p>
    <w:p w:rsidR="00787173" w:rsidRPr="00C81BAD" w:rsidRDefault="00FB28F9"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rPr>
        <w:t>E</w:t>
      </w:r>
      <w:r w:rsidR="00787173" w:rsidRPr="00C81BAD">
        <w:rPr>
          <w:rFonts w:ascii="宋体" w:eastAsia="宋体" w:hAnsi="宋体" w:hint="eastAsia"/>
        </w:rPr>
        <w:t>-金牌题-概率&amp;线段树</w:t>
      </w:r>
    </w:p>
    <w:p w:rsidR="00787173" w:rsidRPr="00C81BAD" w:rsidRDefault="00556AF6"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hint="eastAsia"/>
        </w:rPr>
        <w:t>-</w:t>
      </w:r>
      <w:r w:rsidR="00787173" w:rsidRPr="00C81BAD">
        <w:rPr>
          <w:rFonts w:ascii="宋体" w:eastAsia="宋体" w:hAnsi="宋体"/>
        </w:rPr>
        <w:t>F</w:t>
      </w:r>
      <w:r w:rsidR="00787173" w:rsidRPr="00C81BAD">
        <w:rPr>
          <w:rFonts w:ascii="宋体" w:eastAsia="宋体" w:hAnsi="宋体" w:hint="eastAsia"/>
        </w:rPr>
        <w:t>-签到</w:t>
      </w:r>
    </w:p>
    <w:p w:rsidR="00787173" w:rsidRPr="00C81BAD" w:rsidRDefault="00FB28F9"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rPr>
        <w:t>G</w:t>
      </w:r>
      <w:r w:rsidR="00787173" w:rsidRPr="00C81BAD">
        <w:rPr>
          <w:rFonts w:ascii="宋体" w:eastAsia="宋体" w:hAnsi="宋体" w:hint="eastAsia"/>
        </w:rPr>
        <w:t>-铜牌题-枚举</w:t>
      </w:r>
    </w:p>
    <w:p w:rsidR="00787173" w:rsidRPr="00C81BAD" w:rsidRDefault="00245D51"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rPr>
        <w:t>H</w:t>
      </w:r>
      <w:r w:rsidR="00787173" w:rsidRPr="00C81BAD">
        <w:rPr>
          <w:rFonts w:ascii="宋体" w:eastAsia="宋体" w:hAnsi="宋体" w:hint="eastAsia"/>
        </w:rPr>
        <w:t>-金牌题-字符串</w:t>
      </w:r>
    </w:p>
    <w:p w:rsidR="00787173" w:rsidRPr="00C81BAD" w:rsidRDefault="00245D51" w:rsidP="00787173">
      <w:pPr>
        <w:rPr>
          <w:rFonts w:ascii="宋体" w:eastAsia="宋体" w:hAnsi="宋体"/>
        </w:rPr>
      </w:pPr>
      <w:r w:rsidRPr="00C81BAD">
        <w:rPr>
          <w:rFonts w:ascii="宋体" w:eastAsia="宋体" w:hAnsi="宋体" w:hint="eastAsia"/>
        </w:rPr>
        <w:t>已处理-</w:t>
      </w:r>
      <w:r w:rsidR="00787173" w:rsidRPr="00C81BAD">
        <w:rPr>
          <w:rFonts w:ascii="宋体" w:eastAsia="宋体" w:hAnsi="宋体"/>
        </w:rPr>
        <w:t>I</w:t>
      </w:r>
      <w:r w:rsidR="00787173" w:rsidRPr="00C81BAD">
        <w:rPr>
          <w:rFonts w:ascii="宋体" w:eastAsia="宋体" w:hAnsi="宋体" w:hint="eastAsia"/>
        </w:rPr>
        <w:t>-金牌题</w:t>
      </w:r>
    </w:p>
    <w:p w:rsidR="00F439E9" w:rsidRPr="00C81BAD" w:rsidRDefault="00245D51" w:rsidP="00F439E9">
      <w:pPr>
        <w:rPr>
          <w:rFonts w:ascii="宋体" w:eastAsia="宋体" w:hAnsi="宋体"/>
        </w:rPr>
      </w:pPr>
      <w:r w:rsidRPr="00C81BAD">
        <w:rPr>
          <w:rFonts w:ascii="宋体" w:eastAsia="宋体" w:hAnsi="宋体" w:hint="eastAsia"/>
        </w:rPr>
        <w:t>已处理-</w:t>
      </w:r>
      <w:r w:rsidR="00787173" w:rsidRPr="00C81BAD">
        <w:rPr>
          <w:rFonts w:ascii="宋体" w:eastAsia="宋体" w:hAnsi="宋体"/>
        </w:rPr>
        <w:t>J</w:t>
      </w:r>
      <w:r w:rsidR="00787173" w:rsidRPr="00C81BAD">
        <w:rPr>
          <w:rFonts w:ascii="宋体" w:eastAsia="宋体" w:hAnsi="宋体" w:hint="eastAsia"/>
        </w:rPr>
        <w:t>-银牌题-拓补排序&amp;线段树优化建图</w:t>
      </w:r>
    </w:p>
    <w:p w:rsidR="003239E9" w:rsidRPr="00C81BAD" w:rsidRDefault="003239E9" w:rsidP="005A16AE">
      <w:pPr>
        <w:pStyle w:val="2"/>
        <w:rPr>
          <w:rFonts w:ascii="宋体" w:eastAsia="宋体" w:hAnsi="宋体"/>
        </w:rPr>
      </w:pPr>
      <w:bookmarkStart w:id="323" w:name="_Toc523521405"/>
      <w:r w:rsidRPr="00C81BAD">
        <w:rPr>
          <w:rFonts w:ascii="宋体" w:eastAsia="宋体" w:hAnsi="宋体"/>
        </w:rPr>
        <w:t>HDU-3-2018.7.30</w:t>
      </w:r>
      <w:r w:rsidR="005A16AE" w:rsidRPr="00C81BAD">
        <w:rPr>
          <w:rFonts w:ascii="宋体" w:eastAsia="宋体" w:hAnsi="宋体" w:hint="eastAsia"/>
        </w:rPr>
        <w:t>（周一）</w:t>
      </w:r>
      <w:bookmarkEnd w:id="323"/>
    </w:p>
    <w:p w:rsidR="00556AF6" w:rsidRPr="00C81BAD" w:rsidRDefault="00BB51E3" w:rsidP="00556AF6">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556AF6" w:rsidRPr="00C81BAD">
        <w:rPr>
          <w:rFonts w:ascii="宋体" w:eastAsia="宋体" w:hAnsi="宋体" w:hint="eastAsia"/>
        </w:rPr>
        <w:t>A</w:t>
      </w:r>
      <w:r w:rsidR="00695BBC" w:rsidRPr="00C81BAD">
        <w:rPr>
          <w:rFonts w:ascii="宋体" w:eastAsia="宋体" w:hAnsi="宋体"/>
        </w:rPr>
        <w:t>-铜牌</w:t>
      </w:r>
    </w:p>
    <w:p w:rsidR="00556AF6" w:rsidRPr="00C81BAD" w:rsidRDefault="003C5599" w:rsidP="00556AF6">
      <w:pPr>
        <w:rPr>
          <w:rFonts w:ascii="宋体" w:eastAsia="宋体" w:hAnsi="宋体"/>
        </w:rPr>
      </w:pPr>
      <w:r w:rsidRPr="00C81BAD">
        <w:rPr>
          <w:rFonts w:ascii="宋体" w:eastAsia="宋体" w:hAnsi="宋体" w:hint="eastAsia"/>
        </w:rPr>
        <w:t>已处理-</w:t>
      </w:r>
      <w:r w:rsidR="00556AF6" w:rsidRPr="00C81BAD">
        <w:rPr>
          <w:rFonts w:ascii="宋体" w:eastAsia="宋体" w:hAnsi="宋体"/>
        </w:rPr>
        <w:t>B</w:t>
      </w:r>
      <w:r w:rsidRPr="00C81BAD">
        <w:rPr>
          <w:rFonts w:ascii="宋体" w:eastAsia="宋体" w:hAnsi="宋体" w:hint="eastAsia"/>
        </w:rPr>
        <w:t>-金牌</w:t>
      </w:r>
    </w:p>
    <w:p w:rsidR="00556AF6" w:rsidRPr="00C81BAD" w:rsidRDefault="00A17404" w:rsidP="00556AF6">
      <w:pPr>
        <w:rPr>
          <w:rFonts w:ascii="宋体" w:eastAsia="宋体" w:hAnsi="宋体"/>
        </w:rPr>
      </w:pPr>
      <w:r w:rsidRPr="00C81BAD">
        <w:rPr>
          <w:rFonts w:ascii="宋体" w:eastAsia="宋体" w:hAnsi="宋体" w:hint="eastAsia"/>
        </w:rPr>
        <w:t>已处理-</w:t>
      </w:r>
      <w:r w:rsidR="00556AF6" w:rsidRPr="00C81BAD">
        <w:rPr>
          <w:rFonts w:ascii="宋体" w:eastAsia="宋体" w:hAnsi="宋体"/>
        </w:rPr>
        <w:t>C</w:t>
      </w:r>
      <w:r w:rsidR="00695BBC" w:rsidRPr="00C81BAD">
        <w:rPr>
          <w:rFonts w:ascii="宋体" w:eastAsia="宋体" w:hAnsi="宋体"/>
        </w:rPr>
        <w:t>-铜牌</w:t>
      </w:r>
    </w:p>
    <w:p w:rsidR="00556AF6" w:rsidRPr="00C81BAD" w:rsidRDefault="00556AF6" w:rsidP="00556AF6">
      <w:pPr>
        <w:rPr>
          <w:rFonts w:ascii="宋体" w:eastAsia="宋体" w:hAnsi="宋体"/>
        </w:rPr>
      </w:pPr>
      <w:r w:rsidRPr="00C81BAD">
        <w:rPr>
          <w:rFonts w:ascii="宋体" w:eastAsia="宋体" w:hAnsi="宋体" w:hint="eastAsia"/>
        </w:rPr>
        <w:t>已处理-</w:t>
      </w:r>
      <w:r w:rsidRPr="00C81BAD">
        <w:rPr>
          <w:rFonts w:ascii="宋体" w:eastAsia="宋体" w:hAnsi="宋体"/>
        </w:rPr>
        <w:t>D</w:t>
      </w:r>
      <w:r w:rsidR="00695BBC" w:rsidRPr="00C81BAD">
        <w:rPr>
          <w:rFonts w:ascii="宋体" w:eastAsia="宋体" w:hAnsi="宋体"/>
        </w:rPr>
        <w:t>-签到</w:t>
      </w:r>
    </w:p>
    <w:p w:rsidR="00556AF6" w:rsidRPr="00C81BAD" w:rsidRDefault="001D2CFF" w:rsidP="00556AF6">
      <w:pPr>
        <w:rPr>
          <w:rFonts w:ascii="宋体" w:eastAsia="宋体" w:hAnsi="宋体"/>
        </w:rPr>
      </w:pPr>
      <w:r w:rsidRPr="00C81BAD">
        <w:rPr>
          <w:rFonts w:ascii="宋体" w:eastAsia="宋体" w:hAnsi="宋体" w:hint="eastAsia"/>
        </w:rPr>
        <w:t>已处理-</w:t>
      </w:r>
      <w:r w:rsidR="00556AF6" w:rsidRPr="00C81BAD">
        <w:rPr>
          <w:rFonts w:ascii="宋体" w:eastAsia="宋体" w:hAnsi="宋体"/>
        </w:rPr>
        <w:t>E</w:t>
      </w:r>
      <w:r w:rsidRPr="00C81BAD">
        <w:rPr>
          <w:rFonts w:ascii="宋体" w:eastAsia="宋体" w:hAnsi="宋体" w:hint="eastAsia"/>
        </w:rPr>
        <w:t>-金牌</w:t>
      </w:r>
    </w:p>
    <w:p w:rsidR="00556AF6" w:rsidRPr="00C81BAD" w:rsidRDefault="00556AF6" w:rsidP="00556AF6">
      <w:pPr>
        <w:rPr>
          <w:rFonts w:ascii="宋体" w:eastAsia="宋体" w:hAnsi="宋体"/>
        </w:rPr>
      </w:pPr>
      <w:r w:rsidRPr="00C81BAD">
        <w:rPr>
          <w:rFonts w:ascii="宋体" w:eastAsia="宋体" w:hAnsi="宋体" w:hint="eastAsia"/>
        </w:rPr>
        <w:t>已处理-</w:t>
      </w:r>
      <w:r w:rsidRPr="00C81BAD">
        <w:rPr>
          <w:rFonts w:ascii="宋体" w:eastAsia="宋体" w:hAnsi="宋体"/>
        </w:rPr>
        <w:t>F</w:t>
      </w:r>
      <w:r w:rsidR="00695BBC" w:rsidRPr="00C81BAD">
        <w:rPr>
          <w:rFonts w:ascii="宋体" w:eastAsia="宋体" w:hAnsi="宋体"/>
        </w:rPr>
        <w:t>-签到</w:t>
      </w:r>
    </w:p>
    <w:p w:rsidR="00556AF6" w:rsidRPr="00C81BAD" w:rsidRDefault="00F4133E" w:rsidP="00556AF6">
      <w:pPr>
        <w:rPr>
          <w:rFonts w:ascii="宋体" w:eastAsia="宋体" w:hAnsi="宋体"/>
        </w:rPr>
      </w:pPr>
      <w:r w:rsidRPr="00C81BAD">
        <w:rPr>
          <w:rFonts w:ascii="宋体" w:eastAsia="宋体" w:hAnsi="宋体" w:hint="eastAsia"/>
        </w:rPr>
        <w:t>已处理-</w:t>
      </w:r>
      <w:r w:rsidR="00556AF6" w:rsidRPr="00C81BAD">
        <w:rPr>
          <w:rFonts w:ascii="宋体" w:eastAsia="宋体" w:hAnsi="宋体"/>
        </w:rPr>
        <w:t>G</w:t>
      </w:r>
      <w:r w:rsidR="006A6F6D" w:rsidRPr="00C81BAD">
        <w:rPr>
          <w:rFonts w:ascii="宋体" w:eastAsia="宋体" w:hAnsi="宋体" w:hint="eastAsia"/>
        </w:rPr>
        <w:t>-铜牌</w:t>
      </w:r>
    </w:p>
    <w:p w:rsidR="00556AF6" w:rsidRPr="00C81BAD" w:rsidRDefault="002E7142" w:rsidP="00556AF6">
      <w:pPr>
        <w:rPr>
          <w:rFonts w:ascii="宋体" w:eastAsia="宋体" w:hAnsi="宋体"/>
        </w:rPr>
      </w:pPr>
      <w:r w:rsidRPr="00C81BAD">
        <w:rPr>
          <w:rFonts w:ascii="宋体" w:eastAsia="宋体" w:hAnsi="宋体" w:hint="eastAsia"/>
        </w:rPr>
        <w:t>已处理-</w:t>
      </w:r>
      <w:r w:rsidR="00556AF6" w:rsidRPr="00C81BAD">
        <w:rPr>
          <w:rFonts w:ascii="宋体" w:eastAsia="宋体" w:hAnsi="宋体"/>
        </w:rPr>
        <w:t>H</w:t>
      </w:r>
      <w:r w:rsidRPr="00C81BAD">
        <w:rPr>
          <w:rFonts w:ascii="宋体" w:eastAsia="宋体" w:hAnsi="宋体" w:hint="eastAsia"/>
        </w:rPr>
        <w:t>-金牌</w:t>
      </w:r>
    </w:p>
    <w:p w:rsidR="00556AF6" w:rsidRPr="00C81BAD" w:rsidRDefault="002E7142" w:rsidP="00556AF6">
      <w:pPr>
        <w:rPr>
          <w:rFonts w:ascii="宋体" w:eastAsia="宋体" w:hAnsi="宋体"/>
        </w:rPr>
      </w:pPr>
      <w:r w:rsidRPr="00C81BAD">
        <w:rPr>
          <w:rFonts w:ascii="宋体" w:eastAsia="宋体" w:hAnsi="宋体" w:hint="eastAsia"/>
        </w:rPr>
        <w:t>已处理-</w:t>
      </w:r>
      <w:r w:rsidR="00556AF6" w:rsidRPr="00C81BAD">
        <w:rPr>
          <w:rFonts w:ascii="宋体" w:eastAsia="宋体" w:hAnsi="宋体"/>
        </w:rPr>
        <w:t>I</w:t>
      </w:r>
      <w:r w:rsidRPr="00C81BAD">
        <w:rPr>
          <w:rFonts w:ascii="宋体" w:eastAsia="宋体" w:hAnsi="宋体" w:hint="eastAsia"/>
        </w:rPr>
        <w:t>-银牌</w:t>
      </w:r>
    </w:p>
    <w:p w:rsidR="00556AF6" w:rsidRPr="00C81BAD" w:rsidRDefault="002E7142" w:rsidP="00556AF6">
      <w:pPr>
        <w:rPr>
          <w:rFonts w:ascii="宋体" w:eastAsia="宋体" w:hAnsi="宋体"/>
        </w:rPr>
      </w:pPr>
      <w:r w:rsidRPr="00C81BAD">
        <w:rPr>
          <w:rFonts w:ascii="宋体" w:eastAsia="宋体" w:hAnsi="宋体" w:hint="eastAsia"/>
        </w:rPr>
        <w:t>已处理-</w:t>
      </w:r>
      <w:r w:rsidR="00556AF6" w:rsidRPr="00C81BAD">
        <w:rPr>
          <w:rFonts w:ascii="宋体" w:eastAsia="宋体" w:hAnsi="宋体"/>
        </w:rPr>
        <w:t>J</w:t>
      </w:r>
      <w:r w:rsidRPr="00C81BAD">
        <w:rPr>
          <w:rFonts w:ascii="宋体" w:eastAsia="宋体" w:hAnsi="宋体" w:hint="eastAsia"/>
        </w:rPr>
        <w:t>-金牌</w:t>
      </w:r>
    </w:p>
    <w:p w:rsidR="00556AF6" w:rsidRPr="00C81BAD" w:rsidRDefault="00EB1D91" w:rsidP="00556AF6">
      <w:pPr>
        <w:rPr>
          <w:rFonts w:ascii="宋体" w:eastAsia="宋体" w:hAnsi="宋体"/>
        </w:rPr>
      </w:pPr>
      <w:r w:rsidRPr="00C81BAD">
        <w:rPr>
          <w:rFonts w:ascii="宋体" w:eastAsia="宋体" w:hAnsi="宋体" w:hint="eastAsia"/>
        </w:rPr>
        <w:t>已处理-</w:t>
      </w:r>
      <w:r w:rsidR="00556AF6" w:rsidRPr="00C81BAD">
        <w:rPr>
          <w:rFonts w:ascii="宋体" w:eastAsia="宋体" w:hAnsi="宋体"/>
        </w:rPr>
        <w:t>K</w:t>
      </w:r>
      <w:r w:rsidRPr="00C81BAD">
        <w:rPr>
          <w:rFonts w:ascii="宋体" w:eastAsia="宋体" w:hAnsi="宋体" w:hint="eastAsia"/>
        </w:rPr>
        <w:t>-金牌</w:t>
      </w:r>
    </w:p>
    <w:p w:rsidR="00556AF6" w:rsidRPr="00C81BAD" w:rsidRDefault="00556AF6" w:rsidP="00556AF6">
      <w:pPr>
        <w:rPr>
          <w:rFonts w:ascii="宋体" w:eastAsia="宋体" w:hAnsi="宋体"/>
        </w:rPr>
      </w:pPr>
      <w:r w:rsidRPr="00C81BAD">
        <w:rPr>
          <w:rFonts w:ascii="宋体" w:eastAsia="宋体" w:hAnsi="宋体" w:hint="eastAsia"/>
        </w:rPr>
        <w:t>已处理-</w:t>
      </w:r>
      <w:r w:rsidRPr="00C81BAD">
        <w:rPr>
          <w:rFonts w:ascii="宋体" w:eastAsia="宋体" w:hAnsi="宋体"/>
        </w:rPr>
        <w:t>L</w:t>
      </w:r>
      <w:r w:rsidR="00695BBC" w:rsidRPr="00C81BAD">
        <w:rPr>
          <w:rFonts w:ascii="宋体" w:eastAsia="宋体" w:hAnsi="宋体"/>
        </w:rPr>
        <w:t>-签到</w:t>
      </w:r>
      <w:r w:rsidR="00A17404" w:rsidRPr="00C81BAD">
        <w:rPr>
          <w:rFonts w:ascii="宋体" w:eastAsia="宋体" w:hAnsi="宋体"/>
        </w:rPr>
        <w:t xml:space="preserve"> </w:t>
      </w:r>
    </w:p>
    <w:p w:rsidR="00556AF6" w:rsidRPr="00C81BAD" w:rsidRDefault="006C474F" w:rsidP="00556AF6">
      <w:pPr>
        <w:rPr>
          <w:rFonts w:ascii="宋体" w:eastAsia="宋体" w:hAnsi="宋体"/>
        </w:rPr>
      </w:pPr>
      <w:r w:rsidRPr="00C81BAD">
        <w:rPr>
          <w:rFonts w:ascii="宋体" w:eastAsia="宋体" w:hAnsi="宋体" w:hint="eastAsia"/>
        </w:rPr>
        <w:t>已处理-</w:t>
      </w:r>
      <w:r w:rsidR="00556AF6" w:rsidRPr="00C81BAD">
        <w:rPr>
          <w:rFonts w:ascii="宋体" w:eastAsia="宋体" w:hAnsi="宋体"/>
        </w:rPr>
        <w:t>M</w:t>
      </w:r>
      <w:r w:rsidRPr="00C81BAD">
        <w:rPr>
          <w:rFonts w:ascii="宋体" w:eastAsia="宋体" w:hAnsi="宋体" w:hint="eastAsia"/>
        </w:rPr>
        <w:t>-银牌</w:t>
      </w:r>
    </w:p>
    <w:p w:rsidR="003239E9" w:rsidRPr="00C81BAD" w:rsidRDefault="003239E9" w:rsidP="005A16AE">
      <w:pPr>
        <w:pStyle w:val="2"/>
        <w:rPr>
          <w:rFonts w:ascii="宋体" w:eastAsia="宋体" w:hAnsi="宋体"/>
        </w:rPr>
      </w:pPr>
      <w:bookmarkStart w:id="324" w:name="_Toc523521406"/>
      <w:r w:rsidRPr="00C81BAD">
        <w:rPr>
          <w:rFonts w:ascii="宋体" w:eastAsia="宋体" w:hAnsi="宋体"/>
        </w:rPr>
        <w:t>HDU-4-2018.8.1</w:t>
      </w:r>
      <w:r w:rsidR="005A16AE" w:rsidRPr="00C81BAD">
        <w:rPr>
          <w:rFonts w:ascii="宋体" w:eastAsia="宋体" w:hAnsi="宋体" w:hint="eastAsia"/>
        </w:rPr>
        <w:t>（周三）</w:t>
      </w:r>
      <w:bookmarkEnd w:id="324"/>
    </w:p>
    <w:p w:rsidR="00206510" w:rsidRPr="00C81BAD" w:rsidRDefault="007C3CBA" w:rsidP="00206510">
      <w:pPr>
        <w:rPr>
          <w:rFonts w:ascii="宋体" w:eastAsia="宋体" w:hAnsi="宋体"/>
        </w:rPr>
      </w:pPr>
      <w:r w:rsidRPr="00C81BAD">
        <w:rPr>
          <w:rFonts w:ascii="宋体" w:eastAsia="宋体" w:hAnsi="宋体" w:hint="eastAsia"/>
        </w:rPr>
        <w:t>已处理-</w:t>
      </w:r>
      <w:r w:rsidR="00206510" w:rsidRPr="00C81BAD">
        <w:rPr>
          <w:rFonts w:ascii="宋体" w:eastAsia="宋体" w:hAnsi="宋体"/>
        </w:rPr>
        <w:t>A</w:t>
      </w:r>
      <w:r w:rsidRPr="00C81BAD">
        <w:rPr>
          <w:rFonts w:ascii="宋体" w:eastAsia="宋体" w:hAnsi="宋体" w:hint="eastAsia"/>
        </w:rPr>
        <w:t>-金</w:t>
      </w:r>
    </w:p>
    <w:p w:rsidR="00206510" w:rsidRPr="00C81BAD" w:rsidRDefault="00572776" w:rsidP="00206510">
      <w:pPr>
        <w:rPr>
          <w:rFonts w:ascii="宋体" w:eastAsia="宋体" w:hAnsi="宋体"/>
        </w:rPr>
      </w:pPr>
      <w:r w:rsidRPr="00C81BAD">
        <w:rPr>
          <w:rFonts w:ascii="宋体" w:eastAsia="宋体" w:hAnsi="宋体" w:hint="eastAsia"/>
        </w:rPr>
        <w:t>已处理-</w:t>
      </w:r>
      <w:r w:rsidR="00206510" w:rsidRPr="00C81BAD">
        <w:rPr>
          <w:rFonts w:ascii="宋体" w:eastAsia="宋体" w:hAnsi="宋体"/>
        </w:rPr>
        <w:t>B</w:t>
      </w:r>
      <w:r w:rsidRPr="00C81BAD">
        <w:rPr>
          <w:rFonts w:ascii="宋体" w:eastAsia="宋体" w:hAnsi="宋体" w:hint="eastAsia"/>
        </w:rPr>
        <w:t>-铜</w:t>
      </w:r>
    </w:p>
    <w:p w:rsidR="00206510" w:rsidRPr="00C81BAD" w:rsidRDefault="007C3CBA" w:rsidP="00206510">
      <w:pPr>
        <w:rPr>
          <w:rFonts w:ascii="宋体" w:eastAsia="宋体" w:hAnsi="宋体"/>
        </w:rPr>
      </w:pPr>
      <w:r w:rsidRPr="00C81BAD">
        <w:rPr>
          <w:rFonts w:ascii="宋体" w:eastAsia="宋体" w:hAnsi="宋体" w:hint="eastAsia"/>
        </w:rPr>
        <w:t>已处理-</w:t>
      </w:r>
      <w:r w:rsidR="00206510" w:rsidRPr="00C81BAD">
        <w:rPr>
          <w:rFonts w:ascii="宋体" w:eastAsia="宋体" w:hAnsi="宋体"/>
        </w:rPr>
        <w:t>C</w:t>
      </w:r>
      <w:r w:rsidRPr="00C81BAD">
        <w:rPr>
          <w:rFonts w:ascii="宋体" w:eastAsia="宋体" w:hAnsi="宋体" w:hint="eastAsia"/>
        </w:rPr>
        <w:t>-金</w:t>
      </w:r>
    </w:p>
    <w:p w:rsidR="00206510" w:rsidRPr="00C81BAD" w:rsidRDefault="00206510" w:rsidP="00206510">
      <w:pPr>
        <w:rPr>
          <w:rFonts w:ascii="宋体" w:eastAsia="宋体" w:hAnsi="宋体"/>
        </w:rPr>
      </w:pPr>
      <w:r w:rsidRPr="00C81BAD">
        <w:rPr>
          <w:rFonts w:ascii="宋体" w:eastAsia="宋体" w:hAnsi="宋体" w:hint="eastAsia"/>
        </w:rPr>
        <w:t>已处理-</w:t>
      </w:r>
      <w:r w:rsidRPr="00C81BAD">
        <w:rPr>
          <w:rFonts w:ascii="宋体" w:eastAsia="宋体" w:hAnsi="宋体"/>
        </w:rPr>
        <w:t>D</w:t>
      </w:r>
      <w:r w:rsidRPr="00C81BAD">
        <w:rPr>
          <w:rFonts w:ascii="宋体" w:eastAsia="宋体" w:hAnsi="宋体" w:hint="eastAsia"/>
        </w:rPr>
        <w:t>-签到</w:t>
      </w:r>
    </w:p>
    <w:p w:rsidR="00206510" w:rsidRPr="00C81BAD" w:rsidRDefault="007C3CBA" w:rsidP="00206510">
      <w:pPr>
        <w:rPr>
          <w:rFonts w:ascii="宋体" w:eastAsia="宋体" w:hAnsi="宋体"/>
        </w:rPr>
      </w:pPr>
      <w:r w:rsidRPr="00C81BAD">
        <w:rPr>
          <w:rFonts w:ascii="宋体" w:eastAsia="宋体" w:hAnsi="宋体" w:hint="eastAsia"/>
        </w:rPr>
        <w:t>已处理-</w:t>
      </w:r>
      <w:r w:rsidR="00206510" w:rsidRPr="00C81BAD">
        <w:rPr>
          <w:rFonts w:ascii="宋体" w:eastAsia="宋体" w:hAnsi="宋体"/>
        </w:rPr>
        <w:t>E</w:t>
      </w:r>
      <w:r w:rsidRPr="00C81BAD">
        <w:rPr>
          <w:rFonts w:ascii="宋体" w:eastAsia="宋体" w:hAnsi="宋体" w:hint="eastAsia"/>
        </w:rPr>
        <w:t>-铜</w:t>
      </w:r>
    </w:p>
    <w:p w:rsidR="00206510" w:rsidRPr="00C81BAD" w:rsidRDefault="007C3CBA" w:rsidP="00206510">
      <w:pPr>
        <w:rPr>
          <w:rFonts w:ascii="宋体" w:eastAsia="宋体" w:hAnsi="宋体"/>
        </w:rPr>
      </w:pPr>
      <w:r w:rsidRPr="00C81BAD">
        <w:rPr>
          <w:rFonts w:ascii="宋体" w:eastAsia="宋体" w:hAnsi="宋体" w:hint="eastAsia"/>
        </w:rPr>
        <w:lastRenderedPageBreak/>
        <w:t>已处理-</w:t>
      </w:r>
      <w:r w:rsidR="00206510" w:rsidRPr="00C81BAD">
        <w:rPr>
          <w:rFonts w:ascii="宋体" w:eastAsia="宋体" w:hAnsi="宋体"/>
        </w:rPr>
        <w:t>F</w:t>
      </w:r>
      <w:r w:rsidRPr="00C81BAD">
        <w:rPr>
          <w:rFonts w:ascii="宋体" w:eastAsia="宋体" w:hAnsi="宋体" w:hint="eastAsia"/>
        </w:rPr>
        <w:t>-金</w:t>
      </w:r>
    </w:p>
    <w:p w:rsidR="00206510" w:rsidRPr="00C81BAD" w:rsidRDefault="00B630DD" w:rsidP="00206510">
      <w:pPr>
        <w:rPr>
          <w:rFonts w:ascii="宋体" w:eastAsia="宋体" w:hAnsi="宋体"/>
        </w:rPr>
      </w:pPr>
      <w:r w:rsidRPr="00C81BAD">
        <w:rPr>
          <w:rFonts w:ascii="宋体" w:eastAsia="宋体" w:hAnsi="宋体" w:hint="eastAsia"/>
        </w:rPr>
        <w:t>已处理-</w:t>
      </w:r>
      <w:r w:rsidR="00206510" w:rsidRPr="00C81BAD">
        <w:rPr>
          <w:rFonts w:ascii="宋体" w:eastAsia="宋体" w:hAnsi="宋体"/>
        </w:rPr>
        <w:t>G</w:t>
      </w:r>
      <w:r w:rsidRPr="00C81BAD">
        <w:rPr>
          <w:rFonts w:ascii="宋体" w:eastAsia="宋体" w:hAnsi="宋体" w:hint="eastAsia"/>
        </w:rPr>
        <w:t>-银</w:t>
      </w:r>
    </w:p>
    <w:p w:rsidR="00206510" w:rsidRPr="00C81BAD" w:rsidRDefault="007C3CBA" w:rsidP="00206510">
      <w:pPr>
        <w:rPr>
          <w:rFonts w:ascii="宋体" w:eastAsia="宋体" w:hAnsi="宋体"/>
        </w:rPr>
      </w:pPr>
      <w:r w:rsidRPr="00C81BAD">
        <w:rPr>
          <w:rFonts w:ascii="宋体" w:eastAsia="宋体" w:hAnsi="宋体" w:hint="eastAsia"/>
        </w:rPr>
        <w:t>已处理-</w:t>
      </w:r>
      <w:r w:rsidR="00206510" w:rsidRPr="00C81BAD">
        <w:rPr>
          <w:rFonts w:ascii="宋体" w:eastAsia="宋体" w:hAnsi="宋体"/>
        </w:rPr>
        <w:t>H</w:t>
      </w:r>
      <w:r w:rsidRPr="00C81BAD">
        <w:rPr>
          <w:rFonts w:ascii="宋体" w:eastAsia="宋体" w:hAnsi="宋体" w:hint="eastAsia"/>
        </w:rPr>
        <w:t>-金</w:t>
      </w:r>
    </w:p>
    <w:p w:rsidR="00206510" w:rsidRPr="00C81BAD" w:rsidRDefault="002E35D1" w:rsidP="00206510">
      <w:pPr>
        <w:rPr>
          <w:rFonts w:ascii="宋体" w:eastAsia="宋体" w:hAnsi="宋体"/>
        </w:rPr>
      </w:pPr>
      <w:r w:rsidRPr="00C81BAD">
        <w:rPr>
          <w:rFonts w:ascii="宋体" w:eastAsia="宋体" w:hAnsi="宋体" w:hint="eastAsia"/>
        </w:rPr>
        <w:t>已处理-</w:t>
      </w:r>
      <w:r w:rsidR="00206510" w:rsidRPr="00C81BAD">
        <w:rPr>
          <w:rFonts w:ascii="宋体" w:eastAsia="宋体" w:hAnsi="宋体"/>
        </w:rPr>
        <w:t>I</w:t>
      </w:r>
      <w:r w:rsidRPr="00C81BAD">
        <w:rPr>
          <w:rFonts w:ascii="宋体" w:eastAsia="宋体" w:hAnsi="宋体" w:hint="eastAsia"/>
        </w:rPr>
        <w:t>-金</w:t>
      </w:r>
    </w:p>
    <w:p w:rsidR="00206510" w:rsidRPr="00C81BAD" w:rsidRDefault="00B630DD" w:rsidP="00206510">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206510" w:rsidRPr="00C81BAD">
        <w:rPr>
          <w:rFonts w:ascii="宋体" w:eastAsia="宋体" w:hAnsi="宋体"/>
        </w:rPr>
        <w:t>J</w:t>
      </w:r>
      <w:r w:rsidRPr="00C81BAD">
        <w:rPr>
          <w:rFonts w:ascii="宋体" w:eastAsia="宋体" w:hAnsi="宋体"/>
        </w:rPr>
        <w:t>-铜</w:t>
      </w:r>
    </w:p>
    <w:p w:rsidR="00206510" w:rsidRPr="00C81BAD" w:rsidRDefault="00206510" w:rsidP="00206510">
      <w:pPr>
        <w:rPr>
          <w:rFonts w:ascii="宋体" w:eastAsia="宋体" w:hAnsi="宋体"/>
        </w:rPr>
      </w:pPr>
      <w:r w:rsidRPr="00C81BAD">
        <w:rPr>
          <w:rFonts w:ascii="宋体" w:eastAsia="宋体" w:hAnsi="宋体" w:hint="eastAsia"/>
        </w:rPr>
        <w:t>已处理-</w:t>
      </w:r>
      <w:r w:rsidRPr="00C81BAD">
        <w:rPr>
          <w:rFonts w:ascii="宋体" w:eastAsia="宋体" w:hAnsi="宋体"/>
        </w:rPr>
        <w:t>K</w:t>
      </w:r>
      <w:r w:rsidRPr="00C81BAD">
        <w:rPr>
          <w:rFonts w:ascii="宋体" w:eastAsia="宋体" w:hAnsi="宋体" w:hint="eastAsia"/>
        </w:rPr>
        <w:t>-签到</w:t>
      </w:r>
    </w:p>
    <w:p w:rsidR="00206510" w:rsidRPr="00C81BAD" w:rsidRDefault="00B630DD" w:rsidP="00206510">
      <w:pPr>
        <w:rPr>
          <w:rFonts w:ascii="宋体" w:eastAsia="宋体" w:hAnsi="宋体"/>
        </w:rPr>
      </w:pPr>
      <w:r w:rsidRPr="00C81BAD">
        <w:rPr>
          <w:rFonts w:ascii="宋体" w:eastAsia="宋体" w:hAnsi="宋体" w:hint="eastAsia"/>
        </w:rPr>
        <w:t>已处理-</w:t>
      </w:r>
      <w:r w:rsidR="00206510" w:rsidRPr="00C81BAD">
        <w:rPr>
          <w:rFonts w:ascii="宋体" w:eastAsia="宋体" w:hAnsi="宋体" w:hint="eastAsia"/>
        </w:rPr>
        <w:t>L-签到</w:t>
      </w:r>
    </w:p>
    <w:p w:rsidR="00B05E53" w:rsidRPr="00C81BAD" w:rsidRDefault="00B05E53" w:rsidP="00B05E53">
      <w:pPr>
        <w:pStyle w:val="2"/>
        <w:rPr>
          <w:rFonts w:ascii="宋体" w:eastAsia="宋体" w:hAnsi="宋体"/>
        </w:rPr>
      </w:pPr>
      <w:bookmarkStart w:id="325" w:name="_Toc523521407"/>
      <w:r w:rsidRPr="00C81BAD">
        <w:rPr>
          <w:rFonts w:ascii="宋体" w:eastAsia="宋体" w:hAnsi="宋体" w:hint="eastAsia"/>
        </w:rPr>
        <w:t>牛客网-第5场-</w:t>
      </w:r>
      <w:r w:rsidRPr="00C81BAD">
        <w:rPr>
          <w:rFonts w:ascii="宋体" w:eastAsia="宋体" w:hAnsi="宋体"/>
        </w:rPr>
        <w:t>2018.</w:t>
      </w:r>
      <w:r w:rsidR="00556AF6" w:rsidRPr="00C81BAD">
        <w:rPr>
          <w:rFonts w:ascii="宋体" w:eastAsia="宋体" w:hAnsi="宋体"/>
        </w:rPr>
        <w:t>8.2</w:t>
      </w:r>
      <w:r w:rsidR="00556AF6" w:rsidRPr="00C81BAD">
        <w:rPr>
          <w:rFonts w:ascii="宋体" w:eastAsia="宋体" w:hAnsi="宋体" w:hint="eastAsia"/>
        </w:rPr>
        <w:t>（周四</w:t>
      </w:r>
      <w:r w:rsidRPr="00C81BAD">
        <w:rPr>
          <w:rFonts w:ascii="宋体" w:eastAsia="宋体" w:hAnsi="宋体" w:hint="eastAsia"/>
        </w:rPr>
        <w:t>）</w:t>
      </w:r>
      <w:bookmarkEnd w:id="325"/>
    </w:p>
    <w:p w:rsidR="00D443D8" w:rsidRPr="00C81BAD" w:rsidRDefault="00D443D8" w:rsidP="00D443D8">
      <w:pPr>
        <w:rPr>
          <w:rFonts w:ascii="宋体" w:eastAsia="宋体" w:hAnsi="宋体"/>
        </w:rPr>
      </w:pPr>
      <w:r w:rsidRPr="00C81BAD">
        <w:rPr>
          <w:rFonts w:ascii="宋体" w:eastAsia="宋体" w:hAnsi="宋体" w:hint="eastAsia"/>
        </w:rPr>
        <w:t>已处理-A</w:t>
      </w:r>
      <w:r w:rsidRPr="00C81BAD">
        <w:rPr>
          <w:rFonts w:ascii="宋体" w:eastAsia="宋体" w:hAnsi="宋体"/>
        </w:rPr>
        <w:t>-</w:t>
      </w:r>
      <w:r w:rsidRPr="00C81BAD">
        <w:rPr>
          <w:rFonts w:ascii="宋体" w:eastAsia="宋体" w:hAnsi="宋体" w:hint="eastAsia"/>
        </w:rPr>
        <w:t>铜</w:t>
      </w:r>
    </w:p>
    <w:p w:rsidR="00D443D8" w:rsidRPr="00C81BAD" w:rsidRDefault="00D443D8" w:rsidP="00D443D8">
      <w:pPr>
        <w:rPr>
          <w:rFonts w:ascii="宋体" w:eastAsia="宋体" w:hAnsi="宋体"/>
        </w:rPr>
      </w:pPr>
      <w:r w:rsidRPr="00C81BAD">
        <w:rPr>
          <w:rFonts w:ascii="宋体" w:eastAsia="宋体" w:hAnsi="宋体" w:hint="eastAsia"/>
        </w:rPr>
        <w:t>已处理-</w:t>
      </w:r>
      <w:r w:rsidRPr="00C81BAD">
        <w:rPr>
          <w:rFonts w:ascii="宋体" w:eastAsia="宋体" w:hAnsi="宋体"/>
        </w:rPr>
        <w:t>B</w:t>
      </w:r>
      <w:r w:rsidRPr="00C81BAD">
        <w:rPr>
          <w:rFonts w:ascii="宋体" w:eastAsia="宋体" w:hAnsi="宋体" w:hint="eastAsia"/>
        </w:rPr>
        <w:t>-银</w:t>
      </w:r>
    </w:p>
    <w:p w:rsidR="00D443D8" w:rsidRPr="00C81BAD" w:rsidRDefault="00D443D8" w:rsidP="00D443D8">
      <w:pPr>
        <w:rPr>
          <w:rFonts w:ascii="宋体" w:eastAsia="宋体" w:hAnsi="宋体"/>
        </w:rPr>
      </w:pPr>
      <w:r w:rsidRPr="00C81BAD">
        <w:rPr>
          <w:rFonts w:ascii="宋体" w:eastAsia="宋体" w:hAnsi="宋体" w:hint="eastAsia"/>
        </w:rPr>
        <w:t>已处理-</w:t>
      </w:r>
      <w:r w:rsidRPr="00C81BAD">
        <w:rPr>
          <w:rFonts w:ascii="宋体" w:eastAsia="宋体" w:hAnsi="宋体"/>
        </w:rPr>
        <w:t>C</w:t>
      </w:r>
      <w:r w:rsidRPr="00C81BAD">
        <w:rPr>
          <w:rFonts w:ascii="宋体" w:eastAsia="宋体" w:hAnsi="宋体" w:hint="eastAsia"/>
        </w:rPr>
        <w:t>-金</w:t>
      </w:r>
    </w:p>
    <w:p w:rsidR="00D443D8" w:rsidRPr="00C81BAD" w:rsidRDefault="00D443D8" w:rsidP="00D443D8">
      <w:pPr>
        <w:rPr>
          <w:rFonts w:ascii="宋体" w:eastAsia="宋体" w:hAnsi="宋体"/>
        </w:rPr>
      </w:pPr>
      <w:r w:rsidRPr="00C81BAD">
        <w:rPr>
          <w:rFonts w:ascii="宋体" w:eastAsia="宋体" w:hAnsi="宋体" w:hint="eastAsia"/>
        </w:rPr>
        <w:t>已处理-</w:t>
      </w:r>
      <w:r w:rsidRPr="00C81BAD">
        <w:rPr>
          <w:rFonts w:ascii="宋体" w:eastAsia="宋体" w:hAnsi="宋体"/>
        </w:rPr>
        <w:t>D</w:t>
      </w:r>
      <w:r w:rsidRPr="00C81BAD">
        <w:rPr>
          <w:rFonts w:ascii="宋体" w:eastAsia="宋体" w:hAnsi="宋体" w:hint="eastAsia"/>
        </w:rPr>
        <w:t>-金</w:t>
      </w:r>
    </w:p>
    <w:p w:rsidR="00D443D8" w:rsidRPr="00C81BAD" w:rsidRDefault="00D443D8" w:rsidP="00D443D8">
      <w:pPr>
        <w:rPr>
          <w:rFonts w:ascii="宋体" w:eastAsia="宋体" w:hAnsi="宋体"/>
        </w:rPr>
      </w:pPr>
      <w:r w:rsidRPr="00C81BAD">
        <w:rPr>
          <w:rFonts w:ascii="宋体" w:eastAsia="宋体" w:hAnsi="宋体" w:hint="eastAsia"/>
        </w:rPr>
        <w:t>已处理-</w:t>
      </w:r>
      <w:r w:rsidRPr="00C81BAD">
        <w:rPr>
          <w:rFonts w:ascii="宋体" w:eastAsia="宋体" w:hAnsi="宋体"/>
        </w:rPr>
        <w:t>E</w:t>
      </w:r>
      <w:r w:rsidRPr="00C81BAD">
        <w:rPr>
          <w:rFonts w:ascii="宋体" w:eastAsia="宋体" w:hAnsi="宋体" w:hint="eastAsia"/>
        </w:rPr>
        <w:t>-铜</w:t>
      </w:r>
    </w:p>
    <w:p w:rsidR="00D443D8" w:rsidRPr="00C81BAD" w:rsidRDefault="00D443D8" w:rsidP="00D443D8">
      <w:pPr>
        <w:rPr>
          <w:rFonts w:ascii="宋体" w:eastAsia="宋体" w:hAnsi="宋体"/>
        </w:rPr>
      </w:pPr>
      <w:r w:rsidRPr="00C81BAD">
        <w:rPr>
          <w:rFonts w:ascii="宋体" w:eastAsia="宋体" w:hAnsi="宋体" w:hint="eastAsia"/>
        </w:rPr>
        <w:t>已处理-</w:t>
      </w:r>
      <w:r w:rsidRPr="00C81BAD">
        <w:rPr>
          <w:rFonts w:ascii="宋体" w:eastAsia="宋体" w:hAnsi="宋体"/>
        </w:rPr>
        <w:t>F</w:t>
      </w:r>
      <w:r w:rsidRPr="00C81BAD">
        <w:rPr>
          <w:rFonts w:ascii="宋体" w:eastAsia="宋体" w:hAnsi="宋体" w:hint="eastAsia"/>
        </w:rPr>
        <w:t>-铜</w:t>
      </w:r>
    </w:p>
    <w:p w:rsidR="00D443D8" w:rsidRPr="00C81BAD" w:rsidRDefault="00D443D8" w:rsidP="00D443D8">
      <w:pPr>
        <w:rPr>
          <w:rFonts w:ascii="宋体" w:eastAsia="宋体" w:hAnsi="宋体"/>
        </w:rPr>
      </w:pPr>
      <w:r w:rsidRPr="00C81BAD">
        <w:rPr>
          <w:rFonts w:ascii="宋体" w:eastAsia="宋体" w:hAnsi="宋体" w:hint="eastAsia"/>
        </w:rPr>
        <w:t>已处理-</w:t>
      </w:r>
      <w:r w:rsidRPr="00C81BAD">
        <w:rPr>
          <w:rFonts w:ascii="宋体" w:eastAsia="宋体" w:hAnsi="宋体"/>
        </w:rPr>
        <w:t>G</w:t>
      </w:r>
      <w:r w:rsidRPr="00C81BAD">
        <w:rPr>
          <w:rFonts w:ascii="宋体" w:eastAsia="宋体" w:hAnsi="宋体" w:hint="eastAsia"/>
        </w:rPr>
        <w:t>-签到</w:t>
      </w:r>
    </w:p>
    <w:p w:rsidR="00D443D8" w:rsidRPr="00C81BAD" w:rsidRDefault="00D443D8" w:rsidP="00D443D8">
      <w:pPr>
        <w:rPr>
          <w:rFonts w:ascii="宋体" w:eastAsia="宋体" w:hAnsi="宋体"/>
        </w:rPr>
      </w:pPr>
      <w:r w:rsidRPr="00C81BAD">
        <w:rPr>
          <w:rFonts w:ascii="宋体" w:eastAsia="宋体" w:hAnsi="宋体" w:hint="eastAsia"/>
        </w:rPr>
        <w:t>已处理-</w:t>
      </w:r>
      <w:r w:rsidRPr="00C81BAD">
        <w:rPr>
          <w:rFonts w:ascii="宋体" w:eastAsia="宋体" w:hAnsi="宋体"/>
        </w:rPr>
        <w:t>H</w:t>
      </w:r>
      <w:r w:rsidRPr="00C81BAD">
        <w:rPr>
          <w:rFonts w:ascii="宋体" w:eastAsia="宋体" w:hAnsi="宋体" w:hint="eastAsia"/>
        </w:rPr>
        <w:t>-银</w:t>
      </w:r>
    </w:p>
    <w:p w:rsidR="00D443D8" w:rsidRPr="00C81BAD" w:rsidRDefault="00D443D8" w:rsidP="00D443D8">
      <w:pPr>
        <w:rPr>
          <w:rFonts w:ascii="宋体" w:eastAsia="宋体" w:hAnsi="宋体"/>
        </w:rPr>
      </w:pPr>
      <w:r w:rsidRPr="00C81BAD">
        <w:rPr>
          <w:rFonts w:ascii="宋体" w:eastAsia="宋体" w:hAnsi="宋体" w:hint="eastAsia"/>
        </w:rPr>
        <w:t>已处理-</w:t>
      </w:r>
      <w:r w:rsidRPr="00C81BAD">
        <w:rPr>
          <w:rFonts w:ascii="宋体" w:eastAsia="宋体" w:hAnsi="宋体"/>
        </w:rPr>
        <w:t>I</w:t>
      </w:r>
      <w:r w:rsidRPr="00C81BAD">
        <w:rPr>
          <w:rFonts w:ascii="宋体" w:eastAsia="宋体" w:hAnsi="宋体" w:hint="eastAsia"/>
        </w:rPr>
        <w:t>-银</w:t>
      </w:r>
    </w:p>
    <w:p w:rsidR="00D443D8" w:rsidRPr="00C81BAD" w:rsidRDefault="00D443D8" w:rsidP="00D443D8">
      <w:pPr>
        <w:rPr>
          <w:rFonts w:ascii="宋体" w:eastAsia="宋体" w:hAnsi="宋体"/>
        </w:rPr>
      </w:pPr>
      <w:r w:rsidRPr="00C81BAD">
        <w:rPr>
          <w:rFonts w:ascii="宋体" w:eastAsia="宋体" w:hAnsi="宋体" w:hint="eastAsia"/>
        </w:rPr>
        <w:t>已处理-</w:t>
      </w:r>
      <w:r w:rsidRPr="00C81BAD">
        <w:rPr>
          <w:rFonts w:ascii="宋体" w:eastAsia="宋体" w:hAnsi="宋体"/>
        </w:rPr>
        <w:t>J</w:t>
      </w:r>
      <w:r w:rsidRPr="00C81BAD">
        <w:rPr>
          <w:rFonts w:ascii="宋体" w:eastAsia="宋体" w:hAnsi="宋体" w:hint="eastAsia"/>
        </w:rPr>
        <w:t>-签到</w:t>
      </w:r>
    </w:p>
    <w:p w:rsidR="00B05E53" w:rsidRPr="00C81BAD" w:rsidRDefault="00556AF6" w:rsidP="00556AF6">
      <w:pPr>
        <w:pStyle w:val="2"/>
        <w:rPr>
          <w:rFonts w:ascii="宋体" w:eastAsia="宋体" w:hAnsi="宋体"/>
        </w:rPr>
      </w:pPr>
      <w:bookmarkStart w:id="326" w:name="_Toc523521408"/>
      <w:r w:rsidRPr="00C81BAD">
        <w:rPr>
          <w:rFonts w:ascii="宋体" w:eastAsia="宋体" w:hAnsi="宋体" w:hint="eastAsia"/>
        </w:rPr>
        <w:t>牛客网-第6场-</w:t>
      </w:r>
      <w:r w:rsidRPr="00C81BAD">
        <w:rPr>
          <w:rFonts w:ascii="宋体" w:eastAsia="宋体" w:hAnsi="宋体"/>
        </w:rPr>
        <w:t>2018.8.4</w:t>
      </w:r>
      <w:r w:rsidRPr="00C81BAD">
        <w:rPr>
          <w:rFonts w:ascii="宋体" w:eastAsia="宋体" w:hAnsi="宋体" w:hint="eastAsia"/>
        </w:rPr>
        <w:t>（周六）</w:t>
      </w:r>
      <w:bookmarkEnd w:id="326"/>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A</w:t>
      </w:r>
      <w:r w:rsidR="00043AC1" w:rsidRPr="00C81BAD">
        <w:rPr>
          <w:rFonts w:ascii="宋体" w:eastAsia="宋体" w:hAnsi="宋体" w:hint="eastAsia"/>
        </w:rPr>
        <w:t>-签到题</w:t>
      </w:r>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B</w:t>
      </w:r>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C</w:t>
      </w:r>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D</w:t>
      </w:r>
      <w:r w:rsidR="00043AC1" w:rsidRPr="00C81BAD">
        <w:rPr>
          <w:rFonts w:ascii="宋体" w:eastAsia="宋体" w:hAnsi="宋体" w:hint="eastAsia"/>
        </w:rPr>
        <w:t>-签到题</w:t>
      </w:r>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E</w:t>
      </w:r>
      <w:r w:rsidR="00043AC1" w:rsidRPr="00C81BAD">
        <w:rPr>
          <w:rFonts w:ascii="宋体" w:eastAsia="宋体" w:hAnsi="宋体" w:hint="eastAsia"/>
        </w:rPr>
        <w:t>-铜牌题</w:t>
      </w:r>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F</w:t>
      </w:r>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G</w:t>
      </w:r>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H</w:t>
      </w:r>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I</w:t>
      </w:r>
      <w:r w:rsidR="00043AC1" w:rsidRPr="00C81BAD">
        <w:rPr>
          <w:rFonts w:ascii="宋体" w:eastAsia="宋体" w:hAnsi="宋体" w:hint="eastAsia"/>
        </w:rPr>
        <w:t>-铜牌题</w:t>
      </w:r>
    </w:p>
    <w:p w:rsidR="00043AC1" w:rsidRPr="00C81BAD" w:rsidRDefault="00612BFC" w:rsidP="00043AC1">
      <w:pPr>
        <w:rPr>
          <w:rFonts w:ascii="宋体" w:eastAsia="宋体" w:hAnsi="宋体"/>
        </w:rPr>
      </w:pPr>
      <w:r w:rsidRPr="00C81BAD">
        <w:rPr>
          <w:rFonts w:ascii="宋体" w:eastAsia="宋体" w:hAnsi="宋体" w:hint="eastAsia"/>
        </w:rPr>
        <w:t>已处理-</w:t>
      </w:r>
      <w:r w:rsidR="00043AC1" w:rsidRPr="00C81BAD">
        <w:rPr>
          <w:rFonts w:ascii="宋体" w:eastAsia="宋体" w:hAnsi="宋体"/>
        </w:rPr>
        <w:t>J</w:t>
      </w:r>
      <w:r w:rsidR="00043AC1" w:rsidRPr="00C81BAD">
        <w:rPr>
          <w:rFonts w:ascii="宋体" w:eastAsia="宋体" w:hAnsi="宋体" w:hint="eastAsia"/>
        </w:rPr>
        <w:t>-签到题</w:t>
      </w:r>
    </w:p>
    <w:p w:rsidR="00BF0E96" w:rsidRPr="00C81BAD" w:rsidRDefault="00BF0E96" w:rsidP="00BF0E96">
      <w:pPr>
        <w:pStyle w:val="2"/>
        <w:rPr>
          <w:rFonts w:ascii="宋体" w:eastAsia="宋体" w:hAnsi="宋体"/>
        </w:rPr>
      </w:pPr>
      <w:bookmarkStart w:id="327" w:name="_Toc523521409"/>
      <w:r w:rsidRPr="00C81BAD">
        <w:rPr>
          <w:rFonts w:ascii="宋体" w:eastAsia="宋体" w:hAnsi="宋体" w:hint="eastAsia"/>
        </w:rPr>
        <w:t>百度之星程序设计大赛资格赛-</w:t>
      </w:r>
      <w:r w:rsidRPr="00C81BAD">
        <w:rPr>
          <w:rFonts w:ascii="宋体" w:eastAsia="宋体" w:hAnsi="宋体"/>
        </w:rPr>
        <w:t>2018.8.4/5</w:t>
      </w:r>
      <w:r w:rsidRPr="00C81BAD">
        <w:rPr>
          <w:rFonts w:ascii="宋体" w:eastAsia="宋体" w:hAnsi="宋体" w:hint="eastAsia"/>
        </w:rPr>
        <w:t>（周六/日）</w:t>
      </w:r>
      <w:bookmarkEnd w:id="327"/>
    </w:p>
    <w:p w:rsidR="00BF0E96" w:rsidRPr="00C81BAD" w:rsidRDefault="00F73381" w:rsidP="00BF0E96">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BF0E96" w:rsidRPr="00C81BAD">
        <w:rPr>
          <w:rFonts w:ascii="宋体" w:eastAsia="宋体" w:hAnsi="宋体" w:hint="eastAsia"/>
        </w:rPr>
        <w:t>1001-签到题</w:t>
      </w:r>
    </w:p>
    <w:p w:rsidR="00BF0E96" w:rsidRPr="00C81BAD" w:rsidRDefault="00F73381" w:rsidP="00BF0E96">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BF0E96" w:rsidRPr="00C81BAD">
        <w:rPr>
          <w:rFonts w:ascii="宋体" w:eastAsia="宋体" w:hAnsi="宋体"/>
        </w:rPr>
        <w:t>1002</w:t>
      </w:r>
      <w:r w:rsidR="00BF0E96" w:rsidRPr="00C81BAD">
        <w:rPr>
          <w:rFonts w:ascii="宋体" w:eastAsia="宋体" w:hAnsi="宋体" w:hint="eastAsia"/>
        </w:rPr>
        <w:t>-签到题</w:t>
      </w:r>
    </w:p>
    <w:p w:rsidR="00BF0E96" w:rsidRPr="00C81BAD" w:rsidRDefault="00F73381" w:rsidP="00BF0E96">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BF0E96" w:rsidRPr="00C81BAD">
        <w:rPr>
          <w:rFonts w:ascii="宋体" w:eastAsia="宋体" w:hAnsi="宋体"/>
        </w:rPr>
        <w:t>1003</w:t>
      </w:r>
      <w:r w:rsidR="00BF0E96" w:rsidRPr="00C81BAD">
        <w:rPr>
          <w:rFonts w:ascii="宋体" w:eastAsia="宋体" w:hAnsi="宋体" w:hint="eastAsia"/>
        </w:rPr>
        <w:t>-银牌题-</w:t>
      </w:r>
      <w:r w:rsidR="00BF0E96" w:rsidRPr="00C81BAD">
        <w:rPr>
          <w:rFonts w:ascii="宋体" w:eastAsia="宋体" w:hAnsi="宋体"/>
        </w:rPr>
        <w:t>KM</w:t>
      </w:r>
      <w:r w:rsidR="00BF0E96" w:rsidRPr="00C81BAD">
        <w:rPr>
          <w:rFonts w:ascii="宋体" w:eastAsia="宋体" w:hAnsi="宋体" w:hint="eastAsia"/>
        </w:rPr>
        <w:t>匹配</w:t>
      </w:r>
    </w:p>
    <w:p w:rsidR="00BF0E96" w:rsidRPr="00C81BAD" w:rsidRDefault="00F73381" w:rsidP="00BF0E96">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BF0E96" w:rsidRPr="00C81BAD">
        <w:rPr>
          <w:rFonts w:ascii="宋体" w:eastAsia="宋体" w:hAnsi="宋体"/>
        </w:rPr>
        <w:t>1004</w:t>
      </w:r>
      <w:r w:rsidR="00BF0E96" w:rsidRPr="00C81BAD">
        <w:rPr>
          <w:rFonts w:ascii="宋体" w:eastAsia="宋体" w:hAnsi="宋体" w:hint="eastAsia"/>
        </w:rPr>
        <w:t>-金牌题</w:t>
      </w:r>
    </w:p>
    <w:p w:rsidR="00BF0E96" w:rsidRPr="00C81BAD" w:rsidRDefault="00F73381" w:rsidP="00BF0E96">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BF0E96" w:rsidRPr="00C81BAD">
        <w:rPr>
          <w:rFonts w:ascii="宋体" w:eastAsia="宋体" w:hAnsi="宋体"/>
        </w:rPr>
        <w:t>1005</w:t>
      </w:r>
      <w:r w:rsidR="00BF0E96" w:rsidRPr="00C81BAD">
        <w:rPr>
          <w:rFonts w:ascii="宋体" w:eastAsia="宋体" w:hAnsi="宋体" w:hint="eastAsia"/>
        </w:rPr>
        <w:t>-铜牌题</w:t>
      </w:r>
    </w:p>
    <w:p w:rsidR="00BF0E96" w:rsidRPr="00C81BAD" w:rsidRDefault="00F73381" w:rsidP="00043AC1">
      <w:pPr>
        <w:rPr>
          <w:rFonts w:ascii="宋体" w:eastAsia="宋体" w:hAnsi="宋体"/>
        </w:rPr>
      </w:pPr>
      <w:r w:rsidRPr="00C81BAD">
        <w:rPr>
          <w:rFonts w:ascii="宋体" w:eastAsia="宋体" w:hAnsi="宋体" w:hint="eastAsia"/>
        </w:rPr>
        <w:t>已处理</w:t>
      </w:r>
      <w:r w:rsidRPr="00C81BAD">
        <w:rPr>
          <w:rFonts w:ascii="宋体" w:eastAsia="宋体" w:hAnsi="宋体"/>
        </w:rPr>
        <w:t>-</w:t>
      </w:r>
      <w:r w:rsidR="00BF0E96" w:rsidRPr="00C81BAD">
        <w:rPr>
          <w:rFonts w:ascii="宋体" w:eastAsia="宋体" w:hAnsi="宋体"/>
        </w:rPr>
        <w:t>1006</w:t>
      </w:r>
      <w:r w:rsidR="00BF0E96" w:rsidRPr="00C81BAD">
        <w:rPr>
          <w:rFonts w:ascii="宋体" w:eastAsia="宋体" w:hAnsi="宋体" w:hint="eastAsia"/>
        </w:rPr>
        <w:t>-签到题</w:t>
      </w:r>
    </w:p>
    <w:p w:rsidR="003239E9" w:rsidRPr="00C81BAD" w:rsidRDefault="003239E9" w:rsidP="005A16AE">
      <w:pPr>
        <w:pStyle w:val="2"/>
        <w:rPr>
          <w:rFonts w:ascii="宋体" w:eastAsia="宋体" w:hAnsi="宋体"/>
        </w:rPr>
      </w:pPr>
      <w:bookmarkStart w:id="328" w:name="_Toc523521410"/>
      <w:r w:rsidRPr="00C81BAD">
        <w:rPr>
          <w:rFonts w:ascii="宋体" w:eastAsia="宋体" w:hAnsi="宋体"/>
        </w:rPr>
        <w:lastRenderedPageBreak/>
        <w:t>HDU-5-2018.8.6</w:t>
      </w:r>
      <w:r w:rsidR="005A16AE" w:rsidRPr="00C81BAD">
        <w:rPr>
          <w:rFonts w:ascii="宋体" w:eastAsia="宋体" w:hAnsi="宋体" w:hint="eastAsia"/>
        </w:rPr>
        <w:t>（周一）</w:t>
      </w:r>
      <w:bookmarkEnd w:id="328"/>
    </w:p>
    <w:p w:rsidR="00EA3B88" w:rsidRPr="00C81BAD" w:rsidRDefault="00EA3B88" w:rsidP="00EA3B88">
      <w:pPr>
        <w:rPr>
          <w:rFonts w:ascii="宋体" w:eastAsia="宋体" w:hAnsi="宋体"/>
        </w:rPr>
      </w:pPr>
      <w:r w:rsidRPr="00C81BAD">
        <w:rPr>
          <w:rFonts w:ascii="宋体" w:eastAsia="宋体" w:hAnsi="宋体" w:hint="eastAsia"/>
        </w:rPr>
        <w:t>1001-金牌题</w:t>
      </w:r>
      <w:r w:rsidR="00E0399A" w:rsidRPr="00C81BAD">
        <w:rPr>
          <w:rFonts w:ascii="宋体" w:eastAsia="宋体" w:hAnsi="宋体" w:hint="eastAsia"/>
        </w:rPr>
        <w:t>-命题人预估银</w:t>
      </w:r>
    </w:p>
    <w:p w:rsidR="00EA3B88" w:rsidRPr="00C81BAD" w:rsidRDefault="00EA3B88" w:rsidP="00EA3B88">
      <w:pPr>
        <w:rPr>
          <w:rFonts w:ascii="宋体" w:eastAsia="宋体" w:hAnsi="宋体"/>
        </w:rPr>
      </w:pPr>
      <w:r w:rsidRPr="00C81BAD">
        <w:rPr>
          <w:rFonts w:ascii="宋体" w:eastAsia="宋体" w:hAnsi="宋体" w:hint="eastAsia"/>
        </w:rPr>
        <w:t>已处理-</w:t>
      </w:r>
      <w:r w:rsidRPr="00C81BAD">
        <w:rPr>
          <w:rFonts w:ascii="宋体" w:eastAsia="宋体" w:hAnsi="宋体"/>
        </w:rPr>
        <w:t>1002</w:t>
      </w:r>
      <w:r w:rsidRPr="00C81BAD">
        <w:rPr>
          <w:rFonts w:ascii="宋体" w:eastAsia="宋体" w:hAnsi="宋体" w:hint="eastAsia"/>
        </w:rPr>
        <w:t>-签到题</w:t>
      </w:r>
    </w:p>
    <w:p w:rsidR="00EA3B88" w:rsidRPr="00C81BAD" w:rsidRDefault="00EA3B88" w:rsidP="00EA3B88">
      <w:pPr>
        <w:rPr>
          <w:rFonts w:ascii="宋体" w:eastAsia="宋体" w:hAnsi="宋体"/>
        </w:rPr>
      </w:pPr>
      <w:r w:rsidRPr="00C81BAD">
        <w:rPr>
          <w:rFonts w:ascii="宋体" w:eastAsia="宋体" w:hAnsi="宋体"/>
        </w:rPr>
        <w:t>1003</w:t>
      </w:r>
      <w:r w:rsidRPr="00C81BAD">
        <w:rPr>
          <w:rFonts w:ascii="宋体" w:eastAsia="宋体" w:hAnsi="宋体" w:hint="eastAsia"/>
        </w:rPr>
        <w:t>-金牌题</w:t>
      </w:r>
      <w:r w:rsidR="00E0399A" w:rsidRPr="00C81BAD">
        <w:rPr>
          <w:rFonts w:ascii="宋体" w:eastAsia="宋体" w:hAnsi="宋体" w:hint="eastAsia"/>
        </w:rPr>
        <w:t>-命题人预估铜</w:t>
      </w:r>
    </w:p>
    <w:p w:rsidR="00EA3B88" w:rsidRPr="00C81BAD" w:rsidRDefault="00EA3B88" w:rsidP="00EA3B88">
      <w:pPr>
        <w:rPr>
          <w:rFonts w:ascii="宋体" w:eastAsia="宋体" w:hAnsi="宋体"/>
        </w:rPr>
      </w:pPr>
      <w:r w:rsidRPr="00C81BAD">
        <w:rPr>
          <w:rFonts w:ascii="宋体" w:eastAsia="宋体" w:hAnsi="宋体"/>
        </w:rPr>
        <w:t>1004</w:t>
      </w:r>
      <w:r w:rsidRPr="00C81BAD">
        <w:rPr>
          <w:rFonts w:ascii="宋体" w:eastAsia="宋体" w:hAnsi="宋体" w:hint="eastAsia"/>
        </w:rPr>
        <w:t>-金牌题</w:t>
      </w:r>
    </w:p>
    <w:p w:rsidR="00EA3B88" w:rsidRPr="00C81BAD" w:rsidRDefault="00EA3B88" w:rsidP="00EA3B88">
      <w:pPr>
        <w:rPr>
          <w:rFonts w:ascii="宋体" w:eastAsia="宋体" w:hAnsi="宋体"/>
        </w:rPr>
      </w:pPr>
      <w:r w:rsidRPr="00C81BAD">
        <w:rPr>
          <w:rFonts w:ascii="宋体" w:eastAsia="宋体" w:hAnsi="宋体" w:hint="eastAsia"/>
        </w:rPr>
        <w:t>已处理-</w:t>
      </w:r>
      <w:r w:rsidRPr="00C81BAD">
        <w:rPr>
          <w:rFonts w:ascii="宋体" w:eastAsia="宋体" w:hAnsi="宋体"/>
        </w:rPr>
        <w:t>1005</w:t>
      </w:r>
      <w:r w:rsidRPr="00C81BAD">
        <w:rPr>
          <w:rFonts w:ascii="宋体" w:eastAsia="宋体" w:hAnsi="宋体" w:hint="eastAsia"/>
        </w:rPr>
        <w:t>-签到题</w:t>
      </w:r>
    </w:p>
    <w:p w:rsidR="00EA3B88" w:rsidRPr="00C81BAD" w:rsidRDefault="00EA3B88" w:rsidP="00EA3B88">
      <w:pPr>
        <w:rPr>
          <w:rFonts w:ascii="宋体" w:eastAsia="宋体" w:hAnsi="宋体"/>
        </w:rPr>
      </w:pPr>
      <w:r w:rsidRPr="00C81BAD">
        <w:rPr>
          <w:rFonts w:ascii="宋体" w:eastAsia="宋体" w:hAnsi="宋体"/>
        </w:rPr>
        <w:t>1006</w:t>
      </w:r>
      <w:r w:rsidRPr="00C81BAD">
        <w:rPr>
          <w:rFonts w:ascii="宋体" w:eastAsia="宋体" w:hAnsi="宋体" w:hint="eastAsia"/>
        </w:rPr>
        <w:t>-金牌题</w:t>
      </w:r>
      <w:r w:rsidR="00E0399A" w:rsidRPr="00C81BAD">
        <w:rPr>
          <w:rFonts w:ascii="宋体" w:eastAsia="宋体" w:hAnsi="宋体" w:hint="eastAsia"/>
        </w:rPr>
        <w:t>-命题人预估银</w:t>
      </w:r>
    </w:p>
    <w:p w:rsidR="00EA3B88" w:rsidRPr="00C81BAD" w:rsidRDefault="00EA3B88" w:rsidP="00EA3B88">
      <w:pPr>
        <w:rPr>
          <w:rFonts w:ascii="宋体" w:eastAsia="宋体" w:hAnsi="宋体"/>
        </w:rPr>
      </w:pPr>
      <w:r w:rsidRPr="00C81BAD">
        <w:rPr>
          <w:rFonts w:ascii="宋体" w:eastAsia="宋体" w:hAnsi="宋体" w:hint="eastAsia"/>
        </w:rPr>
        <w:t>已处理-</w:t>
      </w:r>
      <w:r w:rsidRPr="00C81BAD">
        <w:rPr>
          <w:rFonts w:ascii="宋体" w:eastAsia="宋体" w:hAnsi="宋体"/>
        </w:rPr>
        <w:t>1007</w:t>
      </w:r>
      <w:r w:rsidRPr="00C81BAD">
        <w:rPr>
          <w:rFonts w:ascii="宋体" w:eastAsia="宋体" w:hAnsi="宋体" w:hint="eastAsia"/>
        </w:rPr>
        <w:t>-铜牌题</w:t>
      </w:r>
    </w:p>
    <w:p w:rsidR="00EA3B88" w:rsidRPr="00C81BAD" w:rsidRDefault="00EA3B88" w:rsidP="00EA3B88">
      <w:pPr>
        <w:rPr>
          <w:rFonts w:ascii="宋体" w:eastAsia="宋体" w:hAnsi="宋体"/>
        </w:rPr>
      </w:pPr>
      <w:r w:rsidRPr="00C81BAD">
        <w:rPr>
          <w:rFonts w:ascii="宋体" w:eastAsia="宋体" w:hAnsi="宋体"/>
        </w:rPr>
        <w:t>1008</w:t>
      </w:r>
      <w:r w:rsidRPr="00C81BAD">
        <w:rPr>
          <w:rFonts w:ascii="宋体" w:eastAsia="宋体" w:hAnsi="宋体" w:hint="eastAsia"/>
        </w:rPr>
        <w:t>-银牌题</w:t>
      </w:r>
      <w:r w:rsidR="00E0399A" w:rsidRPr="00C81BAD">
        <w:rPr>
          <w:rFonts w:ascii="宋体" w:eastAsia="宋体" w:hAnsi="宋体" w:hint="eastAsia"/>
        </w:rPr>
        <w:t>-命题人预估铜</w:t>
      </w:r>
    </w:p>
    <w:p w:rsidR="00EA3B88" w:rsidRPr="00C81BAD" w:rsidRDefault="00EA3B88" w:rsidP="00EA3B88">
      <w:pPr>
        <w:rPr>
          <w:rFonts w:ascii="宋体" w:eastAsia="宋体" w:hAnsi="宋体"/>
        </w:rPr>
      </w:pPr>
      <w:r w:rsidRPr="00C81BAD">
        <w:rPr>
          <w:rFonts w:ascii="宋体" w:eastAsia="宋体" w:hAnsi="宋体"/>
        </w:rPr>
        <w:t>1009</w:t>
      </w:r>
      <w:r w:rsidRPr="00C81BAD">
        <w:rPr>
          <w:rFonts w:ascii="宋体" w:eastAsia="宋体" w:hAnsi="宋体" w:hint="eastAsia"/>
        </w:rPr>
        <w:t>-金牌题</w:t>
      </w:r>
      <w:r w:rsidR="00E0399A" w:rsidRPr="00C81BAD">
        <w:rPr>
          <w:rFonts w:ascii="宋体" w:eastAsia="宋体" w:hAnsi="宋体" w:hint="eastAsia"/>
        </w:rPr>
        <w:t>-命题人预估银</w:t>
      </w:r>
    </w:p>
    <w:p w:rsidR="00EA3B88" w:rsidRPr="00C81BAD" w:rsidRDefault="00EA3B88" w:rsidP="00EA3B88">
      <w:pPr>
        <w:rPr>
          <w:rFonts w:ascii="宋体" w:eastAsia="宋体" w:hAnsi="宋体"/>
        </w:rPr>
      </w:pPr>
      <w:r w:rsidRPr="00C81BAD">
        <w:rPr>
          <w:rFonts w:ascii="宋体" w:eastAsia="宋体" w:hAnsi="宋体"/>
        </w:rPr>
        <w:t>1010</w:t>
      </w:r>
      <w:r w:rsidRPr="00C81BAD">
        <w:rPr>
          <w:rFonts w:ascii="宋体" w:eastAsia="宋体" w:hAnsi="宋体" w:hint="eastAsia"/>
        </w:rPr>
        <w:t>-金牌题</w:t>
      </w:r>
    </w:p>
    <w:p w:rsidR="00EA3B88" w:rsidRPr="00C81BAD" w:rsidRDefault="00EA3B88" w:rsidP="00EA3B88">
      <w:pPr>
        <w:rPr>
          <w:rFonts w:ascii="宋体" w:eastAsia="宋体" w:hAnsi="宋体"/>
        </w:rPr>
      </w:pPr>
      <w:r w:rsidRPr="00C81BAD">
        <w:rPr>
          <w:rFonts w:ascii="宋体" w:eastAsia="宋体" w:hAnsi="宋体"/>
        </w:rPr>
        <w:t>1011</w:t>
      </w:r>
      <w:r w:rsidRPr="00C81BAD">
        <w:rPr>
          <w:rFonts w:ascii="宋体" w:eastAsia="宋体" w:hAnsi="宋体" w:hint="eastAsia"/>
        </w:rPr>
        <w:t>-金牌题</w:t>
      </w:r>
      <w:r w:rsidR="00E0399A" w:rsidRPr="00C81BAD">
        <w:rPr>
          <w:rFonts w:ascii="宋体" w:eastAsia="宋体" w:hAnsi="宋体" w:hint="eastAsia"/>
        </w:rPr>
        <w:t>-命题人预估银</w:t>
      </w:r>
    </w:p>
    <w:p w:rsidR="00EA3B88" w:rsidRPr="00C81BAD" w:rsidRDefault="00EA3B88" w:rsidP="00EA3B88">
      <w:pPr>
        <w:rPr>
          <w:rFonts w:ascii="宋体" w:eastAsia="宋体" w:hAnsi="宋体"/>
        </w:rPr>
      </w:pPr>
      <w:r w:rsidRPr="00C81BAD">
        <w:rPr>
          <w:rFonts w:ascii="宋体" w:eastAsia="宋体" w:hAnsi="宋体"/>
        </w:rPr>
        <w:t>1012</w:t>
      </w:r>
      <w:r w:rsidRPr="00C81BAD">
        <w:rPr>
          <w:rFonts w:ascii="宋体" w:eastAsia="宋体" w:hAnsi="宋体" w:hint="eastAsia"/>
        </w:rPr>
        <w:t>-金牌题</w:t>
      </w:r>
    </w:p>
    <w:p w:rsidR="003239E9" w:rsidRPr="00C81BAD" w:rsidRDefault="003239E9" w:rsidP="005A16AE">
      <w:pPr>
        <w:pStyle w:val="2"/>
        <w:rPr>
          <w:rFonts w:ascii="宋体" w:eastAsia="宋体" w:hAnsi="宋体"/>
        </w:rPr>
      </w:pPr>
      <w:bookmarkStart w:id="329" w:name="_Toc523521411"/>
      <w:r w:rsidRPr="00C81BAD">
        <w:rPr>
          <w:rFonts w:ascii="宋体" w:eastAsia="宋体" w:hAnsi="宋体"/>
        </w:rPr>
        <w:t>HDU-6-2018.8.8</w:t>
      </w:r>
      <w:r w:rsidR="005A16AE" w:rsidRPr="00C81BAD">
        <w:rPr>
          <w:rFonts w:ascii="宋体" w:eastAsia="宋体" w:hAnsi="宋体" w:hint="eastAsia"/>
        </w:rPr>
        <w:t>（周三）</w:t>
      </w:r>
      <w:bookmarkEnd w:id="329"/>
    </w:p>
    <w:p w:rsidR="00825D2A" w:rsidRPr="00C81BAD" w:rsidRDefault="00825D2A" w:rsidP="00825D2A">
      <w:pPr>
        <w:rPr>
          <w:rFonts w:ascii="宋体" w:eastAsia="宋体" w:hAnsi="宋体"/>
        </w:rPr>
      </w:pPr>
      <w:r w:rsidRPr="00C81BAD">
        <w:rPr>
          <w:rFonts w:ascii="宋体" w:eastAsia="宋体" w:hAnsi="宋体" w:hint="eastAsia"/>
        </w:rPr>
        <w:t>已处理-1001-签到题</w:t>
      </w:r>
    </w:p>
    <w:p w:rsidR="00825D2A" w:rsidRPr="00C81BAD" w:rsidRDefault="00825D2A" w:rsidP="00825D2A">
      <w:pPr>
        <w:rPr>
          <w:rFonts w:ascii="宋体" w:eastAsia="宋体" w:hAnsi="宋体"/>
        </w:rPr>
      </w:pPr>
      <w:r w:rsidRPr="00C81BAD">
        <w:rPr>
          <w:rFonts w:ascii="宋体" w:eastAsia="宋体" w:hAnsi="宋体" w:hint="eastAsia"/>
        </w:rPr>
        <w:t>已处理-</w:t>
      </w:r>
      <w:r w:rsidRPr="00C81BAD">
        <w:rPr>
          <w:rFonts w:ascii="宋体" w:eastAsia="宋体" w:hAnsi="宋体"/>
        </w:rPr>
        <w:t>1002</w:t>
      </w:r>
      <w:r w:rsidRPr="00C81BAD">
        <w:rPr>
          <w:rFonts w:ascii="宋体" w:eastAsia="宋体" w:hAnsi="宋体" w:hint="eastAsia"/>
        </w:rPr>
        <w:t>-铜牌题</w:t>
      </w:r>
    </w:p>
    <w:p w:rsidR="00825D2A" w:rsidRPr="00C81BAD" w:rsidRDefault="00825D2A" w:rsidP="00825D2A">
      <w:pPr>
        <w:rPr>
          <w:rFonts w:ascii="宋体" w:eastAsia="宋体" w:hAnsi="宋体"/>
        </w:rPr>
      </w:pPr>
      <w:r w:rsidRPr="00C81BAD">
        <w:rPr>
          <w:rFonts w:ascii="宋体" w:eastAsia="宋体" w:hAnsi="宋体"/>
        </w:rPr>
        <w:t>1003</w:t>
      </w:r>
      <w:r w:rsidRPr="00C81BAD">
        <w:rPr>
          <w:rFonts w:ascii="宋体" w:eastAsia="宋体" w:hAnsi="宋体" w:hint="eastAsia"/>
        </w:rPr>
        <w:t>-银牌题-命题人预估铜</w:t>
      </w:r>
    </w:p>
    <w:p w:rsidR="00825D2A" w:rsidRPr="00C81BAD" w:rsidRDefault="00825D2A" w:rsidP="00825D2A">
      <w:pPr>
        <w:rPr>
          <w:rFonts w:ascii="宋体" w:eastAsia="宋体" w:hAnsi="宋体"/>
        </w:rPr>
      </w:pPr>
      <w:r w:rsidRPr="00C81BAD">
        <w:rPr>
          <w:rFonts w:ascii="宋体" w:eastAsia="宋体" w:hAnsi="宋体"/>
        </w:rPr>
        <w:t>1004</w:t>
      </w:r>
      <w:r w:rsidRPr="00C81BAD">
        <w:rPr>
          <w:rFonts w:ascii="宋体" w:eastAsia="宋体" w:hAnsi="宋体" w:hint="eastAsia"/>
        </w:rPr>
        <w:t>-金牌题-命题人预估铜</w:t>
      </w:r>
    </w:p>
    <w:p w:rsidR="00825D2A" w:rsidRPr="00C81BAD" w:rsidRDefault="00825D2A" w:rsidP="00825D2A">
      <w:pPr>
        <w:rPr>
          <w:rFonts w:ascii="宋体" w:eastAsia="宋体" w:hAnsi="宋体"/>
        </w:rPr>
      </w:pPr>
      <w:r w:rsidRPr="00C81BAD">
        <w:rPr>
          <w:rFonts w:ascii="宋体" w:eastAsia="宋体" w:hAnsi="宋体"/>
        </w:rPr>
        <w:t>1005</w:t>
      </w:r>
      <w:r w:rsidR="007F6167" w:rsidRPr="00C81BAD">
        <w:rPr>
          <w:rFonts w:ascii="宋体" w:eastAsia="宋体" w:hAnsi="宋体" w:hint="eastAsia"/>
        </w:rPr>
        <w:t>-金牌题</w:t>
      </w:r>
    </w:p>
    <w:p w:rsidR="00825D2A" w:rsidRPr="00C81BAD" w:rsidRDefault="00825D2A" w:rsidP="00825D2A">
      <w:pPr>
        <w:rPr>
          <w:rFonts w:ascii="宋体" w:eastAsia="宋体" w:hAnsi="宋体"/>
        </w:rPr>
      </w:pPr>
      <w:r w:rsidRPr="00C81BAD">
        <w:rPr>
          <w:rFonts w:ascii="宋体" w:eastAsia="宋体" w:hAnsi="宋体"/>
        </w:rPr>
        <w:t>1006</w:t>
      </w:r>
      <w:r w:rsidR="007F6167" w:rsidRPr="00C81BAD">
        <w:rPr>
          <w:rFonts w:ascii="宋体" w:eastAsia="宋体" w:hAnsi="宋体" w:hint="eastAsia"/>
        </w:rPr>
        <w:t>-金牌题</w:t>
      </w:r>
    </w:p>
    <w:p w:rsidR="00825D2A" w:rsidRPr="00C81BAD" w:rsidRDefault="00825D2A" w:rsidP="00825D2A">
      <w:pPr>
        <w:rPr>
          <w:rFonts w:ascii="宋体" w:eastAsia="宋体" w:hAnsi="宋体"/>
        </w:rPr>
      </w:pPr>
      <w:r w:rsidRPr="00C81BAD">
        <w:rPr>
          <w:rFonts w:ascii="宋体" w:eastAsia="宋体" w:hAnsi="宋体"/>
        </w:rPr>
        <w:t>1007</w:t>
      </w:r>
      <w:r w:rsidRPr="00C81BAD">
        <w:rPr>
          <w:rFonts w:ascii="宋体" w:eastAsia="宋体" w:hAnsi="宋体" w:hint="eastAsia"/>
        </w:rPr>
        <w:t>-</w:t>
      </w:r>
      <w:r w:rsidR="007F6167" w:rsidRPr="00C81BAD">
        <w:rPr>
          <w:rFonts w:ascii="宋体" w:eastAsia="宋体" w:hAnsi="宋体" w:hint="eastAsia"/>
        </w:rPr>
        <w:t>银牌题-命题人预估金</w:t>
      </w:r>
    </w:p>
    <w:p w:rsidR="00825D2A" w:rsidRPr="00C81BAD" w:rsidRDefault="00825D2A" w:rsidP="00825D2A">
      <w:pPr>
        <w:rPr>
          <w:rFonts w:ascii="宋体" w:eastAsia="宋体" w:hAnsi="宋体"/>
        </w:rPr>
      </w:pPr>
      <w:r w:rsidRPr="00C81BAD">
        <w:rPr>
          <w:rFonts w:ascii="宋体" w:eastAsia="宋体" w:hAnsi="宋体"/>
        </w:rPr>
        <w:t>1008</w:t>
      </w:r>
      <w:r w:rsidR="007F6167" w:rsidRPr="00C81BAD">
        <w:rPr>
          <w:rFonts w:ascii="宋体" w:eastAsia="宋体" w:hAnsi="宋体" w:hint="eastAsia"/>
        </w:rPr>
        <w:t>-金牌题</w:t>
      </w:r>
    </w:p>
    <w:p w:rsidR="00825D2A" w:rsidRPr="00C81BAD" w:rsidRDefault="00825D2A" w:rsidP="00825D2A">
      <w:pPr>
        <w:rPr>
          <w:rFonts w:ascii="宋体" w:eastAsia="宋体" w:hAnsi="宋体"/>
        </w:rPr>
      </w:pPr>
      <w:r w:rsidRPr="00C81BAD">
        <w:rPr>
          <w:rFonts w:ascii="宋体" w:eastAsia="宋体" w:hAnsi="宋体" w:hint="eastAsia"/>
        </w:rPr>
        <w:t>已处理-</w:t>
      </w:r>
      <w:r w:rsidRPr="00C81BAD">
        <w:rPr>
          <w:rFonts w:ascii="宋体" w:eastAsia="宋体" w:hAnsi="宋体"/>
        </w:rPr>
        <w:t>1009</w:t>
      </w:r>
      <w:r w:rsidRPr="00C81BAD">
        <w:rPr>
          <w:rFonts w:ascii="宋体" w:eastAsia="宋体" w:hAnsi="宋体" w:hint="eastAsia"/>
        </w:rPr>
        <w:t>-铜牌题</w:t>
      </w:r>
    </w:p>
    <w:p w:rsidR="00825D2A" w:rsidRPr="00C81BAD" w:rsidRDefault="00825D2A" w:rsidP="00825D2A">
      <w:pPr>
        <w:rPr>
          <w:rFonts w:ascii="宋体" w:eastAsia="宋体" w:hAnsi="宋体"/>
        </w:rPr>
      </w:pPr>
      <w:r w:rsidRPr="00C81BAD">
        <w:rPr>
          <w:rFonts w:ascii="宋体" w:eastAsia="宋体" w:hAnsi="宋体"/>
        </w:rPr>
        <w:t>1010</w:t>
      </w:r>
      <w:r w:rsidR="007F6167" w:rsidRPr="00C81BAD">
        <w:rPr>
          <w:rFonts w:ascii="宋体" w:eastAsia="宋体" w:hAnsi="宋体" w:hint="eastAsia"/>
        </w:rPr>
        <w:t>金牌题-命题人预估银</w:t>
      </w:r>
    </w:p>
    <w:p w:rsidR="00825D2A" w:rsidRPr="00C81BAD" w:rsidRDefault="00825D2A" w:rsidP="00825D2A">
      <w:pPr>
        <w:rPr>
          <w:rFonts w:ascii="宋体" w:eastAsia="宋体" w:hAnsi="宋体"/>
        </w:rPr>
      </w:pPr>
      <w:r w:rsidRPr="00C81BAD">
        <w:rPr>
          <w:rFonts w:ascii="宋体" w:eastAsia="宋体" w:hAnsi="宋体"/>
        </w:rPr>
        <w:t>1011</w:t>
      </w:r>
      <w:r w:rsidR="007F6167" w:rsidRPr="00C81BAD">
        <w:rPr>
          <w:rFonts w:ascii="宋体" w:eastAsia="宋体" w:hAnsi="宋体" w:hint="eastAsia"/>
        </w:rPr>
        <w:t>-银牌题-命题人预估铜</w:t>
      </w:r>
    </w:p>
    <w:p w:rsidR="00825D2A" w:rsidRPr="00C81BAD" w:rsidRDefault="00825D2A" w:rsidP="00825D2A">
      <w:pPr>
        <w:rPr>
          <w:rFonts w:ascii="宋体" w:eastAsia="宋体" w:hAnsi="宋体"/>
        </w:rPr>
      </w:pPr>
      <w:r w:rsidRPr="00C81BAD">
        <w:rPr>
          <w:rFonts w:ascii="宋体" w:eastAsia="宋体" w:hAnsi="宋体" w:hint="eastAsia"/>
        </w:rPr>
        <w:t>已处理-</w:t>
      </w:r>
      <w:r w:rsidRPr="00C81BAD">
        <w:rPr>
          <w:rFonts w:ascii="宋体" w:eastAsia="宋体" w:hAnsi="宋体"/>
        </w:rPr>
        <w:t>1012</w:t>
      </w:r>
      <w:r w:rsidRPr="00C81BAD">
        <w:rPr>
          <w:rFonts w:ascii="宋体" w:eastAsia="宋体" w:hAnsi="宋体" w:hint="eastAsia"/>
        </w:rPr>
        <w:t>-签到题</w:t>
      </w:r>
    </w:p>
    <w:p w:rsidR="003F0B0C" w:rsidRPr="00C81BAD" w:rsidRDefault="003F0B0C" w:rsidP="003F0B0C">
      <w:pPr>
        <w:pStyle w:val="2"/>
        <w:rPr>
          <w:rFonts w:ascii="宋体" w:eastAsia="宋体" w:hAnsi="宋体"/>
        </w:rPr>
      </w:pPr>
      <w:bookmarkStart w:id="330" w:name="_Toc523521412"/>
      <w:r w:rsidRPr="00C81BAD">
        <w:rPr>
          <w:rFonts w:ascii="宋体" w:eastAsia="宋体" w:hAnsi="宋体" w:hint="eastAsia"/>
        </w:rPr>
        <w:t>牛客网-第7场-</w:t>
      </w:r>
      <w:r w:rsidRPr="00C81BAD">
        <w:rPr>
          <w:rFonts w:ascii="宋体" w:eastAsia="宋体" w:hAnsi="宋体"/>
        </w:rPr>
        <w:t>2018.8.9</w:t>
      </w:r>
      <w:r w:rsidRPr="00C81BAD">
        <w:rPr>
          <w:rFonts w:ascii="宋体" w:eastAsia="宋体" w:hAnsi="宋体" w:hint="eastAsia"/>
        </w:rPr>
        <w:t>（周四）</w:t>
      </w:r>
      <w:bookmarkEnd w:id="330"/>
    </w:p>
    <w:p w:rsidR="008106F4" w:rsidRPr="00C81BAD" w:rsidRDefault="007B3A11" w:rsidP="008106F4">
      <w:pPr>
        <w:rPr>
          <w:rFonts w:ascii="宋体" w:eastAsia="宋体" w:hAnsi="宋体"/>
        </w:rPr>
      </w:pPr>
      <w:r w:rsidRPr="00C81BAD">
        <w:rPr>
          <w:rFonts w:ascii="宋体" w:eastAsia="宋体" w:hAnsi="宋体" w:hint="eastAsia"/>
        </w:rPr>
        <w:t>已处理-</w:t>
      </w:r>
      <w:r w:rsidR="008106F4" w:rsidRPr="00C81BAD">
        <w:rPr>
          <w:rFonts w:ascii="宋体" w:eastAsia="宋体" w:hAnsi="宋体" w:hint="eastAsia"/>
        </w:rPr>
        <w:t>A</w:t>
      </w:r>
      <w:r w:rsidRPr="00C81BAD">
        <w:rPr>
          <w:rFonts w:ascii="宋体" w:eastAsia="宋体" w:hAnsi="宋体" w:hint="eastAsia"/>
        </w:rPr>
        <w:t>-签到题</w:t>
      </w:r>
    </w:p>
    <w:p w:rsidR="008106F4" w:rsidRPr="00C81BAD" w:rsidRDefault="008106F4" w:rsidP="008106F4">
      <w:pPr>
        <w:rPr>
          <w:rFonts w:ascii="宋体" w:eastAsia="宋体" w:hAnsi="宋体"/>
        </w:rPr>
      </w:pPr>
      <w:r w:rsidRPr="00C81BAD">
        <w:rPr>
          <w:rFonts w:ascii="宋体" w:eastAsia="宋体" w:hAnsi="宋体"/>
        </w:rPr>
        <w:t>B</w:t>
      </w:r>
    </w:p>
    <w:p w:rsidR="008106F4" w:rsidRPr="00C81BAD" w:rsidRDefault="007B3A11" w:rsidP="008106F4">
      <w:pPr>
        <w:rPr>
          <w:rFonts w:ascii="宋体" w:eastAsia="宋体" w:hAnsi="宋体"/>
        </w:rPr>
      </w:pPr>
      <w:r w:rsidRPr="00C81BAD">
        <w:rPr>
          <w:rFonts w:ascii="宋体" w:eastAsia="宋体" w:hAnsi="宋体" w:hint="eastAsia"/>
        </w:rPr>
        <w:t>已处理-</w:t>
      </w:r>
      <w:r w:rsidR="008106F4" w:rsidRPr="00C81BAD">
        <w:rPr>
          <w:rFonts w:ascii="宋体" w:eastAsia="宋体" w:hAnsi="宋体"/>
        </w:rPr>
        <w:t>C</w:t>
      </w:r>
      <w:r w:rsidRPr="00C81BAD">
        <w:rPr>
          <w:rFonts w:ascii="宋体" w:eastAsia="宋体" w:hAnsi="宋体" w:hint="eastAsia"/>
        </w:rPr>
        <w:t>-铜牌题</w:t>
      </w:r>
    </w:p>
    <w:p w:rsidR="008106F4" w:rsidRPr="00C81BAD" w:rsidRDefault="008106F4" w:rsidP="008106F4">
      <w:pPr>
        <w:rPr>
          <w:rFonts w:ascii="宋体" w:eastAsia="宋体" w:hAnsi="宋体"/>
        </w:rPr>
      </w:pPr>
      <w:r w:rsidRPr="00C81BAD">
        <w:rPr>
          <w:rFonts w:ascii="宋体" w:eastAsia="宋体" w:hAnsi="宋体"/>
        </w:rPr>
        <w:t>D</w:t>
      </w:r>
    </w:p>
    <w:p w:rsidR="008106F4" w:rsidRPr="00C81BAD" w:rsidRDefault="008106F4" w:rsidP="008106F4">
      <w:pPr>
        <w:rPr>
          <w:rFonts w:ascii="宋体" w:eastAsia="宋体" w:hAnsi="宋体"/>
        </w:rPr>
      </w:pPr>
      <w:r w:rsidRPr="00C81BAD">
        <w:rPr>
          <w:rFonts w:ascii="宋体" w:eastAsia="宋体" w:hAnsi="宋体"/>
        </w:rPr>
        <w:t>E</w:t>
      </w:r>
    </w:p>
    <w:p w:rsidR="008106F4" w:rsidRPr="00C81BAD" w:rsidRDefault="008106F4" w:rsidP="008106F4">
      <w:pPr>
        <w:rPr>
          <w:rFonts w:ascii="宋体" w:eastAsia="宋体" w:hAnsi="宋体"/>
        </w:rPr>
      </w:pPr>
      <w:r w:rsidRPr="00C81BAD">
        <w:rPr>
          <w:rFonts w:ascii="宋体" w:eastAsia="宋体" w:hAnsi="宋体"/>
        </w:rPr>
        <w:t>F</w:t>
      </w:r>
    </w:p>
    <w:p w:rsidR="008106F4" w:rsidRPr="00C81BAD" w:rsidRDefault="008106F4" w:rsidP="008106F4">
      <w:pPr>
        <w:rPr>
          <w:rFonts w:ascii="宋体" w:eastAsia="宋体" w:hAnsi="宋体"/>
        </w:rPr>
      </w:pPr>
      <w:r w:rsidRPr="00C81BAD">
        <w:rPr>
          <w:rFonts w:ascii="宋体" w:eastAsia="宋体" w:hAnsi="宋体"/>
        </w:rPr>
        <w:t>G</w:t>
      </w:r>
    </w:p>
    <w:p w:rsidR="008106F4" w:rsidRPr="00C81BAD" w:rsidRDefault="008106F4" w:rsidP="008106F4">
      <w:pPr>
        <w:rPr>
          <w:rFonts w:ascii="宋体" w:eastAsia="宋体" w:hAnsi="宋体"/>
        </w:rPr>
      </w:pPr>
      <w:r w:rsidRPr="00C81BAD">
        <w:rPr>
          <w:rFonts w:ascii="宋体" w:eastAsia="宋体" w:hAnsi="宋体"/>
        </w:rPr>
        <w:t>H</w:t>
      </w:r>
    </w:p>
    <w:p w:rsidR="008106F4" w:rsidRPr="00C81BAD" w:rsidRDefault="008106F4" w:rsidP="008106F4">
      <w:pPr>
        <w:rPr>
          <w:rFonts w:ascii="宋体" w:eastAsia="宋体" w:hAnsi="宋体"/>
        </w:rPr>
      </w:pPr>
      <w:r w:rsidRPr="00C81BAD">
        <w:rPr>
          <w:rFonts w:ascii="宋体" w:eastAsia="宋体" w:hAnsi="宋体"/>
        </w:rPr>
        <w:t>I</w:t>
      </w:r>
    </w:p>
    <w:p w:rsidR="008106F4" w:rsidRPr="00C81BAD" w:rsidRDefault="007B3A11" w:rsidP="008106F4">
      <w:pPr>
        <w:rPr>
          <w:rFonts w:ascii="宋体" w:eastAsia="宋体" w:hAnsi="宋体"/>
        </w:rPr>
      </w:pPr>
      <w:r w:rsidRPr="00C81BAD">
        <w:rPr>
          <w:rFonts w:ascii="宋体" w:eastAsia="宋体" w:hAnsi="宋体" w:hint="eastAsia"/>
        </w:rPr>
        <w:t>已处理-</w:t>
      </w:r>
      <w:r w:rsidR="008106F4" w:rsidRPr="00C81BAD">
        <w:rPr>
          <w:rFonts w:ascii="宋体" w:eastAsia="宋体" w:hAnsi="宋体"/>
        </w:rPr>
        <w:t>J</w:t>
      </w:r>
      <w:r w:rsidRPr="00C81BAD">
        <w:rPr>
          <w:rFonts w:ascii="宋体" w:eastAsia="宋体" w:hAnsi="宋体" w:hint="eastAsia"/>
        </w:rPr>
        <w:t>-铜牌题</w:t>
      </w:r>
    </w:p>
    <w:p w:rsidR="008106F4" w:rsidRPr="00C81BAD" w:rsidRDefault="008106F4" w:rsidP="008106F4">
      <w:pPr>
        <w:rPr>
          <w:rFonts w:ascii="宋体" w:eastAsia="宋体" w:hAnsi="宋体"/>
        </w:rPr>
      </w:pPr>
      <w:r w:rsidRPr="00C81BAD">
        <w:rPr>
          <w:rFonts w:ascii="宋体" w:eastAsia="宋体" w:hAnsi="宋体"/>
        </w:rPr>
        <w:lastRenderedPageBreak/>
        <w:t>K</w:t>
      </w:r>
    </w:p>
    <w:p w:rsidR="00201F68" w:rsidRPr="00C81BAD" w:rsidRDefault="00201F68" w:rsidP="00201F68">
      <w:pPr>
        <w:pStyle w:val="2"/>
        <w:rPr>
          <w:rFonts w:ascii="宋体" w:eastAsia="宋体" w:hAnsi="宋体"/>
        </w:rPr>
      </w:pPr>
      <w:bookmarkStart w:id="331" w:name="_Toc523521413"/>
      <w:r w:rsidRPr="00C81BAD">
        <w:rPr>
          <w:rFonts w:ascii="宋体" w:eastAsia="宋体" w:hAnsi="宋体" w:hint="eastAsia"/>
        </w:rPr>
        <w:t>牛客网-第8场-</w:t>
      </w:r>
      <w:r w:rsidRPr="00C81BAD">
        <w:rPr>
          <w:rFonts w:ascii="宋体" w:eastAsia="宋体" w:hAnsi="宋体"/>
        </w:rPr>
        <w:t>2018.8.11</w:t>
      </w:r>
      <w:r w:rsidRPr="00C81BAD">
        <w:rPr>
          <w:rFonts w:ascii="宋体" w:eastAsia="宋体" w:hAnsi="宋体" w:hint="eastAsia"/>
        </w:rPr>
        <w:t>（周六）</w:t>
      </w:r>
      <w:bookmarkEnd w:id="331"/>
    </w:p>
    <w:p w:rsidR="00D4132B" w:rsidRPr="00C81BAD" w:rsidRDefault="00D4132B" w:rsidP="00D4132B">
      <w:pPr>
        <w:rPr>
          <w:rFonts w:ascii="宋体" w:eastAsia="宋体" w:hAnsi="宋体"/>
        </w:rPr>
      </w:pPr>
      <w:r w:rsidRPr="00C81BAD">
        <w:rPr>
          <w:rFonts w:ascii="宋体" w:eastAsia="宋体" w:hAnsi="宋体" w:hint="eastAsia"/>
        </w:rPr>
        <w:t>A</w:t>
      </w:r>
      <w:r w:rsidR="008106F4" w:rsidRPr="00C81BAD">
        <w:rPr>
          <w:rFonts w:ascii="宋体" w:eastAsia="宋体" w:hAnsi="宋体" w:hint="eastAsia"/>
        </w:rPr>
        <w:t>-金牌题</w:t>
      </w:r>
    </w:p>
    <w:p w:rsidR="00D4132B" w:rsidRPr="00C81BAD" w:rsidRDefault="008106F4" w:rsidP="00D4132B">
      <w:pPr>
        <w:rPr>
          <w:rFonts w:ascii="宋体" w:eastAsia="宋体" w:hAnsi="宋体"/>
        </w:rPr>
      </w:pPr>
      <w:r w:rsidRPr="00C81BAD">
        <w:rPr>
          <w:rFonts w:ascii="宋体" w:eastAsia="宋体" w:hAnsi="宋体" w:hint="eastAsia"/>
        </w:rPr>
        <w:t>已处理-</w:t>
      </w:r>
      <w:r w:rsidR="00D4132B" w:rsidRPr="00C81BAD">
        <w:rPr>
          <w:rFonts w:ascii="宋体" w:eastAsia="宋体" w:hAnsi="宋体"/>
        </w:rPr>
        <w:t>B</w:t>
      </w:r>
      <w:r w:rsidRPr="00C81BAD">
        <w:rPr>
          <w:rFonts w:ascii="宋体" w:eastAsia="宋体" w:hAnsi="宋体" w:hint="eastAsia"/>
        </w:rPr>
        <w:t>-铜牌题</w:t>
      </w:r>
    </w:p>
    <w:p w:rsidR="00D4132B" w:rsidRPr="00C81BAD" w:rsidRDefault="00D4132B" w:rsidP="00D4132B">
      <w:pPr>
        <w:rPr>
          <w:rFonts w:ascii="宋体" w:eastAsia="宋体" w:hAnsi="宋体"/>
        </w:rPr>
      </w:pPr>
      <w:r w:rsidRPr="00C81BAD">
        <w:rPr>
          <w:rFonts w:ascii="宋体" w:eastAsia="宋体" w:hAnsi="宋体"/>
        </w:rPr>
        <w:t>C</w:t>
      </w:r>
      <w:r w:rsidR="008106F4" w:rsidRPr="00C81BAD">
        <w:rPr>
          <w:rFonts w:ascii="宋体" w:eastAsia="宋体" w:hAnsi="宋体" w:hint="eastAsia"/>
        </w:rPr>
        <w:t>-金牌题</w:t>
      </w:r>
    </w:p>
    <w:p w:rsidR="00D4132B" w:rsidRPr="00C81BAD" w:rsidRDefault="00D4132B" w:rsidP="00D4132B">
      <w:pPr>
        <w:rPr>
          <w:rFonts w:ascii="宋体" w:eastAsia="宋体" w:hAnsi="宋体"/>
        </w:rPr>
      </w:pPr>
      <w:r w:rsidRPr="00C81BAD">
        <w:rPr>
          <w:rFonts w:ascii="宋体" w:eastAsia="宋体" w:hAnsi="宋体"/>
        </w:rPr>
        <w:t>D</w:t>
      </w:r>
      <w:r w:rsidR="008106F4" w:rsidRPr="00C81BAD">
        <w:rPr>
          <w:rFonts w:ascii="宋体" w:eastAsia="宋体" w:hAnsi="宋体" w:hint="eastAsia"/>
        </w:rPr>
        <w:t>-金牌题</w:t>
      </w:r>
    </w:p>
    <w:p w:rsidR="00D4132B" w:rsidRPr="00C81BAD" w:rsidRDefault="008106F4" w:rsidP="00D4132B">
      <w:pPr>
        <w:rPr>
          <w:rFonts w:ascii="宋体" w:eastAsia="宋体" w:hAnsi="宋体"/>
        </w:rPr>
      </w:pPr>
      <w:r w:rsidRPr="00C81BAD">
        <w:rPr>
          <w:rFonts w:ascii="宋体" w:eastAsia="宋体" w:hAnsi="宋体" w:hint="eastAsia"/>
        </w:rPr>
        <w:t>已处理-</w:t>
      </w:r>
      <w:r w:rsidR="00D4132B" w:rsidRPr="00C81BAD">
        <w:rPr>
          <w:rFonts w:ascii="宋体" w:eastAsia="宋体" w:hAnsi="宋体"/>
        </w:rPr>
        <w:t>E</w:t>
      </w:r>
      <w:r w:rsidRPr="00C81BAD">
        <w:rPr>
          <w:rFonts w:ascii="宋体" w:eastAsia="宋体" w:hAnsi="宋体" w:hint="eastAsia"/>
        </w:rPr>
        <w:t>-铜牌题</w:t>
      </w:r>
    </w:p>
    <w:p w:rsidR="00D4132B" w:rsidRPr="00C81BAD" w:rsidRDefault="00D4132B" w:rsidP="00D4132B">
      <w:pPr>
        <w:rPr>
          <w:rFonts w:ascii="宋体" w:eastAsia="宋体" w:hAnsi="宋体"/>
        </w:rPr>
      </w:pPr>
      <w:r w:rsidRPr="00C81BAD">
        <w:rPr>
          <w:rFonts w:ascii="宋体" w:eastAsia="宋体" w:hAnsi="宋体"/>
        </w:rPr>
        <w:t>F</w:t>
      </w:r>
      <w:r w:rsidR="008106F4" w:rsidRPr="00C81BAD">
        <w:rPr>
          <w:rFonts w:ascii="宋体" w:eastAsia="宋体" w:hAnsi="宋体" w:hint="eastAsia"/>
        </w:rPr>
        <w:t>-金牌题</w:t>
      </w:r>
    </w:p>
    <w:p w:rsidR="00D4132B" w:rsidRPr="00C81BAD" w:rsidRDefault="008106F4" w:rsidP="00D4132B">
      <w:pPr>
        <w:rPr>
          <w:rFonts w:ascii="宋体" w:eastAsia="宋体" w:hAnsi="宋体"/>
        </w:rPr>
      </w:pPr>
      <w:r w:rsidRPr="00C81BAD">
        <w:rPr>
          <w:rFonts w:ascii="宋体" w:eastAsia="宋体" w:hAnsi="宋体" w:hint="eastAsia"/>
        </w:rPr>
        <w:t>已处理-</w:t>
      </w:r>
      <w:r w:rsidR="00D4132B" w:rsidRPr="00C81BAD">
        <w:rPr>
          <w:rFonts w:ascii="宋体" w:eastAsia="宋体" w:hAnsi="宋体"/>
        </w:rPr>
        <w:t>G</w:t>
      </w:r>
      <w:r w:rsidRPr="00C81BAD">
        <w:rPr>
          <w:rFonts w:ascii="宋体" w:eastAsia="宋体" w:hAnsi="宋体" w:hint="eastAsia"/>
        </w:rPr>
        <w:t>-签到题</w:t>
      </w:r>
    </w:p>
    <w:p w:rsidR="00D4132B" w:rsidRPr="00C81BAD" w:rsidRDefault="008106F4" w:rsidP="00D4132B">
      <w:pPr>
        <w:rPr>
          <w:rFonts w:ascii="宋体" w:eastAsia="宋体" w:hAnsi="宋体"/>
        </w:rPr>
      </w:pPr>
      <w:r w:rsidRPr="00C81BAD">
        <w:rPr>
          <w:rFonts w:ascii="宋体" w:eastAsia="宋体" w:hAnsi="宋体" w:hint="eastAsia"/>
        </w:rPr>
        <w:t>已处理-</w:t>
      </w:r>
      <w:r w:rsidR="00D4132B" w:rsidRPr="00C81BAD">
        <w:rPr>
          <w:rFonts w:ascii="宋体" w:eastAsia="宋体" w:hAnsi="宋体"/>
        </w:rPr>
        <w:t>H</w:t>
      </w:r>
      <w:r w:rsidRPr="00C81BAD">
        <w:rPr>
          <w:rFonts w:ascii="宋体" w:eastAsia="宋体" w:hAnsi="宋体" w:hint="eastAsia"/>
        </w:rPr>
        <w:t>-银牌题</w:t>
      </w:r>
    </w:p>
    <w:p w:rsidR="00D4132B" w:rsidRPr="00C81BAD" w:rsidRDefault="00D4132B" w:rsidP="00D4132B">
      <w:pPr>
        <w:rPr>
          <w:rFonts w:ascii="宋体" w:eastAsia="宋体" w:hAnsi="宋体"/>
        </w:rPr>
      </w:pPr>
      <w:r w:rsidRPr="00C81BAD">
        <w:rPr>
          <w:rFonts w:ascii="宋体" w:eastAsia="宋体" w:hAnsi="宋体"/>
        </w:rPr>
        <w:t>I</w:t>
      </w:r>
      <w:r w:rsidR="008106F4" w:rsidRPr="00C81BAD">
        <w:rPr>
          <w:rFonts w:ascii="宋体" w:eastAsia="宋体" w:hAnsi="宋体" w:hint="eastAsia"/>
        </w:rPr>
        <w:t>-金牌题</w:t>
      </w:r>
    </w:p>
    <w:p w:rsidR="00D4132B" w:rsidRPr="00C81BAD" w:rsidRDefault="00D4132B" w:rsidP="00D4132B">
      <w:pPr>
        <w:rPr>
          <w:rFonts w:ascii="宋体" w:eastAsia="宋体" w:hAnsi="宋体"/>
        </w:rPr>
      </w:pPr>
      <w:r w:rsidRPr="00C81BAD">
        <w:rPr>
          <w:rFonts w:ascii="宋体" w:eastAsia="宋体" w:hAnsi="宋体"/>
        </w:rPr>
        <w:t>J</w:t>
      </w:r>
      <w:r w:rsidR="008106F4" w:rsidRPr="00C81BAD">
        <w:rPr>
          <w:rFonts w:ascii="宋体" w:eastAsia="宋体" w:hAnsi="宋体" w:hint="eastAsia"/>
        </w:rPr>
        <w:t>-金牌题</w:t>
      </w:r>
    </w:p>
    <w:p w:rsidR="00D4132B" w:rsidRPr="00C81BAD" w:rsidRDefault="00D4132B" w:rsidP="00D4132B">
      <w:pPr>
        <w:rPr>
          <w:rFonts w:ascii="宋体" w:eastAsia="宋体" w:hAnsi="宋体"/>
        </w:rPr>
      </w:pPr>
      <w:r w:rsidRPr="00C81BAD">
        <w:rPr>
          <w:rFonts w:ascii="宋体" w:eastAsia="宋体" w:hAnsi="宋体"/>
        </w:rPr>
        <w:t>K</w:t>
      </w:r>
      <w:r w:rsidR="008106F4" w:rsidRPr="00C81BAD">
        <w:rPr>
          <w:rFonts w:ascii="宋体" w:eastAsia="宋体" w:hAnsi="宋体" w:hint="eastAsia"/>
        </w:rPr>
        <w:t>-金牌题</w:t>
      </w:r>
    </w:p>
    <w:p w:rsidR="00EA3B88" w:rsidRPr="00C81BAD" w:rsidRDefault="00EA3B88" w:rsidP="00EA3B88">
      <w:pPr>
        <w:pStyle w:val="2"/>
        <w:rPr>
          <w:rFonts w:ascii="宋体" w:eastAsia="宋体" w:hAnsi="宋体"/>
        </w:rPr>
      </w:pPr>
      <w:bookmarkStart w:id="332" w:name="_Toc523521414"/>
      <w:r w:rsidRPr="00C81BAD">
        <w:rPr>
          <w:rFonts w:ascii="宋体" w:eastAsia="宋体" w:hAnsi="宋体" w:hint="eastAsia"/>
        </w:rPr>
        <w:t>EOJ-8月月赛-</w:t>
      </w:r>
      <w:r w:rsidRPr="00C81BAD">
        <w:rPr>
          <w:rFonts w:ascii="宋体" w:eastAsia="宋体" w:hAnsi="宋体"/>
        </w:rPr>
        <w:t>2018.8.11</w:t>
      </w:r>
      <w:r w:rsidRPr="00C81BAD">
        <w:rPr>
          <w:rFonts w:ascii="宋体" w:eastAsia="宋体" w:hAnsi="宋体" w:hint="eastAsia"/>
        </w:rPr>
        <w:t>（周六）</w:t>
      </w:r>
      <w:bookmarkEnd w:id="332"/>
    </w:p>
    <w:p w:rsidR="002A75B8" w:rsidRPr="00C81BAD" w:rsidRDefault="002A75B8" w:rsidP="002A75B8">
      <w:pPr>
        <w:rPr>
          <w:rFonts w:ascii="宋体" w:eastAsia="宋体" w:hAnsi="宋体"/>
        </w:rPr>
      </w:pPr>
      <w:r w:rsidRPr="00C81BAD">
        <w:rPr>
          <w:rFonts w:ascii="宋体" w:eastAsia="宋体" w:hAnsi="宋体" w:hint="eastAsia"/>
        </w:rPr>
        <w:t>已处理-A-签到题</w:t>
      </w:r>
    </w:p>
    <w:p w:rsidR="002A75B8" w:rsidRPr="00C81BAD" w:rsidRDefault="002A75B8" w:rsidP="002A75B8">
      <w:pPr>
        <w:rPr>
          <w:rFonts w:ascii="宋体" w:eastAsia="宋体" w:hAnsi="宋体"/>
        </w:rPr>
      </w:pPr>
      <w:r w:rsidRPr="00C81BAD">
        <w:rPr>
          <w:rFonts w:ascii="宋体" w:eastAsia="宋体" w:hAnsi="宋体" w:hint="eastAsia"/>
        </w:rPr>
        <w:t>已处理-</w:t>
      </w:r>
      <w:r w:rsidRPr="00C81BAD">
        <w:rPr>
          <w:rFonts w:ascii="宋体" w:eastAsia="宋体" w:hAnsi="宋体"/>
        </w:rPr>
        <w:t>B</w:t>
      </w:r>
      <w:r w:rsidRPr="00C81BAD">
        <w:rPr>
          <w:rFonts w:ascii="宋体" w:eastAsia="宋体" w:hAnsi="宋体" w:hint="eastAsia"/>
        </w:rPr>
        <w:t>-签到题</w:t>
      </w:r>
    </w:p>
    <w:p w:rsidR="002A75B8" w:rsidRPr="00C81BAD" w:rsidRDefault="002A75B8" w:rsidP="002A75B8">
      <w:pPr>
        <w:rPr>
          <w:rFonts w:ascii="宋体" w:eastAsia="宋体" w:hAnsi="宋体"/>
        </w:rPr>
      </w:pPr>
      <w:r w:rsidRPr="00C81BAD">
        <w:rPr>
          <w:rFonts w:ascii="宋体" w:eastAsia="宋体" w:hAnsi="宋体"/>
        </w:rPr>
        <w:t>C</w:t>
      </w:r>
    </w:p>
    <w:p w:rsidR="002A75B8" w:rsidRPr="00C81BAD" w:rsidRDefault="002A75B8" w:rsidP="002A75B8">
      <w:pPr>
        <w:rPr>
          <w:rFonts w:ascii="宋体" w:eastAsia="宋体" w:hAnsi="宋体"/>
        </w:rPr>
      </w:pPr>
      <w:r w:rsidRPr="00C81BAD">
        <w:rPr>
          <w:rFonts w:ascii="宋体" w:eastAsia="宋体" w:hAnsi="宋体"/>
        </w:rPr>
        <w:t>D</w:t>
      </w:r>
    </w:p>
    <w:p w:rsidR="002A75B8" w:rsidRPr="00C81BAD" w:rsidRDefault="002A75B8" w:rsidP="002A75B8">
      <w:pPr>
        <w:rPr>
          <w:rFonts w:ascii="宋体" w:eastAsia="宋体" w:hAnsi="宋体"/>
        </w:rPr>
      </w:pPr>
      <w:r w:rsidRPr="00C81BAD">
        <w:rPr>
          <w:rFonts w:ascii="宋体" w:eastAsia="宋体" w:hAnsi="宋体"/>
        </w:rPr>
        <w:t>E</w:t>
      </w:r>
    </w:p>
    <w:p w:rsidR="00201F68" w:rsidRPr="00C81BAD" w:rsidRDefault="00201F68" w:rsidP="00201F68">
      <w:pPr>
        <w:pStyle w:val="2"/>
        <w:rPr>
          <w:rFonts w:ascii="宋体" w:eastAsia="宋体" w:hAnsi="宋体"/>
        </w:rPr>
      </w:pPr>
      <w:bookmarkStart w:id="333" w:name="_Toc523521415"/>
      <w:r w:rsidRPr="00C81BAD">
        <w:rPr>
          <w:rFonts w:ascii="宋体" w:eastAsia="宋体" w:hAnsi="宋体" w:hint="eastAsia"/>
        </w:rPr>
        <w:t>百度之星程序设计大赛初赛第2场-</w:t>
      </w:r>
      <w:r w:rsidRPr="00C81BAD">
        <w:rPr>
          <w:rFonts w:ascii="宋体" w:eastAsia="宋体" w:hAnsi="宋体"/>
        </w:rPr>
        <w:t>2018.8.12</w:t>
      </w:r>
      <w:r w:rsidRPr="00C81BAD">
        <w:rPr>
          <w:rFonts w:ascii="宋体" w:eastAsia="宋体" w:hAnsi="宋体" w:hint="eastAsia"/>
        </w:rPr>
        <w:t>（周日）</w:t>
      </w:r>
      <w:bookmarkEnd w:id="333"/>
    </w:p>
    <w:p w:rsidR="001113D9" w:rsidRPr="00C81BAD" w:rsidRDefault="001113D9" w:rsidP="001113D9">
      <w:pPr>
        <w:rPr>
          <w:rFonts w:ascii="宋体" w:eastAsia="宋体" w:hAnsi="宋体"/>
        </w:rPr>
      </w:pPr>
      <w:r w:rsidRPr="00C81BAD">
        <w:rPr>
          <w:rFonts w:ascii="宋体" w:eastAsia="宋体" w:hAnsi="宋体" w:hint="eastAsia"/>
        </w:rPr>
        <w:t>已处理-1</w:t>
      </w:r>
      <w:r w:rsidRPr="00C81BAD">
        <w:rPr>
          <w:rFonts w:ascii="宋体" w:eastAsia="宋体" w:hAnsi="宋体"/>
        </w:rPr>
        <w:t>001</w:t>
      </w:r>
      <w:r w:rsidRPr="00C81BAD">
        <w:rPr>
          <w:rFonts w:ascii="宋体" w:eastAsia="宋体" w:hAnsi="宋体" w:hint="eastAsia"/>
        </w:rPr>
        <w:t>-签到题</w:t>
      </w:r>
    </w:p>
    <w:p w:rsidR="001113D9" w:rsidRPr="00C81BAD" w:rsidRDefault="001113D9" w:rsidP="001113D9">
      <w:pPr>
        <w:rPr>
          <w:rFonts w:ascii="宋体" w:eastAsia="宋体" w:hAnsi="宋体"/>
        </w:rPr>
      </w:pPr>
      <w:r w:rsidRPr="00C81BAD">
        <w:rPr>
          <w:rFonts w:ascii="宋体" w:eastAsia="宋体" w:hAnsi="宋体"/>
        </w:rPr>
        <w:t>1002</w:t>
      </w:r>
      <w:r w:rsidRPr="00C81BAD">
        <w:rPr>
          <w:rFonts w:ascii="宋体" w:eastAsia="宋体" w:hAnsi="宋体" w:hint="eastAsia"/>
        </w:rPr>
        <w:t>-银牌题</w:t>
      </w:r>
    </w:p>
    <w:p w:rsidR="001113D9" w:rsidRPr="00C81BAD" w:rsidRDefault="001113D9" w:rsidP="001113D9">
      <w:pPr>
        <w:rPr>
          <w:rFonts w:ascii="宋体" w:eastAsia="宋体" w:hAnsi="宋体"/>
        </w:rPr>
      </w:pPr>
      <w:r w:rsidRPr="00C81BAD">
        <w:rPr>
          <w:rFonts w:ascii="宋体" w:eastAsia="宋体" w:hAnsi="宋体"/>
        </w:rPr>
        <w:t>1003</w:t>
      </w:r>
      <w:r w:rsidRPr="00C81BAD">
        <w:rPr>
          <w:rFonts w:ascii="宋体" w:eastAsia="宋体" w:hAnsi="宋体" w:hint="eastAsia"/>
        </w:rPr>
        <w:t>-银牌题</w:t>
      </w:r>
    </w:p>
    <w:p w:rsidR="001113D9" w:rsidRPr="00C81BAD" w:rsidRDefault="001113D9" w:rsidP="001113D9">
      <w:pPr>
        <w:rPr>
          <w:rFonts w:ascii="宋体" w:eastAsia="宋体" w:hAnsi="宋体"/>
        </w:rPr>
      </w:pPr>
      <w:r w:rsidRPr="00C81BAD">
        <w:rPr>
          <w:rFonts w:ascii="宋体" w:eastAsia="宋体" w:hAnsi="宋体" w:hint="eastAsia"/>
        </w:rPr>
        <w:t>已处理-</w:t>
      </w:r>
      <w:r w:rsidRPr="00C81BAD">
        <w:rPr>
          <w:rFonts w:ascii="宋体" w:eastAsia="宋体" w:hAnsi="宋体"/>
        </w:rPr>
        <w:t>1004</w:t>
      </w:r>
      <w:r w:rsidRPr="00C81BAD">
        <w:rPr>
          <w:rFonts w:ascii="宋体" w:eastAsia="宋体" w:hAnsi="宋体" w:hint="eastAsia"/>
        </w:rPr>
        <w:t>-签到题</w:t>
      </w:r>
    </w:p>
    <w:p w:rsidR="001113D9" w:rsidRPr="00C81BAD" w:rsidRDefault="001113D9" w:rsidP="001113D9">
      <w:pPr>
        <w:rPr>
          <w:rFonts w:ascii="宋体" w:eastAsia="宋体" w:hAnsi="宋体"/>
        </w:rPr>
      </w:pPr>
      <w:r w:rsidRPr="00C81BAD">
        <w:rPr>
          <w:rFonts w:ascii="宋体" w:eastAsia="宋体" w:hAnsi="宋体"/>
        </w:rPr>
        <w:t>1005</w:t>
      </w:r>
      <w:r w:rsidRPr="00C81BAD">
        <w:rPr>
          <w:rFonts w:ascii="宋体" w:eastAsia="宋体" w:hAnsi="宋体" w:hint="eastAsia"/>
        </w:rPr>
        <w:t>-金牌题</w:t>
      </w:r>
    </w:p>
    <w:p w:rsidR="001113D9" w:rsidRPr="00C81BAD" w:rsidRDefault="001113D9" w:rsidP="001113D9">
      <w:pPr>
        <w:rPr>
          <w:rFonts w:ascii="宋体" w:eastAsia="宋体" w:hAnsi="宋体"/>
        </w:rPr>
      </w:pPr>
      <w:r w:rsidRPr="00C81BAD">
        <w:rPr>
          <w:rFonts w:ascii="宋体" w:eastAsia="宋体" w:hAnsi="宋体" w:hint="eastAsia"/>
        </w:rPr>
        <w:t>已处理-</w:t>
      </w:r>
      <w:r w:rsidRPr="00C81BAD">
        <w:rPr>
          <w:rFonts w:ascii="宋体" w:eastAsia="宋体" w:hAnsi="宋体"/>
        </w:rPr>
        <w:t>1006</w:t>
      </w:r>
      <w:r w:rsidRPr="00C81BAD">
        <w:rPr>
          <w:rFonts w:ascii="宋体" w:eastAsia="宋体" w:hAnsi="宋体" w:hint="eastAsia"/>
        </w:rPr>
        <w:t>-签到题</w:t>
      </w:r>
    </w:p>
    <w:p w:rsidR="003239E9" w:rsidRPr="00C81BAD" w:rsidRDefault="003239E9" w:rsidP="005A16AE">
      <w:pPr>
        <w:pStyle w:val="2"/>
        <w:rPr>
          <w:rFonts w:ascii="宋体" w:eastAsia="宋体" w:hAnsi="宋体"/>
        </w:rPr>
      </w:pPr>
      <w:bookmarkStart w:id="334" w:name="_Toc523521416"/>
      <w:r w:rsidRPr="00C81BAD">
        <w:rPr>
          <w:rFonts w:ascii="宋体" w:eastAsia="宋体" w:hAnsi="宋体"/>
        </w:rPr>
        <w:t>HDU-7-2018.</w:t>
      </w:r>
      <w:r w:rsidR="005A16AE" w:rsidRPr="00C81BAD">
        <w:rPr>
          <w:rFonts w:ascii="宋体" w:eastAsia="宋体" w:hAnsi="宋体"/>
        </w:rPr>
        <w:t>8.13</w:t>
      </w:r>
      <w:r w:rsidR="005A16AE" w:rsidRPr="00C81BAD">
        <w:rPr>
          <w:rFonts w:ascii="宋体" w:eastAsia="宋体" w:hAnsi="宋体" w:hint="eastAsia"/>
        </w:rPr>
        <w:t>（周一）</w:t>
      </w:r>
      <w:bookmarkEnd w:id="334"/>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hint="eastAsia"/>
        </w:rPr>
        <w:t>1001-铜牌题</w:t>
      </w:r>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rPr>
        <w:t>1002</w:t>
      </w:r>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rPr>
        <w:t>1003</w:t>
      </w:r>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rPr>
        <w:t>1004</w:t>
      </w:r>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rPr>
        <w:t>1005</w:t>
      </w:r>
      <w:r w:rsidR="00201F68" w:rsidRPr="00C81BAD">
        <w:rPr>
          <w:rFonts w:ascii="宋体" w:eastAsia="宋体" w:hAnsi="宋体" w:hint="eastAsia"/>
        </w:rPr>
        <w:t>-铜牌题</w:t>
      </w:r>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rPr>
        <w:t>1006</w:t>
      </w:r>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rPr>
        <w:t>1007</w:t>
      </w:r>
    </w:p>
    <w:p w:rsidR="00201F68" w:rsidRPr="00C81BAD" w:rsidRDefault="005D7CFC" w:rsidP="00201F68">
      <w:pPr>
        <w:rPr>
          <w:rFonts w:ascii="宋体" w:eastAsia="宋体" w:hAnsi="宋体"/>
        </w:rPr>
      </w:pPr>
      <w:r w:rsidRPr="00C81BAD">
        <w:rPr>
          <w:rFonts w:ascii="宋体" w:eastAsia="宋体" w:hAnsi="宋体" w:hint="eastAsia"/>
        </w:rPr>
        <w:lastRenderedPageBreak/>
        <w:t>已处理-</w:t>
      </w:r>
      <w:r w:rsidR="00201F68" w:rsidRPr="00C81BAD">
        <w:rPr>
          <w:rFonts w:ascii="宋体" w:eastAsia="宋体" w:hAnsi="宋体"/>
        </w:rPr>
        <w:t>1008</w:t>
      </w:r>
      <w:r w:rsidRPr="00C81BAD">
        <w:rPr>
          <w:rFonts w:ascii="宋体" w:eastAsia="宋体" w:hAnsi="宋体" w:hint="eastAsia"/>
        </w:rPr>
        <w:t>-银牌题</w:t>
      </w:r>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rPr>
        <w:t>1009</w:t>
      </w:r>
      <w:r w:rsidR="00201F68" w:rsidRPr="00C81BAD">
        <w:rPr>
          <w:rFonts w:ascii="宋体" w:eastAsia="宋体" w:hAnsi="宋体" w:hint="eastAsia"/>
        </w:rPr>
        <w:t>-铜牌题</w:t>
      </w:r>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rPr>
        <w:t>1010</w:t>
      </w:r>
      <w:r w:rsidR="00201F68" w:rsidRPr="00C81BAD">
        <w:rPr>
          <w:rFonts w:ascii="宋体" w:eastAsia="宋体" w:hAnsi="宋体" w:hint="eastAsia"/>
        </w:rPr>
        <w:t>-铜牌题</w:t>
      </w:r>
    </w:p>
    <w:p w:rsidR="00201F68" w:rsidRPr="00C81BAD" w:rsidRDefault="005D7CFC" w:rsidP="00201F68">
      <w:pPr>
        <w:rPr>
          <w:rFonts w:ascii="宋体" w:eastAsia="宋体" w:hAnsi="宋体"/>
        </w:rPr>
      </w:pPr>
      <w:r w:rsidRPr="00C81BAD">
        <w:rPr>
          <w:rFonts w:ascii="宋体" w:eastAsia="宋体" w:hAnsi="宋体" w:hint="eastAsia"/>
        </w:rPr>
        <w:t>已处理-</w:t>
      </w:r>
      <w:r w:rsidR="00201F68" w:rsidRPr="00C81BAD">
        <w:rPr>
          <w:rFonts w:ascii="宋体" w:eastAsia="宋体" w:hAnsi="宋体"/>
        </w:rPr>
        <w:t>1011</w:t>
      </w:r>
      <w:r w:rsidR="00201F68" w:rsidRPr="00C81BAD">
        <w:rPr>
          <w:rFonts w:ascii="宋体" w:eastAsia="宋体" w:hAnsi="宋体" w:hint="eastAsia"/>
        </w:rPr>
        <w:t>-铜牌题</w:t>
      </w:r>
    </w:p>
    <w:p w:rsidR="005A16AE" w:rsidRPr="00C81BAD" w:rsidRDefault="005A16AE" w:rsidP="005A16AE">
      <w:pPr>
        <w:pStyle w:val="2"/>
        <w:rPr>
          <w:rFonts w:ascii="宋体" w:eastAsia="宋体" w:hAnsi="宋体"/>
        </w:rPr>
      </w:pPr>
      <w:bookmarkStart w:id="335" w:name="_Toc523521417"/>
      <w:r w:rsidRPr="00C81BAD">
        <w:rPr>
          <w:rFonts w:ascii="宋体" w:eastAsia="宋体" w:hAnsi="宋体"/>
        </w:rPr>
        <w:t>HDU-8-2018.8.15</w:t>
      </w:r>
      <w:r w:rsidRPr="00C81BAD">
        <w:rPr>
          <w:rFonts w:ascii="宋体" w:eastAsia="宋体" w:hAnsi="宋体" w:hint="eastAsia"/>
        </w:rPr>
        <w:t>（周三）</w:t>
      </w:r>
      <w:bookmarkEnd w:id="335"/>
    </w:p>
    <w:p w:rsidR="00935499" w:rsidRPr="00C81BAD" w:rsidRDefault="00935499" w:rsidP="00935499">
      <w:pPr>
        <w:rPr>
          <w:rFonts w:ascii="宋体" w:eastAsia="宋体" w:hAnsi="宋体" w:hint="eastAsia"/>
        </w:rPr>
      </w:pPr>
      <w:r w:rsidRPr="00C81BAD">
        <w:rPr>
          <w:rFonts w:ascii="宋体" w:eastAsia="宋体" w:hAnsi="宋体" w:hint="eastAsia"/>
        </w:rPr>
        <w:t>1001-铜牌题</w:t>
      </w:r>
    </w:p>
    <w:p w:rsidR="00935499" w:rsidRPr="00C81BAD" w:rsidRDefault="00935499" w:rsidP="00935499">
      <w:pPr>
        <w:rPr>
          <w:rFonts w:ascii="宋体" w:eastAsia="宋体" w:hAnsi="宋体"/>
        </w:rPr>
      </w:pPr>
      <w:r w:rsidRPr="00C81BAD">
        <w:rPr>
          <w:rFonts w:ascii="宋体" w:eastAsia="宋体" w:hAnsi="宋体"/>
        </w:rPr>
        <w:t>1002</w:t>
      </w:r>
    </w:p>
    <w:p w:rsidR="00935499" w:rsidRPr="00C81BAD" w:rsidRDefault="00935499" w:rsidP="00935499">
      <w:pPr>
        <w:rPr>
          <w:rFonts w:ascii="宋体" w:eastAsia="宋体" w:hAnsi="宋体" w:hint="eastAsia"/>
        </w:rPr>
      </w:pPr>
      <w:r w:rsidRPr="00C81BAD">
        <w:rPr>
          <w:rFonts w:ascii="宋体" w:eastAsia="宋体" w:hAnsi="宋体" w:hint="eastAsia"/>
        </w:rPr>
        <w:t>1003</w:t>
      </w:r>
    </w:p>
    <w:p w:rsidR="00935499" w:rsidRPr="00C81BAD" w:rsidRDefault="00935499" w:rsidP="00935499">
      <w:pPr>
        <w:rPr>
          <w:rFonts w:ascii="宋体" w:eastAsia="宋体" w:hAnsi="宋体"/>
        </w:rPr>
      </w:pPr>
      <w:r w:rsidRPr="00C81BAD">
        <w:rPr>
          <w:rFonts w:ascii="宋体" w:eastAsia="宋体" w:hAnsi="宋体"/>
        </w:rPr>
        <w:t>1004</w:t>
      </w:r>
      <w:r w:rsidRPr="00C81BAD">
        <w:rPr>
          <w:rFonts w:ascii="宋体" w:eastAsia="宋体" w:hAnsi="宋体" w:hint="eastAsia"/>
        </w:rPr>
        <w:t>-铜牌题</w:t>
      </w:r>
    </w:p>
    <w:p w:rsidR="00935499" w:rsidRPr="00C81BAD" w:rsidRDefault="00935499" w:rsidP="00935499">
      <w:pPr>
        <w:rPr>
          <w:rFonts w:ascii="宋体" w:eastAsia="宋体" w:hAnsi="宋体"/>
        </w:rPr>
      </w:pPr>
      <w:r w:rsidRPr="00C81BAD">
        <w:rPr>
          <w:rFonts w:ascii="宋体" w:eastAsia="宋体" w:hAnsi="宋体"/>
        </w:rPr>
        <w:t>1005</w:t>
      </w:r>
      <w:r w:rsidRPr="00C81BAD">
        <w:rPr>
          <w:rFonts w:ascii="宋体" w:eastAsia="宋体" w:hAnsi="宋体" w:hint="eastAsia"/>
        </w:rPr>
        <w:t>-签到题</w:t>
      </w:r>
    </w:p>
    <w:p w:rsidR="00935499" w:rsidRPr="00C81BAD" w:rsidRDefault="00935499" w:rsidP="00935499">
      <w:pPr>
        <w:rPr>
          <w:rFonts w:ascii="宋体" w:eastAsia="宋体" w:hAnsi="宋体"/>
        </w:rPr>
      </w:pPr>
      <w:r w:rsidRPr="00C81BAD">
        <w:rPr>
          <w:rFonts w:ascii="宋体" w:eastAsia="宋体" w:hAnsi="宋体"/>
        </w:rPr>
        <w:t>1006</w:t>
      </w:r>
    </w:p>
    <w:p w:rsidR="00935499" w:rsidRPr="00C81BAD" w:rsidRDefault="00935499" w:rsidP="00935499">
      <w:pPr>
        <w:rPr>
          <w:rFonts w:ascii="宋体" w:eastAsia="宋体" w:hAnsi="宋体"/>
        </w:rPr>
      </w:pPr>
      <w:r w:rsidRPr="00C81BAD">
        <w:rPr>
          <w:rFonts w:ascii="宋体" w:eastAsia="宋体" w:hAnsi="宋体"/>
        </w:rPr>
        <w:t>1007</w:t>
      </w:r>
    </w:p>
    <w:p w:rsidR="00935499" w:rsidRPr="00C81BAD" w:rsidRDefault="00935499" w:rsidP="00935499">
      <w:pPr>
        <w:rPr>
          <w:rFonts w:ascii="宋体" w:eastAsia="宋体" w:hAnsi="宋体"/>
        </w:rPr>
      </w:pPr>
      <w:r w:rsidRPr="00C81BAD">
        <w:rPr>
          <w:rFonts w:ascii="宋体" w:eastAsia="宋体" w:hAnsi="宋体"/>
        </w:rPr>
        <w:t>1008</w:t>
      </w:r>
    </w:p>
    <w:p w:rsidR="00935499" w:rsidRPr="00C81BAD" w:rsidRDefault="00935499" w:rsidP="00935499">
      <w:pPr>
        <w:rPr>
          <w:rFonts w:ascii="宋体" w:eastAsia="宋体" w:hAnsi="宋体"/>
        </w:rPr>
      </w:pPr>
      <w:r w:rsidRPr="00C81BAD">
        <w:rPr>
          <w:rFonts w:ascii="宋体" w:eastAsia="宋体" w:hAnsi="宋体"/>
        </w:rPr>
        <w:t>1009</w:t>
      </w:r>
    </w:p>
    <w:p w:rsidR="00935499" w:rsidRPr="00C81BAD" w:rsidRDefault="00935499" w:rsidP="00935499">
      <w:pPr>
        <w:rPr>
          <w:rFonts w:ascii="宋体" w:eastAsia="宋体" w:hAnsi="宋体"/>
        </w:rPr>
      </w:pPr>
      <w:r w:rsidRPr="00C81BAD">
        <w:rPr>
          <w:rFonts w:ascii="宋体" w:eastAsia="宋体" w:hAnsi="宋体"/>
        </w:rPr>
        <w:t>1010</w:t>
      </w:r>
      <w:r w:rsidRPr="00C81BAD">
        <w:rPr>
          <w:rFonts w:ascii="宋体" w:eastAsia="宋体" w:hAnsi="宋体" w:hint="eastAsia"/>
        </w:rPr>
        <w:t>-铜牌题</w:t>
      </w:r>
    </w:p>
    <w:p w:rsidR="00935499" w:rsidRPr="00C81BAD" w:rsidRDefault="00935499" w:rsidP="00935499">
      <w:pPr>
        <w:rPr>
          <w:rFonts w:ascii="宋体" w:eastAsia="宋体" w:hAnsi="宋体"/>
        </w:rPr>
      </w:pPr>
      <w:r w:rsidRPr="00C81BAD">
        <w:rPr>
          <w:rFonts w:ascii="宋体" w:eastAsia="宋体" w:hAnsi="宋体"/>
        </w:rPr>
        <w:t>1011</w:t>
      </w:r>
    </w:p>
    <w:p w:rsidR="00935499" w:rsidRPr="00C81BAD" w:rsidRDefault="00935499" w:rsidP="00935499">
      <w:pPr>
        <w:rPr>
          <w:rFonts w:ascii="宋体" w:eastAsia="宋体" w:hAnsi="宋体" w:hint="eastAsia"/>
        </w:rPr>
      </w:pPr>
      <w:r w:rsidRPr="00C81BAD">
        <w:rPr>
          <w:rFonts w:ascii="宋体" w:eastAsia="宋体" w:hAnsi="宋体"/>
        </w:rPr>
        <w:t>1012</w:t>
      </w:r>
    </w:p>
    <w:p w:rsidR="001113D9" w:rsidRPr="00C81BAD" w:rsidRDefault="001113D9" w:rsidP="001113D9">
      <w:pPr>
        <w:pStyle w:val="2"/>
        <w:rPr>
          <w:rFonts w:ascii="宋体" w:eastAsia="宋体" w:hAnsi="宋体"/>
        </w:rPr>
      </w:pPr>
      <w:bookmarkStart w:id="336" w:name="_Toc523521418"/>
      <w:r w:rsidRPr="00C81BAD">
        <w:rPr>
          <w:rFonts w:ascii="宋体" w:eastAsia="宋体" w:hAnsi="宋体" w:hint="eastAsia"/>
        </w:rPr>
        <w:t>牛客网-第9场-</w:t>
      </w:r>
      <w:r w:rsidRPr="00C81BAD">
        <w:rPr>
          <w:rFonts w:ascii="宋体" w:eastAsia="宋体" w:hAnsi="宋体"/>
        </w:rPr>
        <w:t>2018.8.16</w:t>
      </w:r>
      <w:r w:rsidRPr="00C81BAD">
        <w:rPr>
          <w:rFonts w:ascii="宋体" w:eastAsia="宋体" w:hAnsi="宋体" w:hint="eastAsia"/>
        </w:rPr>
        <w:t>（周四）</w:t>
      </w:r>
      <w:bookmarkEnd w:id="336"/>
    </w:p>
    <w:p w:rsidR="00C81BAD" w:rsidRPr="00C81BAD" w:rsidRDefault="00C81BAD" w:rsidP="00C81BAD">
      <w:pPr>
        <w:rPr>
          <w:rFonts w:ascii="宋体" w:eastAsia="宋体" w:hAnsi="宋体" w:hint="eastAsia"/>
        </w:rPr>
      </w:pPr>
      <w:r w:rsidRPr="00C81BAD">
        <w:rPr>
          <w:rFonts w:ascii="宋体" w:eastAsia="宋体" w:hAnsi="宋体" w:hint="eastAsia"/>
        </w:rPr>
        <w:t>A</w:t>
      </w:r>
    </w:p>
    <w:p w:rsidR="00C81BAD" w:rsidRPr="00C81BAD" w:rsidRDefault="00C81BAD" w:rsidP="00C81BAD">
      <w:pPr>
        <w:rPr>
          <w:rFonts w:ascii="宋体" w:eastAsia="宋体" w:hAnsi="宋体"/>
        </w:rPr>
      </w:pPr>
      <w:r w:rsidRPr="00C81BAD">
        <w:rPr>
          <w:rFonts w:ascii="宋体" w:eastAsia="宋体" w:hAnsi="宋体"/>
        </w:rPr>
        <w:t>B</w:t>
      </w:r>
    </w:p>
    <w:p w:rsidR="00C81BAD" w:rsidRPr="00C81BAD" w:rsidRDefault="00C81BAD" w:rsidP="00C81BAD">
      <w:pPr>
        <w:rPr>
          <w:rFonts w:ascii="宋体" w:eastAsia="宋体" w:hAnsi="宋体"/>
        </w:rPr>
      </w:pPr>
      <w:r w:rsidRPr="00C81BAD">
        <w:rPr>
          <w:rFonts w:ascii="宋体" w:eastAsia="宋体" w:hAnsi="宋体"/>
        </w:rPr>
        <w:t>C</w:t>
      </w:r>
    </w:p>
    <w:p w:rsidR="00C81BAD" w:rsidRPr="00C81BAD" w:rsidRDefault="00C81BAD" w:rsidP="00C81BAD">
      <w:pPr>
        <w:rPr>
          <w:rFonts w:ascii="宋体" w:eastAsia="宋体" w:hAnsi="宋体"/>
        </w:rPr>
      </w:pPr>
      <w:r w:rsidRPr="00C81BAD">
        <w:rPr>
          <w:rFonts w:ascii="宋体" w:eastAsia="宋体" w:hAnsi="宋体"/>
        </w:rPr>
        <w:t>D</w:t>
      </w:r>
    </w:p>
    <w:p w:rsidR="00C81BAD" w:rsidRPr="00C81BAD" w:rsidRDefault="00C81BAD" w:rsidP="00C81BAD">
      <w:pPr>
        <w:rPr>
          <w:rFonts w:ascii="宋体" w:eastAsia="宋体" w:hAnsi="宋体"/>
        </w:rPr>
      </w:pPr>
      <w:r w:rsidRPr="00C81BAD">
        <w:rPr>
          <w:rFonts w:ascii="宋体" w:eastAsia="宋体" w:hAnsi="宋体"/>
        </w:rPr>
        <w:t>E</w:t>
      </w:r>
      <w:r w:rsidRPr="00C81BAD">
        <w:rPr>
          <w:rFonts w:ascii="宋体" w:eastAsia="宋体" w:hAnsi="宋体" w:hint="eastAsia"/>
        </w:rPr>
        <w:t>-铜牌题</w:t>
      </w:r>
    </w:p>
    <w:p w:rsidR="00C81BAD" w:rsidRPr="00C81BAD" w:rsidRDefault="00C81BAD" w:rsidP="00C81BAD">
      <w:pPr>
        <w:rPr>
          <w:rFonts w:ascii="宋体" w:eastAsia="宋体" w:hAnsi="宋体" w:hint="eastAsia"/>
        </w:rPr>
      </w:pPr>
      <w:r w:rsidRPr="00C81BAD">
        <w:rPr>
          <w:rFonts w:ascii="宋体" w:eastAsia="宋体" w:hAnsi="宋体"/>
        </w:rPr>
        <w:t>F</w:t>
      </w:r>
      <w:r w:rsidRPr="00C81BAD">
        <w:rPr>
          <w:rFonts w:ascii="宋体" w:eastAsia="宋体" w:hAnsi="宋体" w:hint="eastAsia"/>
        </w:rPr>
        <w:t>-铜牌题</w:t>
      </w:r>
    </w:p>
    <w:p w:rsidR="00C81BAD" w:rsidRPr="00C81BAD" w:rsidRDefault="00C81BAD" w:rsidP="00C81BAD">
      <w:pPr>
        <w:rPr>
          <w:rFonts w:ascii="宋体" w:eastAsia="宋体" w:hAnsi="宋体"/>
        </w:rPr>
      </w:pPr>
      <w:r w:rsidRPr="00C81BAD">
        <w:rPr>
          <w:rFonts w:ascii="宋体" w:eastAsia="宋体" w:hAnsi="宋体"/>
        </w:rPr>
        <w:t>G</w:t>
      </w:r>
    </w:p>
    <w:p w:rsidR="00C81BAD" w:rsidRPr="00C81BAD" w:rsidRDefault="00C81BAD" w:rsidP="00C81BAD">
      <w:pPr>
        <w:rPr>
          <w:rFonts w:ascii="宋体" w:eastAsia="宋体" w:hAnsi="宋体"/>
        </w:rPr>
      </w:pPr>
      <w:r w:rsidRPr="00C81BAD">
        <w:rPr>
          <w:rFonts w:ascii="宋体" w:eastAsia="宋体" w:hAnsi="宋体"/>
        </w:rPr>
        <w:t>H</w:t>
      </w:r>
    </w:p>
    <w:p w:rsidR="00C81BAD" w:rsidRPr="00C81BAD" w:rsidRDefault="00C81BAD" w:rsidP="00C81BAD">
      <w:pPr>
        <w:rPr>
          <w:rFonts w:ascii="宋体" w:eastAsia="宋体" w:hAnsi="宋体"/>
        </w:rPr>
      </w:pPr>
      <w:r w:rsidRPr="00C81BAD">
        <w:rPr>
          <w:rFonts w:ascii="宋体" w:eastAsia="宋体" w:hAnsi="宋体"/>
        </w:rPr>
        <w:t>I</w:t>
      </w:r>
    </w:p>
    <w:p w:rsidR="00C81BAD" w:rsidRPr="00C81BAD" w:rsidRDefault="00C81BAD" w:rsidP="00C81BAD">
      <w:pPr>
        <w:rPr>
          <w:rFonts w:ascii="宋体" w:eastAsia="宋体" w:hAnsi="宋体" w:hint="eastAsia"/>
        </w:rPr>
      </w:pPr>
      <w:r w:rsidRPr="00C81BAD">
        <w:rPr>
          <w:rFonts w:ascii="宋体" w:eastAsia="宋体" w:hAnsi="宋体"/>
        </w:rPr>
        <w:t>J</w:t>
      </w:r>
    </w:p>
    <w:p w:rsidR="001113D9" w:rsidRPr="00C81BAD" w:rsidRDefault="001113D9" w:rsidP="001113D9">
      <w:pPr>
        <w:pStyle w:val="2"/>
        <w:rPr>
          <w:rFonts w:ascii="宋体" w:eastAsia="宋体" w:hAnsi="宋体"/>
        </w:rPr>
      </w:pPr>
      <w:bookmarkStart w:id="337" w:name="_Toc523521419"/>
      <w:r w:rsidRPr="00C81BAD">
        <w:rPr>
          <w:rFonts w:ascii="宋体" w:eastAsia="宋体" w:hAnsi="宋体" w:hint="eastAsia"/>
        </w:rPr>
        <w:t>牛客网-第10场-</w:t>
      </w:r>
      <w:r w:rsidRPr="00C81BAD">
        <w:rPr>
          <w:rFonts w:ascii="宋体" w:eastAsia="宋体" w:hAnsi="宋体"/>
        </w:rPr>
        <w:t>2018.8.18</w:t>
      </w:r>
      <w:r w:rsidRPr="00C81BAD">
        <w:rPr>
          <w:rFonts w:ascii="宋体" w:eastAsia="宋体" w:hAnsi="宋体" w:hint="eastAsia"/>
        </w:rPr>
        <w:t>（周六）</w:t>
      </w:r>
      <w:bookmarkEnd w:id="337"/>
    </w:p>
    <w:p w:rsidR="00C81BAD" w:rsidRPr="00C81BAD" w:rsidRDefault="00C81BAD" w:rsidP="00C81BAD">
      <w:pPr>
        <w:rPr>
          <w:rFonts w:ascii="宋体" w:eastAsia="宋体" w:hAnsi="宋体" w:hint="eastAsia"/>
        </w:rPr>
      </w:pPr>
      <w:r w:rsidRPr="00C81BAD">
        <w:rPr>
          <w:rFonts w:ascii="宋体" w:eastAsia="宋体" w:hAnsi="宋体" w:hint="eastAsia"/>
        </w:rPr>
        <w:t>A-铜牌题</w:t>
      </w:r>
    </w:p>
    <w:p w:rsidR="00C81BAD" w:rsidRPr="00C81BAD" w:rsidRDefault="00C81BAD" w:rsidP="00C81BAD">
      <w:pPr>
        <w:rPr>
          <w:rFonts w:ascii="宋体" w:eastAsia="宋体" w:hAnsi="宋体"/>
        </w:rPr>
      </w:pPr>
      <w:r w:rsidRPr="00C81BAD">
        <w:rPr>
          <w:rFonts w:ascii="宋体" w:eastAsia="宋体" w:hAnsi="宋体"/>
        </w:rPr>
        <w:t>B</w:t>
      </w:r>
    </w:p>
    <w:p w:rsidR="00C81BAD" w:rsidRPr="00C81BAD" w:rsidRDefault="00C81BAD" w:rsidP="00C81BAD">
      <w:pPr>
        <w:rPr>
          <w:rFonts w:ascii="宋体" w:eastAsia="宋体" w:hAnsi="宋体"/>
        </w:rPr>
      </w:pPr>
      <w:r w:rsidRPr="00C81BAD">
        <w:rPr>
          <w:rFonts w:ascii="宋体" w:eastAsia="宋体" w:hAnsi="宋体"/>
        </w:rPr>
        <w:t>C</w:t>
      </w:r>
    </w:p>
    <w:p w:rsidR="00C81BAD" w:rsidRPr="00C81BAD" w:rsidRDefault="00C81BAD" w:rsidP="00C81BAD">
      <w:pPr>
        <w:rPr>
          <w:rFonts w:ascii="宋体" w:eastAsia="宋体" w:hAnsi="宋体"/>
        </w:rPr>
      </w:pPr>
      <w:r w:rsidRPr="00C81BAD">
        <w:rPr>
          <w:rFonts w:ascii="宋体" w:eastAsia="宋体" w:hAnsi="宋体"/>
        </w:rPr>
        <w:t>D</w:t>
      </w:r>
    </w:p>
    <w:p w:rsidR="00C81BAD" w:rsidRPr="00C81BAD" w:rsidRDefault="00C81BAD" w:rsidP="00C81BAD">
      <w:pPr>
        <w:rPr>
          <w:rFonts w:ascii="宋体" w:eastAsia="宋体" w:hAnsi="宋体"/>
        </w:rPr>
      </w:pPr>
      <w:r w:rsidRPr="00C81BAD">
        <w:rPr>
          <w:rFonts w:ascii="宋体" w:eastAsia="宋体" w:hAnsi="宋体"/>
        </w:rPr>
        <w:t>E</w:t>
      </w:r>
    </w:p>
    <w:p w:rsidR="00C81BAD" w:rsidRPr="00C81BAD" w:rsidRDefault="00C81BAD" w:rsidP="00C81BAD">
      <w:pPr>
        <w:rPr>
          <w:rFonts w:ascii="宋体" w:eastAsia="宋体" w:hAnsi="宋体"/>
        </w:rPr>
      </w:pPr>
      <w:r w:rsidRPr="00C81BAD">
        <w:rPr>
          <w:rFonts w:ascii="宋体" w:eastAsia="宋体" w:hAnsi="宋体"/>
        </w:rPr>
        <w:t>F</w:t>
      </w:r>
    </w:p>
    <w:p w:rsidR="00C81BAD" w:rsidRPr="00C81BAD" w:rsidRDefault="00C81BAD" w:rsidP="00C81BAD">
      <w:pPr>
        <w:rPr>
          <w:rFonts w:ascii="宋体" w:eastAsia="宋体" w:hAnsi="宋体"/>
        </w:rPr>
      </w:pPr>
      <w:r w:rsidRPr="00C81BAD">
        <w:rPr>
          <w:rFonts w:ascii="宋体" w:eastAsia="宋体" w:hAnsi="宋体"/>
        </w:rPr>
        <w:t>G</w:t>
      </w:r>
    </w:p>
    <w:p w:rsidR="00C81BAD" w:rsidRPr="00C81BAD" w:rsidRDefault="00C81BAD" w:rsidP="00C81BAD">
      <w:pPr>
        <w:rPr>
          <w:rFonts w:ascii="宋体" w:eastAsia="宋体" w:hAnsi="宋体"/>
        </w:rPr>
      </w:pPr>
      <w:r w:rsidRPr="00C81BAD">
        <w:rPr>
          <w:rFonts w:ascii="宋体" w:eastAsia="宋体" w:hAnsi="宋体"/>
        </w:rPr>
        <w:lastRenderedPageBreak/>
        <w:t>H</w:t>
      </w:r>
    </w:p>
    <w:p w:rsidR="00C81BAD" w:rsidRPr="00C81BAD" w:rsidRDefault="00C81BAD" w:rsidP="00C81BAD">
      <w:pPr>
        <w:rPr>
          <w:rFonts w:ascii="宋体" w:eastAsia="宋体" w:hAnsi="宋体"/>
        </w:rPr>
      </w:pPr>
      <w:r w:rsidRPr="00C81BAD">
        <w:rPr>
          <w:rFonts w:ascii="宋体" w:eastAsia="宋体" w:hAnsi="宋体"/>
        </w:rPr>
        <w:t>I</w:t>
      </w:r>
    </w:p>
    <w:p w:rsidR="00C81BAD" w:rsidRPr="00C81BAD" w:rsidRDefault="00C81BAD" w:rsidP="00C81BAD">
      <w:pPr>
        <w:rPr>
          <w:rFonts w:ascii="宋体" w:eastAsia="宋体" w:hAnsi="宋体" w:hint="eastAsia"/>
        </w:rPr>
      </w:pPr>
      <w:r w:rsidRPr="00C81BAD">
        <w:rPr>
          <w:rFonts w:ascii="宋体" w:eastAsia="宋体" w:hAnsi="宋体"/>
        </w:rPr>
        <w:t>J</w:t>
      </w:r>
      <w:r w:rsidRPr="00C81BAD">
        <w:rPr>
          <w:rFonts w:ascii="宋体" w:eastAsia="宋体" w:hAnsi="宋体" w:hint="eastAsia"/>
        </w:rPr>
        <w:t>-签到题</w:t>
      </w:r>
    </w:p>
    <w:p w:rsidR="005A16AE" w:rsidRPr="00C81BAD" w:rsidRDefault="005A16AE" w:rsidP="005A16AE">
      <w:pPr>
        <w:pStyle w:val="2"/>
        <w:rPr>
          <w:rFonts w:ascii="宋体" w:eastAsia="宋体" w:hAnsi="宋体"/>
        </w:rPr>
      </w:pPr>
      <w:bookmarkStart w:id="338" w:name="_Toc523521420"/>
      <w:r w:rsidRPr="00C81BAD">
        <w:rPr>
          <w:rFonts w:ascii="宋体" w:eastAsia="宋体" w:hAnsi="宋体"/>
        </w:rPr>
        <w:t>HDU-9-2018.8.20</w:t>
      </w:r>
      <w:r w:rsidRPr="00C81BAD">
        <w:rPr>
          <w:rFonts w:ascii="宋体" w:eastAsia="宋体" w:hAnsi="宋体" w:hint="eastAsia"/>
        </w:rPr>
        <w:t>（周一）</w:t>
      </w:r>
      <w:bookmarkEnd w:id="338"/>
    </w:p>
    <w:p w:rsidR="00935499" w:rsidRPr="00C81BAD" w:rsidRDefault="00935499" w:rsidP="00935499">
      <w:pPr>
        <w:rPr>
          <w:rFonts w:ascii="宋体" w:eastAsia="宋体" w:hAnsi="宋体"/>
        </w:rPr>
      </w:pPr>
      <w:r w:rsidRPr="00C81BAD">
        <w:rPr>
          <w:rFonts w:ascii="宋体" w:eastAsia="宋体" w:hAnsi="宋体"/>
        </w:rPr>
        <w:t>1001</w:t>
      </w:r>
      <w:r w:rsidRPr="00C81BAD">
        <w:rPr>
          <w:rFonts w:ascii="宋体" w:eastAsia="宋体" w:hAnsi="宋体" w:hint="eastAsia"/>
        </w:rPr>
        <w:t>-铜牌题</w:t>
      </w:r>
    </w:p>
    <w:p w:rsidR="00935499" w:rsidRPr="00C81BAD" w:rsidRDefault="00935499" w:rsidP="00935499">
      <w:pPr>
        <w:rPr>
          <w:rFonts w:ascii="宋体" w:eastAsia="宋体" w:hAnsi="宋体"/>
        </w:rPr>
      </w:pPr>
      <w:r w:rsidRPr="00C81BAD">
        <w:rPr>
          <w:rFonts w:ascii="宋体" w:eastAsia="宋体" w:hAnsi="宋体"/>
        </w:rPr>
        <w:t>1002</w:t>
      </w:r>
    </w:p>
    <w:p w:rsidR="00935499" w:rsidRPr="00C81BAD" w:rsidRDefault="00935499" w:rsidP="00935499">
      <w:pPr>
        <w:rPr>
          <w:rFonts w:ascii="宋体" w:eastAsia="宋体" w:hAnsi="宋体"/>
        </w:rPr>
      </w:pPr>
      <w:r w:rsidRPr="00C81BAD">
        <w:rPr>
          <w:rFonts w:ascii="宋体" w:eastAsia="宋体" w:hAnsi="宋体"/>
        </w:rPr>
        <w:t>1003</w:t>
      </w:r>
    </w:p>
    <w:p w:rsidR="00935499" w:rsidRPr="00C81BAD" w:rsidRDefault="00935499" w:rsidP="00935499">
      <w:pPr>
        <w:rPr>
          <w:rFonts w:ascii="宋体" w:eastAsia="宋体" w:hAnsi="宋体"/>
        </w:rPr>
      </w:pPr>
      <w:r w:rsidRPr="00C81BAD">
        <w:rPr>
          <w:rFonts w:ascii="宋体" w:eastAsia="宋体" w:hAnsi="宋体"/>
        </w:rPr>
        <w:t>1004</w:t>
      </w:r>
      <w:r w:rsidRPr="00C81BAD">
        <w:rPr>
          <w:rFonts w:ascii="宋体" w:eastAsia="宋体" w:hAnsi="宋体" w:hint="eastAsia"/>
        </w:rPr>
        <w:t>-签到题</w:t>
      </w:r>
    </w:p>
    <w:p w:rsidR="00935499" w:rsidRPr="00C81BAD" w:rsidRDefault="00935499" w:rsidP="00935499">
      <w:pPr>
        <w:rPr>
          <w:rFonts w:ascii="宋体" w:eastAsia="宋体" w:hAnsi="宋体"/>
        </w:rPr>
      </w:pPr>
      <w:r w:rsidRPr="00C81BAD">
        <w:rPr>
          <w:rFonts w:ascii="宋体" w:eastAsia="宋体" w:hAnsi="宋体"/>
        </w:rPr>
        <w:t>1005</w:t>
      </w:r>
    </w:p>
    <w:p w:rsidR="00935499" w:rsidRPr="00C81BAD" w:rsidRDefault="00935499" w:rsidP="00935499">
      <w:pPr>
        <w:rPr>
          <w:rFonts w:ascii="宋体" w:eastAsia="宋体" w:hAnsi="宋体"/>
        </w:rPr>
      </w:pPr>
      <w:r w:rsidRPr="00C81BAD">
        <w:rPr>
          <w:rFonts w:ascii="宋体" w:eastAsia="宋体" w:hAnsi="宋体"/>
        </w:rPr>
        <w:t>1006</w:t>
      </w:r>
    </w:p>
    <w:p w:rsidR="00935499" w:rsidRPr="00C81BAD" w:rsidRDefault="00935499" w:rsidP="00935499">
      <w:pPr>
        <w:rPr>
          <w:rFonts w:ascii="宋体" w:eastAsia="宋体" w:hAnsi="宋体"/>
        </w:rPr>
      </w:pPr>
      <w:r w:rsidRPr="00C81BAD">
        <w:rPr>
          <w:rFonts w:ascii="宋体" w:eastAsia="宋体" w:hAnsi="宋体"/>
        </w:rPr>
        <w:t>1007</w:t>
      </w:r>
    </w:p>
    <w:p w:rsidR="00935499" w:rsidRPr="00C81BAD" w:rsidRDefault="00935499" w:rsidP="00935499">
      <w:pPr>
        <w:rPr>
          <w:rFonts w:ascii="宋体" w:eastAsia="宋体" w:hAnsi="宋体"/>
        </w:rPr>
      </w:pPr>
      <w:r w:rsidRPr="00C81BAD">
        <w:rPr>
          <w:rFonts w:ascii="宋体" w:eastAsia="宋体" w:hAnsi="宋体"/>
        </w:rPr>
        <w:t>1008</w:t>
      </w:r>
    </w:p>
    <w:p w:rsidR="00935499" w:rsidRPr="00C81BAD" w:rsidRDefault="00935499" w:rsidP="00935499">
      <w:pPr>
        <w:rPr>
          <w:rFonts w:ascii="宋体" w:eastAsia="宋体" w:hAnsi="宋体"/>
        </w:rPr>
      </w:pPr>
      <w:r w:rsidRPr="00C81BAD">
        <w:rPr>
          <w:rFonts w:ascii="宋体" w:eastAsia="宋体" w:hAnsi="宋体"/>
        </w:rPr>
        <w:t>1009</w:t>
      </w:r>
    </w:p>
    <w:p w:rsidR="00935499" w:rsidRPr="00C81BAD" w:rsidRDefault="00935499" w:rsidP="00935499">
      <w:pPr>
        <w:rPr>
          <w:rFonts w:ascii="宋体" w:eastAsia="宋体" w:hAnsi="宋体"/>
        </w:rPr>
      </w:pPr>
      <w:r w:rsidRPr="00C81BAD">
        <w:rPr>
          <w:rFonts w:ascii="宋体" w:eastAsia="宋体" w:hAnsi="宋体"/>
        </w:rPr>
        <w:t>1010</w:t>
      </w:r>
    </w:p>
    <w:p w:rsidR="00935499" w:rsidRPr="00C81BAD" w:rsidRDefault="00935499" w:rsidP="00935499">
      <w:pPr>
        <w:rPr>
          <w:rFonts w:ascii="宋体" w:eastAsia="宋体" w:hAnsi="宋体" w:hint="eastAsia"/>
        </w:rPr>
      </w:pPr>
      <w:r w:rsidRPr="00C81BAD">
        <w:rPr>
          <w:rFonts w:ascii="宋体" w:eastAsia="宋体" w:hAnsi="宋体"/>
        </w:rPr>
        <w:t>1011</w:t>
      </w:r>
      <w:r w:rsidRPr="00C81BAD">
        <w:rPr>
          <w:rFonts w:ascii="宋体" w:eastAsia="宋体" w:hAnsi="宋体" w:hint="eastAsia"/>
        </w:rPr>
        <w:t>-签到题</w:t>
      </w:r>
    </w:p>
    <w:p w:rsidR="005A16AE" w:rsidRPr="00C81BAD" w:rsidRDefault="005A16AE" w:rsidP="005A16AE">
      <w:pPr>
        <w:pStyle w:val="2"/>
        <w:rPr>
          <w:rFonts w:ascii="宋体" w:eastAsia="宋体" w:hAnsi="宋体"/>
        </w:rPr>
      </w:pPr>
      <w:bookmarkStart w:id="339" w:name="_Toc523521421"/>
      <w:r w:rsidRPr="00C81BAD">
        <w:rPr>
          <w:rFonts w:ascii="宋体" w:eastAsia="宋体" w:hAnsi="宋体"/>
        </w:rPr>
        <w:t>HDU-10-2018.8.22</w:t>
      </w:r>
      <w:r w:rsidRPr="00C81BAD">
        <w:rPr>
          <w:rFonts w:ascii="宋体" w:eastAsia="宋体" w:hAnsi="宋体" w:hint="eastAsia"/>
        </w:rPr>
        <w:t>（周三）</w:t>
      </w:r>
      <w:bookmarkEnd w:id="339"/>
    </w:p>
    <w:p w:rsidR="00C14360" w:rsidRPr="00C81BAD" w:rsidRDefault="00C14360" w:rsidP="00C14360">
      <w:pPr>
        <w:rPr>
          <w:rFonts w:ascii="宋体" w:eastAsia="宋体" w:hAnsi="宋体"/>
        </w:rPr>
      </w:pPr>
      <w:r w:rsidRPr="00C81BAD">
        <w:rPr>
          <w:rFonts w:ascii="宋体" w:eastAsia="宋体" w:hAnsi="宋体"/>
        </w:rPr>
        <w:t>1001</w:t>
      </w:r>
    </w:p>
    <w:p w:rsidR="00C14360" w:rsidRPr="00C81BAD" w:rsidRDefault="00C14360" w:rsidP="00C14360">
      <w:pPr>
        <w:rPr>
          <w:rFonts w:ascii="宋体" w:eastAsia="宋体" w:hAnsi="宋体"/>
        </w:rPr>
      </w:pPr>
      <w:r w:rsidRPr="00C81BAD">
        <w:rPr>
          <w:rFonts w:ascii="宋体" w:eastAsia="宋体" w:hAnsi="宋体"/>
        </w:rPr>
        <w:t>1002</w:t>
      </w:r>
    </w:p>
    <w:p w:rsidR="00C14360" w:rsidRPr="00C81BAD" w:rsidRDefault="00C14360" w:rsidP="00C14360">
      <w:pPr>
        <w:rPr>
          <w:rFonts w:ascii="宋体" w:eastAsia="宋体" w:hAnsi="宋体"/>
        </w:rPr>
      </w:pPr>
      <w:r w:rsidRPr="00C81BAD">
        <w:rPr>
          <w:rFonts w:ascii="宋体" w:eastAsia="宋体" w:hAnsi="宋体"/>
        </w:rPr>
        <w:t>1003</w:t>
      </w:r>
    </w:p>
    <w:p w:rsidR="00C14360" w:rsidRPr="00C81BAD" w:rsidRDefault="00C14360" w:rsidP="00C14360">
      <w:pPr>
        <w:rPr>
          <w:rFonts w:ascii="宋体" w:eastAsia="宋体" w:hAnsi="宋体"/>
        </w:rPr>
      </w:pPr>
      <w:r w:rsidRPr="00C81BAD">
        <w:rPr>
          <w:rFonts w:ascii="宋体" w:eastAsia="宋体" w:hAnsi="宋体"/>
        </w:rPr>
        <w:t>1004</w:t>
      </w:r>
    </w:p>
    <w:p w:rsidR="00C14360" w:rsidRPr="00C81BAD" w:rsidRDefault="00C14360" w:rsidP="00C14360">
      <w:pPr>
        <w:rPr>
          <w:rFonts w:ascii="宋体" w:eastAsia="宋体" w:hAnsi="宋体"/>
        </w:rPr>
      </w:pPr>
      <w:r w:rsidRPr="00C81BAD">
        <w:rPr>
          <w:rFonts w:ascii="宋体" w:eastAsia="宋体" w:hAnsi="宋体"/>
        </w:rPr>
        <w:t>1005</w:t>
      </w:r>
      <w:r w:rsidRPr="00C81BAD">
        <w:rPr>
          <w:rFonts w:ascii="宋体" w:eastAsia="宋体" w:hAnsi="宋体" w:hint="eastAsia"/>
        </w:rPr>
        <w:t>-铜牌题</w:t>
      </w:r>
    </w:p>
    <w:p w:rsidR="00C14360" w:rsidRPr="00C81BAD" w:rsidRDefault="00C14360" w:rsidP="00C14360">
      <w:pPr>
        <w:rPr>
          <w:rFonts w:ascii="宋体" w:eastAsia="宋体" w:hAnsi="宋体"/>
        </w:rPr>
      </w:pPr>
      <w:r w:rsidRPr="00C81BAD">
        <w:rPr>
          <w:rFonts w:ascii="宋体" w:eastAsia="宋体" w:hAnsi="宋体"/>
        </w:rPr>
        <w:t>1006</w:t>
      </w:r>
    </w:p>
    <w:p w:rsidR="00C14360" w:rsidRPr="00C81BAD" w:rsidRDefault="00C14360" w:rsidP="00C14360">
      <w:pPr>
        <w:rPr>
          <w:rFonts w:ascii="宋体" w:eastAsia="宋体" w:hAnsi="宋体"/>
        </w:rPr>
      </w:pPr>
      <w:r w:rsidRPr="00C81BAD">
        <w:rPr>
          <w:rFonts w:ascii="宋体" w:eastAsia="宋体" w:hAnsi="宋体"/>
        </w:rPr>
        <w:t>1007-</w:t>
      </w:r>
      <w:r w:rsidRPr="00C81BAD">
        <w:rPr>
          <w:rFonts w:ascii="宋体" w:eastAsia="宋体" w:hAnsi="宋体" w:hint="eastAsia"/>
        </w:rPr>
        <w:t>签到题</w:t>
      </w:r>
    </w:p>
    <w:p w:rsidR="00C14360" w:rsidRPr="00C81BAD" w:rsidRDefault="00C14360" w:rsidP="00C14360">
      <w:pPr>
        <w:rPr>
          <w:rFonts w:ascii="宋体" w:eastAsia="宋体" w:hAnsi="宋体"/>
        </w:rPr>
      </w:pPr>
      <w:r w:rsidRPr="00C81BAD">
        <w:rPr>
          <w:rFonts w:ascii="宋体" w:eastAsia="宋体" w:hAnsi="宋体"/>
        </w:rPr>
        <w:t>1008</w:t>
      </w:r>
      <w:r w:rsidRPr="00C81BAD">
        <w:rPr>
          <w:rFonts w:ascii="宋体" w:eastAsia="宋体" w:hAnsi="宋体" w:hint="eastAsia"/>
        </w:rPr>
        <w:t>-签到题</w:t>
      </w:r>
    </w:p>
    <w:p w:rsidR="00C14360" w:rsidRPr="00C81BAD" w:rsidRDefault="00C14360" w:rsidP="00C14360">
      <w:pPr>
        <w:rPr>
          <w:rFonts w:ascii="宋体" w:eastAsia="宋体" w:hAnsi="宋体"/>
        </w:rPr>
      </w:pPr>
      <w:r w:rsidRPr="00C81BAD">
        <w:rPr>
          <w:rFonts w:ascii="宋体" w:eastAsia="宋体" w:hAnsi="宋体"/>
        </w:rPr>
        <w:t>1009</w:t>
      </w:r>
      <w:r w:rsidRPr="00C81BAD">
        <w:rPr>
          <w:rFonts w:ascii="宋体" w:eastAsia="宋体" w:hAnsi="宋体" w:hint="eastAsia"/>
        </w:rPr>
        <w:t>-签到题</w:t>
      </w:r>
    </w:p>
    <w:p w:rsidR="00C14360" w:rsidRPr="00C81BAD" w:rsidRDefault="00C14360" w:rsidP="00C14360">
      <w:pPr>
        <w:rPr>
          <w:rFonts w:ascii="宋体" w:eastAsia="宋体" w:hAnsi="宋体"/>
        </w:rPr>
      </w:pPr>
      <w:r w:rsidRPr="00C81BAD">
        <w:rPr>
          <w:rFonts w:ascii="宋体" w:eastAsia="宋体" w:hAnsi="宋体"/>
        </w:rPr>
        <w:t>1010</w:t>
      </w:r>
      <w:r w:rsidRPr="00C81BAD">
        <w:rPr>
          <w:rFonts w:ascii="宋体" w:eastAsia="宋体" w:hAnsi="宋体" w:hint="eastAsia"/>
        </w:rPr>
        <w:t>-铜牌题</w:t>
      </w:r>
    </w:p>
    <w:p w:rsidR="00C14360" w:rsidRPr="00C81BAD" w:rsidRDefault="00C14360" w:rsidP="00C14360">
      <w:pPr>
        <w:rPr>
          <w:rFonts w:ascii="宋体" w:eastAsia="宋体" w:hAnsi="宋体"/>
        </w:rPr>
      </w:pPr>
      <w:r w:rsidRPr="00C81BAD">
        <w:rPr>
          <w:rFonts w:ascii="宋体" w:eastAsia="宋体" w:hAnsi="宋体"/>
        </w:rPr>
        <w:t>1011</w:t>
      </w:r>
    </w:p>
    <w:p w:rsidR="00C14360" w:rsidRPr="00C81BAD" w:rsidRDefault="00C14360" w:rsidP="00C14360">
      <w:pPr>
        <w:rPr>
          <w:rFonts w:ascii="宋体" w:eastAsia="宋体" w:hAnsi="宋体" w:hint="eastAsia"/>
        </w:rPr>
      </w:pPr>
      <w:r w:rsidRPr="00C81BAD">
        <w:rPr>
          <w:rFonts w:ascii="宋体" w:eastAsia="宋体" w:hAnsi="宋体"/>
        </w:rPr>
        <w:t>1012</w:t>
      </w:r>
      <w:r w:rsidRPr="00C81BAD">
        <w:rPr>
          <w:rFonts w:ascii="宋体" w:eastAsia="宋体" w:hAnsi="宋体" w:hint="eastAsia"/>
        </w:rPr>
        <w:t>-铜牌题</w:t>
      </w:r>
    </w:p>
    <w:p w:rsidR="00C14360" w:rsidRPr="00C81BAD" w:rsidRDefault="001113D9" w:rsidP="00C14360">
      <w:pPr>
        <w:pStyle w:val="2"/>
        <w:rPr>
          <w:rFonts w:ascii="宋体" w:eastAsia="宋体" w:hAnsi="宋体"/>
          <w:b w:val="0"/>
        </w:rPr>
      </w:pPr>
      <w:bookmarkStart w:id="340" w:name="_Toc523521422"/>
      <w:r w:rsidRPr="00C81BAD">
        <w:rPr>
          <w:rFonts w:ascii="宋体" w:eastAsia="宋体" w:hAnsi="宋体" w:hint="eastAsia"/>
        </w:rPr>
        <w:t>C</w:t>
      </w:r>
      <w:r w:rsidRPr="00C81BAD">
        <w:rPr>
          <w:rFonts w:ascii="宋体" w:eastAsia="宋体" w:hAnsi="宋体"/>
        </w:rPr>
        <w:t>CPC</w:t>
      </w:r>
      <w:r w:rsidR="005A16AE" w:rsidRPr="00C81BAD">
        <w:rPr>
          <w:rFonts w:ascii="宋体" w:eastAsia="宋体" w:hAnsi="宋体" w:hint="eastAsia"/>
        </w:rPr>
        <w:t>网络选拔赛-</w:t>
      </w:r>
      <w:r w:rsidR="005A16AE" w:rsidRPr="00C81BAD">
        <w:rPr>
          <w:rFonts w:ascii="宋体" w:eastAsia="宋体" w:hAnsi="宋体"/>
        </w:rPr>
        <w:t>2018.8.25</w:t>
      </w:r>
      <w:r w:rsidR="005A16AE" w:rsidRPr="00C81BAD">
        <w:rPr>
          <w:rFonts w:ascii="宋体" w:eastAsia="宋体" w:hAnsi="宋体" w:hint="eastAsia"/>
        </w:rPr>
        <w:t>（周六）</w:t>
      </w:r>
      <w:bookmarkEnd w:id="340"/>
    </w:p>
    <w:p w:rsidR="00C14360" w:rsidRPr="00C81BAD" w:rsidRDefault="00C14360" w:rsidP="00C14360">
      <w:pPr>
        <w:rPr>
          <w:rFonts w:ascii="宋体" w:eastAsia="宋体" w:hAnsi="宋体"/>
        </w:rPr>
      </w:pPr>
      <w:r w:rsidRPr="00C81BAD">
        <w:rPr>
          <w:rFonts w:ascii="宋体" w:eastAsia="宋体" w:hAnsi="宋体" w:hint="eastAsia"/>
        </w:rPr>
        <w:t>1</w:t>
      </w:r>
      <w:r w:rsidRPr="00C81BAD">
        <w:rPr>
          <w:rFonts w:ascii="宋体" w:eastAsia="宋体" w:hAnsi="宋体"/>
        </w:rPr>
        <w:t>001</w:t>
      </w:r>
      <w:r w:rsidRPr="00C81BAD">
        <w:rPr>
          <w:rFonts w:ascii="宋体" w:eastAsia="宋体" w:hAnsi="宋体" w:hint="eastAsia"/>
        </w:rPr>
        <w:t>-铜牌题</w:t>
      </w:r>
    </w:p>
    <w:p w:rsidR="00C14360" w:rsidRPr="00C81BAD" w:rsidRDefault="00C14360" w:rsidP="00C14360">
      <w:pPr>
        <w:rPr>
          <w:rFonts w:ascii="宋体" w:eastAsia="宋体" w:hAnsi="宋体"/>
        </w:rPr>
      </w:pPr>
      <w:r w:rsidRPr="00C81BAD">
        <w:rPr>
          <w:rFonts w:ascii="宋体" w:eastAsia="宋体" w:hAnsi="宋体"/>
        </w:rPr>
        <w:t>1002</w:t>
      </w:r>
    </w:p>
    <w:p w:rsidR="00C14360" w:rsidRPr="00C81BAD" w:rsidRDefault="00C14360" w:rsidP="00C14360">
      <w:pPr>
        <w:rPr>
          <w:rFonts w:ascii="宋体" w:eastAsia="宋体" w:hAnsi="宋体"/>
        </w:rPr>
      </w:pPr>
      <w:r w:rsidRPr="00C81BAD">
        <w:rPr>
          <w:rFonts w:ascii="宋体" w:eastAsia="宋体" w:hAnsi="宋体"/>
        </w:rPr>
        <w:t>1003</w:t>
      </w:r>
      <w:r w:rsidRPr="00C81BAD">
        <w:rPr>
          <w:rFonts w:ascii="宋体" w:eastAsia="宋体" w:hAnsi="宋体" w:hint="eastAsia"/>
        </w:rPr>
        <w:t>-签到题</w:t>
      </w:r>
    </w:p>
    <w:p w:rsidR="00C14360" w:rsidRPr="00C81BAD" w:rsidRDefault="00C14360" w:rsidP="00C14360">
      <w:pPr>
        <w:rPr>
          <w:rFonts w:ascii="宋体" w:eastAsia="宋体" w:hAnsi="宋体"/>
        </w:rPr>
      </w:pPr>
      <w:r w:rsidRPr="00C81BAD">
        <w:rPr>
          <w:rFonts w:ascii="宋体" w:eastAsia="宋体" w:hAnsi="宋体"/>
        </w:rPr>
        <w:t>1004</w:t>
      </w:r>
      <w:r w:rsidRPr="00C81BAD">
        <w:rPr>
          <w:rFonts w:ascii="宋体" w:eastAsia="宋体" w:hAnsi="宋体" w:hint="eastAsia"/>
        </w:rPr>
        <w:t>-签到题</w:t>
      </w:r>
    </w:p>
    <w:p w:rsidR="00C14360" w:rsidRPr="00C81BAD" w:rsidRDefault="00C14360" w:rsidP="00C14360">
      <w:pPr>
        <w:rPr>
          <w:rFonts w:ascii="宋体" w:eastAsia="宋体" w:hAnsi="宋体"/>
        </w:rPr>
      </w:pPr>
      <w:r w:rsidRPr="00C81BAD">
        <w:rPr>
          <w:rFonts w:ascii="宋体" w:eastAsia="宋体" w:hAnsi="宋体"/>
        </w:rPr>
        <w:t>1005</w:t>
      </w:r>
      <w:r w:rsidRPr="00C81BAD">
        <w:rPr>
          <w:rFonts w:ascii="宋体" w:eastAsia="宋体" w:hAnsi="宋体" w:hint="eastAsia"/>
        </w:rPr>
        <w:t>-银牌题</w:t>
      </w:r>
    </w:p>
    <w:p w:rsidR="00C14360" w:rsidRPr="00C81BAD" w:rsidRDefault="00C14360" w:rsidP="00C14360">
      <w:pPr>
        <w:rPr>
          <w:rFonts w:ascii="宋体" w:eastAsia="宋体" w:hAnsi="宋体"/>
        </w:rPr>
      </w:pPr>
      <w:r w:rsidRPr="00C81BAD">
        <w:rPr>
          <w:rFonts w:ascii="宋体" w:eastAsia="宋体" w:hAnsi="宋体"/>
        </w:rPr>
        <w:t>1006</w:t>
      </w:r>
    </w:p>
    <w:p w:rsidR="00C14360" w:rsidRPr="00C81BAD" w:rsidRDefault="00C14360" w:rsidP="00C14360">
      <w:pPr>
        <w:rPr>
          <w:rFonts w:ascii="宋体" w:eastAsia="宋体" w:hAnsi="宋体"/>
        </w:rPr>
      </w:pPr>
      <w:r w:rsidRPr="00C81BAD">
        <w:rPr>
          <w:rFonts w:ascii="宋体" w:eastAsia="宋体" w:hAnsi="宋体"/>
        </w:rPr>
        <w:t>1007</w:t>
      </w:r>
      <w:r w:rsidRPr="00C81BAD">
        <w:rPr>
          <w:rFonts w:ascii="宋体" w:eastAsia="宋体" w:hAnsi="宋体" w:hint="eastAsia"/>
        </w:rPr>
        <w:t>-铜牌题</w:t>
      </w:r>
    </w:p>
    <w:p w:rsidR="00C14360" w:rsidRPr="00C81BAD" w:rsidRDefault="00C14360" w:rsidP="00C14360">
      <w:pPr>
        <w:rPr>
          <w:rFonts w:ascii="宋体" w:eastAsia="宋体" w:hAnsi="宋体"/>
        </w:rPr>
      </w:pPr>
      <w:r w:rsidRPr="00C81BAD">
        <w:rPr>
          <w:rFonts w:ascii="宋体" w:eastAsia="宋体" w:hAnsi="宋体"/>
        </w:rPr>
        <w:lastRenderedPageBreak/>
        <w:t>1008</w:t>
      </w:r>
    </w:p>
    <w:p w:rsidR="00C14360" w:rsidRPr="00C81BAD" w:rsidRDefault="00C14360" w:rsidP="00C14360">
      <w:pPr>
        <w:rPr>
          <w:rFonts w:ascii="宋体" w:eastAsia="宋体" w:hAnsi="宋体"/>
        </w:rPr>
      </w:pPr>
      <w:r w:rsidRPr="00C81BAD">
        <w:rPr>
          <w:rFonts w:ascii="宋体" w:eastAsia="宋体" w:hAnsi="宋体"/>
        </w:rPr>
        <w:t>1009</w:t>
      </w:r>
      <w:r w:rsidRPr="00C81BAD">
        <w:rPr>
          <w:rFonts w:ascii="宋体" w:eastAsia="宋体" w:hAnsi="宋体" w:hint="eastAsia"/>
        </w:rPr>
        <w:t>-签到题</w:t>
      </w:r>
    </w:p>
    <w:p w:rsidR="00C14360" w:rsidRPr="00C81BAD" w:rsidRDefault="00C14360" w:rsidP="00C14360">
      <w:pPr>
        <w:rPr>
          <w:rFonts w:ascii="宋体" w:eastAsia="宋体" w:hAnsi="宋体"/>
        </w:rPr>
      </w:pPr>
      <w:r w:rsidRPr="00C81BAD">
        <w:rPr>
          <w:rFonts w:ascii="宋体" w:eastAsia="宋体" w:hAnsi="宋体"/>
        </w:rPr>
        <w:t>1010</w:t>
      </w:r>
      <w:r w:rsidRPr="00C81BAD">
        <w:rPr>
          <w:rFonts w:ascii="宋体" w:eastAsia="宋体" w:hAnsi="宋体" w:hint="eastAsia"/>
        </w:rPr>
        <w:t>-铜牌题</w:t>
      </w:r>
    </w:p>
    <w:p w:rsidR="00C14360" w:rsidRPr="00C81BAD" w:rsidRDefault="00C14360" w:rsidP="00C14360">
      <w:pPr>
        <w:pStyle w:val="2"/>
        <w:rPr>
          <w:rFonts w:ascii="宋体" w:eastAsia="宋体" w:hAnsi="宋体"/>
        </w:rPr>
      </w:pPr>
      <w:bookmarkStart w:id="341" w:name="_Toc523521423"/>
      <w:r w:rsidRPr="00C81BAD">
        <w:rPr>
          <w:rFonts w:ascii="宋体" w:eastAsia="宋体" w:hAnsi="宋体" w:hint="eastAsia"/>
        </w:rPr>
        <w:t>ICPC网络选拔赛（南京站）-</w:t>
      </w:r>
      <w:r w:rsidRPr="00C81BAD">
        <w:rPr>
          <w:rFonts w:ascii="宋体" w:eastAsia="宋体" w:hAnsi="宋体"/>
        </w:rPr>
        <w:t>2018.9.1</w:t>
      </w:r>
      <w:r w:rsidRPr="00C81BAD">
        <w:rPr>
          <w:rFonts w:ascii="宋体" w:eastAsia="宋体" w:hAnsi="宋体" w:hint="eastAsia"/>
        </w:rPr>
        <w:t>（周六）</w:t>
      </w:r>
      <w:bookmarkEnd w:id="341"/>
    </w:p>
    <w:p w:rsidR="00C81BAD" w:rsidRPr="00C81BAD" w:rsidRDefault="00C81BAD" w:rsidP="00C81BAD">
      <w:pPr>
        <w:pStyle w:val="2"/>
        <w:rPr>
          <w:rFonts w:ascii="宋体" w:eastAsia="宋体" w:hAnsi="宋体"/>
        </w:rPr>
      </w:pPr>
      <w:bookmarkStart w:id="342" w:name="_Toc523521424"/>
      <w:r w:rsidRPr="00C81BAD">
        <w:rPr>
          <w:rFonts w:ascii="宋体" w:eastAsia="宋体" w:hAnsi="宋体" w:hint="eastAsia"/>
        </w:rPr>
        <w:t>ICPC</w:t>
      </w:r>
      <w:r w:rsidRPr="00C81BAD">
        <w:rPr>
          <w:rFonts w:ascii="宋体" w:eastAsia="宋体" w:hAnsi="宋体" w:hint="eastAsia"/>
        </w:rPr>
        <w:t>网络选拔赛（</w:t>
      </w:r>
      <w:r w:rsidRPr="00C81BAD">
        <w:rPr>
          <w:rFonts w:ascii="宋体" w:eastAsia="宋体" w:hAnsi="宋体" w:hint="eastAsia"/>
        </w:rPr>
        <w:t>站）-</w:t>
      </w:r>
      <w:r w:rsidRPr="00C81BAD">
        <w:rPr>
          <w:rFonts w:ascii="宋体" w:eastAsia="宋体" w:hAnsi="宋体"/>
        </w:rPr>
        <w:t>2018.9.8</w:t>
      </w:r>
      <w:r w:rsidRPr="00C81BAD">
        <w:rPr>
          <w:rFonts w:ascii="宋体" w:eastAsia="宋体" w:hAnsi="宋体" w:hint="eastAsia"/>
        </w:rPr>
        <w:t>（周六）</w:t>
      </w:r>
      <w:bookmarkEnd w:id="342"/>
    </w:p>
    <w:p w:rsidR="00C81BAD" w:rsidRPr="00C81BAD" w:rsidRDefault="00C81BAD" w:rsidP="00C81BAD">
      <w:pPr>
        <w:pStyle w:val="2"/>
        <w:rPr>
          <w:rFonts w:ascii="宋体" w:eastAsia="宋体" w:hAnsi="宋体"/>
        </w:rPr>
      </w:pPr>
      <w:bookmarkStart w:id="343" w:name="_Toc523521425"/>
      <w:r w:rsidRPr="00C81BAD">
        <w:rPr>
          <w:rFonts w:ascii="宋体" w:eastAsia="宋体" w:hAnsi="宋体" w:hint="eastAsia"/>
        </w:rPr>
        <w:t>ICPC</w:t>
      </w:r>
      <w:r w:rsidRPr="00C81BAD">
        <w:rPr>
          <w:rFonts w:ascii="宋体" w:eastAsia="宋体" w:hAnsi="宋体" w:hint="eastAsia"/>
        </w:rPr>
        <w:t>网络选拔赛（</w:t>
      </w:r>
      <w:r w:rsidRPr="00C81BAD">
        <w:rPr>
          <w:rFonts w:ascii="宋体" w:eastAsia="宋体" w:hAnsi="宋体" w:hint="eastAsia"/>
        </w:rPr>
        <w:t>站）-</w:t>
      </w:r>
      <w:r w:rsidRPr="00C81BAD">
        <w:rPr>
          <w:rFonts w:ascii="宋体" w:eastAsia="宋体" w:hAnsi="宋体"/>
        </w:rPr>
        <w:t>2018.9.15</w:t>
      </w:r>
      <w:r w:rsidRPr="00C81BAD">
        <w:rPr>
          <w:rFonts w:ascii="宋体" w:eastAsia="宋体" w:hAnsi="宋体" w:hint="eastAsia"/>
        </w:rPr>
        <w:t>（周六）</w:t>
      </w:r>
      <w:bookmarkEnd w:id="343"/>
    </w:p>
    <w:p w:rsidR="00C81BAD" w:rsidRPr="00C81BAD" w:rsidRDefault="00C81BAD" w:rsidP="00C81BAD">
      <w:pPr>
        <w:pStyle w:val="2"/>
        <w:rPr>
          <w:rFonts w:ascii="宋体" w:eastAsia="宋体" w:hAnsi="宋体" w:hint="eastAsia"/>
        </w:rPr>
      </w:pPr>
      <w:bookmarkStart w:id="344" w:name="_Toc523521426"/>
      <w:r w:rsidRPr="00C81BAD">
        <w:rPr>
          <w:rFonts w:ascii="宋体" w:eastAsia="宋体" w:hAnsi="宋体" w:hint="eastAsia"/>
        </w:rPr>
        <w:t>ICPC</w:t>
      </w:r>
      <w:r w:rsidRPr="00C81BAD">
        <w:rPr>
          <w:rFonts w:ascii="宋体" w:eastAsia="宋体" w:hAnsi="宋体" w:hint="eastAsia"/>
        </w:rPr>
        <w:t>网络选拔赛（</w:t>
      </w:r>
      <w:r w:rsidRPr="00C81BAD">
        <w:rPr>
          <w:rFonts w:ascii="宋体" w:eastAsia="宋体" w:hAnsi="宋体" w:hint="eastAsia"/>
        </w:rPr>
        <w:t>站）-</w:t>
      </w:r>
      <w:r w:rsidRPr="00C81BAD">
        <w:rPr>
          <w:rFonts w:ascii="宋体" w:eastAsia="宋体" w:hAnsi="宋体"/>
        </w:rPr>
        <w:t>2018.9.22</w:t>
      </w:r>
      <w:r w:rsidRPr="00C81BAD">
        <w:rPr>
          <w:rFonts w:ascii="宋体" w:eastAsia="宋体" w:hAnsi="宋体" w:hint="eastAsia"/>
        </w:rPr>
        <w:t>（周六）</w:t>
      </w:r>
      <w:bookmarkEnd w:id="344"/>
    </w:p>
    <w:p w:rsidR="00E877E1" w:rsidRPr="00C81BAD" w:rsidRDefault="008F1856" w:rsidP="00E877E1">
      <w:pPr>
        <w:pStyle w:val="1"/>
        <w:rPr>
          <w:rFonts w:ascii="宋体" w:eastAsia="宋体" w:hAnsi="宋体"/>
        </w:rPr>
      </w:pPr>
      <w:bookmarkStart w:id="345" w:name="_Toc523521427"/>
      <w:r w:rsidRPr="00C81BAD">
        <w:rPr>
          <w:rFonts w:ascii="宋体" w:eastAsia="宋体" w:hAnsi="宋体" w:hint="eastAsia"/>
        </w:rPr>
        <w:t>十五</w:t>
      </w:r>
      <w:r w:rsidR="00E877E1" w:rsidRPr="00C81BAD">
        <w:rPr>
          <w:rFonts w:ascii="宋体" w:eastAsia="宋体" w:hAnsi="宋体" w:hint="eastAsia"/>
        </w:rPr>
        <w:t>、浙大模板库</w:t>
      </w:r>
      <w:bookmarkEnd w:id="345"/>
    </w:p>
    <w:p w:rsidR="0059183E" w:rsidRPr="00C81BAD" w:rsidRDefault="0059183E" w:rsidP="0059183E">
      <w:pPr>
        <w:rPr>
          <w:rFonts w:ascii="宋体" w:eastAsia="宋体" w:hAnsi="宋体"/>
        </w:rPr>
      </w:pPr>
      <w:r w:rsidRPr="00C81BAD">
        <w:rPr>
          <w:rFonts w:ascii="宋体" w:eastAsia="宋体" w:hAnsi="宋体" w:hint="eastAsia"/>
        </w:rPr>
        <w:t>打钩为已验证</w:t>
      </w:r>
    </w:p>
    <w:p w:rsidR="005F1F37" w:rsidRPr="00C81BAD" w:rsidRDefault="005F1F37" w:rsidP="005F1F37">
      <w:pPr>
        <w:pStyle w:val="ad"/>
        <w:rPr>
          <w:rFonts w:hAnsi="宋体" w:cs="宋体"/>
        </w:rPr>
      </w:pPr>
      <w:r w:rsidRPr="00C81BAD">
        <w:rPr>
          <w:rFonts w:hAnsi="宋体" w:cs="宋体" w:hint="eastAsia"/>
        </w:rPr>
        <w:t>Zhejiang University  浙江大学ACM 模板</w:t>
      </w:r>
    </w:p>
    <w:p w:rsidR="005F1F37" w:rsidRPr="00C81BAD" w:rsidRDefault="005F1F37" w:rsidP="005F1F37">
      <w:pPr>
        <w:pStyle w:val="ad"/>
        <w:rPr>
          <w:rFonts w:hAnsi="宋体" w:cs="宋体"/>
          <w:b/>
        </w:rPr>
      </w:pPr>
    </w:p>
    <w:p w:rsidR="005F1F37" w:rsidRPr="00C81BAD" w:rsidRDefault="005F1F37" w:rsidP="005F1F37">
      <w:pPr>
        <w:pStyle w:val="ad"/>
        <w:rPr>
          <w:rFonts w:hAnsi="宋体" w:cs="宋体"/>
          <w:b/>
        </w:rPr>
      </w:pPr>
      <w:r w:rsidRPr="00C81BAD">
        <w:rPr>
          <w:rFonts w:hAnsi="宋体" w:cs="宋体" w:hint="eastAsia"/>
          <w:b/>
        </w:rPr>
        <w:t>1几何... 3</w:t>
      </w:r>
    </w:p>
    <w:p w:rsidR="005F1F37" w:rsidRPr="00C81BAD" w:rsidRDefault="005F1F37" w:rsidP="005F1F37">
      <w:pPr>
        <w:pStyle w:val="ad"/>
        <w:rPr>
          <w:rFonts w:hAnsi="宋体" w:cs="宋体"/>
        </w:rPr>
      </w:pPr>
      <w:r w:rsidRPr="00C81BAD">
        <w:rPr>
          <w:rFonts w:hAnsi="宋体" w:cs="宋体" w:hint="eastAsia"/>
        </w:rPr>
        <w:t>1.1  注意</w:t>
      </w:r>
      <w:r w:rsidRPr="00C81BAD">
        <w:rPr>
          <w:rFonts w:hAnsi="宋体" w:cs="宋体"/>
        </w:rPr>
        <w:t>…</w:t>
      </w:r>
      <w:r w:rsidRPr="00C81BAD">
        <w:rPr>
          <w:rFonts w:hAnsi="宋体" w:cs="宋体" w:hint="eastAsia"/>
        </w:rPr>
        <w:t>3</w:t>
      </w:r>
      <w:r w:rsidRPr="00C81BAD">
        <w:rPr>
          <w:rFonts w:hAnsi="宋体" w:cs="宋体" w:hint="eastAsia"/>
        </w:rPr>
        <w:tab/>
      </w:r>
      <w:r w:rsidRPr="00C81BAD">
        <w:rPr>
          <w:rFonts w:hAnsi="宋体" w:cs="宋体" w:hint="eastAsia"/>
        </w:rPr>
        <w:tab/>
      </w:r>
      <w:r w:rsidRPr="00C81BAD">
        <w:rPr>
          <w:rFonts w:hAnsi="宋体" w:cs="宋体" w:hint="eastAsia"/>
        </w:rPr>
        <w:tab/>
      </w:r>
      <w:r w:rsidRPr="00C81BAD">
        <w:rPr>
          <w:rFonts w:hAnsi="宋体" w:cs="宋体" w:hint="eastAsia"/>
        </w:rPr>
        <w:tab/>
        <w:t>1.2  几何公式... 3</w:t>
      </w:r>
      <w:r w:rsidRPr="00C81BAD">
        <w:rPr>
          <w:rFonts w:hAnsi="宋体" w:cs="宋体" w:hint="eastAsia"/>
        </w:rPr>
        <w:tab/>
      </w:r>
      <w:r w:rsidRPr="00C81BAD">
        <w:rPr>
          <w:rFonts w:hAnsi="宋体" w:cs="宋体" w:hint="eastAsia"/>
        </w:rPr>
        <w:tab/>
      </w:r>
      <w:r w:rsidRPr="00C81BAD">
        <w:rPr>
          <w:rFonts w:hAnsi="宋体" w:cs="宋体" w:hint="eastAsia"/>
        </w:rPr>
        <w:tab/>
        <w:t>1.3   多边形... 5</w:t>
      </w:r>
    </w:p>
    <w:p w:rsidR="005F1F37" w:rsidRPr="00C81BAD" w:rsidRDefault="005F1F37" w:rsidP="005F1F37">
      <w:pPr>
        <w:pStyle w:val="ad"/>
        <w:rPr>
          <w:rFonts w:hAnsi="宋体" w:cs="宋体"/>
        </w:rPr>
      </w:pPr>
      <w:r w:rsidRPr="00C81BAD">
        <w:rPr>
          <w:rFonts w:hAnsi="宋体" w:cs="宋体" w:hint="eastAsia"/>
        </w:rPr>
        <w:t>1.4  多边形切割... 8</w:t>
      </w:r>
      <w:r w:rsidRPr="00C81BAD">
        <w:rPr>
          <w:rFonts w:hAnsi="宋体" w:cs="宋体" w:hint="eastAsia"/>
        </w:rPr>
        <w:tab/>
      </w:r>
      <w:r w:rsidRPr="00C81BAD">
        <w:rPr>
          <w:rFonts w:hAnsi="宋体" w:cs="宋体" w:hint="eastAsia"/>
        </w:rPr>
        <w:tab/>
        <w:t>1.5  浮点函数... 9</w:t>
      </w:r>
      <w:r w:rsidRPr="00C81BAD">
        <w:rPr>
          <w:rFonts w:hAnsi="宋体" w:cs="宋体" w:hint="eastAsia"/>
        </w:rPr>
        <w:tab/>
      </w:r>
      <w:r w:rsidRPr="00C81BAD">
        <w:rPr>
          <w:rFonts w:hAnsi="宋体" w:cs="宋体" w:hint="eastAsia"/>
        </w:rPr>
        <w:tab/>
      </w:r>
      <w:r w:rsidRPr="00C81BAD">
        <w:rPr>
          <w:rFonts w:hAnsi="宋体" w:cs="宋体" w:hint="eastAsia"/>
        </w:rPr>
        <w:tab/>
        <w:t>1.6   面积... 14</w:t>
      </w:r>
    </w:p>
    <w:p w:rsidR="005F1F37" w:rsidRPr="00C81BAD" w:rsidRDefault="005F1F37" w:rsidP="005F1F37">
      <w:pPr>
        <w:pStyle w:val="ad"/>
        <w:rPr>
          <w:rFonts w:hAnsi="宋体" w:cs="宋体"/>
        </w:rPr>
      </w:pPr>
      <w:r w:rsidRPr="00C81BAD">
        <w:rPr>
          <w:rFonts w:hAnsi="宋体" w:cs="宋体" w:hint="eastAsia"/>
        </w:rPr>
        <w:t>1.7  球面... 15</w:t>
      </w:r>
      <w:r w:rsidRPr="00C81BAD">
        <w:rPr>
          <w:rFonts w:hAnsi="宋体" w:cs="宋体" w:hint="eastAsia"/>
        </w:rPr>
        <w:tab/>
      </w:r>
      <w:r w:rsidRPr="00C81BAD">
        <w:rPr>
          <w:rFonts w:hAnsi="宋体" w:cs="宋体" w:hint="eastAsia"/>
        </w:rPr>
        <w:tab/>
      </w:r>
      <w:r w:rsidRPr="00C81BAD">
        <w:rPr>
          <w:rFonts w:hAnsi="宋体" w:cs="宋体" w:hint="eastAsia"/>
        </w:rPr>
        <w:tab/>
      </w:r>
      <w:r w:rsidRPr="00C81BAD">
        <w:rPr>
          <w:rFonts w:hAnsi="宋体" w:cs="宋体" w:hint="eastAsia"/>
        </w:rPr>
        <w:tab/>
        <w:t>1.8  三角形... 16</w:t>
      </w:r>
      <w:r w:rsidRPr="00C81BAD">
        <w:rPr>
          <w:rFonts w:hAnsi="宋体" w:cs="宋体" w:hint="eastAsia"/>
        </w:rPr>
        <w:tab/>
      </w:r>
      <w:r w:rsidRPr="00C81BAD">
        <w:rPr>
          <w:rFonts w:hAnsi="宋体" w:cs="宋体" w:hint="eastAsia"/>
        </w:rPr>
        <w:tab/>
      </w:r>
      <w:r w:rsidRPr="00C81BAD">
        <w:rPr>
          <w:rFonts w:hAnsi="宋体" w:cs="宋体" w:hint="eastAsia"/>
        </w:rPr>
        <w:tab/>
        <w:t>1.9   三维几何... 18</w:t>
      </w:r>
    </w:p>
    <w:p w:rsidR="005F1F37" w:rsidRPr="00C81BAD" w:rsidRDefault="005F1F37" w:rsidP="005F1F37">
      <w:pPr>
        <w:pStyle w:val="ad"/>
        <w:rPr>
          <w:rFonts w:hAnsi="宋体" w:cs="宋体"/>
        </w:rPr>
      </w:pPr>
      <w:r w:rsidRPr="00C81BAD">
        <w:rPr>
          <w:rFonts w:hAnsi="宋体" w:cs="宋体" w:hint="eastAsia"/>
        </w:rPr>
        <w:t>1.10 凸包... 26</w:t>
      </w:r>
      <w:r w:rsidRPr="00C81BAD">
        <w:rPr>
          <w:rFonts w:hAnsi="宋体" w:cs="宋体" w:hint="eastAsia"/>
        </w:rPr>
        <w:tab/>
      </w:r>
      <w:r w:rsidRPr="00C81BAD">
        <w:rPr>
          <w:rFonts w:hAnsi="宋体" w:cs="宋体" w:hint="eastAsia"/>
        </w:rPr>
        <w:tab/>
      </w:r>
      <w:r w:rsidRPr="00C81BAD">
        <w:rPr>
          <w:rFonts w:hAnsi="宋体" w:cs="宋体" w:hint="eastAsia"/>
        </w:rPr>
        <w:tab/>
      </w:r>
      <w:r w:rsidRPr="00C81BAD">
        <w:rPr>
          <w:rFonts w:hAnsi="宋体" w:cs="宋体" w:hint="eastAsia"/>
        </w:rPr>
        <w:tab/>
        <w:t>1.11 网格... 27</w:t>
      </w:r>
      <w:r w:rsidRPr="00C81BAD">
        <w:rPr>
          <w:rFonts w:hAnsi="宋体" w:cs="宋体" w:hint="eastAsia"/>
        </w:rPr>
        <w:tab/>
      </w:r>
      <w:r w:rsidRPr="00C81BAD">
        <w:rPr>
          <w:rFonts w:hAnsi="宋体" w:cs="宋体" w:hint="eastAsia"/>
        </w:rPr>
        <w:tab/>
      </w:r>
      <w:r w:rsidRPr="00C81BAD">
        <w:rPr>
          <w:rFonts w:hAnsi="宋体" w:cs="宋体" w:hint="eastAsia"/>
        </w:rPr>
        <w:tab/>
      </w:r>
      <w:r w:rsidRPr="00C81BAD">
        <w:rPr>
          <w:rFonts w:hAnsi="宋体" w:cs="宋体" w:hint="eastAsia"/>
        </w:rPr>
        <w:tab/>
        <w:t>1.12  圆... 29</w:t>
      </w:r>
    </w:p>
    <w:p w:rsidR="005F1F37" w:rsidRPr="00C81BAD" w:rsidRDefault="005F1F37" w:rsidP="005F1F37">
      <w:pPr>
        <w:pStyle w:val="ad"/>
        <w:rPr>
          <w:rFonts w:hAnsi="宋体" w:cs="宋体"/>
        </w:rPr>
      </w:pPr>
      <w:r w:rsidRPr="00C81BAD">
        <w:rPr>
          <w:rFonts w:hAnsi="宋体" w:cs="宋体" w:hint="eastAsia"/>
        </w:rPr>
        <w:t>1.13 整数函数... 30</w:t>
      </w:r>
    </w:p>
    <w:p w:rsidR="005F1F37" w:rsidRPr="00C81BAD" w:rsidRDefault="005F1F37" w:rsidP="005F1F37">
      <w:pPr>
        <w:pStyle w:val="ad"/>
        <w:rPr>
          <w:rFonts w:hAnsi="宋体" w:cs="宋体"/>
          <w:b/>
        </w:rPr>
      </w:pPr>
      <w:r w:rsidRPr="00C81BAD">
        <w:rPr>
          <w:rFonts w:hAnsi="宋体" w:cs="宋体" w:hint="eastAsia"/>
          <w:b/>
        </w:rPr>
        <w:t>2、  组合... 32</w:t>
      </w:r>
    </w:p>
    <w:p w:rsidR="005F1F37" w:rsidRPr="00C81BAD" w:rsidRDefault="005F1F37" w:rsidP="005F1F37">
      <w:pPr>
        <w:pStyle w:val="ad"/>
        <w:rPr>
          <w:rFonts w:hAnsi="宋体" w:cs="宋体"/>
        </w:rPr>
      </w:pPr>
      <w:r w:rsidRPr="00C81BAD">
        <w:rPr>
          <w:rFonts w:hAnsi="宋体" w:cs="宋体" w:hint="eastAsia"/>
        </w:rPr>
        <w:t>2.1 组合公式... 32</w:t>
      </w:r>
      <w:r w:rsidRPr="00C81BAD">
        <w:rPr>
          <w:rFonts w:hAnsi="宋体" w:cs="宋体" w:hint="eastAsia"/>
        </w:rPr>
        <w:tab/>
      </w:r>
      <w:r w:rsidRPr="00C81BAD">
        <w:rPr>
          <w:rFonts w:hAnsi="宋体" w:cs="宋体" w:hint="eastAsia"/>
        </w:rPr>
        <w:tab/>
      </w:r>
      <w:r w:rsidRPr="00C81BAD">
        <w:rPr>
          <w:rFonts w:hAnsi="宋体" w:cs="宋体" w:hint="eastAsia"/>
        </w:rPr>
        <w:tab/>
        <w:t>2.2 排列组合生成... 33</w:t>
      </w:r>
      <w:r w:rsidRPr="00C81BAD">
        <w:rPr>
          <w:rFonts w:hAnsi="宋体" w:cs="宋体" w:hint="eastAsia"/>
        </w:rPr>
        <w:tab/>
      </w:r>
      <w:r w:rsidRPr="00C81BAD">
        <w:rPr>
          <w:rFonts w:hAnsi="宋体" w:cs="宋体" w:hint="eastAsia"/>
        </w:rPr>
        <w:tab/>
        <w:t>2.3 生成gray码... 35</w:t>
      </w:r>
    </w:p>
    <w:p w:rsidR="005F1F37" w:rsidRPr="00C81BAD" w:rsidRDefault="005F1F37" w:rsidP="005F1F37">
      <w:pPr>
        <w:pStyle w:val="ad"/>
        <w:rPr>
          <w:rFonts w:hAnsi="宋体" w:cs="宋体"/>
        </w:rPr>
      </w:pPr>
      <w:r w:rsidRPr="00C81BAD">
        <w:rPr>
          <w:rFonts w:hAnsi="宋体" w:cs="宋体" w:hint="eastAsia"/>
        </w:rPr>
        <w:t>2.4 置换(polya) 35</w:t>
      </w:r>
      <w:r w:rsidRPr="00C81BAD">
        <w:rPr>
          <w:rFonts w:hAnsi="宋体" w:cs="宋体" w:hint="eastAsia"/>
        </w:rPr>
        <w:tab/>
      </w:r>
      <w:r w:rsidRPr="00C81BAD">
        <w:rPr>
          <w:rFonts w:hAnsi="宋体" w:cs="宋体" w:hint="eastAsia"/>
        </w:rPr>
        <w:tab/>
      </w:r>
      <w:r w:rsidRPr="00C81BAD">
        <w:rPr>
          <w:rFonts w:hAnsi="宋体" w:cs="宋体" w:hint="eastAsia"/>
        </w:rPr>
        <w:tab/>
        <w:t>2.5 字典序全排列... 35</w:t>
      </w:r>
      <w:r w:rsidRPr="00C81BAD">
        <w:rPr>
          <w:rFonts w:hAnsi="宋体" w:cs="宋体" w:hint="eastAsia"/>
        </w:rPr>
        <w:tab/>
      </w:r>
      <w:r w:rsidRPr="00C81BAD">
        <w:rPr>
          <w:rFonts w:hAnsi="宋体" w:cs="宋体" w:hint="eastAsia"/>
        </w:rPr>
        <w:tab/>
        <w:t>2.6 字典序组合... 36</w:t>
      </w:r>
    </w:p>
    <w:p w:rsidR="005F1F37" w:rsidRPr="00C81BAD" w:rsidRDefault="005F1F37" w:rsidP="005F1F37">
      <w:pPr>
        <w:pStyle w:val="ad"/>
        <w:rPr>
          <w:rFonts w:hAnsi="宋体" w:cs="宋体"/>
          <w:b/>
        </w:rPr>
      </w:pPr>
      <w:r w:rsidRPr="00C81BAD">
        <w:rPr>
          <w:rFonts w:hAnsi="宋体" w:cs="宋体" w:hint="eastAsia"/>
          <w:b/>
        </w:rPr>
        <w:t>3、 数据结构... 36</w:t>
      </w:r>
    </w:p>
    <w:p w:rsidR="005F1F37" w:rsidRPr="00C81BAD" w:rsidRDefault="005F1F37" w:rsidP="005F1F37">
      <w:pPr>
        <w:pStyle w:val="ad"/>
        <w:rPr>
          <w:rFonts w:hAnsi="宋体" w:cs="宋体"/>
        </w:rPr>
      </w:pPr>
      <w:r w:rsidRPr="00C81BAD">
        <w:rPr>
          <w:rFonts w:hAnsi="宋体" w:cs="宋体" w:hint="eastAsia"/>
        </w:rPr>
        <w:t>3.1 并查集... 36</w:t>
      </w:r>
      <w:r w:rsidRPr="00C81BAD">
        <w:rPr>
          <w:rFonts w:hAnsi="宋体" w:cs="宋体" w:hint="eastAsia"/>
        </w:rPr>
        <w:tab/>
      </w:r>
      <w:r w:rsidRPr="00C81BAD">
        <w:rPr>
          <w:rFonts w:hAnsi="宋体" w:cs="宋体" w:hint="eastAsia"/>
        </w:rPr>
        <w:tab/>
      </w:r>
      <w:r w:rsidRPr="00C81BAD">
        <w:rPr>
          <w:rFonts w:hAnsi="宋体" w:cs="宋体" w:hint="eastAsia"/>
        </w:rPr>
        <w:tab/>
        <w:t>3.2 堆... 37</w:t>
      </w:r>
      <w:r w:rsidRPr="00C81BAD">
        <w:rPr>
          <w:rFonts w:hAnsi="宋体" w:cs="宋体" w:hint="eastAsia"/>
        </w:rPr>
        <w:tab/>
      </w:r>
      <w:r w:rsidRPr="00C81BAD">
        <w:rPr>
          <w:rFonts w:hAnsi="宋体" w:cs="宋体" w:hint="eastAsia"/>
        </w:rPr>
        <w:tab/>
      </w:r>
      <w:r w:rsidRPr="00C81BAD">
        <w:rPr>
          <w:rFonts w:hAnsi="宋体" w:cs="宋体" w:hint="eastAsia"/>
        </w:rPr>
        <w:tab/>
      </w:r>
      <w:r w:rsidRPr="00C81BAD">
        <w:rPr>
          <w:rFonts w:hAnsi="宋体" w:cs="宋体" w:hint="eastAsia"/>
        </w:rPr>
        <w:tab/>
        <w:t>3.3 线段树... 39</w:t>
      </w:r>
    </w:p>
    <w:p w:rsidR="005F1F37" w:rsidRPr="00C81BAD" w:rsidRDefault="005F1F37" w:rsidP="005F1F37">
      <w:pPr>
        <w:pStyle w:val="ad"/>
        <w:rPr>
          <w:rFonts w:hAnsi="宋体" w:cs="宋体"/>
        </w:rPr>
      </w:pPr>
      <w:r w:rsidRPr="00C81BAD">
        <w:rPr>
          <w:rFonts w:hAnsi="宋体" w:cs="宋体" w:hint="eastAsia"/>
        </w:rPr>
        <w:t>3.4 子段和... 43</w:t>
      </w:r>
      <w:r w:rsidRPr="00C81BAD">
        <w:rPr>
          <w:rFonts w:hAnsi="宋体" w:cs="宋体" w:hint="eastAsia"/>
        </w:rPr>
        <w:tab/>
      </w:r>
      <w:r w:rsidRPr="00C81BAD">
        <w:rPr>
          <w:rFonts w:hAnsi="宋体" w:cs="宋体" w:hint="eastAsia"/>
        </w:rPr>
        <w:tab/>
      </w:r>
      <w:r w:rsidRPr="00C81BAD">
        <w:rPr>
          <w:rFonts w:hAnsi="宋体" w:cs="宋体" w:hint="eastAsia"/>
        </w:rPr>
        <w:tab/>
        <w:t>3.5 子阵和... 44</w:t>
      </w:r>
      <w:r w:rsidRPr="00C81BAD">
        <w:rPr>
          <w:rFonts w:hAnsi="宋体" w:cs="宋体" w:hint="eastAsia"/>
        </w:rPr>
        <w:tab/>
      </w:r>
      <w:r w:rsidRPr="00C81BAD">
        <w:rPr>
          <w:rFonts w:hAnsi="宋体" w:cs="宋体" w:hint="eastAsia"/>
        </w:rPr>
        <w:tab/>
      </w:r>
      <w:r w:rsidRPr="00C81BAD">
        <w:rPr>
          <w:rFonts w:hAnsi="宋体" w:cs="宋体" w:hint="eastAsia"/>
        </w:rPr>
        <w:tab/>
      </w:r>
    </w:p>
    <w:p w:rsidR="005F1F37" w:rsidRPr="00C81BAD" w:rsidRDefault="005F1F37" w:rsidP="005F1F37">
      <w:pPr>
        <w:pStyle w:val="ad"/>
        <w:rPr>
          <w:rFonts w:hAnsi="宋体" w:cs="宋体"/>
          <w:b/>
        </w:rPr>
      </w:pPr>
      <w:r w:rsidRPr="00C81BAD">
        <w:rPr>
          <w:rFonts w:hAnsi="宋体" w:cs="宋体" w:hint="eastAsia"/>
          <w:b/>
        </w:rPr>
        <w:t>4、</w:t>
      </w:r>
      <w:r w:rsidRPr="00C81BAD">
        <w:rPr>
          <w:rFonts w:hAnsi="宋体" w:cs="宋体" w:hint="eastAsia"/>
          <w:b/>
        </w:rPr>
        <w:tab/>
        <w:t>数论... 45</w:t>
      </w:r>
    </w:p>
    <w:p w:rsidR="005F1F37" w:rsidRPr="00C81BAD" w:rsidRDefault="005F1F37" w:rsidP="005F1F37">
      <w:pPr>
        <w:pStyle w:val="ad"/>
        <w:rPr>
          <w:rFonts w:hAnsi="宋体" w:cs="宋体"/>
        </w:rPr>
      </w:pPr>
      <w:r w:rsidRPr="00C81BAD">
        <w:rPr>
          <w:rFonts w:hAnsi="宋体" w:cs="宋体" w:hint="eastAsia"/>
        </w:rPr>
        <w:t>4.1 阶乘最后非0位... 45</w:t>
      </w:r>
      <w:r w:rsidRPr="00C81BAD">
        <w:rPr>
          <w:rFonts w:hAnsi="宋体" w:cs="宋体" w:hint="eastAsia"/>
        </w:rPr>
        <w:tab/>
        <w:t>4.2 模线性方程组... 45</w:t>
      </w:r>
      <w:r w:rsidRPr="00C81BAD">
        <w:rPr>
          <w:rFonts w:hAnsi="宋体" w:cs="宋体" w:hint="eastAsia"/>
        </w:rPr>
        <w:tab/>
      </w:r>
      <w:r w:rsidRPr="00C81BAD">
        <w:rPr>
          <w:rFonts w:hAnsi="宋体" w:cs="宋体" w:hint="eastAsia"/>
        </w:rPr>
        <w:tab/>
        <w:t>4.3 素数... 47</w:t>
      </w:r>
    </w:p>
    <w:p w:rsidR="005F1F37" w:rsidRPr="00C81BAD" w:rsidRDefault="005F1F37" w:rsidP="005F1F37">
      <w:pPr>
        <w:pStyle w:val="ad"/>
        <w:rPr>
          <w:rFonts w:hAnsi="宋体" w:cs="宋体"/>
        </w:rPr>
      </w:pPr>
      <w:r w:rsidRPr="00C81BAD">
        <w:rPr>
          <w:rFonts w:hAnsi="宋体" w:cs="宋体" w:hint="eastAsia"/>
        </w:rPr>
        <w:t>4.4 欧拉函数... 48</w:t>
      </w:r>
    </w:p>
    <w:p w:rsidR="005F1F37" w:rsidRPr="00C81BAD" w:rsidRDefault="005F1F37" w:rsidP="005F1F37">
      <w:pPr>
        <w:pStyle w:val="ad"/>
        <w:rPr>
          <w:rFonts w:hAnsi="宋体" w:cs="宋体"/>
          <w:b/>
        </w:rPr>
      </w:pPr>
      <w:r w:rsidRPr="00C81BAD">
        <w:rPr>
          <w:rFonts w:hAnsi="宋体" w:cs="宋体" w:hint="eastAsia"/>
          <w:b/>
        </w:rPr>
        <w:t>5、 数值计算... 48</w:t>
      </w:r>
    </w:p>
    <w:p w:rsidR="005F1F37" w:rsidRPr="00C81BAD" w:rsidRDefault="005F1F37" w:rsidP="005F1F37">
      <w:pPr>
        <w:pStyle w:val="ad"/>
        <w:rPr>
          <w:rFonts w:hAnsi="宋体" w:cs="宋体"/>
        </w:rPr>
      </w:pPr>
      <w:r w:rsidRPr="00C81BAD">
        <w:rPr>
          <w:rFonts w:hAnsi="宋体" w:cs="宋体" w:hint="eastAsia"/>
        </w:rPr>
        <w:t>5.1 定积分计算(Romberg)48</w:t>
      </w:r>
      <w:r w:rsidRPr="00C81BAD">
        <w:rPr>
          <w:rFonts w:hAnsi="宋体" w:cs="宋体" w:hint="eastAsia"/>
        </w:rPr>
        <w:tab/>
        <w:t>5.2 多项式求根(牛顿法)50   5.3周期性方程(追赶法) 51</w:t>
      </w:r>
    </w:p>
    <w:p w:rsidR="005F1F37" w:rsidRPr="00C81BAD" w:rsidRDefault="005F1F37" w:rsidP="005F1F37">
      <w:pPr>
        <w:pStyle w:val="ad"/>
        <w:rPr>
          <w:rFonts w:hAnsi="宋体" w:cs="宋体"/>
          <w:b/>
        </w:rPr>
      </w:pPr>
      <w:r w:rsidRPr="00C81BAD">
        <w:rPr>
          <w:rFonts w:hAnsi="宋体" w:cs="宋体" w:hint="eastAsia"/>
          <w:b/>
        </w:rPr>
        <w:t>6、 图论—NP搜索... 52</w:t>
      </w:r>
    </w:p>
    <w:p w:rsidR="005F1F37" w:rsidRPr="00C81BAD" w:rsidRDefault="005F1F37" w:rsidP="005F1F37">
      <w:pPr>
        <w:pStyle w:val="ad"/>
        <w:rPr>
          <w:rFonts w:hAnsi="宋体" w:cs="宋体"/>
        </w:rPr>
      </w:pPr>
      <w:r w:rsidRPr="00C81BAD">
        <w:rPr>
          <w:rFonts w:hAnsi="宋体" w:cs="宋体" w:hint="eastAsia"/>
        </w:rPr>
        <w:t>6.1 最大团... 52</w:t>
      </w:r>
      <w:r w:rsidRPr="00C81BAD">
        <w:rPr>
          <w:rFonts w:hAnsi="宋体" w:cs="宋体" w:hint="eastAsia"/>
        </w:rPr>
        <w:tab/>
      </w:r>
      <w:r w:rsidRPr="00C81BAD">
        <w:rPr>
          <w:rFonts w:hAnsi="宋体" w:cs="宋体" w:hint="eastAsia"/>
        </w:rPr>
        <w:tab/>
      </w:r>
      <w:r w:rsidRPr="00C81BAD">
        <w:rPr>
          <w:rFonts w:hAnsi="宋体" w:cs="宋体" w:hint="eastAsia"/>
        </w:rPr>
        <w:tab/>
        <w:t>6.2 最大团(n&lt;64)(faster) 53</w:t>
      </w:r>
    </w:p>
    <w:p w:rsidR="005F1F37" w:rsidRPr="00C81BAD" w:rsidRDefault="005F1F37" w:rsidP="005F1F37">
      <w:pPr>
        <w:pStyle w:val="ad"/>
        <w:rPr>
          <w:rFonts w:hAnsi="宋体" w:cs="宋体"/>
          <w:b/>
        </w:rPr>
      </w:pPr>
      <w:r w:rsidRPr="00C81BAD">
        <w:rPr>
          <w:rFonts w:hAnsi="宋体" w:cs="宋体" w:hint="eastAsia"/>
          <w:b/>
        </w:rPr>
        <w:t>7、 图论—连通性... 55</w:t>
      </w:r>
    </w:p>
    <w:p w:rsidR="005F1F37" w:rsidRPr="00C81BAD" w:rsidRDefault="005F1F37" w:rsidP="005F1F37">
      <w:pPr>
        <w:pStyle w:val="ad"/>
        <w:rPr>
          <w:rFonts w:hAnsi="宋体" w:cs="宋体"/>
        </w:rPr>
      </w:pPr>
      <w:r w:rsidRPr="00C81BAD">
        <w:rPr>
          <w:rFonts w:hAnsi="宋体" w:cs="宋体" w:hint="eastAsia"/>
        </w:rPr>
        <w:t>7.1 无向图关键点(dfs邻接阵) 55</w:t>
      </w:r>
      <w:r w:rsidRPr="00C81BAD">
        <w:rPr>
          <w:rFonts w:hAnsi="宋体" w:cs="宋体" w:hint="eastAsia"/>
        </w:rPr>
        <w:tab/>
      </w:r>
      <w:r w:rsidRPr="00C81BAD">
        <w:rPr>
          <w:rFonts w:hAnsi="宋体" w:cs="宋体" w:hint="eastAsia"/>
        </w:rPr>
        <w:tab/>
      </w:r>
      <w:r w:rsidRPr="00C81BAD">
        <w:rPr>
          <w:rFonts w:hAnsi="宋体" w:cs="宋体" w:hint="eastAsia"/>
        </w:rPr>
        <w:tab/>
        <w:t>7.2 无向图关键边(dfs邻接阵) 56</w:t>
      </w:r>
    </w:p>
    <w:p w:rsidR="005F1F37" w:rsidRPr="00C81BAD" w:rsidRDefault="005F1F37" w:rsidP="005F1F37">
      <w:pPr>
        <w:pStyle w:val="ad"/>
        <w:rPr>
          <w:rFonts w:hAnsi="宋体" w:cs="宋体"/>
        </w:rPr>
      </w:pPr>
      <w:r w:rsidRPr="00C81BAD">
        <w:rPr>
          <w:rFonts w:hAnsi="宋体" w:cs="宋体" w:hint="eastAsia"/>
        </w:rPr>
        <w:t>7.3 无向图的块(bfs邻接阵) 57</w:t>
      </w:r>
      <w:r w:rsidRPr="00C81BAD">
        <w:rPr>
          <w:rFonts w:hAnsi="宋体" w:cs="宋体" w:hint="eastAsia"/>
        </w:rPr>
        <w:tab/>
      </w:r>
      <w:r w:rsidRPr="00C81BAD">
        <w:rPr>
          <w:rFonts w:hAnsi="宋体" w:cs="宋体" w:hint="eastAsia"/>
        </w:rPr>
        <w:tab/>
      </w:r>
      <w:r w:rsidRPr="00C81BAD">
        <w:rPr>
          <w:rFonts w:hAnsi="宋体" w:cs="宋体" w:hint="eastAsia"/>
        </w:rPr>
        <w:tab/>
        <w:t>7.4 无向图连通分支(dfs/bfs邻接阵) 58</w:t>
      </w:r>
    </w:p>
    <w:p w:rsidR="005F1F37" w:rsidRPr="00C81BAD" w:rsidRDefault="005F1F37" w:rsidP="005F1F37">
      <w:pPr>
        <w:pStyle w:val="ad"/>
        <w:rPr>
          <w:rFonts w:hAnsi="宋体" w:cs="宋体"/>
        </w:rPr>
      </w:pPr>
      <w:r w:rsidRPr="00C81BAD">
        <w:rPr>
          <w:rFonts w:hAnsi="宋体" w:cs="宋体" w:hint="eastAsia"/>
        </w:rPr>
        <w:lastRenderedPageBreak/>
        <w:t>7.5 有向图强连通分支(dfs/bfs邻接阵) 58</w:t>
      </w:r>
      <w:r w:rsidRPr="00C81BAD">
        <w:rPr>
          <w:rFonts w:hAnsi="宋体" w:cs="宋体" w:hint="eastAsia"/>
        </w:rPr>
        <w:tab/>
        <w:t>7.6 有向图最小点基(邻接阵) 60</w:t>
      </w:r>
    </w:p>
    <w:p w:rsidR="005F1F37" w:rsidRPr="00C81BAD" w:rsidRDefault="005F1F37" w:rsidP="005F1F37">
      <w:pPr>
        <w:pStyle w:val="ad"/>
        <w:rPr>
          <w:rFonts w:hAnsi="宋体" w:cs="宋体"/>
          <w:b/>
        </w:rPr>
      </w:pPr>
      <w:r w:rsidRPr="00C81BAD">
        <w:rPr>
          <w:rFonts w:hAnsi="宋体" w:cs="宋体" w:hint="eastAsia"/>
          <w:b/>
        </w:rPr>
        <w:t>8、 图论—匹配... 60</w:t>
      </w:r>
    </w:p>
    <w:p w:rsidR="005F1F37" w:rsidRPr="00C81BAD" w:rsidRDefault="005F1F37" w:rsidP="005F1F37">
      <w:pPr>
        <w:pStyle w:val="ad"/>
        <w:rPr>
          <w:rFonts w:hAnsi="宋体" w:cs="宋体"/>
        </w:rPr>
      </w:pPr>
      <w:r w:rsidRPr="00C81BAD">
        <w:rPr>
          <w:rFonts w:hAnsi="宋体" w:cs="宋体" w:hint="eastAsia"/>
        </w:rPr>
        <w:t>8.1 二分图最大匹配(hungary邻接表) 60</w:t>
      </w:r>
      <w:r w:rsidRPr="00C81BAD">
        <w:rPr>
          <w:rFonts w:hAnsi="宋体" w:cs="宋体" w:hint="eastAsia"/>
        </w:rPr>
        <w:tab/>
        <w:t>8.2 二分图最大匹配(hungary邻接阵) 61</w:t>
      </w:r>
    </w:p>
    <w:p w:rsidR="005F1F37" w:rsidRPr="00C81BAD" w:rsidRDefault="005F1F37" w:rsidP="005F1F37">
      <w:pPr>
        <w:pStyle w:val="ad"/>
        <w:rPr>
          <w:rFonts w:hAnsi="宋体" w:cs="宋体"/>
        </w:rPr>
      </w:pPr>
      <w:r w:rsidRPr="00C81BAD">
        <w:rPr>
          <w:rFonts w:hAnsi="宋体" w:cs="宋体" w:hint="eastAsia"/>
        </w:rPr>
        <w:t>8.3 二分图最大匹配(hungary正向表) 61   8.4二分图最佳匹配(kuhn_munkras邻接阵)62</w:t>
      </w:r>
    </w:p>
    <w:p w:rsidR="005F1F37" w:rsidRPr="00C81BAD" w:rsidRDefault="005F1F37" w:rsidP="005F1F37">
      <w:pPr>
        <w:pStyle w:val="ad"/>
        <w:rPr>
          <w:rFonts w:hAnsi="宋体" w:cs="宋体"/>
        </w:rPr>
      </w:pPr>
      <w:r w:rsidRPr="00C81BAD">
        <w:rPr>
          <w:rFonts w:hAnsi="宋体" w:cs="宋体" w:hint="eastAsia"/>
        </w:rPr>
        <w:t>8.5 一般图匹配(邻接表) 63    8.6 一般图匹配(邻接阵)64   8.7一般图匹配(正向表)65</w:t>
      </w:r>
    </w:p>
    <w:p w:rsidR="005F1F37" w:rsidRPr="00C81BAD" w:rsidRDefault="005F1F37" w:rsidP="005F1F37">
      <w:pPr>
        <w:pStyle w:val="ad"/>
        <w:rPr>
          <w:rFonts w:hAnsi="宋体" w:cs="宋体"/>
          <w:b/>
        </w:rPr>
      </w:pPr>
      <w:r w:rsidRPr="00C81BAD">
        <w:rPr>
          <w:rFonts w:hAnsi="宋体" w:cs="宋体" w:hint="eastAsia"/>
          <w:b/>
        </w:rPr>
        <w:t>9、 图论—网络流... 66</w:t>
      </w:r>
    </w:p>
    <w:p w:rsidR="005F1F37" w:rsidRPr="00C81BAD" w:rsidRDefault="005F1F37" w:rsidP="005F1F37">
      <w:pPr>
        <w:pStyle w:val="ad"/>
        <w:rPr>
          <w:rFonts w:hAnsi="宋体" w:cs="宋体"/>
        </w:rPr>
      </w:pPr>
      <w:r w:rsidRPr="00C81BAD">
        <w:rPr>
          <w:rFonts w:hAnsi="宋体" w:cs="宋体" w:hint="eastAsia"/>
        </w:rPr>
        <w:t>9.1 最大流(邻接阵)66   9.2上下界最大流(邻接阵)66</w:t>
      </w:r>
      <w:r w:rsidRPr="00C81BAD">
        <w:rPr>
          <w:rFonts w:hAnsi="宋体" w:cs="宋体" w:hint="eastAsia"/>
        </w:rPr>
        <w:tab/>
        <w:t>9.3 上下界最小流(邻接阵)67</w:t>
      </w:r>
    </w:p>
    <w:p w:rsidR="005F1F37" w:rsidRPr="00C81BAD" w:rsidRDefault="005F1F37" w:rsidP="005F1F37">
      <w:pPr>
        <w:pStyle w:val="ad"/>
        <w:rPr>
          <w:rFonts w:hAnsi="宋体" w:cs="宋体"/>
        </w:rPr>
      </w:pPr>
      <w:r w:rsidRPr="00C81BAD">
        <w:rPr>
          <w:rFonts w:hAnsi="宋体" w:cs="宋体" w:hint="eastAsia"/>
        </w:rPr>
        <w:t xml:space="preserve">9.4 最大流无流量(邻接阵)68 </w:t>
      </w:r>
      <w:r w:rsidRPr="00C81BAD">
        <w:rPr>
          <w:rFonts w:hAnsi="宋体" w:cs="宋体" w:hint="eastAsia"/>
        </w:rPr>
        <w:tab/>
      </w:r>
      <w:r w:rsidRPr="00C81BAD">
        <w:rPr>
          <w:rFonts w:hAnsi="宋体" w:cs="宋体" w:hint="eastAsia"/>
        </w:rPr>
        <w:tab/>
        <w:t>9.5 最小费用最大流(邻接阵) 68</w:t>
      </w:r>
    </w:p>
    <w:p w:rsidR="005F1F37" w:rsidRPr="00C81BAD" w:rsidRDefault="005F1F37" w:rsidP="005F1F37">
      <w:pPr>
        <w:pStyle w:val="ad"/>
        <w:rPr>
          <w:rFonts w:hAnsi="宋体" w:cs="宋体"/>
          <w:b/>
        </w:rPr>
      </w:pPr>
      <w:r w:rsidRPr="00C81BAD">
        <w:rPr>
          <w:rFonts w:hAnsi="宋体" w:cs="宋体" w:hint="eastAsia"/>
          <w:b/>
        </w:rPr>
        <w:t>10、图论—应用...69</w:t>
      </w:r>
    </w:p>
    <w:p w:rsidR="005F1F37" w:rsidRPr="00C81BAD" w:rsidRDefault="005F1F37" w:rsidP="005F1F37">
      <w:pPr>
        <w:pStyle w:val="ad"/>
        <w:rPr>
          <w:rFonts w:hAnsi="宋体" w:cs="宋体"/>
        </w:rPr>
      </w:pPr>
      <w:r w:rsidRPr="00C81BAD">
        <w:rPr>
          <w:rFonts w:hAnsi="宋体" w:cs="宋体" w:hint="eastAsia"/>
        </w:rPr>
        <w:t>10.1 欧拉回路(邻接阵) 69</w:t>
      </w:r>
      <w:r w:rsidRPr="00C81BAD">
        <w:rPr>
          <w:rFonts w:hAnsi="宋体" w:cs="宋体" w:hint="eastAsia"/>
        </w:rPr>
        <w:tab/>
        <w:t>10.2 树的前序表转化...70</w:t>
      </w:r>
      <w:r w:rsidRPr="00C81BAD">
        <w:rPr>
          <w:rFonts w:hAnsi="宋体" w:cs="宋体" w:hint="eastAsia"/>
        </w:rPr>
        <w:tab/>
        <w:t>10.3 树的优化算法...71</w:t>
      </w:r>
    </w:p>
    <w:p w:rsidR="005F1F37" w:rsidRPr="00C81BAD" w:rsidRDefault="005F1F37" w:rsidP="005F1F37">
      <w:pPr>
        <w:pStyle w:val="ad"/>
        <w:rPr>
          <w:rFonts w:hAnsi="宋体" w:cs="宋体"/>
        </w:rPr>
      </w:pPr>
      <w:r w:rsidRPr="00C81BAD">
        <w:rPr>
          <w:rFonts w:hAnsi="宋体" w:cs="宋体" w:hint="eastAsia"/>
        </w:rPr>
        <w:t>10.4 拓扑排序(邻接阵) 72</w:t>
      </w:r>
      <w:r w:rsidRPr="00C81BAD">
        <w:rPr>
          <w:rFonts w:hAnsi="宋体" w:cs="宋体" w:hint="eastAsia"/>
        </w:rPr>
        <w:tab/>
        <w:t>10.5 最佳边割集... 73</w:t>
      </w:r>
      <w:r w:rsidRPr="00C81BAD">
        <w:rPr>
          <w:rFonts w:hAnsi="宋体" w:cs="宋体" w:hint="eastAsia"/>
        </w:rPr>
        <w:tab/>
      </w:r>
      <w:r w:rsidRPr="00C81BAD">
        <w:rPr>
          <w:rFonts w:hAnsi="宋体" w:cs="宋体" w:hint="eastAsia"/>
        </w:rPr>
        <w:tab/>
        <w:t>10.6 最佳点割集...74</w:t>
      </w:r>
    </w:p>
    <w:p w:rsidR="005F1F37" w:rsidRPr="00C81BAD" w:rsidRDefault="005F1F37" w:rsidP="005F1F37">
      <w:pPr>
        <w:pStyle w:val="ad"/>
        <w:rPr>
          <w:rFonts w:hAnsi="宋体" w:cs="宋体"/>
        </w:rPr>
      </w:pPr>
      <w:r w:rsidRPr="00C81BAD">
        <w:rPr>
          <w:rFonts w:hAnsi="宋体" w:cs="宋体" w:hint="eastAsia"/>
        </w:rPr>
        <w:t>10.7 最小边割集... 75</w:t>
      </w:r>
      <w:r w:rsidRPr="00C81BAD">
        <w:rPr>
          <w:rFonts w:hAnsi="宋体" w:cs="宋体" w:hint="eastAsia"/>
        </w:rPr>
        <w:tab/>
      </w:r>
      <w:r w:rsidRPr="00C81BAD">
        <w:rPr>
          <w:rFonts w:hAnsi="宋体" w:cs="宋体" w:hint="eastAsia"/>
        </w:rPr>
        <w:tab/>
        <w:t>10.8 最小点割集... 76</w:t>
      </w:r>
      <w:r w:rsidRPr="00C81BAD">
        <w:rPr>
          <w:rFonts w:hAnsi="宋体" w:cs="宋体" w:hint="eastAsia"/>
        </w:rPr>
        <w:tab/>
      </w:r>
      <w:r w:rsidRPr="00C81BAD">
        <w:rPr>
          <w:rFonts w:hAnsi="宋体" w:cs="宋体" w:hint="eastAsia"/>
        </w:rPr>
        <w:tab/>
        <w:t>10.9 最小路径覆盖..77</w:t>
      </w:r>
    </w:p>
    <w:p w:rsidR="005F1F37" w:rsidRPr="00C81BAD" w:rsidRDefault="005F1F37" w:rsidP="005F1F37">
      <w:pPr>
        <w:pStyle w:val="ad"/>
        <w:rPr>
          <w:rFonts w:hAnsi="宋体" w:cs="宋体"/>
          <w:b/>
        </w:rPr>
      </w:pPr>
      <w:r w:rsidRPr="00C81BAD">
        <w:rPr>
          <w:rFonts w:hAnsi="宋体" w:cs="宋体" w:hint="eastAsia"/>
          <w:b/>
        </w:rPr>
        <w:t>11、 图论—支撑树... 78</w:t>
      </w:r>
    </w:p>
    <w:p w:rsidR="005F1F37" w:rsidRPr="00C81BAD" w:rsidRDefault="005F1F37" w:rsidP="005F1F37">
      <w:pPr>
        <w:pStyle w:val="ad"/>
        <w:rPr>
          <w:rFonts w:hAnsi="宋体" w:cs="宋体"/>
        </w:rPr>
      </w:pPr>
      <w:r w:rsidRPr="00C81BAD">
        <w:rPr>
          <w:rFonts w:hAnsi="宋体" w:cs="宋体" w:hint="eastAsia"/>
        </w:rPr>
        <w:t>11.1 最小生成树(kruskal邻接表) 78</w:t>
      </w:r>
      <w:r w:rsidRPr="00C81BAD">
        <w:rPr>
          <w:rFonts w:hAnsi="宋体" w:cs="宋体" w:hint="eastAsia"/>
        </w:rPr>
        <w:tab/>
      </w:r>
      <w:r w:rsidRPr="00C81BAD">
        <w:rPr>
          <w:rFonts w:hAnsi="宋体" w:cs="宋体" w:hint="eastAsia"/>
        </w:rPr>
        <w:tab/>
        <w:t>11.2 最小生成树(kruskal正向表) 79</w:t>
      </w:r>
    </w:p>
    <w:p w:rsidR="005F1F37" w:rsidRPr="00C81BAD" w:rsidRDefault="005F1F37" w:rsidP="005F1F37">
      <w:pPr>
        <w:pStyle w:val="ad"/>
        <w:rPr>
          <w:rFonts w:hAnsi="宋体" w:cs="宋体"/>
        </w:rPr>
      </w:pPr>
      <w:r w:rsidRPr="00C81BAD">
        <w:rPr>
          <w:rFonts w:hAnsi="宋体" w:cs="宋体" w:hint="eastAsia"/>
        </w:rPr>
        <w:t>11.3 最小生成树(prim+binary_heap邻接表) 81</w:t>
      </w:r>
      <w:r w:rsidRPr="00C81BAD">
        <w:rPr>
          <w:rFonts w:hAnsi="宋体" w:cs="宋体" w:hint="eastAsia"/>
        </w:rPr>
        <w:tab/>
      </w:r>
    </w:p>
    <w:p w:rsidR="005F1F37" w:rsidRPr="00C81BAD" w:rsidRDefault="005F1F37" w:rsidP="005F1F37">
      <w:pPr>
        <w:pStyle w:val="ad"/>
        <w:rPr>
          <w:rFonts w:hAnsi="宋体" w:cs="宋体"/>
        </w:rPr>
      </w:pPr>
      <w:r w:rsidRPr="00C81BAD">
        <w:rPr>
          <w:rFonts w:hAnsi="宋体" w:cs="宋体" w:hint="eastAsia"/>
        </w:rPr>
        <w:t>11.4 最小生成树(prim+binary_heap正向表) 82</w:t>
      </w:r>
    </w:p>
    <w:p w:rsidR="005F1F37" w:rsidRPr="00C81BAD" w:rsidRDefault="005F1F37" w:rsidP="005F1F37">
      <w:pPr>
        <w:pStyle w:val="ad"/>
        <w:rPr>
          <w:rFonts w:hAnsi="宋体" w:cs="宋体"/>
        </w:rPr>
      </w:pPr>
      <w:r w:rsidRPr="00C81BAD">
        <w:rPr>
          <w:rFonts w:hAnsi="宋体" w:cs="宋体" w:hint="eastAsia"/>
        </w:rPr>
        <w:t>11.5 最小生成树(prim+mapped_heap邻接表) 83</w:t>
      </w:r>
      <w:r w:rsidRPr="00C81BAD">
        <w:rPr>
          <w:rFonts w:hAnsi="宋体" w:cs="宋体" w:hint="eastAsia"/>
        </w:rPr>
        <w:tab/>
      </w:r>
      <w:r w:rsidRPr="00C81BAD">
        <w:rPr>
          <w:rFonts w:hAnsi="宋体" w:cs="宋体" w:hint="eastAsia"/>
        </w:rPr>
        <w:tab/>
      </w:r>
    </w:p>
    <w:p w:rsidR="005F1F37" w:rsidRPr="00C81BAD" w:rsidRDefault="005F1F37" w:rsidP="005F1F37">
      <w:pPr>
        <w:pStyle w:val="ad"/>
        <w:rPr>
          <w:rFonts w:hAnsi="宋体" w:cs="宋体"/>
        </w:rPr>
      </w:pPr>
      <w:r w:rsidRPr="00C81BAD">
        <w:rPr>
          <w:rFonts w:hAnsi="宋体" w:cs="宋体" w:hint="eastAsia"/>
        </w:rPr>
        <w:t>11.6 最小生成树(prim+mapped_heap正向表) 84</w:t>
      </w:r>
    </w:p>
    <w:p w:rsidR="005F1F37" w:rsidRPr="00C81BAD" w:rsidRDefault="005F1F37" w:rsidP="005F1F37">
      <w:pPr>
        <w:pStyle w:val="ad"/>
        <w:rPr>
          <w:rFonts w:hAnsi="宋体" w:cs="宋体"/>
        </w:rPr>
      </w:pPr>
      <w:r w:rsidRPr="00C81BAD">
        <w:rPr>
          <w:rFonts w:hAnsi="宋体" w:cs="宋体" w:hint="eastAsia"/>
        </w:rPr>
        <w:t>11.7 最小生成树(prim邻接阵) 85</w:t>
      </w:r>
      <w:r w:rsidRPr="00C81BAD">
        <w:rPr>
          <w:rFonts w:hAnsi="宋体" w:cs="宋体" w:hint="eastAsia"/>
        </w:rPr>
        <w:tab/>
      </w:r>
      <w:r w:rsidRPr="00C81BAD">
        <w:rPr>
          <w:rFonts w:hAnsi="宋体" w:cs="宋体" w:hint="eastAsia"/>
        </w:rPr>
        <w:tab/>
        <w:t>11.8 最小树形图(邻接阵) 86</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12、 图论—最短路径... 88</w:t>
      </w:r>
    </w:p>
    <w:p w:rsidR="005F1F37" w:rsidRPr="00C81BAD" w:rsidRDefault="005F1F37" w:rsidP="005F1F37">
      <w:pPr>
        <w:pStyle w:val="ad"/>
        <w:rPr>
          <w:rFonts w:hAnsi="宋体" w:cs="宋体"/>
        </w:rPr>
      </w:pPr>
      <w:r w:rsidRPr="00C81BAD">
        <w:rPr>
          <w:rFonts w:hAnsi="宋体" w:cs="宋体" w:hint="eastAsia"/>
        </w:rPr>
        <w:t>12.1 最短路径(单源bellman_ford邻接阵) 88</w:t>
      </w:r>
    </w:p>
    <w:p w:rsidR="005F1F37" w:rsidRPr="00C81BAD" w:rsidRDefault="005F1F37" w:rsidP="005F1F37">
      <w:pPr>
        <w:pStyle w:val="ad"/>
        <w:rPr>
          <w:rFonts w:hAnsi="宋体" w:cs="宋体"/>
        </w:rPr>
      </w:pPr>
      <w:r w:rsidRPr="00C81BAD">
        <w:rPr>
          <w:rFonts w:hAnsi="宋体" w:cs="宋体" w:hint="eastAsia"/>
        </w:rPr>
        <w:t>12.2 最短路径(单源dijkstra+bfs邻接表) 88</w:t>
      </w:r>
    </w:p>
    <w:p w:rsidR="005F1F37" w:rsidRPr="00C81BAD" w:rsidRDefault="005F1F37" w:rsidP="005F1F37">
      <w:pPr>
        <w:pStyle w:val="ad"/>
        <w:rPr>
          <w:rFonts w:hAnsi="宋体" w:cs="宋体"/>
        </w:rPr>
      </w:pPr>
      <w:r w:rsidRPr="00C81BAD">
        <w:rPr>
          <w:rFonts w:hAnsi="宋体" w:cs="宋体" w:hint="eastAsia"/>
        </w:rPr>
        <w:t>12.3 最短路径(单源dijkstra+bfs正向表) 89</w:t>
      </w:r>
    </w:p>
    <w:p w:rsidR="005F1F37" w:rsidRPr="00C81BAD" w:rsidRDefault="005F1F37" w:rsidP="005F1F37">
      <w:pPr>
        <w:pStyle w:val="ad"/>
        <w:rPr>
          <w:rFonts w:hAnsi="宋体" w:cs="宋体"/>
        </w:rPr>
      </w:pPr>
      <w:r w:rsidRPr="00C81BAD">
        <w:rPr>
          <w:rFonts w:hAnsi="宋体" w:cs="宋体" w:hint="eastAsia"/>
        </w:rPr>
        <w:t>12.4 最短路径(单源dijkstra+binary_heap邻接表) 89</w:t>
      </w:r>
    </w:p>
    <w:p w:rsidR="005F1F37" w:rsidRPr="00C81BAD" w:rsidRDefault="005F1F37" w:rsidP="005F1F37">
      <w:pPr>
        <w:pStyle w:val="ad"/>
        <w:rPr>
          <w:rFonts w:hAnsi="宋体" w:cs="宋体"/>
        </w:rPr>
      </w:pPr>
      <w:r w:rsidRPr="00C81BAD">
        <w:rPr>
          <w:rFonts w:hAnsi="宋体" w:cs="宋体" w:hint="eastAsia"/>
        </w:rPr>
        <w:t>12.5 最短路径(单源dijkstra+binary_heap正向表) 90</w:t>
      </w:r>
    </w:p>
    <w:p w:rsidR="005F1F37" w:rsidRPr="00C81BAD" w:rsidRDefault="005F1F37" w:rsidP="005F1F37">
      <w:pPr>
        <w:pStyle w:val="ad"/>
        <w:rPr>
          <w:rFonts w:hAnsi="宋体" w:cs="宋体"/>
        </w:rPr>
      </w:pPr>
      <w:r w:rsidRPr="00C81BAD">
        <w:rPr>
          <w:rFonts w:hAnsi="宋体" w:cs="宋体" w:hint="eastAsia"/>
        </w:rPr>
        <w:t>12.6 最短路径(单源dijkstra+mapped_heap邻接表) 91</w:t>
      </w:r>
    </w:p>
    <w:p w:rsidR="005F1F37" w:rsidRPr="00C81BAD" w:rsidRDefault="005F1F37" w:rsidP="005F1F37">
      <w:pPr>
        <w:pStyle w:val="ad"/>
        <w:rPr>
          <w:rFonts w:hAnsi="宋体" w:cs="宋体"/>
        </w:rPr>
      </w:pPr>
      <w:r w:rsidRPr="00C81BAD">
        <w:rPr>
          <w:rFonts w:hAnsi="宋体" w:cs="宋体" w:hint="eastAsia"/>
        </w:rPr>
        <w:t>12.7 最短路径(单源dijkstra+mapped_heap正向表) 93</w:t>
      </w:r>
    </w:p>
    <w:p w:rsidR="005F1F37" w:rsidRPr="00C81BAD" w:rsidRDefault="005F1F37" w:rsidP="005F1F37">
      <w:pPr>
        <w:pStyle w:val="ad"/>
        <w:rPr>
          <w:rFonts w:hAnsi="宋体" w:cs="宋体"/>
        </w:rPr>
      </w:pPr>
      <w:r w:rsidRPr="00C81BAD">
        <w:rPr>
          <w:rFonts w:hAnsi="宋体" w:cs="宋体" w:hint="eastAsia"/>
        </w:rPr>
        <w:t>12.8 最短路径(单源dijkstra邻接阵) 94</w:t>
      </w:r>
    </w:p>
    <w:p w:rsidR="005F1F37" w:rsidRPr="00C81BAD" w:rsidRDefault="005F1F37" w:rsidP="005F1F37">
      <w:pPr>
        <w:pStyle w:val="ad"/>
        <w:rPr>
          <w:rFonts w:hAnsi="宋体" w:cs="宋体"/>
        </w:rPr>
      </w:pPr>
      <w:r w:rsidRPr="00C81BAD">
        <w:rPr>
          <w:rFonts w:hAnsi="宋体" w:cs="宋体" w:hint="eastAsia"/>
        </w:rPr>
        <w:t>12.9 最短路径(多源floyd_warshall邻接阵) 94</w:t>
      </w:r>
    </w:p>
    <w:p w:rsidR="005F1F37" w:rsidRPr="00C81BAD" w:rsidRDefault="005F1F37" w:rsidP="005F1F37">
      <w:pPr>
        <w:pStyle w:val="ad"/>
        <w:rPr>
          <w:rFonts w:hAnsi="宋体" w:cs="宋体"/>
          <w:b/>
        </w:rPr>
      </w:pPr>
      <w:r w:rsidRPr="00C81BAD">
        <w:rPr>
          <w:rFonts w:hAnsi="宋体" w:cs="宋体" w:hint="eastAsia"/>
          <w:b/>
        </w:rPr>
        <w:t>13、  应用... 95</w:t>
      </w:r>
    </w:p>
    <w:p w:rsidR="005F1F37" w:rsidRPr="00C81BAD" w:rsidRDefault="005F1F37" w:rsidP="005F1F37">
      <w:pPr>
        <w:pStyle w:val="ad"/>
        <w:rPr>
          <w:rFonts w:hAnsi="宋体" w:cs="宋体"/>
        </w:rPr>
      </w:pPr>
      <w:r w:rsidRPr="00C81BAD">
        <w:rPr>
          <w:rFonts w:hAnsi="宋体" w:cs="宋体" w:hint="eastAsia"/>
        </w:rPr>
        <w:t>13.1 Joseph问题...95</w:t>
      </w:r>
      <w:r w:rsidRPr="00C81BAD">
        <w:rPr>
          <w:rFonts w:hAnsi="宋体" w:cs="宋体" w:hint="eastAsia"/>
        </w:rPr>
        <w:tab/>
        <w:t>13.2 N皇后构造解... 96</w:t>
      </w:r>
      <w:r w:rsidRPr="00C81BAD">
        <w:rPr>
          <w:rFonts w:hAnsi="宋体" w:cs="宋体" w:hint="eastAsia"/>
        </w:rPr>
        <w:tab/>
      </w:r>
      <w:r w:rsidRPr="00C81BAD">
        <w:rPr>
          <w:rFonts w:hAnsi="宋体" w:cs="宋体" w:hint="eastAsia"/>
        </w:rPr>
        <w:tab/>
      </w:r>
      <w:r w:rsidRPr="00C81BAD">
        <w:rPr>
          <w:rFonts w:hAnsi="宋体" w:cs="宋体" w:hint="eastAsia"/>
        </w:rPr>
        <w:tab/>
        <w:t>13.3 布尔母函数... 96</w:t>
      </w:r>
    </w:p>
    <w:p w:rsidR="005F1F37" w:rsidRPr="00C81BAD" w:rsidRDefault="005F1F37" w:rsidP="005F1F37">
      <w:pPr>
        <w:pStyle w:val="ad"/>
        <w:rPr>
          <w:rFonts w:hAnsi="宋体" w:cs="宋体"/>
        </w:rPr>
      </w:pPr>
      <w:r w:rsidRPr="00C81BAD">
        <w:rPr>
          <w:rFonts w:hAnsi="宋体" w:cs="宋体" w:hint="eastAsia"/>
        </w:rPr>
        <w:t>13.4 第k元素... 97</w:t>
      </w:r>
      <w:r w:rsidRPr="00C81BAD">
        <w:rPr>
          <w:rFonts w:hAnsi="宋体" w:cs="宋体" w:hint="eastAsia"/>
        </w:rPr>
        <w:tab/>
      </w:r>
      <w:r w:rsidRPr="00C81BAD">
        <w:rPr>
          <w:rFonts w:hAnsi="宋体" w:cs="宋体" w:hint="eastAsia"/>
        </w:rPr>
        <w:tab/>
        <w:t>13.5 幻方构造...97</w:t>
      </w:r>
      <w:r w:rsidRPr="00C81BAD">
        <w:rPr>
          <w:rFonts w:hAnsi="宋体" w:cs="宋体" w:hint="eastAsia"/>
        </w:rPr>
        <w:tab/>
      </w:r>
      <w:r w:rsidRPr="00C81BAD">
        <w:rPr>
          <w:rFonts w:hAnsi="宋体" w:cs="宋体" w:hint="eastAsia"/>
        </w:rPr>
        <w:tab/>
      </w:r>
      <w:r w:rsidRPr="00C81BAD">
        <w:rPr>
          <w:rFonts w:hAnsi="宋体" w:cs="宋体" w:hint="eastAsia"/>
        </w:rPr>
        <w:tab/>
      </w:r>
      <w:r w:rsidRPr="00C81BAD">
        <w:rPr>
          <w:rFonts w:hAnsi="宋体" w:cs="宋体" w:hint="eastAsia"/>
        </w:rPr>
        <w:tab/>
        <w:t>13.6 模式匹配(kmp) 99</w:t>
      </w:r>
    </w:p>
    <w:p w:rsidR="005F1F37" w:rsidRPr="00C81BAD" w:rsidRDefault="005F1F37" w:rsidP="005F1F37">
      <w:pPr>
        <w:pStyle w:val="ad"/>
        <w:rPr>
          <w:rFonts w:hAnsi="宋体" w:cs="宋体"/>
        </w:rPr>
      </w:pPr>
      <w:r w:rsidRPr="00C81BAD">
        <w:rPr>
          <w:rFonts w:hAnsi="宋体" w:cs="宋体" w:hint="eastAsia"/>
        </w:rPr>
        <w:t>13.7 逆序对数... 99</w:t>
      </w:r>
      <w:r w:rsidRPr="00C81BAD">
        <w:rPr>
          <w:rFonts w:hAnsi="宋体" w:cs="宋体" w:hint="eastAsia"/>
        </w:rPr>
        <w:tab/>
        <w:t xml:space="preserve">    13.8 字符串最小表示..99</w:t>
      </w:r>
      <w:r w:rsidRPr="00C81BAD">
        <w:rPr>
          <w:rFonts w:hAnsi="宋体" w:cs="宋体" w:hint="eastAsia"/>
        </w:rPr>
        <w:tab/>
        <w:t xml:space="preserve">   13.9最长公共单调子序列..100</w:t>
      </w:r>
    </w:p>
    <w:p w:rsidR="005F1F37" w:rsidRPr="00C81BAD" w:rsidRDefault="005F1F37" w:rsidP="005F1F37">
      <w:pPr>
        <w:pStyle w:val="ad"/>
        <w:rPr>
          <w:rFonts w:hAnsi="宋体" w:cs="宋体"/>
        </w:rPr>
      </w:pPr>
      <w:r w:rsidRPr="00C81BAD">
        <w:rPr>
          <w:rFonts w:hAnsi="宋体" w:cs="宋体" w:hint="eastAsia"/>
        </w:rPr>
        <w:t>13.10 最长子序列..101</w:t>
      </w:r>
      <w:r w:rsidRPr="00C81BAD">
        <w:rPr>
          <w:rFonts w:hAnsi="宋体" w:cs="宋体" w:hint="eastAsia"/>
        </w:rPr>
        <w:tab/>
        <w:t>13.11 最大子串匹配...102</w:t>
      </w:r>
      <w:r w:rsidRPr="00C81BAD">
        <w:rPr>
          <w:rFonts w:hAnsi="宋体" w:cs="宋体" w:hint="eastAsia"/>
        </w:rPr>
        <w:tab/>
      </w:r>
      <w:r w:rsidRPr="00C81BAD">
        <w:rPr>
          <w:rFonts w:hAnsi="宋体" w:cs="宋体" w:hint="eastAsia"/>
        </w:rPr>
        <w:tab/>
        <w:t>13.12 最大子段和... 103</w:t>
      </w:r>
    </w:p>
    <w:p w:rsidR="005F1F37" w:rsidRPr="00C81BAD" w:rsidRDefault="005F1F37" w:rsidP="005F1F37">
      <w:pPr>
        <w:pStyle w:val="ad"/>
        <w:rPr>
          <w:rFonts w:hAnsi="宋体" w:cs="宋体"/>
        </w:rPr>
      </w:pPr>
      <w:r w:rsidRPr="00C81BAD">
        <w:rPr>
          <w:rFonts w:hAnsi="宋体" w:cs="宋体" w:hint="eastAsia"/>
        </w:rPr>
        <w:t>13.13 最大子阵和... 103</w:t>
      </w:r>
      <w:r w:rsidRPr="00C81BAD">
        <w:rPr>
          <w:rFonts w:hAnsi="宋体" w:cs="宋体" w:hint="eastAsia"/>
        </w:rPr>
        <w:tab/>
      </w:r>
      <w:r w:rsidRPr="00C81BAD">
        <w:rPr>
          <w:rFonts w:hAnsi="宋体" w:cs="宋体" w:hint="eastAsia"/>
        </w:rPr>
        <w:tab/>
      </w:r>
    </w:p>
    <w:p w:rsidR="005F1F37" w:rsidRPr="00C81BAD" w:rsidRDefault="005F1F37" w:rsidP="005F1F37">
      <w:pPr>
        <w:pStyle w:val="ad"/>
        <w:rPr>
          <w:rFonts w:hAnsi="宋体" w:cs="宋体"/>
          <w:b/>
        </w:rPr>
      </w:pPr>
      <w:r w:rsidRPr="00C81BAD">
        <w:rPr>
          <w:rFonts w:hAnsi="宋体" w:cs="宋体" w:hint="eastAsia"/>
          <w:b/>
        </w:rPr>
        <w:t>14、  其它... 104</w:t>
      </w:r>
    </w:p>
    <w:p w:rsidR="005F1F37" w:rsidRPr="00C81BAD" w:rsidRDefault="005F1F37" w:rsidP="005F1F37">
      <w:pPr>
        <w:pStyle w:val="ad"/>
        <w:rPr>
          <w:rFonts w:hAnsi="宋体" w:cs="宋体"/>
        </w:rPr>
      </w:pPr>
      <w:r w:rsidRPr="00C81BAD">
        <w:rPr>
          <w:rFonts w:hAnsi="宋体" w:cs="宋体" w:hint="eastAsia"/>
        </w:rPr>
        <w:t>14.1 大数(只能处理正数) 104</w:t>
      </w:r>
      <w:r w:rsidRPr="00C81BAD">
        <w:rPr>
          <w:rFonts w:hAnsi="宋体" w:cs="宋体" w:hint="eastAsia"/>
        </w:rPr>
        <w:tab/>
      </w:r>
      <w:r w:rsidRPr="00C81BAD">
        <w:rPr>
          <w:rFonts w:hAnsi="宋体" w:cs="宋体" w:hint="eastAsia"/>
        </w:rPr>
        <w:tab/>
        <w:t>14.2 分数... 110</w:t>
      </w:r>
      <w:r w:rsidRPr="00C81BAD">
        <w:rPr>
          <w:rFonts w:hAnsi="宋体" w:cs="宋体" w:hint="eastAsia"/>
        </w:rPr>
        <w:tab/>
      </w:r>
      <w:r w:rsidRPr="00C81BAD">
        <w:rPr>
          <w:rFonts w:hAnsi="宋体" w:cs="宋体" w:hint="eastAsia"/>
        </w:rPr>
        <w:tab/>
        <w:t>14.3 矩阵... 112</w:t>
      </w:r>
    </w:p>
    <w:p w:rsidR="005F1F37" w:rsidRPr="00C81BAD" w:rsidRDefault="005F1F37" w:rsidP="005F1F37">
      <w:pPr>
        <w:pStyle w:val="ad"/>
        <w:rPr>
          <w:rFonts w:hAnsi="宋体" w:cs="宋体"/>
        </w:rPr>
      </w:pPr>
      <w:r w:rsidRPr="00C81BAD">
        <w:rPr>
          <w:rFonts w:hAnsi="宋体" w:cs="宋体" w:hint="eastAsia"/>
        </w:rPr>
        <w:t>14.4 线性方程组... 114</w:t>
      </w:r>
      <w:r w:rsidRPr="00C81BAD">
        <w:rPr>
          <w:rFonts w:hAnsi="宋体" w:cs="宋体" w:hint="eastAsia"/>
        </w:rPr>
        <w:tab/>
      </w:r>
      <w:r w:rsidRPr="00C81BAD">
        <w:rPr>
          <w:rFonts w:hAnsi="宋体" w:cs="宋体" w:hint="eastAsia"/>
        </w:rPr>
        <w:tab/>
        <w:t>14.5 线性相关... 115</w:t>
      </w:r>
      <w:r w:rsidRPr="00C81BAD">
        <w:rPr>
          <w:rFonts w:hAnsi="宋体" w:cs="宋体" w:hint="eastAsia"/>
        </w:rPr>
        <w:tab/>
      </w:r>
      <w:r w:rsidRPr="00C81BAD">
        <w:rPr>
          <w:rFonts w:hAnsi="宋体" w:cs="宋体" w:hint="eastAsia"/>
        </w:rPr>
        <w:tab/>
      </w:r>
      <w:r w:rsidRPr="00C81BAD">
        <w:rPr>
          <w:rFonts w:hAnsi="宋体" w:hint="eastAsia"/>
        </w:rPr>
        <w:t>14.6 日期... 116</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F74E12">
      <w:pPr>
        <w:pStyle w:val="ad"/>
        <w:outlineLvl w:val="1"/>
        <w:rPr>
          <w:rFonts w:hAnsi="宋体" w:cs="宋体"/>
          <w:b/>
          <w:sz w:val="24"/>
          <w:szCs w:val="24"/>
        </w:rPr>
      </w:pPr>
      <w:bookmarkStart w:id="346" w:name="_Toc523521428"/>
      <w:r w:rsidRPr="00C81BAD">
        <w:rPr>
          <w:rFonts w:hAnsi="宋体" w:cs="宋体" w:hint="eastAsia"/>
          <w:b/>
          <w:sz w:val="24"/>
          <w:szCs w:val="24"/>
        </w:rPr>
        <w:t>1</w:t>
      </w:r>
      <w:r w:rsidR="00F74E12" w:rsidRPr="00C81BAD">
        <w:rPr>
          <w:rFonts w:hAnsi="宋体" w:cs="宋体" w:hint="eastAsia"/>
          <w:b/>
          <w:sz w:val="24"/>
          <w:szCs w:val="24"/>
        </w:rPr>
        <w:t>、</w:t>
      </w:r>
      <w:r w:rsidRPr="00C81BAD">
        <w:rPr>
          <w:rFonts w:hAnsi="宋体" w:cs="宋体" w:hint="eastAsia"/>
          <w:b/>
          <w:sz w:val="24"/>
          <w:szCs w:val="24"/>
        </w:rPr>
        <w:t>几何</w:t>
      </w:r>
      <w:bookmarkEnd w:id="346"/>
    </w:p>
    <w:p w:rsidR="005F1F37" w:rsidRPr="00C81BAD" w:rsidRDefault="005F1F37" w:rsidP="005F1F37">
      <w:pPr>
        <w:pStyle w:val="ad"/>
        <w:rPr>
          <w:rFonts w:hAnsi="宋体" w:cs="宋体"/>
          <w:b/>
        </w:rPr>
      </w:pPr>
      <w:r w:rsidRPr="00C81BAD">
        <w:rPr>
          <w:rFonts w:hAnsi="宋体" w:cs="宋体" w:hint="eastAsia"/>
          <w:b/>
        </w:rPr>
        <w:t>1.1 注意</w:t>
      </w:r>
    </w:p>
    <w:p w:rsidR="005F1F37" w:rsidRPr="00C81BAD" w:rsidRDefault="005F1F37" w:rsidP="005F1F37">
      <w:pPr>
        <w:pStyle w:val="ad"/>
        <w:rPr>
          <w:rFonts w:hAnsi="宋体" w:cs="宋体"/>
        </w:rPr>
      </w:pPr>
      <w:r w:rsidRPr="00C81BAD">
        <w:rPr>
          <w:rFonts w:hAnsi="宋体" w:cs="宋体" w:hint="eastAsia"/>
        </w:rPr>
        <w:t>1. 注意舍入方式(0.5的舍入方向);防止输出-0.</w:t>
      </w:r>
    </w:p>
    <w:p w:rsidR="005F1F37" w:rsidRPr="00C81BAD" w:rsidRDefault="005F1F37" w:rsidP="005F1F37">
      <w:pPr>
        <w:pStyle w:val="ad"/>
        <w:rPr>
          <w:rFonts w:hAnsi="宋体" w:cs="宋体"/>
        </w:rPr>
      </w:pPr>
      <w:r w:rsidRPr="00C81BAD">
        <w:rPr>
          <w:rFonts w:hAnsi="宋体" w:cs="宋体" w:hint="eastAsia"/>
        </w:rPr>
        <w:t>2. 几何题注意多测试不对称数据.</w:t>
      </w:r>
    </w:p>
    <w:p w:rsidR="005F1F37" w:rsidRPr="00C81BAD" w:rsidRDefault="005F1F37" w:rsidP="005F1F37">
      <w:pPr>
        <w:pStyle w:val="ad"/>
        <w:rPr>
          <w:rFonts w:hAnsi="宋体" w:cs="宋体"/>
        </w:rPr>
      </w:pPr>
      <w:r w:rsidRPr="00C81BAD">
        <w:rPr>
          <w:rFonts w:hAnsi="宋体" w:cs="宋体" w:hint="eastAsia"/>
        </w:rPr>
        <w:t>3. 整数几何注意xmult和dmult是否会出界;</w:t>
      </w:r>
      <w:r w:rsidRPr="00C81BAD">
        <w:rPr>
          <w:rFonts w:hAnsi="宋体" w:cs="宋体" w:hint="eastAsia"/>
        </w:rPr>
        <w:tab/>
        <w:t>符点几何注意eps的使用.</w:t>
      </w:r>
    </w:p>
    <w:p w:rsidR="005F1F37" w:rsidRPr="00C81BAD" w:rsidRDefault="005F1F37" w:rsidP="005F1F37">
      <w:pPr>
        <w:pStyle w:val="ad"/>
        <w:rPr>
          <w:rFonts w:hAnsi="宋体" w:cs="宋体"/>
        </w:rPr>
      </w:pPr>
      <w:r w:rsidRPr="00C81BAD">
        <w:rPr>
          <w:rFonts w:hAnsi="宋体" w:cs="宋体" w:hint="eastAsia"/>
        </w:rPr>
        <w:t>4. 避免使用斜率;注意除数是否会为0.</w:t>
      </w:r>
    </w:p>
    <w:p w:rsidR="005F1F37" w:rsidRPr="00C81BAD" w:rsidRDefault="005F1F37" w:rsidP="005F1F37">
      <w:pPr>
        <w:pStyle w:val="ad"/>
        <w:rPr>
          <w:rFonts w:hAnsi="宋体" w:cs="宋体"/>
        </w:rPr>
      </w:pPr>
      <w:r w:rsidRPr="00C81BAD">
        <w:rPr>
          <w:rFonts w:hAnsi="宋体" w:cs="宋体" w:hint="eastAsia"/>
        </w:rPr>
        <w:t>5. 公式一定要化简后再代入.</w:t>
      </w:r>
    </w:p>
    <w:p w:rsidR="005F1F37" w:rsidRPr="00C81BAD" w:rsidRDefault="005F1F37" w:rsidP="005F1F37">
      <w:pPr>
        <w:pStyle w:val="ad"/>
        <w:rPr>
          <w:rFonts w:hAnsi="宋体" w:cs="宋体"/>
        </w:rPr>
      </w:pPr>
      <w:r w:rsidRPr="00C81BAD">
        <w:rPr>
          <w:rFonts w:hAnsi="宋体" w:cs="宋体" w:hint="eastAsia"/>
        </w:rPr>
        <w:t>6. 判断同一个2*PI域内两角度差应该是</w:t>
      </w:r>
    </w:p>
    <w:p w:rsidR="005F1F37" w:rsidRPr="00C81BAD" w:rsidRDefault="005F1F37" w:rsidP="005F1F37">
      <w:pPr>
        <w:pStyle w:val="ad"/>
        <w:rPr>
          <w:rFonts w:hAnsi="宋体" w:cs="宋体"/>
          <w:lang w:val="pt-BR"/>
        </w:rPr>
      </w:pPr>
      <w:r w:rsidRPr="00C81BAD">
        <w:rPr>
          <w:rFonts w:hAnsi="宋体" w:cs="宋体" w:hint="eastAsia"/>
          <w:lang w:val="pt-BR"/>
        </w:rPr>
        <w:t xml:space="preserve">   abs(a1-a2)&lt;beta||abs(a1-a2)&gt;pi+pi-beta;</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w:t>
      </w:r>
      <w:r w:rsidRPr="00C81BAD">
        <w:rPr>
          <w:rFonts w:hAnsi="宋体" w:cs="宋体" w:hint="eastAsia"/>
        </w:rPr>
        <w:t>相等应该是</w:t>
      </w:r>
    </w:p>
    <w:p w:rsidR="005F1F37" w:rsidRPr="00C81BAD" w:rsidRDefault="005F1F37" w:rsidP="005F1F37">
      <w:pPr>
        <w:pStyle w:val="ad"/>
        <w:rPr>
          <w:rFonts w:hAnsi="宋体" w:cs="宋体"/>
          <w:lang w:val="pt-BR"/>
        </w:rPr>
      </w:pPr>
      <w:r w:rsidRPr="00C81BAD">
        <w:rPr>
          <w:rFonts w:hAnsi="宋体" w:cs="宋体" w:hint="eastAsia"/>
          <w:lang w:val="pt-BR"/>
        </w:rPr>
        <w:t xml:space="preserve">   abs(a1-a2)&lt;eps||abs(a1-a2)&gt;pi+pi-eps;</w:t>
      </w:r>
    </w:p>
    <w:p w:rsidR="005F1F37" w:rsidRPr="00C81BAD" w:rsidRDefault="005F1F37" w:rsidP="005F1F37">
      <w:pPr>
        <w:pStyle w:val="ad"/>
        <w:rPr>
          <w:rFonts w:hAnsi="宋体" w:cs="宋体"/>
          <w:lang w:val="pt-BR"/>
        </w:rPr>
      </w:pPr>
      <w:r w:rsidRPr="00C81BAD">
        <w:rPr>
          <w:rFonts w:hAnsi="宋体" w:cs="宋体" w:hint="eastAsia"/>
          <w:lang w:val="pt-BR"/>
        </w:rPr>
        <w:t xml:space="preserve">7. </w:t>
      </w:r>
      <w:r w:rsidRPr="00C81BAD">
        <w:rPr>
          <w:rFonts w:hAnsi="宋体" w:cs="宋体" w:hint="eastAsia"/>
        </w:rPr>
        <w:t>需要的话尽量使用</w:t>
      </w:r>
      <w:r w:rsidRPr="00C81BAD">
        <w:rPr>
          <w:rFonts w:hAnsi="宋体" w:cs="宋体" w:hint="eastAsia"/>
          <w:lang w:val="pt-BR"/>
        </w:rPr>
        <w:t>atan2,</w:t>
      </w:r>
      <w:r w:rsidRPr="00C81BAD">
        <w:rPr>
          <w:rFonts w:hAnsi="宋体" w:cs="宋体" w:hint="eastAsia"/>
        </w:rPr>
        <w:t>注意</w:t>
      </w:r>
      <w:r w:rsidRPr="00C81BAD">
        <w:rPr>
          <w:rFonts w:hAnsi="宋体" w:cs="宋体" w:hint="eastAsia"/>
          <w:lang w:val="pt-BR"/>
        </w:rPr>
        <w:t>:atan2(0,0)=0,</w:t>
      </w:r>
    </w:p>
    <w:p w:rsidR="005F1F37" w:rsidRPr="00C81BAD" w:rsidRDefault="005F1F37" w:rsidP="005F1F37">
      <w:pPr>
        <w:pStyle w:val="ad"/>
        <w:rPr>
          <w:rFonts w:hAnsi="宋体" w:cs="宋体"/>
          <w:lang w:val="pt-BR"/>
        </w:rPr>
      </w:pPr>
      <w:r w:rsidRPr="00C81BAD">
        <w:rPr>
          <w:rFonts w:hAnsi="宋体" w:cs="宋体" w:hint="eastAsia"/>
          <w:lang w:val="pt-BR"/>
        </w:rPr>
        <w:t xml:space="preserve">   atan2(1,0)=pi/2,atan2(-1,0)=-pi/2,atan2(0,1)=0,atan2(0,-1)=pi.</w:t>
      </w:r>
    </w:p>
    <w:p w:rsidR="005F1F37" w:rsidRPr="00C81BAD" w:rsidRDefault="005F1F37" w:rsidP="005F1F37">
      <w:pPr>
        <w:pStyle w:val="ad"/>
        <w:rPr>
          <w:rFonts w:hAnsi="宋体" w:cs="宋体"/>
          <w:lang w:val="pt-BR"/>
        </w:rPr>
      </w:pPr>
    </w:p>
    <w:p w:rsidR="005F1F37" w:rsidRPr="00C81BAD" w:rsidRDefault="005F1F37" w:rsidP="005F1F37">
      <w:pPr>
        <w:pStyle w:val="ad"/>
        <w:rPr>
          <w:rFonts w:hAnsi="宋体" w:cs="宋体"/>
          <w:lang w:val="pt-BR"/>
        </w:rPr>
      </w:pPr>
      <w:r w:rsidRPr="00C81BAD">
        <w:rPr>
          <w:rFonts w:hAnsi="宋体" w:cs="宋体" w:hint="eastAsia"/>
          <w:lang w:val="pt-BR"/>
        </w:rPr>
        <w:t>8. cross product = |u|*|v|*sin(a)</w:t>
      </w:r>
    </w:p>
    <w:p w:rsidR="005F1F37" w:rsidRPr="00C81BAD" w:rsidRDefault="005F1F37" w:rsidP="005F1F37">
      <w:pPr>
        <w:pStyle w:val="ad"/>
        <w:rPr>
          <w:rFonts w:hAnsi="宋体" w:cs="宋体"/>
        </w:rPr>
      </w:pPr>
      <w:r w:rsidRPr="00C81BAD">
        <w:rPr>
          <w:rFonts w:hAnsi="宋体" w:cs="宋体" w:hint="eastAsia"/>
          <w:lang w:val="pt-BR"/>
        </w:rPr>
        <w:t xml:space="preserve">   </w:t>
      </w:r>
      <w:r w:rsidRPr="00C81BAD">
        <w:rPr>
          <w:rFonts w:hAnsi="宋体" w:cs="宋体" w:hint="eastAsia"/>
        </w:rPr>
        <w:t>dot product = |u|*|v|*cos(a)</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9. (P1-P0)x(P2-P0)结果的意义:</w:t>
      </w:r>
    </w:p>
    <w:p w:rsidR="005F1F37" w:rsidRPr="00C81BAD" w:rsidRDefault="005F1F37" w:rsidP="005F1F37">
      <w:pPr>
        <w:pStyle w:val="ad"/>
        <w:rPr>
          <w:rFonts w:hAnsi="宋体" w:cs="宋体"/>
        </w:rPr>
      </w:pPr>
      <w:r w:rsidRPr="00C81BAD">
        <w:rPr>
          <w:rFonts w:hAnsi="宋体" w:cs="宋体" w:hint="eastAsia"/>
        </w:rPr>
        <w:t xml:space="preserve">   正: &lt;P0,P1&gt;在&lt;P0,P2&gt;顺时针(0,pi)内</w:t>
      </w:r>
    </w:p>
    <w:p w:rsidR="005F1F37" w:rsidRPr="00C81BAD" w:rsidRDefault="005F1F37" w:rsidP="005F1F37">
      <w:pPr>
        <w:pStyle w:val="ad"/>
        <w:rPr>
          <w:rFonts w:hAnsi="宋体" w:cs="宋体"/>
        </w:rPr>
      </w:pPr>
      <w:r w:rsidRPr="00C81BAD">
        <w:rPr>
          <w:rFonts w:hAnsi="宋体" w:cs="宋体" w:hint="eastAsia"/>
        </w:rPr>
        <w:t xml:space="preserve">   负: &lt;P0,P1&gt;在&lt;P0,P2&gt;逆时针(0,pi)内</w:t>
      </w:r>
    </w:p>
    <w:p w:rsidR="005F1F37" w:rsidRPr="00C81BAD" w:rsidRDefault="005F1F37" w:rsidP="005F1F37">
      <w:pPr>
        <w:pStyle w:val="ad"/>
        <w:rPr>
          <w:rFonts w:hAnsi="宋体" w:cs="宋体"/>
        </w:rPr>
      </w:pPr>
      <w:r w:rsidRPr="00C81BAD">
        <w:rPr>
          <w:rFonts w:hAnsi="宋体" w:cs="宋体" w:hint="eastAsia"/>
        </w:rPr>
        <w:t xml:space="preserve">   0 : &lt;P0,P1&gt;,&lt;P0,P2&gt;共线,夹角为0或pi</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lastRenderedPageBreak/>
        <w:t>10. 误差限缺省使用1e-8!</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1.2   几何公式</w:t>
      </w:r>
    </w:p>
    <w:p w:rsidR="005F1F37" w:rsidRPr="00C81BAD" w:rsidRDefault="005F1F37" w:rsidP="005F1F37">
      <w:pPr>
        <w:pStyle w:val="ad"/>
        <w:rPr>
          <w:rFonts w:hAnsi="宋体" w:cs="宋体"/>
        </w:rPr>
      </w:pPr>
      <w:r w:rsidRPr="00C81BAD">
        <w:rPr>
          <w:rFonts w:hAnsi="宋体" w:cs="宋体" w:hint="eastAsia"/>
        </w:rPr>
        <w:t>三角形:</w:t>
      </w:r>
    </w:p>
    <w:p w:rsidR="005F1F37" w:rsidRPr="00C81BAD" w:rsidRDefault="005F1F37" w:rsidP="005F1F37">
      <w:pPr>
        <w:pStyle w:val="ad"/>
        <w:rPr>
          <w:rFonts w:hAnsi="宋体" w:cs="宋体"/>
        </w:rPr>
      </w:pPr>
      <w:r w:rsidRPr="00C81BAD">
        <w:rPr>
          <w:rFonts w:hAnsi="宋体" w:cs="宋体" w:hint="eastAsia"/>
        </w:rPr>
        <w:t>1. 半周长 P=(a+b+c)/2</w:t>
      </w:r>
    </w:p>
    <w:p w:rsidR="005F1F37" w:rsidRPr="00C81BAD" w:rsidRDefault="005F1F37" w:rsidP="005F1F37">
      <w:pPr>
        <w:pStyle w:val="ad"/>
        <w:rPr>
          <w:rFonts w:hAnsi="宋体" w:cs="宋体"/>
        </w:rPr>
      </w:pPr>
      <w:r w:rsidRPr="00C81BAD">
        <w:rPr>
          <w:rFonts w:hAnsi="宋体" w:cs="宋体" w:hint="eastAsia"/>
        </w:rPr>
        <w:t>2. 面积 S=aHa/2=absin(C)/2=sqrt(P(P-a)(P-b)(P-c))</w:t>
      </w:r>
    </w:p>
    <w:p w:rsidR="005F1F37" w:rsidRPr="00C81BAD" w:rsidRDefault="005F1F37" w:rsidP="005F1F37">
      <w:pPr>
        <w:pStyle w:val="ad"/>
        <w:rPr>
          <w:rFonts w:hAnsi="宋体" w:cs="宋体"/>
        </w:rPr>
      </w:pPr>
      <w:r w:rsidRPr="00C81BAD">
        <w:rPr>
          <w:rFonts w:hAnsi="宋体" w:cs="宋体" w:hint="eastAsia"/>
        </w:rPr>
        <w:t>3. 中线 Ma=sqrt(2(b^2+c^2)-a^2)/2=sqrt(b^2+c^2+2bccos(A))/2</w:t>
      </w:r>
    </w:p>
    <w:p w:rsidR="005F1F37" w:rsidRPr="00C81BAD" w:rsidRDefault="005F1F37" w:rsidP="005F1F37">
      <w:pPr>
        <w:pStyle w:val="ad"/>
        <w:rPr>
          <w:rFonts w:hAnsi="宋体" w:cs="宋体"/>
        </w:rPr>
      </w:pPr>
      <w:r w:rsidRPr="00C81BAD">
        <w:rPr>
          <w:rFonts w:hAnsi="宋体" w:cs="宋体" w:hint="eastAsia"/>
        </w:rPr>
        <w:t>4. 角平分线 Ta=sqrt(bc((b+c)^2-a^2))/(b+c)=2bccos(A/2)/(b+c)</w:t>
      </w:r>
    </w:p>
    <w:p w:rsidR="005F1F37" w:rsidRPr="00C81BAD" w:rsidRDefault="005F1F37" w:rsidP="005F1F37">
      <w:pPr>
        <w:pStyle w:val="ad"/>
        <w:rPr>
          <w:rFonts w:hAnsi="宋体" w:cs="宋体"/>
        </w:rPr>
      </w:pPr>
      <w:r w:rsidRPr="00C81BAD">
        <w:rPr>
          <w:rFonts w:hAnsi="宋体" w:cs="宋体" w:hint="eastAsia"/>
        </w:rPr>
        <w:t>5. 高线 Ha=bsin(C)=csin(B)=sqrt(b^2-((a^2+b^2-c^2)/(</w:t>
      </w:r>
      <w:smartTag w:uri="urn:schemas-microsoft-com:office:smarttags" w:element="chmetcnv">
        <w:smartTagPr>
          <w:attr w:name="UnitName" w:val="a"/>
          <w:attr w:name="SourceValue" w:val="2"/>
          <w:attr w:name="HasSpace" w:val="False"/>
          <w:attr w:name="Negative" w:val="False"/>
          <w:attr w:name="NumberType" w:val="1"/>
          <w:attr w:name="TCSC" w:val="0"/>
        </w:smartTagPr>
        <w:r w:rsidRPr="00C81BAD">
          <w:rPr>
            <w:rFonts w:hAnsi="宋体" w:cs="宋体" w:hint="eastAsia"/>
          </w:rPr>
          <w:t>2a</w:t>
        </w:r>
      </w:smartTag>
      <w:r w:rsidRPr="00C81BAD">
        <w:rPr>
          <w:rFonts w:hAnsi="宋体" w:cs="宋体" w:hint="eastAsia"/>
        </w:rPr>
        <w:t>))^2)</w:t>
      </w:r>
    </w:p>
    <w:p w:rsidR="005F1F37" w:rsidRPr="00C81BAD" w:rsidRDefault="005F1F37" w:rsidP="005F1F37">
      <w:pPr>
        <w:pStyle w:val="ad"/>
        <w:rPr>
          <w:rFonts w:hAnsi="宋体" w:cs="宋体"/>
        </w:rPr>
      </w:pPr>
      <w:r w:rsidRPr="00C81BAD">
        <w:rPr>
          <w:rFonts w:hAnsi="宋体" w:cs="宋体" w:hint="eastAsia"/>
        </w:rPr>
        <w:t>6. 内切圆半径 r=S/P=asin(B/2)sin(C/2)/sin((B+C)/2)</w:t>
      </w:r>
    </w:p>
    <w:p w:rsidR="005F1F37" w:rsidRPr="00C81BAD" w:rsidRDefault="005F1F37" w:rsidP="005F1F37">
      <w:pPr>
        <w:pStyle w:val="ad"/>
        <w:rPr>
          <w:rFonts w:hAnsi="宋体" w:cs="宋体"/>
        </w:rPr>
      </w:pPr>
      <w:r w:rsidRPr="00C81BAD">
        <w:rPr>
          <w:rFonts w:hAnsi="宋体" w:cs="宋体" w:hint="eastAsia"/>
        </w:rPr>
        <w:t xml:space="preserve">               =4Rsin(A/2)sin(B/2)sin(C/2)=sqrt((P-a)(P-b)(P-c)/P)</w:t>
      </w:r>
    </w:p>
    <w:p w:rsidR="005F1F37" w:rsidRPr="00C81BAD" w:rsidRDefault="005F1F37" w:rsidP="005F1F37">
      <w:pPr>
        <w:pStyle w:val="ad"/>
        <w:rPr>
          <w:rFonts w:hAnsi="宋体" w:cs="宋体"/>
        </w:rPr>
      </w:pPr>
      <w:r w:rsidRPr="00C81BAD">
        <w:rPr>
          <w:rFonts w:hAnsi="宋体" w:cs="宋体" w:hint="eastAsia"/>
        </w:rPr>
        <w:t xml:space="preserve">               =Ptan(A/2)tan(B/2)tan(C/2)</w:t>
      </w:r>
    </w:p>
    <w:p w:rsidR="005F1F37" w:rsidRPr="00C81BAD" w:rsidRDefault="005F1F37" w:rsidP="005F1F37">
      <w:pPr>
        <w:pStyle w:val="ad"/>
        <w:rPr>
          <w:rFonts w:hAnsi="宋体" w:cs="宋体"/>
        </w:rPr>
      </w:pPr>
      <w:r w:rsidRPr="00C81BAD">
        <w:rPr>
          <w:rFonts w:hAnsi="宋体" w:cs="宋体" w:hint="eastAsia"/>
        </w:rPr>
        <w:t>7. 外接圆半径 R=abc/(4S)=a/(2sin(A))=b/(2sin(B))=c/(2sin(C))</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四边形:</w:t>
      </w:r>
    </w:p>
    <w:p w:rsidR="005F1F37" w:rsidRPr="00C81BAD" w:rsidRDefault="005F1F37" w:rsidP="005F1F37">
      <w:pPr>
        <w:pStyle w:val="ad"/>
        <w:rPr>
          <w:rFonts w:hAnsi="宋体" w:cs="宋体"/>
        </w:rPr>
      </w:pPr>
      <w:r w:rsidRPr="00C81BAD">
        <w:rPr>
          <w:rFonts w:hAnsi="宋体" w:cs="宋体" w:hint="eastAsia"/>
        </w:rPr>
        <w:t>D1,D2为对角线,M对角线中点连线,A为对角线夹角</w:t>
      </w:r>
    </w:p>
    <w:p w:rsidR="005F1F37" w:rsidRPr="00C81BAD" w:rsidRDefault="005F1F37" w:rsidP="005F1F37">
      <w:pPr>
        <w:pStyle w:val="ad"/>
        <w:rPr>
          <w:rFonts w:hAnsi="宋体" w:cs="宋体"/>
        </w:rPr>
      </w:pPr>
      <w:r w:rsidRPr="00C81BAD">
        <w:rPr>
          <w:rFonts w:hAnsi="宋体" w:cs="宋体" w:hint="eastAsia"/>
        </w:rPr>
        <w:t>1. a^2+b^2+c^2+d^2=D1^2+D2^2+</w:t>
      </w:r>
      <w:smartTag w:uri="urn:schemas-microsoft-com:office:smarttags" w:element="chmetcnv">
        <w:smartTagPr>
          <w:attr w:name="UnitName" w:val="m"/>
          <w:attr w:name="SourceValue" w:val="4"/>
          <w:attr w:name="HasSpace" w:val="False"/>
          <w:attr w:name="Negative" w:val="False"/>
          <w:attr w:name="NumberType" w:val="1"/>
          <w:attr w:name="TCSC" w:val="0"/>
        </w:smartTagPr>
        <w:r w:rsidRPr="00C81BAD">
          <w:rPr>
            <w:rFonts w:hAnsi="宋体" w:cs="宋体" w:hint="eastAsia"/>
          </w:rPr>
          <w:t>4M</w:t>
        </w:r>
      </w:smartTag>
      <w:r w:rsidRPr="00C81BAD">
        <w:rPr>
          <w:rFonts w:hAnsi="宋体" w:cs="宋体" w:hint="eastAsia"/>
        </w:rPr>
        <w:t>^2</w:t>
      </w:r>
    </w:p>
    <w:p w:rsidR="005F1F37" w:rsidRPr="00C81BAD" w:rsidRDefault="005F1F37" w:rsidP="005F1F37">
      <w:pPr>
        <w:pStyle w:val="ad"/>
        <w:rPr>
          <w:rFonts w:hAnsi="宋体" w:cs="宋体"/>
        </w:rPr>
      </w:pPr>
      <w:r w:rsidRPr="00C81BAD">
        <w:rPr>
          <w:rFonts w:hAnsi="宋体" w:cs="宋体" w:hint="eastAsia"/>
        </w:rPr>
        <w:t>2. S=D1D2sin(A)/2</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(以下对圆的内接四边形)</w:t>
      </w:r>
    </w:p>
    <w:p w:rsidR="005F1F37" w:rsidRPr="00C81BAD" w:rsidRDefault="005F1F37" w:rsidP="005F1F37">
      <w:pPr>
        <w:pStyle w:val="ad"/>
        <w:rPr>
          <w:rFonts w:hAnsi="宋体" w:cs="宋体"/>
        </w:rPr>
      </w:pPr>
      <w:r w:rsidRPr="00C81BAD">
        <w:rPr>
          <w:rFonts w:hAnsi="宋体" w:cs="宋体" w:hint="eastAsia"/>
        </w:rPr>
        <w:t>3. ac+bd=D1D2</w:t>
      </w:r>
    </w:p>
    <w:p w:rsidR="005F1F37" w:rsidRPr="00C81BAD" w:rsidRDefault="005F1F37" w:rsidP="005F1F37">
      <w:pPr>
        <w:pStyle w:val="ad"/>
        <w:rPr>
          <w:rFonts w:hAnsi="宋体" w:cs="宋体"/>
        </w:rPr>
      </w:pPr>
      <w:r w:rsidRPr="00C81BAD">
        <w:rPr>
          <w:rFonts w:hAnsi="宋体" w:cs="宋体" w:hint="eastAsia"/>
        </w:rPr>
        <w:t>4. S=sqrt((P-a)(P-b)(P-c)(P-d)),P为半周长</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正n边形:</w:t>
      </w:r>
    </w:p>
    <w:p w:rsidR="005F1F37" w:rsidRPr="00C81BAD" w:rsidRDefault="005F1F37" w:rsidP="005F1F37">
      <w:pPr>
        <w:pStyle w:val="ad"/>
        <w:rPr>
          <w:rFonts w:hAnsi="宋体" w:cs="宋体"/>
        </w:rPr>
      </w:pPr>
      <w:r w:rsidRPr="00C81BAD">
        <w:rPr>
          <w:rFonts w:hAnsi="宋体" w:cs="宋体" w:hint="eastAsia"/>
        </w:rPr>
        <w:t>R为外接圆半径,r为内切圆半径</w:t>
      </w:r>
    </w:p>
    <w:p w:rsidR="005F1F37" w:rsidRPr="00C81BAD" w:rsidRDefault="005F1F37" w:rsidP="005F1F37">
      <w:pPr>
        <w:pStyle w:val="ad"/>
        <w:rPr>
          <w:rFonts w:hAnsi="宋体" w:cs="宋体"/>
        </w:rPr>
      </w:pPr>
      <w:r w:rsidRPr="00C81BAD">
        <w:rPr>
          <w:rFonts w:hAnsi="宋体" w:cs="宋体" w:hint="eastAsia"/>
        </w:rPr>
        <w:t>1. 中心角 A=2PI/n</w:t>
      </w:r>
    </w:p>
    <w:p w:rsidR="005F1F37" w:rsidRPr="00C81BAD" w:rsidRDefault="005F1F37" w:rsidP="005F1F37">
      <w:pPr>
        <w:pStyle w:val="ad"/>
        <w:rPr>
          <w:rFonts w:hAnsi="宋体" w:cs="宋体"/>
        </w:rPr>
      </w:pPr>
      <w:r w:rsidRPr="00C81BAD">
        <w:rPr>
          <w:rFonts w:hAnsi="宋体" w:cs="宋体" w:hint="eastAsia"/>
        </w:rPr>
        <w:t>2. 内角 C=(n-2)PI/n</w:t>
      </w:r>
    </w:p>
    <w:p w:rsidR="005F1F37" w:rsidRPr="00C81BAD" w:rsidRDefault="005F1F37" w:rsidP="005F1F37">
      <w:pPr>
        <w:pStyle w:val="ad"/>
        <w:rPr>
          <w:rFonts w:hAnsi="宋体" w:cs="宋体"/>
        </w:rPr>
      </w:pPr>
      <w:r w:rsidRPr="00C81BAD">
        <w:rPr>
          <w:rFonts w:hAnsi="宋体" w:cs="宋体" w:hint="eastAsia"/>
        </w:rPr>
        <w:t>3. 边长 a=2sqrt(R^2-r^2)=2Rsin(A/2)=2rtan(A/2)</w:t>
      </w:r>
    </w:p>
    <w:p w:rsidR="005F1F37" w:rsidRPr="00C81BAD" w:rsidRDefault="005F1F37" w:rsidP="005F1F37">
      <w:pPr>
        <w:pStyle w:val="ad"/>
        <w:rPr>
          <w:rFonts w:hAnsi="宋体" w:cs="宋体"/>
        </w:rPr>
      </w:pPr>
      <w:r w:rsidRPr="00C81BAD">
        <w:rPr>
          <w:rFonts w:hAnsi="宋体" w:cs="宋体" w:hint="eastAsia"/>
        </w:rPr>
        <w:t>4. 面积 S=nar/2=nr^2tan(A/2)=nR^2sin(A)/2=na^2/(4tan(A/2))</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圆:</w:t>
      </w:r>
    </w:p>
    <w:p w:rsidR="005F1F37" w:rsidRPr="00C81BAD" w:rsidRDefault="005F1F37" w:rsidP="005F1F37">
      <w:pPr>
        <w:pStyle w:val="ad"/>
        <w:rPr>
          <w:rFonts w:hAnsi="宋体" w:cs="宋体"/>
        </w:rPr>
      </w:pPr>
      <w:r w:rsidRPr="00C81BAD">
        <w:rPr>
          <w:rFonts w:hAnsi="宋体" w:cs="宋体" w:hint="eastAsia"/>
        </w:rPr>
        <w:t>1. 弧长 l=rA</w:t>
      </w:r>
    </w:p>
    <w:p w:rsidR="005F1F37" w:rsidRPr="00C81BAD" w:rsidRDefault="005F1F37" w:rsidP="005F1F37">
      <w:pPr>
        <w:pStyle w:val="ad"/>
        <w:rPr>
          <w:rFonts w:hAnsi="宋体" w:cs="宋体"/>
        </w:rPr>
      </w:pPr>
      <w:r w:rsidRPr="00C81BAD">
        <w:rPr>
          <w:rFonts w:hAnsi="宋体" w:cs="宋体" w:hint="eastAsia"/>
        </w:rPr>
        <w:t>2. 弦长 a=2sqrt(2hr-h^2)=2rsin(A/2)</w:t>
      </w:r>
    </w:p>
    <w:p w:rsidR="005F1F37" w:rsidRPr="00C81BAD" w:rsidRDefault="005F1F37" w:rsidP="005F1F37">
      <w:pPr>
        <w:pStyle w:val="ad"/>
        <w:rPr>
          <w:rFonts w:hAnsi="宋体" w:cs="宋体"/>
        </w:rPr>
      </w:pPr>
      <w:r w:rsidRPr="00C81BAD">
        <w:rPr>
          <w:rFonts w:hAnsi="宋体" w:cs="宋体" w:hint="eastAsia"/>
        </w:rPr>
        <w:t>3. 弓形高 h=r-sqrt(r^2-a^2/4)=r(1-cos(A/2))=atan(A/4)/2</w:t>
      </w:r>
    </w:p>
    <w:p w:rsidR="005F1F37" w:rsidRPr="00C81BAD" w:rsidRDefault="005F1F37" w:rsidP="005F1F37">
      <w:pPr>
        <w:pStyle w:val="ad"/>
        <w:rPr>
          <w:rFonts w:hAnsi="宋体" w:cs="宋体"/>
        </w:rPr>
      </w:pPr>
      <w:r w:rsidRPr="00C81BAD">
        <w:rPr>
          <w:rFonts w:hAnsi="宋体" w:cs="宋体" w:hint="eastAsia"/>
        </w:rPr>
        <w:t>4. 扇形面积 S1=rl/2=r^</w:t>
      </w:r>
      <w:smartTag w:uri="urn:schemas-microsoft-com:office:smarttags" w:element="chmetcnv">
        <w:smartTagPr>
          <w:attr w:name="UnitName" w:val="a"/>
          <w:attr w:name="SourceValue" w:val="2"/>
          <w:attr w:name="HasSpace" w:val="False"/>
          <w:attr w:name="Negative" w:val="False"/>
          <w:attr w:name="NumberType" w:val="1"/>
          <w:attr w:name="TCSC" w:val="0"/>
        </w:smartTagPr>
        <w:r w:rsidRPr="00C81BAD">
          <w:rPr>
            <w:rFonts w:hAnsi="宋体" w:cs="宋体" w:hint="eastAsia"/>
          </w:rPr>
          <w:t>2A</w:t>
        </w:r>
      </w:smartTag>
      <w:r w:rsidRPr="00C81BAD">
        <w:rPr>
          <w:rFonts w:hAnsi="宋体" w:cs="宋体" w:hint="eastAsia"/>
        </w:rPr>
        <w:t>/2</w:t>
      </w:r>
    </w:p>
    <w:p w:rsidR="005F1F37" w:rsidRPr="00C81BAD" w:rsidRDefault="005F1F37" w:rsidP="005F1F37">
      <w:pPr>
        <w:pStyle w:val="ad"/>
        <w:rPr>
          <w:rFonts w:hAnsi="宋体" w:cs="宋体"/>
        </w:rPr>
      </w:pPr>
      <w:r w:rsidRPr="00C81BAD">
        <w:rPr>
          <w:rFonts w:hAnsi="宋体" w:cs="宋体" w:hint="eastAsia"/>
        </w:rPr>
        <w:t>5. 弓形面积 S2=(rl-a(r-h))/2=r^2(A-sin(A))/2</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棱柱:</w:t>
      </w:r>
    </w:p>
    <w:p w:rsidR="005F1F37" w:rsidRPr="00C81BAD" w:rsidRDefault="005F1F37" w:rsidP="005F1F37">
      <w:pPr>
        <w:pStyle w:val="ad"/>
        <w:rPr>
          <w:rFonts w:hAnsi="宋体" w:cs="宋体"/>
        </w:rPr>
      </w:pPr>
      <w:r w:rsidRPr="00C81BAD">
        <w:rPr>
          <w:rFonts w:hAnsi="宋体" w:cs="宋体" w:hint="eastAsia"/>
        </w:rPr>
        <w:t>1. 体积 V=Ah,A为底面积,h为高</w:t>
      </w:r>
    </w:p>
    <w:p w:rsidR="005F1F37" w:rsidRPr="00C81BAD" w:rsidRDefault="005F1F37" w:rsidP="005F1F37">
      <w:pPr>
        <w:pStyle w:val="ad"/>
        <w:rPr>
          <w:rFonts w:hAnsi="宋体" w:cs="宋体"/>
        </w:rPr>
      </w:pPr>
      <w:r w:rsidRPr="00C81BAD">
        <w:rPr>
          <w:rFonts w:hAnsi="宋体" w:cs="宋体" w:hint="eastAsia"/>
        </w:rPr>
        <w:t>2. 侧面积 S=lp,l为棱长,p为直截面周长</w:t>
      </w:r>
    </w:p>
    <w:p w:rsidR="005F1F37" w:rsidRPr="00C81BAD" w:rsidRDefault="005F1F37" w:rsidP="005F1F37">
      <w:pPr>
        <w:pStyle w:val="ad"/>
        <w:rPr>
          <w:rFonts w:hAnsi="宋体" w:cs="宋体"/>
        </w:rPr>
      </w:pPr>
      <w:r w:rsidRPr="00C81BAD">
        <w:rPr>
          <w:rFonts w:hAnsi="宋体" w:cs="宋体" w:hint="eastAsia"/>
        </w:rPr>
        <w:t>3. 全面积 T=S+</w:t>
      </w:r>
      <w:smartTag w:uri="urn:schemas-microsoft-com:office:smarttags" w:element="chmetcnv">
        <w:smartTagPr>
          <w:attr w:name="UnitName" w:val="a"/>
          <w:attr w:name="SourceValue" w:val="2"/>
          <w:attr w:name="HasSpace" w:val="False"/>
          <w:attr w:name="Negative" w:val="False"/>
          <w:attr w:name="NumberType" w:val="1"/>
          <w:attr w:name="TCSC" w:val="0"/>
        </w:smartTagPr>
        <w:r w:rsidRPr="00C81BAD">
          <w:rPr>
            <w:rFonts w:hAnsi="宋体" w:cs="宋体" w:hint="eastAsia"/>
          </w:rPr>
          <w:t>2A</w:t>
        </w:r>
      </w:smartTag>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棱锥:</w:t>
      </w:r>
    </w:p>
    <w:p w:rsidR="005F1F37" w:rsidRPr="00C81BAD" w:rsidRDefault="005F1F37" w:rsidP="005F1F37">
      <w:pPr>
        <w:pStyle w:val="ad"/>
        <w:rPr>
          <w:rFonts w:hAnsi="宋体" w:cs="宋体"/>
        </w:rPr>
      </w:pPr>
      <w:r w:rsidRPr="00C81BAD">
        <w:rPr>
          <w:rFonts w:hAnsi="宋体" w:cs="宋体" w:hint="eastAsia"/>
        </w:rPr>
        <w:t>1. 体积 V=Ah/3,A为底面积,h为高</w:t>
      </w:r>
    </w:p>
    <w:p w:rsidR="005F1F37" w:rsidRPr="00C81BAD" w:rsidRDefault="005F1F37" w:rsidP="005F1F37">
      <w:pPr>
        <w:pStyle w:val="ad"/>
        <w:rPr>
          <w:rFonts w:hAnsi="宋体" w:cs="宋体"/>
        </w:rPr>
      </w:pPr>
      <w:r w:rsidRPr="00C81BAD">
        <w:rPr>
          <w:rFonts w:hAnsi="宋体" w:cs="宋体" w:hint="eastAsia"/>
        </w:rPr>
        <w:lastRenderedPageBreak/>
        <w:t>(以下对正棱锥)</w:t>
      </w:r>
    </w:p>
    <w:p w:rsidR="005F1F37" w:rsidRPr="00C81BAD" w:rsidRDefault="005F1F37" w:rsidP="005F1F37">
      <w:pPr>
        <w:pStyle w:val="ad"/>
        <w:rPr>
          <w:rFonts w:hAnsi="宋体" w:cs="宋体"/>
        </w:rPr>
      </w:pPr>
      <w:r w:rsidRPr="00C81BAD">
        <w:rPr>
          <w:rFonts w:hAnsi="宋体" w:cs="宋体" w:hint="eastAsia"/>
        </w:rPr>
        <w:t>2. 侧面积 S=lp/2,l为斜高,p为底面周长</w:t>
      </w:r>
    </w:p>
    <w:p w:rsidR="005F1F37" w:rsidRPr="00C81BAD" w:rsidRDefault="005F1F37" w:rsidP="005F1F37">
      <w:pPr>
        <w:pStyle w:val="ad"/>
        <w:rPr>
          <w:rFonts w:hAnsi="宋体" w:cs="宋体"/>
        </w:rPr>
      </w:pPr>
      <w:r w:rsidRPr="00C81BAD">
        <w:rPr>
          <w:rFonts w:hAnsi="宋体" w:cs="宋体" w:hint="eastAsia"/>
        </w:rPr>
        <w:t>3. 全面积 T=S+A</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棱台:</w:t>
      </w:r>
    </w:p>
    <w:p w:rsidR="005F1F37" w:rsidRPr="00C81BAD" w:rsidRDefault="005F1F37" w:rsidP="005F1F37">
      <w:pPr>
        <w:pStyle w:val="ad"/>
        <w:rPr>
          <w:rFonts w:hAnsi="宋体" w:cs="宋体"/>
        </w:rPr>
      </w:pPr>
      <w:r w:rsidRPr="00C81BAD">
        <w:rPr>
          <w:rFonts w:hAnsi="宋体" w:cs="宋体" w:hint="eastAsia"/>
        </w:rPr>
        <w:t>1. 体积 V=(A1+A2+sqrt(A</w:t>
      </w:r>
      <w:smartTag w:uri="urn:schemas-microsoft-com:office:smarttags" w:element="chmetcnv">
        <w:smartTagPr>
          <w:attr w:name="UnitName" w:val="a"/>
          <w:attr w:name="SourceValue" w:val="1"/>
          <w:attr w:name="HasSpace" w:val="False"/>
          <w:attr w:name="Negative" w:val="False"/>
          <w:attr w:name="NumberType" w:val="1"/>
          <w:attr w:name="TCSC" w:val="0"/>
        </w:smartTagPr>
        <w:r w:rsidRPr="00C81BAD">
          <w:rPr>
            <w:rFonts w:hAnsi="宋体" w:cs="宋体" w:hint="eastAsia"/>
          </w:rPr>
          <w:t>1A</w:t>
        </w:r>
      </w:smartTag>
      <w:r w:rsidRPr="00C81BAD">
        <w:rPr>
          <w:rFonts w:hAnsi="宋体" w:cs="宋体" w:hint="eastAsia"/>
        </w:rPr>
        <w:t>2))h/3,A1.A2为上下底面积,h为高</w:t>
      </w:r>
    </w:p>
    <w:p w:rsidR="005F1F37" w:rsidRPr="00C81BAD" w:rsidRDefault="005F1F37" w:rsidP="005F1F37">
      <w:pPr>
        <w:pStyle w:val="ad"/>
        <w:rPr>
          <w:rFonts w:hAnsi="宋体" w:cs="宋体"/>
        </w:rPr>
      </w:pPr>
      <w:r w:rsidRPr="00C81BAD">
        <w:rPr>
          <w:rFonts w:hAnsi="宋体" w:cs="宋体" w:hint="eastAsia"/>
        </w:rPr>
        <w:t>(以下为正棱台)</w:t>
      </w:r>
    </w:p>
    <w:p w:rsidR="005F1F37" w:rsidRPr="00C81BAD" w:rsidRDefault="005F1F37" w:rsidP="005F1F37">
      <w:pPr>
        <w:pStyle w:val="ad"/>
        <w:rPr>
          <w:rFonts w:hAnsi="宋体" w:cs="宋体"/>
        </w:rPr>
      </w:pPr>
      <w:r w:rsidRPr="00C81BAD">
        <w:rPr>
          <w:rFonts w:hAnsi="宋体" w:cs="宋体" w:hint="eastAsia"/>
        </w:rPr>
        <w:t>2. 侧面积 S=(p1+p2)l/2,p1.p2为上下底面周长,l为斜高</w:t>
      </w:r>
    </w:p>
    <w:p w:rsidR="005F1F37" w:rsidRPr="00C81BAD" w:rsidRDefault="005F1F37" w:rsidP="005F1F37">
      <w:pPr>
        <w:pStyle w:val="ad"/>
        <w:rPr>
          <w:rFonts w:hAnsi="宋体" w:cs="宋体"/>
        </w:rPr>
      </w:pPr>
      <w:r w:rsidRPr="00C81BAD">
        <w:rPr>
          <w:rFonts w:hAnsi="宋体" w:cs="宋体" w:hint="eastAsia"/>
        </w:rPr>
        <w:t>3. 全面积 T=S+A1+A2</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圆柱:</w:t>
      </w:r>
    </w:p>
    <w:p w:rsidR="005F1F37" w:rsidRPr="00C81BAD" w:rsidRDefault="005F1F37" w:rsidP="005F1F37">
      <w:pPr>
        <w:pStyle w:val="ad"/>
        <w:rPr>
          <w:rFonts w:hAnsi="宋体" w:cs="宋体"/>
        </w:rPr>
      </w:pPr>
      <w:r w:rsidRPr="00C81BAD">
        <w:rPr>
          <w:rFonts w:hAnsi="宋体" w:cs="宋体" w:hint="eastAsia"/>
        </w:rPr>
        <w:t>1. 侧面积 S=2PIrh</w:t>
      </w:r>
    </w:p>
    <w:p w:rsidR="005F1F37" w:rsidRPr="00C81BAD" w:rsidRDefault="005F1F37" w:rsidP="005F1F37">
      <w:pPr>
        <w:pStyle w:val="ad"/>
        <w:rPr>
          <w:rFonts w:hAnsi="宋体" w:cs="宋体"/>
        </w:rPr>
      </w:pPr>
      <w:r w:rsidRPr="00C81BAD">
        <w:rPr>
          <w:rFonts w:hAnsi="宋体" w:cs="宋体" w:hint="eastAsia"/>
        </w:rPr>
        <w:t>2. 全面积 T=2PIr(h+r)</w:t>
      </w:r>
    </w:p>
    <w:p w:rsidR="005F1F37" w:rsidRPr="00C81BAD" w:rsidRDefault="005F1F37" w:rsidP="005F1F37">
      <w:pPr>
        <w:pStyle w:val="ad"/>
        <w:rPr>
          <w:rFonts w:hAnsi="宋体" w:cs="宋体"/>
        </w:rPr>
      </w:pPr>
      <w:r w:rsidRPr="00C81BAD">
        <w:rPr>
          <w:rFonts w:hAnsi="宋体" w:cs="宋体" w:hint="eastAsia"/>
        </w:rPr>
        <w:t>3. 体积 V=PIr^2h</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圆锥:</w:t>
      </w:r>
    </w:p>
    <w:p w:rsidR="005F1F37" w:rsidRPr="00C81BAD" w:rsidRDefault="005F1F37" w:rsidP="005F1F37">
      <w:pPr>
        <w:pStyle w:val="ad"/>
        <w:rPr>
          <w:rFonts w:hAnsi="宋体" w:cs="宋体"/>
        </w:rPr>
      </w:pPr>
      <w:r w:rsidRPr="00C81BAD">
        <w:rPr>
          <w:rFonts w:hAnsi="宋体" w:cs="宋体" w:hint="eastAsia"/>
        </w:rPr>
        <w:t>1. 母线 l=sqrt(h^2+r^2)</w:t>
      </w:r>
    </w:p>
    <w:p w:rsidR="005F1F37" w:rsidRPr="00C81BAD" w:rsidRDefault="005F1F37" w:rsidP="005F1F37">
      <w:pPr>
        <w:pStyle w:val="ad"/>
        <w:rPr>
          <w:rFonts w:hAnsi="宋体" w:cs="宋体"/>
        </w:rPr>
      </w:pPr>
      <w:r w:rsidRPr="00C81BAD">
        <w:rPr>
          <w:rFonts w:hAnsi="宋体" w:cs="宋体" w:hint="eastAsia"/>
        </w:rPr>
        <w:t>2. 侧面积 S=PIrl</w:t>
      </w:r>
    </w:p>
    <w:p w:rsidR="005F1F37" w:rsidRPr="00C81BAD" w:rsidRDefault="005F1F37" w:rsidP="005F1F37">
      <w:pPr>
        <w:pStyle w:val="ad"/>
        <w:rPr>
          <w:rFonts w:hAnsi="宋体" w:cs="宋体"/>
        </w:rPr>
      </w:pPr>
      <w:r w:rsidRPr="00C81BAD">
        <w:rPr>
          <w:rFonts w:hAnsi="宋体" w:cs="宋体" w:hint="eastAsia"/>
        </w:rPr>
        <w:t>3. 全面积 T=PIr(l+r)</w:t>
      </w:r>
    </w:p>
    <w:p w:rsidR="005F1F37" w:rsidRPr="00C81BAD" w:rsidRDefault="005F1F37" w:rsidP="005F1F37">
      <w:pPr>
        <w:pStyle w:val="ad"/>
        <w:rPr>
          <w:rFonts w:hAnsi="宋体" w:cs="宋体"/>
        </w:rPr>
      </w:pPr>
      <w:r w:rsidRPr="00C81BAD">
        <w:rPr>
          <w:rFonts w:hAnsi="宋体" w:cs="宋体" w:hint="eastAsia"/>
        </w:rPr>
        <w:t>4. 体积 V=PIr^2h/3</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圆台:</w:t>
      </w:r>
    </w:p>
    <w:p w:rsidR="005F1F37" w:rsidRPr="00C81BAD" w:rsidRDefault="005F1F37" w:rsidP="005F1F37">
      <w:pPr>
        <w:pStyle w:val="ad"/>
        <w:rPr>
          <w:rFonts w:hAnsi="宋体" w:cs="宋体"/>
        </w:rPr>
      </w:pPr>
      <w:r w:rsidRPr="00C81BAD">
        <w:rPr>
          <w:rFonts w:hAnsi="宋体" w:cs="宋体" w:hint="eastAsia"/>
        </w:rPr>
        <w:t>1. 母线 l=sqrt(h^2+(r1-r2)^2)</w:t>
      </w:r>
    </w:p>
    <w:p w:rsidR="005F1F37" w:rsidRPr="00C81BAD" w:rsidRDefault="005F1F37" w:rsidP="005F1F37">
      <w:pPr>
        <w:pStyle w:val="ad"/>
        <w:rPr>
          <w:rFonts w:hAnsi="宋体" w:cs="宋体"/>
        </w:rPr>
      </w:pPr>
      <w:r w:rsidRPr="00C81BAD">
        <w:rPr>
          <w:rFonts w:hAnsi="宋体" w:cs="宋体" w:hint="eastAsia"/>
        </w:rPr>
        <w:t>2. 侧面积 S=PI(r1+r2)l</w:t>
      </w:r>
    </w:p>
    <w:p w:rsidR="005F1F37" w:rsidRPr="00C81BAD" w:rsidRDefault="005F1F37" w:rsidP="005F1F37">
      <w:pPr>
        <w:pStyle w:val="ad"/>
        <w:rPr>
          <w:rFonts w:hAnsi="宋体" w:cs="宋体"/>
        </w:rPr>
      </w:pPr>
      <w:r w:rsidRPr="00C81BAD">
        <w:rPr>
          <w:rFonts w:hAnsi="宋体" w:cs="宋体" w:hint="eastAsia"/>
        </w:rPr>
        <w:t>3. 全面积 T=PIr1(l+r1)+PIr2(l+r2)</w:t>
      </w:r>
    </w:p>
    <w:p w:rsidR="005F1F37" w:rsidRPr="00C81BAD" w:rsidRDefault="005F1F37" w:rsidP="005F1F37">
      <w:pPr>
        <w:pStyle w:val="ad"/>
        <w:rPr>
          <w:rFonts w:hAnsi="宋体" w:cs="宋体"/>
        </w:rPr>
      </w:pPr>
      <w:r w:rsidRPr="00C81BAD">
        <w:rPr>
          <w:rFonts w:hAnsi="宋体" w:cs="宋体" w:hint="eastAsia"/>
        </w:rPr>
        <w:t>4. 体积 V=PI(r1^2+r2^2+r1r2)h/3</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球:</w:t>
      </w:r>
    </w:p>
    <w:p w:rsidR="005F1F37" w:rsidRPr="00C81BAD" w:rsidRDefault="005F1F37" w:rsidP="005F1F37">
      <w:pPr>
        <w:pStyle w:val="ad"/>
        <w:rPr>
          <w:rFonts w:hAnsi="宋体" w:cs="宋体"/>
        </w:rPr>
      </w:pPr>
      <w:r w:rsidRPr="00C81BAD">
        <w:rPr>
          <w:rFonts w:hAnsi="宋体" w:cs="宋体" w:hint="eastAsia"/>
        </w:rPr>
        <w:t>1. 全面积 T=4PIr^2</w:t>
      </w:r>
    </w:p>
    <w:p w:rsidR="005F1F37" w:rsidRPr="00C81BAD" w:rsidRDefault="005F1F37" w:rsidP="005F1F37">
      <w:pPr>
        <w:pStyle w:val="ad"/>
        <w:rPr>
          <w:rFonts w:hAnsi="宋体" w:cs="宋体"/>
        </w:rPr>
      </w:pPr>
      <w:r w:rsidRPr="00C81BAD">
        <w:rPr>
          <w:rFonts w:hAnsi="宋体" w:cs="宋体" w:hint="eastAsia"/>
        </w:rPr>
        <w:t>2. 体积 V=4PIr^3/3</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球台:</w:t>
      </w:r>
    </w:p>
    <w:p w:rsidR="005F1F37" w:rsidRPr="00C81BAD" w:rsidRDefault="005F1F37" w:rsidP="005F1F37">
      <w:pPr>
        <w:pStyle w:val="ad"/>
        <w:rPr>
          <w:rFonts w:hAnsi="宋体" w:cs="宋体"/>
        </w:rPr>
      </w:pPr>
      <w:r w:rsidRPr="00C81BAD">
        <w:rPr>
          <w:rFonts w:hAnsi="宋体" w:cs="宋体" w:hint="eastAsia"/>
        </w:rPr>
        <w:t>1. 侧面积 S=2PIrh</w:t>
      </w:r>
    </w:p>
    <w:p w:rsidR="005F1F37" w:rsidRPr="00C81BAD" w:rsidRDefault="005F1F37" w:rsidP="005F1F37">
      <w:pPr>
        <w:pStyle w:val="ad"/>
        <w:rPr>
          <w:rFonts w:hAnsi="宋体" w:cs="宋体"/>
        </w:rPr>
      </w:pPr>
      <w:r w:rsidRPr="00C81BAD">
        <w:rPr>
          <w:rFonts w:hAnsi="宋体" w:cs="宋体" w:hint="eastAsia"/>
        </w:rPr>
        <w:t>2. 全面积 T=PI(2rh+r1^2+r2^2)</w:t>
      </w:r>
    </w:p>
    <w:p w:rsidR="005F1F37" w:rsidRPr="00C81BAD" w:rsidRDefault="005F1F37" w:rsidP="005F1F37">
      <w:pPr>
        <w:pStyle w:val="ad"/>
        <w:rPr>
          <w:rFonts w:hAnsi="宋体" w:cs="宋体"/>
        </w:rPr>
      </w:pPr>
      <w:r w:rsidRPr="00C81BAD">
        <w:rPr>
          <w:rFonts w:hAnsi="宋体" w:cs="宋体" w:hint="eastAsia"/>
        </w:rPr>
        <w:t>3. 体积 V=PIh(3(r1^2+r2^2)+h^2)/6</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球扇形:</w:t>
      </w:r>
    </w:p>
    <w:p w:rsidR="005F1F37" w:rsidRPr="00C81BAD" w:rsidRDefault="005F1F37" w:rsidP="005F1F37">
      <w:pPr>
        <w:pStyle w:val="ad"/>
        <w:rPr>
          <w:rFonts w:hAnsi="宋体" w:cs="宋体"/>
        </w:rPr>
      </w:pPr>
      <w:r w:rsidRPr="00C81BAD">
        <w:rPr>
          <w:rFonts w:hAnsi="宋体" w:cs="宋体" w:hint="eastAsia"/>
        </w:rPr>
        <w:t>1. 全面积 T=PIr(2h+r0),h为球冠高,r0为球冠底面半径</w:t>
      </w:r>
    </w:p>
    <w:p w:rsidR="005F1F37" w:rsidRPr="00C81BAD" w:rsidRDefault="005F1F37" w:rsidP="005F1F37">
      <w:pPr>
        <w:pStyle w:val="ad"/>
        <w:rPr>
          <w:rFonts w:hAnsi="宋体" w:cs="宋体"/>
        </w:rPr>
      </w:pPr>
      <w:r w:rsidRPr="00C81BAD">
        <w:rPr>
          <w:rFonts w:hAnsi="宋体" w:cs="宋体" w:hint="eastAsia"/>
        </w:rPr>
        <w:t>2. 体积 V=2PIr^2h/3</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1.3  多边形</w:t>
      </w:r>
    </w:p>
    <w:p w:rsidR="005F1F37" w:rsidRPr="00C81BAD" w:rsidRDefault="005F1F37" w:rsidP="005F1F37">
      <w:pPr>
        <w:pStyle w:val="ad"/>
        <w:rPr>
          <w:rFonts w:hAnsi="宋体" w:cs="宋体"/>
        </w:rPr>
      </w:pPr>
      <w:r w:rsidRPr="00C81BAD">
        <w:rPr>
          <w:rFonts w:hAnsi="宋体" w:cs="宋体" w:hint="eastAsia"/>
        </w:rPr>
        <w:t>#include &lt;stdlib.h&gt;</w:t>
      </w:r>
    </w:p>
    <w:p w:rsidR="005F1F37" w:rsidRPr="00C81BAD" w:rsidRDefault="005F1F37" w:rsidP="005F1F37">
      <w:pPr>
        <w:pStyle w:val="ad"/>
        <w:rPr>
          <w:rFonts w:hAnsi="宋体" w:cs="宋体"/>
        </w:rPr>
      </w:pPr>
      <w:r w:rsidRPr="00C81BAD">
        <w:rPr>
          <w:rFonts w:hAnsi="宋体" w:cs="宋体" w:hint="eastAsia"/>
        </w:rPr>
        <w:t>#include &lt;math.h&gt;</w:t>
      </w:r>
    </w:p>
    <w:p w:rsidR="005F1F37" w:rsidRPr="00C81BAD" w:rsidRDefault="005F1F37" w:rsidP="005F1F37">
      <w:pPr>
        <w:pStyle w:val="ad"/>
        <w:rPr>
          <w:rFonts w:hAnsi="宋体" w:cs="宋体"/>
        </w:rPr>
      </w:pPr>
      <w:r w:rsidRPr="00C81BAD">
        <w:rPr>
          <w:rFonts w:hAnsi="宋体" w:cs="宋体" w:hint="eastAsia"/>
        </w:rPr>
        <w:t>#define MAXN 1000</w:t>
      </w:r>
    </w:p>
    <w:p w:rsidR="005F1F37" w:rsidRPr="00C81BAD" w:rsidRDefault="005F1F37" w:rsidP="005F1F37">
      <w:pPr>
        <w:pStyle w:val="ad"/>
        <w:rPr>
          <w:rFonts w:hAnsi="宋体" w:cs="宋体"/>
        </w:rPr>
      </w:pPr>
      <w:r w:rsidRPr="00C81BAD">
        <w:rPr>
          <w:rFonts w:hAnsi="宋体" w:cs="宋体" w:hint="eastAsia"/>
        </w:rPr>
        <w:lastRenderedPageBreak/>
        <w:t>#define offset 10000</w:t>
      </w:r>
    </w:p>
    <w:p w:rsidR="005F1F37" w:rsidRPr="00C81BAD" w:rsidRDefault="005F1F37" w:rsidP="005F1F37">
      <w:pPr>
        <w:pStyle w:val="ad"/>
        <w:rPr>
          <w:rFonts w:hAnsi="宋体" w:cs="宋体"/>
        </w:rPr>
      </w:pPr>
      <w:r w:rsidRPr="00C81BAD">
        <w:rPr>
          <w:rFonts w:hAnsi="宋体" w:cs="宋体" w:hint="eastAsia"/>
        </w:rPr>
        <w:t>#define eps 1e-8</w:t>
      </w:r>
    </w:p>
    <w:p w:rsidR="005F1F37" w:rsidRPr="00C81BAD" w:rsidRDefault="005F1F37" w:rsidP="005F1F37">
      <w:pPr>
        <w:pStyle w:val="ad"/>
        <w:rPr>
          <w:rFonts w:hAnsi="宋体" w:cs="宋体"/>
          <w:lang w:val="pt-BR"/>
        </w:rPr>
      </w:pPr>
      <w:r w:rsidRPr="00C81BAD">
        <w:rPr>
          <w:rFonts w:hAnsi="宋体" w:cs="宋体" w:hint="eastAsia"/>
          <w:lang w:val="pt-BR"/>
        </w:rPr>
        <w:t>#define zero(x) (((x)&gt;0?(x):-(x))&lt;eps)</w:t>
      </w:r>
    </w:p>
    <w:p w:rsidR="005F1F37" w:rsidRPr="00C81BAD" w:rsidRDefault="005F1F37" w:rsidP="005F1F37">
      <w:pPr>
        <w:pStyle w:val="ad"/>
        <w:rPr>
          <w:rFonts w:hAnsi="宋体" w:cs="宋体"/>
        </w:rPr>
      </w:pPr>
      <w:r w:rsidRPr="00C81BAD">
        <w:rPr>
          <w:rFonts w:hAnsi="宋体" w:cs="宋体" w:hint="eastAsia"/>
        </w:rPr>
        <w:t>#define _sign(x) ((x)&gt;eps?1:((x)&lt;-eps?2:0))</w:t>
      </w:r>
    </w:p>
    <w:p w:rsidR="005F1F37" w:rsidRPr="00C81BAD" w:rsidRDefault="005F1F37" w:rsidP="005F1F37">
      <w:pPr>
        <w:pStyle w:val="ad"/>
        <w:rPr>
          <w:rFonts w:hAnsi="宋体" w:cs="宋体"/>
        </w:rPr>
      </w:pPr>
      <w:r w:rsidRPr="00C81BAD">
        <w:rPr>
          <w:rFonts w:hAnsi="宋体" w:cs="宋体" w:hint="eastAsia"/>
        </w:rPr>
        <w:t>struct point{double x,y;};</w:t>
      </w:r>
    </w:p>
    <w:p w:rsidR="005F1F37" w:rsidRPr="00C81BAD" w:rsidRDefault="005F1F37" w:rsidP="005F1F37">
      <w:pPr>
        <w:pStyle w:val="ad"/>
        <w:rPr>
          <w:rFonts w:hAnsi="宋体" w:cs="宋体"/>
        </w:rPr>
      </w:pPr>
      <w:r w:rsidRPr="00C81BAD">
        <w:rPr>
          <w:rFonts w:hAnsi="宋体" w:cs="宋体" w:hint="eastAsia"/>
        </w:rPr>
        <w:t>struct line{point a,b;};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xmult(point p1,point p2,point p0){</w:t>
      </w:r>
    </w:p>
    <w:p w:rsidR="005F1F37" w:rsidRPr="00C81BAD" w:rsidRDefault="005F1F37" w:rsidP="005F1F37">
      <w:pPr>
        <w:pStyle w:val="ad"/>
        <w:rPr>
          <w:rFonts w:hAnsi="宋体" w:cs="宋体"/>
        </w:rPr>
      </w:pPr>
      <w:r w:rsidRPr="00C81BAD">
        <w:rPr>
          <w:rFonts w:hAnsi="宋体" w:cs="宋体" w:hint="eastAsia"/>
        </w:rPr>
        <w:t xml:space="preserve">       return (p1.x-p0.x)*(p2.y-p0.y)-(p2.x-p0.x)*(p1.y-p0.y);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//判定凸多边形,顶点按顺时针或逆时针给出,允许相邻边共线</w:t>
      </w:r>
    </w:p>
    <w:p w:rsidR="005F1F37" w:rsidRPr="00C81BAD" w:rsidRDefault="005F1F37" w:rsidP="005F1F37">
      <w:pPr>
        <w:pStyle w:val="ad"/>
        <w:rPr>
          <w:rFonts w:hAnsi="宋体" w:cs="宋体"/>
        </w:rPr>
      </w:pPr>
      <w:r w:rsidRPr="00C81BAD">
        <w:rPr>
          <w:rFonts w:hAnsi="宋体" w:cs="宋体" w:hint="eastAsia"/>
        </w:rPr>
        <w:t>int is_convex(int n,point* p){</w:t>
      </w:r>
    </w:p>
    <w:p w:rsidR="005F1F37" w:rsidRPr="00C81BAD" w:rsidRDefault="005F1F37" w:rsidP="005F1F37">
      <w:pPr>
        <w:pStyle w:val="ad"/>
        <w:rPr>
          <w:rFonts w:hAnsi="宋体" w:cs="宋体"/>
        </w:rPr>
      </w:pPr>
      <w:r w:rsidRPr="00C81BAD">
        <w:rPr>
          <w:rFonts w:hAnsi="宋体" w:cs="宋体" w:hint="eastAsia"/>
        </w:rPr>
        <w:t xml:space="preserve">       int i,s[3]={1,1,1};</w:t>
      </w:r>
    </w:p>
    <w:p w:rsidR="005F1F37" w:rsidRPr="00C81BAD" w:rsidRDefault="005F1F37" w:rsidP="005F1F37">
      <w:pPr>
        <w:pStyle w:val="ad"/>
        <w:rPr>
          <w:rFonts w:hAnsi="宋体" w:cs="宋体"/>
        </w:rPr>
      </w:pPr>
      <w:r w:rsidRPr="00C81BAD">
        <w:rPr>
          <w:rFonts w:hAnsi="宋体" w:cs="宋体" w:hint="eastAsia"/>
        </w:rPr>
        <w:t xml:space="preserve">       for (i=0;i&lt;n&amp;&amp;s[1]|s[2];i++)</w:t>
      </w:r>
    </w:p>
    <w:p w:rsidR="005F1F37" w:rsidRPr="00C81BAD" w:rsidRDefault="005F1F37" w:rsidP="005F1F37">
      <w:pPr>
        <w:pStyle w:val="ad"/>
        <w:rPr>
          <w:rFonts w:hAnsi="宋体" w:cs="宋体"/>
        </w:rPr>
      </w:pPr>
      <w:r w:rsidRPr="00C81BAD">
        <w:rPr>
          <w:rFonts w:hAnsi="宋体" w:cs="宋体" w:hint="eastAsia"/>
        </w:rPr>
        <w:t xml:space="preserve">              s[_sign(xmult(p[(i+1)%n],p[(i+2)%n],p[i]))]=0;</w:t>
      </w:r>
    </w:p>
    <w:p w:rsidR="005F1F37" w:rsidRPr="00C81BAD" w:rsidRDefault="005F1F37" w:rsidP="005F1F37">
      <w:pPr>
        <w:pStyle w:val="ad"/>
        <w:rPr>
          <w:rFonts w:hAnsi="宋体" w:cs="宋体"/>
        </w:rPr>
      </w:pPr>
      <w:r w:rsidRPr="00C81BAD">
        <w:rPr>
          <w:rFonts w:hAnsi="宋体" w:cs="宋体" w:hint="eastAsia"/>
        </w:rPr>
        <w:t xml:space="preserve">       return s[1]|s[2];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//判定凸多边形,顶点按顺时针或逆时针给出,不允许相邻边共线</w:t>
      </w:r>
    </w:p>
    <w:p w:rsidR="005F1F37" w:rsidRPr="00C81BAD" w:rsidRDefault="005F1F37" w:rsidP="005F1F37">
      <w:pPr>
        <w:pStyle w:val="ad"/>
        <w:rPr>
          <w:rFonts w:hAnsi="宋体" w:cs="宋体"/>
        </w:rPr>
      </w:pPr>
      <w:r w:rsidRPr="00C81BAD">
        <w:rPr>
          <w:rFonts w:hAnsi="宋体" w:cs="宋体" w:hint="eastAsia"/>
        </w:rPr>
        <w:t>int is_convex_v2(int n,point* p){</w:t>
      </w:r>
    </w:p>
    <w:p w:rsidR="005F1F37" w:rsidRPr="00C81BAD" w:rsidRDefault="005F1F37" w:rsidP="005F1F37">
      <w:pPr>
        <w:pStyle w:val="ad"/>
        <w:rPr>
          <w:rFonts w:hAnsi="宋体" w:cs="宋体"/>
        </w:rPr>
      </w:pPr>
      <w:r w:rsidRPr="00C81BAD">
        <w:rPr>
          <w:rFonts w:hAnsi="宋体" w:cs="宋体" w:hint="eastAsia"/>
        </w:rPr>
        <w:t xml:space="preserve">       int i,s[3]={1,1,1};</w:t>
      </w:r>
    </w:p>
    <w:p w:rsidR="005F1F37" w:rsidRPr="00C81BAD" w:rsidRDefault="005F1F37" w:rsidP="005F1F37">
      <w:pPr>
        <w:pStyle w:val="ad"/>
        <w:rPr>
          <w:rFonts w:hAnsi="宋体" w:cs="宋体"/>
        </w:rPr>
      </w:pPr>
      <w:r w:rsidRPr="00C81BAD">
        <w:rPr>
          <w:rFonts w:hAnsi="宋体" w:cs="宋体" w:hint="eastAsia"/>
        </w:rPr>
        <w:t xml:space="preserve">       for (i=0;i&lt;n&amp;&amp;s[0]&amp;&amp;s[1]|s[2];i++)</w:t>
      </w:r>
    </w:p>
    <w:p w:rsidR="005F1F37" w:rsidRPr="00C81BAD" w:rsidRDefault="005F1F37" w:rsidP="005F1F37">
      <w:pPr>
        <w:pStyle w:val="ad"/>
        <w:rPr>
          <w:rFonts w:hAnsi="宋体" w:cs="宋体"/>
        </w:rPr>
      </w:pPr>
      <w:r w:rsidRPr="00C81BAD">
        <w:rPr>
          <w:rFonts w:hAnsi="宋体" w:cs="宋体" w:hint="eastAsia"/>
        </w:rPr>
        <w:t xml:space="preserve">              s[_sign(xmult(p[(i+1)%n],p[(i+2)%n],p[i]))]=0;</w:t>
      </w:r>
    </w:p>
    <w:p w:rsidR="005F1F37" w:rsidRPr="00C81BAD" w:rsidRDefault="005F1F37" w:rsidP="005F1F37">
      <w:pPr>
        <w:pStyle w:val="ad"/>
        <w:rPr>
          <w:rFonts w:hAnsi="宋体" w:cs="宋体"/>
        </w:rPr>
      </w:pPr>
      <w:r w:rsidRPr="00C81BAD">
        <w:rPr>
          <w:rFonts w:hAnsi="宋体" w:cs="宋体" w:hint="eastAsia"/>
        </w:rPr>
        <w:t xml:space="preserve">       return s[0]&amp;&amp;s[1]|s[2];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//判点在凸多边形内或多边形边上,顶点按顺时针或逆时针给出</w:t>
      </w:r>
    </w:p>
    <w:p w:rsidR="005F1F37" w:rsidRPr="00C81BAD" w:rsidRDefault="005F1F37" w:rsidP="005F1F37">
      <w:pPr>
        <w:pStyle w:val="ad"/>
        <w:rPr>
          <w:rFonts w:hAnsi="宋体" w:cs="宋体"/>
        </w:rPr>
      </w:pPr>
      <w:r w:rsidRPr="00C81BAD">
        <w:rPr>
          <w:rFonts w:hAnsi="宋体" w:cs="宋体" w:hint="eastAsia"/>
        </w:rPr>
        <w:t>int inside_convex(point q,int n,point* p){</w:t>
      </w:r>
    </w:p>
    <w:p w:rsidR="005F1F37" w:rsidRPr="00C81BAD" w:rsidRDefault="005F1F37" w:rsidP="005F1F37">
      <w:pPr>
        <w:pStyle w:val="ad"/>
        <w:rPr>
          <w:rFonts w:hAnsi="宋体" w:cs="宋体"/>
        </w:rPr>
      </w:pPr>
      <w:r w:rsidRPr="00C81BAD">
        <w:rPr>
          <w:rFonts w:hAnsi="宋体" w:cs="宋体" w:hint="eastAsia"/>
        </w:rPr>
        <w:t xml:space="preserve">       int i,s[3]={1,1,1};</w:t>
      </w:r>
    </w:p>
    <w:p w:rsidR="005F1F37" w:rsidRPr="00C81BAD" w:rsidRDefault="005F1F37" w:rsidP="005F1F37">
      <w:pPr>
        <w:pStyle w:val="ad"/>
        <w:rPr>
          <w:rFonts w:hAnsi="宋体" w:cs="宋体"/>
        </w:rPr>
      </w:pPr>
      <w:r w:rsidRPr="00C81BAD">
        <w:rPr>
          <w:rFonts w:hAnsi="宋体" w:cs="宋体" w:hint="eastAsia"/>
        </w:rPr>
        <w:t xml:space="preserve">       for (i=0;i&lt;n&amp;&amp;s[1]|s[2];i++)</w:t>
      </w:r>
    </w:p>
    <w:p w:rsidR="005F1F37" w:rsidRPr="00C81BAD" w:rsidRDefault="005F1F37" w:rsidP="005F1F37">
      <w:pPr>
        <w:pStyle w:val="ad"/>
        <w:rPr>
          <w:rFonts w:hAnsi="宋体" w:cs="宋体"/>
        </w:rPr>
      </w:pPr>
      <w:r w:rsidRPr="00C81BAD">
        <w:rPr>
          <w:rFonts w:hAnsi="宋体" w:cs="宋体" w:hint="eastAsia"/>
        </w:rPr>
        <w:t xml:space="preserve">              s[_sign(xmult(p[(i+1)%n],q,p[i]))]=0;</w:t>
      </w:r>
    </w:p>
    <w:p w:rsidR="005F1F37" w:rsidRPr="00C81BAD" w:rsidRDefault="005F1F37" w:rsidP="005F1F37">
      <w:pPr>
        <w:pStyle w:val="ad"/>
        <w:rPr>
          <w:rFonts w:hAnsi="宋体" w:cs="宋体"/>
        </w:rPr>
      </w:pPr>
      <w:r w:rsidRPr="00C81BAD">
        <w:rPr>
          <w:rFonts w:hAnsi="宋体" w:cs="宋体" w:hint="eastAsia"/>
        </w:rPr>
        <w:t xml:space="preserve">       return s[1]|s[2];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//判点在凸多边形内,顶点按顺时针或逆时针给出,在多边形边上返回0</w:t>
      </w:r>
    </w:p>
    <w:p w:rsidR="005F1F37" w:rsidRPr="00C81BAD" w:rsidRDefault="005F1F37" w:rsidP="005F1F37">
      <w:pPr>
        <w:pStyle w:val="ad"/>
        <w:rPr>
          <w:rFonts w:hAnsi="宋体" w:cs="宋体"/>
        </w:rPr>
      </w:pPr>
      <w:r w:rsidRPr="00C81BAD">
        <w:rPr>
          <w:rFonts w:hAnsi="宋体" w:cs="宋体" w:hint="eastAsia"/>
        </w:rPr>
        <w:t>int inside_convex_v2(point q,int n,point* p){</w:t>
      </w:r>
    </w:p>
    <w:p w:rsidR="005F1F37" w:rsidRPr="00C81BAD" w:rsidRDefault="005F1F37" w:rsidP="005F1F37">
      <w:pPr>
        <w:pStyle w:val="ad"/>
        <w:rPr>
          <w:rFonts w:hAnsi="宋体" w:cs="宋体"/>
        </w:rPr>
      </w:pPr>
      <w:r w:rsidRPr="00C81BAD">
        <w:rPr>
          <w:rFonts w:hAnsi="宋体" w:cs="宋体" w:hint="eastAsia"/>
        </w:rPr>
        <w:t xml:space="preserve">       int i,s[3]={1,1,1};</w:t>
      </w:r>
    </w:p>
    <w:p w:rsidR="005F1F37" w:rsidRPr="00C81BAD" w:rsidRDefault="005F1F37" w:rsidP="005F1F37">
      <w:pPr>
        <w:pStyle w:val="ad"/>
        <w:rPr>
          <w:rFonts w:hAnsi="宋体" w:cs="宋体"/>
        </w:rPr>
      </w:pPr>
      <w:r w:rsidRPr="00C81BAD">
        <w:rPr>
          <w:rFonts w:hAnsi="宋体" w:cs="宋体" w:hint="eastAsia"/>
        </w:rPr>
        <w:t xml:space="preserve">       for (i=0;i&lt;n&amp;&amp;s[0]&amp;&amp;s[1]|s[2];i++)</w:t>
      </w:r>
    </w:p>
    <w:p w:rsidR="005F1F37" w:rsidRPr="00C81BAD" w:rsidRDefault="005F1F37" w:rsidP="005F1F37">
      <w:pPr>
        <w:pStyle w:val="ad"/>
        <w:rPr>
          <w:rFonts w:hAnsi="宋体" w:cs="宋体"/>
        </w:rPr>
      </w:pPr>
      <w:r w:rsidRPr="00C81BAD">
        <w:rPr>
          <w:rFonts w:hAnsi="宋体" w:cs="宋体" w:hint="eastAsia"/>
        </w:rPr>
        <w:t xml:space="preserve">              s[_sign(xmult(p[(i+1)%n],q,p[i]))]=0;</w:t>
      </w:r>
    </w:p>
    <w:p w:rsidR="005F1F37" w:rsidRPr="00C81BAD" w:rsidRDefault="005F1F37" w:rsidP="005F1F37">
      <w:pPr>
        <w:pStyle w:val="ad"/>
        <w:rPr>
          <w:rFonts w:hAnsi="宋体" w:cs="宋体"/>
        </w:rPr>
      </w:pPr>
      <w:r w:rsidRPr="00C81BAD">
        <w:rPr>
          <w:rFonts w:hAnsi="宋体" w:cs="宋体" w:hint="eastAsia"/>
        </w:rPr>
        <w:t xml:space="preserve">       return s[0]&amp;&amp;s[1]|s[2];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//判点在任意多边形内,顶点按顺时针或逆时针给出</w:t>
      </w:r>
    </w:p>
    <w:p w:rsidR="005F1F37" w:rsidRPr="00C81BAD" w:rsidRDefault="005F1F37" w:rsidP="005F1F37">
      <w:pPr>
        <w:pStyle w:val="ad"/>
        <w:rPr>
          <w:rFonts w:hAnsi="宋体" w:cs="宋体"/>
        </w:rPr>
      </w:pPr>
      <w:r w:rsidRPr="00C81BAD">
        <w:rPr>
          <w:rFonts w:hAnsi="宋体" w:cs="宋体" w:hint="eastAsia"/>
        </w:rPr>
        <w:t>//on_edge表示点在多边形边上时的返回值,offset为多边形坐标上限</w:t>
      </w:r>
    </w:p>
    <w:p w:rsidR="005F1F37" w:rsidRPr="00C81BAD" w:rsidRDefault="005F1F37" w:rsidP="005F1F37">
      <w:pPr>
        <w:pStyle w:val="ad"/>
        <w:rPr>
          <w:rFonts w:hAnsi="宋体" w:cs="宋体"/>
        </w:rPr>
      </w:pPr>
      <w:r w:rsidRPr="00C81BAD">
        <w:rPr>
          <w:rFonts w:hAnsi="宋体" w:cs="宋体" w:hint="eastAsia"/>
        </w:rPr>
        <w:lastRenderedPageBreak/>
        <w:t>int inside_polygon(point q,int n,point* p,int on_edge=1){</w:t>
      </w:r>
    </w:p>
    <w:p w:rsidR="005F1F37" w:rsidRPr="00C81BAD" w:rsidRDefault="005F1F37" w:rsidP="005F1F37">
      <w:pPr>
        <w:pStyle w:val="ad"/>
        <w:rPr>
          <w:rFonts w:hAnsi="宋体" w:cs="宋体"/>
        </w:rPr>
      </w:pPr>
      <w:r w:rsidRPr="00C81BAD">
        <w:rPr>
          <w:rFonts w:hAnsi="宋体" w:cs="宋体" w:hint="eastAsia"/>
        </w:rPr>
        <w:t xml:space="preserve">       point q2;</w:t>
      </w:r>
    </w:p>
    <w:p w:rsidR="005F1F37" w:rsidRPr="00C81BAD" w:rsidRDefault="005F1F37" w:rsidP="005F1F37">
      <w:pPr>
        <w:pStyle w:val="ad"/>
        <w:rPr>
          <w:rFonts w:hAnsi="宋体" w:cs="宋体"/>
        </w:rPr>
      </w:pPr>
      <w:r w:rsidRPr="00C81BAD">
        <w:rPr>
          <w:rFonts w:hAnsi="宋体" w:cs="宋体" w:hint="eastAsia"/>
        </w:rPr>
        <w:t xml:space="preserve">       int i=0,count;</w:t>
      </w:r>
    </w:p>
    <w:p w:rsidR="005F1F37" w:rsidRPr="00C81BAD" w:rsidRDefault="005F1F37" w:rsidP="005F1F37">
      <w:pPr>
        <w:pStyle w:val="ad"/>
        <w:rPr>
          <w:rFonts w:hAnsi="宋体" w:cs="宋体"/>
        </w:rPr>
      </w:pPr>
      <w:r w:rsidRPr="00C81BAD">
        <w:rPr>
          <w:rFonts w:hAnsi="宋体" w:cs="宋体" w:hint="eastAsia"/>
        </w:rPr>
        <w:t xml:space="preserve">       while (i&lt;n)</w:t>
      </w:r>
    </w:p>
    <w:p w:rsidR="005F1F37" w:rsidRPr="00C81BAD" w:rsidRDefault="005F1F37" w:rsidP="005F1F37">
      <w:pPr>
        <w:pStyle w:val="ad"/>
        <w:rPr>
          <w:rFonts w:hAnsi="宋体" w:cs="宋体"/>
        </w:rPr>
      </w:pPr>
      <w:r w:rsidRPr="00C81BAD">
        <w:rPr>
          <w:rFonts w:hAnsi="宋体" w:cs="宋体" w:hint="eastAsia"/>
        </w:rPr>
        <w:t xml:space="preserve">              for (count=i=0,q2.x=rand()+offset,q2.y=rand()+offset;i&lt;n;i++)</w:t>
      </w:r>
    </w:p>
    <w:p w:rsidR="005F1F37" w:rsidRPr="00C81BAD" w:rsidRDefault="005F1F37" w:rsidP="005F1F37">
      <w:pPr>
        <w:pStyle w:val="ad"/>
        <w:rPr>
          <w:rFonts w:hAnsi="宋体" w:cs="宋体"/>
        </w:rPr>
      </w:pPr>
      <w:r w:rsidRPr="00C81BAD">
        <w:rPr>
          <w:rFonts w:hAnsi="宋体" w:cs="宋体" w:hint="eastAsia"/>
        </w:rPr>
        <w:t xml:space="preserve">                     if (zero(xmult(q,p[i],p[(i+1)%n]))&amp;&amp;(p[i].x-q.x)*(p[(i+1)%n].x-q.x)&lt;eps&amp;&amp;(p[i].y-q.y)*(p[(i+1)%n].y-q.y)&lt;eps)</w:t>
      </w:r>
    </w:p>
    <w:p w:rsidR="005F1F37" w:rsidRPr="00C81BAD" w:rsidRDefault="005F1F37" w:rsidP="005F1F37">
      <w:pPr>
        <w:pStyle w:val="ad"/>
        <w:rPr>
          <w:rFonts w:hAnsi="宋体" w:cs="宋体"/>
        </w:rPr>
      </w:pPr>
      <w:r w:rsidRPr="00C81BAD">
        <w:rPr>
          <w:rFonts w:hAnsi="宋体" w:cs="宋体" w:hint="eastAsia"/>
        </w:rPr>
        <w:t xml:space="preserve">                            return on_edge;</w:t>
      </w:r>
    </w:p>
    <w:p w:rsidR="005F1F37" w:rsidRPr="00C81BAD" w:rsidRDefault="005F1F37" w:rsidP="005F1F37">
      <w:pPr>
        <w:pStyle w:val="ad"/>
        <w:rPr>
          <w:rFonts w:hAnsi="宋体" w:cs="宋体"/>
        </w:rPr>
      </w:pPr>
      <w:r w:rsidRPr="00C81BAD">
        <w:rPr>
          <w:rFonts w:hAnsi="宋体" w:cs="宋体" w:hint="eastAsia"/>
        </w:rPr>
        <w:t xml:space="preserve">                     else if (zero(xmult(q,q2,p[i])))</w:t>
      </w:r>
    </w:p>
    <w:p w:rsidR="005F1F37" w:rsidRPr="00C81BAD" w:rsidRDefault="005F1F37" w:rsidP="005F1F37">
      <w:pPr>
        <w:pStyle w:val="ad"/>
        <w:rPr>
          <w:rFonts w:hAnsi="宋体" w:cs="宋体"/>
        </w:rPr>
      </w:pPr>
      <w:r w:rsidRPr="00C81BAD">
        <w:rPr>
          <w:rFonts w:hAnsi="宋体" w:cs="宋体" w:hint="eastAsia"/>
        </w:rPr>
        <w:t xml:space="preserve">                            break;</w:t>
      </w:r>
    </w:p>
    <w:p w:rsidR="005F1F37" w:rsidRPr="00C81BAD" w:rsidRDefault="005F1F37" w:rsidP="005F1F37">
      <w:pPr>
        <w:pStyle w:val="ad"/>
        <w:rPr>
          <w:rFonts w:hAnsi="宋体" w:cs="宋体"/>
        </w:rPr>
      </w:pPr>
      <w:r w:rsidRPr="00C81BAD">
        <w:rPr>
          <w:rFonts w:hAnsi="宋体" w:cs="宋体" w:hint="eastAsia"/>
        </w:rPr>
        <w:t xml:space="preserve">                     else </w:t>
      </w:r>
    </w:p>
    <w:p w:rsidR="005F1F37" w:rsidRPr="00C81BAD" w:rsidRDefault="005F1F37" w:rsidP="005F1F37">
      <w:pPr>
        <w:pStyle w:val="ad"/>
        <w:rPr>
          <w:rFonts w:hAnsi="宋体" w:cs="宋体"/>
        </w:rPr>
      </w:pPr>
      <w:r w:rsidRPr="00C81BAD">
        <w:rPr>
          <w:rFonts w:hAnsi="宋体" w:cs="宋体" w:hint="eastAsia"/>
        </w:rPr>
        <w:t>if(xmult(q,p[i],q2)*xmult(q,p[(i+1)%n],q2)&lt;-eps&amp;&amp;xmult(p[i],q,p[(i+1)%n])*xmult(p[i],q2,p[(i+1)%n])&lt;-eps)</w:t>
      </w:r>
    </w:p>
    <w:p w:rsidR="005F1F37" w:rsidRPr="00C81BAD" w:rsidRDefault="005F1F37" w:rsidP="005F1F37">
      <w:pPr>
        <w:pStyle w:val="ad"/>
        <w:rPr>
          <w:rFonts w:hAnsi="宋体" w:cs="宋体"/>
        </w:rPr>
      </w:pPr>
      <w:r w:rsidRPr="00C81BAD">
        <w:rPr>
          <w:rFonts w:hAnsi="宋体" w:cs="宋体" w:hint="eastAsia"/>
        </w:rPr>
        <w:t xml:space="preserve">                            count++;</w:t>
      </w:r>
    </w:p>
    <w:p w:rsidR="005F1F37" w:rsidRPr="00C81BAD" w:rsidRDefault="005F1F37" w:rsidP="005F1F37">
      <w:pPr>
        <w:pStyle w:val="ad"/>
        <w:rPr>
          <w:rFonts w:hAnsi="宋体" w:cs="宋体"/>
        </w:rPr>
      </w:pPr>
      <w:r w:rsidRPr="00C81BAD">
        <w:rPr>
          <w:rFonts w:hAnsi="宋体" w:cs="宋体" w:hint="eastAsia"/>
        </w:rPr>
        <w:t xml:space="preserve">       return count&amp;1;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inline int opposite_side(point p1,point p2,point l1,point l2){</w:t>
      </w:r>
    </w:p>
    <w:p w:rsidR="005F1F37" w:rsidRPr="00C81BAD" w:rsidRDefault="005F1F37" w:rsidP="005F1F37">
      <w:pPr>
        <w:pStyle w:val="ad"/>
        <w:rPr>
          <w:rFonts w:hAnsi="宋体" w:cs="宋体"/>
        </w:rPr>
      </w:pPr>
      <w:r w:rsidRPr="00C81BAD">
        <w:rPr>
          <w:rFonts w:hAnsi="宋体" w:cs="宋体" w:hint="eastAsia"/>
        </w:rPr>
        <w:t xml:space="preserve">       return xmult(l1,p1,l2)*xmult(l1,p2,l2)&lt;-eps;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inline int dot_online_in(point p,point l1,point l2){</w:t>
      </w:r>
    </w:p>
    <w:p w:rsidR="005F1F37" w:rsidRPr="00C81BAD" w:rsidRDefault="005F1F37" w:rsidP="005F1F37">
      <w:pPr>
        <w:pStyle w:val="ad"/>
        <w:rPr>
          <w:rFonts w:hAnsi="宋体" w:cs="宋体"/>
        </w:rPr>
      </w:pPr>
      <w:r w:rsidRPr="00C81BAD">
        <w:rPr>
          <w:rFonts w:hAnsi="宋体" w:cs="宋体" w:hint="eastAsia"/>
        </w:rPr>
        <w:t xml:space="preserve">       return zero(xmult(p,l1,l2))&amp;&amp;(l1.x-p.x)*(l2.x-p.x)&lt;eps&amp;&amp;(l1.y-p.y)*(l2.y-p.y)&lt;eps;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//判线段在任意多边形内,顶点按顺时针或逆时针给出,与边界相交返回1</w:t>
      </w:r>
    </w:p>
    <w:p w:rsidR="005F1F37" w:rsidRPr="00C81BAD" w:rsidRDefault="005F1F37" w:rsidP="005F1F37">
      <w:pPr>
        <w:pStyle w:val="ad"/>
        <w:rPr>
          <w:rFonts w:hAnsi="宋体" w:cs="宋体"/>
        </w:rPr>
      </w:pPr>
      <w:r w:rsidRPr="00C81BAD">
        <w:rPr>
          <w:rFonts w:hAnsi="宋体" w:cs="宋体" w:hint="eastAsia"/>
        </w:rPr>
        <w:t>int inside_polygon(point l1,point l2,int n,point* p){</w:t>
      </w:r>
    </w:p>
    <w:p w:rsidR="005F1F37" w:rsidRPr="00C81BAD" w:rsidRDefault="005F1F37" w:rsidP="005F1F37">
      <w:pPr>
        <w:pStyle w:val="ad"/>
        <w:rPr>
          <w:rFonts w:hAnsi="宋体" w:cs="宋体"/>
        </w:rPr>
      </w:pPr>
      <w:r w:rsidRPr="00C81BAD">
        <w:rPr>
          <w:rFonts w:hAnsi="宋体" w:cs="宋体" w:hint="eastAsia"/>
        </w:rPr>
        <w:t xml:space="preserve">       point t[MAXN],tt;</w:t>
      </w:r>
    </w:p>
    <w:p w:rsidR="005F1F37" w:rsidRPr="00C81BAD" w:rsidRDefault="005F1F37" w:rsidP="005F1F37">
      <w:pPr>
        <w:pStyle w:val="ad"/>
        <w:rPr>
          <w:rFonts w:hAnsi="宋体" w:cs="宋体"/>
        </w:rPr>
      </w:pPr>
      <w:r w:rsidRPr="00C81BAD">
        <w:rPr>
          <w:rFonts w:hAnsi="宋体" w:cs="宋体" w:hint="eastAsia"/>
        </w:rPr>
        <w:t xml:space="preserve">       int i,j,k=0;</w:t>
      </w:r>
    </w:p>
    <w:p w:rsidR="005F1F37" w:rsidRPr="00C81BAD" w:rsidRDefault="005F1F37" w:rsidP="005F1F37">
      <w:pPr>
        <w:pStyle w:val="ad"/>
        <w:rPr>
          <w:rFonts w:hAnsi="宋体" w:cs="宋体"/>
        </w:rPr>
      </w:pPr>
      <w:r w:rsidRPr="00C81BAD">
        <w:rPr>
          <w:rFonts w:hAnsi="宋体" w:cs="宋体" w:hint="eastAsia"/>
        </w:rPr>
        <w:t xml:space="preserve">       if (!inside_polygon(l1,n,p)||!inside_polygon(l2,n,p))</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(opposite_side(l1,l2,p[i],p[(i+1)%n])&amp;&amp;opposite_side(p[i],p[(i+1)%n],l1,l2))</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else if (dot_online_in(l1,p[i],p[(i+1)%n]))</w:t>
      </w:r>
    </w:p>
    <w:p w:rsidR="005F1F37" w:rsidRPr="00C81BAD" w:rsidRDefault="005F1F37" w:rsidP="005F1F37">
      <w:pPr>
        <w:pStyle w:val="ad"/>
        <w:rPr>
          <w:rFonts w:hAnsi="宋体" w:cs="宋体"/>
        </w:rPr>
      </w:pPr>
      <w:r w:rsidRPr="00C81BAD">
        <w:rPr>
          <w:rFonts w:hAnsi="宋体" w:cs="宋体" w:hint="eastAsia"/>
        </w:rPr>
        <w:t xml:space="preserve">                     t[k++]=l1;</w:t>
      </w:r>
    </w:p>
    <w:p w:rsidR="005F1F37" w:rsidRPr="00C81BAD" w:rsidRDefault="005F1F37" w:rsidP="005F1F37">
      <w:pPr>
        <w:pStyle w:val="ad"/>
        <w:rPr>
          <w:rFonts w:hAnsi="宋体" w:cs="宋体"/>
        </w:rPr>
      </w:pPr>
      <w:r w:rsidRPr="00C81BAD">
        <w:rPr>
          <w:rFonts w:hAnsi="宋体" w:cs="宋体" w:hint="eastAsia"/>
        </w:rPr>
        <w:t xml:space="preserve">              else if (dot_online_in(l2,p[i],p[(i+1)%n]))</w:t>
      </w:r>
    </w:p>
    <w:p w:rsidR="005F1F37" w:rsidRPr="00C81BAD" w:rsidRDefault="005F1F37" w:rsidP="005F1F37">
      <w:pPr>
        <w:pStyle w:val="ad"/>
        <w:rPr>
          <w:rFonts w:hAnsi="宋体" w:cs="宋体"/>
        </w:rPr>
      </w:pPr>
      <w:r w:rsidRPr="00C81BAD">
        <w:rPr>
          <w:rFonts w:hAnsi="宋体" w:cs="宋体" w:hint="eastAsia"/>
        </w:rPr>
        <w:t xml:space="preserve">                     t[k++]=l2;</w:t>
      </w:r>
    </w:p>
    <w:p w:rsidR="005F1F37" w:rsidRPr="00C81BAD" w:rsidRDefault="005F1F37" w:rsidP="005F1F37">
      <w:pPr>
        <w:pStyle w:val="ad"/>
        <w:rPr>
          <w:rFonts w:hAnsi="宋体" w:cs="宋体"/>
        </w:rPr>
      </w:pPr>
      <w:r w:rsidRPr="00C81BAD">
        <w:rPr>
          <w:rFonts w:hAnsi="宋体" w:cs="宋体" w:hint="eastAsia"/>
        </w:rPr>
        <w:t xml:space="preserve">              else if (dot_online_in(p[i],l1,l2))</w:t>
      </w:r>
    </w:p>
    <w:p w:rsidR="005F1F37" w:rsidRPr="00C81BAD" w:rsidRDefault="005F1F37" w:rsidP="005F1F37">
      <w:pPr>
        <w:pStyle w:val="ad"/>
        <w:rPr>
          <w:rFonts w:hAnsi="宋体" w:cs="宋体"/>
        </w:rPr>
      </w:pPr>
      <w:r w:rsidRPr="00C81BAD">
        <w:rPr>
          <w:rFonts w:hAnsi="宋体" w:cs="宋体" w:hint="eastAsia"/>
        </w:rPr>
        <w:t xml:space="preserve">                     t[k++]=p[i];</w:t>
      </w:r>
    </w:p>
    <w:p w:rsidR="005F1F37" w:rsidRPr="00C81BAD" w:rsidRDefault="005F1F37" w:rsidP="005F1F37">
      <w:pPr>
        <w:pStyle w:val="ad"/>
        <w:rPr>
          <w:rFonts w:hAnsi="宋体" w:cs="宋体"/>
        </w:rPr>
      </w:pPr>
      <w:r w:rsidRPr="00C81BAD">
        <w:rPr>
          <w:rFonts w:hAnsi="宋体" w:cs="宋体" w:hint="eastAsia"/>
        </w:rPr>
        <w:t xml:space="preserve">       for (i=0;i&lt;k;i++)</w:t>
      </w:r>
    </w:p>
    <w:p w:rsidR="005F1F37" w:rsidRPr="00C81BAD" w:rsidRDefault="005F1F37" w:rsidP="005F1F37">
      <w:pPr>
        <w:pStyle w:val="ad"/>
        <w:rPr>
          <w:rFonts w:hAnsi="宋体" w:cs="宋体"/>
        </w:rPr>
      </w:pPr>
      <w:r w:rsidRPr="00C81BAD">
        <w:rPr>
          <w:rFonts w:hAnsi="宋体" w:cs="宋体" w:hint="eastAsia"/>
        </w:rPr>
        <w:t xml:space="preserve">              for (j=i+1;j&lt;k;j++){</w:t>
      </w:r>
    </w:p>
    <w:p w:rsidR="005F1F37" w:rsidRPr="00C81BAD" w:rsidRDefault="005F1F37" w:rsidP="005F1F37">
      <w:pPr>
        <w:pStyle w:val="ad"/>
        <w:rPr>
          <w:rFonts w:hAnsi="宋体" w:cs="宋体"/>
        </w:rPr>
      </w:pPr>
      <w:r w:rsidRPr="00C81BAD">
        <w:rPr>
          <w:rFonts w:hAnsi="宋体" w:cs="宋体" w:hint="eastAsia"/>
        </w:rPr>
        <w:lastRenderedPageBreak/>
        <w:t xml:space="preserve">                     tt.x=(t[i].x+t[j].x)/2;</w:t>
      </w:r>
    </w:p>
    <w:p w:rsidR="005F1F37" w:rsidRPr="00C81BAD" w:rsidRDefault="005F1F37" w:rsidP="005F1F37">
      <w:pPr>
        <w:pStyle w:val="ad"/>
        <w:rPr>
          <w:rFonts w:hAnsi="宋体" w:cs="宋体"/>
        </w:rPr>
      </w:pPr>
      <w:r w:rsidRPr="00C81BAD">
        <w:rPr>
          <w:rFonts w:hAnsi="宋体" w:cs="宋体" w:hint="eastAsia"/>
        </w:rPr>
        <w:t xml:space="preserve">                     tt.y=(t[i].y+t[j].y)/2;</w:t>
      </w:r>
    </w:p>
    <w:p w:rsidR="005F1F37" w:rsidRPr="00C81BAD" w:rsidRDefault="005F1F37" w:rsidP="005F1F37">
      <w:pPr>
        <w:pStyle w:val="ad"/>
        <w:rPr>
          <w:rFonts w:hAnsi="宋体" w:cs="宋体"/>
        </w:rPr>
      </w:pPr>
      <w:r w:rsidRPr="00C81BAD">
        <w:rPr>
          <w:rFonts w:hAnsi="宋体" w:cs="宋体" w:hint="eastAsia"/>
        </w:rPr>
        <w:t xml:space="preserve">                     if (!inside_polygon(tt,n,p))</w:t>
      </w:r>
    </w:p>
    <w:p w:rsidR="005F1F37" w:rsidRPr="00C81BAD" w:rsidRDefault="005F1F37" w:rsidP="005F1F37">
      <w:pPr>
        <w:pStyle w:val="ad"/>
        <w:rPr>
          <w:rFonts w:hAnsi="宋体" w:cs="宋体"/>
        </w:rPr>
      </w:pPr>
      <w:r w:rsidRPr="00C81BAD">
        <w:rPr>
          <w:rFonts w:hAnsi="宋体" w:cs="宋体" w:hint="eastAsia"/>
        </w:rPr>
        <w:t xml:space="preserve">                            return 0;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point intersection(line u,line v){</w:t>
      </w:r>
    </w:p>
    <w:p w:rsidR="005F1F37" w:rsidRPr="00C81BAD" w:rsidRDefault="005F1F37" w:rsidP="005F1F37">
      <w:pPr>
        <w:pStyle w:val="ad"/>
        <w:rPr>
          <w:rFonts w:hAnsi="宋体" w:cs="宋体"/>
        </w:rPr>
      </w:pPr>
      <w:r w:rsidRPr="00C81BAD">
        <w:rPr>
          <w:rFonts w:hAnsi="宋体" w:cs="宋体" w:hint="eastAsia"/>
        </w:rPr>
        <w:t xml:space="preserve">       point ret=u.a;</w:t>
      </w:r>
    </w:p>
    <w:p w:rsidR="005F1F37" w:rsidRPr="00C81BAD" w:rsidRDefault="005F1F37" w:rsidP="005F1F37">
      <w:pPr>
        <w:pStyle w:val="ad"/>
        <w:rPr>
          <w:rFonts w:hAnsi="宋体" w:cs="宋体"/>
        </w:rPr>
      </w:pPr>
      <w:r w:rsidRPr="00C81BAD">
        <w:rPr>
          <w:rFonts w:hAnsi="宋体" w:cs="宋体" w:hint="eastAsia"/>
        </w:rPr>
        <w:t xml:space="preserve">       double t=((u.a.x-v.a.x)*(v.a.y-v.b.y)-(u.a.y-v.a.y)*(v.a.x-v.b.x))</w:t>
      </w:r>
    </w:p>
    <w:p w:rsidR="005F1F37" w:rsidRPr="00C81BAD" w:rsidRDefault="005F1F37" w:rsidP="005F1F37">
      <w:pPr>
        <w:pStyle w:val="ad"/>
        <w:rPr>
          <w:rFonts w:hAnsi="宋体" w:cs="宋体"/>
        </w:rPr>
      </w:pPr>
      <w:r w:rsidRPr="00C81BAD">
        <w:rPr>
          <w:rFonts w:hAnsi="宋体" w:cs="宋体" w:hint="eastAsia"/>
        </w:rPr>
        <w:t xml:space="preserve">                     /((u.a.x-u.b.x)*(v.a.y-v.b.y)-(u.a.y-u.b.y)*(v.a.x-v.b.x));</w:t>
      </w:r>
    </w:p>
    <w:p w:rsidR="005F1F37" w:rsidRPr="00C81BAD" w:rsidRDefault="005F1F37" w:rsidP="005F1F37">
      <w:pPr>
        <w:pStyle w:val="ad"/>
        <w:rPr>
          <w:rFonts w:hAnsi="宋体" w:cs="宋体"/>
        </w:rPr>
      </w:pPr>
      <w:r w:rsidRPr="00C81BAD">
        <w:rPr>
          <w:rFonts w:hAnsi="宋体" w:cs="宋体" w:hint="eastAsia"/>
        </w:rPr>
        <w:t xml:space="preserve">       ret.x+=(u.b.x-u.a.x)*t;</w:t>
      </w:r>
    </w:p>
    <w:p w:rsidR="005F1F37" w:rsidRPr="00C81BAD" w:rsidRDefault="005F1F37" w:rsidP="005F1F37">
      <w:pPr>
        <w:pStyle w:val="ad"/>
        <w:rPr>
          <w:rFonts w:hAnsi="宋体" w:cs="宋体"/>
        </w:rPr>
      </w:pPr>
      <w:r w:rsidRPr="00C81BAD">
        <w:rPr>
          <w:rFonts w:hAnsi="宋体" w:cs="宋体" w:hint="eastAsia"/>
        </w:rPr>
        <w:t xml:space="preserve">       ret.y+=(u.b.y-u.a.y)*t;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point barycenter(point a,point b,point c){</w:t>
      </w:r>
    </w:p>
    <w:p w:rsidR="005F1F37" w:rsidRPr="00C81BAD" w:rsidRDefault="005F1F37" w:rsidP="005F1F37">
      <w:pPr>
        <w:pStyle w:val="ad"/>
        <w:rPr>
          <w:rFonts w:hAnsi="宋体" w:cs="宋体"/>
        </w:rPr>
      </w:pPr>
      <w:r w:rsidRPr="00C81BAD">
        <w:rPr>
          <w:rFonts w:hAnsi="宋体" w:cs="宋体" w:hint="eastAsia"/>
        </w:rPr>
        <w:t xml:space="preserve">       line u,v;</w:t>
      </w:r>
    </w:p>
    <w:p w:rsidR="005F1F37" w:rsidRPr="00C81BAD" w:rsidRDefault="005F1F37" w:rsidP="005F1F37">
      <w:pPr>
        <w:pStyle w:val="ad"/>
        <w:rPr>
          <w:rFonts w:hAnsi="宋体" w:cs="宋体"/>
        </w:rPr>
      </w:pPr>
      <w:r w:rsidRPr="00C81BAD">
        <w:rPr>
          <w:rFonts w:hAnsi="宋体" w:cs="宋体" w:hint="eastAsia"/>
        </w:rPr>
        <w:t xml:space="preserve">       u.a.x=(a.x+b.x)/2;</w:t>
      </w:r>
    </w:p>
    <w:p w:rsidR="005F1F37" w:rsidRPr="00C81BAD" w:rsidRDefault="005F1F37" w:rsidP="005F1F37">
      <w:pPr>
        <w:pStyle w:val="ad"/>
        <w:rPr>
          <w:rFonts w:hAnsi="宋体" w:cs="宋体"/>
        </w:rPr>
      </w:pPr>
      <w:r w:rsidRPr="00C81BAD">
        <w:rPr>
          <w:rFonts w:hAnsi="宋体" w:cs="宋体" w:hint="eastAsia"/>
        </w:rPr>
        <w:t xml:space="preserve">       u.a.y=(a.y+b.y)/2;</w:t>
      </w:r>
    </w:p>
    <w:p w:rsidR="005F1F37" w:rsidRPr="00C81BAD" w:rsidRDefault="005F1F37" w:rsidP="005F1F37">
      <w:pPr>
        <w:pStyle w:val="ad"/>
        <w:rPr>
          <w:rFonts w:hAnsi="宋体" w:cs="宋体"/>
        </w:rPr>
      </w:pPr>
      <w:r w:rsidRPr="00C81BAD">
        <w:rPr>
          <w:rFonts w:hAnsi="宋体" w:cs="宋体" w:hint="eastAsia"/>
        </w:rPr>
        <w:t xml:space="preserve">       u.b=c;</w:t>
      </w:r>
    </w:p>
    <w:p w:rsidR="005F1F37" w:rsidRPr="00C81BAD" w:rsidRDefault="005F1F37" w:rsidP="005F1F37">
      <w:pPr>
        <w:pStyle w:val="ad"/>
        <w:rPr>
          <w:rFonts w:hAnsi="宋体" w:cs="宋体"/>
        </w:rPr>
      </w:pPr>
      <w:r w:rsidRPr="00C81BAD">
        <w:rPr>
          <w:rFonts w:hAnsi="宋体" w:cs="宋体" w:hint="eastAsia"/>
        </w:rPr>
        <w:t xml:space="preserve">       v.a.x=(a.x+c.x)/2;</w:t>
      </w:r>
    </w:p>
    <w:p w:rsidR="005F1F37" w:rsidRPr="00C81BAD" w:rsidRDefault="005F1F37" w:rsidP="005F1F37">
      <w:pPr>
        <w:pStyle w:val="ad"/>
        <w:rPr>
          <w:rFonts w:hAnsi="宋体" w:cs="宋体"/>
        </w:rPr>
      </w:pPr>
      <w:r w:rsidRPr="00C81BAD">
        <w:rPr>
          <w:rFonts w:hAnsi="宋体" w:cs="宋体" w:hint="eastAsia"/>
        </w:rPr>
        <w:t xml:space="preserve">       v.a.y=(a.y+c.y)/2;</w:t>
      </w:r>
    </w:p>
    <w:p w:rsidR="005F1F37" w:rsidRPr="00C81BAD" w:rsidRDefault="005F1F37" w:rsidP="005F1F37">
      <w:pPr>
        <w:pStyle w:val="ad"/>
        <w:rPr>
          <w:rFonts w:hAnsi="宋体" w:cs="宋体"/>
        </w:rPr>
      </w:pPr>
      <w:r w:rsidRPr="00C81BAD">
        <w:rPr>
          <w:rFonts w:hAnsi="宋体" w:cs="宋体" w:hint="eastAsia"/>
        </w:rPr>
        <w:t xml:space="preserve">       v.b=b;</w:t>
      </w:r>
    </w:p>
    <w:p w:rsidR="005F1F37" w:rsidRPr="00C81BAD" w:rsidRDefault="005F1F37" w:rsidP="005F1F37">
      <w:pPr>
        <w:pStyle w:val="ad"/>
        <w:rPr>
          <w:rFonts w:hAnsi="宋体" w:cs="宋体"/>
        </w:rPr>
      </w:pPr>
      <w:r w:rsidRPr="00C81BAD">
        <w:rPr>
          <w:rFonts w:hAnsi="宋体" w:cs="宋体" w:hint="eastAsia"/>
        </w:rPr>
        <w:t xml:space="preserve">       return intersection(u,v);</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//多边形重心</w:t>
      </w:r>
    </w:p>
    <w:p w:rsidR="005F1F37" w:rsidRPr="00C81BAD" w:rsidRDefault="005F1F37" w:rsidP="005F1F37">
      <w:pPr>
        <w:pStyle w:val="ad"/>
        <w:rPr>
          <w:rFonts w:hAnsi="宋体" w:cs="宋体"/>
        </w:rPr>
      </w:pPr>
      <w:r w:rsidRPr="00C81BAD">
        <w:rPr>
          <w:rFonts w:hAnsi="宋体" w:cs="宋体" w:hint="eastAsia"/>
        </w:rPr>
        <w:t>point barycenter(int n,point* p){</w:t>
      </w:r>
    </w:p>
    <w:p w:rsidR="005F1F37" w:rsidRPr="00C81BAD" w:rsidRDefault="005F1F37" w:rsidP="005F1F37">
      <w:pPr>
        <w:pStyle w:val="ad"/>
        <w:rPr>
          <w:rFonts w:hAnsi="宋体" w:cs="宋体"/>
        </w:rPr>
      </w:pPr>
      <w:r w:rsidRPr="00C81BAD">
        <w:rPr>
          <w:rFonts w:hAnsi="宋体" w:cs="宋体" w:hint="eastAsia"/>
        </w:rPr>
        <w:t xml:space="preserve">       point ret,t;</w:t>
      </w:r>
    </w:p>
    <w:p w:rsidR="005F1F37" w:rsidRPr="00C81BAD" w:rsidRDefault="005F1F37" w:rsidP="005F1F37">
      <w:pPr>
        <w:pStyle w:val="ad"/>
        <w:rPr>
          <w:rFonts w:hAnsi="宋体" w:cs="宋体"/>
        </w:rPr>
      </w:pPr>
      <w:r w:rsidRPr="00C81BAD">
        <w:rPr>
          <w:rFonts w:hAnsi="宋体" w:cs="宋体" w:hint="eastAsia"/>
        </w:rPr>
        <w:t xml:space="preserve">       double t1=0,t2;</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ret.x=ret.y=0;</w:t>
      </w:r>
    </w:p>
    <w:p w:rsidR="005F1F37" w:rsidRPr="00C81BAD" w:rsidRDefault="005F1F37" w:rsidP="005F1F37">
      <w:pPr>
        <w:pStyle w:val="ad"/>
        <w:rPr>
          <w:rFonts w:hAnsi="宋体" w:cs="宋体"/>
        </w:rPr>
      </w:pPr>
      <w:r w:rsidRPr="00C81BAD">
        <w:rPr>
          <w:rFonts w:hAnsi="宋体" w:cs="宋体" w:hint="eastAsia"/>
        </w:rPr>
        <w:t xml:space="preserve">       for (i=1;i&lt;n-1;i++)</w:t>
      </w:r>
    </w:p>
    <w:p w:rsidR="005F1F37" w:rsidRPr="00C81BAD" w:rsidRDefault="005F1F37" w:rsidP="005F1F37">
      <w:pPr>
        <w:pStyle w:val="ad"/>
        <w:rPr>
          <w:rFonts w:hAnsi="宋体" w:cs="宋体"/>
        </w:rPr>
      </w:pPr>
      <w:r w:rsidRPr="00C81BAD">
        <w:rPr>
          <w:rFonts w:hAnsi="宋体" w:cs="宋体" w:hint="eastAsia"/>
        </w:rPr>
        <w:t xml:space="preserve">              if (fabs(t2=xmult(p[0],p[i],p[i+1]))&gt;eps){</w:t>
      </w:r>
    </w:p>
    <w:p w:rsidR="005F1F37" w:rsidRPr="00C81BAD" w:rsidRDefault="005F1F37" w:rsidP="005F1F37">
      <w:pPr>
        <w:pStyle w:val="ad"/>
        <w:rPr>
          <w:rFonts w:hAnsi="宋体" w:cs="宋体"/>
        </w:rPr>
      </w:pPr>
      <w:r w:rsidRPr="00C81BAD">
        <w:rPr>
          <w:rFonts w:hAnsi="宋体" w:cs="宋体" w:hint="eastAsia"/>
        </w:rPr>
        <w:t xml:space="preserve">                     t=barycenter(p[0],p[i],p[i+1]);</w:t>
      </w:r>
    </w:p>
    <w:p w:rsidR="005F1F37" w:rsidRPr="00C81BAD" w:rsidRDefault="005F1F37" w:rsidP="005F1F37">
      <w:pPr>
        <w:pStyle w:val="ad"/>
        <w:rPr>
          <w:rFonts w:hAnsi="宋体" w:cs="宋体"/>
        </w:rPr>
      </w:pPr>
      <w:r w:rsidRPr="00C81BAD">
        <w:rPr>
          <w:rFonts w:hAnsi="宋体" w:cs="宋体" w:hint="eastAsia"/>
        </w:rPr>
        <w:t xml:space="preserve">                     ret.x+=t.x*t2;</w:t>
      </w:r>
    </w:p>
    <w:p w:rsidR="005F1F37" w:rsidRPr="00C81BAD" w:rsidRDefault="005F1F37" w:rsidP="005F1F37">
      <w:pPr>
        <w:pStyle w:val="ad"/>
        <w:rPr>
          <w:rFonts w:hAnsi="宋体" w:cs="宋体"/>
        </w:rPr>
      </w:pPr>
      <w:r w:rsidRPr="00C81BAD">
        <w:rPr>
          <w:rFonts w:hAnsi="宋体" w:cs="宋体" w:hint="eastAsia"/>
        </w:rPr>
        <w:t xml:space="preserve">                     ret.y+=t.y*t2;</w:t>
      </w:r>
    </w:p>
    <w:p w:rsidR="005F1F37" w:rsidRPr="00C81BAD" w:rsidRDefault="005F1F37" w:rsidP="005F1F37">
      <w:pPr>
        <w:pStyle w:val="ad"/>
        <w:rPr>
          <w:rFonts w:hAnsi="宋体" w:cs="宋体"/>
        </w:rPr>
      </w:pPr>
      <w:r w:rsidRPr="00C81BAD">
        <w:rPr>
          <w:rFonts w:hAnsi="宋体" w:cs="宋体" w:hint="eastAsia"/>
        </w:rPr>
        <w:t xml:space="preserve">                     t1+=t2;</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(fabs(t1)&gt;eps)</w:t>
      </w:r>
    </w:p>
    <w:p w:rsidR="005F1F37" w:rsidRPr="00C81BAD" w:rsidRDefault="005F1F37" w:rsidP="005F1F37">
      <w:pPr>
        <w:pStyle w:val="ad"/>
        <w:rPr>
          <w:rFonts w:hAnsi="宋体" w:cs="宋体"/>
        </w:rPr>
      </w:pPr>
      <w:r w:rsidRPr="00C81BAD">
        <w:rPr>
          <w:rFonts w:hAnsi="宋体" w:cs="宋体" w:hint="eastAsia"/>
        </w:rPr>
        <w:t xml:space="preserve">              ret.x/=t1,ret.y/=t1;</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lastRenderedPageBreak/>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1.4  多边形切割</w:t>
      </w:r>
    </w:p>
    <w:p w:rsidR="005F1F37" w:rsidRPr="00C81BAD" w:rsidRDefault="005F1F37" w:rsidP="005F1F37">
      <w:pPr>
        <w:pStyle w:val="ad"/>
        <w:rPr>
          <w:rFonts w:hAnsi="宋体" w:cs="宋体"/>
        </w:rPr>
      </w:pPr>
      <w:r w:rsidRPr="00C81BAD">
        <w:rPr>
          <w:rFonts w:hAnsi="宋体" w:cs="宋体" w:hint="eastAsia"/>
        </w:rPr>
        <w:t>//多边形切割</w:t>
      </w:r>
    </w:p>
    <w:p w:rsidR="005F1F37" w:rsidRPr="00C81BAD" w:rsidRDefault="005F1F37" w:rsidP="005F1F37">
      <w:pPr>
        <w:pStyle w:val="ad"/>
        <w:rPr>
          <w:rFonts w:hAnsi="宋体" w:cs="宋体"/>
        </w:rPr>
      </w:pPr>
      <w:r w:rsidRPr="00C81BAD">
        <w:rPr>
          <w:rFonts w:hAnsi="宋体" w:cs="宋体" w:hint="eastAsia"/>
        </w:rPr>
        <w:t>//可用于半平面交</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eps 1e-8</w:t>
      </w:r>
    </w:p>
    <w:p w:rsidR="005F1F37" w:rsidRPr="00C81BAD" w:rsidRDefault="005F1F37" w:rsidP="005F1F37">
      <w:pPr>
        <w:pStyle w:val="ad"/>
        <w:rPr>
          <w:rFonts w:hAnsi="宋体" w:cs="宋体"/>
        </w:rPr>
      </w:pPr>
      <w:r w:rsidRPr="00C81BAD">
        <w:rPr>
          <w:rFonts w:hAnsi="宋体" w:cs="宋体" w:hint="eastAsia"/>
        </w:rPr>
        <w:t>#define zero(x) (((x)&gt;0?(x):-(x))&lt;eps)</w:t>
      </w:r>
    </w:p>
    <w:p w:rsidR="005F1F37" w:rsidRPr="00C81BAD" w:rsidRDefault="005F1F37" w:rsidP="005F1F37">
      <w:pPr>
        <w:pStyle w:val="ad"/>
        <w:rPr>
          <w:rFonts w:hAnsi="宋体" w:cs="宋体"/>
        </w:rPr>
      </w:pPr>
      <w:r w:rsidRPr="00C81BAD">
        <w:rPr>
          <w:rFonts w:hAnsi="宋体" w:cs="宋体" w:hint="eastAsia"/>
        </w:rPr>
        <w:t>struct point{double x,y;};</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double xmult(point p1,point p2,point p0){</w:t>
      </w:r>
    </w:p>
    <w:p w:rsidR="005F1F37" w:rsidRPr="00C81BAD" w:rsidRDefault="005F1F37" w:rsidP="005F1F37">
      <w:pPr>
        <w:pStyle w:val="ad"/>
        <w:rPr>
          <w:rFonts w:hAnsi="宋体" w:cs="宋体"/>
        </w:rPr>
      </w:pPr>
      <w:r w:rsidRPr="00C81BAD">
        <w:rPr>
          <w:rFonts w:hAnsi="宋体" w:cs="宋体" w:hint="eastAsia"/>
        </w:rPr>
        <w:t xml:space="preserve">       return (p1.x-p0.x)*(p2.y-p0.y)-(p2.x-p0.x)*(p1.y-p0.y);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same_side(point p1,point p2,point l1,point l2){</w:t>
      </w:r>
    </w:p>
    <w:p w:rsidR="005F1F37" w:rsidRPr="00C81BAD" w:rsidRDefault="005F1F37" w:rsidP="005F1F37">
      <w:pPr>
        <w:pStyle w:val="ad"/>
        <w:rPr>
          <w:rFonts w:hAnsi="宋体" w:cs="宋体"/>
        </w:rPr>
      </w:pPr>
      <w:r w:rsidRPr="00C81BAD">
        <w:rPr>
          <w:rFonts w:hAnsi="宋体" w:cs="宋体" w:hint="eastAsia"/>
        </w:rPr>
        <w:t xml:space="preserve">       return xmult(l1,p1,l2)*xmult(l1,p2,l2)&gt;eps;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point intersection(point u1,point u2,point v1,point v2){</w:t>
      </w:r>
    </w:p>
    <w:p w:rsidR="005F1F37" w:rsidRPr="00C81BAD" w:rsidRDefault="005F1F37" w:rsidP="005F1F37">
      <w:pPr>
        <w:pStyle w:val="ad"/>
        <w:rPr>
          <w:rFonts w:hAnsi="宋体" w:cs="宋体"/>
        </w:rPr>
      </w:pPr>
      <w:r w:rsidRPr="00C81BAD">
        <w:rPr>
          <w:rFonts w:hAnsi="宋体" w:cs="宋体" w:hint="eastAsia"/>
        </w:rPr>
        <w:t xml:space="preserve">       point ret=u1;</w:t>
      </w:r>
    </w:p>
    <w:p w:rsidR="005F1F37" w:rsidRPr="00C81BAD" w:rsidRDefault="005F1F37" w:rsidP="005F1F37">
      <w:pPr>
        <w:pStyle w:val="ad"/>
        <w:rPr>
          <w:rFonts w:hAnsi="宋体" w:cs="宋体"/>
        </w:rPr>
      </w:pPr>
      <w:r w:rsidRPr="00C81BAD">
        <w:rPr>
          <w:rFonts w:hAnsi="宋体" w:cs="宋体" w:hint="eastAsia"/>
        </w:rPr>
        <w:t xml:space="preserve">       double t=((u1.x-v1.x)*(v1.y-v2.y)-(u1.y-v1.y)*(v1.x-v2.x))</w:t>
      </w:r>
    </w:p>
    <w:p w:rsidR="005F1F37" w:rsidRPr="00C81BAD" w:rsidRDefault="005F1F37" w:rsidP="005F1F37">
      <w:pPr>
        <w:pStyle w:val="ad"/>
        <w:rPr>
          <w:rFonts w:hAnsi="宋体" w:cs="宋体"/>
        </w:rPr>
      </w:pPr>
      <w:r w:rsidRPr="00C81BAD">
        <w:rPr>
          <w:rFonts w:hAnsi="宋体" w:cs="宋体" w:hint="eastAsia"/>
        </w:rPr>
        <w:t xml:space="preserve">                     /((u1.x-u2.x)*(v1.y-v2.y)-(u1.y-u2.y)*(v1.x-v2.x));</w:t>
      </w:r>
    </w:p>
    <w:p w:rsidR="005F1F37" w:rsidRPr="00C81BAD" w:rsidRDefault="005F1F37" w:rsidP="005F1F37">
      <w:pPr>
        <w:pStyle w:val="ad"/>
        <w:rPr>
          <w:rFonts w:hAnsi="宋体" w:cs="宋体"/>
        </w:rPr>
      </w:pPr>
      <w:r w:rsidRPr="00C81BAD">
        <w:rPr>
          <w:rFonts w:hAnsi="宋体" w:cs="宋体" w:hint="eastAsia"/>
        </w:rPr>
        <w:t xml:space="preserve">       ret.x+=(u2.x-u1.x)*t;</w:t>
      </w:r>
    </w:p>
    <w:p w:rsidR="005F1F37" w:rsidRPr="00C81BAD" w:rsidRDefault="005F1F37" w:rsidP="005F1F37">
      <w:pPr>
        <w:pStyle w:val="ad"/>
        <w:rPr>
          <w:rFonts w:hAnsi="宋体" w:cs="宋体"/>
        </w:rPr>
      </w:pPr>
      <w:r w:rsidRPr="00C81BAD">
        <w:rPr>
          <w:rFonts w:hAnsi="宋体" w:cs="宋体" w:hint="eastAsia"/>
        </w:rPr>
        <w:t xml:space="preserve">       ret.y+=(u2.y-u1.y)*t;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//将多边形沿l1,l2确定的直线切割在side侧切割,保证l1,l2,side不共线</w:t>
      </w:r>
    </w:p>
    <w:p w:rsidR="005F1F37" w:rsidRPr="00C81BAD" w:rsidRDefault="005F1F37" w:rsidP="005F1F37">
      <w:pPr>
        <w:pStyle w:val="ad"/>
        <w:rPr>
          <w:rFonts w:hAnsi="宋体" w:cs="宋体"/>
        </w:rPr>
      </w:pPr>
      <w:r w:rsidRPr="00C81BAD">
        <w:rPr>
          <w:rFonts w:hAnsi="宋体" w:cs="宋体" w:hint="eastAsia"/>
        </w:rPr>
        <w:t>void polygon_cut(int&amp; n,point* p,point l1,point l2,point side){</w:t>
      </w:r>
    </w:p>
    <w:p w:rsidR="005F1F37" w:rsidRPr="00C81BAD" w:rsidRDefault="005F1F37" w:rsidP="005F1F37">
      <w:pPr>
        <w:pStyle w:val="ad"/>
        <w:rPr>
          <w:rFonts w:hAnsi="宋体" w:cs="宋体"/>
        </w:rPr>
      </w:pPr>
      <w:r w:rsidRPr="00C81BAD">
        <w:rPr>
          <w:rFonts w:hAnsi="宋体" w:cs="宋体" w:hint="eastAsia"/>
        </w:rPr>
        <w:t xml:space="preserve">       point pp[100];</w:t>
      </w:r>
    </w:p>
    <w:p w:rsidR="005F1F37" w:rsidRPr="00C81BAD" w:rsidRDefault="005F1F37" w:rsidP="005F1F37">
      <w:pPr>
        <w:pStyle w:val="ad"/>
        <w:rPr>
          <w:rFonts w:hAnsi="宋体" w:cs="宋体"/>
        </w:rPr>
      </w:pPr>
      <w:r w:rsidRPr="00C81BAD">
        <w:rPr>
          <w:rFonts w:hAnsi="宋体" w:cs="宋体" w:hint="eastAsia"/>
        </w:rPr>
        <w:t xml:space="preserve">       int m=0,i;</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(same_side(p[i],side,l1,l2))</w:t>
      </w:r>
    </w:p>
    <w:p w:rsidR="005F1F37" w:rsidRPr="00C81BAD" w:rsidRDefault="005F1F37" w:rsidP="005F1F37">
      <w:pPr>
        <w:pStyle w:val="ad"/>
        <w:rPr>
          <w:rFonts w:hAnsi="宋体" w:cs="宋体"/>
        </w:rPr>
      </w:pPr>
      <w:r w:rsidRPr="00C81BAD">
        <w:rPr>
          <w:rFonts w:hAnsi="宋体" w:cs="宋体" w:hint="eastAsia"/>
        </w:rPr>
        <w:t xml:space="preserve">                     pp[m++]=p[i];</w:t>
      </w:r>
    </w:p>
    <w:p w:rsidR="005F1F37" w:rsidRPr="00C81BAD" w:rsidRDefault="005F1F37" w:rsidP="005F1F37">
      <w:pPr>
        <w:pStyle w:val="ad"/>
        <w:rPr>
          <w:rFonts w:hAnsi="宋体" w:cs="宋体"/>
        </w:rPr>
      </w:pPr>
      <w:r w:rsidRPr="00C81BAD">
        <w:rPr>
          <w:rFonts w:hAnsi="宋体" w:cs="宋体" w:hint="eastAsia"/>
        </w:rPr>
        <w:t xml:space="preserve">              if (!same_side(p[i],p[(i+1)%n],l1,l2)&amp;&amp;!(zero(xmult(p[i],l1,l2))&amp;&amp;zero(xmult(p[(i+1)%n],l1,l2))))</w:t>
      </w:r>
    </w:p>
    <w:p w:rsidR="005F1F37" w:rsidRPr="00C81BAD" w:rsidRDefault="005F1F37" w:rsidP="005F1F37">
      <w:pPr>
        <w:pStyle w:val="ad"/>
        <w:rPr>
          <w:rFonts w:hAnsi="宋体" w:cs="宋体"/>
        </w:rPr>
      </w:pPr>
      <w:r w:rsidRPr="00C81BAD">
        <w:rPr>
          <w:rFonts w:hAnsi="宋体" w:cs="宋体" w:hint="eastAsia"/>
        </w:rPr>
        <w:t xml:space="preserve">                     pp[m++]=intersection(p[i],p[(i+1)%n],l1,l2);</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(n=i=0;i&lt;m;i++)</w:t>
      </w:r>
    </w:p>
    <w:p w:rsidR="005F1F37" w:rsidRPr="00C81BAD" w:rsidRDefault="005F1F37" w:rsidP="005F1F37">
      <w:pPr>
        <w:pStyle w:val="ad"/>
        <w:rPr>
          <w:rFonts w:hAnsi="宋体" w:cs="宋体"/>
        </w:rPr>
      </w:pPr>
      <w:r w:rsidRPr="00C81BAD">
        <w:rPr>
          <w:rFonts w:hAnsi="宋体" w:cs="宋体" w:hint="eastAsia"/>
        </w:rPr>
        <w:t xml:space="preserve">              if (!i||!zero(pp[i].x-pp[i-1].x)||!zero(pp[i].y-pp[i-1].y))</w:t>
      </w:r>
    </w:p>
    <w:p w:rsidR="005F1F37" w:rsidRPr="00C81BAD" w:rsidRDefault="005F1F37" w:rsidP="005F1F37">
      <w:pPr>
        <w:pStyle w:val="ad"/>
        <w:rPr>
          <w:rFonts w:hAnsi="宋体" w:cs="宋体"/>
          <w:lang w:val="pt-BR"/>
        </w:rPr>
      </w:pPr>
      <w:r w:rsidRPr="00C81BAD">
        <w:rPr>
          <w:rFonts w:hAnsi="宋体" w:cs="宋体" w:hint="eastAsia"/>
          <w:lang w:val="pt-BR"/>
        </w:rPr>
        <w:t xml:space="preserve">                     p[n++]=pp[i];</w:t>
      </w:r>
    </w:p>
    <w:p w:rsidR="005F1F37" w:rsidRPr="00C81BAD" w:rsidRDefault="005F1F37" w:rsidP="005F1F37">
      <w:pPr>
        <w:pStyle w:val="ad"/>
        <w:rPr>
          <w:rFonts w:hAnsi="宋体" w:cs="宋体"/>
          <w:lang w:val="pt-BR"/>
        </w:rPr>
      </w:pPr>
      <w:r w:rsidRPr="00C81BAD">
        <w:rPr>
          <w:rFonts w:hAnsi="宋体" w:cs="宋体" w:hint="eastAsia"/>
          <w:lang w:val="pt-BR"/>
        </w:rPr>
        <w:t xml:space="preserve">       if (zero(p[n-1].x-p[0].x)&amp;&amp;zero(p[n-1].y-p[0].y))</w:t>
      </w:r>
    </w:p>
    <w:p w:rsidR="005F1F37" w:rsidRPr="00C81BAD" w:rsidRDefault="005F1F37" w:rsidP="005F1F37">
      <w:pPr>
        <w:pStyle w:val="ad"/>
        <w:rPr>
          <w:rFonts w:hAnsi="宋体" w:cs="宋体"/>
          <w:lang w:val="pt-BR"/>
        </w:rPr>
      </w:pPr>
      <w:r w:rsidRPr="00C81BAD">
        <w:rPr>
          <w:rFonts w:hAnsi="宋体" w:cs="宋体" w:hint="eastAsia"/>
          <w:lang w:val="pt-BR"/>
        </w:rPr>
        <w:t xml:space="preserve">              n--;</w:t>
      </w:r>
    </w:p>
    <w:p w:rsidR="005F1F37" w:rsidRPr="00C81BAD" w:rsidRDefault="005F1F37" w:rsidP="005F1F37">
      <w:pPr>
        <w:pStyle w:val="ad"/>
        <w:rPr>
          <w:rFonts w:hAnsi="宋体" w:cs="宋体"/>
          <w:lang w:val="pt-BR"/>
        </w:rPr>
      </w:pPr>
      <w:r w:rsidRPr="00C81BAD">
        <w:rPr>
          <w:rFonts w:hAnsi="宋体" w:cs="宋体" w:hint="eastAsia"/>
          <w:lang w:val="pt-BR"/>
        </w:rPr>
        <w:lastRenderedPageBreak/>
        <w:t xml:space="preserve">       if (n&lt;3)</w:t>
      </w:r>
    </w:p>
    <w:p w:rsidR="005F1F37" w:rsidRPr="00C81BAD" w:rsidRDefault="005F1F37" w:rsidP="005F1F37">
      <w:pPr>
        <w:pStyle w:val="ad"/>
        <w:rPr>
          <w:rFonts w:hAnsi="宋体" w:cs="宋体"/>
          <w:lang w:val="pt-BR"/>
        </w:rPr>
      </w:pPr>
      <w:r w:rsidRPr="00C81BAD">
        <w:rPr>
          <w:rFonts w:hAnsi="宋体" w:cs="宋体" w:hint="eastAsia"/>
          <w:lang w:val="pt-BR"/>
        </w:rPr>
        <w:t xml:space="preserve">              n=0;</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p>
    <w:p w:rsidR="005F1F37" w:rsidRPr="00C81BAD" w:rsidRDefault="005F1F37" w:rsidP="007435DC">
      <w:pPr>
        <w:pStyle w:val="ad"/>
        <w:outlineLvl w:val="2"/>
        <w:rPr>
          <w:rFonts w:hAnsi="宋体" w:cs="宋体"/>
          <w:b/>
          <w:lang w:val="pt-BR"/>
        </w:rPr>
      </w:pPr>
      <w:bookmarkStart w:id="347" w:name="_Toc523521429"/>
      <w:r w:rsidRPr="00C81BAD">
        <w:rPr>
          <w:rFonts w:hAnsi="宋体" w:cs="宋体" w:hint="eastAsia"/>
          <w:b/>
          <w:lang w:val="pt-BR"/>
        </w:rPr>
        <w:t xml:space="preserve">1.5   </w:t>
      </w:r>
      <w:r w:rsidRPr="00C81BAD">
        <w:rPr>
          <w:rFonts w:hAnsi="宋体" w:cs="宋体" w:hint="eastAsia"/>
          <w:b/>
        </w:rPr>
        <w:t>浮点函数</w:t>
      </w:r>
      <w:bookmarkEnd w:id="347"/>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浮点几何函数库</w:t>
      </w:r>
    </w:p>
    <w:p w:rsidR="005F1F37" w:rsidRPr="00C81BAD" w:rsidRDefault="005F1F37" w:rsidP="005F1F37">
      <w:pPr>
        <w:pStyle w:val="ad"/>
        <w:rPr>
          <w:rFonts w:hAnsi="宋体" w:cs="宋体"/>
          <w:lang w:val="pt-BR"/>
        </w:rPr>
      </w:pPr>
      <w:r w:rsidRPr="00C81BAD">
        <w:rPr>
          <w:rFonts w:hAnsi="宋体" w:cs="宋体" w:hint="eastAsia"/>
          <w:lang w:val="pt-BR"/>
        </w:rPr>
        <w:t>#include &lt;math.h&gt;</w:t>
      </w:r>
    </w:p>
    <w:p w:rsidR="005F1F37" w:rsidRPr="00C81BAD" w:rsidRDefault="005F1F37" w:rsidP="005F1F37">
      <w:pPr>
        <w:pStyle w:val="ad"/>
        <w:rPr>
          <w:rFonts w:hAnsi="宋体" w:cs="宋体"/>
          <w:lang w:val="pt-BR"/>
        </w:rPr>
      </w:pPr>
      <w:r w:rsidRPr="00C81BAD">
        <w:rPr>
          <w:rFonts w:hAnsi="宋体" w:cs="宋体" w:hint="eastAsia"/>
          <w:lang w:val="pt-BR"/>
        </w:rPr>
        <w:t>#define eps 1e-8</w:t>
      </w:r>
    </w:p>
    <w:p w:rsidR="005F1F37" w:rsidRPr="00C81BAD" w:rsidRDefault="005F1F37" w:rsidP="005F1F37">
      <w:pPr>
        <w:pStyle w:val="ad"/>
        <w:rPr>
          <w:rFonts w:hAnsi="宋体" w:cs="宋体"/>
          <w:lang w:val="pt-BR"/>
        </w:rPr>
      </w:pPr>
      <w:r w:rsidRPr="00C81BAD">
        <w:rPr>
          <w:rFonts w:hAnsi="宋体" w:cs="宋体" w:hint="eastAsia"/>
          <w:lang w:val="pt-BR"/>
        </w:rPr>
        <w:t>#define zero(x) (((x)&gt;0?(x):-(x))&lt;eps)</w:t>
      </w:r>
    </w:p>
    <w:p w:rsidR="005F1F37" w:rsidRPr="00C81BAD" w:rsidRDefault="005F1F37" w:rsidP="005F1F37">
      <w:pPr>
        <w:pStyle w:val="ad"/>
        <w:rPr>
          <w:rFonts w:hAnsi="宋体" w:cs="宋体"/>
        </w:rPr>
      </w:pPr>
      <w:r w:rsidRPr="00C81BAD">
        <w:rPr>
          <w:rFonts w:hAnsi="宋体" w:cs="宋体" w:hint="eastAsia"/>
        </w:rPr>
        <w:t>struct point{double x,y;};</w:t>
      </w:r>
    </w:p>
    <w:p w:rsidR="005F1F37" w:rsidRPr="00C81BAD" w:rsidRDefault="005F1F37" w:rsidP="005F1F37">
      <w:pPr>
        <w:pStyle w:val="ad"/>
        <w:rPr>
          <w:rFonts w:hAnsi="宋体" w:cs="宋体"/>
        </w:rPr>
      </w:pPr>
      <w:r w:rsidRPr="00C81BAD">
        <w:rPr>
          <w:rFonts w:hAnsi="宋体" w:cs="宋体" w:hint="eastAsia"/>
        </w:rPr>
        <w:t>struct line{point a,b;};</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//计算cross product (P1-P0)x(P2-P0)</w:t>
      </w:r>
    </w:p>
    <w:p w:rsidR="005F1F37" w:rsidRPr="00C81BAD" w:rsidRDefault="005F1F37" w:rsidP="005F1F37">
      <w:pPr>
        <w:pStyle w:val="ad"/>
        <w:rPr>
          <w:rFonts w:hAnsi="宋体" w:cs="宋体"/>
        </w:rPr>
      </w:pPr>
      <w:r w:rsidRPr="00C81BAD">
        <w:rPr>
          <w:rFonts w:hAnsi="宋体" w:cs="宋体" w:hint="eastAsia"/>
        </w:rPr>
        <w:t>double xmult(point p1,point p2,point p0){</w:t>
      </w:r>
    </w:p>
    <w:p w:rsidR="005F1F37" w:rsidRPr="00C81BAD" w:rsidRDefault="005F1F37" w:rsidP="005F1F37">
      <w:pPr>
        <w:pStyle w:val="ad"/>
        <w:rPr>
          <w:rFonts w:hAnsi="宋体" w:cs="宋体"/>
        </w:rPr>
      </w:pPr>
      <w:r w:rsidRPr="00C81BAD">
        <w:rPr>
          <w:rFonts w:hAnsi="宋体" w:cs="宋体" w:hint="eastAsia"/>
        </w:rPr>
        <w:t xml:space="preserve">       return (p1.x-p0.x)*(p2.y-p0.y)-(p2.x-p0.x)*(p1.y-p0.y);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xmult(double x1,double y1,double x2,double y2,double x0,double y0){</w:t>
      </w:r>
    </w:p>
    <w:p w:rsidR="005F1F37" w:rsidRPr="00C81BAD" w:rsidRDefault="005F1F37" w:rsidP="005F1F37">
      <w:pPr>
        <w:pStyle w:val="ad"/>
        <w:rPr>
          <w:rFonts w:hAnsi="宋体" w:cs="宋体"/>
        </w:rPr>
      </w:pPr>
      <w:r w:rsidRPr="00C81BAD">
        <w:rPr>
          <w:rFonts w:hAnsi="宋体" w:cs="宋体" w:hint="eastAsia"/>
        </w:rPr>
        <w:t xml:space="preserve">       return (x1-x0)*(y2-y0)-(x2-x0)*(y1-y0);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//计算dot product (P1-P0).(P2-P0)</w:t>
      </w:r>
    </w:p>
    <w:p w:rsidR="005F1F37" w:rsidRPr="00C81BAD" w:rsidRDefault="005F1F37" w:rsidP="005F1F37">
      <w:pPr>
        <w:pStyle w:val="ad"/>
        <w:rPr>
          <w:rFonts w:hAnsi="宋体" w:cs="宋体"/>
        </w:rPr>
      </w:pPr>
      <w:r w:rsidRPr="00C81BAD">
        <w:rPr>
          <w:rFonts w:hAnsi="宋体" w:cs="宋体" w:hint="eastAsia"/>
        </w:rPr>
        <w:t>double dmult(point p1,point p2,point p0){</w:t>
      </w:r>
    </w:p>
    <w:p w:rsidR="005F1F37" w:rsidRPr="00C81BAD" w:rsidRDefault="005F1F37" w:rsidP="005F1F37">
      <w:pPr>
        <w:pStyle w:val="ad"/>
        <w:rPr>
          <w:rFonts w:hAnsi="宋体" w:cs="宋体"/>
        </w:rPr>
      </w:pPr>
      <w:r w:rsidRPr="00C81BAD">
        <w:rPr>
          <w:rFonts w:hAnsi="宋体" w:cs="宋体" w:hint="eastAsia"/>
        </w:rPr>
        <w:t xml:space="preserve">       return (p1.x-p0.x)*(p2.x-p0.x)+(p1.y-p0.y)*(p2.y-p0.y);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dmult(double x1,double y1,double x2,double y2,double x0,double y0){</w:t>
      </w:r>
    </w:p>
    <w:p w:rsidR="005F1F37" w:rsidRPr="00C81BAD" w:rsidRDefault="005F1F37" w:rsidP="005F1F37">
      <w:pPr>
        <w:pStyle w:val="ad"/>
        <w:rPr>
          <w:rFonts w:hAnsi="宋体" w:cs="宋体"/>
        </w:rPr>
      </w:pPr>
      <w:r w:rsidRPr="00C81BAD">
        <w:rPr>
          <w:rFonts w:hAnsi="宋体" w:cs="宋体" w:hint="eastAsia"/>
        </w:rPr>
        <w:t xml:space="preserve">       return (x1-x0)*(x2-x0)+(y1-y0)*(y2-y0);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//两点距离</w:t>
      </w:r>
    </w:p>
    <w:p w:rsidR="005F1F37" w:rsidRPr="00C81BAD" w:rsidRDefault="005F1F37" w:rsidP="005F1F37">
      <w:pPr>
        <w:pStyle w:val="ad"/>
        <w:rPr>
          <w:rFonts w:hAnsi="宋体" w:cs="宋体"/>
        </w:rPr>
      </w:pPr>
      <w:r w:rsidRPr="00C81BAD">
        <w:rPr>
          <w:rFonts w:hAnsi="宋体" w:cs="宋体" w:hint="eastAsia"/>
        </w:rPr>
        <w:t>double distance(point p1,point p2){</w:t>
      </w:r>
    </w:p>
    <w:p w:rsidR="005F1F37" w:rsidRPr="00C81BAD" w:rsidRDefault="005F1F37" w:rsidP="005F1F37">
      <w:pPr>
        <w:pStyle w:val="ad"/>
        <w:rPr>
          <w:rFonts w:hAnsi="宋体" w:cs="宋体"/>
        </w:rPr>
      </w:pPr>
      <w:r w:rsidRPr="00C81BAD">
        <w:rPr>
          <w:rFonts w:hAnsi="宋体" w:cs="宋体" w:hint="eastAsia"/>
        </w:rPr>
        <w:t xml:space="preserve">       return sqrt((p1.x-p2.x)*(p1.x-p2.x)+(p1.y-p2.y)*(p1.y-p2.y));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distance(double x1,double y1,double x2,double y2){</w:t>
      </w:r>
    </w:p>
    <w:p w:rsidR="005F1F37" w:rsidRPr="00C81BAD" w:rsidRDefault="005F1F37" w:rsidP="005F1F37">
      <w:pPr>
        <w:pStyle w:val="ad"/>
        <w:rPr>
          <w:rFonts w:hAnsi="宋体" w:cs="宋体"/>
        </w:rPr>
      </w:pPr>
      <w:r w:rsidRPr="00C81BAD">
        <w:rPr>
          <w:rFonts w:hAnsi="宋体" w:cs="宋体" w:hint="eastAsia"/>
        </w:rPr>
        <w:t xml:space="preserve">       return sqrt((x1-x2)*(x1-x2)+(y1-y2)*(y1-y2));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//判三点共线</w:t>
      </w:r>
    </w:p>
    <w:p w:rsidR="005F1F37" w:rsidRPr="00C81BAD" w:rsidRDefault="005F1F37" w:rsidP="005F1F37">
      <w:pPr>
        <w:pStyle w:val="ad"/>
        <w:rPr>
          <w:rFonts w:hAnsi="宋体" w:cs="宋体"/>
        </w:rPr>
      </w:pPr>
      <w:r w:rsidRPr="00C81BAD">
        <w:rPr>
          <w:rFonts w:hAnsi="宋体" w:cs="宋体" w:hint="eastAsia"/>
        </w:rPr>
        <w:t>int dots_inline(point p1,point p2,point p3){</w:t>
      </w:r>
    </w:p>
    <w:p w:rsidR="005F1F37" w:rsidRPr="00C81BAD" w:rsidRDefault="005F1F37" w:rsidP="005F1F37">
      <w:pPr>
        <w:pStyle w:val="ad"/>
        <w:rPr>
          <w:rFonts w:hAnsi="宋体" w:cs="宋体"/>
        </w:rPr>
      </w:pPr>
      <w:r w:rsidRPr="00C81BAD">
        <w:rPr>
          <w:rFonts w:hAnsi="宋体" w:cs="宋体" w:hint="eastAsia"/>
        </w:rPr>
        <w:t xml:space="preserve">       return zero(xmult(p1,p2,p3));</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dots_inline(double x1,double y1,double x2,double y2,double x3,double y3){</w:t>
      </w:r>
    </w:p>
    <w:p w:rsidR="005F1F37" w:rsidRPr="00C81BAD" w:rsidRDefault="005F1F37" w:rsidP="005F1F37">
      <w:pPr>
        <w:pStyle w:val="ad"/>
        <w:rPr>
          <w:rFonts w:hAnsi="宋体" w:cs="宋体"/>
        </w:rPr>
      </w:pPr>
      <w:r w:rsidRPr="00C81BAD">
        <w:rPr>
          <w:rFonts w:hAnsi="宋体" w:cs="宋体" w:hint="eastAsia"/>
        </w:rPr>
        <w:t xml:space="preserve">       return zero(xmult(x1,y1,x2,y2,x3,y3));</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//判点是否在线段上,包括端点</w:t>
      </w:r>
    </w:p>
    <w:p w:rsidR="005F1F37" w:rsidRPr="00C81BAD" w:rsidRDefault="005F1F37" w:rsidP="005F1F37">
      <w:pPr>
        <w:pStyle w:val="ad"/>
        <w:rPr>
          <w:rFonts w:hAnsi="宋体" w:cs="宋体"/>
        </w:rPr>
      </w:pPr>
      <w:r w:rsidRPr="00C81BAD">
        <w:rPr>
          <w:rFonts w:hAnsi="宋体" w:cs="宋体" w:hint="eastAsia"/>
        </w:rPr>
        <w:t>int dot_online_in(point p,line l){</w:t>
      </w:r>
    </w:p>
    <w:p w:rsidR="005F1F37" w:rsidRPr="00C81BAD" w:rsidRDefault="005F1F37" w:rsidP="005F1F37">
      <w:pPr>
        <w:pStyle w:val="ad"/>
        <w:rPr>
          <w:rFonts w:hAnsi="宋体" w:cs="宋体"/>
        </w:rPr>
      </w:pPr>
      <w:r w:rsidRPr="00C81BAD">
        <w:rPr>
          <w:rFonts w:hAnsi="宋体" w:cs="宋体" w:hint="eastAsia"/>
        </w:rPr>
        <w:t xml:space="preserve">       return zero(xmult(p,l.a,l.b))&amp;&amp;(l.a.x-p.x)*(l.b.x-p.x)&lt;eps&amp;&amp;(l.a.y-p.y)*(l.b.y-p.y)&lt;eps;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dot_online_in(point p,point l1,point l2){</w:t>
      </w:r>
    </w:p>
    <w:p w:rsidR="005F1F37" w:rsidRPr="00C81BAD" w:rsidRDefault="005F1F37" w:rsidP="005F1F37">
      <w:pPr>
        <w:pStyle w:val="ad"/>
        <w:rPr>
          <w:rFonts w:hAnsi="宋体" w:cs="宋体"/>
        </w:rPr>
      </w:pPr>
      <w:r w:rsidRPr="00C81BAD">
        <w:rPr>
          <w:rFonts w:hAnsi="宋体" w:cs="宋体" w:hint="eastAsia"/>
        </w:rPr>
        <w:t xml:space="preserve">       return zero(xmult(p,l1,l2))&amp;&amp;(l1.x-p.x)*(l2.x-p.x)&lt;eps&amp;&amp;(l1.y-p.y)*(l2.y-p.y)&lt;eps;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dot_online_in(double x,double y,double x1,double y1,double x2,double y2){</w:t>
      </w:r>
    </w:p>
    <w:p w:rsidR="005F1F37" w:rsidRPr="00C81BAD" w:rsidRDefault="005F1F37" w:rsidP="005F1F37">
      <w:pPr>
        <w:pStyle w:val="ad"/>
        <w:rPr>
          <w:rFonts w:hAnsi="宋体" w:cs="宋体"/>
        </w:rPr>
      </w:pPr>
      <w:r w:rsidRPr="00C81BAD">
        <w:rPr>
          <w:rFonts w:hAnsi="宋体" w:cs="宋体" w:hint="eastAsia"/>
        </w:rPr>
        <w:t xml:space="preserve">       return zero(xmult(x,y,x1,y1,x2,y2))&amp;&amp;(x1-x)*(x2-x)&lt;eps&amp;&amp;(y1-y)*(y2-y)&lt;eps;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//判点是否在线段上,不包括端点</w:t>
      </w:r>
    </w:p>
    <w:p w:rsidR="005F1F37" w:rsidRPr="00C81BAD" w:rsidRDefault="005F1F37" w:rsidP="005F1F37">
      <w:pPr>
        <w:pStyle w:val="ad"/>
        <w:rPr>
          <w:rFonts w:hAnsi="宋体" w:cs="宋体"/>
        </w:rPr>
      </w:pPr>
      <w:r w:rsidRPr="00C81BAD">
        <w:rPr>
          <w:rFonts w:hAnsi="宋体" w:cs="宋体" w:hint="eastAsia"/>
        </w:rPr>
        <w:t>int dot_online_ex(point p,line l){</w:t>
      </w:r>
    </w:p>
    <w:p w:rsidR="005F1F37" w:rsidRPr="00C81BAD" w:rsidRDefault="005F1F37" w:rsidP="005F1F37">
      <w:pPr>
        <w:pStyle w:val="ad"/>
        <w:rPr>
          <w:rFonts w:hAnsi="宋体" w:cs="宋体"/>
        </w:rPr>
      </w:pPr>
      <w:r w:rsidRPr="00C81BAD">
        <w:rPr>
          <w:rFonts w:hAnsi="宋体" w:cs="宋体" w:hint="eastAsia"/>
        </w:rPr>
        <w:t xml:space="preserve">       return dot_online_in(p,l)&amp;&amp;(!zero(p.x-l.a.x)||!zero(p.y-l.a.y))&amp;&amp;(!zero(p.x-l.b.x)||!zero(p.y-l.b.y));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dot_online_ex(point p,point l1,point l2){</w:t>
      </w:r>
    </w:p>
    <w:p w:rsidR="005F1F37" w:rsidRPr="00C81BAD" w:rsidRDefault="005F1F37" w:rsidP="005F1F37">
      <w:pPr>
        <w:pStyle w:val="ad"/>
        <w:rPr>
          <w:rFonts w:hAnsi="宋体" w:cs="宋体"/>
        </w:rPr>
      </w:pPr>
      <w:r w:rsidRPr="00C81BAD">
        <w:rPr>
          <w:rFonts w:hAnsi="宋体" w:cs="宋体" w:hint="eastAsia"/>
        </w:rPr>
        <w:t xml:space="preserve">       return dot_online_in(p,l1,l2)&amp;&amp;(!zero(p.x-l1.x)||!zero(p.y-l1.y))&amp;&amp;(!zero(p.x-l2.x)||!zero(p.y-l2.y));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dot_online_ex(double x,double y,double x1,double y1,double x2,double y2){</w:t>
      </w:r>
    </w:p>
    <w:p w:rsidR="005F1F37" w:rsidRPr="00C81BAD" w:rsidRDefault="005F1F37" w:rsidP="005F1F37">
      <w:pPr>
        <w:pStyle w:val="ad"/>
        <w:rPr>
          <w:rFonts w:hAnsi="宋体" w:cs="宋体"/>
        </w:rPr>
      </w:pPr>
      <w:r w:rsidRPr="00C81BAD">
        <w:rPr>
          <w:rFonts w:hAnsi="宋体" w:cs="宋体" w:hint="eastAsia"/>
        </w:rPr>
        <w:t xml:space="preserve">       return dot_online_in(x,y,x1,y1,x2,y2)&amp;&amp;(!zero(x-x1)||!zero(y-y1))&amp;&amp;(!zero(x-x2)||!zero(y-y2));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//判两点在线段同侧,点在线段上返回0</w:t>
      </w:r>
    </w:p>
    <w:p w:rsidR="005F1F37" w:rsidRPr="00C81BAD" w:rsidRDefault="005F1F37" w:rsidP="005F1F37">
      <w:pPr>
        <w:pStyle w:val="ad"/>
        <w:rPr>
          <w:rFonts w:hAnsi="宋体" w:cs="宋体"/>
        </w:rPr>
      </w:pPr>
      <w:r w:rsidRPr="00C81BAD">
        <w:rPr>
          <w:rFonts w:hAnsi="宋体" w:cs="宋体" w:hint="eastAsia"/>
        </w:rPr>
        <w:t>int same_side(point p1,point p2,line l){</w:t>
      </w:r>
    </w:p>
    <w:p w:rsidR="005F1F37" w:rsidRPr="00C81BAD" w:rsidRDefault="005F1F37" w:rsidP="005F1F37">
      <w:pPr>
        <w:pStyle w:val="ad"/>
        <w:rPr>
          <w:rFonts w:hAnsi="宋体" w:cs="宋体"/>
        </w:rPr>
      </w:pPr>
      <w:r w:rsidRPr="00C81BAD">
        <w:rPr>
          <w:rFonts w:hAnsi="宋体" w:cs="宋体" w:hint="eastAsia"/>
        </w:rPr>
        <w:t xml:space="preserve">       return xmult(l.a,p1,l.b)*xmult(l.a,p2,l.b)&gt;eps;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same_side(point p1,point p2,point l1,point l2){</w:t>
      </w:r>
    </w:p>
    <w:p w:rsidR="005F1F37" w:rsidRPr="00C81BAD" w:rsidRDefault="005F1F37" w:rsidP="005F1F37">
      <w:pPr>
        <w:pStyle w:val="ad"/>
        <w:rPr>
          <w:rFonts w:hAnsi="宋体" w:cs="宋体"/>
        </w:rPr>
      </w:pPr>
      <w:r w:rsidRPr="00C81BAD">
        <w:rPr>
          <w:rFonts w:hAnsi="宋体" w:cs="宋体" w:hint="eastAsia"/>
        </w:rPr>
        <w:t xml:space="preserve">       return xmult(l1,p1,l2)*xmult(l1,p2,l2)&gt;eps;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//判两点在线段异侧,点在线段上返回0</w:t>
      </w:r>
    </w:p>
    <w:p w:rsidR="005F1F37" w:rsidRPr="00C81BAD" w:rsidRDefault="005F1F37" w:rsidP="005F1F37">
      <w:pPr>
        <w:pStyle w:val="ad"/>
        <w:rPr>
          <w:rFonts w:hAnsi="宋体" w:cs="宋体"/>
        </w:rPr>
      </w:pPr>
      <w:r w:rsidRPr="00C81BAD">
        <w:rPr>
          <w:rFonts w:hAnsi="宋体" w:cs="宋体" w:hint="eastAsia"/>
        </w:rPr>
        <w:t>int opposite_side(point p1,point p2,line l){</w:t>
      </w:r>
    </w:p>
    <w:p w:rsidR="005F1F37" w:rsidRPr="00C81BAD" w:rsidRDefault="005F1F37" w:rsidP="005F1F37">
      <w:pPr>
        <w:pStyle w:val="ad"/>
        <w:rPr>
          <w:rFonts w:hAnsi="宋体" w:cs="宋体"/>
        </w:rPr>
      </w:pPr>
      <w:r w:rsidRPr="00C81BAD">
        <w:rPr>
          <w:rFonts w:hAnsi="宋体" w:cs="宋体" w:hint="eastAsia"/>
        </w:rPr>
        <w:t xml:space="preserve">       return xmult(l.a,p1,l.b)*xmult(l.a,p2,l.b)&lt;-eps;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opposite_side(point p1,point p2,point l1,point l2){</w:t>
      </w:r>
    </w:p>
    <w:p w:rsidR="005F1F37" w:rsidRPr="00C81BAD" w:rsidRDefault="005F1F37" w:rsidP="005F1F37">
      <w:pPr>
        <w:pStyle w:val="ad"/>
        <w:rPr>
          <w:rFonts w:hAnsi="宋体" w:cs="宋体"/>
        </w:rPr>
      </w:pPr>
      <w:r w:rsidRPr="00C81BAD">
        <w:rPr>
          <w:rFonts w:hAnsi="宋体" w:cs="宋体" w:hint="eastAsia"/>
        </w:rPr>
        <w:t xml:space="preserve">       return xmult(l1,p1,l2)*xmult(l1,p2,l2)&lt;-eps;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//判两直线平行</w:t>
      </w:r>
    </w:p>
    <w:p w:rsidR="005F1F37" w:rsidRPr="00C81BAD" w:rsidRDefault="005F1F37" w:rsidP="005F1F37">
      <w:pPr>
        <w:pStyle w:val="ad"/>
        <w:rPr>
          <w:rFonts w:hAnsi="宋体" w:cs="宋体"/>
        </w:rPr>
      </w:pPr>
      <w:r w:rsidRPr="00C81BAD">
        <w:rPr>
          <w:rFonts w:hAnsi="宋体" w:cs="宋体" w:hint="eastAsia"/>
        </w:rPr>
        <w:t>int parallel(line u,line v){</w:t>
      </w:r>
    </w:p>
    <w:p w:rsidR="005F1F37" w:rsidRPr="00C81BAD" w:rsidRDefault="005F1F37" w:rsidP="005F1F37">
      <w:pPr>
        <w:pStyle w:val="ad"/>
        <w:rPr>
          <w:rFonts w:hAnsi="宋体" w:cs="宋体"/>
        </w:rPr>
      </w:pPr>
      <w:r w:rsidRPr="00C81BAD">
        <w:rPr>
          <w:rFonts w:hAnsi="宋体" w:cs="宋体" w:hint="eastAsia"/>
        </w:rPr>
        <w:t xml:space="preserve">       return zero((u.a.x-u.b.x)*(v.a.y-v.b.y)-(v.a.x-v.b.x)*(u.a.y-u.b.y));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parallel(point u1,point u2,point v1,point v2){</w:t>
      </w:r>
    </w:p>
    <w:p w:rsidR="005F1F37" w:rsidRPr="00C81BAD" w:rsidRDefault="005F1F37" w:rsidP="005F1F37">
      <w:pPr>
        <w:pStyle w:val="ad"/>
        <w:rPr>
          <w:rFonts w:hAnsi="宋体" w:cs="宋体"/>
        </w:rPr>
      </w:pPr>
      <w:r w:rsidRPr="00C81BAD">
        <w:rPr>
          <w:rFonts w:hAnsi="宋体" w:cs="宋体" w:hint="eastAsia"/>
        </w:rPr>
        <w:t xml:space="preserve">       return zero((u1.x-u2.x)*(v1.y-v2.y)-(v1.x-v2.x)*(u1.y-u2.y));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//判两直线垂直</w:t>
      </w:r>
    </w:p>
    <w:p w:rsidR="005F1F37" w:rsidRPr="00C81BAD" w:rsidRDefault="005F1F37" w:rsidP="005F1F37">
      <w:pPr>
        <w:pStyle w:val="ad"/>
        <w:rPr>
          <w:rFonts w:hAnsi="宋体" w:cs="宋体"/>
        </w:rPr>
      </w:pPr>
      <w:r w:rsidRPr="00C81BAD">
        <w:rPr>
          <w:rFonts w:hAnsi="宋体" w:cs="宋体" w:hint="eastAsia"/>
        </w:rPr>
        <w:t>int perpendicular(line u,line v){</w:t>
      </w:r>
    </w:p>
    <w:p w:rsidR="005F1F37" w:rsidRPr="00C81BAD" w:rsidRDefault="005F1F37" w:rsidP="005F1F37">
      <w:pPr>
        <w:pStyle w:val="ad"/>
        <w:rPr>
          <w:rFonts w:hAnsi="宋体" w:cs="宋体"/>
        </w:rPr>
      </w:pPr>
      <w:r w:rsidRPr="00C81BAD">
        <w:rPr>
          <w:rFonts w:hAnsi="宋体" w:cs="宋体" w:hint="eastAsia"/>
        </w:rPr>
        <w:t xml:space="preserve">       return zero((u.a.x-u.b.x)*(v.a.x-v.b.x)+(u.a.y-u.b.y)*(v.a.y-v.b.y));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perpendicular(point u1,point u2,point v1,point v2){</w:t>
      </w:r>
    </w:p>
    <w:p w:rsidR="005F1F37" w:rsidRPr="00C81BAD" w:rsidRDefault="005F1F37" w:rsidP="005F1F37">
      <w:pPr>
        <w:pStyle w:val="ad"/>
        <w:rPr>
          <w:rFonts w:hAnsi="宋体" w:cs="宋体"/>
          <w:lang w:val="pt-BR"/>
        </w:rPr>
      </w:pPr>
      <w:r w:rsidRPr="00C81BAD">
        <w:rPr>
          <w:rFonts w:hAnsi="宋体" w:cs="宋体" w:hint="eastAsia"/>
          <w:lang w:val="pt-BR"/>
        </w:rPr>
        <w:t xml:space="preserve">       return zero((u1.x-u2.x)*(v1.x-v2.x)+(u1.y-u2.y)*(v1.y-v2.y));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//判两线段相交,包括端点和部分重合</w:t>
      </w:r>
    </w:p>
    <w:p w:rsidR="005F1F37" w:rsidRPr="00C81BAD" w:rsidRDefault="005F1F37" w:rsidP="005F1F37">
      <w:pPr>
        <w:pStyle w:val="ad"/>
        <w:rPr>
          <w:rFonts w:hAnsi="宋体" w:cs="宋体"/>
        </w:rPr>
      </w:pPr>
      <w:r w:rsidRPr="00C81BAD">
        <w:rPr>
          <w:rFonts w:hAnsi="宋体" w:cs="宋体" w:hint="eastAsia"/>
        </w:rPr>
        <w:t>int intersect_in(line u,line v){</w:t>
      </w:r>
    </w:p>
    <w:p w:rsidR="005F1F37" w:rsidRPr="00C81BAD" w:rsidRDefault="005F1F37" w:rsidP="005F1F37">
      <w:pPr>
        <w:pStyle w:val="ad"/>
        <w:rPr>
          <w:rFonts w:hAnsi="宋体" w:cs="宋体"/>
        </w:rPr>
      </w:pPr>
      <w:r w:rsidRPr="00C81BAD">
        <w:rPr>
          <w:rFonts w:hAnsi="宋体" w:cs="宋体" w:hint="eastAsia"/>
        </w:rPr>
        <w:t xml:space="preserve">       if (!dots_inline(u.a,u.b,v.a)||!dots_inline(u.a,u.b,v.b))</w:t>
      </w:r>
    </w:p>
    <w:p w:rsidR="005F1F37" w:rsidRPr="00C81BAD" w:rsidRDefault="005F1F37" w:rsidP="005F1F37">
      <w:pPr>
        <w:pStyle w:val="ad"/>
        <w:rPr>
          <w:rFonts w:hAnsi="宋体" w:cs="宋体"/>
        </w:rPr>
      </w:pPr>
      <w:r w:rsidRPr="00C81BAD">
        <w:rPr>
          <w:rFonts w:hAnsi="宋体" w:cs="宋体" w:hint="eastAsia"/>
        </w:rPr>
        <w:t xml:space="preserve">              return !same_side(u.a,u.b,v)&amp;&amp;!same_side(v.a,v.b,u);</w:t>
      </w:r>
    </w:p>
    <w:p w:rsidR="005F1F37" w:rsidRPr="00C81BAD" w:rsidRDefault="005F1F37" w:rsidP="005F1F37">
      <w:pPr>
        <w:pStyle w:val="ad"/>
        <w:rPr>
          <w:rFonts w:hAnsi="宋体" w:cs="宋体"/>
        </w:rPr>
      </w:pPr>
      <w:r w:rsidRPr="00C81BAD">
        <w:rPr>
          <w:rFonts w:hAnsi="宋体" w:cs="宋体" w:hint="eastAsia"/>
        </w:rPr>
        <w:t xml:space="preserve">       return dot_online_in(u.a,v)||dot_online_in(u.b,v)||dot_online_in(v.a,u)||dot_online_in(v.b,u);</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intersect_in(point u1,point u2,point v1,point v2){</w:t>
      </w:r>
    </w:p>
    <w:p w:rsidR="005F1F37" w:rsidRPr="00C81BAD" w:rsidRDefault="005F1F37" w:rsidP="005F1F37">
      <w:pPr>
        <w:pStyle w:val="ad"/>
        <w:rPr>
          <w:rFonts w:hAnsi="宋体" w:cs="宋体"/>
        </w:rPr>
      </w:pPr>
      <w:r w:rsidRPr="00C81BAD">
        <w:rPr>
          <w:rFonts w:hAnsi="宋体" w:cs="宋体" w:hint="eastAsia"/>
        </w:rPr>
        <w:t xml:space="preserve">       if (!dots_inline(u1,u2,v1)||!dots_inline(u1,u2,v2))</w:t>
      </w:r>
    </w:p>
    <w:p w:rsidR="005F1F37" w:rsidRPr="00C81BAD" w:rsidRDefault="005F1F37" w:rsidP="005F1F37">
      <w:pPr>
        <w:pStyle w:val="ad"/>
        <w:rPr>
          <w:rFonts w:hAnsi="宋体" w:cs="宋体"/>
        </w:rPr>
      </w:pPr>
      <w:r w:rsidRPr="00C81BAD">
        <w:rPr>
          <w:rFonts w:hAnsi="宋体" w:cs="宋体" w:hint="eastAsia"/>
        </w:rPr>
        <w:t xml:space="preserve">              return !same_side(u1,u2,v1,v2)&amp;&amp;!same_side(v1,v2,u1,u2);</w:t>
      </w:r>
    </w:p>
    <w:p w:rsidR="005F1F37" w:rsidRPr="00C81BAD" w:rsidRDefault="005F1F37" w:rsidP="005F1F37">
      <w:pPr>
        <w:pStyle w:val="ad"/>
        <w:rPr>
          <w:rFonts w:hAnsi="宋体" w:cs="宋体"/>
        </w:rPr>
      </w:pPr>
      <w:r w:rsidRPr="00C81BAD">
        <w:rPr>
          <w:rFonts w:hAnsi="宋体" w:cs="宋体" w:hint="eastAsia"/>
        </w:rPr>
        <w:t xml:space="preserve">       return dot_online_in(u1,v1,v2)||dot_online_in(u2,v1,v2)||dot_online_in(v1,u1,u2)||dot_online_in(v2,u1,u2);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//判两线段相交,不包括端点和部分重合</w:t>
      </w:r>
    </w:p>
    <w:p w:rsidR="005F1F37" w:rsidRPr="00C81BAD" w:rsidRDefault="005F1F37" w:rsidP="005F1F37">
      <w:pPr>
        <w:pStyle w:val="ad"/>
        <w:rPr>
          <w:rFonts w:hAnsi="宋体" w:cs="宋体"/>
        </w:rPr>
      </w:pPr>
      <w:r w:rsidRPr="00C81BAD">
        <w:rPr>
          <w:rFonts w:hAnsi="宋体" w:cs="宋体" w:hint="eastAsia"/>
        </w:rPr>
        <w:t>int intersect_ex(line u,line v){</w:t>
      </w:r>
    </w:p>
    <w:p w:rsidR="005F1F37" w:rsidRPr="00C81BAD" w:rsidRDefault="005F1F37" w:rsidP="005F1F37">
      <w:pPr>
        <w:pStyle w:val="ad"/>
        <w:rPr>
          <w:rFonts w:hAnsi="宋体" w:cs="宋体"/>
        </w:rPr>
      </w:pPr>
      <w:r w:rsidRPr="00C81BAD">
        <w:rPr>
          <w:rFonts w:hAnsi="宋体" w:cs="宋体" w:hint="eastAsia"/>
        </w:rPr>
        <w:t xml:space="preserve">       return opposite_side(u.a,u.b,v)&amp;&amp;opposite_side(v.a,v.b,u);</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intersect_ex(point u1,point u2,point v1,point v2){</w:t>
      </w:r>
    </w:p>
    <w:p w:rsidR="005F1F37" w:rsidRPr="00C81BAD" w:rsidRDefault="005F1F37" w:rsidP="005F1F37">
      <w:pPr>
        <w:pStyle w:val="ad"/>
        <w:rPr>
          <w:rFonts w:hAnsi="宋体" w:cs="宋体"/>
        </w:rPr>
      </w:pPr>
      <w:r w:rsidRPr="00C81BAD">
        <w:rPr>
          <w:rFonts w:hAnsi="宋体" w:cs="宋体" w:hint="eastAsia"/>
        </w:rPr>
        <w:t xml:space="preserve">       return opposite_side(u1,u2,v1,v2)&amp;&amp;opposite_side(v1,v2,u1,u2);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//计算两直线交点,注意事先判断直线是否平行!</w:t>
      </w:r>
    </w:p>
    <w:p w:rsidR="005F1F37" w:rsidRPr="00C81BAD" w:rsidRDefault="005F1F37" w:rsidP="005F1F37">
      <w:pPr>
        <w:pStyle w:val="ad"/>
        <w:rPr>
          <w:rFonts w:hAnsi="宋体" w:cs="宋体"/>
        </w:rPr>
      </w:pPr>
      <w:r w:rsidRPr="00C81BAD">
        <w:rPr>
          <w:rFonts w:hAnsi="宋体" w:cs="宋体" w:hint="eastAsia"/>
        </w:rPr>
        <w:t>//线段交点请另外判线段相交(同时还是要判断是否平行!)</w:t>
      </w:r>
    </w:p>
    <w:p w:rsidR="005F1F37" w:rsidRPr="00C81BAD" w:rsidRDefault="005F1F37" w:rsidP="005F1F37">
      <w:pPr>
        <w:pStyle w:val="ad"/>
        <w:rPr>
          <w:rFonts w:hAnsi="宋体" w:cs="宋体"/>
        </w:rPr>
      </w:pPr>
      <w:r w:rsidRPr="00C81BAD">
        <w:rPr>
          <w:rFonts w:hAnsi="宋体" w:cs="宋体" w:hint="eastAsia"/>
        </w:rPr>
        <w:t>point intersection(line u,line v){</w:t>
      </w:r>
    </w:p>
    <w:p w:rsidR="005F1F37" w:rsidRPr="00C81BAD" w:rsidRDefault="005F1F37" w:rsidP="005F1F37">
      <w:pPr>
        <w:pStyle w:val="ad"/>
        <w:rPr>
          <w:rFonts w:hAnsi="宋体" w:cs="宋体"/>
        </w:rPr>
      </w:pPr>
      <w:r w:rsidRPr="00C81BAD">
        <w:rPr>
          <w:rFonts w:hAnsi="宋体" w:cs="宋体" w:hint="eastAsia"/>
        </w:rPr>
        <w:lastRenderedPageBreak/>
        <w:t xml:space="preserve">       point ret=u.a;</w:t>
      </w:r>
    </w:p>
    <w:p w:rsidR="005F1F37" w:rsidRPr="00C81BAD" w:rsidRDefault="005F1F37" w:rsidP="005F1F37">
      <w:pPr>
        <w:pStyle w:val="ad"/>
        <w:rPr>
          <w:rFonts w:hAnsi="宋体" w:cs="宋体"/>
        </w:rPr>
      </w:pPr>
      <w:r w:rsidRPr="00C81BAD">
        <w:rPr>
          <w:rFonts w:hAnsi="宋体" w:cs="宋体" w:hint="eastAsia"/>
        </w:rPr>
        <w:t xml:space="preserve">       double t=((u.a.x-v.a.x)*(v.a.y-v.b.y)-(u.a.y-v.a.y)*(v.a.x-v.b.x))</w:t>
      </w:r>
    </w:p>
    <w:p w:rsidR="005F1F37" w:rsidRPr="00C81BAD" w:rsidRDefault="005F1F37" w:rsidP="005F1F37">
      <w:pPr>
        <w:pStyle w:val="ad"/>
        <w:rPr>
          <w:rFonts w:hAnsi="宋体" w:cs="宋体"/>
        </w:rPr>
      </w:pPr>
      <w:r w:rsidRPr="00C81BAD">
        <w:rPr>
          <w:rFonts w:hAnsi="宋体" w:cs="宋体" w:hint="eastAsia"/>
        </w:rPr>
        <w:t xml:space="preserve">                     /((u.a.x-u.b.x)*(v.a.y-v.b.y)-(u.a.y-u.b.y)*(v.a.x-v.b.x));</w:t>
      </w:r>
    </w:p>
    <w:p w:rsidR="005F1F37" w:rsidRPr="00C81BAD" w:rsidRDefault="005F1F37" w:rsidP="005F1F37">
      <w:pPr>
        <w:pStyle w:val="ad"/>
        <w:rPr>
          <w:rFonts w:hAnsi="宋体" w:cs="宋体"/>
        </w:rPr>
      </w:pPr>
      <w:r w:rsidRPr="00C81BAD">
        <w:rPr>
          <w:rFonts w:hAnsi="宋体" w:cs="宋体" w:hint="eastAsia"/>
        </w:rPr>
        <w:t xml:space="preserve">       ret.x+=(u.b.x-u.a.x)*t;</w:t>
      </w:r>
    </w:p>
    <w:p w:rsidR="005F1F37" w:rsidRPr="00C81BAD" w:rsidRDefault="005F1F37" w:rsidP="005F1F37">
      <w:pPr>
        <w:pStyle w:val="ad"/>
        <w:rPr>
          <w:rFonts w:hAnsi="宋体" w:cs="宋体"/>
        </w:rPr>
      </w:pPr>
      <w:r w:rsidRPr="00C81BAD">
        <w:rPr>
          <w:rFonts w:hAnsi="宋体" w:cs="宋体" w:hint="eastAsia"/>
        </w:rPr>
        <w:t xml:space="preserve">       ret.y+=(u.b.y-u.a.y)*t;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point intersection(point u1,point u2,point v1,point v2){</w:t>
      </w:r>
    </w:p>
    <w:p w:rsidR="005F1F37" w:rsidRPr="00C81BAD" w:rsidRDefault="005F1F37" w:rsidP="005F1F37">
      <w:pPr>
        <w:pStyle w:val="ad"/>
        <w:rPr>
          <w:rFonts w:hAnsi="宋体" w:cs="宋体"/>
        </w:rPr>
      </w:pPr>
      <w:r w:rsidRPr="00C81BAD">
        <w:rPr>
          <w:rFonts w:hAnsi="宋体" w:cs="宋体" w:hint="eastAsia"/>
        </w:rPr>
        <w:t xml:space="preserve">       point ret=u1;</w:t>
      </w:r>
    </w:p>
    <w:p w:rsidR="005F1F37" w:rsidRPr="00C81BAD" w:rsidRDefault="005F1F37" w:rsidP="005F1F37">
      <w:pPr>
        <w:pStyle w:val="ad"/>
        <w:rPr>
          <w:rFonts w:hAnsi="宋体" w:cs="宋体"/>
        </w:rPr>
      </w:pPr>
      <w:r w:rsidRPr="00C81BAD">
        <w:rPr>
          <w:rFonts w:hAnsi="宋体" w:cs="宋体" w:hint="eastAsia"/>
        </w:rPr>
        <w:t xml:space="preserve">       double t=((u1.x-v1.x)*(v1.y-v2.y)-(u1.y-v1.y)*(v1.x-v2.x))</w:t>
      </w:r>
    </w:p>
    <w:p w:rsidR="005F1F37" w:rsidRPr="00C81BAD" w:rsidRDefault="005F1F37" w:rsidP="005F1F37">
      <w:pPr>
        <w:pStyle w:val="ad"/>
        <w:rPr>
          <w:rFonts w:hAnsi="宋体" w:cs="宋体"/>
        </w:rPr>
      </w:pPr>
      <w:r w:rsidRPr="00C81BAD">
        <w:rPr>
          <w:rFonts w:hAnsi="宋体" w:cs="宋体" w:hint="eastAsia"/>
        </w:rPr>
        <w:t xml:space="preserve">                     /((u1.x-u2.x)*(v1.y-v2.y)-(u1.y-u2.y)*(v1.x-v2.x));</w:t>
      </w:r>
    </w:p>
    <w:p w:rsidR="005F1F37" w:rsidRPr="00C81BAD" w:rsidRDefault="005F1F37" w:rsidP="005F1F37">
      <w:pPr>
        <w:pStyle w:val="ad"/>
        <w:rPr>
          <w:rFonts w:hAnsi="宋体" w:cs="宋体"/>
        </w:rPr>
      </w:pPr>
      <w:r w:rsidRPr="00C81BAD">
        <w:rPr>
          <w:rFonts w:hAnsi="宋体" w:cs="宋体" w:hint="eastAsia"/>
        </w:rPr>
        <w:t xml:space="preserve">       ret.x+=(u2.x-u1.x)*t;</w:t>
      </w:r>
    </w:p>
    <w:p w:rsidR="005F1F37" w:rsidRPr="00C81BAD" w:rsidRDefault="005F1F37" w:rsidP="005F1F37">
      <w:pPr>
        <w:pStyle w:val="ad"/>
        <w:rPr>
          <w:rFonts w:hAnsi="宋体" w:cs="宋体"/>
        </w:rPr>
      </w:pPr>
      <w:r w:rsidRPr="00C81BAD">
        <w:rPr>
          <w:rFonts w:hAnsi="宋体" w:cs="宋体" w:hint="eastAsia"/>
        </w:rPr>
        <w:t xml:space="preserve">       ret.y+=(u2.y-u1.y)*t;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//点到直线上的最近点</w:t>
      </w:r>
    </w:p>
    <w:p w:rsidR="005F1F37" w:rsidRPr="00C81BAD" w:rsidRDefault="005F1F37" w:rsidP="005F1F37">
      <w:pPr>
        <w:pStyle w:val="ad"/>
        <w:rPr>
          <w:rFonts w:hAnsi="宋体" w:cs="宋体"/>
        </w:rPr>
      </w:pPr>
      <w:r w:rsidRPr="00C81BAD">
        <w:rPr>
          <w:rFonts w:hAnsi="宋体" w:cs="宋体" w:hint="eastAsia"/>
        </w:rPr>
        <w:t>point ptoline(point p,line l){</w:t>
      </w:r>
    </w:p>
    <w:p w:rsidR="005F1F37" w:rsidRPr="00C81BAD" w:rsidRDefault="005F1F37" w:rsidP="005F1F37">
      <w:pPr>
        <w:pStyle w:val="ad"/>
        <w:rPr>
          <w:rFonts w:hAnsi="宋体" w:cs="宋体"/>
        </w:rPr>
      </w:pPr>
      <w:r w:rsidRPr="00C81BAD">
        <w:rPr>
          <w:rFonts w:hAnsi="宋体" w:cs="宋体" w:hint="eastAsia"/>
        </w:rPr>
        <w:t xml:space="preserve">       point t=p;</w:t>
      </w:r>
    </w:p>
    <w:p w:rsidR="005F1F37" w:rsidRPr="00C81BAD" w:rsidRDefault="005F1F37" w:rsidP="005F1F37">
      <w:pPr>
        <w:pStyle w:val="ad"/>
        <w:rPr>
          <w:rFonts w:hAnsi="宋体" w:cs="宋体"/>
        </w:rPr>
      </w:pPr>
      <w:r w:rsidRPr="00C81BAD">
        <w:rPr>
          <w:rFonts w:hAnsi="宋体" w:cs="宋体" w:hint="eastAsia"/>
        </w:rPr>
        <w:t xml:space="preserve">       t.x+=l.a.y-l.b.y,t.y+=l.b.x-l.a.x;</w:t>
      </w:r>
    </w:p>
    <w:p w:rsidR="005F1F37" w:rsidRPr="00C81BAD" w:rsidRDefault="005F1F37" w:rsidP="005F1F37">
      <w:pPr>
        <w:pStyle w:val="ad"/>
        <w:rPr>
          <w:rFonts w:hAnsi="宋体" w:cs="宋体"/>
        </w:rPr>
      </w:pPr>
      <w:r w:rsidRPr="00C81BAD">
        <w:rPr>
          <w:rFonts w:hAnsi="宋体" w:cs="宋体" w:hint="eastAsia"/>
        </w:rPr>
        <w:t xml:space="preserve">       return intersection(p,t,l.a,l.b);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point ptoline(point p,point l1,point l2){</w:t>
      </w:r>
    </w:p>
    <w:p w:rsidR="005F1F37" w:rsidRPr="00C81BAD" w:rsidRDefault="005F1F37" w:rsidP="005F1F37">
      <w:pPr>
        <w:pStyle w:val="ad"/>
        <w:rPr>
          <w:rFonts w:hAnsi="宋体" w:cs="宋体"/>
        </w:rPr>
      </w:pPr>
      <w:r w:rsidRPr="00C81BAD">
        <w:rPr>
          <w:rFonts w:hAnsi="宋体" w:cs="宋体" w:hint="eastAsia"/>
        </w:rPr>
        <w:t xml:space="preserve">       point t=p;</w:t>
      </w:r>
    </w:p>
    <w:p w:rsidR="005F1F37" w:rsidRPr="00C81BAD" w:rsidRDefault="005F1F37" w:rsidP="005F1F37">
      <w:pPr>
        <w:pStyle w:val="ad"/>
        <w:rPr>
          <w:rFonts w:hAnsi="宋体" w:cs="宋体"/>
        </w:rPr>
      </w:pPr>
      <w:r w:rsidRPr="00C81BAD">
        <w:rPr>
          <w:rFonts w:hAnsi="宋体" w:cs="宋体" w:hint="eastAsia"/>
        </w:rPr>
        <w:t xml:space="preserve">       t.x+=l1.y-l2.y,t.y+=l2.x-l1.x;</w:t>
      </w:r>
    </w:p>
    <w:p w:rsidR="005F1F37" w:rsidRPr="00C81BAD" w:rsidRDefault="005F1F37" w:rsidP="005F1F37">
      <w:pPr>
        <w:pStyle w:val="ad"/>
        <w:rPr>
          <w:rFonts w:hAnsi="宋体" w:cs="宋体"/>
        </w:rPr>
      </w:pPr>
      <w:r w:rsidRPr="00C81BAD">
        <w:rPr>
          <w:rFonts w:hAnsi="宋体" w:cs="宋体" w:hint="eastAsia"/>
        </w:rPr>
        <w:t xml:space="preserve">       return intersection(p,t,l1,l2);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//点到直线距离</w:t>
      </w:r>
    </w:p>
    <w:p w:rsidR="005F1F37" w:rsidRPr="00C81BAD" w:rsidRDefault="005F1F37" w:rsidP="005F1F37">
      <w:pPr>
        <w:pStyle w:val="ad"/>
        <w:rPr>
          <w:rFonts w:hAnsi="宋体" w:cs="宋体"/>
        </w:rPr>
      </w:pPr>
      <w:r w:rsidRPr="00C81BAD">
        <w:rPr>
          <w:rFonts w:hAnsi="宋体" w:cs="宋体" w:hint="eastAsia"/>
        </w:rPr>
        <w:t>double disptoline(point p,line l){</w:t>
      </w:r>
    </w:p>
    <w:p w:rsidR="005F1F37" w:rsidRPr="00C81BAD" w:rsidRDefault="005F1F37" w:rsidP="005F1F37">
      <w:pPr>
        <w:pStyle w:val="ad"/>
        <w:rPr>
          <w:rFonts w:hAnsi="宋体" w:cs="宋体"/>
        </w:rPr>
      </w:pPr>
      <w:r w:rsidRPr="00C81BAD">
        <w:rPr>
          <w:rFonts w:hAnsi="宋体" w:cs="宋体" w:hint="eastAsia"/>
        </w:rPr>
        <w:t xml:space="preserve">       return fabs(xmult(p,l.a,l.b))/distance(l.a,l.b);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disptoline(point p,point l1,point l2){</w:t>
      </w:r>
    </w:p>
    <w:p w:rsidR="005F1F37" w:rsidRPr="00C81BAD" w:rsidRDefault="005F1F37" w:rsidP="005F1F37">
      <w:pPr>
        <w:pStyle w:val="ad"/>
        <w:rPr>
          <w:rFonts w:hAnsi="宋体" w:cs="宋体"/>
        </w:rPr>
      </w:pPr>
      <w:r w:rsidRPr="00C81BAD">
        <w:rPr>
          <w:rFonts w:hAnsi="宋体" w:cs="宋体" w:hint="eastAsia"/>
        </w:rPr>
        <w:t xml:space="preserve">       return fabs(xmult(p,l1,l2))/distance(l1,l2);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disptoline(double x,double y,double x1,double y1,double x2,double y2){</w:t>
      </w:r>
    </w:p>
    <w:p w:rsidR="005F1F37" w:rsidRPr="00C81BAD" w:rsidRDefault="005F1F37" w:rsidP="005F1F37">
      <w:pPr>
        <w:pStyle w:val="ad"/>
        <w:rPr>
          <w:rFonts w:hAnsi="宋体" w:cs="宋体"/>
        </w:rPr>
      </w:pPr>
      <w:r w:rsidRPr="00C81BAD">
        <w:rPr>
          <w:rFonts w:hAnsi="宋体" w:cs="宋体" w:hint="eastAsia"/>
        </w:rPr>
        <w:t xml:space="preserve">       return fabs(xmult(x,y,x1,y1,x2,y2))/distance(x1,y1,x2,y2);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//点到线段上的最近点</w:t>
      </w:r>
    </w:p>
    <w:p w:rsidR="005F1F37" w:rsidRPr="00C81BAD" w:rsidRDefault="005F1F37" w:rsidP="005F1F37">
      <w:pPr>
        <w:pStyle w:val="ad"/>
        <w:rPr>
          <w:rFonts w:hAnsi="宋体" w:cs="宋体"/>
        </w:rPr>
      </w:pPr>
      <w:r w:rsidRPr="00C81BAD">
        <w:rPr>
          <w:rFonts w:hAnsi="宋体" w:cs="宋体" w:hint="eastAsia"/>
        </w:rPr>
        <w:t>point ptoseg(point p,line l){</w:t>
      </w:r>
    </w:p>
    <w:p w:rsidR="005F1F37" w:rsidRPr="00C81BAD" w:rsidRDefault="005F1F37" w:rsidP="005F1F37">
      <w:pPr>
        <w:pStyle w:val="ad"/>
        <w:rPr>
          <w:rFonts w:hAnsi="宋体" w:cs="宋体"/>
        </w:rPr>
      </w:pPr>
      <w:r w:rsidRPr="00C81BAD">
        <w:rPr>
          <w:rFonts w:hAnsi="宋体" w:cs="宋体" w:hint="eastAsia"/>
        </w:rPr>
        <w:t xml:space="preserve">       point t=p;</w:t>
      </w:r>
    </w:p>
    <w:p w:rsidR="005F1F37" w:rsidRPr="00C81BAD" w:rsidRDefault="005F1F37" w:rsidP="005F1F37">
      <w:pPr>
        <w:pStyle w:val="ad"/>
        <w:rPr>
          <w:rFonts w:hAnsi="宋体" w:cs="宋体"/>
        </w:rPr>
      </w:pPr>
      <w:r w:rsidRPr="00C81BAD">
        <w:rPr>
          <w:rFonts w:hAnsi="宋体" w:cs="宋体" w:hint="eastAsia"/>
        </w:rPr>
        <w:t xml:space="preserve">       t.x+=l.a.y-l.b.y,t.y+=l.b.x-l.a.x;</w:t>
      </w:r>
    </w:p>
    <w:p w:rsidR="005F1F37" w:rsidRPr="00C81BAD" w:rsidRDefault="005F1F37" w:rsidP="005F1F37">
      <w:pPr>
        <w:pStyle w:val="ad"/>
        <w:rPr>
          <w:rFonts w:hAnsi="宋体" w:cs="宋体"/>
        </w:rPr>
      </w:pPr>
      <w:r w:rsidRPr="00C81BAD">
        <w:rPr>
          <w:rFonts w:hAnsi="宋体" w:cs="宋体" w:hint="eastAsia"/>
        </w:rPr>
        <w:t xml:space="preserve">       if (xmult(l.a,t,p)*xmult(l.b,t,p)&gt;eps)</w:t>
      </w:r>
    </w:p>
    <w:p w:rsidR="005F1F37" w:rsidRPr="00C81BAD" w:rsidRDefault="005F1F37" w:rsidP="005F1F37">
      <w:pPr>
        <w:pStyle w:val="ad"/>
        <w:rPr>
          <w:rFonts w:hAnsi="宋体" w:cs="宋体"/>
        </w:rPr>
      </w:pPr>
      <w:r w:rsidRPr="00C81BAD">
        <w:rPr>
          <w:rFonts w:hAnsi="宋体" w:cs="宋体" w:hint="eastAsia"/>
        </w:rPr>
        <w:lastRenderedPageBreak/>
        <w:t xml:space="preserve">              return distance(p,l.a)&lt;distance(p,l.b)?l.a:l.b;</w:t>
      </w:r>
    </w:p>
    <w:p w:rsidR="005F1F37" w:rsidRPr="00C81BAD" w:rsidRDefault="005F1F37" w:rsidP="005F1F37">
      <w:pPr>
        <w:pStyle w:val="ad"/>
        <w:rPr>
          <w:rFonts w:hAnsi="宋体" w:cs="宋体"/>
        </w:rPr>
      </w:pPr>
      <w:r w:rsidRPr="00C81BAD">
        <w:rPr>
          <w:rFonts w:hAnsi="宋体" w:cs="宋体" w:hint="eastAsia"/>
        </w:rPr>
        <w:t xml:space="preserve">       return intersection(p,t,l.a,l.b);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point ptoseg(point p,point l1,point l2){</w:t>
      </w:r>
    </w:p>
    <w:p w:rsidR="005F1F37" w:rsidRPr="00C81BAD" w:rsidRDefault="005F1F37" w:rsidP="005F1F37">
      <w:pPr>
        <w:pStyle w:val="ad"/>
        <w:rPr>
          <w:rFonts w:hAnsi="宋体" w:cs="宋体"/>
        </w:rPr>
      </w:pPr>
      <w:r w:rsidRPr="00C81BAD">
        <w:rPr>
          <w:rFonts w:hAnsi="宋体" w:cs="宋体" w:hint="eastAsia"/>
        </w:rPr>
        <w:t xml:space="preserve">       point t=p;</w:t>
      </w:r>
    </w:p>
    <w:p w:rsidR="005F1F37" w:rsidRPr="00C81BAD" w:rsidRDefault="005F1F37" w:rsidP="005F1F37">
      <w:pPr>
        <w:pStyle w:val="ad"/>
        <w:rPr>
          <w:rFonts w:hAnsi="宋体" w:cs="宋体"/>
        </w:rPr>
      </w:pPr>
      <w:r w:rsidRPr="00C81BAD">
        <w:rPr>
          <w:rFonts w:hAnsi="宋体" w:cs="宋体" w:hint="eastAsia"/>
        </w:rPr>
        <w:t xml:space="preserve">       t.x+=l1.y-l2.y,t.y+=l2.x-l1.x;</w:t>
      </w:r>
    </w:p>
    <w:p w:rsidR="005F1F37" w:rsidRPr="00C81BAD" w:rsidRDefault="005F1F37" w:rsidP="005F1F37">
      <w:pPr>
        <w:pStyle w:val="ad"/>
        <w:rPr>
          <w:rFonts w:hAnsi="宋体" w:cs="宋体"/>
        </w:rPr>
      </w:pPr>
      <w:r w:rsidRPr="00C81BAD">
        <w:rPr>
          <w:rFonts w:hAnsi="宋体" w:cs="宋体" w:hint="eastAsia"/>
        </w:rPr>
        <w:t xml:space="preserve">       if (xmult(l1,t,p)*xmult(l2,t,p)&gt;eps)</w:t>
      </w:r>
    </w:p>
    <w:p w:rsidR="005F1F37" w:rsidRPr="00C81BAD" w:rsidRDefault="005F1F37" w:rsidP="005F1F37">
      <w:pPr>
        <w:pStyle w:val="ad"/>
        <w:rPr>
          <w:rFonts w:hAnsi="宋体" w:cs="宋体"/>
        </w:rPr>
      </w:pPr>
      <w:r w:rsidRPr="00C81BAD">
        <w:rPr>
          <w:rFonts w:hAnsi="宋体" w:cs="宋体" w:hint="eastAsia"/>
        </w:rPr>
        <w:t xml:space="preserve">              return distance(p,l1)&lt;distance(p,l2)?l1:l2;</w:t>
      </w:r>
    </w:p>
    <w:p w:rsidR="005F1F37" w:rsidRPr="00C81BAD" w:rsidRDefault="005F1F37" w:rsidP="005F1F37">
      <w:pPr>
        <w:pStyle w:val="ad"/>
        <w:rPr>
          <w:rFonts w:hAnsi="宋体" w:cs="宋体"/>
        </w:rPr>
      </w:pPr>
      <w:r w:rsidRPr="00C81BAD">
        <w:rPr>
          <w:rFonts w:hAnsi="宋体" w:cs="宋体" w:hint="eastAsia"/>
        </w:rPr>
        <w:t xml:space="preserve">       return intersection(p,t,l1,l2);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//点到线段距离</w:t>
      </w:r>
    </w:p>
    <w:p w:rsidR="005F1F37" w:rsidRPr="00C81BAD" w:rsidRDefault="005F1F37" w:rsidP="005F1F37">
      <w:pPr>
        <w:pStyle w:val="ad"/>
        <w:rPr>
          <w:rFonts w:hAnsi="宋体" w:cs="宋体"/>
        </w:rPr>
      </w:pPr>
      <w:r w:rsidRPr="00C81BAD">
        <w:rPr>
          <w:rFonts w:hAnsi="宋体" w:cs="宋体" w:hint="eastAsia"/>
        </w:rPr>
        <w:t>double disptoseg(point p,line l){</w:t>
      </w:r>
    </w:p>
    <w:p w:rsidR="005F1F37" w:rsidRPr="00C81BAD" w:rsidRDefault="005F1F37" w:rsidP="005F1F37">
      <w:pPr>
        <w:pStyle w:val="ad"/>
        <w:rPr>
          <w:rFonts w:hAnsi="宋体" w:cs="宋体"/>
        </w:rPr>
      </w:pPr>
      <w:r w:rsidRPr="00C81BAD">
        <w:rPr>
          <w:rFonts w:hAnsi="宋体" w:cs="宋体" w:hint="eastAsia"/>
        </w:rPr>
        <w:t xml:space="preserve">       point t=p;</w:t>
      </w:r>
    </w:p>
    <w:p w:rsidR="005F1F37" w:rsidRPr="00C81BAD" w:rsidRDefault="005F1F37" w:rsidP="005F1F37">
      <w:pPr>
        <w:pStyle w:val="ad"/>
        <w:rPr>
          <w:rFonts w:hAnsi="宋体" w:cs="宋体"/>
        </w:rPr>
      </w:pPr>
      <w:r w:rsidRPr="00C81BAD">
        <w:rPr>
          <w:rFonts w:hAnsi="宋体" w:cs="宋体" w:hint="eastAsia"/>
        </w:rPr>
        <w:t xml:space="preserve">       t.x+=l.a.y-l.b.y,t.y+=l.b.x-l.a.x;</w:t>
      </w:r>
    </w:p>
    <w:p w:rsidR="005F1F37" w:rsidRPr="00C81BAD" w:rsidRDefault="005F1F37" w:rsidP="005F1F37">
      <w:pPr>
        <w:pStyle w:val="ad"/>
        <w:rPr>
          <w:rFonts w:hAnsi="宋体" w:cs="宋体"/>
        </w:rPr>
      </w:pPr>
      <w:r w:rsidRPr="00C81BAD">
        <w:rPr>
          <w:rFonts w:hAnsi="宋体" w:cs="宋体" w:hint="eastAsia"/>
        </w:rPr>
        <w:t xml:space="preserve">       if (xmult(l.a,t,p)*xmult(l.b,t,p)&gt;eps)</w:t>
      </w:r>
    </w:p>
    <w:p w:rsidR="005F1F37" w:rsidRPr="00C81BAD" w:rsidRDefault="005F1F37" w:rsidP="005F1F37">
      <w:pPr>
        <w:pStyle w:val="ad"/>
        <w:rPr>
          <w:rFonts w:hAnsi="宋体" w:cs="宋体"/>
        </w:rPr>
      </w:pPr>
      <w:r w:rsidRPr="00C81BAD">
        <w:rPr>
          <w:rFonts w:hAnsi="宋体" w:cs="宋体" w:hint="eastAsia"/>
        </w:rPr>
        <w:t xml:space="preserve">              return distance(p,l.a)&lt;distance(p,l.b)?distance(p,l.a):distance(p,l.b);</w:t>
      </w:r>
    </w:p>
    <w:p w:rsidR="005F1F37" w:rsidRPr="00C81BAD" w:rsidRDefault="005F1F37" w:rsidP="005F1F37">
      <w:pPr>
        <w:pStyle w:val="ad"/>
        <w:rPr>
          <w:rFonts w:hAnsi="宋体" w:cs="宋体"/>
        </w:rPr>
      </w:pPr>
      <w:r w:rsidRPr="00C81BAD">
        <w:rPr>
          <w:rFonts w:hAnsi="宋体" w:cs="宋体" w:hint="eastAsia"/>
        </w:rPr>
        <w:t xml:space="preserve">       return fabs(xmult(p,l.a,l.b))/distance(l.a,l.b);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disptoseg(point p,point l1,point l2){</w:t>
      </w:r>
    </w:p>
    <w:p w:rsidR="005F1F37" w:rsidRPr="00C81BAD" w:rsidRDefault="005F1F37" w:rsidP="005F1F37">
      <w:pPr>
        <w:pStyle w:val="ad"/>
        <w:rPr>
          <w:rFonts w:hAnsi="宋体" w:cs="宋体"/>
        </w:rPr>
      </w:pPr>
      <w:r w:rsidRPr="00C81BAD">
        <w:rPr>
          <w:rFonts w:hAnsi="宋体" w:cs="宋体" w:hint="eastAsia"/>
        </w:rPr>
        <w:t xml:space="preserve">       point t=p;</w:t>
      </w:r>
    </w:p>
    <w:p w:rsidR="005F1F37" w:rsidRPr="00C81BAD" w:rsidRDefault="005F1F37" w:rsidP="005F1F37">
      <w:pPr>
        <w:pStyle w:val="ad"/>
        <w:rPr>
          <w:rFonts w:hAnsi="宋体" w:cs="宋体"/>
        </w:rPr>
      </w:pPr>
      <w:r w:rsidRPr="00C81BAD">
        <w:rPr>
          <w:rFonts w:hAnsi="宋体" w:cs="宋体" w:hint="eastAsia"/>
        </w:rPr>
        <w:t xml:space="preserve">       t.x+=l1.y-l2.y,t.y+=l2.x-l1.x;</w:t>
      </w:r>
    </w:p>
    <w:p w:rsidR="005F1F37" w:rsidRPr="00C81BAD" w:rsidRDefault="005F1F37" w:rsidP="005F1F37">
      <w:pPr>
        <w:pStyle w:val="ad"/>
        <w:rPr>
          <w:rFonts w:hAnsi="宋体" w:cs="宋体"/>
        </w:rPr>
      </w:pPr>
      <w:r w:rsidRPr="00C81BAD">
        <w:rPr>
          <w:rFonts w:hAnsi="宋体" w:cs="宋体" w:hint="eastAsia"/>
        </w:rPr>
        <w:t xml:space="preserve">       if (xmult(l1,t,p)*xmult(l2,t,p)&gt;eps)</w:t>
      </w:r>
    </w:p>
    <w:p w:rsidR="005F1F37" w:rsidRPr="00C81BAD" w:rsidRDefault="005F1F37" w:rsidP="005F1F37">
      <w:pPr>
        <w:pStyle w:val="ad"/>
        <w:rPr>
          <w:rFonts w:hAnsi="宋体" w:cs="宋体"/>
        </w:rPr>
      </w:pPr>
      <w:r w:rsidRPr="00C81BAD">
        <w:rPr>
          <w:rFonts w:hAnsi="宋体" w:cs="宋体" w:hint="eastAsia"/>
        </w:rPr>
        <w:t xml:space="preserve">              return distance(p,l1)&lt;distance(p,l2)?distance(p,l1):distance(p,l2);</w:t>
      </w:r>
    </w:p>
    <w:p w:rsidR="005F1F37" w:rsidRPr="00C81BAD" w:rsidRDefault="005F1F37" w:rsidP="005F1F37">
      <w:pPr>
        <w:pStyle w:val="ad"/>
        <w:rPr>
          <w:rFonts w:hAnsi="宋体" w:cs="宋体"/>
        </w:rPr>
      </w:pPr>
      <w:r w:rsidRPr="00C81BAD">
        <w:rPr>
          <w:rFonts w:hAnsi="宋体" w:cs="宋体" w:hint="eastAsia"/>
        </w:rPr>
        <w:t xml:space="preserve">       return fabs(xmult(p,l1,l2))/distance(l1,l2);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//矢量V以P为顶点逆时针旋转angle并放大scale倍</w:t>
      </w:r>
    </w:p>
    <w:p w:rsidR="005F1F37" w:rsidRPr="00C81BAD" w:rsidRDefault="005F1F37" w:rsidP="005F1F37">
      <w:pPr>
        <w:pStyle w:val="ad"/>
        <w:rPr>
          <w:rFonts w:hAnsi="宋体" w:cs="宋体"/>
        </w:rPr>
      </w:pPr>
      <w:r w:rsidRPr="00C81BAD">
        <w:rPr>
          <w:rFonts w:hAnsi="宋体" w:cs="宋体" w:hint="eastAsia"/>
        </w:rPr>
        <w:t>point rotate(point v,point p,double angle,double scale){</w:t>
      </w:r>
    </w:p>
    <w:p w:rsidR="005F1F37" w:rsidRPr="00C81BAD" w:rsidRDefault="005F1F37" w:rsidP="005F1F37">
      <w:pPr>
        <w:pStyle w:val="ad"/>
        <w:rPr>
          <w:rFonts w:hAnsi="宋体" w:cs="宋体"/>
        </w:rPr>
      </w:pPr>
      <w:r w:rsidRPr="00C81BAD">
        <w:rPr>
          <w:rFonts w:hAnsi="宋体" w:cs="宋体" w:hint="eastAsia"/>
        </w:rPr>
        <w:t xml:space="preserve">       point ret=p;</w:t>
      </w:r>
    </w:p>
    <w:p w:rsidR="005F1F37" w:rsidRPr="00C81BAD" w:rsidRDefault="005F1F37" w:rsidP="005F1F37">
      <w:pPr>
        <w:pStyle w:val="ad"/>
        <w:rPr>
          <w:rFonts w:hAnsi="宋体" w:cs="宋体"/>
        </w:rPr>
      </w:pPr>
      <w:r w:rsidRPr="00C81BAD">
        <w:rPr>
          <w:rFonts w:hAnsi="宋体" w:cs="宋体" w:hint="eastAsia"/>
        </w:rPr>
        <w:t xml:space="preserve">      v.x-=p.x,v.y-=p.y;</w:t>
      </w:r>
    </w:p>
    <w:p w:rsidR="005F1F37" w:rsidRPr="00C81BAD" w:rsidRDefault="005F1F37" w:rsidP="005F1F37">
      <w:pPr>
        <w:pStyle w:val="ad"/>
        <w:rPr>
          <w:rFonts w:hAnsi="宋体" w:cs="宋体"/>
        </w:rPr>
      </w:pPr>
      <w:r w:rsidRPr="00C81BAD">
        <w:rPr>
          <w:rFonts w:hAnsi="宋体" w:cs="宋体" w:hint="eastAsia"/>
        </w:rPr>
        <w:t xml:space="preserve">       p.x=scale*cos(angle);</w:t>
      </w:r>
    </w:p>
    <w:p w:rsidR="005F1F37" w:rsidRPr="00C81BAD" w:rsidRDefault="005F1F37" w:rsidP="005F1F37">
      <w:pPr>
        <w:pStyle w:val="ad"/>
        <w:rPr>
          <w:rFonts w:hAnsi="宋体" w:cs="宋体"/>
        </w:rPr>
      </w:pPr>
      <w:r w:rsidRPr="00C81BAD">
        <w:rPr>
          <w:rFonts w:hAnsi="宋体" w:cs="宋体" w:hint="eastAsia"/>
        </w:rPr>
        <w:t xml:space="preserve">       p.y=scale*sin(angle);</w:t>
      </w:r>
    </w:p>
    <w:p w:rsidR="005F1F37" w:rsidRPr="00C81BAD" w:rsidRDefault="005F1F37" w:rsidP="005F1F37">
      <w:pPr>
        <w:pStyle w:val="ad"/>
        <w:rPr>
          <w:rFonts w:hAnsi="宋体" w:cs="宋体"/>
        </w:rPr>
      </w:pPr>
      <w:r w:rsidRPr="00C81BAD">
        <w:rPr>
          <w:rFonts w:hAnsi="宋体" w:cs="宋体" w:hint="eastAsia"/>
        </w:rPr>
        <w:t xml:space="preserve">       ret.x+=v.x*p.x-v.y*p.y;</w:t>
      </w:r>
    </w:p>
    <w:p w:rsidR="005F1F37" w:rsidRPr="00C81BAD" w:rsidRDefault="005F1F37" w:rsidP="005F1F37">
      <w:pPr>
        <w:pStyle w:val="ad"/>
        <w:rPr>
          <w:rFonts w:hAnsi="宋体" w:cs="宋体"/>
        </w:rPr>
      </w:pPr>
      <w:r w:rsidRPr="00C81BAD">
        <w:rPr>
          <w:rFonts w:hAnsi="宋体" w:cs="宋体" w:hint="eastAsia"/>
        </w:rPr>
        <w:t xml:space="preserve">       ret.y+=v.x*p.y+v.y*p.x;</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r w:rsidRPr="00C81BAD">
        <w:rPr>
          <w:rFonts w:hAnsi="宋体" w:cs="宋体" w:hint="eastAsia"/>
          <w:b/>
        </w:rPr>
        <w:t>1.6   面积</w:t>
      </w:r>
    </w:p>
    <w:p w:rsidR="005F1F37" w:rsidRPr="00C81BAD" w:rsidRDefault="005F1F37" w:rsidP="005F1F37">
      <w:pPr>
        <w:pStyle w:val="ad"/>
        <w:rPr>
          <w:rFonts w:hAnsi="宋体" w:cs="宋体"/>
        </w:rPr>
      </w:pPr>
      <w:r w:rsidRPr="00C81BAD">
        <w:rPr>
          <w:rFonts w:hAnsi="宋体" w:cs="宋体" w:hint="eastAsia"/>
        </w:rPr>
        <w:t>#include &lt;math.h&gt;</w:t>
      </w:r>
    </w:p>
    <w:p w:rsidR="005F1F37" w:rsidRPr="00C81BAD" w:rsidRDefault="005F1F37" w:rsidP="005F1F37">
      <w:pPr>
        <w:pStyle w:val="ad"/>
        <w:rPr>
          <w:rFonts w:hAnsi="宋体" w:cs="宋体"/>
        </w:rPr>
      </w:pPr>
      <w:r w:rsidRPr="00C81BAD">
        <w:rPr>
          <w:rFonts w:hAnsi="宋体" w:cs="宋体" w:hint="eastAsia"/>
        </w:rPr>
        <w:t>struct point{double x,y;};</w:t>
      </w:r>
    </w:p>
    <w:p w:rsidR="005F1F37" w:rsidRPr="00C81BAD" w:rsidRDefault="005F1F37" w:rsidP="005F1F37">
      <w:pPr>
        <w:pStyle w:val="ad"/>
        <w:rPr>
          <w:rFonts w:hAnsi="宋体" w:cs="宋体"/>
        </w:rPr>
      </w:pPr>
      <w:r w:rsidRPr="00C81BAD">
        <w:rPr>
          <w:rFonts w:hAnsi="宋体" w:cs="宋体" w:hint="eastAsia"/>
        </w:rPr>
        <w:t>//计算cross product (P1-P0)x(P2-P0)</w:t>
      </w:r>
    </w:p>
    <w:p w:rsidR="005F1F37" w:rsidRPr="00C81BAD" w:rsidRDefault="005F1F37" w:rsidP="005F1F37">
      <w:pPr>
        <w:pStyle w:val="ad"/>
        <w:rPr>
          <w:rFonts w:hAnsi="宋体" w:cs="宋体"/>
        </w:rPr>
      </w:pPr>
      <w:r w:rsidRPr="00C81BAD">
        <w:rPr>
          <w:rFonts w:hAnsi="宋体" w:cs="宋体" w:hint="eastAsia"/>
        </w:rPr>
        <w:t>double xmult(point p1,point p2,point p0){</w:t>
      </w:r>
    </w:p>
    <w:p w:rsidR="005F1F37" w:rsidRPr="00C81BAD" w:rsidRDefault="005F1F37" w:rsidP="005F1F37">
      <w:pPr>
        <w:pStyle w:val="ad"/>
        <w:rPr>
          <w:rFonts w:hAnsi="宋体" w:cs="宋体"/>
        </w:rPr>
      </w:pPr>
      <w:r w:rsidRPr="00C81BAD">
        <w:rPr>
          <w:rFonts w:hAnsi="宋体" w:cs="宋体" w:hint="eastAsia"/>
        </w:rPr>
        <w:lastRenderedPageBreak/>
        <w:t xml:space="preserve">       return (p1.x-p0.x)*(p2.y-p0.y)-(p2.x-p0.x)*(p1.y-p0.y);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xmult(double x1,double y1,double x2,double y2,double x0,double y0){</w:t>
      </w:r>
    </w:p>
    <w:p w:rsidR="005F1F37" w:rsidRPr="00C81BAD" w:rsidRDefault="005F1F37" w:rsidP="005F1F37">
      <w:pPr>
        <w:pStyle w:val="ad"/>
        <w:rPr>
          <w:rFonts w:hAnsi="宋体" w:cs="宋体"/>
        </w:rPr>
      </w:pPr>
      <w:r w:rsidRPr="00C81BAD">
        <w:rPr>
          <w:rFonts w:hAnsi="宋体" w:cs="宋体" w:hint="eastAsia"/>
        </w:rPr>
        <w:t xml:space="preserve">       return (x1-x0)*(y2-y0)-(x2-x0)*(y1-y0);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//计算三角形面积,输入三顶点</w:t>
      </w:r>
    </w:p>
    <w:p w:rsidR="005F1F37" w:rsidRPr="00C81BAD" w:rsidRDefault="005F1F37" w:rsidP="005F1F37">
      <w:pPr>
        <w:pStyle w:val="ad"/>
        <w:rPr>
          <w:rFonts w:hAnsi="宋体" w:cs="宋体"/>
        </w:rPr>
      </w:pPr>
      <w:r w:rsidRPr="00C81BAD">
        <w:rPr>
          <w:rFonts w:hAnsi="宋体" w:cs="宋体" w:hint="eastAsia"/>
        </w:rPr>
        <w:t>double area_triangle(point p1,point p2,point p3){</w:t>
      </w:r>
    </w:p>
    <w:p w:rsidR="005F1F37" w:rsidRPr="00C81BAD" w:rsidRDefault="005F1F37" w:rsidP="005F1F37">
      <w:pPr>
        <w:pStyle w:val="ad"/>
        <w:rPr>
          <w:rFonts w:hAnsi="宋体" w:cs="宋体"/>
        </w:rPr>
      </w:pPr>
      <w:r w:rsidRPr="00C81BAD">
        <w:rPr>
          <w:rFonts w:hAnsi="宋体" w:cs="宋体" w:hint="eastAsia"/>
        </w:rPr>
        <w:t xml:space="preserve">       return fabs(xmult(p1,p2,p3))/2;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area_triangle(double x1,double y1,double x2,double y2,double x3,double y3){</w:t>
      </w:r>
    </w:p>
    <w:p w:rsidR="005F1F37" w:rsidRPr="00C81BAD" w:rsidRDefault="005F1F37" w:rsidP="005F1F37">
      <w:pPr>
        <w:pStyle w:val="ad"/>
        <w:rPr>
          <w:rFonts w:hAnsi="宋体" w:cs="宋体"/>
        </w:rPr>
      </w:pPr>
      <w:r w:rsidRPr="00C81BAD">
        <w:rPr>
          <w:rFonts w:hAnsi="宋体" w:cs="宋体" w:hint="eastAsia"/>
        </w:rPr>
        <w:t xml:space="preserve">       return fabs(xmult(x1,y1,x2,y2,x3,y3))/2;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//计算三角形面积,输入三边长</w:t>
      </w:r>
    </w:p>
    <w:p w:rsidR="005F1F37" w:rsidRPr="00C81BAD" w:rsidRDefault="005F1F37" w:rsidP="005F1F37">
      <w:pPr>
        <w:pStyle w:val="ad"/>
        <w:rPr>
          <w:rFonts w:hAnsi="宋体" w:cs="宋体"/>
        </w:rPr>
      </w:pPr>
      <w:r w:rsidRPr="00C81BAD">
        <w:rPr>
          <w:rFonts w:hAnsi="宋体" w:cs="宋体" w:hint="eastAsia"/>
        </w:rPr>
        <w:t>double area_triangle(double a,double b,double c){</w:t>
      </w:r>
    </w:p>
    <w:p w:rsidR="005F1F37" w:rsidRPr="00C81BAD" w:rsidRDefault="005F1F37" w:rsidP="005F1F37">
      <w:pPr>
        <w:pStyle w:val="ad"/>
        <w:rPr>
          <w:rFonts w:hAnsi="宋体" w:cs="宋体"/>
        </w:rPr>
      </w:pPr>
      <w:r w:rsidRPr="00C81BAD">
        <w:rPr>
          <w:rFonts w:hAnsi="宋体" w:cs="宋体" w:hint="eastAsia"/>
        </w:rPr>
        <w:t xml:space="preserve">       double s=(a+b+c)/2;</w:t>
      </w:r>
    </w:p>
    <w:p w:rsidR="005F1F37" w:rsidRPr="00C81BAD" w:rsidRDefault="005F1F37" w:rsidP="005F1F37">
      <w:pPr>
        <w:pStyle w:val="ad"/>
        <w:rPr>
          <w:rFonts w:hAnsi="宋体" w:cs="宋体"/>
        </w:rPr>
      </w:pPr>
      <w:r w:rsidRPr="00C81BAD">
        <w:rPr>
          <w:rFonts w:hAnsi="宋体" w:cs="宋体" w:hint="eastAsia"/>
        </w:rPr>
        <w:t xml:space="preserve">       return sqrt(s*(s-a)*(s-b)*(s-c));</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//计算多边形面积,顶点按顺时针或逆时针给出</w:t>
      </w:r>
    </w:p>
    <w:p w:rsidR="005F1F37" w:rsidRPr="00C81BAD" w:rsidRDefault="005F1F37" w:rsidP="005F1F37">
      <w:pPr>
        <w:pStyle w:val="ad"/>
        <w:rPr>
          <w:rFonts w:hAnsi="宋体" w:cs="宋体"/>
        </w:rPr>
      </w:pPr>
      <w:r w:rsidRPr="00C81BAD">
        <w:rPr>
          <w:rFonts w:hAnsi="宋体" w:cs="宋体" w:hint="eastAsia"/>
        </w:rPr>
        <w:t>double area_polygon(int n,point* p){</w:t>
      </w:r>
    </w:p>
    <w:p w:rsidR="005F1F37" w:rsidRPr="00C81BAD" w:rsidRDefault="005F1F37" w:rsidP="005F1F37">
      <w:pPr>
        <w:pStyle w:val="ad"/>
        <w:rPr>
          <w:rFonts w:hAnsi="宋体" w:cs="宋体"/>
        </w:rPr>
      </w:pPr>
      <w:r w:rsidRPr="00C81BAD">
        <w:rPr>
          <w:rFonts w:hAnsi="宋体" w:cs="宋体" w:hint="eastAsia"/>
        </w:rPr>
        <w:t xml:space="preserve">       double s1=0,s2=0;</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s1+=p[(i+1)%n].y*p[i].x,s2+=p[(i+1)%n].y*p[(i+2)%n].x;</w:t>
      </w:r>
    </w:p>
    <w:p w:rsidR="005F1F37" w:rsidRPr="00C81BAD" w:rsidRDefault="005F1F37" w:rsidP="005F1F37">
      <w:pPr>
        <w:pStyle w:val="ad"/>
        <w:rPr>
          <w:rFonts w:hAnsi="宋体" w:cs="宋体"/>
        </w:rPr>
      </w:pPr>
      <w:r w:rsidRPr="00C81BAD">
        <w:rPr>
          <w:rFonts w:hAnsi="宋体" w:cs="宋体" w:hint="eastAsia"/>
        </w:rPr>
        <w:t xml:space="preserve">       return fabs(s1-s2)/2;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r w:rsidRPr="00C81BAD">
        <w:rPr>
          <w:rFonts w:hAnsi="宋体" w:cs="宋体" w:hint="eastAsia"/>
          <w:b/>
        </w:rPr>
        <w:t>1.7   球面</w:t>
      </w:r>
    </w:p>
    <w:p w:rsidR="005F1F37" w:rsidRPr="00C81BAD" w:rsidRDefault="005F1F37" w:rsidP="005F1F37">
      <w:pPr>
        <w:pStyle w:val="ad"/>
        <w:rPr>
          <w:rFonts w:hAnsi="宋体" w:cs="宋体"/>
        </w:rPr>
      </w:pPr>
      <w:r w:rsidRPr="00C81BAD">
        <w:rPr>
          <w:rFonts w:hAnsi="宋体" w:cs="宋体" w:hint="eastAsia"/>
        </w:rPr>
        <w:t>#include &lt;math.h&gt;</w:t>
      </w:r>
    </w:p>
    <w:p w:rsidR="005F1F37" w:rsidRPr="00C81BAD" w:rsidRDefault="005F1F37" w:rsidP="005F1F37">
      <w:pPr>
        <w:pStyle w:val="ad"/>
        <w:rPr>
          <w:rFonts w:hAnsi="宋体" w:cs="宋体"/>
        </w:rPr>
      </w:pPr>
      <w:r w:rsidRPr="00C81BAD">
        <w:rPr>
          <w:rFonts w:hAnsi="宋体" w:cs="宋体" w:hint="eastAsia"/>
        </w:rPr>
        <w:t>const double pi=acos(-1);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//计算圆心角lat表示纬度,-90&lt;=w&lt;=90,lng表示经度</w:t>
      </w:r>
    </w:p>
    <w:p w:rsidR="005F1F37" w:rsidRPr="00C81BAD" w:rsidRDefault="005F1F37" w:rsidP="005F1F37">
      <w:pPr>
        <w:pStyle w:val="ad"/>
        <w:rPr>
          <w:rFonts w:hAnsi="宋体" w:cs="宋体"/>
        </w:rPr>
      </w:pPr>
      <w:r w:rsidRPr="00C81BAD">
        <w:rPr>
          <w:rFonts w:hAnsi="宋体" w:cs="宋体" w:hint="eastAsia"/>
        </w:rPr>
        <w:t>//返回两点所在大圆劣弧对应圆心角,0&lt;=angle&lt;=pi</w:t>
      </w:r>
    </w:p>
    <w:p w:rsidR="005F1F37" w:rsidRPr="00C81BAD" w:rsidRDefault="005F1F37" w:rsidP="005F1F37">
      <w:pPr>
        <w:pStyle w:val="ad"/>
        <w:rPr>
          <w:rFonts w:hAnsi="宋体" w:cs="宋体"/>
        </w:rPr>
      </w:pPr>
      <w:r w:rsidRPr="00C81BAD">
        <w:rPr>
          <w:rFonts w:hAnsi="宋体" w:cs="宋体" w:hint="eastAsia"/>
        </w:rPr>
        <w:t>double angle(double lng1,double lat1,double lng2,double lat2){</w:t>
      </w:r>
    </w:p>
    <w:p w:rsidR="005F1F37" w:rsidRPr="00C81BAD" w:rsidRDefault="005F1F37" w:rsidP="005F1F37">
      <w:pPr>
        <w:pStyle w:val="ad"/>
        <w:rPr>
          <w:rFonts w:hAnsi="宋体" w:cs="宋体"/>
        </w:rPr>
      </w:pPr>
      <w:r w:rsidRPr="00C81BAD">
        <w:rPr>
          <w:rFonts w:hAnsi="宋体" w:cs="宋体" w:hint="eastAsia"/>
        </w:rPr>
        <w:t xml:space="preserve">       double dlng=fabs(lng1-lng2)*pi/180;</w:t>
      </w:r>
    </w:p>
    <w:p w:rsidR="005F1F37" w:rsidRPr="00C81BAD" w:rsidRDefault="005F1F37" w:rsidP="005F1F37">
      <w:pPr>
        <w:pStyle w:val="ad"/>
        <w:rPr>
          <w:rFonts w:hAnsi="宋体" w:cs="宋体"/>
        </w:rPr>
      </w:pPr>
      <w:r w:rsidRPr="00C81BAD">
        <w:rPr>
          <w:rFonts w:hAnsi="宋体" w:cs="宋体" w:hint="eastAsia"/>
        </w:rPr>
        <w:t xml:space="preserve">       while (dlng&gt;=pi+pi)</w:t>
      </w:r>
    </w:p>
    <w:p w:rsidR="005F1F37" w:rsidRPr="00C81BAD" w:rsidRDefault="005F1F37" w:rsidP="005F1F37">
      <w:pPr>
        <w:pStyle w:val="ad"/>
        <w:rPr>
          <w:rFonts w:hAnsi="宋体" w:cs="宋体"/>
        </w:rPr>
      </w:pPr>
      <w:r w:rsidRPr="00C81BAD">
        <w:rPr>
          <w:rFonts w:hAnsi="宋体" w:cs="宋体" w:hint="eastAsia"/>
        </w:rPr>
        <w:t xml:space="preserve">              dlng-=pi+pi;</w:t>
      </w:r>
    </w:p>
    <w:p w:rsidR="005F1F37" w:rsidRPr="00C81BAD" w:rsidRDefault="005F1F37" w:rsidP="005F1F37">
      <w:pPr>
        <w:pStyle w:val="ad"/>
        <w:rPr>
          <w:rFonts w:hAnsi="宋体" w:cs="宋体"/>
        </w:rPr>
      </w:pPr>
      <w:r w:rsidRPr="00C81BAD">
        <w:rPr>
          <w:rFonts w:hAnsi="宋体" w:cs="宋体" w:hint="eastAsia"/>
        </w:rPr>
        <w:t xml:space="preserve">       if (dlng&gt;pi)</w:t>
      </w:r>
    </w:p>
    <w:p w:rsidR="005F1F37" w:rsidRPr="00C81BAD" w:rsidRDefault="005F1F37" w:rsidP="005F1F37">
      <w:pPr>
        <w:pStyle w:val="ad"/>
        <w:rPr>
          <w:rFonts w:hAnsi="宋体" w:cs="宋体"/>
        </w:rPr>
      </w:pPr>
      <w:r w:rsidRPr="00C81BAD">
        <w:rPr>
          <w:rFonts w:hAnsi="宋体" w:cs="宋体" w:hint="eastAsia"/>
        </w:rPr>
        <w:t xml:space="preserve">              dlng=pi+pi-dlng;</w:t>
      </w:r>
    </w:p>
    <w:p w:rsidR="005F1F37" w:rsidRPr="00C81BAD" w:rsidRDefault="005F1F37" w:rsidP="005F1F37">
      <w:pPr>
        <w:pStyle w:val="ad"/>
        <w:rPr>
          <w:rFonts w:hAnsi="宋体" w:cs="宋体"/>
        </w:rPr>
      </w:pPr>
      <w:r w:rsidRPr="00C81BAD">
        <w:rPr>
          <w:rFonts w:hAnsi="宋体" w:cs="宋体" w:hint="eastAsia"/>
        </w:rPr>
        <w:t xml:space="preserve">       lat1*=pi/180,lat2*=pi/180;</w:t>
      </w:r>
    </w:p>
    <w:p w:rsidR="005F1F37" w:rsidRPr="00C81BAD" w:rsidRDefault="005F1F37" w:rsidP="005F1F37">
      <w:pPr>
        <w:pStyle w:val="ad"/>
        <w:rPr>
          <w:rFonts w:hAnsi="宋体" w:cs="宋体"/>
        </w:rPr>
      </w:pPr>
      <w:r w:rsidRPr="00C81BAD">
        <w:rPr>
          <w:rFonts w:hAnsi="宋体" w:cs="宋体" w:hint="eastAsia"/>
        </w:rPr>
        <w:t xml:space="preserve">       return acos(cos(lat1)*cos(lat2)*cos(dlng)+sin(lat1)*sin(lat2));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//计算距离,r为球半径</w:t>
      </w:r>
    </w:p>
    <w:p w:rsidR="005F1F37" w:rsidRPr="00C81BAD" w:rsidRDefault="005F1F37" w:rsidP="005F1F37">
      <w:pPr>
        <w:pStyle w:val="ad"/>
        <w:rPr>
          <w:rFonts w:hAnsi="宋体" w:cs="宋体"/>
        </w:rPr>
      </w:pPr>
      <w:r w:rsidRPr="00C81BAD">
        <w:rPr>
          <w:rFonts w:hAnsi="宋体" w:cs="宋体" w:hint="eastAsia"/>
        </w:rPr>
        <w:t>double line_dist(double r,double lng1,double lat1,double lng2,double lat2){</w:t>
      </w:r>
    </w:p>
    <w:p w:rsidR="005F1F37" w:rsidRPr="00C81BAD" w:rsidRDefault="005F1F37" w:rsidP="005F1F37">
      <w:pPr>
        <w:pStyle w:val="ad"/>
        <w:rPr>
          <w:rFonts w:hAnsi="宋体" w:cs="宋体"/>
        </w:rPr>
      </w:pPr>
      <w:r w:rsidRPr="00C81BAD">
        <w:rPr>
          <w:rFonts w:hAnsi="宋体" w:cs="宋体" w:hint="eastAsia"/>
        </w:rPr>
        <w:t xml:space="preserve">       double dlng=fabs(lng1-lng2)*pi/180;</w:t>
      </w:r>
    </w:p>
    <w:p w:rsidR="005F1F37" w:rsidRPr="00C81BAD" w:rsidRDefault="005F1F37" w:rsidP="005F1F37">
      <w:pPr>
        <w:pStyle w:val="ad"/>
        <w:rPr>
          <w:rFonts w:hAnsi="宋体" w:cs="宋体"/>
        </w:rPr>
      </w:pPr>
      <w:r w:rsidRPr="00C81BAD">
        <w:rPr>
          <w:rFonts w:hAnsi="宋体" w:cs="宋体" w:hint="eastAsia"/>
        </w:rPr>
        <w:t xml:space="preserve">       while (dlng&gt;=pi+pi)</w:t>
      </w:r>
    </w:p>
    <w:p w:rsidR="005F1F37" w:rsidRPr="00C81BAD" w:rsidRDefault="005F1F37" w:rsidP="005F1F37">
      <w:pPr>
        <w:pStyle w:val="ad"/>
        <w:rPr>
          <w:rFonts w:hAnsi="宋体" w:cs="宋体"/>
        </w:rPr>
      </w:pPr>
      <w:r w:rsidRPr="00C81BAD">
        <w:rPr>
          <w:rFonts w:hAnsi="宋体" w:cs="宋体" w:hint="eastAsia"/>
        </w:rPr>
        <w:t xml:space="preserve">              dlng-=pi+pi;</w:t>
      </w:r>
    </w:p>
    <w:p w:rsidR="005F1F37" w:rsidRPr="00C81BAD" w:rsidRDefault="005F1F37" w:rsidP="005F1F37">
      <w:pPr>
        <w:pStyle w:val="ad"/>
        <w:rPr>
          <w:rFonts w:hAnsi="宋体" w:cs="宋体"/>
        </w:rPr>
      </w:pPr>
      <w:r w:rsidRPr="00C81BAD">
        <w:rPr>
          <w:rFonts w:hAnsi="宋体" w:cs="宋体" w:hint="eastAsia"/>
        </w:rPr>
        <w:t xml:space="preserve">       if (dlng&gt;pi)</w:t>
      </w:r>
    </w:p>
    <w:p w:rsidR="005F1F37" w:rsidRPr="00C81BAD" w:rsidRDefault="005F1F37" w:rsidP="005F1F37">
      <w:pPr>
        <w:pStyle w:val="ad"/>
        <w:rPr>
          <w:rFonts w:hAnsi="宋体" w:cs="宋体"/>
        </w:rPr>
      </w:pPr>
      <w:r w:rsidRPr="00C81BAD">
        <w:rPr>
          <w:rFonts w:hAnsi="宋体" w:cs="宋体" w:hint="eastAsia"/>
        </w:rPr>
        <w:t xml:space="preserve">              dlng=pi+pi-dlng;</w:t>
      </w:r>
    </w:p>
    <w:p w:rsidR="005F1F37" w:rsidRPr="00C81BAD" w:rsidRDefault="005F1F37" w:rsidP="005F1F37">
      <w:pPr>
        <w:pStyle w:val="ad"/>
        <w:rPr>
          <w:rFonts w:hAnsi="宋体" w:cs="宋体"/>
        </w:rPr>
      </w:pPr>
      <w:r w:rsidRPr="00C81BAD">
        <w:rPr>
          <w:rFonts w:hAnsi="宋体" w:cs="宋体" w:hint="eastAsia"/>
        </w:rPr>
        <w:t xml:space="preserve">       lat1*=pi/180,lat2*=pi/180;</w:t>
      </w:r>
    </w:p>
    <w:p w:rsidR="005F1F37" w:rsidRPr="00C81BAD" w:rsidRDefault="005F1F37" w:rsidP="005F1F37">
      <w:pPr>
        <w:pStyle w:val="ad"/>
        <w:rPr>
          <w:rFonts w:hAnsi="宋体" w:cs="宋体"/>
        </w:rPr>
      </w:pPr>
      <w:r w:rsidRPr="00C81BAD">
        <w:rPr>
          <w:rFonts w:hAnsi="宋体" w:cs="宋体" w:hint="eastAsia"/>
        </w:rPr>
        <w:t xml:space="preserve">       return r*sqrt(2-2*(cos(lat1)*cos(lat2)*cos(dlng)+sin(lat1)*sin(lat2)));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//计算球面距离,r为球半径</w:t>
      </w:r>
    </w:p>
    <w:p w:rsidR="005F1F37" w:rsidRPr="00C81BAD" w:rsidRDefault="005F1F37" w:rsidP="005F1F37">
      <w:pPr>
        <w:pStyle w:val="ad"/>
        <w:rPr>
          <w:rFonts w:hAnsi="宋体" w:cs="宋体"/>
        </w:rPr>
      </w:pPr>
      <w:r w:rsidRPr="00C81BAD">
        <w:rPr>
          <w:rFonts w:hAnsi="宋体" w:cs="宋体" w:hint="eastAsia"/>
        </w:rPr>
        <w:t>inline double sphere_dist(double r,double lng1,double lat1,double lng2,double lat2){</w:t>
      </w:r>
    </w:p>
    <w:p w:rsidR="005F1F37" w:rsidRPr="00C81BAD" w:rsidRDefault="005F1F37" w:rsidP="005F1F37">
      <w:pPr>
        <w:pStyle w:val="ad"/>
        <w:rPr>
          <w:rFonts w:hAnsi="宋体" w:cs="宋体"/>
        </w:rPr>
      </w:pPr>
      <w:r w:rsidRPr="00C81BAD">
        <w:rPr>
          <w:rFonts w:hAnsi="宋体" w:cs="宋体" w:hint="eastAsia"/>
        </w:rPr>
        <w:t xml:space="preserve">       return r*angle(lng1,lat1,lng2,lat2);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1.8    三角形</w:t>
      </w:r>
    </w:p>
    <w:p w:rsidR="005F1F37" w:rsidRPr="00C81BAD" w:rsidRDefault="005F1F37" w:rsidP="005F1F37">
      <w:pPr>
        <w:pStyle w:val="ad"/>
        <w:rPr>
          <w:rFonts w:hAnsi="宋体" w:cs="宋体"/>
        </w:rPr>
      </w:pPr>
      <w:r w:rsidRPr="00C81BAD">
        <w:rPr>
          <w:rFonts w:hAnsi="宋体" w:cs="宋体" w:hint="eastAsia"/>
        </w:rPr>
        <w:t>#include &lt;math.h&gt;</w:t>
      </w:r>
    </w:p>
    <w:p w:rsidR="005F1F37" w:rsidRPr="00C81BAD" w:rsidRDefault="005F1F37" w:rsidP="005F1F37">
      <w:pPr>
        <w:pStyle w:val="ad"/>
        <w:rPr>
          <w:rFonts w:hAnsi="宋体" w:cs="宋体"/>
        </w:rPr>
      </w:pPr>
      <w:r w:rsidRPr="00C81BAD">
        <w:rPr>
          <w:rFonts w:hAnsi="宋体" w:cs="宋体" w:hint="eastAsia"/>
        </w:rPr>
        <w:t>struct point{double x,y;};</w:t>
      </w:r>
    </w:p>
    <w:p w:rsidR="005F1F37" w:rsidRPr="00C81BAD" w:rsidRDefault="005F1F37" w:rsidP="005F1F37">
      <w:pPr>
        <w:pStyle w:val="ad"/>
        <w:rPr>
          <w:rFonts w:hAnsi="宋体" w:cs="宋体"/>
        </w:rPr>
      </w:pPr>
      <w:r w:rsidRPr="00C81BAD">
        <w:rPr>
          <w:rFonts w:hAnsi="宋体" w:cs="宋体" w:hint="eastAsia"/>
        </w:rPr>
        <w:t>struct line{point a,b;};</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double distance(point p1,point p2){</w:t>
      </w:r>
    </w:p>
    <w:p w:rsidR="005F1F37" w:rsidRPr="00C81BAD" w:rsidRDefault="005F1F37" w:rsidP="005F1F37">
      <w:pPr>
        <w:pStyle w:val="ad"/>
        <w:rPr>
          <w:rFonts w:hAnsi="宋体" w:cs="宋体"/>
        </w:rPr>
      </w:pPr>
      <w:r w:rsidRPr="00C81BAD">
        <w:rPr>
          <w:rFonts w:hAnsi="宋体" w:cs="宋体" w:hint="eastAsia"/>
        </w:rPr>
        <w:t xml:space="preserve">       return sqrt((p1.x-p2.x)*(p1.x-p2.x)+(p1.y-p2.y)*(p1.y-p2.y));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point intersection(line u,line v){</w:t>
      </w:r>
    </w:p>
    <w:p w:rsidR="005F1F37" w:rsidRPr="00C81BAD" w:rsidRDefault="005F1F37" w:rsidP="005F1F37">
      <w:pPr>
        <w:pStyle w:val="ad"/>
        <w:rPr>
          <w:rFonts w:hAnsi="宋体" w:cs="宋体"/>
        </w:rPr>
      </w:pPr>
      <w:r w:rsidRPr="00C81BAD">
        <w:rPr>
          <w:rFonts w:hAnsi="宋体" w:cs="宋体" w:hint="eastAsia"/>
        </w:rPr>
        <w:t xml:space="preserve">       point ret=u.a;</w:t>
      </w:r>
    </w:p>
    <w:p w:rsidR="005F1F37" w:rsidRPr="00C81BAD" w:rsidRDefault="005F1F37" w:rsidP="005F1F37">
      <w:pPr>
        <w:pStyle w:val="ad"/>
        <w:rPr>
          <w:rFonts w:hAnsi="宋体" w:cs="宋体"/>
        </w:rPr>
      </w:pPr>
      <w:r w:rsidRPr="00C81BAD">
        <w:rPr>
          <w:rFonts w:hAnsi="宋体" w:cs="宋体" w:hint="eastAsia"/>
        </w:rPr>
        <w:t xml:space="preserve">       double t=((u.a.x-v.a.x)*(v.a.y-v.b.y)-(u.a.y-v.a.y)*(v.a.x-v.b.x))</w:t>
      </w:r>
    </w:p>
    <w:p w:rsidR="005F1F37" w:rsidRPr="00C81BAD" w:rsidRDefault="005F1F37" w:rsidP="005F1F37">
      <w:pPr>
        <w:pStyle w:val="ad"/>
        <w:rPr>
          <w:rFonts w:hAnsi="宋体" w:cs="宋体"/>
        </w:rPr>
      </w:pPr>
      <w:r w:rsidRPr="00C81BAD">
        <w:rPr>
          <w:rFonts w:hAnsi="宋体" w:cs="宋体" w:hint="eastAsia"/>
        </w:rPr>
        <w:t xml:space="preserve">                     /((u.a.x-u.b.x)*(v.a.y-v.b.y)-(u.a.y-u.b.y)*(v.a.x-v.b.x));</w:t>
      </w:r>
    </w:p>
    <w:p w:rsidR="005F1F37" w:rsidRPr="00C81BAD" w:rsidRDefault="005F1F37" w:rsidP="005F1F37">
      <w:pPr>
        <w:pStyle w:val="ad"/>
        <w:rPr>
          <w:rFonts w:hAnsi="宋体" w:cs="宋体"/>
        </w:rPr>
      </w:pPr>
      <w:r w:rsidRPr="00C81BAD">
        <w:rPr>
          <w:rFonts w:hAnsi="宋体" w:cs="宋体" w:hint="eastAsia"/>
        </w:rPr>
        <w:t xml:space="preserve">       ret.x+=(u.b.x-u.a.x)*t;</w:t>
      </w:r>
    </w:p>
    <w:p w:rsidR="005F1F37" w:rsidRPr="00C81BAD" w:rsidRDefault="005F1F37" w:rsidP="005F1F37">
      <w:pPr>
        <w:pStyle w:val="ad"/>
        <w:rPr>
          <w:rFonts w:hAnsi="宋体" w:cs="宋体"/>
        </w:rPr>
      </w:pPr>
      <w:r w:rsidRPr="00C81BAD">
        <w:rPr>
          <w:rFonts w:hAnsi="宋体" w:cs="宋体" w:hint="eastAsia"/>
        </w:rPr>
        <w:t xml:space="preserve">       ret.y+=(u.b.y-u.a.y)*t;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//外心</w:t>
      </w:r>
    </w:p>
    <w:p w:rsidR="005F1F37" w:rsidRPr="00C81BAD" w:rsidRDefault="005F1F37" w:rsidP="005F1F37">
      <w:pPr>
        <w:pStyle w:val="ad"/>
        <w:rPr>
          <w:rFonts w:hAnsi="宋体" w:cs="宋体"/>
        </w:rPr>
      </w:pPr>
      <w:r w:rsidRPr="00C81BAD">
        <w:rPr>
          <w:rFonts w:hAnsi="宋体" w:cs="宋体" w:hint="eastAsia"/>
        </w:rPr>
        <w:t>point circumcenter(point a,point b,point c){</w:t>
      </w:r>
    </w:p>
    <w:p w:rsidR="005F1F37" w:rsidRPr="00C81BAD" w:rsidRDefault="005F1F37" w:rsidP="005F1F37">
      <w:pPr>
        <w:pStyle w:val="ad"/>
        <w:rPr>
          <w:rFonts w:hAnsi="宋体" w:cs="宋体"/>
        </w:rPr>
      </w:pPr>
      <w:r w:rsidRPr="00C81BAD">
        <w:rPr>
          <w:rFonts w:hAnsi="宋体" w:cs="宋体" w:hint="eastAsia"/>
        </w:rPr>
        <w:t xml:space="preserve">       line u,v;</w:t>
      </w:r>
    </w:p>
    <w:p w:rsidR="005F1F37" w:rsidRPr="00C81BAD" w:rsidRDefault="005F1F37" w:rsidP="005F1F37">
      <w:pPr>
        <w:pStyle w:val="ad"/>
        <w:rPr>
          <w:rFonts w:hAnsi="宋体" w:cs="宋体"/>
        </w:rPr>
      </w:pPr>
      <w:r w:rsidRPr="00C81BAD">
        <w:rPr>
          <w:rFonts w:hAnsi="宋体" w:cs="宋体" w:hint="eastAsia"/>
        </w:rPr>
        <w:t xml:space="preserve">       u.a.x=(a.x+b.x)/2;</w:t>
      </w:r>
    </w:p>
    <w:p w:rsidR="005F1F37" w:rsidRPr="00C81BAD" w:rsidRDefault="005F1F37" w:rsidP="005F1F37">
      <w:pPr>
        <w:pStyle w:val="ad"/>
        <w:rPr>
          <w:rFonts w:hAnsi="宋体" w:cs="宋体"/>
        </w:rPr>
      </w:pPr>
      <w:r w:rsidRPr="00C81BAD">
        <w:rPr>
          <w:rFonts w:hAnsi="宋体" w:cs="宋体" w:hint="eastAsia"/>
        </w:rPr>
        <w:t xml:space="preserve">       u.a.y=(a.y+b.y)/2;</w:t>
      </w:r>
    </w:p>
    <w:p w:rsidR="005F1F37" w:rsidRPr="00C81BAD" w:rsidRDefault="005F1F37" w:rsidP="005F1F37">
      <w:pPr>
        <w:pStyle w:val="ad"/>
        <w:rPr>
          <w:rFonts w:hAnsi="宋体" w:cs="宋体"/>
        </w:rPr>
      </w:pPr>
      <w:r w:rsidRPr="00C81BAD">
        <w:rPr>
          <w:rFonts w:hAnsi="宋体" w:cs="宋体" w:hint="eastAsia"/>
        </w:rPr>
        <w:t xml:space="preserve">       u.b.x=u.a.x-a.y+b.y;</w:t>
      </w:r>
    </w:p>
    <w:p w:rsidR="005F1F37" w:rsidRPr="00C81BAD" w:rsidRDefault="005F1F37" w:rsidP="005F1F37">
      <w:pPr>
        <w:pStyle w:val="ad"/>
        <w:rPr>
          <w:rFonts w:hAnsi="宋体" w:cs="宋体"/>
        </w:rPr>
      </w:pPr>
      <w:r w:rsidRPr="00C81BAD">
        <w:rPr>
          <w:rFonts w:hAnsi="宋体" w:cs="宋体" w:hint="eastAsia"/>
        </w:rPr>
        <w:t xml:space="preserve">       u.b.y=u.a.y+a.x-b.x;</w:t>
      </w:r>
    </w:p>
    <w:p w:rsidR="005F1F37" w:rsidRPr="00C81BAD" w:rsidRDefault="005F1F37" w:rsidP="005F1F37">
      <w:pPr>
        <w:pStyle w:val="ad"/>
        <w:rPr>
          <w:rFonts w:hAnsi="宋体" w:cs="宋体"/>
        </w:rPr>
      </w:pPr>
      <w:r w:rsidRPr="00C81BAD">
        <w:rPr>
          <w:rFonts w:hAnsi="宋体" w:cs="宋体" w:hint="eastAsia"/>
        </w:rPr>
        <w:t xml:space="preserve">       v.a.x=(a.x+c.x)/2;</w:t>
      </w:r>
    </w:p>
    <w:p w:rsidR="005F1F37" w:rsidRPr="00C81BAD" w:rsidRDefault="005F1F37" w:rsidP="005F1F37">
      <w:pPr>
        <w:pStyle w:val="ad"/>
        <w:rPr>
          <w:rFonts w:hAnsi="宋体" w:cs="宋体"/>
        </w:rPr>
      </w:pPr>
      <w:r w:rsidRPr="00C81BAD">
        <w:rPr>
          <w:rFonts w:hAnsi="宋体" w:cs="宋体" w:hint="eastAsia"/>
        </w:rPr>
        <w:lastRenderedPageBreak/>
        <w:t xml:space="preserve">       v.a.y=(a.y+c.y)/2;</w:t>
      </w:r>
    </w:p>
    <w:p w:rsidR="005F1F37" w:rsidRPr="00C81BAD" w:rsidRDefault="005F1F37" w:rsidP="005F1F37">
      <w:pPr>
        <w:pStyle w:val="ad"/>
        <w:rPr>
          <w:rFonts w:hAnsi="宋体" w:cs="宋体"/>
        </w:rPr>
      </w:pPr>
      <w:r w:rsidRPr="00C81BAD">
        <w:rPr>
          <w:rFonts w:hAnsi="宋体" w:cs="宋体" w:hint="eastAsia"/>
        </w:rPr>
        <w:t xml:space="preserve">       v.b.x=v.a.x-a.y+c.y;</w:t>
      </w:r>
    </w:p>
    <w:p w:rsidR="005F1F37" w:rsidRPr="00C81BAD" w:rsidRDefault="005F1F37" w:rsidP="005F1F37">
      <w:pPr>
        <w:pStyle w:val="ad"/>
        <w:rPr>
          <w:rFonts w:hAnsi="宋体" w:cs="宋体"/>
        </w:rPr>
      </w:pPr>
      <w:r w:rsidRPr="00C81BAD">
        <w:rPr>
          <w:rFonts w:hAnsi="宋体" w:cs="宋体" w:hint="eastAsia"/>
        </w:rPr>
        <w:t xml:space="preserve">       v.b.y=v.a.y+a.x-c.x;</w:t>
      </w:r>
    </w:p>
    <w:p w:rsidR="005F1F37" w:rsidRPr="00C81BAD" w:rsidRDefault="005F1F37" w:rsidP="005F1F37">
      <w:pPr>
        <w:pStyle w:val="ad"/>
        <w:rPr>
          <w:rFonts w:hAnsi="宋体" w:cs="宋体"/>
        </w:rPr>
      </w:pPr>
      <w:r w:rsidRPr="00C81BAD">
        <w:rPr>
          <w:rFonts w:hAnsi="宋体" w:cs="宋体" w:hint="eastAsia"/>
        </w:rPr>
        <w:t xml:space="preserve">       return intersection(u,v);</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//内心</w:t>
      </w:r>
    </w:p>
    <w:p w:rsidR="005F1F37" w:rsidRPr="00C81BAD" w:rsidRDefault="005F1F37" w:rsidP="005F1F37">
      <w:pPr>
        <w:pStyle w:val="ad"/>
        <w:rPr>
          <w:rFonts w:hAnsi="宋体" w:cs="宋体"/>
        </w:rPr>
      </w:pPr>
      <w:r w:rsidRPr="00C81BAD">
        <w:rPr>
          <w:rFonts w:hAnsi="宋体" w:cs="宋体" w:hint="eastAsia"/>
        </w:rPr>
        <w:t>point incenter(point a,point b,point c){</w:t>
      </w:r>
    </w:p>
    <w:p w:rsidR="005F1F37" w:rsidRPr="00C81BAD" w:rsidRDefault="005F1F37" w:rsidP="005F1F37">
      <w:pPr>
        <w:pStyle w:val="ad"/>
        <w:rPr>
          <w:rFonts w:hAnsi="宋体" w:cs="宋体"/>
        </w:rPr>
      </w:pPr>
      <w:r w:rsidRPr="00C81BAD">
        <w:rPr>
          <w:rFonts w:hAnsi="宋体" w:cs="宋体" w:hint="eastAsia"/>
        </w:rPr>
        <w:t xml:space="preserve">       line u,v;</w:t>
      </w:r>
    </w:p>
    <w:p w:rsidR="005F1F37" w:rsidRPr="00C81BAD" w:rsidRDefault="005F1F37" w:rsidP="005F1F37">
      <w:pPr>
        <w:pStyle w:val="ad"/>
        <w:rPr>
          <w:rFonts w:hAnsi="宋体" w:cs="宋体"/>
        </w:rPr>
      </w:pPr>
      <w:r w:rsidRPr="00C81BAD">
        <w:rPr>
          <w:rFonts w:hAnsi="宋体" w:cs="宋体" w:hint="eastAsia"/>
        </w:rPr>
        <w:t xml:space="preserve">       double m,n;</w:t>
      </w:r>
    </w:p>
    <w:p w:rsidR="005F1F37" w:rsidRPr="00C81BAD" w:rsidRDefault="005F1F37" w:rsidP="005F1F37">
      <w:pPr>
        <w:pStyle w:val="ad"/>
        <w:rPr>
          <w:rFonts w:hAnsi="宋体" w:cs="宋体"/>
        </w:rPr>
      </w:pPr>
      <w:r w:rsidRPr="00C81BAD">
        <w:rPr>
          <w:rFonts w:hAnsi="宋体" w:cs="宋体" w:hint="eastAsia"/>
        </w:rPr>
        <w:t xml:space="preserve">       u.a=a;</w:t>
      </w:r>
    </w:p>
    <w:p w:rsidR="005F1F37" w:rsidRPr="00C81BAD" w:rsidRDefault="005F1F37" w:rsidP="005F1F37">
      <w:pPr>
        <w:pStyle w:val="ad"/>
        <w:rPr>
          <w:rFonts w:hAnsi="宋体" w:cs="宋体"/>
        </w:rPr>
      </w:pPr>
      <w:r w:rsidRPr="00C81BAD">
        <w:rPr>
          <w:rFonts w:hAnsi="宋体" w:cs="宋体" w:hint="eastAsia"/>
        </w:rPr>
        <w:t xml:space="preserve">       m=atan2(b.y-a.y,b.x-a.x);</w:t>
      </w:r>
    </w:p>
    <w:p w:rsidR="005F1F37" w:rsidRPr="00C81BAD" w:rsidRDefault="005F1F37" w:rsidP="005F1F37">
      <w:pPr>
        <w:pStyle w:val="ad"/>
        <w:rPr>
          <w:rFonts w:hAnsi="宋体" w:cs="宋体"/>
          <w:lang w:val="pt-BR"/>
        </w:rPr>
      </w:pPr>
      <w:r w:rsidRPr="00C81BAD">
        <w:rPr>
          <w:rFonts w:hAnsi="宋体" w:cs="宋体" w:hint="eastAsia"/>
          <w:lang w:val="pt-BR"/>
        </w:rPr>
        <w:t xml:space="preserve">       n=atan2(c.y-a.y,c.x-a.x);</w:t>
      </w:r>
    </w:p>
    <w:p w:rsidR="005F1F37" w:rsidRPr="00C81BAD" w:rsidRDefault="005F1F37" w:rsidP="005F1F37">
      <w:pPr>
        <w:pStyle w:val="ad"/>
        <w:rPr>
          <w:rFonts w:hAnsi="宋体" w:cs="宋体"/>
          <w:lang w:val="pt-BR"/>
        </w:rPr>
      </w:pPr>
      <w:r w:rsidRPr="00C81BAD">
        <w:rPr>
          <w:rFonts w:hAnsi="宋体" w:cs="宋体" w:hint="eastAsia"/>
          <w:lang w:val="pt-BR"/>
        </w:rPr>
        <w:t xml:space="preserve">       u.b.x=u.a.x+cos((m+n)/2);</w:t>
      </w:r>
    </w:p>
    <w:p w:rsidR="005F1F37" w:rsidRPr="00C81BAD" w:rsidRDefault="005F1F37" w:rsidP="005F1F37">
      <w:pPr>
        <w:pStyle w:val="ad"/>
        <w:rPr>
          <w:rFonts w:hAnsi="宋体" w:cs="宋体"/>
        </w:rPr>
      </w:pPr>
      <w:r w:rsidRPr="00C81BAD">
        <w:rPr>
          <w:rFonts w:hAnsi="宋体" w:cs="宋体" w:hint="eastAsia"/>
        </w:rPr>
        <w:t xml:space="preserve">       u.b.y=u.a.y+sin((m+n)/2);</w:t>
      </w:r>
    </w:p>
    <w:p w:rsidR="005F1F37" w:rsidRPr="00C81BAD" w:rsidRDefault="005F1F37" w:rsidP="005F1F37">
      <w:pPr>
        <w:pStyle w:val="ad"/>
        <w:rPr>
          <w:rFonts w:hAnsi="宋体" w:cs="宋体"/>
        </w:rPr>
      </w:pPr>
      <w:r w:rsidRPr="00C81BAD">
        <w:rPr>
          <w:rFonts w:hAnsi="宋体" w:cs="宋体" w:hint="eastAsia"/>
        </w:rPr>
        <w:t xml:space="preserve">       v.a=b;</w:t>
      </w:r>
    </w:p>
    <w:p w:rsidR="005F1F37" w:rsidRPr="00C81BAD" w:rsidRDefault="005F1F37" w:rsidP="005F1F37">
      <w:pPr>
        <w:pStyle w:val="ad"/>
        <w:rPr>
          <w:rFonts w:hAnsi="宋体" w:cs="宋体"/>
        </w:rPr>
      </w:pPr>
      <w:r w:rsidRPr="00C81BAD">
        <w:rPr>
          <w:rFonts w:hAnsi="宋体" w:cs="宋体" w:hint="eastAsia"/>
        </w:rPr>
        <w:t xml:space="preserve">       m=atan2(a.y-b.y,a.x-b.x);</w:t>
      </w:r>
    </w:p>
    <w:p w:rsidR="005F1F37" w:rsidRPr="00C81BAD" w:rsidRDefault="005F1F37" w:rsidP="005F1F37">
      <w:pPr>
        <w:pStyle w:val="ad"/>
        <w:rPr>
          <w:rFonts w:hAnsi="宋体" w:cs="宋体"/>
          <w:lang w:val="pt-BR"/>
        </w:rPr>
      </w:pPr>
      <w:r w:rsidRPr="00C81BAD">
        <w:rPr>
          <w:rFonts w:hAnsi="宋体" w:cs="宋体" w:hint="eastAsia"/>
          <w:lang w:val="pt-BR"/>
        </w:rPr>
        <w:t xml:space="preserve">       n=atan2(c.y-b.y,c.x-b.x);</w:t>
      </w:r>
    </w:p>
    <w:p w:rsidR="005F1F37" w:rsidRPr="00C81BAD" w:rsidRDefault="005F1F37" w:rsidP="005F1F37">
      <w:pPr>
        <w:pStyle w:val="ad"/>
        <w:rPr>
          <w:rFonts w:hAnsi="宋体" w:cs="宋体"/>
          <w:lang w:val="pt-BR"/>
        </w:rPr>
      </w:pPr>
      <w:r w:rsidRPr="00C81BAD">
        <w:rPr>
          <w:rFonts w:hAnsi="宋体" w:cs="宋体" w:hint="eastAsia"/>
          <w:lang w:val="pt-BR"/>
        </w:rPr>
        <w:t xml:space="preserve">       v.b.x=v.a.x+cos((m+n)/2);</w:t>
      </w:r>
    </w:p>
    <w:p w:rsidR="005F1F37" w:rsidRPr="00C81BAD" w:rsidRDefault="005F1F37" w:rsidP="005F1F37">
      <w:pPr>
        <w:pStyle w:val="ad"/>
        <w:rPr>
          <w:rFonts w:hAnsi="宋体" w:cs="宋体"/>
        </w:rPr>
      </w:pPr>
      <w:r w:rsidRPr="00C81BAD">
        <w:rPr>
          <w:rFonts w:hAnsi="宋体" w:cs="宋体" w:hint="eastAsia"/>
        </w:rPr>
        <w:t xml:space="preserve">       v.b.y=v.a.y+sin((m+n)/2);</w:t>
      </w:r>
    </w:p>
    <w:p w:rsidR="005F1F37" w:rsidRPr="00C81BAD" w:rsidRDefault="005F1F37" w:rsidP="005F1F37">
      <w:pPr>
        <w:pStyle w:val="ad"/>
        <w:rPr>
          <w:rFonts w:hAnsi="宋体" w:cs="宋体"/>
        </w:rPr>
      </w:pPr>
      <w:r w:rsidRPr="00C81BAD">
        <w:rPr>
          <w:rFonts w:hAnsi="宋体" w:cs="宋体" w:hint="eastAsia"/>
        </w:rPr>
        <w:t xml:space="preserve">       return intersection(u,v);</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//垂心</w:t>
      </w:r>
    </w:p>
    <w:p w:rsidR="005F1F37" w:rsidRPr="00C81BAD" w:rsidRDefault="005F1F37" w:rsidP="005F1F37">
      <w:pPr>
        <w:pStyle w:val="ad"/>
        <w:rPr>
          <w:rFonts w:hAnsi="宋体" w:cs="宋体"/>
        </w:rPr>
      </w:pPr>
      <w:r w:rsidRPr="00C81BAD">
        <w:rPr>
          <w:rFonts w:hAnsi="宋体" w:cs="宋体" w:hint="eastAsia"/>
        </w:rPr>
        <w:t>point perpencenter(point a,point b,point c){</w:t>
      </w:r>
    </w:p>
    <w:p w:rsidR="005F1F37" w:rsidRPr="00C81BAD" w:rsidRDefault="005F1F37" w:rsidP="005F1F37">
      <w:pPr>
        <w:pStyle w:val="ad"/>
        <w:rPr>
          <w:rFonts w:hAnsi="宋体" w:cs="宋体"/>
        </w:rPr>
      </w:pPr>
      <w:r w:rsidRPr="00C81BAD">
        <w:rPr>
          <w:rFonts w:hAnsi="宋体" w:cs="宋体" w:hint="eastAsia"/>
        </w:rPr>
        <w:t xml:space="preserve">       line u,v;</w:t>
      </w:r>
    </w:p>
    <w:p w:rsidR="005F1F37" w:rsidRPr="00C81BAD" w:rsidRDefault="005F1F37" w:rsidP="005F1F37">
      <w:pPr>
        <w:pStyle w:val="ad"/>
        <w:rPr>
          <w:rFonts w:hAnsi="宋体" w:cs="宋体"/>
        </w:rPr>
      </w:pPr>
      <w:r w:rsidRPr="00C81BAD">
        <w:rPr>
          <w:rFonts w:hAnsi="宋体" w:cs="宋体" w:hint="eastAsia"/>
        </w:rPr>
        <w:t xml:space="preserve">       u.a=c;</w:t>
      </w:r>
    </w:p>
    <w:p w:rsidR="005F1F37" w:rsidRPr="00C81BAD" w:rsidRDefault="005F1F37" w:rsidP="005F1F37">
      <w:pPr>
        <w:pStyle w:val="ad"/>
        <w:rPr>
          <w:rFonts w:hAnsi="宋体" w:cs="宋体"/>
        </w:rPr>
      </w:pPr>
      <w:r w:rsidRPr="00C81BAD">
        <w:rPr>
          <w:rFonts w:hAnsi="宋体" w:cs="宋体" w:hint="eastAsia"/>
        </w:rPr>
        <w:t xml:space="preserve">       u.b.x=u.a.x-a.y+b.y;</w:t>
      </w:r>
    </w:p>
    <w:p w:rsidR="005F1F37" w:rsidRPr="00C81BAD" w:rsidRDefault="005F1F37" w:rsidP="005F1F37">
      <w:pPr>
        <w:pStyle w:val="ad"/>
        <w:rPr>
          <w:rFonts w:hAnsi="宋体" w:cs="宋体"/>
        </w:rPr>
      </w:pPr>
      <w:r w:rsidRPr="00C81BAD">
        <w:rPr>
          <w:rFonts w:hAnsi="宋体" w:cs="宋体" w:hint="eastAsia"/>
        </w:rPr>
        <w:t xml:space="preserve">       u.b.y=u.a.y+a.x-b.x;</w:t>
      </w:r>
    </w:p>
    <w:p w:rsidR="005F1F37" w:rsidRPr="00C81BAD" w:rsidRDefault="005F1F37" w:rsidP="005F1F37">
      <w:pPr>
        <w:pStyle w:val="ad"/>
        <w:rPr>
          <w:rFonts w:hAnsi="宋体" w:cs="宋体"/>
        </w:rPr>
      </w:pPr>
      <w:r w:rsidRPr="00C81BAD">
        <w:rPr>
          <w:rFonts w:hAnsi="宋体" w:cs="宋体" w:hint="eastAsia"/>
        </w:rPr>
        <w:t xml:space="preserve">       v.a=b;</w:t>
      </w:r>
    </w:p>
    <w:p w:rsidR="005F1F37" w:rsidRPr="00C81BAD" w:rsidRDefault="005F1F37" w:rsidP="005F1F37">
      <w:pPr>
        <w:pStyle w:val="ad"/>
        <w:rPr>
          <w:rFonts w:hAnsi="宋体" w:cs="宋体"/>
        </w:rPr>
      </w:pPr>
      <w:r w:rsidRPr="00C81BAD">
        <w:rPr>
          <w:rFonts w:hAnsi="宋体" w:cs="宋体" w:hint="eastAsia"/>
        </w:rPr>
        <w:t xml:space="preserve">       v.b.x=v.a.x-a.y+c.y;</w:t>
      </w:r>
    </w:p>
    <w:p w:rsidR="005F1F37" w:rsidRPr="00C81BAD" w:rsidRDefault="005F1F37" w:rsidP="005F1F37">
      <w:pPr>
        <w:pStyle w:val="ad"/>
        <w:rPr>
          <w:rFonts w:hAnsi="宋体" w:cs="宋体"/>
        </w:rPr>
      </w:pPr>
      <w:r w:rsidRPr="00C81BAD">
        <w:rPr>
          <w:rFonts w:hAnsi="宋体" w:cs="宋体" w:hint="eastAsia"/>
        </w:rPr>
        <w:t xml:space="preserve">       v.b.y=v.a.y+a.x-c.x;</w:t>
      </w:r>
    </w:p>
    <w:p w:rsidR="005F1F37" w:rsidRPr="00C81BAD" w:rsidRDefault="005F1F37" w:rsidP="005F1F37">
      <w:pPr>
        <w:pStyle w:val="ad"/>
        <w:rPr>
          <w:rFonts w:hAnsi="宋体" w:cs="宋体"/>
        </w:rPr>
      </w:pPr>
      <w:r w:rsidRPr="00C81BAD">
        <w:rPr>
          <w:rFonts w:hAnsi="宋体" w:cs="宋体" w:hint="eastAsia"/>
        </w:rPr>
        <w:t xml:space="preserve">       return intersection(u,v);</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//重心</w:t>
      </w:r>
    </w:p>
    <w:p w:rsidR="005F1F37" w:rsidRPr="00C81BAD" w:rsidRDefault="005F1F37" w:rsidP="005F1F37">
      <w:pPr>
        <w:pStyle w:val="ad"/>
        <w:rPr>
          <w:rFonts w:hAnsi="宋体" w:cs="宋体"/>
        </w:rPr>
      </w:pPr>
      <w:r w:rsidRPr="00C81BAD">
        <w:rPr>
          <w:rFonts w:hAnsi="宋体" w:cs="宋体" w:hint="eastAsia"/>
        </w:rPr>
        <w:t>//到三角形三顶点距离的平方和最小的点</w:t>
      </w:r>
    </w:p>
    <w:p w:rsidR="005F1F37" w:rsidRPr="00C81BAD" w:rsidRDefault="005F1F37" w:rsidP="005F1F37">
      <w:pPr>
        <w:pStyle w:val="ad"/>
        <w:rPr>
          <w:rFonts w:hAnsi="宋体" w:cs="宋体"/>
        </w:rPr>
      </w:pPr>
      <w:r w:rsidRPr="00C81BAD">
        <w:rPr>
          <w:rFonts w:hAnsi="宋体" w:cs="宋体" w:hint="eastAsia"/>
        </w:rPr>
        <w:t>//三角形内到三边距离之积最大的点</w:t>
      </w:r>
    </w:p>
    <w:p w:rsidR="005F1F37" w:rsidRPr="00C81BAD" w:rsidRDefault="005F1F37" w:rsidP="005F1F37">
      <w:pPr>
        <w:pStyle w:val="ad"/>
        <w:rPr>
          <w:rFonts w:hAnsi="宋体" w:cs="宋体"/>
        </w:rPr>
      </w:pPr>
      <w:r w:rsidRPr="00C81BAD">
        <w:rPr>
          <w:rFonts w:hAnsi="宋体" w:cs="宋体" w:hint="eastAsia"/>
        </w:rPr>
        <w:t>point barycenter(point a,point b,point c){</w:t>
      </w:r>
    </w:p>
    <w:p w:rsidR="005F1F37" w:rsidRPr="00C81BAD" w:rsidRDefault="005F1F37" w:rsidP="005F1F37">
      <w:pPr>
        <w:pStyle w:val="ad"/>
        <w:rPr>
          <w:rFonts w:hAnsi="宋体" w:cs="宋体"/>
        </w:rPr>
      </w:pPr>
      <w:r w:rsidRPr="00C81BAD">
        <w:rPr>
          <w:rFonts w:hAnsi="宋体" w:cs="宋体" w:hint="eastAsia"/>
        </w:rPr>
        <w:t xml:space="preserve">       line u,v;</w:t>
      </w:r>
    </w:p>
    <w:p w:rsidR="005F1F37" w:rsidRPr="00C81BAD" w:rsidRDefault="005F1F37" w:rsidP="005F1F37">
      <w:pPr>
        <w:pStyle w:val="ad"/>
        <w:rPr>
          <w:rFonts w:hAnsi="宋体" w:cs="宋体"/>
        </w:rPr>
      </w:pPr>
      <w:r w:rsidRPr="00C81BAD">
        <w:rPr>
          <w:rFonts w:hAnsi="宋体" w:cs="宋体" w:hint="eastAsia"/>
        </w:rPr>
        <w:t xml:space="preserve">       u.a.x=(a.x+b.x)/2;</w:t>
      </w:r>
    </w:p>
    <w:p w:rsidR="005F1F37" w:rsidRPr="00C81BAD" w:rsidRDefault="005F1F37" w:rsidP="005F1F37">
      <w:pPr>
        <w:pStyle w:val="ad"/>
        <w:rPr>
          <w:rFonts w:hAnsi="宋体" w:cs="宋体"/>
        </w:rPr>
      </w:pPr>
      <w:r w:rsidRPr="00C81BAD">
        <w:rPr>
          <w:rFonts w:hAnsi="宋体" w:cs="宋体" w:hint="eastAsia"/>
        </w:rPr>
        <w:t xml:space="preserve">       u.a.y=(a.y+b.y)/2;</w:t>
      </w:r>
    </w:p>
    <w:p w:rsidR="005F1F37" w:rsidRPr="00C81BAD" w:rsidRDefault="005F1F37" w:rsidP="005F1F37">
      <w:pPr>
        <w:pStyle w:val="ad"/>
        <w:rPr>
          <w:rFonts w:hAnsi="宋体" w:cs="宋体"/>
        </w:rPr>
      </w:pPr>
      <w:r w:rsidRPr="00C81BAD">
        <w:rPr>
          <w:rFonts w:hAnsi="宋体" w:cs="宋体" w:hint="eastAsia"/>
        </w:rPr>
        <w:t xml:space="preserve">       u.b=c;</w:t>
      </w:r>
    </w:p>
    <w:p w:rsidR="005F1F37" w:rsidRPr="00C81BAD" w:rsidRDefault="005F1F37" w:rsidP="005F1F37">
      <w:pPr>
        <w:pStyle w:val="ad"/>
        <w:rPr>
          <w:rFonts w:hAnsi="宋体" w:cs="宋体"/>
        </w:rPr>
      </w:pPr>
      <w:r w:rsidRPr="00C81BAD">
        <w:rPr>
          <w:rFonts w:hAnsi="宋体" w:cs="宋体" w:hint="eastAsia"/>
        </w:rPr>
        <w:t xml:space="preserve">       v.a.x=(a.x+c.x)/2;</w:t>
      </w:r>
    </w:p>
    <w:p w:rsidR="005F1F37" w:rsidRPr="00C81BAD" w:rsidRDefault="005F1F37" w:rsidP="005F1F37">
      <w:pPr>
        <w:pStyle w:val="ad"/>
        <w:rPr>
          <w:rFonts w:hAnsi="宋体" w:cs="宋体"/>
        </w:rPr>
      </w:pPr>
      <w:r w:rsidRPr="00C81BAD">
        <w:rPr>
          <w:rFonts w:hAnsi="宋体" w:cs="宋体" w:hint="eastAsia"/>
        </w:rPr>
        <w:lastRenderedPageBreak/>
        <w:t xml:space="preserve">       v.a.y=(a.y+c.y)/2;</w:t>
      </w:r>
    </w:p>
    <w:p w:rsidR="005F1F37" w:rsidRPr="00C81BAD" w:rsidRDefault="005F1F37" w:rsidP="005F1F37">
      <w:pPr>
        <w:pStyle w:val="ad"/>
        <w:rPr>
          <w:rFonts w:hAnsi="宋体" w:cs="宋体"/>
        </w:rPr>
      </w:pPr>
      <w:r w:rsidRPr="00C81BAD">
        <w:rPr>
          <w:rFonts w:hAnsi="宋体" w:cs="宋体" w:hint="eastAsia"/>
        </w:rPr>
        <w:t xml:space="preserve">       v.b=b;</w:t>
      </w:r>
    </w:p>
    <w:p w:rsidR="005F1F37" w:rsidRPr="00C81BAD" w:rsidRDefault="005F1F37" w:rsidP="005F1F37">
      <w:pPr>
        <w:pStyle w:val="ad"/>
        <w:rPr>
          <w:rFonts w:hAnsi="宋体" w:cs="宋体"/>
        </w:rPr>
      </w:pPr>
      <w:r w:rsidRPr="00C81BAD">
        <w:rPr>
          <w:rFonts w:hAnsi="宋体" w:cs="宋体" w:hint="eastAsia"/>
        </w:rPr>
        <w:t xml:space="preserve">       return intersection(u,v);</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//费马点</w:t>
      </w:r>
    </w:p>
    <w:p w:rsidR="005F1F37" w:rsidRPr="00C81BAD" w:rsidRDefault="005F1F37" w:rsidP="005F1F37">
      <w:pPr>
        <w:pStyle w:val="ad"/>
        <w:rPr>
          <w:rFonts w:hAnsi="宋体" w:cs="宋体"/>
        </w:rPr>
      </w:pPr>
      <w:r w:rsidRPr="00C81BAD">
        <w:rPr>
          <w:rFonts w:hAnsi="宋体" w:cs="宋体" w:hint="eastAsia"/>
        </w:rPr>
        <w:t>//到三角形三顶点距离之和最小的点</w:t>
      </w:r>
    </w:p>
    <w:p w:rsidR="005F1F37" w:rsidRPr="00C81BAD" w:rsidRDefault="005F1F37" w:rsidP="005F1F37">
      <w:pPr>
        <w:pStyle w:val="ad"/>
        <w:rPr>
          <w:rFonts w:hAnsi="宋体" w:cs="宋体"/>
        </w:rPr>
      </w:pPr>
      <w:r w:rsidRPr="00C81BAD">
        <w:rPr>
          <w:rFonts w:hAnsi="宋体" w:cs="宋体" w:hint="eastAsia"/>
        </w:rPr>
        <w:t>point fermentpoint(point a,point b,point c){</w:t>
      </w:r>
    </w:p>
    <w:p w:rsidR="005F1F37" w:rsidRPr="00C81BAD" w:rsidRDefault="005F1F37" w:rsidP="005F1F37">
      <w:pPr>
        <w:pStyle w:val="ad"/>
        <w:rPr>
          <w:rFonts w:hAnsi="宋体" w:cs="宋体"/>
        </w:rPr>
      </w:pPr>
      <w:r w:rsidRPr="00C81BAD">
        <w:rPr>
          <w:rFonts w:hAnsi="宋体" w:cs="宋体" w:hint="eastAsia"/>
        </w:rPr>
        <w:t xml:space="preserve">       point u,v;</w:t>
      </w:r>
    </w:p>
    <w:p w:rsidR="005F1F37" w:rsidRPr="00C81BAD" w:rsidRDefault="005F1F37" w:rsidP="005F1F37">
      <w:pPr>
        <w:pStyle w:val="ad"/>
        <w:rPr>
          <w:rFonts w:hAnsi="宋体" w:cs="宋体"/>
        </w:rPr>
      </w:pPr>
      <w:r w:rsidRPr="00C81BAD">
        <w:rPr>
          <w:rFonts w:hAnsi="宋体" w:cs="宋体" w:hint="eastAsia"/>
        </w:rPr>
        <w:t xml:space="preserve">       double step=fabs(a.x)+fabs(a.y)+fabs(b.x)+fabs(b.y)+fabs(c.x)+fabs(c.y);</w:t>
      </w:r>
    </w:p>
    <w:p w:rsidR="005F1F37" w:rsidRPr="00C81BAD" w:rsidRDefault="005F1F37" w:rsidP="005F1F37">
      <w:pPr>
        <w:pStyle w:val="ad"/>
        <w:rPr>
          <w:rFonts w:hAnsi="宋体" w:cs="宋体"/>
        </w:rPr>
      </w:pPr>
      <w:r w:rsidRPr="00C81BAD">
        <w:rPr>
          <w:rFonts w:hAnsi="宋体" w:cs="宋体" w:hint="eastAsia"/>
        </w:rPr>
        <w:t xml:space="preserve">       int i,j,k;</w:t>
      </w:r>
    </w:p>
    <w:p w:rsidR="005F1F37" w:rsidRPr="00C81BAD" w:rsidRDefault="005F1F37" w:rsidP="005F1F37">
      <w:pPr>
        <w:pStyle w:val="ad"/>
        <w:rPr>
          <w:rFonts w:hAnsi="宋体" w:cs="宋体"/>
        </w:rPr>
      </w:pPr>
      <w:r w:rsidRPr="00C81BAD">
        <w:rPr>
          <w:rFonts w:hAnsi="宋体" w:cs="宋体" w:hint="eastAsia"/>
        </w:rPr>
        <w:t xml:space="preserve">       u.x=(a.x+b.x+c.x)/3;</w:t>
      </w:r>
    </w:p>
    <w:p w:rsidR="005F1F37" w:rsidRPr="00C81BAD" w:rsidRDefault="005F1F37" w:rsidP="005F1F37">
      <w:pPr>
        <w:pStyle w:val="ad"/>
        <w:rPr>
          <w:rFonts w:hAnsi="宋体" w:cs="宋体"/>
        </w:rPr>
      </w:pPr>
      <w:r w:rsidRPr="00C81BAD">
        <w:rPr>
          <w:rFonts w:hAnsi="宋体" w:cs="宋体" w:hint="eastAsia"/>
        </w:rPr>
        <w:t xml:space="preserve">       u.y=(a.y+b.y+c.y)/3;</w:t>
      </w:r>
    </w:p>
    <w:p w:rsidR="005F1F37" w:rsidRPr="00C81BAD" w:rsidRDefault="005F1F37" w:rsidP="005F1F37">
      <w:pPr>
        <w:pStyle w:val="ad"/>
        <w:rPr>
          <w:rFonts w:hAnsi="宋体" w:cs="宋体"/>
        </w:rPr>
      </w:pPr>
      <w:r w:rsidRPr="00C81BAD">
        <w:rPr>
          <w:rFonts w:hAnsi="宋体" w:cs="宋体" w:hint="eastAsia"/>
        </w:rPr>
        <w:t xml:space="preserve">       while (step&gt;1e-10)</w:t>
      </w:r>
    </w:p>
    <w:p w:rsidR="005F1F37" w:rsidRPr="00C81BAD" w:rsidRDefault="005F1F37" w:rsidP="005F1F37">
      <w:pPr>
        <w:pStyle w:val="ad"/>
        <w:rPr>
          <w:rFonts w:hAnsi="宋体" w:cs="宋体"/>
        </w:rPr>
      </w:pPr>
      <w:r w:rsidRPr="00C81BAD">
        <w:rPr>
          <w:rFonts w:hAnsi="宋体" w:cs="宋体" w:hint="eastAsia"/>
        </w:rPr>
        <w:t xml:space="preserve">              for (k=0;k&lt;10;step/=2,k++)</w:t>
      </w:r>
    </w:p>
    <w:p w:rsidR="005F1F37" w:rsidRPr="00C81BAD" w:rsidRDefault="005F1F37" w:rsidP="005F1F37">
      <w:pPr>
        <w:pStyle w:val="ad"/>
        <w:rPr>
          <w:rFonts w:hAnsi="宋体" w:cs="宋体"/>
        </w:rPr>
      </w:pPr>
      <w:r w:rsidRPr="00C81BAD">
        <w:rPr>
          <w:rFonts w:hAnsi="宋体" w:cs="宋体" w:hint="eastAsia"/>
        </w:rPr>
        <w:t xml:space="preserve">                     for (i=-1;i&lt;=1;i++)</w:t>
      </w:r>
    </w:p>
    <w:p w:rsidR="005F1F37" w:rsidRPr="00C81BAD" w:rsidRDefault="005F1F37" w:rsidP="005F1F37">
      <w:pPr>
        <w:pStyle w:val="ad"/>
        <w:rPr>
          <w:rFonts w:hAnsi="宋体" w:cs="宋体"/>
        </w:rPr>
      </w:pPr>
      <w:r w:rsidRPr="00C81BAD">
        <w:rPr>
          <w:rFonts w:hAnsi="宋体" w:cs="宋体" w:hint="eastAsia"/>
        </w:rPr>
        <w:t xml:space="preserve">                            for (j=-1;j&lt;=1;j++){</w:t>
      </w:r>
    </w:p>
    <w:p w:rsidR="005F1F37" w:rsidRPr="00C81BAD" w:rsidRDefault="005F1F37" w:rsidP="005F1F37">
      <w:pPr>
        <w:pStyle w:val="ad"/>
        <w:rPr>
          <w:rFonts w:hAnsi="宋体" w:cs="宋体"/>
        </w:rPr>
      </w:pPr>
      <w:r w:rsidRPr="00C81BAD">
        <w:rPr>
          <w:rFonts w:hAnsi="宋体" w:cs="宋体" w:hint="eastAsia"/>
        </w:rPr>
        <w:t xml:space="preserve">                                   v.x=u.x+step*i;</w:t>
      </w:r>
    </w:p>
    <w:p w:rsidR="005F1F37" w:rsidRPr="00C81BAD" w:rsidRDefault="005F1F37" w:rsidP="005F1F37">
      <w:pPr>
        <w:pStyle w:val="ad"/>
        <w:rPr>
          <w:rFonts w:hAnsi="宋体" w:cs="宋体"/>
        </w:rPr>
      </w:pPr>
      <w:r w:rsidRPr="00C81BAD">
        <w:rPr>
          <w:rFonts w:hAnsi="宋体" w:cs="宋体" w:hint="eastAsia"/>
        </w:rPr>
        <w:t xml:space="preserve">                                   v.y=u.y+step*j;</w:t>
      </w:r>
    </w:p>
    <w:p w:rsidR="005F1F37" w:rsidRPr="00C81BAD" w:rsidRDefault="005F1F37" w:rsidP="005F1F37">
      <w:pPr>
        <w:pStyle w:val="ad"/>
        <w:rPr>
          <w:rFonts w:hAnsi="宋体" w:cs="宋体"/>
        </w:rPr>
      </w:pPr>
      <w:r w:rsidRPr="00C81BAD">
        <w:rPr>
          <w:rFonts w:hAnsi="宋体" w:cs="宋体" w:hint="eastAsia"/>
        </w:rPr>
        <w:t xml:space="preserve">                                   if (distance(u,a)+distance(u,b)+distance(u,c)&gt;distance(v,a)+distance(v,b)+distance(v,c))</w:t>
      </w:r>
    </w:p>
    <w:p w:rsidR="005F1F37" w:rsidRPr="00C81BAD" w:rsidRDefault="005F1F37" w:rsidP="005F1F37">
      <w:pPr>
        <w:pStyle w:val="ad"/>
        <w:rPr>
          <w:rFonts w:hAnsi="宋体" w:cs="宋体"/>
        </w:rPr>
      </w:pPr>
      <w:r w:rsidRPr="00C81BAD">
        <w:rPr>
          <w:rFonts w:hAnsi="宋体" w:cs="宋体" w:hint="eastAsia"/>
        </w:rPr>
        <w:t xml:space="preserve">                                          u=v;</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u;</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p>
    <w:p w:rsidR="005F1F37" w:rsidRPr="00C81BAD" w:rsidRDefault="005F1F37" w:rsidP="005F1F37">
      <w:pPr>
        <w:pStyle w:val="ad"/>
        <w:rPr>
          <w:rFonts w:hAnsi="宋体" w:cs="宋体"/>
          <w:b/>
        </w:rPr>
      </w:pPr>
      <w:r w:rsidRPr="00C81BAD">
        <w:rPr>
          <w:rFonts w:hAnsi="宋体" w:cs="宋体" w:hint="eastAsia"/>
          <w:b/>
        </w:rPr>
        <w:t>1.9   三维几何</w:t>
      </w:r>
    </w:p>
    <w:p w:rsidR="005F1F37" w:rsidRPr="00C81BAD" w:rsidRDefault="005F1F37" w:rsidP="005F1F37">
      <w:pPr>
        <w:pStyle w:val="ad"/>
        <w:rPr>
          <w:rFonts w:hAnsi="宋体" w:cs="宋体"/>
        </w:rPr>
      </w:pPr>
      <w:r w:rsidRPr="00C81BAD">
        <w:rPr>
          <w:rFonts w:hAnsi="宋体" w:cs="宋体" w:hint="eastAsia"/>
        </w:rPr>
        <w:t>//三维几何函数库</w:t>
      </w:r>
    </w:p>
    <w:p w:rsidR="005F1F37" w:rsidRPr="00C81BAD" w:rsidRDefault="005F1F37" w:rsidP="005F1F37">
      <w:pPr>
        <w:pStyle w:val="ad"/>
        <w:rPr>
          <w:rFonts w:hAnsi="宋体" w:cs="宋体"/>
        </w:rPr>
      </w:pPr>
      <w:r w:rsidRPr="00C81BAD">
        <w:rPr>
          <w:rFonts w:hAnsi="宋体" w:cs="宋体" w:hint="eastAsia"/>
        </w:rPr>
        <w:t>#include &lt;math.h&gt;</w:t>
      </w:r>
    </w:p>
    <w:p w:rsidR="005F1F37" w:rsidRPr="00C81BAD" w:rsidRDefault="005F1F37" w:rsidP="005F1F37">
      <w:pPr>
        <w:pStyle w:val="ad"/>
        <w:rPr>
          <w:rFonts w:hAnsi="宋体" w:cs="宋体"/>
        </w:rPr>
      </w:pPr>
      <w:r w:rsidRPr="00C81BAD">
        <w:rPr>
          <w:rFonts w:hAnsi="宋体" w:cs="宋体" w:hint="eastAsia"/>
        </w:rPr>
        <w:t>#define eps 1e-8</w:t>
      </w:r>
    </w:p>
    <w:p w:rsidR="005F1F37" w:rsidRPr="00C81BAD" w:rsidRDefault="005F1F37" w:rsidP="005F1F37">
      <w:pPr>
        <w:pStyle w:val="ad"/>
        <w:rPr>
          <w:rFonts w:hAnsi="宋体" w:cs="宋体"/>
        </w:rPr>
      </w:pPr>
      <w:r w:rsidRPr="00C81BAD">
        <w:rPr>
          <w:rFonts w:hAnsi="宋体" w:cs="宋体" w:hint="eastAsia"/>
        </w:rPr>
        <w:t>#define zero(x) (((x)&gt;0?(x):-(x))&lt;eps)</w:t>
      </w:r>
    </w:p>
    <w:p w:rsidR="005F1F37" w:rsidRPr="00C81BAD" w:rsidRDefault="005F1F37" w:rsidP="005F1F37">
      <w:pPr>
        <w:pStyle w:val="ad"/>
        <w:rPr>
          <w:rFonts w:hAnsi="宋体" w:cs="宋体"/>
        </w:rPr>
      </w:pPr>
      <w:r w:rsidRPr="00C81BAD">
        <w:rPr>
          <w:rFonts w:hAnsi="宋体" w:cs="宋体" w:hint="eastAsia"/>
        </w:rPr>
        <w:t>struct point3{double x,y,z;};</w:t>
      </w:r>
    </w:p>
    <w:p w:rsidR="005F1F37" w:rsidRPr="00C81BAD" w:rsidRDefault="005F1F37" w:rsidP="005F1F37">
      <w:pPr>
        <w:pStyle w:val="ad"/>
        <w:rPr>
          <w:rFonts w:hAnsi="宋体" w:cs="宋体"/>
        </w:rPr>
      </w:pPr>
      <w:r w:rsidRPr="00C81BAD">
        <w:rPr>
          <w:rFonts w:hAnsi="宋体" w:cs="宋体" w:hint="eastAsia"/>
        </w:rPr>
        <w:t>struct line3{point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C81BAD">
          <w:rPr>
            <w:rFonts w:hAnsi="宋体" w:cs="宋体" w:hint="eastAsia"/>
          </w:rPr>
          <w:t>3 a</w:t>
        </w:r>
      </w:smartTag>
      <w:r w:rsidRPr="00C81BAD">
        <w:rPr>
          <w:rFonts w:hAnsi="宋体" w:cs="宋体" w:hint="eastAsia"/>
        </w:rPr>
        <w:t>,b;};</w:t>
      </w:r>
    </w:p>
    <w:p w:rsidR="005F1F37" w:rsidRPr="00C81BAD" w:rsidRDefault="005F1F37" w:rsidP="005F1F37">
      <w:pPr>
        <w:pStyle w:val="ad"/>
        <w:rPr>
          <w:rFonts w:hAnsi="宋体" w:cs="宋体"/>
        </w:rPr>
      </w:pPr>
      <w:r w:rsidRPr="00C81BAD">
        <w:rPr>
          <w:rFonts w:hAnsi="宋体" w:cs="宋体" w:hint="eastAsia"/>
        </w:rPr>
        <w:t>struct plane3{point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C81BAD">
          <w:rPr>
            <w:rFonts w:hAnsi="宋体" w:cs="宋体" w:hint="eastAsia"/>
          </w:rPr>
          <w:t>3 a</w:t>
        </w:r>
      </w:smartTag>
      <w:r w:rsidRPr="00C81BAD">
        <w:rPr>
          <w:rFonts w:hAnsi="宋体" w:cs="宋体" w:hint="eastAsia"/>
        </w:rPr>
        <w:t>,b,c;};</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//计算cross product U x V</w:t>
      </w:r>
    </w:p>
    <w:p w:rsidR="005F1F37" w:rsidRPr="00C81BAD" w:rsidRDefault="005F1F37" w:rsidP="005F1F37">
      <w:pPr>
        <w:pStyle w:val="ad"/>
        <w:rPr>
          <w:rFonts w:hAnsi="宋体" w:cs="宋体"/>
        </w:rPr>
      </w:pPr>
      <w:r w:rsidRPr="00C81BAD">
        <w:rPr>
          <w:rFonts w:hAnsi="宋体" w:cs="宋体" w:hint="eastAsia"/>
        </w:rPr>
        <w:t>point3 xmult(point3 u,point3 v){</w:t>
      </w:r>
    </w:p>
    <w:p w:rsidR="005F1F37" w:rsidRPr="00C81BAD" w:rsidRDefault="005F1F37" w:rsidP="005F1F37">
      <w:pPr>
        <w:pStyle w:val="ad"/>
        <w:rPr>
          <w:rFonts w:hAnsi="宋体" w:cs="宋体"/>
        </w:rPr>
      </w:pPr>
      <w:r w:rsidRPr="00C81BAD">
        <w:rPr>
          <w:rFonts w:hAnsi="宋体" w:cs="宋体" w:hint="eastAsia"/>
        </w:rPr>
        <w:t xml:space="preserve">       point3 ret;</w:t>
      </w:r>
    </w:p>
    <w:p w:rsidR="005F1F37" w:rsidRPr="00C81BAD" w:rsidRDefault="005F1F37" w:rsidP="005F1F37">
      <w:pPr>
        <w:pStyle w:val="ad"/>
        <w:rPr>
          <w:rFonts w:hAnsi="宋体" w:cs="宋体"/>
        </w:rPr>
      </w:pPr>
      <w:r w:rsidRPr="00C81BAD">
        <w:rPr>
          <w:rFonts w:hAnsi="宋体" w:cs="宋体" w:hint="eastAsia"/>
        </w:rPr>
        <w:t xml:space="preserve">       ret.x=u.y*v.z-v.y*u.z;</w:t>
      </w:r>
    </w:p>
    <w:p w:rsidR="005F1F37" w:rsidRPr="00C81BAD" w:rsidRDefault="005F1F37" w:rsidP="005F1F37">
      <w:pPr>
        <w:pStyle w:val="ad"/>
        <w:rPr>
          <w:rFonts w:hAnsi="宋体" w:cs="宋体"/>
        </w:rPr>
      </w:pPr>
      <w:r w:rsidRPr="00C81BAD">
        <w:rPr>
          <w:rFonts w:hAnsi="宋体" w:cs="宋体" w:hint="eastAsia"/>
        </w:rPr>
        <w:t xml:space="preserve">       ret.y=u.z*v.x-u.x*v.z;</w:t>
      </w:r>
    </w:p>
    <w:p w:rsidR="005F1F37" w:rsidRPr="00C81BAD" w:rsidRDefault="005F1F37" w:rsidP="005F1F37">
      <w:pPr>
        <w:pStyle w:val="ad"/>
        <w:rPr>
          <w:rFonts w:hAnsi="宋体" w:cs="宋体"/>
        </w:rPr>
      </w:pPr>
      <w:r w:rsidRPr="00C81BAD">
        <w:rPr>
          <w:rFonts w:hAnsi="宋体" w:cs="宋体" w:hint="eastAsia"/>
        </w:rPr>
        <w:t xml:space="preserve">       ret.z=u.x*v.y-u.y*v.x;</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//计算dot product U . V</w:t>
      </w:r>
    </w:p>
    <w:p w:rsidR="005F1F37" w:rsidRPr="00C81BAD" w:rsidRDefault="005F1F37" w:rsidP="005F1F37">
      <w:pPr>
        <w:pStyle w:val="ad"/>
        <w:rPr>
          <w:rFonts w:hAnsi="宋体" w:cs="宋体"/>
        </w:rPr>
      </w:pPr>
      <w:r w:rsidRPr="00C81BAD">
        <w:rPr>
          <w:rFonts w:hAnsi="宋体" w:cs="宋体" w:hint="eastAsia"/>
        </w:rPr>
        <w:t>double dmult(point3 u,point3 v){</w:t>
      </w:r>
    </w:p>
    <w:p w:rsidR="005F1F37" w:rsidRPr="00C81BAD" w:rsidRDefault="005F1F37" w:rsidP="005F1F37">
      <w:pPr>
        <w:pStyle w:val="ad"/>
        <w:rPr>
          <w:rFonts w:hAnsi="宋体" w:cs="宋体"/>
        </w:rPr>
      </w:pPr>
      <w:r w:rsidRPr="00C81BAD">
        <w:rPr>
          <w:rFonts w:hAnsi="宋体" w:cs="宋体" w:hint="eastAsia"/>
        </w:rPr>
        <w:t xml:space="preserve">       return u.x*v.x+u.y*v.y+u.z*v.z;</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//矢量差 U - V</w:t>
      </w:r>
    </w:p>
    <w:p w:rsidR="005F1F37" w:rsidRPr="00C81BAD" w:rsidRDefault="005F1F37" w:rsidP="005F1F37">
      <w:pPr>
        <w:pStyle w:val="ad"/>
        <w:rPr>
          <w:rFonts w:hAnsi="宋体" w:cs="宋体"/>
        </w:rPr>
      </w:pPr>
      <w:r w:rsidRPr="00C81BAD">
        <w:rPr>
          <w:rFonts w:hAnsi="宋体" w:cs="宋体" w:hint="eastAsia"/>
        </w:rPr>
        <w:t>point3 subt(point3 u,point3 v){</w:t>
      </w:r>
    </w:p>
    <w:p w:rsidR="005F1F37" w:rsidRPr="00C81BAD" w:rsidRDefault="005F1F37" w:rsidP="005F1F37">
      <w:pPr>
        <w:pStyle w:val="ad"/>
        <w:rPr>
          <w:rFonts w:hAnsi="宋体" w:cs="宋体"/>
        </w:rPr>
      </w:pPr>
      <w:r w:rsidRPr="00C81BAD">
        <w:rPr>
          <w:rFonts w:hAnsi="宋体" w:cs="宋体" w:hint="eastAsia"/>
        </w:rPr>
        <w:t xml:space="preserve">       point3 ret;</w:t>
      </w:r>
    </w:p>
    <w:p w:rsidR="005F1F37" w:rsidRPr="00C81BAD" w:rsidRDefault="005F1F37" w:rsidP="005F1F37">
      <w:pPr>
        <w:pStyle w:val="ad"/>
        <w:rPr>
          <w:rFonts w:hAnsi="宋体" w:cs="宋体"/>
        </w:rPr>
      </w:pPr>
      <w:r w:rsidRPr="00C81BAD">
        <w:rPr>
          <w:rFonts w:hAnsi="宋体" w:cs="宋体" w:hint="eastAsia"/>
        </w:rPr>
        <w:t xml:space="preserve">       ret.x=u.x-v.x;</w:t>
      </w:r>
    </w:p>
    <w:p w:rsidR="005F1F37" w:rsidRPr="00C81BAD" w:rsidRDefault="005F1F37" w:rsidP="005F1F37">
      <w:pPr>
        <w:pStyle w:val="ad"/>
        <w:rPr>
          <w:rFonts w:hAnsi="宋体" w:cs="宋体"/>
        </w:rPr>
      </w:pPr>
      <w:r w:rsidRPr="00C81BAD">
        <w:rPr>
          <w:rFonts w:hAnsi="宋体" w:cs="宋体" w:hint="eastAsia"/>
        </w:rPr>
        <w:t xml:space="preserve">       ret.y=u.y-v.y;</w:t>
      </w:r>
    </w:p>
    <w:p w:rsidR="005F1F37" w:rsidRPr="00C81BAD" w:rsidRDefault="005F1F37" w:rsidP="005F1F37">
      <w:pPr>
        <w:pStyle w:val="ad"/>
        <w:rPr>
          <w:rFonts w:hAnsi="宋体" w:cs="宋体"/>
        </w:rPr>
      </w:pPr>
      <w:r w:rsidRPr="00C81BAD">
        <w:rPr>
          <w:rFonts w:hAnsi="宋体" w:cs="宋体" w:hint="eastAsia"/>
        </w:rPr>
        <w:t xml:space="preserve">       ret.z=u.z-v.z;</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//取平面法向量</w:t>
      </w:r>
    </w:p>
    <w:p w:rsidR="005F1F37" w:rsidRPr="00C81BAD" w:rsidRDefault="005F1F37" w:rsidP="005F1F37">
      <w:pPr>
        <w:pStyle w:val="ad"/>
        <w:rPr>
          <w:rFonts w:hAnsi="宋体" w:cs="宋体"/>
        </w:rPr>
      </w:pPr>
      <w:r w:rsidRPr="00C81BAD">
        <w:rPr>
          <w:rFonts w:hAnsi="宋体" w:cs="宋体" w:hint="eastAsia"/>
        </w:rPr>
        <w:t>point3 pvec(plane3 s){</w:t>
      </w:r>
    </w:p>
    <w:p w:rsidR="005F1F37" w:rsidRPr="00C81BAD" w:rsidRDefault="005F1F37" w:rsidP="005F1F37">
      <w:pPr>
        <w:pStyle w:val="ad"/>
        <w:rPr>
          <w:rFonts w:hAnsi="宋体" w:cs="宋体"/>
        </w:rPr>
      </w:pPr>
      <w:r w:rsidRPr="00C81BAD">
        <w:rPr>
          <w:rFonts w:hAnsi="宋体" w:cs="宋体" w:hint="eastAsia"/>
        </w:rPr>
        <w:t xml:space="preserve">       return xmult(subt(s.a,s.b),subt(s.b,s.c));</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point3 pvec(point3 s1,point3 s2,point3 s3){</w:t>
      </w:r>
    </w:p>
    <w:p w:rsidR="005F1F37" w:rsidRPr="00C81BAD" w:rsidRDefault="005F1F37" w:rsidP="005F1F37">
      <w:pPr>
        <w:pStyle w:val="ad"/>
        <w:rPr>
          <w:rFonts w:hAnsi="宋体" w:cs="宋体"/>
        </w:rPr>
      </w:pPr>
      <w:r w:rsidRPr="00C81BAD">
        <w:rPr>
          <w:rFonts w:hAnsi="宋体" w:cs="宋体" w:hint="eastAsia"/>
        </w:rPr>
        <w:t xml:space="preserve">       return xmult(subt(s1,s2),subt(s2,s3));</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//两点距离,单参数取向量大小</w:t>
      </w:r>
    </w:p>
    <w:p w:rsidR="005F1F37" w:rsidRPr="00C81BAD" w:rsidRDefault="005F1F37" w:rsidP="005F1F37">
      <w:pPr>
        <w:pStyle w:val="ad"/>
        <w:rPr>
          <w:rFonts w:hAnsi="宋体" w:cs="宋体"/>
        </w:rPr>
      </w:pPr>
      <w:r w:rsidRPr="00C81BAD">
        <w:rPr>
          <w:rFonts w:hAnsi="宋体" w:cs="宋体" w:hint="eastAsia"/>
        </w:rPr>
        <w:t>double distance(point3 p1,point3 p2){</w:t>
      </w:r>
    </w:p>
    <w:p w:rsidR="005F1F37" w:rsidRPr="00C81BAD" w:rsidRDefault="005F1F37" w:rsidP="005F1F37">
      <w:pPr>
        <w:pStyle w:val="ad"/>
        <w:rPr>
          <w:rFonts w:hAnsi="宋体" w:cs="宋体"/>
        </w:rPr>
      </w:pPr>
      <w:r w:rsidRPr="00C81BAD">
        <w:rPr>
          <w:rFonts w:hAnsi="宋体" w:cs="宋体" w:hint="eastAsia"/>
        </w:rPr>
        <w:t xml:space="preserve">       return sqrt((p1.x-p2.x)*(p1.x-p2.x)+(p1.y-p2.y)*(p1.y-p2.y)+(p1.z-p2.z)*(p1.z-p2.z));</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//向量大小</w:t>
      </w:r>
    </w:p>
    <w:p w:rsidR="005F1F37" w:rsidRPr="00C81BAD" w:rsidRDefault="005F1F37" w:rsidP="005F1F37">
      <w:pPr>
        <w:pStyle w:val="ad"/>
        <w:rPr>
          <w:rFonts w:hAnsi="宋体" w:cs="宋体"/>
        </w:rPr>
      </w:pPr>
      <w:r w:rsidRPr="00C81BAD">
        <w:rPr>
          <w:rFonts w:hAnsi="宋体" w:cs="宋体" w:hint="eastAsia"/>
        </w:rPr>
        <w:t>double vlen(point3 p){</w:t>
      </w:r>
    </w:p>
    <w:p w:rsidR="005F1F37" w:rsidRPr="00C81BAD" w:rsidRDefault="005F1F37" w:rsidP="005F1F37">
      <w:pPr>
        <w:pStyle w:val="ad"/>
        <w:rPr>
          <w:rFonts w:hAnsi="宋体" w:cs="宋体"/>
        </w:rPr>
      </w:pPr>
      <w:r w:rsidRPr="00C81BAD">
        <w:rPr>
          <w:rFonts w:hAnsi="宋体" w:cs="宋体" w:hint="eastAsia"/>
        </w:rPr>
        <w:t xml:space="preserve">       return sqrt(p.x*p.x+p.y*p.y+p.z*p.z);</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//判三点共线</w:t>
      </w:r>
    </w:p>
    <w:p w:rsidR="005F1F37" w:rsidRPr="00C81BAD" w:rsidRDefault="005F1F37" w:rsidP="005F1F37">
      <w:pPr>
        <w:pStyle w:val="ad"/>
        <w:rPr>
          <w:rFonts w:hAnsi="宋体" w:cs="宋体"/>
        </w:rPr>
      </w:pPr>
      <w:r w:rsidRPr="00C81BAD">
        <w:rPr>
          <w:rFonts w:hAnsi="宋体" w:cs="宋体" w:hint="eastAsia"/>
        </w:rPr>
        <w:t>int dots_inline(point3 p1,point3 p2,point3 p3){</w:t>
      </w:r>
    </w:p>
    <w:p w:rsidR="005F1F37" w:rsidRPr="00C81BAD" w:rsidRDefault="005F1F37" w:rsidP="005F1F37">
      <w:pPr>
        <w:pStyle w:val="ad"/>
        <w:rPr>
          <w:rFonts w:hAnsi="宋体" w:cs="宋体"/>
        </w:rPr>
      </w:pPr>
      <w:r w:rsidRPr="00C81BAD">
        <w:rPr>
          <w:rFonts w:hAnsi="宋体" w:cs="宋体" w:hint="eastAsia"/>
        </w:rPr>
        <w:t xml:space="preserve">       return vlen(xmult(subt(p1,p2),subt(p2,p3)))&lt;eps;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//判四点共面</w:t>
      </w:r>
    </w:p>
    <w:p w:rsidR="005F1F37" w:rsidRPr="00C81BAD" w:rsidRDefault="005F1F37" w:rsidP="005F1F37">
      <w:pPr>
        <w:pStyle w:val="ad"/>
        <w:rPr>
          <w:rFonts w:hAnsi="宋体" w:cs="宋体"/>
        </w:rPr>
      </w:pPr>
      <w:r w:rsidRPr="00C81BAD">
        <w:rPr>
          <w:rFonts w:hAnsi="宋体" w:cs="宋体" w:hint="eastAsia"/>
        </w:rPr>
        <w:t>int dots_onplane(point</w:t>
      </w:r>
      <w:smartTag w:uri="urn:schemas-microsoft-com:office:smarttags" w:element="chmetcnv">
        <w:smartTagPr>
          <w:attr w:name="UnitName" w:val="a"/>
          <w:attr w:name="SourceValue" w:val="3"/>
          <w:attr w:name="HasSpace" w:val="True"/>
          <w:attr w:name="Negative" w:val="False"/>
          <w:attr w:name="NumberType" w:val="1"/>
          <w:attr w:name="TCSC" w:val="0"/>
        </w:smartTagPr>
        <w:r w:rsidRPr="00C81BAD">
          <w:rPr>
            <w:rFonts w:hAnsi="宋体" w:cs="宋体" w:hint="eastAsia"/>
          </w:rPr>
          <w:t>3 a</w:t>
        </w:r>
      </w:smartTag>
      <w:r w:rsidRPr="00C81BAD">
        <w:rPr>
          <w:rFonts w:hAnsi="宋体" w:cs="宋体" w:hint="eastAsia"/>
        </w:rPr>
        <w:t>,point3 b,point</w:t>
      </w:r>
      <w:smartTag w:uri="urn:schemas-microsoft-com:office:smarttags" w:element="chmetcnv">
        <w:smartTagPr>
          <w:attr w:name="UnitName" w:val="C"/>
          <w:attr w:name="SourceValue" w:val="3"/>
          <w:attr w:name="HasSpace" w:val="True"/>
          <w:attr w:name="Negative" w:val="False"/>
          <w:attr w:name="NumberType" w:val="1"/>
          <w:attr w:name="TCSC" w:val="0"/>
        </w:smartTagPr>
        <w:r w:rsidRPr="00C81BAD">
          <w:rPr>
            <w:rFonts w:hAnsi="宋体" w:cs="宋体" w:hint="eastAsia"/>
          </w:rPr>
          <w:t>3 c</w:t>
        </w:r>
      </w:smartTag>
      <w:r w:rsidRPr="00C81BAD">
        <w:rPr>
          <w:rFonts w:hAnsi="宋体" w:cs="宋体" w:hint="eastAsia"/>
        </w:rPr>
        <w:t>,point3 d){</w:t>
      </w:r>
    </w:p>
    <w:p w:rsidR="005F1F37" w:rsidRPr="00C81BAD" w:rsidRDefault="005F1F37" w:rsidP="005F1F37">
      <w:pPr>
        <w:pStyle w:val="ad"/>
        <w:rPr>
          <w:rFonts w:hAnsi="宋体" w:cs="宋体"/>
        </w:rPr>
      </w:pPr>
      <w:r w:rsidRPr="00C81BAD">
        <w:rPr>
          <w:rFonts w:hAnsi="宋体" w:cs="宋体" w:hint="eastAsia"/>
        </w:rPr>
        <w:t xml:space="preserve">       return zero(dmult(pvec(a,b,c),subt(d,a)));</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lastRenderedPageBreak/>
        <w:t>//判点是否在线段上,包括端点和共线</w:t>
      </w:r>
    </w:p>
    <w:p w:rsidR="005F1F37" w:rsidRPr="00C81BAD" w:rsidRDefault="005F1F37" w:rsidP="005F1F37">
      <w:pPr>
        <w:pStyle w:val="ad"/>
        <w:rPr>
          <w:rFonts w:hAnsi="宋体" w:cs="宋体"/>
        </w:rPr>
      </w:pPr>
      <w:r w:rsidRPr="00C81BAD">
        <w:rPr>
          <w:rFonts w:hAnsi="宋体" w:cs="宋体" w:hint="eastAsia"/>
        </w:rPr>
        <w:t>int dot_online_in(point3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return zero(vlen(xmult(subt(p,l.a),subt(p,l.b))))&amp;&amp;(l.a.x-p.x)*(l.b.x-p.x)&lt;eps&amp;&amp;</w:t>
      </w:r>
    </w:p>
    <w:p w:rsidR="005F1F37" w:rsidRPr="00C81BAD" w:rsidRDefault="005F1F37" w:rsidP="005F1F37">
      <w:pPr>
        <w:pStyle w:val="ad"/>
        <w:rPr>
          <w:rFonts w:hAnsi="宋体" w:cs="宋体"/>
        </w:rPr>
      </w:pPr>
      <w:r w:rsidRPr="00C81BAD">
        <w:rPr>
          <w:rFonts w:hAnsi="宋体" w:cs="宋体" w:hint="eastAsia"/>
        </w:rPr>
        <w:t xml:space="preserve">              (l.a.y-p.y)*(l.b.y-p.y)&lt;eps&amp;&amp;(l.a.z-p.z)*(l.b.z-p.z)&lt;eps;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dot_online_in(point3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w:t>
      </w:r>
    </w:p>
    <w:p w:rsidR="005F1F37" w:rsidRPr="00C81BAD" w:rsidRDefault="005F1F37" w:rsidP="005F1F37">
      <w:pPr>
        <w:pStyle w:val="ad"/>
        <w:rPr>
          <w:rFonts w:hAnsi="宋体" w:cs="宋体"/>
        </w:rPr>
      </w:pPr>
      <w:r w:rsidRPr="00C81BAD">
        <w:rPr>
          <w:rFonts w:hAnsi="宋体" w:cs="宋体" w:hint="eastAsia"/>
        </w:rPr>
        <w:t xml:space="preserve">       return zero(vlen(xmult(subt(p,l1),subt(p,l2))))&amp;&amp;(l1.x-p.x)*(l2.x-p.x)&lt;eps&amp;&amp;</w:t>
      </w:r>
    </w:p>
    <w:p w:rsidR="005F1F37" w:rsidRPr="00C81BAD" w:rsidRDefault="005F1F37" w:rsidP="005F1F37">
      <w:pPr>
        <w:pStyle w:val="ad"/>
        <w:rPr>
          <w:rFonts w:hAnsi="宋体" w:cs="宋体"/>
        </w:rPr>
      </w:pPr>
      <w:r w:rsidRPr="00C81BAD">
        <w:rPr>
          <w:rFonts w:hAnsi="宋体" w:cs="宋体" w:hint="eastAsia"/>
        </w:rPr>
        <w:t xml:space="preserve">              (l1.y-p.y)*(l2.y-p.y)&lt;eps&amp;&amp;(l1.z-p.z)*(l2.z-p.z)&lt;eps;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//判点是否在线段上,不包括端点</w:t>
      </w:r>
    </w:p>
    <w:p w:rsidR="005F1F37" w:rsidRPr="00C81BAD" w:rsidRDefault="005F1F37" w:rsidP="005F1F37">
      <w:pPr>
        <w:pStyle w:val="ad"/>
        <w:rPr>
          <w:rFonts w:hAnsi="宋体" w:cs="宋体"/>
        </w:rPr>
      </w:pPr>
      <w:r w:rsidRPr="00C81BAD">
        <w:rPr>
          <w:rFonts w:hAnsi="宋体" w:cs="宋体" w:hint="eastAsia"/>
        </w:rPr>
        <w:t>int dot_online_ex(point3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return dot_online_in(p,l)&amp;&amp;(!zero(p.x-l.a.x)||!zero(p.y-l.a.y)||!zero(p.z-l.a.z))&amp;&amp;</w:t>
      </w:r>
    </w:p>
    <w:p w:rsidR="005F1F37" w:rsidRPr="00C81BAD" w:rsidRDefault="005F1F37" w:rsidP="005F1F37">
      <w:pPr>
        <w:pStyle w:val="ad"/>
        <w:rPr>
          <w:rFonts w:hAnsi="宋体" w:cs="宋体"/>
        </w:rPr>
      </w:pPr>
      <w:r w:rsidRPr="00C81BAD">
        <w:rPr>
          <w:rFonts w:hAnsi="宋体" w:cs="宋体" w:hint="eastAsia"/>
        </w:rPr>
        <w:t xml:space="preserve">              (!zero(p.x-l.b.x)||!zero(p.y-l.b.y)||!zero(p.z-l.b.z));</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dot_online_ex(point3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w:t>
      </w:r>
    </w:p>
    <w:p w:rsidR="005F1F37" w:rsidRPr="00C81BAD" w:rsidRDefault="005F1F37" w:rsidP="005F1F37">
      <w:pPr>
        <w:pStyle w:val="ad"/>
        <w:rPr>
          <w:rFonts w:hAnsi="宋体" w:cs="宋体"/>
        </w:rPr>
      </w:pPr>
      <w:r w:rsidRPr="00C81BAD">
        <w:rPr>
          <w:rFonts w:hAnsi="宋体" w:cs="宋体" w:hint="eastAsia"/>
        </w:rPr>
        <w:t xml:space="preserve">       return dot_online_in(p,l1,l2)&amp;&amp;(!zero(p.x-l1.x)||!zero(p.y-l1.y)||!zero(p.z-l1.z))&amp;&amp;</w:t>
      </w:r>
    </w:p>
    <w:p w:rsidR="005F1F37" w:rsidRPr="00C81BAD" w:rsidRDefault="005F1F37" w:rsidP="005F1F37">
      <w:pPr>
        <w:pStyle w:val="ad"/>
        <w:rPr>
          <w:rFonts w:hAnsi="宋体" w:cs="宋体"/>
          <w:lang w:val="pt-BR"/>
        </w:rPr>
      </w:pPr>
      <w:r w:rsidRPr="00C81BAD">
        <w:rPr>
          <w:rFonts w:hAnsi="宋体" w:cs="宋体" w:hint="eastAsia"/>
          <w:lang w:val="pt-BR"/>
        </w:rPr>
        <w:t xml:space="preserve">              (!zero(p.x-l2.x)||!zero(p.y-l2.y)||!zero(p.z-l2.z));</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//判点是否在空间三角形上,包括边界,三点共线无意义</w:t>
      </w:r>
    </w:p>
    <w:p w:rsidR="005F1F37" w:rsidRPr="00C81BAD" w:rsidRDefault="005F1F37" w:rsidP="005F1F37">
      <w:pPr>
        <w:pStyle w:val="ad"/>
        <w:rPr>
          <w:rFonts w:hAnsi="宋体" w:cs="宋体"/>
        </w:rPr>
      </w:pPr>
      <w:r w:rsidRPr="00C81BAD">
        <w:rPr>
          <w:rFonts w:hAnsi="宋体" w:cs="宋体" w:hint="eastAsia"/>
        </w:rPr>
        <w:t>int dot_inplane_in(point3 p,plane3 s){</w:t>
      </w:r>
    </w:p>
    <w:p w:rsidR="005F1F37" w:rsidRPr="00C81BAD" w:rsidRDefault="005F1F37" w:rsidP="005F1F37">
      <w:pPr>
        <w:pStyle w:val="ad"/>
        <w:rPr>
          <w:rFonts w:hAnsi="宋体" w:cs="宋体"/>
        </w:rPr>
      </w:pPr>
      <w:r w:rsidRPr="00C81BAD">
        <w:rPr>
          <w:rFonts w:hAnsi="宋体" w:cs="宋体" w:hint="eastAsia"/>
        </w:rPr>
        <w:t xml:space="preserve">       return zero(vlen(xmult(subt(s.a,s.b),subt(s.a,s.c)))-vlen(xmult(subt(p,s.a),subt(p,s.b)))-</w:t>
      </w:r>
    </w:p>
    <w:p w:rsidR="005F1F37" w:rsidRPr="00C81BAD" w:rsidRDefault="005F1F37" w:rsidP="005F1F37">
      <w:pPr>
        <w:pStyle w:val="ad"/>
        <w:rPr>
          <w:rFonts w:hAnsi="宋体" w:cs="宋体"/>
        </w:rPr>
      </w:pPr>
      <w:r w:rsidRPr="00C81BAD">
        <w:rPr>
          <w:rFonts w:hAnsi="宋体" w:cs="宋体" w:hint="eastAsia"/>
        </w:rPr>
        <w:t xml:space="preserve">              vlen(xmult(subt(p,s.b),subt(p,s.c)))-vlen(xmult(subt(p,s.c),subt(p,s.a))));</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dot_inplane_in(point3 p,point3 s1,point3 s2,point3 s3){</w:t>
      </w:r>
    </w:p>
    <w:p w:rsidR="005F1F37" w:rsidRPr="00C81BAD" w:rsidRDefault="005F1F37" w:rsidP="005F1F37">
      <w:pPr>
        <w:pStyle w:val="ad"/>
        <w:rPr>
          <w:rFonts w:hAnsi="宋体" w:cs="宋体"/>
        </w:rPr>
      </w:pPr>
      <w:r w:rsidRPr="00C81BAD">
        <w:rPr>
          <w:rFonts w:hAnsi="宋体" w:cs="宋体" w:hint="eastAsia"/>
        </w:rPr>
        <w:t xml:space="preserve">       return zero(vlen(xmult(subt(s1,s2),subt(s1,s3)))-vlen(xmult(subt(p,s1),subt(p,s2)))-</w:t>
      </w:r>
    </w:p>
    <w:p w:rsidR="005F1F37" w:rsidRPr="00C81BAD" w:rsidRDefault="005F1F37" w:rsidP="005F1F37">
      <w:pPr>
        <w:pStyle w:val="ad"/>
        <w:rPr>
          <w:rFonts w:hAnsi="宋体" w:cs="宋体"/>
        </w:rPr>
      </w:pPr>
      <w:r w:rsidRPr="00C81BAD">
        <w:rPr>
          <w:rFonts w:hAnsi="宋体" w:cs="宋体" w:hint="eastAsia"/>
        </w:rPr>
        <w:t xml:space="preserve">              vlen(xmult(subt(p,s2),subt(p,s3)))-vlen(xmult(subt(p,s3),subt(p,s1))));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//判点是否在空间三角形上,不包括边界,三点共线无意义</w:t>
      </w:r>
    </w:p>
    <w:p w:rsidR="005F1F37" w:rsidRPr="00C81BAD" w:rsidRDefault="005F1F37" w:rsidP="005F1F37">
      <w:pPr>
        <w:pStyle w:val="ad"/>
        <w:rPr>
          <w:rFonts w:hAnsi="宋体" w:cs="宋体"/>
        </w:rPr>
      </w:pPr>
      <w:r w:rsidRPr="00C81BAD">
        <w:rPr>
          <w:rFonts w:hAnsi="宋体" w:cs="宋体" w:hint="eastAsia"/>
        </w:rPr>
        <w:t>int dot_inplane_ex(point3 p,plane3 s){</w:t>
      </w:r>
    </w:p>
    <w:p w:rsidR="005F1F37" w:rsidRPr="00C81BAD" w:rsidRDefault="005F1F37" w:rsidP="005F1F37">
      <w:pPr>
        <w:pStyle w:val="ad"/>
        <w:rPr>
          <w:rFonts w:hAnsi="宋体" w:cs="宋体"/>
        </w:rPr>
      </w:pPr>
      <w:r w:rsidRPr="00C81BAD">
        <w:rPr>
          <w:rFonts w:hAnsi="宋体" w:cs="宋体" w:hint="eastAsia"/>
        </w:rPr>
        <w:t xml:space="preserve">       return dot_inplane_in(p,s)&amp;&amp;vlen(xmult(subt(p,s.a),subt(p,s.b)))&gt;eps&amp;&amp; vlen(xmult(subt(p,s.b),subt(p,s.c)))&gt;eps&amp;&amp;vlen(xmult(subt(p,s.c),subt(p,s.a)))&gt;eps;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int dot_inplane_ex(point3 p,point3 s1,point3 s2,point3 s3){</w:t>
      </w:r>
    </w:p>
    <w:p w:rsidR="005F1F37" w:rsidRPr="00C81BAD" w:rsidRDefault="005F1F37" w:rsidP="005F1F37">
      <w:pPr>
        <w:pStyle w:val="ad"/>
        <w:rPr>
          <w:rFonts w:hAnsi="宋体" w:cs="宋体"/>
        </w:rPr>
      </w:pPr>
      <w:r w:rsidRPr="00C81BAD">
        <w:rPr>
          <w:rFonts w:hAnsi="宋体" w:cs="宋体" w:hint="eastAsia"/>
        </w:rPr>
        <w:t xml:space="preserve">       return dot_inplane_in(p,s1,s2,s3)&amp;&amp;vlen(xmult(subt(p,s1),subt(p,s2)))&gt;eps&amp;&amp;              vlen(xmult(subt(p,s2),subt(p,s3)))&gt;eps&amp;&amp;vlen(xmult(subt(p,s3),subt(p,s1)))&gt;eps;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//判两点在线段同侧,点在线段上返回0,不共面无意义</w:t>
      </w:r>
    </w:p>
    <w:p w:rsidR="005F1F37" w:rsidRPr="00C81BAD" w:rsidRDefault="005F1F37" w:rsidP="005F1F37">
      <w:pPr>
        <w:pStyle w:val="ad"/>
        <w:rPr>
          <w:rFonts w:hAnsi="宋体" w:cs="宋体"/>
        </w:rPr>
      </w:pPr>
      <w:r w:rsidRPr="00C81BAD">
        <w:rPr>
          <w:rFonts w:hAnsi="宋体" w:cs="宋体" w:hint="eastAsia"/>
        </w:rPr>
        <w:t>int same_side(point3 p1,point3 p2,line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return dmult(xmult(subt(l.a,l.b),subt(p1,l.b)),xmult(subt(l.a,l.b),subt(p2,l.b)))&gt;eps;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same_side(point3 p1,point3 p2,point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w:t>
      </w:r>
    </w:p>
    <w:p w:rsidR="005F1F37" w:rsidRPr="00C81BAD" w:rsidRDefault="005F1F37" w:rsidP="005F1F37">
      <w:pPr>
        <w:pStyle w:val="ad"/>
        <w:rPr>
          <w:rFonts w:hAnsi="宋体" w:cs="宋体"/>
        </w:rPr>
      </w:pPr>
      <w:r w:rsidRPr="00C81BAD">
        <w:rPr>
          <w:rFonts w:hAnsi="宋体" w:cs="宋体" w:hint="eastAsia"/>
        </w:rPr>
        <w:t xml:space="preserve">       return dmult(xmult(subt(l1,l2),subt(p1,l2)),xmult(subt(l1,l2),subt(p2,l2)))&gt;eps;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//判两点在线段异侧,点在线段上返回0,不共面无意义</w:t>
      </w:r>
    </w:p>
    <w:p w:rsidR="005F1F37" w:rsidRPr="00C81BAD" w:rsidRDefault="005F1F37" w:rsidP="005F1F37">
      <w:pPr>
        <w:pStyle w:val="ad"/>
        <w:rPr>
          <w:rFonts w:hAnsi="宋体" w:cs="宋体"/>
        </w:rPr>
      </w:pPr>
      <w:r w:rsidRPr="00C81BAD">
        <w:rPr>
          <w:rFonts w:hAnsi="宋体" w:cs="宋体" w:hint="eastAsia"/>
        </w:rPr>
        <w:t>int opposite_side(point3 p1,point3 p2,line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return dmult(xmult(subt(l.a,l.b),subt(p1,l.b)),xmult(subt(l.a,l.b),subt(p2,l.b)))&lt;-eps;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opposite_side(point3 p1,point3 p2,point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w:t>
      </w:r>
    </w:p>
    <w:p w:rsidR="005F1F37" w:rsidRPr="00C81BAD" w:rsidRDefault="005F1F37" w:rsidP="005F1F37">
      <w:pPr>
        <w:pStyle w:val="ad"/>
        <w:rPr>
          <w:rFonts w:hAnsi="宋体" w:cs="宋体"/>
        </w:rPr>
      </w:pPr>
      <w:r w:rsidRPr="00C81BAD">
        <w:rPr>
          <w:rFonts w:hAnsi="宋体" w:cs="宋体" w:hint="eastAsia"/>
        </w:rPr>
        <w:t xml:space="preserve">       return dmult(xmult(subt(l1,l2),subt(p1,l2)),xmult(subt(l1,l2),subt(p2,l2)))&lt;-eps;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//判两点在平面同侧,点在平面上返回0</w:t>
      </w:r>
    </w:p>
    <w:p w:rsidR="005F1F37" w:rsidRPr="00C81BAD" w:rsidRDefault="005F1F37" w:rsidP="005F1F37">
      <w:pPr>
        <w:pStyle w:val="ad"/>
        <w:rPr>
          <w:rFonts w:hAnsi="宋体" w:cs="宋体"/>
        </w:rPr>
      </w:pPr>
      <w:r w:rsidRPr="00C81BAD">
        <w:rPr>
          <w:rFonts w:hAnsi="宋体" w:cs="宋体" w:hint="eastAsia"/>
        </w:rPr>
        <w:t>int same_side(point3 p1,point3 p2,plane3 s){</w:t>
      </w:r>
    </w:p>
    <w:p w:rsidR="005F1F37" w:rsidRPr="00C81BAD" w:rsidRDefault="005F1F37" w:rsidP="005F1F37">
      <w:pPr>
        <w:pStyle w:val="ad"/>
        <w:rPr>
          <w:rFonts w:hAnsi="宋体" w:cs="宋体"/>
        </w:rPr>
      </w:pPr>
      <w:r w:rsidRPr="00C81BAD">
        <w:rPr>
          <w:rFonts w:hAnsi="宋体" w:cs="宋体" w:hint="eastAsia"/>
        </w:rPr>
        <w:t xml:space="preserve">       return dmult(pvec(s),subt(p1,s.a))*dmult(pvec(s),subt(p2,s.a))&gt;eps;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same_side(point3 p1,point3 p2,point3 s1,point3 s2,point3 s3){</w:t>
      </w:r>
    </w:p>
    <w:p w:rsidR="005F1F37" w:rsidRPr="00C81BAD" w:rsidRDefault="005F1F37" w:rsidP="005F1F37">
      <w:pPr>
        <w:pStyle w:val="ad"/>
        <w:rPr>
          <w:rFonts w:hAnsi="宋体" w:cs="宋体"/>
        </w:rPr>
      </w:pPr>
      <w:r w:rsidRPr="00C81BAD">
        <w:rPr>
          <w:rFonts w:hAnsi="宋体" w:cs="宋体" w:hint="eastAsia"/>
        </w:rPr>
        <w:t xml:space="preserve">       return dmult(pvec(s1,s2,s3),subt(p1,s1))*dmult(pvec(s1,s2,s3),subt(p2,s1))&gt;eps;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//判两点在平面异侧,点在平面上返回0</w:t>
      </w:r>
    </w:p>
    <w:p w:rsidR="005F1F37" w:rsidRPr="00C81BAD" w:rsidRDefault="005F1F37" w:rsidP="005F1F37">
      <w:pPr>
        <w:pStyle w:val="ad"/>
        <w:rPr>
          <w:rFonts w:hAnsi="宋体" w:cs="宋体"/>
        </w:rPr>
      </w:pPr>
      <w:r w:rsidRPr="00C81BAD">
        <w:rPr>
          <w:rFonts w:hAnsi="宋体" w:cs="宋体" w:hint="eastAsia"/>
        </w:rPr>
        <w:t>int opposite_side(point3 p1,point3 p2,plane3 s){</w:t>
      </w:r>
    </w:p>
    <w:p w:rsidR="005F1F37" w:rsidRPr="00C81BAD" w:rsidRDefault="005F1F37" w:rsidP="005F1F37">
      <w:pPr>
        <w:pStyle w:val="ad"/>
        <w:rPr>
          <w:rFonts w:hAnsi="宋体" w:cs="宋体"/>
        </w:rPr>
      </w:pPr>
      <w:r w:rsidRPr="00C81BAD">
        <w:rPr>
          <w:rFonts w:hAnsi="宋体" w:cs="宋体" w:hint="eastAsia"/>
        </w:rPr>
        <w:t xml:space="preserve">       return dmult(pvec(s),subt(p1,s.a))*dmult(pvec(s),subt(p2,s.a))&lt;-eps;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opposite_side(point3 p1,point3 p2,point3 s1,point3 s2,point3 s3){</w:t>
      </w:r>
    </w:p>
    <w:p w:rsidR="005F1F37" w:rsidRPr="00C81BAD" w:rsidRDefault="005F1F37" w:rsidP="005F1F37">
      <w:pPr>
        <w:pStyle w:val="ad"/>
        <w:rPr>
          <w:rFonts w:hAnsi="宋体" w:cs="宋体"/>
        </w:rPr>
      </w:pPr>
      <w:r w:rsidRPr="00C81BAD">
        <w:rPr>
          <w:rFonts w:hAnsi="宋体" w:cs="宋体" w:hint="eastAsia"/>
        </w:rPr>
        <w:t xml:space="preserve">       return dmult(pvec(s1,s2,s3),subt(p1,s1))*dmult(pvec(s1,s2,s3),subt(p2,s1))&lt;-eps;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lastRenderedPageBreak/>
        <w:t>//判两直线平行</w:t>
      </w:r>
    </w:p>
    <w:p w:rsidR="005F1F37" w:rsidRPr="00C81BAD" w:rsidRDefault="005F1F37" w:rsidP="005F1F37">
      <w:pPr>
        <w:pStyle w:val="ad"/>
        <w:rPr>
          <w:rFonts w:hAnsi="宋体" w:cs="宋体"/>
        </w:rPr>
      </w:pPr>
      <w:r w:rsidRPr="00C81BAD">
        <w:rPr>
          <w:rFonts w:hAnsi="宋体" w:cs="宋体" w:hint="eastAsia"/>
        </w:rPr>
        <w:t>int parallel(line3 u,line3 v){</w:t>
      </w:r>
    </w:p>
    <w:p w:rsidR="005F1F37" w:rsidRPr="00C81BAD" w:rsidRDefault="005F1F37" w:rsidP="005F1F37">
      <w:pPr>
        <w:pStyle w:val="ad"/>
        <w:rPr>
          <w:rFonts w:hAnsi="宋体" w:cs="宋体"/>
        </w:rPr>
      </w:pPr>
      <w:r w:rsidRPr="00C81BAD">
        <w:rPr>
          <w:rFonts w:hAnsi="宋体" w:cs="宋体" w:hint="eastAsia"/>
        </w:rPr>
        <w:t xml:space="preserve">       return vlen(xmult(subt(u.a,u.b),subt(v.a,v.b)))&lt;eps;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parallel(point3 u1,point3 u2,point3 v1,point3 v2){</w:t>
      </w:r>
    </w:p>
    <w:p w:rsidR="005F1F37" w:rsidRPr="00C81BAD" w:rsidRDefault="005F1F37" w:rsidP="005F1F37">
      <w:pPr>
        <w:pStyle w:val="ad"/>
        <w:rPr>
          <w:rFonts w:hAnsi="宋体" w:cs="宋体"/>
        </w:rPr>
      </w:pPr>
      <w:r w:rsidRPr="00C81BAD">
        <w:rPr>
          <w:rFonts w:hAnsi="宋体" w:cs="宋体" w:hint="eastAsia"/>
        </w:rPr>
        <w:t xml:space="preserve">       return vlen(xmult(subt(u1,u2),subt(v1,v2)))&lt;eps;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//判两平面平行</w:t>
      </w:r>
    </w:p>
    <w:p w:rsidR="005F1F37" w:rsidRPr="00C81BAD" w:rsidRDefault="005F1F37" w:rsidP="005F1F37">
      <w:pPr>
        <w:pStyle w:val="ad"/>
        <w:rPr>
          <w:rFonts w:hAnsi="宋体" w:cs="宋体"/>
        </w:rPr>
      </w:pPr>
      <w:r w:rsidRPr="00C81BAD">
        <w:rPr>
          <w:rFonts w:hAnsi="宋体" w:cs="宋体" w:hint="eastAsia"/>
        </w:rPr>
        <w:t>int parallel(plane3 u,plane3 v){</w:t>
      </w:r>
    </w:p>
    <w:p w:rsidR="005F1F37" w:rsidRPr="00C81BAD" w:rsidRDefault="005F1F37" w:rsidP="005F1F37">
      <w:pPr>
        <w:pStyle w:val="ad"/>
        <w:rPr>
          <w:rFonts w:hAnsi="宋体" w:cs="宋体"/>
        </w:rPr>
      </w:pPr>
      <w:r w:rsidRPr="00C81BAD">
        <w:rPr>
          <w:rFonts w:hAnsi="宋体" w:cs="宋体" w:hint="eastAsia"/>
        </w:rPr>
        <w:t xml:space="preserve">       return vlen(xmult(pvec(u),pvec(v)))&lt;eps;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parallel(point3 u1,point3 u2,point3 u3,point3 v1,point3 v2,point3 v3){</w:t>
      </w:r>
    </w:p>
    <w:p w:rsidR="005F1F37" w:rsidRPr="00C81BAD" w:rsidRDefault="005F1F37" w:rsidP="005F1F37">
      <w:pPr>
        <w:pStyle w:val="ad"/>
        <w:rPr>
          <w:rFonts w:hAnsi="宋体" w:cs="宋体"/>
        </w:rPr>
      </w:pPr>
      <w:r w:rsidRPr="00C81BAD">
        <w:rPr>
          <w:rFonts w:hAnsi="宋体" w:cs="宋体" w:hint="eastAsia"/>
        </w:rPr>
        <w:t xml:space="preserve">       return vlen(xmult(pvec(u1,u2,u3),pvec(v1,v2,v3)))&lt;eps;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//判直线与平面平行</w:t>
      </w:r>
    </w:p>
    <w:p w:rsidR="005F1F37" w:rsidRPr="00C81BAD" w:rsidRDefault="005F1F37" w:rsidP="005F1F37">
      <w:pPr>
        <w:pStyle w:val="ad"/>
        <w:rPr>
          <w:rFonts w:hAnsi="宋体" w:cs="宋体"/>
        </w:rPr>
      </w:pPr>
      <w:r w:rsidRPr="00C81BAD">
        <w:rPr>
          <w:rFonts w:hAnsi="宋体" w:cs="宋体" w:hint="eastAsia"/>
        </w:rPr>
        <w:t>int parallel(line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,plane3 s){</w:t>
      </w:r>
    </w:p>
    <w:p w:rsidR="005F1F37" w:rsidRPr="00C81BAD" w:rsidRDefault="005F1F37" w:rsidP="005F1F37">
      <w:pPr>
        <w:pStyle w:val="ad"/>
        <w:rPr>
          <w:rFonts w:hAnsi="宋体" w:cs="宋体"/>
        </w:rPr>
      </w:pPr>
      <w:r w:rsidRPr="00C81BAD">
        <w:rPr>
          <w:rFonts w:hAnsi="宋体" w:cs="宋体" w:hint="eastAsia"/>
        </w:rPr>
        <w:t xml:space="preserve">       return zero(dmult(subt(l.a,l.b),pvec(s)));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parallel(point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2,point3 s1,point3 s2,point3 s3){</w:t>
      </w:r>
    </w:p>
    <w:p w:rsidR="005F1F37" w:rsidRPr="00C81BAD" w:rsidRDefault="005F1F37" w:rsidP="005F1F37">
      <w:pPr>
        <w:pStyle w:val="ad"/>
        <w:rPr>
          <w:rFonts w:hAnsi="宋体" w:cs="宋体"/>
        </w:rPr>
      </w:pPr>
      <w:r w:rsidRPr="00C81BAD">
        <w:rPr>
          <w:rFonts w:hAnsi="宋体" w:cs="宋体" w:hint="eastAsia"/>
        </w:rPr>
        <w:t xml:space="preserve">       return zero(dmult(subt(l1,l2),pvec(s1,s2,s3)));</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//判两直线垂直</w:t>
      </w:r>
    </w:p>
    <w:p w:rsidR="005F1F37" w:rsidRPr="00C81BAD" w:rsidRDefault="005F1F37" w:rsidP="005F1F37">
      <w:pPr>
        <w:pStyle w:val="ad"/>
        <w:rPr>
          <w:rFonts w:hAnsi="宋体" w:cs="宋体"/>
        </w:rPr>
      </w:pPr>
      <w:r w:rsidRPr="00C81BAD">
        <w:rPr>
          <w:rFonts w:hAnsi="宋体" w:cs="宋体" w:hint="eastAsia"/>
        </w:rPr>
        <w:t>int perpendicular(line3 u,line3 v){</w:t>
      </w:r>
    </w:p>
    <w:p w:rsidR="005F1F37" w:rsidRPr="00C81BAD" w:rsidRDefault="005F1F37" w:rsidP="005F1F37">
      <w:pPr>
        <w:pStyle w:val="ad"/>
        <w:rPr>
          <w:rFonts w:hAnsi="宋体" w:cs="宋体"/>
        </w:rPr>
      </w:pPr>
      <w:r w:rsidRPr="00C81BAD">
        <w:rPr>
          <w:rFonts w:hAnsi="宋体" w:cs="宋体" w:hint="eastAsia"/>
        </w:rPr>
        <w:t xml:space="preserve">       return zero(dmult(subt(u.a,u.b),subt(v.a,v.b)));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perpendicular(point3 u1,point3 u2,point3 v1,point3 v2){</w:t>
      </w:r>
    </w:p>
    <w:p w:rsidR="005F1F37" w:rsidRPr="00C81BAD" w:rsidRDefault="005F1F37" w:rsidP="005F1F37">
      <w:pPr>
        <w:pStyle w:val="ad"/>
        <w:rPr>
          <w:rFonts w:hAnsi="宋体" w:cs="宋体"/>
        </w:rPr>
      </w:pPr>
      <w:r w:rsidRPr="00C81BAD">
        <w:rPr>
          <w:rFonts w:hAnsi="宋体" w:cs="宋体" w:hint="eastAsia"/>
        </w:rPr>
        <w:t xml:space="preserve">       return zero(dmult(subt(u1,u2),subt(v1,v2)));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//判两平面垂直</w:t>
      </w:r>
    </w:p>
    <w:p w:rsidR="005F1F37" w:rsidRPr="00C81BAD" w:rsidRDefault="005F1F37" w:rsidP="005F1F37">
      <w:pPr>
        <w:pStyle w:val="ad"/>
        <w:rPr>
          <w:rFonts w:hAnsi="宋体" w:cs="宋体"/>
        </w:rPr>
      </w:pPr>
      <w:r w:rsidRPr="00C81BAD">
        <w:rPr>
          <w:rFonts w:hAnsi="宋体" w:cs="宋体" w:hint="eastAsia"/>
        </w:rPr>
        <w:t>int perpendicular(plane3 u,plane3 v){</w:t>
      </w:r>
    </w:p>
    <w:p w:rsidR="005F1F37" w:rsidRPr="00C81BAD" w:rsidRDefault="005F1F37" w:rsidP="005F1F37">
      <w:pPr>
        <w:pStyle w:val="ad"/>
        <w:rPr>
          <w:rFonts w:hAnsi="宋体" w:cs="宋体"/>
        </w:rPr>
      </w:pPr>
      <w:r w:rsidRPr="00C81BAD">
        <w:rPr>
          <w:rFonts w:hAnsi="宋体" w:cs="宋体" w:hint="eastAsia"/>
        </w:rPr>
        <w:t xml:space="preserve">       return zero(dmult(pvec(u),pvec(v)));</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perpendicular(point3 u1,point3 u2,point3 u3,point3 v1,point3 v2,point3 v3){</w:t>
      </w:r>
    </w:p>
    <w:p w:rsidR="005F1F37" w:rsidRPr="00C81BAD" w:rsidRDefault="005F1F37" w:rsidP="005F1F37">
      <w:pPr>
        <w:pStyle w:val="ad"/>
        <w:rPr>
          <w:rFonts w:hAnsi="宋体" w:cs="宋体"/>
          <w:lang w:val="pt-BR"/>
        </w:rPr>
      </w:pPr>
      <w:r w:rsidRPr="00C81BAD">
        <w:rPr>
          <w:rFonts w:hAnsi="宋体" w:cs="宋体" w:hint="eastAsia"/>
          <w:lang w:val="pt-BR"/>
        </w:rPr>
        <w:t xml:space="preserve">       return zero(dmult(pvec(u1,u2,u3),pvec(v1,v2,v3)));</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判直线与平面平行</w:t>
      </w:r>
    </w:p>
    <w:p w:rsidR="005F1F37" w:rsidRPr="00C81BAD" w:rsidRDefault="005F1F37" w:rsidP="005F1F37">
      <w:pPr>
        <w:pStyle w:val="ad"/>
        <w:rPr>
          <w:rFonts w:hAnsi="宋体" w:cs="宋体"/>
          <w:lang w:val="pt-BR"/>
        </w:rPr>
      </w:pPr>
      <w:r w:rsidRPr="00C81BAD">
        <w:rPr>
          <w:rFonts w:hAnsi="宋体" w:cs="宋体" w:hint="eastAsia"/>
          <w:lang w:val="pt-BR"/>
        </w:rPr>
        <w:t>int perpendicular(line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lang w:val="pt-BR"/>
          </w:rPr>
          <w:t>3 l</w:t>
        </w:r>
      </w:smartTag>
      <w:r w:rsidRPr="00C81BAD">
        <w:rPr>
          <w:rFonts w:hAnsi="宋体" w:cs="宋体" w:hint="eastAsia"/>
          <w:lang w:val="pt-BR"/>
        </w:rPr>
        <w:t>,plane3 s){</w:t>
      </w:r>
    </w:p>
    <w:p w:rsidR="005F1F37" w:rsidRPr="00C81BAD" w:rsidRDefault="005F1F37" w:rsidP="005F1F37">
      <w:pPr>
        <w:pStyle w:val="ad"/>
        <w:rPr>
          <w:rFonts w:hAnsi="宋体" w:cs="宋体"/>
          <w:lang w:val="pt-BR"/>
        </w:rPr>
      </w:pPr>
      <w:r w:rsidRPr="00C81BAD">
        <w:rPr>
          <w:rFonts w:hAnsi="宋体" w:cs="宋体" w:hint="eastAsia"/>
          <w:lang w:val="pt-BR"/>
        </w:rPr>
        <w:t xml:space="preserve">       return vlen(xmult(subt(l.a,l.b),pvec(s)))&lt;eps;</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r w:rsidRPr="00C81BAD">
        <w:rPr>
          <w:rFonts w:hAnsi="宋体" w:cs="宋体" w:hint="eastAsia"/>
          <w:lang w:val="pt-BR"/>
        </w:rPr>
        <w:lastRenderedPageBreak/>
        <w:t>int perpendicular(point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lang w:val="pt-BR"/>
          </w:rPr>
          <w:t>3 l</w:t>
        </w:r>
      </w:smartTag>
      <w:r w:rsidRPr="00C81BAD">
        <w:rPr>
          <w:rFonts w:hAnsi="宋体" w:cs="宋体" w:hint="eastAsia"/>
          <w:lang w:val="pt-BR"/>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lang w:val="pt-BR"/>
          </w:rPr>
          <w:t>3 l</w:t>
        </w:r>
      </w:smartTag>
      <w:r w:rsidRPr="00C81BAD">
        <w:rPr>
          <w:rFonts w:hAnsi="宋体" w:cs="宋体" w:hint="eastAsia"/>
          <w:lang w:val="pt-BR"/>
        </w:rPr>
        <w:t>2,point3 s1,point3 s2,point3 s3){</w:t>
      </w:r>
    </w:p>
    <w:p w:rsidR="005F1F37" w:rsidRPr="00C81BAD" w:rsidRDefault="005F1F37" w:rsidP="005F1F37">
      <w:pPr>
        <w:pStyle w:val="ad"/>
        <w:rPr>
          <w:rFonts w:hAnsi="宋体" w:cs="宋体"/>
        </w:rPr>
      </w:pPr>
      <w:r w:rsidRPr="00C81BAD">
        <w:rPr>
          <w:rFonts w:hAnsi="宋体" w:cs="宋体" w:hint="eastAsia"/>
        </w:rPr>
        <w:t xml:space="preserve">       return vlen(xmult(subt(l1,l2),pvec(s1,s2,s3)))&lt;eps;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//判两线段相交,包括端点和部分重合</w:t>
      </w:r>
    </w:p>
    <w:p w:rsidR="005F1F37" w:rsidRPr="00C81BAD" w:rsidRDefault="005F1F37" w:rsidP="005F1F37">
      <w:pPr>
        <w:pStyle w:val="ad"/>
        <w:rPr>
          <w:rFonts w:hAnsi="宋体" w:cs="宋体"/>
        </w:rPr>
      </w:pPr>
      <w:r w:rsidRPr="00C81BAD">
        <w:rPr>
          <w:rFonts w:hAnsi="宋体" w:cs="宋体" w:hint="eastAsia"/>
        </w:rPr>
        <w:t>int intersect_in(line3 u,line3 v){</w:t>
      </w:r>
    </w:p>
    <w:p w:rsidR="005F1F37" w:rsidRPr="00C81BAD" w:rsidRDefault="005F1F37" w:rsidP="005F1F37">
      <w:pPr>
        <w:pStyle w:val="ad"/>
        <w:rPr>
          <w:rFonts w:hAnsi="宋体" w:cs="宋体"/>
        </w:rPr>
      </w:pPr>
      <w:r w:rsidRPr="00C81BAD">
        <w:rPr>
          <w:rFonts w:hAnsi="宋体" w:cs="宋体" w:hint="eastAsia"/>
        </w:rPr>
        <w:t xml:space="preserve">       if (!dots_onplane(u.a,u.b,v.a,v.b))</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if (!dots_inline(u.a,u.b,v.a)||!dots_inline(u.a,u.b,v.b))</w:t>
      </w:r>
    </w:p>
    <w:p w:rsidR="005F1F37" w:rsidRPr="00C81BAD" w:rsidRDefault="005F1F37" w:rsidP="005F1F37">
      <w:pPr>
        <w:pStyle w:val="ad"/>
        <w:rPr>
          <w:rFonts w:hAnsi="宋体" w:cs="宋体"/>
        </w:rPr>
      </w:pPr>
      <w:r w:rsidRPr="00C81BAD">
        <w:rPr>
          <w:rFonts w:hAnsi="宋体" w:cs="宋体" w:hint="eastAsia"/>
        </w:rPr>
        <w:t xml:space="preserve">              return !same_side(u.a,u.b,v)&amp;&amp;!same_side(v.a,v.b,u);</w:t>
      </w:r>
    </w:p>
    <w:p w:rsidR="005F1F37" w:rsidRPr="00C81BAD" w:rsidRDefault="005F1F37" w:rsidP="005F1F37">
      <w:pPr>
        <w:pStyle w:val="ad"/>
        <w:rPr>
          <w:rFonts w:hAnsi="宋体" w:cs="宋体"/>
        </w:rPr>
      </w:pPr>
      <w:r w:rsidRPr="00C81BAD">
        <w:rPr>
          <w:rFonts w:hAnsi="宋体" w:cs="宋体" w:hint="eastAsia"/>
        </w:rPr>
        <w:t xml:space="preserve">       return dot_online_in(u.a,v)||dot_online_in(u.b,v)||dot_online_in(v.a,u)||dot_online_in(v.b,u);</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intersect_in(point3 u1,point3 u2,point3 v1,point3 v2){</w:t>
      </w:r>
    </w:p>
    <w:p w:rsidR="005F1F37" w:rsidRPr="00C81BAD" w:rsidRDefault="005F1F37" w:rsidP="005F1F37">
      <w:pPr>
        <w:pStyle w:val="ad"/>
        <w:rPr>
          <w:rFonts w:hAnsi="宋体" w:cs="宋体"/>
        </w:rPr>
      </w:pPr>
      <w:r w:rsidRPr="00C81BAD">
        <w:rPr>
          <w:rFonts w:hAnsi="宋体" w:cs="宋体" w:hint="eastAsia"/>
        </w:rPr>
        <w:t xml:space="preserve">       if (!dots_onplane(u1,u2,v1,v2))</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if (!dots_inline(u1,u2,v1)||!dots_inline(u1,u2,v2))</w:t>
      </w:r>
    </w:p>
    <w:p w:rsidR="005F1F37" w:rsidRPr="00C81BAD" w:rsidRDefault="005F1F37" w:rsidP="005F1F37">
      <w:pPr>
        <w:pStyle w:val="ad"/>
        <w:rPr>
          <w:rFonts w:hAnsi="宋体" w:cs="宋体"/>
        </w:rPr>
      </w:pPr>
      <w:r w:rsidRPr="00C81BAD">
        <w:rPr>
          <w:rFonts w:hAnsi="宋体" w:cs="宋体" w:hint="eastAsia"/>
        </w:rPr>
        <w:t xml:space="preserve">              return !same_side(u1,u2,v1,v2)&amp;&amp;!same_side(v1,v2,u1,u2);</w:t>
      </w:r>
    </w:p>
    <w:p w:rsidR="005F1F37" w:rsidRPr="00C81BAD" w:rsidRDefault="005F1F37" w:rsidP="005F1F37">
      <w:pPr>
        <w:pStyle w:val="ad"/>
        <w:rPr>
          <w:rFonts w:hAnsi="宋体" w:cs="宋体"/>
        </w:rPr>
      </w:pPr>
      <w:r w:rsidRPr="00C81BAD">
        <w:rPr>
          <w:rFonts w:hAnsi="宋体" w:cs="宋体" w:hint="eastAsia"/>
        </w:rPr>
        <w:t xml:space="preserve">       return dot_online_in(u1,v1,v2)||dot_online_in(u2,v1,v2)||dot_online_in(v1,u1,u2)||dot_online_in(v2,u1,u2);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//判两线段相交,不包括端点和部分重合</w:t>
      </w:r>
    </w:p>
    <w:p w:rsidR="005F1F37" w:rsidRPr="00C81BAD" w:rsidRDefault="005F1F37" w:rsidP="005F1F37">
      <w:pPr>
        <w:pStyle w:val="ad"/>
        <w:rPr>
          <w:rFonts w:hAnsi="宋体" w:cs="宋体"/>
        </w:rPr>
      </w:pPr>
      <w:r w:rsidRPr="00C81BAD">
        <w:rPr>
          <w:rFonts w:hAnsi="宋体" w:cs="宋体" w:hint="eastAsia"/>
        </w:rPr>
        <w:t>int intersect_ex(line3 u,line3 v){</w:t>
      </w:r>
    </w:p>
    <w:p w:rsidR="005F1F37" w:rsidRPr="00C81BAD" w:rsidRDefault="005F1F37" w:rsidP="005F1F37">
      <w:pPr>
        <w:pStyle w:val="ad"/>
        <w:rPr>
          <w:rFonts w:hAnsi="宋体" w:cs="宋体"/>
        </w:rPr>
      </w:pPr>
      <w:r w:rsidRPr="00C81BAD">
        <w:rPr>
          <w:rFonts w:hAnsi="宋体" w:cs="宋体" w:hint="eastAsia"/>
        </w:rPr>
        <w:t xml:space="preserve">       return dots_onplane(u.a,u.b,v.a,v.b)&amp;&amp;opposite_side(u.a,u.b,v)&amp;&amp;opposite_side(v.a,v.b,u);</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intersect_ex(point3 u1,point3 u2,point3 v1,point3 v2){</w:t>
      </w:r>
    </w:p>
    <w:p w:rsidR="005F1F37" w:rsidRPr="00C81BAD" w:rsidRDefault="005F1F37" w:rsidP="005F1F37">
      <w:pPr>
        <w:pStyle w:val="ad"/>
        <w:rPr>
          <w:rFonts w:hAnsi="宋体" w:cs="宋体"/>
        </w:rPr>
      </w:pPr>
      <w:r w:rsidRPr="00C81BAD">
        <w:rPr>
          <w:rFonts w:hAnsi="宋体" w:cs="宋体" w:hint="eastAsia"/>
        </w:rPr>
        <w:t xml:space="preserve">       return dots_onplane(u1,u2,v1,v2)&amp;&amp;opposite_side(u1,u2,v1,v2)&amp;&amp;opposite_side(v1,v2,u1,u2);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//判线段与空间三角形相交,包括交于边界和(部分)包含</w:t>
      </w:r>
    </w:p>
    <w:p w:rsidR="005F1F37" w:rsidRPr="00C81BAD" w:rsidRDefault="005F1F37" w:rsidP="005F1F37">
      <w:pPr>
        <w:pStyle w:val="ad"/>
        <w:rPr>
          <w:rFonts w:hAnsi="宋体" w:cs="宋体"/>
        </w:rPr>
      </w:pPr>
      <w:r w:rsidRPr="00C81BAD">
        <w:rPr>
          <w:rFonts w:hAnsi="宋体" w:cs="宋体" w:hint="eastAsia"/>
        </w:rPr>
        <w:t>int intersect_in(line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,plane3 s){</w:t>
      </w:r>
    </w:p>
    <w:p w:rsidR="005F1F37" w:rsidRPr="00C81BAD" w:rsidRDefault="005F1F37" w:rsidP="005F1F37">
      <w:pPr>
        <w:pStyle w:val="ad"/>
        <w:rPr>
          <w:rFonts w:hAnsi="宋体" w:cs="宋体"/>
        </w:rPr>
      </w:pPr>
      <w:r w:rsidRPr="00C81BAD">
        <w:rPr>
          <w:rFonts w:hAnsi="宋体" w:cs="宋体" w:hint="eastAsia"/>
        </w:rPr>
        <w:t xml:space="preserve">       return !same_side(l.a,l.b,s)&amp;&amp;!same_side(s.a,s.b,l.a,l.b,s.c)&amp;&amp;</w:t>
      </w:r>
    </w:p>
    <w:p w:rsidR="005F1F37" w:rsidRPr="00C81BAD" w:rsidRDefault="005F1F37" w:rsidP="005F1F37">
      <w:pPr>
        <w:pStyle w:val="ad"/>
        <w:rPr>
          <w:rFonts w:hAnsi="宋体" w:cs="宋体"/>
        </w:rPr>
      </w:pPr>
      <w:r w:rsidRPr="00C81BAD">
        <w:rPr>
          <w:rFonts w:hAnsi="宋体" w:cs="宋体" w:hint="eastAsia"/>
        </w:rPr>
        <w:t xml:space="preserve">              !same_side(s.b,s.c,l.a,l.b,s.a)&amp;&amp;!same_side(s.c,s.a,l.a,l.b,s.b);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intersect_in(point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2,point3 s1,point3 s2,point3 s3){</w:t>
      </w:r>
    </w:p>
    <w:p w:rsidR="005F1F37" w:rsidRPr="00C81BAD" w:rsidRDefault="005F1F37" w:rsidP="005F1F37">
      <w:pPr>
        <w:pStyle w:val="ad"/>
        <w:rPr>
          <w:rFonts w:hAnsi="宋体" w:cs="宋体"/>
        </w:rPr>
      </w:pPr>
      <w:r w:rsidRPr="00C81BAD">
        <w:rPr>
          <w:rFonts w:hAnsi="宋体" w:cs="宋体" w:hint="eastAsia"/>
        </w:rPr>
        <w:t xml:space="preserve">       return !same_side(l1,l2,s1,s2,s3)&amp;&amp;!same_side(s1,s2,l1,l2,s3)&amp;&amp;</w:t>
      </w:r>
    </w:p>
    <w:p w:rsidR="005F1F37" w:rsidRPr="00C81BAD" w:rsidRDefault="005F1F37" w:rsidP="005F1F37">
      <w:pPr>
        <w:pStyle w:val="ad"/>
        <w:rPr>
          <w:rFonts w:hAnsi="宋体" w:cs="宋体"/>
        </w:rPr>
      </w:pPr>
      <w:r w:rsidRPr="00C81BAD">
        <w:rPr>
          <w:rFonts w:hAnsi="宋体" w:cs="宋体" w:hint="eastAsia"/>
        </w:rPr>
        <w:t xml:space="preserve">              !same_side(s2,s3,l1,l2,s1)&amp;&amp;!same_side(s3,s1,l1,l2,s2);</w:t>
      </w:r>
    </w:p>
    <w:p w:rsidR="005F1F37" w:rsidRPr="00C81BAD" w:rsidRDefault="005F1F37" w:rsidP="005F1F37">
      <w:pPr>
        <w:pStyle w:val="ad"/>
        <w:rPr>
          <w:rFonts w:hAnsi="宋体" w:cs="宋体"/>
        </w:rPr>
      </w:pPr>
      <w:r w:rsidRPr="00C81BAD">
        <w:rPr>
          <w:rFonts w:hAnsi="宋体" w:cs="宋体" w:hint="eastAsia"/>
        </w:rPr>
        <w:lastRenderedPageBreak/>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//判线段与空间三角形相交,不包括交于边界和(部分)包含</w:t>
      </w:r>
    </w:p>
    <w:p w:rsidR="005F1F37" w:rsidRPr="00C81BAD" w:rsidRDefault="005F1F37" w:rsidP="005F1F37">
      <w:pPr>
        <w:pStyle w:val="ad"/>
        <w:rPr>
          <w:rFonts w:hAnsi="宋体" w:cs="宋体"/>
        </w:rPr>
      </w:pPr>
      <w:r w:rsidRPr="00C81BAD">
        <w:rPr>
          <w:rFonts w:hAnsi="宋体" w:cs="宋体" w:hint="eastAsia"/>
        </w:rPr>
        <w:t>int intersect_ex(line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,plane3 s){</w:t>
      </w:r>
    </w:p>
    <w:p w:rsidR="005F1F37" w:rsidRPr="00C81BAD" w:rsidRDefault="005F1F37" w:rsidP="005F1F37">
      <w:pPr>
        <w:pStyle w:val="ad"/>
        <w:rPr>
          <w:rFonts w:hAnsi="宋体" w:cs="宋体"/>
        </w:rPr>
      </w:pPr>
      <w:r w:rsidRPr="00C81BAD">
        <w:rPr>
          <w:rFonts w:hAnsi="宋体" w:cs="宋体" w:hint="eastAsia"/>
        </w:rPr>
        <w:t xml:space="preserve">       return opposite_side(l.a,l.b,s)&amp;&amp;opposite_side(s.a,s.b,l.a,l.b,s.c)&amp;&amp;</w:t>
      </w:r>
    </w:p>
    <w:p w:rsidR="005F1F37" w:rsidRPr="00C81BAD" w:rsidRDefault="005F1F37" w:rsidP="005F1F37">
      <w:pPr>
        <w:pStyle w:val="ad"/>
        <w:rPr>
          <w:rFonts w:hAnsi="宋体" w:cs="宋体"/>
        </w:rPr>
      </w:pPr>
      <w:r w:rsidRPr="00C81BAD">
        <w:rPr>
          <w:rFonts w:hAnsi="宋体" w:cs="宋体" w:hint="eastAsia"/>
        </w:rPr>
        <w:t xml:space="preserve">              opposite_side(s.b,s.c,l.a,l.b,s.a)&amp;&amp;opposite_side(s.c,s.a,l.a,l.b,s.b);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intersect_ex(point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2,point3 s1,point3 s2,point3 s3){</w:t>
      </w:r>
    </w:p>
    <w:p w:rsidR="005F1F37" w:rsidRPr="00C81BAD" w:rsidRDefault="005F1F37" w:rsidP="005F1F37">
      <w:pPr>
        <w:pStyle w:val="ad"/>
        <w:rPr>
          <w:rFonts w:hAnsi="宋体" w:cs="宋体"/>
        </w:rPr>
      </w:pPr>
      <w:r w:rsidRPr="00C81BAD">
        <w:rPr>
          <w:rFonts w:hAnsi="宋体" w:cs="宋体" w:hint="eastAsia"/>
        </w:rPr>
        <w:t xml:space="preserve">       return opposite_side(l1,l2,s1,s2,s3)&amp;&amp;opposite_side(s1,s2,l1,l2,s3)&amp;&amp;</w:t>
      </w:r>
    </w:p>
    <w:p w:rsidR="005F1F37" w:rsidRPr="00C81BAD" w:rsidRDefault="005F1F37" w:rsidP="005F1F37">
      <w:pPr>
        <w:pStyle w:val="ad"/>
        <w:rPr>
          <w:rFonts w:hAnsi="宋体" w:cs="宋体"/>
        </w:rPr>
      </w:pPr>
      <w:r w:rsidRPr="00C81BAD">
        <w:rPr>
          <w:rFonts w:hAnsi="宋体" w:cs="宋体" w:hint="eastAsia"/>
        </w:rPr>
        <w:t xml:space="preserve">              opposite_side(s2,s3,l1,l2,s1)&amp;&amp;opposite_side(s3,s1,l1,l2,s2);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//计算两直线交点,注意事先判断直线是否共面和平行!</w:t>
      </w:r>
    </w:p>
    <w:p w:rsidR="005F1F37" w:rsidRPr="00C81BAD" w:rsidRDefault="005F1F37" w:rsidP="005F1F37">
      <w:pPr>
        <w:pStyle w:val="ad"/>
        <w:rPr>
          <w:rFonts w:hAnsi="宋体" w:cs="宋体"/>
        </w:rPr>
      </w:pPr>
      <w:r w:rsidRPr="00C81BAD">
        <w:rPr>
          <w:rFonts w:hAnsi="宋体" w:cs="宋体" w:hint="eastAsia"/>
        </w:rPr>
        <w:t>//线段交点请另外判线段相交(同时还是要判断是否平行!)</w:t>
      </w:r>
    </w:p>
    <w:p w:rsidR="005F1F37" w:rsidRPr="00C81BAD" w:rsidRDefault="005F1F37" w:rsidP="005F1F37">
      <w:pPr>
        <w:pStyle w:val="ad"/>
        <w:rPr>
          <w:rFonts w:hAnsi="宋体" w:cs="宋体"/>
        </w:rPr>
      </w:pPr>
      <w:r w:rsidRPr="00C81BAD">
        <w:rPr>
          <w:rFonts w:hAnsi="宋体" w:cs="宋体" w:hint="eastAsia"/>
        </w:rPr>
        <w:t>point3 intersection(line3 u,line3 v){</w:t>
      </w:r>
    </w:p>
    <w:p w:rsidR="005F1F37" w:rsidRPr="00C81BAD" w:rsidRDefault="005F1F37" w:rsidP="005F1F37">
      <w:pPr>
        <w:pStyle w:val="ad"/>
        <w:rPr>
          <w:rFonts w:hAnsi="宋体" w:cs="宋体"/>
        </w:rPr>
      </w:pPr>
      <w:r w:rsidRPr="00C81BAD">
        <w:rPr>
          <w:rFonts w:hAnsi="宋体" w:cs="宋体" w:hint="eastAsia"/>
        </w:rPr>
        <w:t xml:space="preserve">       point3 ret=u.a;</w:t>
      </w:r>
    </w:p>
    <w:p w:rsidR="005F1F37" w:rsidRPr="00C81BAD" w:rsidRDefault="005F1F37" w:rsidP="005F1F37">
      <w:pPr>
        <w:pStyle w:val="ad"/>
        <w:rPr>
          <w:rFonts w:hAnsi="宋体" w:cs="宋体"/>
        </w:rPr>
      </w:pPr>
      <w:r w:rsidRPr="00C81BAD">
        <w:rPr>
          <w:rFonts w:hAnsi="宋体" w:cs="宋体" w:hint="eastAsia"/>
        </w:rPr>
        <w:t xml:space="preserve">       double t=((u.a.x-v.a.x)*(v.a.y-v.b.y)-(u.a.y-v.a.y)*(v.a.x-v.b.x))</w:t>
      </w:r>
    </w:p>
    <w:p w:rsidR="005F1F37" w:rsidRPr="00C81BAD" w:rsidRDefault="005F1F37" w:rsidP="005F1F37">
      <w:pPr>
        <w:pStyle w:val="ad"/>
        <w:rPr>
          <w:rFonts w:hAnsi="宋体" w:cs="宋体"/>
        </w:rPr>
      </w:pPr>
      <w:r w:rsidRPr="00C81BAD">
        <w:rPr>
          <w:rFonts w:hAnsi="宋体" w:cs="宋体" w:hint="eastAsia"/>
        </w:rPr>
        <w:t xml:space="preserve">                     /((u.a.x-u.b.x)*(v.a.y-v.b.y)-(u.a.y-u.b.y)*(v.a.x-v.b.x));</w:t>
      </w:r>
    </w:p>
    <w:p w:rsidR="005F1F37" w:rsidRPr="00C81BAD" w:rsidRDefault="005F1F37" w:rsidP="005F1F37">
      <w:pPr>
        <w:pStyle w:val="ad"/>
        <w:rPr>
          <w:rFonts w:hAnsi="宋体" w:cs="宋体"/>
        </w:rPr>
      </w:pPr>
      <w:r w:rsidRPr="00C81BAD">
        <w:rPr>
          <w:rFonts w:hAnsi="宋体" w:cs="宋体" w:hint="eastAsia"/>
        </w:rPr>
        <w:t xml:space="preserve">       ret.x+=(u.b.x-u.a.x)*t;</w:t>
      </w:r>
    </w:p>
    <w:p w:rsidR="005F1F37" w:rsidRPr="00C81BAD" w:rsidRDefault="005F1F37" w:rsidP="005F1F37">
      <w:pPr>
        <w:pStyle w:val="ad"/>
        <w:rPr>
          <w:rFonts w:hAnsi="宋体" w:cs="宋体"/>
        </w:rPr>
      </w:pPr>
      <w:r w:rsidRPr="00C81BAD">
        <w:rPr>
          <w:rFonts w:hAnsi="宋体" w:cs="宋体" w:hint="eastAsia"/>
        </w:rPr>
        <w:t xml:space="preserve">       ret.y+=(u.b.y-u.a.y)*t;</w:t>
      </w:r>
    </w:p>
    <w:p w:rsidR="005F1F37" w:rsidRPr="00C81BAD" w:rsidRDefault="005F1F37" w:rsidP="005F1F37">
      <w:pPr>
        <w:pStyle w:val="ad"/>
        <w:rPr>
          <w:rFonts w:hAnsi="宋体" w:cs="宋体"/>
        </w:rPr>
      </w:pPr>
      <w:r w:rsidRPr="00C81BAD">
        <w:rPr>
          <w:rFonts w:hAnsi="宋体" w:cs="宋体" w:hint="eastAsia"/>
        </w:rPr>
        <w:t xml:space="preserve">       ret.z+=(u.b.z-u.a.z)*t;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point3 intersection(point3 u1,point3 u2,point3 v1,point3 v2){</w:t>
      </w:r>
    </w:p>
    <w:p w:rsidR="005F1F37" w:rsidRPr="00C81BAD" w:rsidRDefault="005F1F37" w:rsidP="005F1F37">
      <w:pPr>
        <w:pStyle w:val="ad"/>
        <w:rPr>
          <w:rFonts w:hAnsi="宋体" w:cs="宋体"/>
        </w:rPr>
      </w:pPr>
      <w:r w:rsidRPr="00C81BAD">
        <w:rPr>
          <w:rFonts w:hAnsi="宋体" w:cs="宋体" w:hint="eastAsia"/>
        </w:rPr>
        <w:t xml:space="preserve">       point3 ret=u1;</w:t>
      </w:r>
    </w:p>
    <w:p w:rsidR="005F1F37" w:rsidRPr="00C81BAD" w:rsidRDefault="005F1F37" w:rsidP="005F1F37">
      <w:pPr>
        <w:pStyle w:val="ad"/>
        <w:rPr>
          <w:rFonts w:hAnsi="宋体" w:cs="宋体"/>
        </w:rPr>
      </w:pPr>
      <w:r w:rsidRPr="00C81BAD">
        <w:rPr>
          <w:rFonts w:hAnsi="宋体" w:cs="宋体" w:hint="eastAsia"/>
        </w:rPr>
        <w:t xml:space="preserve">       double t=((u1.x-v1.x)*(v1.y-v2.y)-(u1.y-v1.y)*(v1.x-v2.x))</w:t>
      </w:r>
    </w:p>
    <w:p w:rsidR="005F1F37" w:rsidRPr="00C81BAD" w:rsidRDefault="005F1F37" w:rsidP="005F1F37">
      <w:pPr>
        <w:pStyle w:val="ad"/>
        <w:rPr>
          <w:rFonts w:hAnsi="宋体" w:cs="宋体"/>
        </w:rPr>
      </w:pPr>
      <w:r w:rsidRPr="00C81BAD">
        <w:rPr>
          <w:rFonts w:hAnsi="宋体" w:cs="宋体" w:hint="eastAsia"/>
        </w:rPr>
        <w:t xml:space="preserve">                     /((u1.x-u2.x)*(v1.y-v2.y)-(u1.y-u2.y)*(v1.x-v2.x));</w:t>
      </w:r>
    </w:p>
    <w:p w:rsidR="005F1F37" w:rsidRPr="00C81BAD" w:rsidRDefault="005F1F37" w:rsidP="005F1F37">
      <w:pPr>
        <w:pStyle w:val="ad"/>
        <w:rPr>
          <w:rFonts w:hAnsi="宋体" w:cs="宋体"/>
        </w:rPr>
      </w:pPr>
      <w:r w:rsidRPr="00C81BAD">
        <w:rPr>
          <w:rFonts w:hAnsi="宋体" w:cs="宋体" w:hint="eastAsia"/>
        </w:rPr>
        <w:t xml:space="preserve">       ret.x+=(u2.x-u1.x)*t;</w:t>
      </w:r>
    </w:p>
    <w:p w:rsidR="005F1F37" w:rsidRPr="00C81BAD" w:rsidRDefault="005F1F37" w:rsidP="005F1F37">
      <w:pPr>
        <w:pStyle w:val="ad"/>
        <w:rPr>
          <w:rFonts w:hAnsi="宋体" w:cs="宋体"/>
        </w:rPr>
      </w:pPr>
      <w:r w:rsidRPr="00C81BAD">
        <w:rPr>
          <w:rFonts w:hAnsi="宋体" w:cs="宋体" w:hint="eastAsia"/>
        </w:rPr>
        <w:t xml:space="preserve">       ret.y+=(u2.y-u1.y)*t;</w:t>
      </w:r>
    </w:p>
    <w:p w:rsidR="005F1F37" w:rsidRPr="00C81BAD" w:rsidRDefault="005F1F37" w:rsidP="005F1F37">
      <w:pPr>
        <w:pStyle w:val="ad"/>
        <w:rPr>
          <w:rFonts w:hAnsi="宋体" w:cs="宋体"/>
        </w:rPr>
      </w:pPr>
      <w:r w:rsidRPr="00C81BAD">
        <w:rPr>
          <w:rFonts w:hAnsi="宋体" w:cs="宋体" w:hint="eastAsia"/>
        </w:rPr>
        <w:t xml:space="preserve">       ret.z+=(u2.z-u1.z)*t;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//计算直线与平面交点,注意事先判断是否平行,并保证三点不共线!</w:t>
      </w:r>
    </w:p>
    <w:p w:rsidR="005F1F37" w:rsidRPr="00C81BAD" w:rsidRDefault="005F1F37" w:rsidP="005F1F37">
      <w:pPr>
        <w:pStyle w:val="ad"/>
        <w:rPr>
          <w:rFonts w:hAnsi="宋体" w:cs="宋体"/>
        </w:rPr>
      </w:pPr>
      <w:r w:rsidRPr="00C81BAD">
        <w:rPr>
          <w:rFonts w:hAnsi="宋体" w:cs="宋体" w:hint="eastAsia"/>
        </w:rPr>
        <w:t>//线段和空间三角形交点请另外判断</w:t>
      </w:r>
    </w:p>
    <w:p w:rsidR="005F1F37" w:rsidRPr="00C81BAD" w:rsidRDefault="005F1F37" w:rsidP="005F1F37">
      <w:pPr>
        <w:pStyle w:val="ad"/>
        <w:rPr>
          <w:rFonts w:hAnsi="宋体" w:cs="宋体"/>
        </w:rPr>
      </w:pPr>
      <w:r w:rsidRPr="00C81BAD">
        <w:rPr>
          <w:rFonts w:hAnsi="宋体" w:cs="宋体" w:hint="eastAsia"/>
        </w:rPr>
        <w:t>point3 intersection(line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,plane3 s){</w:t>
      </w:r>
    </w:p>
    <w:p w:rsidR="005F1F37" w:rsidRPr="00C81BAD" w:rsidRDefault="005F1F37" w:rsidP="005F1F37">
      <w:pPr>
        <w:pStyle w:val="ad"/>
        <w:rPr>
          <w:rFonts w:hAnsi="宋体" w:cs="宋体"/>
        </w:rPr>
      </w:pPr>
      <w:r w:rsidRPr="00C81BAD">
        <w:rPr>
          <w:rFonts w:hAnsi="宋体" w:cs="宋体" w:hint="eastAsia"/>
        </w:rPr>
        <w:t xml:space="preserve">       point3 ret=pvec(s);</w:t>
      </w:r>
    </w:p>
    <w:p w:rsidR="005F1F37" w:rsidRPr="00C81BAD" w:rsidRDefault="005F1F37" w:rsidP="005F1F37">
      <w:pPr>
        <w:pStyle w:val="ad"/>
        <w:rPr>
          <w:rFonts w:hAnsi="宋体" w:cs="宋体"/>
        </w:rPr>
      </w:pPr>
      <w:r w:rsidRPr="00C81BAD">
        <w:rPr>
          <w:rFonts w:hAnsi="宋体" w:cs="宋体" w:hint="eastAsia"/>
        </w:rPr>
        <w:t xml:space="preserve">       double t=(ret.x*(s.a.x-l.a.x)+ret.y*(s.a.y-l.a.y)+ret.z*(s.a.z-l.a.z))/</w:t>
      </w:r>
    </w:p>
    <w:p w:rsidR="005F1F37" w:rsidRPr="00C81BAD" w:rsidRDefault="005F1F37" w:rsidP="005F1F37">
      <w:pPr>
        <w:pStyle w:val="ad"/>
        <w:rPr>
          <w:rFonts w:hAnsi="宋体" w:cs="宋体"/>
        </w:rPr>
      </w:pPr>
      <w:r w:rsidRPr="00C81BAD">
        <w:rPr>
          <w:rFonts w:hAnsi="宋体" w:cs="宋体" w:hint="eastAsia"/>
        </w:rPr>
        <w:t xml:space="preserve">              (ret.x*(l.b.x-l.a.x)+ret.y*(l.b.y-l.a.y)+ret.z*(l.b.z-l.a.z));</w:t>
      </w:r>
    </w:p>
    <w:p w:rsidR="005F1F37" w:rsidRPr="00C81BAD" w:rsidRDefault="005F1F37" w:rsidP="005F1F37">
      <w:pPr>
        <w:pStyle w:val="ad"/>
        <w:rPr>
          <w:rFonts w:hAnsi="宋体" w:cs="宋体"/>
        </w:rPr>
      </w:pPr>
      <w:r w:rsidRPr="00C81BAD">
        <w:rPr>
          <w:rFonts w:hAnsi="宋体" w:cs="宋体" w:hint="eastAsia"/>
        </w:rPr>
        <w:t xml:space="preserve">       ret.x=l.a.x+(l.b.x-l.a.x)*t;</w:t>
      </w:r>
    </w:p>
    <w:p w:rsidR="005F1F37" w:rsidRPr="00C81BAD" w:rsidRDefault="005F1F37" w:rsidP="005F1F37">
      <w:pPr>
        <w:pStyle w:val="ad"/>
        <w:rPr>
          <w:rFonts w:hAnsi="宋体" w:cs="宋体"/>
        </w:rPr>
      </w:pPr>
      <w:r w:rsidRPr="00C81BAD">
        <w:rPr>
          <w:rFonts w:hAnsi="宋体" w:cs="宋体" w:hint="eastAsia"/>
        </w:rPr>
        <w:t xml:space="preserve">       ret.y=l.a.y+(l.b.y-l.a.y)*t;</w:t>
      </w:r>
    </w:p>
    <w:p w:rsidR="005F1F37" w:rsidRPr="00C81BAD" w:rsidRDefault="005F1F37" w:rsidP="005F1F37">
      <w:pPr>
        <w:pStyle w:val="ad"/>
        <w:rPr>
          <w:rFonts w:hAnsi="宋体" w:cs="宋体"/>
        </w:rPr>
      </w:pPr>
      <w:r w:rsidRPr="00C81BAD">
        <w:rPr>
          <w:rFonts w:hAnsi="宋体" w:cs="宋体" w:hint="eastAsia"/>
        </w:rPr>
        <w:t xml:space="preserve">       ret.z=l.a.z+(l.b.z-l.a.z)*t;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lastRenderedPageBreak/>
        <w:t>}</w:t>
      </w:r>
    </w:p>
    <w:p w:rsidR="005F1F37" w:rsidRPr="00C81BAD" w:rsidRDefault="005F1F37" w:rsidP="005F1F37">
      <w:pPr>
        <w:pStyle w:val="ad"/>
        <w:rPr>
          <w:rFonts w:hAnsi="宋体" w:cs="宋体"/>
        </w:rPr>
      </w:pPr>
      <w:r w:rsidRPr="00C81BAD">
        <w:rPr>
          <w:rFonts w:hAnsi="宋体" w:cs="宋体" w:hint="eastAsia"/>
        </w:rPr>
        <w:t>point3 intersection(point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2,point3 s1,point3 s2,point3 s3){</w:t>
      </w:r>
    </w:p>
    <w:p w:rsidR="005F1F37" w:rsidRPr="00C81BAD" w:rsidRDefault="005F1F37" w:rsidP="005F1F37">
      <w:pPr>
        <w:pStyle w:val="ad"/>
        <w:rPr>
          <w:rFonts w:hAnsi="宋体" w:cs="宋体"/>
        </w:rPr>
      </w:pPr>
      <w:r w:rsidRPr="00C81BAD">
        <w:rPr>
          <w:rFonts w:hAnsi="宋体" w:cs="宋体" w:hint="eastAsia"/>
        </w:rPr>
        <w:t xml:space="preserve">       point3 ret=pvec(s1,s2,s3);</w:t>
      </w:r>
    </w:p>
    <w:p w:rsidR="005F1F37" w:rsidRPr="00C81BAD" w:rsidRDefault="005F1F37" w:rsidP="005F1F37">
      <w:pPr>
        <w:pStyle w:val="ad"/>
        <w:rPr>
          <w:rFonts w:hAnsi="宋体" w:cs="宋体"/>
        </w:rPr>
      </w:pPr>
      <w:r w:rsidRPr="00C81BAD">
        <w:rPr>
          <w:rFonts w:hAnsi="宋体" w:cs="宋体" w:hint="eastAsia"/>
        </w:rPr>
        <w:t xml:space="preserve">       double t=(ret.x*(s1.x-l1.x)+ret.y*(s1.y-l1.y)+ret.z*(s1.z-l1.z))/</w:t>
      </w:r>
    </w:p>
    <w:p w:rsidR="005F1F37" w:rsidRPr="00C81BAD" w:rsidRDefault="005F1F37" w:rsidP="005F1F37">
      <w:pPr>
        <w:pStyle w:val="ad"/>
        <w:rPr>
          <w:rFonts w:hAnsi="宋体" w:cs="宋体"/>
        </w:rPr>
      </w:pPr>
      <w:r w:rsidRPr="00C81BAD">
        <w:rPr>
          <w:rFonts w:hAnsi="宋体" w:cs="宋体" w:hint="eastAsia"/>
        </w:rPr>
        <w:t xml:space="preserve">              (ret.x*(l2.x-l1.x)+ret.y*(l2.y-l1.y)+ret.z*(l2.z-l1.z));</w:t>
      </w:r>
    </w:p>
    <w:p w:rsidR="005F1F37" w:rsidRPr="00C81BAD" w:rsidRDefault="005F1F37" w:rsidP="005F1F37">
      <w:pPr>
        <w:pStyle w:val="ad"/>
        <w:rPr>
          <w:rFonts w:hAnsi="宋体" w:cs="宋体"/>
        </w:rPr>
      </w:pPr>
      <w:r w:rsidRPr="00C81BAD">
        <w:rPr>
          <w:rFonts w:hAnsi="宋体" w:cs="宋体" w:hint="eastAsia"/>
        </w:rPr>
        <w:t xml:space="preserve">       ret.x=l1.x+(l2.x-l1.x)*t;</w:t>
      </w:r>
    </w:p>
    <w:p w:rsidR="005F1F37" w:rsidRPr="00C81BAD" w:rsidRDefault="005F1F37" w:rsidP="005F1F37">
      <w:pPr>
        <w:pStyle w:val="ad"/>
        <w:rPr>
          <w:rFonts w:hAnsi="宋体" w:cs="宋体"/>
        </w:rPr>
      </w:pPr>
      <w:r w:rsidRPr="00C81BAD">
        <w:rPr>
          <w:rFonts w:hAnsi="宋体" w:cs="宋体" w:hint="eastAsia"/>
        </w:rPr>
        <w:t xml:space="preserve">       ret.y=l1.y+(l2.y-l1.y)*t;</w:t>
      </w:r>
    </w:p>
    <w:p w:rsidR="005F1F37" w:rsidRPr="00C81BAD" w:rsidRDefault="005F1F37" w:rsidP="005F1F37">
      <w:pPr>
        <w:pStyle w:val="ad"/>
        <w:rPr>
          <w:rFonts w:hAnsi="宋体" w:cs="宋体"/>
          <w:lang w:val="pt-BR"/>
        </w:rPr>
      </w:pPr>
      <w:r w:rsidRPr="00C81BAD">
        <w:rPr>
          <w:rFonts w:hAnsi="宋体" w:cs="宋体" w:hint="eastAsia"/>
          <w:lang w:val="pt-BR"/>
        </w:rPr>
        <w:t xml:space="preserve">       ret.z=l1.z+(l2.z-l1.z)*t;</w:t>
      </w:r>
    </w:p>
    <w:p w:rsidR="005F1F37" w:rsidRPr="00C81BAD" w:rsidRDefault="005F1F37" w:rsidP="005F1F37">
      <w:pPr>
        <w:pStyle w:val="ad"/>
        <w:rPr>
          <w:rFonts w:hAnsi="宋体" w:cs="宋体"/>
          <w:lang w:val="pt-BR"/>
        </w:rPr>
      </w:pPr>
      <w:r w:rsidRPr="00C81BAD">
        <w:rPr>
          <w:rFonts w:hAnsi="宋体" w:cs="宋体" w:hint="eastAsia"/>
          <w:lang w:val="pt-BR"/>
        </w:rPr>
        <w:t xml:space="preserve">       return ret;</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计算两平面交线</w:t>
      </w:r>
      <w:r w:rsidRPr="00C81BAD">
        <w:rPr>
          <w:rFonts w:hAnsi="宋体" w:cs="宋体" w:hint="eastAsia"/>
          <w:lang w:val="pt-BR"/>
        </w:rPr>
        <w:t>,</w:t>
      </w:r>
      <w:r w:rsidRPr="00C81BAD">
        <w:rPr>
          <w:rFonts w:hAnsi="宋体" w:cs="宋体" w:hint="eastAsia"/>
        </w:rPr>
        <w:t>注意事先判断是否平行</w:t>
      </w:r>
      <w:r w:rsidRPr="00C81BAD">
        <w:rPr>
          <w:rFonts w:hAnsi="宋体" w:cs="宋体" w:hint="eastAsia"/>
          <w:lang w:val="pt-BR"/>
        </w:rPr>
        <w:t>,</w:t>
      </w:r>
      <w:r w:rsidRPr="00C81BAD">
        <w:rPr>
          <w:rFonts w:hAnsi="宋体" w:cs="宋体" w:hint="eastAsia"/>
        </w:rPr>
        <w:t>并保证三点不共线</w:t>
      </w:r>
      <w:r w:rsidRPr="00C81BAD">
        <w:rPr>
          <w:rFonts w:hAnsi="宋体" w:cs="宋体" w:hint="eastAsia"/>
          <w:lang w:val="pt-BR"/>
        </w:rPr>
        <w:t>!</w:t>
      </w:r>
    </w:p>
    <w:p w:rsidR="005F1F37" w:rsidRPr="00C81BAD" w:rsidRDefault="005F1F37" w:rsidP="005F1F37">
      <w:pPr>
        <w:pStyle w:val="ad"/>
        <w:rPr>
          <w:rFonts w:hAnsi="宋体" w:cs="宋体"/>
          <w:lang w:val="pt-BR"/>
        </w:rPr>
      </w:pPr>
      <w:r w:rsidRPr="00C81BAD">
        <w:rPr>
          <w:rFonts w:hAnsi="宋体" w:cs="宋体" w:hint="eastAsia"/>
          <w:lang w:val="pt-BR"/>
        </w:rPr>
        <w:t>line3 intersection(plane3 u,plane3 v){</w:t>
      </w:r>
    </w:p>
    <w:p w:rsidR="005F1F37" w:rsidRPr="00C81BAD" w:rsidRDefault="005F1F37" w:rsidP="005F1F37">
      <w:pPr>
        <w:pStyle w:val="ad"/>
        <w:rPr>
          <w:rFonts w:hAnsi="宋体" w:cs="宋体"/>
          <w:lang w:val="pt-BR"/>
        </w:rPr>
      </w:pPr>
      <w:r w:rsidRPr="00C81BAD">
        <w:rPr>
          <w:rFonts w:hAnsi="宋体" w:cs="宋体" w:hint="eastAsia"/>
          <w:lang w:val="pt-BR"/>
        </w:rPr>
        <w:t xml:space="preserve">       line3 ret;</w:t>
      </w:r>
    </w:p>
    <w:p w:rsidR="005F1F37" w:rsidRPr="00C81BAD" w:rsidRDefault="005F1F37" w:rsidP="005F1F37">
      <w:pPr>
        <w:pStyle w:val="ad"/>
        <w:rPr>
          <w:rFonts w:hAnsi="宋体" w:cs="宋体"/>
          <w:lang w:val="pt-BR"/>
        </w:rPr>
      </w:pPr>
      <w:r w:rsidRPr="00C81BAD">
        <w:rPr>
          <w:rFonts w:hAnsi="宋体" w:cs="宋体" w:hint="eastAsia"/>
          <w:lang w:val="pt-BR"/>
        </w:rPr>
        <w:t xml:space="preserve">       ret.a=parallel(v.a,v.b,u.a,u.b,u.c)?intersection(v.b,v.c,u.a,u.b,u.c):intersection(v.a,v.b,u.a,u.b,u.c);</w:t>
      </w:r>
    </w:p>
    <w:p w:rsidR="005F1F37" w:rsidRPr="00C81BAD" w:rsidRDefault="005F1F37" w:rsidP="005F1F37">
      <w:pPr>
        <w:pStyle w:val="ad"/>
        <w:rPr>
          <w:rFonts w:hAnsi="宋体" w:cs="宋体"/>
          <w:lang w:val="pt-BR"/>
        </w:rPr>
      </w:pPr>
      <w:r w:rsidRPr="00C81BAD">
        <w:rPr>
          <w:rFonts w:hAnsi="宋体" w:cs="宋体" w:hint="eastAsia"/>
          <w:lang w:val="pt-BR"/>
        </w:rPr>
        <w:t xml:space="preserve">       ret.b=parallel(v.c,v.a,u.a,u.b,u.c)?intersection(v.b,v.c,u.a,u.b,u.c):intersection(v.c,v.a,u.a,u.b,u.c);</w:t>
      </w:r>
    </w:p>
    <w:p w:rsidR="005F1F37" w:rsidRPr="00C81BAD" w:rsidRDefault="005F1F37" w:rsidP="005F1F37">
      <w:pPr>
        <w:pStyle w:val="ad"/>
        <w:rPr>
          <w:rFonts w:hAnsi="宋体" w:cs="宋体"/>
        </w:rPr>
      </w:pPr>
      <w:r w:rsidRPr="00C81BAD">
        <w:rPr>
          <w:rFonts w:hAnsi="宋体" w:cs="宋体" w:hint="eastAsia"/>
          <w:lang w:val="pt-BR"/>
        </w:rPr>
        <w:t xml:space="preserve">       </w:t>
      </w:r>
      <w:r w:rsidRPr="00C81BAD">
        <w:rPr>
          <w:rFonts w:hAnsi="宋体" w:cs="宋体" w:hint="eastAsia"/>
        </w:rPr>
        <w:t>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line3 intersection(point3 u1,point3 u2,point3 u3,point3 v1,point3 v2,point3 v3){</w:t>
      </w:r>
    </w:p>
    <w:p w:rsidR="005F1F37" w:rsidRPr="00C81BAD" w:rsidRDefault="005F1F37" w:rsidP="005F1F37">
      <w:pPr>
        <w:pStyle w:val="ad"/>
        <w:rPr>
          <w:rFonts w:hAnsi="宋体" w:cs="宋体"/>
        </w:rPr>
      </w:pPr>
      <w:r w:rsidRPr="00C81BAD">
        <w:rPr>
          <w:rFonts w:hAnsi="宋体" w:cs="宋体" w:hint="eastAsia"/>
        </w:rPr>
        <w:t xml:space="preserve">       line3 ret;</w:t>
      </w:r>
    </w:p>
    <w:p w:rsidR="005F1F37" w:rsidRPr="00C81BAD" w:rsidRDefault="005F1F37" w:rsidP="005F1F37">
      <w:pPr>
        <w:pStyle w:val="ad"/>
        <w:rPr>
          <w:rFonts w:hAnsi="宋体" w:cs="宋体"/>
        </w:rPr>
      </w:pPr>
      <w:r w:rsidRPr="00C81BAD">
        <w:rPr>
          <w:rFonts w:hAnsi="宋体" w:cs="宋体" w:hint="eastAsia"/>
        </w:rPr>
        <w:t xml:space="preserve">       ret.a=parallel(v1,v2,u1,u2,u3)?intersection(v2,v3,u1,u2,u3):intersection(v1,v2,u1,u2,u3);</w:t>
      </w:r>
    </w:p>
    <w:p w:rsidR="005F1F37" w:rsidRPr="00C81BAD" w:rsidRDefault="005F1F37" w:rsidP="005F1F37">
      <w:pPr>
        <w:pStyle w:val="ad"/>
        <w:rPr>
          <w:rFonts w:hAnsi="宋体" w:cs="宋体"/>
        </w:rPr>
      </w:pPr>
      <w:r w:rsidRPr="00C81BAD">
        <w:rPr>
          <w:rFonts w:hAnsi="宋体" w:cs="宋体" w:hint="eastAsia"/>
        </w:rPr>
        <w:t xml:space="preserve">       ret.b=parallel(v3,v1,u1,u2,u3)?intersection(v2,v3,u1,u2,u3):intersection(v3,v1,u1,u2,u3);</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//点到直线距离</w:t>
      </w:r>
    </w:p>
    <w:p w:rsidR="005F1F37" w:rsidRPr="00C81BAD" w:rsidRDefault="005F1F37" w:rsidP="005F1F37">
      <w:pPr>
        <w:pStyle w:val="ad"/>
        <w:rPr>
          <w:rFonts w:hAnsi="宋体" w:cs="宋体"/>
        </w:rPr>
      </w:pPr>
      <w:r w:rsidRPr="00C81BAD">
        <w:rPr>
          <w:rFonts w:hAnsi="宋体" w:cs="宋体" w:hint="eastAsia"/>
        </w:rPr>
        <w:t>double ptoline(point3 p,line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return vlen(xmult(subt(p,l.a),subt(l.b,l.a)))/distance(l.a,l.b);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ptoline(point3 p,point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w:t>
      </w:r>
    </w:p>
    <w:p w:rsidR="005F1F37" w:rsidRPr="00C81BAD" w:rsidRDefault="005F1F37" w:rsidP="005F1F37">
      <w:pPr>
        <w:pStyle w:val="ad"/>
        <w:rPr>
          <w:rFonts w:hAnsi="宋体" w:cs="宋体"/>
        </w:rPr>
      </w:pPr>
      <w:r w:rsidRPr="00C81BAD">
        <w:rPr>
          <w:rFonts w:hAnsi="宋体" w:cs="宋体" w:hint="eastAsia"/>
        </w:rPr>
        <w:t xml:space="preserve">       return vlen(xmult(subt(p,l1),subt(l2,l1)))/distance(l1,l2);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//点到平面距离</w:t>
      </w:r>
    </w:p>
    <w:p w:rsidR="005F1F37" w:rsidRPr="00C81BAD" w:rsidRDefault="005F1F37" w:rsidP="005F1F37">
      <w:pPr>
        <w:pStyle w:val="ad"/>
        <w:rPr>
          <w:rFonts w:hAnsi="宋体" w:cs="宋体"/>
        </w:rPr>
      </w:pPr>
      <w:r w:rsidRPr="00C81BAD">
        <w:rPr>
          <w:rFonts w:hAnsi="宋体" w:cs="宋体" w:hint="eastAsia"/>
        </w:rPr>
        <w:t>double ptoplane(point3 p,plane3 s){</w:t>
      </w:r>
    </w:p>
    <w:p w:rsidR="005F1F37" w:rsidRPr="00C81BAD" w:rsidRDefault="005F1F37" w:rsidP="005F1F37">
      <w:pPr>
        <w:pStyle w:val="ad"/>
        <w:rPr>
          <w:rFonts w:hAnsi="宋体" w:cs="宋体"/>
        </w:rPr>
      </w:pPr>
      <w:r w:rsidRPr="00C81BAD">
        <w:rPr>
          <w:rFonts w:hAnsi="宋体" w:cs="宋体" w:hint="eastAsia"/>
        </w:rPr>
        <w:t xml:space="preserve">       return fabs(dmult(pvec(s),subt(p,s.a)))/vlen(pvec(s));</w:t>
      </w:r>
    </w:p>
    <w:p w:rsidR="005F1F37" w:rsidRPr="00C81BAD" w:rsidRDefault="005F1F37" w:rsidP="005F1F37">
      <w:pPr>
        <w:pStyle w:val="ad"/>
        <w:rPr>
          <w:rFonts w:hAnsi="宋体" w:cs="宋体"/>
        </w:rPr>
      </w:pPr>
      <w:r w:rsidRPr="00C81BAD">
        <w:rPr>
          <w:rFonts w:hAnsi="宋体" w:cs="宋体" w:hint="eastAsia"/>
        </w:rPr>
        <w:lastRenderedPageBreak/>
        <w:t>}</w:t>
      </w:r>
    </w:p>
    <w:p w:rsidR="005F1F37" w:rsidRPr="00C81BAD" w:rsidRDefault="005F1F37" w:rsidP="005F1F37">
      <w:pPr>
        <w:pStyle w:val="ad"/>
        <w:rPr>
          <w:rFonts w:hAnsi="宋体" w:cs="宋体"/>
        </w:rPr>
      </w:pPr>
      <w:r w:rsidRPr="00C81BAD">
        <w:rPr>
          <w:rFonts w:hAnsi="宋体" w:cs="宋体" w:hint="eastAsia"/>
        </w:rPr>
        <w:t>double ptoplane(point3 p,point3 s1,point3 s2,point3 s3){</w:t>
      </w:r>
    </w:p>
    <w:p w:rsidR="005F1F37" w:rsidRPr="00C81BAD" w:rsidRDefault="005F1F37" w:rsidP="005F1F37">
      <w:pPr>
        <w:pStyle w:val="ad"/>
        <w:rPr>
          <w:rFonts w:hAnsi="宋体" w:cs="宋体"/>
        </w:rPr>
      </w:pPr>
      <w:r w:rsidRPr="00C81BAD">
        <w:rPr>
          <w:rFonts w:hAnsi="宋体" w:cs="宋体" w:hint="eastAsia"/>
        </w:rPr>
        <w:t xml:space="preserve">       return fabs(dmult(pvec(s1,s2,s3),subt(p,s1)))/vlen(pvec(s1,s2,s3));</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//直线到直线距离</w:t>
      </w:r>
    </w:p>
    <w:p w:rsidR="005F1F37" w:rsidRPr="00C81BAD" w:rsidRDefault="005F1F37" w:rsidP="005F1F37">
      <w:pPr>
        <w:pStyle w:val="ad"/>
        <w:rPr>
          <w:rFonts w:hAnsi="宋体" w:cs="宋体"/>
        </w:rPr>
      </w:pPr>
      <w:r w:rsidRPr="00C81BAD">
        <w:rPr>
          <w:rFonts w:hAnsi="宋体" w:cs="宋体" w:hint="eastAsia"/>
        </w:rPr>
        <w:t>double linetoline(line3 u,line3 v){</w:t>
      </w:r>
    </w:p>
    <w:p w:rsidR="005F1F37" w:rsidRPr="00C81BAD" w:rsidRDefault="005F1F37" w:rsidP="005F1F37">
      <w:pPr>
        <w:pStyle w:val="ad"/>
        <w:rPr>
          <w:rFonts w:hAnsi="宋体" w:cs="宋体"/>
        </w:rPr>
      </w:pPr>
      <w:r w:rsidRPr="00C81BAD">
        <w:rPr>
          <w:rFonts w:hAnsi="宋体" w:cs="宋体" w:hint="eastAsia"/>
        </w:rPr>
        <w:t xml:space="preserve">       point3 n=xmult(subt(u.a,u.b),subt(v.a,v.b));</w:t>
      </w:r>
    </w:p>
    <w:p w:rsidR="005F1F37" w:rsidRPr="00C81BAD" w:rsidRDefault="005F1F37" w:rsidP="005F1F37">
      <w:pPr>
        <w:pStyle w:val="ad"/>
        <w:rPr>
          <w:rFonts w:hAnsi="宋体" w:cs="宋体"/>
        </w:rPr>
      </w:pPr>
      <w:r w:rsidRPr="00C81BAD">
        <w:rPr>
          <w:rFonts w:hAnsi="宋体" w:cs="宋体" w:hint="eastAsia"/>
        </w:rPr>
        <w:t xml:space="preserve">       return fabs(dmult(subt(u.a,v.a),n))/vlen(n);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linetoline(point3 u1,point3 u2,point3 v1,point3 v2){</w:t>
      </w:r>
    </w:p>
    <w:p w:rsidR="005F1F37" w:rsidRPr="00C81BAD" w:rsidRDefault="005F1F37" w:rsidP="005F1F37">
      <w:pPr>
        <w:pStyle w:val="ad"/>
        <w:rPr>
          <w:rFonts w:hAnsi="宋体" w:cs="宋体"/>
        </w:rPr>
      </w:pPr>
      <w:r w:rsidRPr="00C81BAD">
        <w:rPr>
          <w:rFonts w:hAnsi="宋体" w:cs="宋体" w:hint="eastAsia"/>
        </w:rPr>
        <w:t xml:space="preserve">       point3 n=xmult(subt(u1,u2),subt(v1,v2));</w:t>
      </w:r>
    </w:p>
    <w:p w:rsidR="005F1F37" w:rsidRPr="00C81BAD" w:rsidRDefault="005F1F37" w:rsidP="005F1F37">
      <w:pPr>
        <w:pStyle w:val="ad"/>
        <w:rPr>
          <w:rFonts w:hAnsi="宋体" w:cs="宋体"/>
        </w:rPr>
      </w:pPr>
      <w:r w:rsidRPr="00C81BAD">
        <w:rPr>
          <w:rFonts w:hAnsi="宋体" w:cs="宋体" w:hint="eastAsia"/>
        </w:rPr>
        <w:t xml:space="preserve">       return fabs(dmult(subt(u1,v1),n))/vlen(n);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//两直线夹角cos值</w:t>
      </w:r>
    </w:p>
    <w:p w:rsidR="005F1F37" w:rsidRPr="00C81BAD" w:rsidRDefault="005F1F37" w:rsidP="005F1F37">
      <w:pPr>
        <w:pStyle w:val="ad"/>
        <w:rPr>
          <w:rFonts w:hAnsi="宋体" w:cs="宋体"/>
        </w:rPr>
      </w:pPr>
      <w:r w:rsidRPr="00C81BAD">
        <w:rPr>
          <w:rFonts w:hAnsi="宋体" w:cs="宋体" w:hint="eastAsia"/>
        </w:rPr>
        <w:t>double angle_cos(line3 u,line3 v){</w:t>
      </w:r>
    </w:p>
    <w:p w:rsidR="005F1F37" w:rsidRPr="00C81BAD" w:rsidRDefault="005F1F37" w:rsidP="005F1F37">
      <w:pPr>
        <w:pStyle w:val="ad"/>
        <w:rPr>
          <w:rFonts w:hAnsi="宋体" w:cs="宋体"/>
        </w:rPr>
      </w:pPr>
      <w:r w:rsidRPr="00C81BAD">
        <w:rPr>
          <w:rFonts w:hAnsi="宋体" w:cs="宋体" w:hint="eastAsia"/>
        </w:rPr>
        <w:t xml:space="preserve">       return dmult(subt(u.a,u.b),subt(v.a,v.b))/vlen(subt(u.a,u.b))/vlen(subt(v.a,v.b));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angle_cos(point3 u1,point3 u2,point3 v1,point3 v2){</w:t>
      </w:r>
    </w:p>
    <w:p w:rsidR="005F1F37" w:rsidRPr="00C81BAD" w:rsidRDefault="005F1F37" w:rsidP="005F1F37">
      <w:pPr>
        <w:pStyle w:val="ad"/>
        <w:rPr>
          <w:rFonts w:hAnsi="宋体" w:cs="宋体"/>
        </w:rPr>
      </w:pPr>
      <w:r w:rsidRPr="00C81BAD">
        <w:rPr>
          <w:rFonts w:hAnsi="宋体" w:cs="宋体" w:hint="eastAsia"/>
        </w:rPr>
        <w:t xml:space="preserve">       return dmult(subt(u1,u2),subt(v1,v2))/vlen(subt(u1,u2))/vlen(subt(v1,v2));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//两平面夹角cos值</w:t>
      </w:r>
    </w:p>
    <w:p w:rsidR="005F1F37" w:rsidRPr="00C81BAD" w:rsidRDefault="005F1F37" w:rsidP="005F1F37">
      <w:pPr>
        <w:pStyle w:val="ad"/>
        <w:rPr>
          <w:rFonts w:hAnsi="宋体" w:cs="宋体"/>
        </w:rPr>
      </w:pPr>
      <w:r w:rsidRPr="00C81BAD">
        <w:rPr>
          <w:rFonts w:hAnsi="宋体" w:cs="宋体" w:hint="eastAsia"/>
        </w:rPr>
        <w:t>double angle_cos(plane3 u,plane3 v){</w:t>
      </w:r>
    </w:p>
    <w:p w:rsidR="005F1F37" w:rsidRPr="00C81BAD" w:rsidRDefault="005F1F37" w:rsidP="005F1F37">
      <w:pPr>
        <w:pStyle w:val="ad"/>
        <w:rPr>
          <w:rFonts w:hAnsi="宋体" w:cs="宋体"/>
        </w:rPr>
      </w:pPr>
      <w:r w:rsidRPr="00C81BAD">
        <w:rPr>
          <w:rFonts w:hAnsi="宋体" w:cs="宋体" w:hint="eastAsia"/>
        </w:rPr>
        <w:t xml:space="preserve">       return dmult(pvec(u),pvec(v))/vlen(pvec(u))/vlen(pvec(v));</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angle_cos(point3 u1,point3 u2,point3 u3,point3 v1,point3 v2,point3 v3){</w:t>
      </w:r>
    </w:p>
    <w:p w:rsidR="005F1F37" w:rsidRPr="00C81BAD" w:rsidRDefault="005F1F37" w:rsidP="005F1F37">
      <w:pPr>
        <w:pStyle w:val="ad"/>
        <w:rPr>
          <w:rFonts w:hAnsi="宋体" w:cs="宋体"/>
        </w:rPr>
      </w:pPr>
      <w:r w:rsidRPr="00C81BAD">
        <w:rPr>
          <w:rFonts w:hAnsi="宋体" w:cs="宋体" w:hint="eastAsia"/>
        </w:rPr>
        <w:t xml:space="preserve">       return dmult(pvec(u1,u2,u3),pvec(v1,v2,v3))/vlen(pvec(u1,u2,u3))/vlen(pvec(v1,v2,v3));</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//直线平面夹角sin值</w:t>
      </w:r>
    </w:p>
    <w:p w:rsidR="005F1F37" w:rsidRPr="00C81BAD" w:rsidRDefault="005F1F37" w:rsidP="005F1F37">
      <w:pPr>
        <w:pStyle w:val="ad"/>
        <w:rPr>
          <w:rFonts w:hAnsi="宋体" w:cs="宋体"/>
        </w:rPr>
      </w:pPr>
      <w:r w:rsidRPr="00C81BAD">
        <w:rPr>
          <w:rFonts w:hAnsi="宋体" w:cs="宋体" w:hint="eastAsia"/>
        </w:rPr>
        <w:t>double angle_sin(line</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,plane3 s){</w:t>
      </w:r>
    </w:p>
    <w:p w:rsidR="005F1F37" w:rsidRPr="00C81BAD" w:rsidRDefault="005F1F37" w:rsidP="005F1F37">
      <w:pPr>
        <w:pStyle w:val="ad"/>
        <w:rPr>
          <w:rFonts w:hAnsi="宋体" w:cs="宋体"/>
        </w:rPr>
      </w:pPr>
      <w:r w:rsidRPr="00C81BAD">
        <w:rPr>
          <w:rFonts w:hAnsi="宋体" w:cs="宋体" w:hint="eastAsia"/>
        </w:rPr>
        <w:t xml:space="preserve">       return dmult(subt(l.a,l.b),pvec(s))/vlen(subt(l.a,l.b))/vlen(pvec(s));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angle_sin(point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1,point</w:t>
      </w:r>
      <w:smartTag w:uri="urn:schemas-microsoft-com:office:smarttags" w:element="chmetcnv">
        <w:smartTagPr>
          <w:attr w:name="UnitName" w:val="l"/>
          <w:attr w:name="SourceValue" w:val="3"/>
          <w:attr w:name="HasSpace" w:val="True"/>
          <w:attr w:name="Negative" w:val="False"/>
          <w:attr w:name="NumberType" w:val="1"/>
          <w:attr w:name="TCSC" w:val="0"/>
        </w:smartTagPr>
        <w:r w:rsidRPr="00C81BAD">
          <w:rPr>
            <w:rFonts w:hAnsi="宋体" w:cs="宋体" w:hint="eastAsia"/>
          </w:rPr>
          <w:t>3 l</w:t>
        </w:r>
      </w:smartTag>
      <w:r w:rsidRPr="00C81BAD">
        <w:rPr>
          <w:rFonts w:hAnsi="宋体" w:cs="宋体" w:hint="eastAsia"/>
        </w:rPr>
        <w:t>2,point3 s1,point3 s2,point3 s3){</w:t>
      </w:r>
    </w:p>
    <w:p w:rsidR="005F1F37" w:rsidRPr="00C81BAD" w:rsidRDefault="005F1F37" w:rsidP="005F1F37">
      <w:pPr>
        <w:pStyle w:val="ad"/>
        <w:rPr>
          <w:rFonts w:hAnsi="宋体" w:cs="宋体"/>
        </w:rPr>
      </w:pPr>
      <w:r w:rsidRPr="00C81BAD">
        <w:rPr>
          <w:rFonts w:hAnsi="宋体" w:cs="宋体" w:hint="eastAsia"/>
        </w:rPr>
        <w:t xml:space="preserve">       return dmult(subt(l1,l2),pvec(s1,s2,s3))/vlen(subt(l1,l2))/vlen(pvec(s1,s2,s3));</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1.10  凸包</w:t>
      </w:r>
    </w:p>
    <w:p w:rsidR="005F1F37" w:rsidRPr="00C81BAD" w:rsidRDefault="005F1F37" w:rsidP="005F1F37">
      <w:pPr>
        <w:pStyle w:val="ad"/>
        <w:rPr>
          <w:rFonts w:hAnsi="宋体" w:cs="宋体"/>
        </w:rPr>
      </w:pPr>
      <w:r w:rsidRPr="00C81BAD">
        <w:rPr>
          <w:rFonts w:hAnsi="宋体" w:cs="宋体" w:hint="eastAsia"/>
        </w:rPr>
        <w:lastRenderedPageBreak/>
        <w:t>#include &lt;stdlib.h&gt;</w:t>
      </w:r>
    </w:p>
    <w:p w:rsidR="005F1F37" w:rsidRPr="00C81BAD" w:rsidRDefault="005F1F37" w:rsidP="005F1F37">
      <w:pPr>
        <w:pStyle w:val="ad"/>
        <w:rPr>
          <w:rFonts w:hAnsi="宋体" w:cs="宋体"/>
          <w:lang w:val="pt-BR"/>
        </w:rPr>
      </w:pPr>
      <w:r w:rsidRPr="00C81BAD">
        <w:rPr>
          <w:rFonts w:hAnsi="宋体" w:cs="宋体" w:hint="eastAsia"/>
          <w:lang w:val="pt-BR"/>
        </w:rPr>
        <w:t>#define eps 1e-8</w:t>
      </w:r>
    </w:p>
    <w:p w:rsidR="005F1F37" w:rsidRPr="00C81BAD" w:rsidRDefault="005F1F37" w:rsidP="005F1F37">
      <w:pPr>
        <w:pStyle w:val="ad"/>
        <w:rPr>
          <w:rFonts w:hAnsi="宋体" w:cs="宋体"/>
          <w:lang w:val="pt-BR"/>
        </w:rPr>
      </w:pPr>
      <w:r w:rsidRPr="00C81BAD">
        <w:rPr>
          <w:rFonts w:hAnsi="宋体" w:cs="宋体" w:hint="eastAsia"/>
          <w:lang w:val="pt-BR"/>
        </w:rPr>
        <w:t>#define zero(x) (((x)&gt;0?(x):-(x))&lt;eps)</w:t>
      </w:r>
    </w:p>
    <w:p w:rsidR="005F1F37" w:rsidRPr="00C81BAD" w:rsidRDefault="005F1F37" w:rsidP="005F1F37">
      <w:pPr>
        <w:pStyle w:val="ad"/>
        <w:rPr>
          <w:rFonts w:hAnsi="宋体" w:cs="宋体"/>
        </w:rPr>
      </w:pPr>
      <w:r w:rsidRPr="00C81BAD">
        <w:rPr>
          <w:rFonts w:hAnsi="宋体" w:cs="宋体" w:hint="eastAsia"/>
        </w:rPr>
        <w:t>struct point{double x,y;};</w:t>
      </w:r>
    </w:p>
    <w:p w:rsidR="005F1F37" w:rsidRPr="00C81BAD" w:rsidRDefault="005F1F37" w:rsidP="005F1F37">
      <w:pPr>
        <w:pStyle w:val="ad"/>
        <w:rPr>
          <w:rFonts w:hAnsi="宋体" w:cs="宋体"/>
        </w:rPr>
      </w:pPr>
      <w:r w:rsidRPr="00C81BAD">
        <w:rPr>
          <w:rFonts w:hAnsi="宋体" w:cs="宋体" w:hint="eastAsia"/>
        </w:rPr>
        <w:t>//计算cross product (P1-P0)x(P2-P0)</w:t>
      </w:r>
    </w:p>
    <w:p w:rsidR="005F1F37" w:rsidRPr="00C81BAD" w:rsidRDefault="005F1F37" w:rsidP="005F1F37">
      <w:pPr>
        <w:pStyle w:val="ad"/>
        <w:rPr>
          <w:rFonts w:hAnsi="宋体" w:cs="宋体"/>
        </w:rPr>
      </w:pPr>
      <w:r w:rsidRPr="00C81BAD">
        <w:rPr>
          <w:rFonts w:hAnsi="宋体" w:cs="宋体" w:hint="eastAsia"/>
        </w:rPr>
        <w:t>double xmult(point p1,point p2,point p0){</w:t>
      </w:r>
    </w:p>
    <w:p w:rsidR="005F1F37" w:rsidRPr="00C81BAD" w:rsidRDefault="005F1F37" w:rsidP="005F1F37">
      <w:pPr>
        <w:pStyle w:val="ad"/>
        <w:rPr>
          <w:rFonts w:hAnsi="宋体" w:cs="宋体"/>
        </w:rPr>
      </w:pPr>
      <w:r w:rsidRPr="00C81BAD">
        <w:rPr>
          <w:rFonts w:hAnsi="宋体" w:cs="宋体" w:hint="eastAsia"/>
        </w:rPr>
        <w:t xml:space="preserve">       return (p1.x-p0.x)*(p2.y-p0.y)-(p2.x-p0.x)*(p1.y-p0.y);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//graham算法顺时针构造包含所有共线点的凸包,O(nlogn)</w:t>
      </w:r>
    </w:p>
    <w:p w:rsidR="005F1F37" w:rsidRPr="00C81BAD" w:rsidRDefault="005F1F37" w:rsidP="005F1F37">
      <w:pPr>
        <w:pStyle w:val="ad"/>
        <w:rPr>
          <w:rFonts w:hAnsi="宋体" w:cs="宋体"/>
        </w:rPr>
      </w:pPr>
      <w:r w:rsidRPr="00C81BAD">
        <w:rPr>
          <w:rFonts w:hAnsi="宋体" w:cs="宋体" w:hint="eastAsia"/>
        </w:rPr>
        <w:t>point p1,p2;</w:t>
      </w:r>
    </w:p>
    <w:p w:rsidR="005F1F37" w:rsidRPr="00C81BAD" w:rsidRDefault="005F1F37" w:rsidP="005F1F37">
      <w:pPr>
        <w:pStyle w:val="ad"/>
        <w:rPr>
          <w:rFonts w:hAnsi="宋体" w:cs="宋体"/>
        </w:rPr>
      </w:pPr>
      <w:r w:rsidRPr="00C81BAD">
        <w:rPr>
          <w:rFonts w:hAnsi="宋体" w:cs="宋体" w:hint="eastAsia"/>
        </w:rPr>
        <w:t>int graham_cp(const void* a,const void* b){</w:t>
      </w:r>
    </w:p>
    <w:p w:rsidR="005F1F37" w:rsidRPr="00C81BAD" w:rsidRDefault="005F1F37" w:rsidP="005F1F37">
      <w:pPr>
        <w:pStyle w:val="ad"/>
        <w:rPr>
          <w:rFonts w:hAnsi="宋体" w:cs="宋体"/>
        </w:rPr>
      </w:pPr>
      <w:r w:rsidRPr="00C81BAD">
        <w:rPr>
          <w:rFonts w:hAnsi="宋体" w:cs="宋体" w:hint="eastAsia"/>
        </w:rPr>
        <w:t xml:space="preserve">       double ret=xmult(*((point*)a),*((point*)b),p1);</w:t>
      </w:r>
    </w:p>
    <w:p w:rsidR="005F1F37" w:rsidRPr="00C81BAD" w:rsidRDefault="005F1F37" w:rsidP="005F1F37">
      <w:pPr>
        <w:pStyle w:val="ad"/>
        <w:rPr>
          <w:rFonts w:hAnsi="宋体" w:cs="宋体"/>
        </w:rPr>
      </w:pPr>
      <w:r w:rsidRPr="00C81BAD">
        <w:rPr>
          <w:rFonts w:hAnsi="宋体" w:cs="宋体" w:hint="eastAsia"/>
        </w:rPr>
        <w:t xml:space="preserve">       return zero(ret)?(xmult(*((point*)a),*((point*)b),p2)&gt;0?1:-1):(ret&gt;0?1:-1);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void _graham(int n,point* p,int&amp; s,point* ch){</w:t>
      </w:r>
    </w:p>
    <w:p w:rsidR="005F1F37" w:rsidRPr="00C81BAD" w:rsidRDefault="005F1F37" w:rsidP="005F1F37">
      <w:pPr>
        <w:pStyle w:val="ad"/>
        <w:rPr>
          <w:rFonts w:hAnsi="宋体" w:cs="宋体"/>
        </w:rPr>
      </w:pPr>
      <w:r w:rsidRPr="00C81BAD">
        <w:rPr>
          <w:rFonts w:hAnsi="宋体" w:cs="宋体" w:hint="eastAsia"/>
        </w:rPr>
        <w:t xml:space="preserve">       int i,k=0;</w:t>
      </w:r>
    </w:p>
    <w:p w:rsidR="005F1F37" w:rsidRPr="00C81BAD" w:rsidRDefault="005F1F37" w:rsidP="005F1F37">
      <w:pPr>
        <w:pStyle w:val="ad"/>
        <w:rPr>
          <w:rFonts w:hAnsi="宋体" w:cs="宋体"/>
        </w:rPr>
      </w:pPr>
      <w:r w:rsidRPr="00C81BAD">
        <w:rPr>
          <w:rFonts w:hAnsi="宋体" w:cs="宋体" w:hint="eastAsia"/>
        </w:rPr>
        <w:t xml:space="preserve">       for (p1=p2=p[0],i=1;i&lt;n;p2.x+=p[i].x,p2.y+=p[i].y,i++)</w:t>
      </w:r>
    </w:p>
    <w:p w:rsidR="005F1F37" w:rsidRPr="00C81BAD" w:rsidRDefault="005F1F37" w:rsidP="005F1F37">
      <w:pPr>
        <w:pStyle w:val="ad"/>
        <w:rPr>
          <w:rFonts w:hAnsi="宋体" w:cs="宋体"/>
        </w:rPr>
      </w:pPr>
      <w:r w:rsidRPr="00C81BAD">
        <w:rPr>
          <w:rFonts w:hAnsi="宋体" w:cs="宋体" w:hint="eastAsia"/>
        </w:rPr>
        <w:t xml:space="preserve">              if (p1.y-p[i].y&gt;eps||(zero(p1.y-p[i].y)&amp;&amp;p1.x&gt;p[i].x))</w:t>
      </w:r>
    </w:p>
    <w:p w:rsidR="005F1F37" w:rsidRPr="00C81BAD" w:rsidRDefault="005F1F37" w:rsidP="005F1F37">
      <w:pPr>
        <w:pStyle w:val="ad"/>
        <w:rPr>
          <w:rFonts w:hAnsi="宋体" w:cs="宋体"/>
          <w:lang w:val="pt-BR"/>
        </w:rPr>
      </w:pPr>
      <w:r w:rsidRPr="00C81BAD">
        <w:rPr>
          <w:rFonts w:hAnsi="宋体" w:cs="宋体" w:hint="eastAsia"/>
          <w:lang w:val="pt-BR"/>
        </w:rPr>
        <w:t xml:space="preserve">                     p1=p[k=i];</w:t>
      </w:r>
    </w:p>
    <w:p w:rsidR="005F1F37" w:rsidRPr="00C81BAD" w:rsidRDefault="005F1F37" w:rsidP="005F1F37">
      <w:pPr>
        <w:pStyle w:val="ad"/>
        <w:rPr>
          <w:rFonts w:hAnsi="宋体" w:cs="宋体"/>
          <w:lang w:val="pt-BR"/>
        </w:rPr>
      </w:pPr>
      <w:r w:rsidRPr="00C81BAD">
        <w:rPr>
          <w:rFonts w:hAnsi="宋体" w:cs="宋体" w:hint="eastAsia"/>
          <w:lang w:val="pt-BR"/>
        </w:rPr>
        <w:t xml:space="preserve">       p2.x/=n,p2.y/=n;</w:t>
      </w:r>
    </w:p>
    <w:p w:rsidR="005F1F37" w:rsidRPr="00C81BAD" w:rsidRDefault="005F1F37" w:rsidP="005F1F37">
      <w:pPr>
        <w:pStyle w:val="ad"/>
        <w:rPr>
          <w:rFonts w:hAnsi="宋体" w:cs="宋体"/>
        </w:rPr>
      </w:pPr>
      <w:r w:rsidRPr="00C81BAD">
        <w:rPr>
          <w:rFonts w:hAnsi="宋体" w:cs="宋体" w:hint="eastAsia"/>
        </w:rPr>
        <w:t xml:space="preserve">       p[k]=p[0],p[0]=p1;</w:t>
      </w:r>
    </w:p>
    <w:p w:rsidR="005F1F37" w:rsidRPr="00C81BAD" w:rsidRDefault="005F1F37" w:rsidP="005F1F37">
      <w:pPr>
        <w:pStyle w:val="ad"/>
        <w:rPr>
          <w:rFonts w:hAnsi="宋体" w:cs="宋体"/>
        </w:rPr>
      </w:pPr>
      <w:r w:rsidRPr="00C81BAD">
        <w:rPr>
          <w:rFonts w:hAnsi="宋体" w:cs="宋体" w:hint="eastAsia"/>
        </w:rPr>
        <w:t xml:space="preserve">       qsort(p+1,n-1,sizeof(point),graham_cp);</w:t>
      </w:r>
    </w:p>
    <w:p w:rsidR="005F1F37" w:rsidRPr="00C81BAD" w:rsidRDefault="005F1F37" w:rsidP="005F1F37">
      <w:pPr>
        <w:pStyle w:val="ad"/>
        <w:rPr>
          <w:rFonts w:hAnsi="宋体" w:cs="宋体"/>
        </w:rPr>
      </w:pPr>
      <w:r w:rsidRPr="00C81BAD">
        <w:rPr>
          <w:rFonts w:hAnsi="宋体" w:cs="宋体" w:hint="eastAsia"/>
        </w:rPr>
        <w:t xml:space="preserve">       for (ch[0]=p[0],ch[1]=p[1],ch[2]=p[2],s=i=3;i&lt;n;ch[s++]=p[i++])</w:t>
      </w:r>
    </w:p>
    <w:p w:rsidR="005F1F37" w:rsidRPr="00C81BAD" w:rsidRDefault="005F1F37" w:rsidP="005F1F37">
      <w:pPr>
        <w:pStyle w:val="ad"/>
        <w:rPr>
          <w:rFonts w:hAnsi="宋体" w:cs="宋体"/>
        </w:rPr>
      </w:pPr>
      <w:r w:rsidRPr="00C81BAD">
        <w:rPr>
          <w:rFonts w:hAnsi="宋体" w:cs="宋体" w:hint="eastAsia"/>
        </w:rPr>
        <w:t xml:space="preserve">              for (;s&gt;2&amp;&amp;xmult(ch[s-2],p[i],ch[s-1])&lt;-eps;s--);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//构造凸包接口函数,传入原始点集大小n,点集p(p原有顺序被打乱!)</w:t>
      </w:r>
    </w:p>
    <w:p w:rsidR="005F1F37" w:rsidRPr="00C81BAD" w:rsidRDefault="005F1F37" w:rsidP="005F1F37">
      <w:pPr>
        <w:pStyle w:val="ad"/>
        <w:rPr>
          <w:rFonts w:hAnsi="宋体" w:cs="宋体"/>
        </w:rPr>
      </w:pPr>
      <w:r w:rsidRPr="00C81BAD">
        <w:rPr>
          <w:rFonts w:hAnsi="宋体" w:cs="宋体" w:hint="eastAsia"/>
        </w:rPr>
        <w:t>//返回凸包大小,凸包的点在convex中</w:t>
      </w:r>
    </w:p>
    <w:p w:rsidR="005F1F37" w:rsidRPr="00C81BAD" w:rsidRDefault="005F1F37" w:rsidP="005F1F37">
      <w:pPr>
        <w:pStyle w:val="ad"/>
        <w:rPr>
          <w:rFonts w:hAnsi="宋体" w:cs="宋体"/>
        </w:rPr>
      </w:pPr>
      <w:r w:rsidRPr="00C81BAD">
        <w:rPr>
          <w:rFonts w:hAnsi="宋体" w:cs="宋体" w:hint="eastAsia"/>
        </w:rPr>
        <w:t>//参数maxsize为1包含共线点,为0不包含共线点,缺省为1</w:t>
      </w:r>
    </w:p>
    <w:p w:rsidR="005F1F37" w:rsidRPr="00C81BAD" w:rsidRDefault="005F1F37" w:rsidP="005F1F37">
      <w:pPr>
        <w:pStyle w:val="ad"/>
        <w:rPr>
          <w:rFonts w:hAnsi="宋体" w:cs="宋体"/>
        </w:rPr>
      </w:pPr>
      <w:r w:rsidRPr="00C81BAD">
        <w:rPr>
          <w:rFonts w:hAnsi="宋体" w:cs="宋体" w:hint="eastAsia"/>
        </w:rPr>
        <w:t>//参数clockwise为1顺时针构造,为0逆时针构造,缺省为1</w:t>
      </w:r>
    </w:p>
    <w:p w:rsidR="005F1F37" w:rsidRPr="00C81BAD" w:rsidRDefault="005F1F37" w:rsidP="005F1F37">
      <w:pPr>
        <w:pStyle w:val="ad"/>
        <w:rPr>
          <w:rFonts w:hAnsi="宋体" w:cs="宋体"/>
        </w:rPr>
      </w:pPr>
      <w:r w:rsidRPr="00C81BAD">
        <w:rPr>
          <w:rFonts w:hAnsi="宋体" w:cs="宋体" w:hint="eastAsia"/>
        </w:rPr>
        <w:t>//在输入仅有若干共线点时算法不稳定,可能有此类情况请另行处理!</w:t>
      </w:r>
    </w:p>
    <w:p w:rsidR="005F1F37" w:rsidRPr="00C81BAD" w:rsidRDefault="005F1F37" w:rsidP="005F1F37">
      <w:pPr>
        <w:pStyle w:val="ad"/>
        <w:rPr>
          <w:rFonts w:hAnsi="宋体" w:cs="宋体"/>
        </w:rPr>
      </w:pPr>
      <w:r w:rsidRPr="00C81BAD">
        <w:rPr>
          <w:rFonts w:hAnsi="宋体" w:cs="宋体" w:hint="eastAsia"/>
        </w:rPr>
        <w:t>//不能去掉点集中重合的点</w:t>
      </w:r>
    </w:p>
    <w:p w:rsidR="005F1F37" w:rsidRPr="00C81BAD" w:rsidRDefault="005F1F37" w:rsidP="005F1F37">
      <w:pPr>
        <w:pStyle w:val="ad"/>
        <w:rPr>
          <w:rFonts w:hAnsi="宋体" w:cs="宋体"/>
        </w:rPr>
      </w:pPr>
      <w:r w:rsidRPr="00C81BAD">
        <w:rPr>
          <w:rFonts w:hAnsi="宋体" w:cs="宋体" w:hint="eastAsia"/>
        </w:rPr>
        <w:t>int graham(int n,point* p,point* convex,int maxsize=1,int dir=1){</w:t>
      </w:r>
    </w:p>
    <w:p w:rsidR="005F1F37" w:rsidRPr="00C81BAD" w:rsidRDefault="005F1F37" w:rsidP="005F1F37">
      <w:pPr>
        <w:pStyle w:val="ad"/>
        <w:rPr>
          <w:rFonts w:hAnsi="宋体" w:cs="宋体"/>
        </w:rPr>
      </w:pPr>
      <w:r w:rsidRPr="00C81BAD">
        <w:rPr>
          <w:rFonts w:hAnsi="宋体" w:cs="宋体" w:hint="eastAsia"/>
        </w:rPr>
        <w:t xml:space="preserve">       point* temp=new point[n];</w:t>
      </w:r>
    </w:p>
    <w:p w:rsidR="005F1F37" w:rsidRPr="00C81BAD" w:rsidRDefault="005F1F37" w:rsidP="005F1F37">
      <w:pPr>
        <w:pStyle w:val="ad"/>
        <w:rPr>
          <w:rFonts w:hAnsi="宋体" w:cs="宋体"/>
          <w:lang w:val="pt-BR"/>
        </w:rPr>
      </w:pPr>
      <w:r w:rsidRPr="00C81BAD">
        <w:rPr>
          <w:rFonts w:hAnsi="宋体" w:cs="宋体" w:hint="eastAsia"/>
          <w:lang w:val="pt-BR"/>
        </w:rPr>
        <w:t xml:space="preserve">       int s,i;</w:t>
      </w:r>
    </w:p>
    <w:p w:rsidR="005F1F37" w:rsidRPr="00C81BAD" w:rsidRDefault="005F1F37" w:rsidP="005F1F37">
      <w:pPr>
        <w:pStyle w:val="ad"/>
        <w:rPr>
          <w:rFonts w:hAnsi="宋体" w:cs="宋体"/>
          <w:lang w:val="pt-BR"/>
        </w:rPr>
      </w:pPr>
      <w:r w:rsidRPr="00C81BAD">
        <w:rPr>
          <w:rFonts w:hAnsi="宋体" w:cs="宋体" w:hint="eastAsia"/>
          <w:lang w:val="pt-BR"/>
        </w:rPr>
        <w:t xml:space="preserve">       _graham(n,p,s,temp);</w:t>
      </w:r>
    </w:p>
    <w:p w:rsidR="005F1F37" w:rsidRPr="00C81BAD" w:rsidRDefault="005F1F37" w:rsidP="005F1F37">
      <w:pPr>
        <w:pStyle w:val="ad"/>
        <w:rPr>
          <w:rFonts w:hAnsi="宋体" w:cs="宋体"/>
          <w:lang w:val="pt-BR"/>
        </w:rPr>
      </w:pPr>
      <w:r w:rsidRPr="00C81BAD">
        <w:rPr>
          <w:rFonts w:hAnsi="宋体" w:cs="宋体" w:hint="eastAsia"/>
          <w:lang w:val="pt-BR"/>
        </w:rPr>
        <w:t xml:space="preserve">       for (convex[0]=temp[0],n=1,i=(dir?1:(s-1));dir?(i&lt;s):i;i+=(dir?1:-1))</w:t>
      </w:r>
    </w:p>
    <w:p w:rsidR="005F1F37" w:rsidRPr="00C81BAD" w:rsidRDefault="005F1F37" w:rsidP="005F1F37">
      <w:pPr>
        <w:pStyle w:val="ad"/>
        <w:rPr>
          <w:rFonts w:hAnsi="宋体" w:cs="宋体"/>
        </w:rPr>
      </w:pPr>
      <w:r w:rsidRPr="00C81BAD">
        <w:rPr>
          <w:rFonts w:hAnsi="宋体" w:cs="宋体" w:hint="eastAsia"/>
        </w:rPr>
        <w:t xml:space="preserve">              if (maxsize||!zero(xmult(temp[i-1],temp[i],temp[(i+1)%s])))</w:t>
      </w:r>
    </w:p>
    <w:p w:rsidR="005F1F37" w:rsidRPr="00C81BAD" w:rsidRDefault="005F1F37" w:rsidP="005F1F37">
      <w:pPr>
        <w:pStyle w:val="ad"/>
        <w:rPr>
          <w:rFonts w:hAnsi="宋体" w:cs="宋体"/>
          <w:lang w:val="pt-BR"/>
        </w:rPr>
      </w:pPr>
      <w:r w:rsidRPr="00C81BAD">
        <w:rPr>
          <w:rFonts w:hAnsi="宋体" w:cs="宋体" w:hint="eastAsia"/>
          <w:lang w:val="pt-BR"/>
        </w:rPr>
        <w:t xml:space="preserve">                     convex[n++]=temp[i];</w:t>
      </w:r>
    </w:p>
    <w:p w:rsidR="005F1F37" w:rsidRPr="00C81BAD" w:rsidRDefault="005F1F37" w:rsidP="005F1F37">
      <w:pPr>
        <w:pStyle w:val="ad"/>
        <w:rPr>
          <w:rFonts w:hAnsi="宋体" w:cs="宋体"/>
          <w:lang w:val="pt-BR"/>
        </w:rPr>
      </w:pPr>
      <w:r w:rsidRPr="00C81BAD">
        <w:rPr>
          <w:rFonts w:hAnsi="宋体" w:cs="宋体" w:hint="eastAsia"/>
          <w:lang w:val="pt-BR"/>
        </w:rPr>
        <w:t xml:space="preserve">       delete []temp;</w:t>
      </w:r>
    </w:p>
    <w:p w:rsidR="005F1F37" w:rsidRPr="00C81BAD" w:rsidRDefault="005F1F37" w:rsidP="005F1F37">
      <w:pPr>
        <w:pStyle w:val="ad"/>
        <w:rPr>
          <w:rFonts w:hAnsi="宋体" w:cs="宋体"/>
        </w:rPr>
      </w:pPr>
      <w:r w:rsidRPr="00C81BAD">
        <w:rPr>
          <w:rFonts w:hAnsi="宋体" w:cs="宋体" w:hint="eastAsia"/>
          <w:lang w:val="pt-BR"/>
        </w:rPr>
        <w:t xml:space="preserve">       </w:t>
      </w:r>
      <w:r w:rsidRPr="00C81BAD">
        <w:rPr>
          <w:rFonts w:hAnsi="宋体" w:cs="宋体" w:hint="eastAsia"/>
        </w:rPr>
        <w:t>return 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lastRenderedPageBreak/>
        <w:t>1.11   网格</w:t>
      </w:r>
    </w:p>
    <w:p w:rsidR="005F1F37" w:rsidRPr="00C81BAD" w:rsidRDefault="005F1F37" w:rsidP="005F1F37">
      <w:pPr>
        <w:pStyle w:val="ad"/>
        <w:rPr>
          <w:rFonts w:hAnsi="宋体" w:cs="宋体"/>
        </w:rPr>
      </w:pPr>
      <w:r w:rsidRPr="00C81BAD">
        <w:rPr>
          <w:rFonts w:hAnsi="宋体" w:cs="宋体" w:hint="eastAsia"/>
        </w:rPr>
        <w:t>#define abs(x) ((x)&gt;0?(x):-(x))</w:t>
      </w:r>
    </w:p>
    <w:p w:rsidR="005F1F37" w:rsidRPr="00C81BAD" w:rsidRDefault="005F1F37" w:rsidP="005F1F37">
      <w:pPr>
        <w:pStyle w:val="ad"/>
        <w:rPr>
          <w:rFonts w:hAnsi="宋体" w:cs="宋体"/>
        </w:rPr>
      </w:pPr>
      <w:r w:rsidRPr="00C81BAD">
        <w:rPr>
          <w:rFonts w:hAnsi="宋体" w:cs="宋体" w:hint="eastAsia"/>
        </w:rPr>
        <w:t>struct point{int x,y;};</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gcd(int a,int b){</w:t>
      </w:r>
    </w:p>
    <w:p w:rsidR="005F1F37" w:rsidRPr="00C81BAD" w:rsidRDefault="005F1F37" w:rsidP="005F1F37">
      <w:pPr>
        <w:pStyle w:val="ad"/>
        <w:rPr>
          <w:rFonts w:hAnsi="宋体" w:cs="宋体"/>
        </w:rPr>
      </w:pPr>
      <w:r w:rsidRPr="00C81BAD">
        <w:rPr>
          <w:rFonts w:hAnsi="宋体" w:cs="宋体" w:hint="eastAsia"/>
        </w:rPr>
        <w:t xml:space="preserve">       return b?gcd(b,a%b):a;</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//多边形上的网格点个数</w:t>
      </w:r>
    </w:p>
    <w:p w:rsidR="005F1F37" w:rsidRPr="00C81BAD" w:rsidRDefault="005F1F37" w:rsidP="005F1F37">
      <w:pPr>
        <w:pStyle w:val="ad"/>
        <w:rPr>
          <w:rFonts w:hAnsi="宋体" w:cs="宋体"/>
        </w:rPr>
      </w:pPr>
      <w:r w:rsidRPr="00C81BAD">
        <w:rPr>
          <w:rFonts w:hAnsi="宋体" w:cs="宋体" w:hint="eastAsia"/>
        </w:rPr>
        <w:t>int grid_onedge(int n,point* p){</w:t>
      </w:r>
    </w:p>
    <w:p w:rsidR="005F1F37" w:rsidRPr="00C81BAD" w:rsidRDefault="005F1F37" w:rsidP="005F1F37">
      <w:pPr>
        <w:pStyle w:val="ad"/>
        <w:rPr>
          <w:rFonts w:hAnsi="宋体" w:cs="宋体"/>
        </w:rPr>
      </w:pPr>
      <w:r w:rsidRPr="00C81BAD">
        <w:rPr>
          <w:rFonts w:hAnsi="宋体" w:cs="宋体" w:hint="eastAsia"/>
        </w:rPr>
        <w:t xml:space="preserve">       int i,ret=0;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ret+=gcd(abs(p[i].x-p[(i+1)%n].x),abs(p[i].y-p[(i+1)%n].y));</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//多边形内的网格点个数</w:t>
      </w:r>
    </w:p>
    <w:p w:rsidR="005F1F37" w:rsidRPr="00C81BAD" w:rsidRDefault="005F1F37" w:rsidP="005F1F37">
      <w:pPr>
        <w:pStyle w:val="ad"/>
        <w:rPr>
          <w:rFonts w:hAnsi="宋体" w:cs="宋体"/>
        </w:rPr>
      </w:pPr>
      <w:r w:rsidRPr="00C81BAD">
        <w:rPr>
          <w:rFonts w:hAnsi="宋体" w:cs="宋体" w:hint="eastAsia"/>
        </w:rPr>
        <w:t>int grid_inside(int n,point* p){</w:t>
      </w:r>
    </w:p>
    <w:p w:rsidR="005F1F37" w:rsidRPr="00C81BAD" w:rsidRDefault="005F1F37" w:rsidP="005F1F37">
      <w:pPr>
        <w:pStyle w:val="ad"/>
        <w:rPr>
          <w:rFonts w:hAnsi="宋体" w:cs="宋体"/>
        </w:rPr>
      </w:pPr>
      <w:r w:rsidRPr="00C81BAD">
        <w:rPr>
          <w:rFonts w:hAnsi="宋体" w:cs="宋体" w:hint="eastAsia"/>
        </w:rPr>
        <w:t xml:space="preserve">       int i,ret=0;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ret+=p[(i+1)%n].y*(p[i].x-p[(i+2)%n].x);</w:t>
      </w:r>
    </w:p>
    <w:p w:rsidR="005F1F37" w:rsidRPr="00C81BAD" w:rsidRDefault="005F1F37" w:rsidP="005F1F37">
      <w:pPr>
        <w:pStyle w:val="ad"/>
        <w:rPr>
          <w:rFonts w:hAnsi="宋体" w:cs="宋体"/>
        </w:rPr>
      </w:pPr>
      <w:r w:rsidRPr="00C81BAD">
        <w:rPr>
          <w:rFonts w:hAnsi="宋体" w:cs="宋体" w:hint="eastAsia"/>
        </w:rPr>
        <w:t xml:space="preserve">       return (abs(ret)-grid_onedge(n,p))/2+1;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F613E2">
      <w:pPr>
        <w:pStyle w:val="ad"/>
        <w:outlineLvl w:val="2"/>
        <w:rPr>
          <w:rFonts w:hAnsi="宋体" w:cs="宋体"/>
          <w:b/>
        </w:rPr>
      </w:pPr>
      <w:bookmarkStart w:id="348" w:name="_Toc523521430"/>
      <w:r w:rsidRPr="00C81BAD">
        <w:rPr>
          <w:rFonts w:hAnsi="宋体" w:cs="宋体" w:hint="eastAsia"/>
          <w:b/>
        </w:rPr>
        <w:t>1.12   圆</w:t>
      </w:r>
      <w:bookmarkEnd w:id="348"/>
    </w:p>
    <w:p w:rsidR="005F1F37" w:rsidRPr="00C81BAD" w:rsidRDefault="005F1F37" w:rsidP="005F1F37">
      <w:pPr>
        <w:pStyle w:val="ad"/>
        <w:rPr>
          <w:rFonts w:hAnsi="宋体" w:cs="宋体"/>
        </w:rPr>
      </w:pPr>
      <w:r w:rsidRPr="00C81BAD">
        <w:rPr>
          <w:rFonts w:hAnsi="宋体" w:cs="宋体" w:hint="eastAsia"/>
        </w:rPr>
        <w:t>#include &lt;math.h&gt;</w:t>
      </w:r>
    </w:p>
    <w:p w:rsidR="005F1F37" w:rsidRPr="00C81BAD" w:rsidRDefault="005F1F37" w:rsidP="005F1F37">
      <w:pPr>
        <w:pStyle w:val="ad"/>
        <w:rPr>
          <w:rFonts w:hAnsi="宋体" w:cs="宋体"/>
        </w:rPr>
      </w:pPr>
      <w:r w:rsidRPr="00C81BAD">
        <w:rPr>
          <w:rFonts w:hAnsi="宋体" w:cs="宋体" w:hint="eastAsia"/>
        </w:rPr>
        <w:t>#define eps 1e-8</w:t>
      </w:r>
    </w:p>
    <w:p w:rsidR="005F1F37" w:rsidRPr="00C81BAD" w:rsidRDefault="005F1F37" w:rsidP="005F1F37">
      <w:pPr>
        <w:pStyle w:val="ad"/>
        <w:rPr>
          <w:rFonts w:hAnsi="宋体" w:cs="宋体"/>
        </w:rPr>
      </w:pPr>
      <w:r w:rsidRPr="00C81BAD">
        <w:rPr>
          <w:rFonts w:hAnsi="宋体" w:cs="宋体" w:hint="eastAsia"/>
        </w:rPr>
        <w:t>struct point{double x,y;};</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double xmult(point p1,point p2,point p0){</w:t>
      </w:r>
    </w:p>
    <w:p w:rsidR="005F1F37" w:rsidRPr="00C81BAD" w:rsidRDefault="005F1F37" w:rsidP="005F1F37">
      <w:pPr>
        <w:pStyle w:val="ad"/>
        <w:rPr>
          <w:rFonts w:hAnsi="宋体" w:cs="宋体"/>
        </w:rPr>
      </w:pPr>
      <w:r w:rsidRPr="00C81BAD">
        <w:rPr>
          <w:rFonts w:hAnsi="宋体" w:cs="宋体" w:hint="eastAsia"/>
        </w:rPr>
        <w:t xml:space="preserve">       return (p1.x-p0.x)*(p2.y-p0.y)-(p2.x-p0.x)*(p1.y-p0.y);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double distance(point p1,point p2){</w:t>
      </w:r>
    </w:p>
    <w:p w:rsidR="005F1F37" w:rsidRPr="00C81BAD" w:rsidRDefault="005F1F37" w:rsidP="005F1F37">
      <w:pPr>
        <w:pStyle w:val="ad"/>
        <w:rPr>
          <w:rFonts w:hAnsi="宋体" w:cs="宋体"/>
        </w:rPr>
      </w:pPr>
      <w:r w:rsidRPr="00C81BAD">
        <w:rPr>
          <w:rFonts w:hAnsi="宋体" w:cs="宋体" w:hint="eastAsia"/>
        </w:rPr>
        <w:t xml:space="preserve">       return sqrt((p1.x-p2.x)*(p1.x-p2.x)+(p1.y-p2.y)*(p1.y-p2.y));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double disptoline(point p,point l1,point l2){</w:t>
      </w:r>
    </w:p>
    <w:p w:rsidR="005F1F37" w:rsidRPr="00C81BAD" w:rsidRDefault="005F1F37" w:rsidP="005F1F37">
      <w:pPr>
        <w:pStyle w:val="ad"/>
        <w:rPr>
          <w:rFonts w:hAnsi="宋体" w:cs="宋体"/>
        </w:rPr>
      </w:pPr>
      <w:r w:rsidRPr="00C81BAD">
        <w:rPr>
          <w:rFonts w:hAnsi="宋体" w:cs="宋体" w:hint="eastAsia"/>
        </w:rPr>
        <w:t xml:space="preserve">       return fabs(xmult(p,l1,l2))/distance(l1,l2);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point intersection(point u1,point u2,point v1,point v2){</w:t>
      </w:r>
    </w:p>
    <w:p w:rsidR="005F1F37" w:rsidRPr="00C81BAD" w:rsidRDefault="005F1F37" w:rsidP="005F1F37">
      <w:pPr>
        <w:pStyle w:val="ad"/>
        <w:rPr>
          <w:rFonts w:hAnsi="宋体" w:cs="宋体"/>
        </w:rPr>
      </w:pPr>
      <w:r w:rsidRPr="00C81BAD">
        <w:rPr>
          <w:rFonts w:hAnsi="宋体" w:cs="宋体" w:hint="eastAsia"/>
        </w:rPr>
        <w:t xml:space="preserve">       point ret=u1;</w:t>
      </w:r>
    </w:p>
    <w:p w:rsidR="005F1F37" w:rsidRPr="00C81BAD" w:rsidRDefault="005F1F37" w:rsidP="005F1F37">
      <w:pPr>
        <w:pStyle w:val="ad"/>
        <w:rPr>
          <w:rFonts w:hAnsi="宋体" w:cs="宋体"/>
        </w:rPr>
      </w:pPr>
      <w:r w:rsidRPr="00C81BAD">
        <w:rPr>
          <w:rFonts w:hAnsi="宋体" w:cs="宋体" w:hint="eastAsia"/>
        </w:rPr>
        <w:t xml:space="preserve">       double t=((u1.x-v1.x)*(v1.y-v2.y)-(u1.y-v1.y)*(v1.x-v2.x))</w:t>
      </w:r>
    </w:p>
    <w:p w:rsidR="005F1F37" w:rsidRPr="00C81BAD" w:rsidRDefault="005F1F37" w:rsidP="005F1F37">
      <w:pPr>
        <w:pStyle w:val="ad"/>
        <w:rPr>
          <w:rFonts w:hAnsi="宋体" w:cs="宋体"/>
        </w:rPr>
      </w:pPr>
      <w:r w:rsidRPr="00C81BAD">
        <w:rPr>
          <w:rFonts w:hAnsi="宋体" w:cs="宋体" w:hint="eastAsia"/>
        </w:rPr>
        <w:lastRenderedPageBreak/>
        <w:t xml:space="preserve">                     /((u1.x-u2.x)*(v1.y-v2.y)-(u1.y-u2.y)*(v1.x-v2.x));</w:t>
      </w:r>
    </w:p>
    <w:p w:rsidR="005F1F37" w:rsidRPr="00C81BAD" w:rsidRDefault="005F1F37" w:rsidP="005F1F37">
      <w:pPr>
        <w:pStyle w:val="ad"/>
        <w:rPr>
          <w:rFonts w:hAnsi="宋体" w:cs="宋体"/>
        </w:rPr>
      </w:pPr>
      <w:r w:rsidRPr="00C81BAD">
        <w:rPr>
          <w:rFonts w:hAnsi="宋体" w:cs="宋体" w:hint="eastAsia"/>
        </w:rPr>
        <w:t xml:space="preserve">       ret.x+=(u2.x-u1.x)*t;</w:t>
      </w:r>
    </w:p>
    <w:p w:rsidR="005F1F37" w:rsidRPr="00C81BAD" w:rsidRDefault="005F1F37" w:rsidP="005F1F37">
      <w:pPr>
        <w:pStyle w:val="ad"/>
        <w:rPr>
          <w:rFonts w:hAnsi="宋体" w:cs="宋体"/>
        </w:rPr>
      </w:pPr>
      <w:r w:rsidRPr="00C81BAD">
        <w:rPr>
          <w:rFonts w:hAnsi="宋体" w:cs="宋体" w:hint="eastAsia"/>
        </w:rPr>
        <w:t xml:space="preserve">       ret.y+=(u2.y-u1.y)*t;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//判直线和圆相交,包括相切</w:t>
      </w:r>
    </w:p>
    <w:p w:rsidR="005F1F37" w:rsidRPr="00C81BAD" w:rsidRDefault="005F1F37" w:rsidP="005F1F37">
      <w:pPr>
        <w:pStyle w:val="ad"/>
        <w:rPr>
          <w:rFonts w:hAnsi="宋体" w:cs="宋体"/>
        </w:rPr>
      </w:pPr>
      <w:r w:rsidRPr="00C81BAD">
        <w:rPr>
          <w:rFonts w:hAnsi="宋体" w:cs="宋体" w:hint="eastAsia"/>
        </w:rPr>
        <w:t>int intersect_line_circle(point c,double r,point l1,point l2){</w:t>
      </w:r>
    </w:p>
    <w:p w:rsidR="005F1F37" w:rsidRPr="00C81BAD" w:rsidRDefault="005F1F37" w:rsidP="005F1F37">
      <w:pPr>
        <w:pStyle w:val="ad"/>
        <w:rPr>
          <w:rFonts w:hAnsi="宋体" w:cs="宋体"/>
        </w:rPr>
      </w:pPr>
      <w:r w:rsidRPr="00C81BAD">
        <w:rPr>
          <w:rFonts w:hAnsi="宋体" w:cs="宋体" w:hint="eastAsia"/>
        </w:rPr>
        <w:t xml:space="preserve">       return disptoline(c,l1,l2)&lt;r+eps;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//判线段和圆相交,包括端点和相切</w:t>
      </w:r>
    </w:p>
    <w:p w:rsidR="005F1F37" w:rsidRPr="00C81BAD" w:rsidRDefault="005F1F37" w:rsidP="005F1F37">
      <w:pPr>
        <w:pStyle w:val="ad"/>
        <w:rPr>
          <w:rFonts w:hAnsi="宋体" w:cs="宋体"/>
        </w:rPr>
      </w:pPr>
      <w:r w:rsidRPr="00C81BAD">
        <w:rPr>
          <w:rFonts w:hAnsi="宋体" w:cs="宋体" w:hint="eastAsia"/>
        </w:rPr>
        <w:t>int intersect_seg_circle(point c,double r,point l1,point l2){</w:t>
      </w:r>
    </w:p>
    <w:p w:rsidR="005F1F37" w:rsidRPr="00C81BAD" w:rsidRDefault="005F1F37" w:rsidP="005F1F37">
      <w:pPr>
        <w:pStyle w:val="ad"/>
        <w:rPr>
          <w:rFonts w:hAnsi="宋体" w:cs="宋体"/>
        </w:rPr>
      </w:pPr>
      <w:r w:rsidRPr="00C81BAD">
        <w:rPr>
          <w:rFonts w:hAnsi="宋体" w:cs="宋体" w:hint="eastAsia"/>
        </w:rPr>
        <w:t xml:space="preserve">       double t1=distance(c,l1)-r,t2=distance(c,l2)-r;</w:t>
      </w:r>
    </w:p>
    <w:p w:rsidR="005F1F37" w:rsidRPr="00C81BAD" w:rsidRDefault="005F1F37" w:rsidP="005F1F37">
      <w:pPr>
        <w:pStyle w:val="ad"/>
        <w:rPr>
          <w:rFonts w:hAnsi="宋体" w:cs="宋体"/>
        </w:rPr>
      </w:pPr>
      <w:r w:rsidRPr="00C81BAD">
        <w:rPr>
          <w:rFonts w:hAnsi="宋体" w:cs="宋体" w:hint="eastAsia"/>
        </w:rPr>
        <w:t xml:space="preserve">       point t=c;</w:t>
      </w:r>
    </w:p>
    <w:p w:rsidR="005F1F37" w:rsidRPr="00C81BAD" w:rsidRDefault="005F1F37" w:rsidP="005F1F37">
      <w:pPr>
        <w:pStyle w:val="ad"/>
        <w:rPr>
          <w:rFonts w:hAnsi="宋体" w:cs="宋体"/>
        </w:rPr>
      </w:pPr>
      <w:r w:rsidRPr="00C81BAD">
        <w:rPr>
          <w:rFonts w:hAnsi="宋体" w:cs="宋体" w:hint="eastAsia"/>
        </w:rPr>
        <w:t xml:space="preserve">       if (t1&lt;eps||t2&lt;eps)</w:t>
      </w:r>
    </w:p>
    <w:p w:rsidR="005F1F37" w:rsidRPr="00C81BAD" w:rsidRDefault="005F1F37" w:rsidP="005F1F37">
      <w:pPr>
        <w:pStyle w:val="ad"/>
        <w:rPr>
          <w:rFonts w:hAnsi="宋体" w:cs="宋体"/>
        </w:rPr>
      </w:pPr>
      <w:r w:rsidRPr="00C81BAD">
        <w:rPr>
          <w:rFonts w:hAnsi="宋体" w:cs="宋体" w:hint="eastAsia"/>
        </w:rPr>
        <w:t xml:space="preserve">              return t1&gt;-eps||t2&gt;-eps;</w:t>
      </w:r>
    </w:p>
    <w:p w:rsidR="005F1F37" w:rsidRPr="00C81BAD" w:rsidRDefault="005F1F37" w:rsidP="005F1F37">
      <w:pPr>
        <w:pStyle w:val="ad"/>
        <w:rPr>
          <w:rFonts w:hAnsi="宋体" w:cs="宋体"/>
        </w:rPr>
      </w:pPr>
      <w:r w:rsidRPr="00C81BAD">
        <w:rPr>
          <w:rFonts w:hAnsi="宋体" w:cs="宋体" w:hint="eastAsia"/>
        </w:rPr>
        <w:t xml:space="preserve">       t.x+=l1.y-l2.y;</w:t>
      </w:r>
    </w:p>
    <w:p w:rsidR="005F1F37" w:rsidRPr="00C81BAD" w:rsidRDefault="005F1F37" w:rsidP="005F1F37">
      <w:pPr>
        <w:pStyle w:val="ad"/>
        <w:rPr>
          <w:rFonts w:hAnsi="宋体" w:cs="宋体"/>
        </w:rPr>
      </w:pPr>
      <w:r w:rsidRPr="00C81BAD">
        <w:rPr>
          <w:rFonts w:hAnsi="宋体" w:cs="宋体" w:hint="eastAsia"/>
        </w:rPr>
        <w:t xml:space="preserve">       t.y+=l2.x-l1.x;</w:t>
      </w:r>
    </w:p>
    <w:p w:rsidR="005F1F37" w:rsidRPr="00C81BAD" w:rsidRDefault="005F1F37" w:rsidP="005F1F37">
      <w:pPr>
        <w:pStyle w:val="ad"/>
        <w:rPr>
          <w:rFonts w:hAnsi="宋体" w:cs="宋体"/>
        </w:rPr>
      </w:pPr>
      <w:r w:rsidRPr="00C81BAD">
        <w:rPr>
          <w:rFonts w:hAnsi="宋体" w:cs="宋体" w:hint="eastAsia"/>
        </w:rPr>
        <w:t xml:space="preserve">       return xmult(l1,c,t)*xmult(l2,c,t)&lt;eps&amp;&amp;disptoline(c,l1,l2)-r&lt;eps;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//判圆和圆相交,包括相切</w:t>
      </w:r>
    </w:p>
    <w:p w:rsidR="005F1F37" w:rsidRPr="00C81BAD" w:rsidRDefault="005F1F37" w:rsidP="005F1F37">
      <w:pPr>
        <w:pStyle w:val="ad"/>
        <w:rPr>
          <w:rFonts w:hAnsi="宋体" w:cs="宋体"/>
        </w:rPr>
      </w:pPr>
      <w:r w:rsidRPr="00C81BAD">
        <w:rPr>
          <w:rFonts w:hAnsi="宋体" w:cs="宋体" w:hint="eastAsia"/>
        </w:rPr>
        <w:t>int intersect_circle_circle(point c1,double r1,point c2,double r2){</w:t>
      </w:r>
    </w:p>
    <w:p w:rsidR="005F1F37" w:rsidRPr="00C81BAD" w:rsidRDefault="005F1F37" w:rsidP="005F1F37">
      <w:pPr>
        <w:pStyle w:val="ad"/>
        <w:rPr>
          <w:rFonts w:hAnsi="宋体" w:cs="宋体"/>
          <w:lang w:val="pt-BR"/>
        </w:rPr>
      </w:pPr>
      <w:r w:rsidRPr="00C81BAD">
        <w:rPr>
          <w:rFonts w:hAnsi="宋体" w:cs="宋体" w:hint="eastAsia"/>
          <w:lang w:val="pt-BR"/>
        </w:rPr>
        <w:t xml:space="preserve">       return distance(c1,c2)&lt;r1+r2+eps&amp;&amp;distance(c1,c2)&gt;fabs(r1-r2)-eps;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//计算圆上到点p最近点,如p与圆心重合,返回p本身</w:t>
      </w:r>
    </w:p>
    <w:p w:rsidR="005F1F37" w:rsidRPr="00C81BAD" w:rsidRDefault="005F1F37" w:rsidP="005F1F37">
      <w:pPr>
        <w:pStyle w:val="ad"/>
        <w:rPr>
          <w:rFonts w:hAnsi="宋体" w:cs="宋体"/>
        </w:rPr>
      </w:pPr>
      <w:r w:rsidRPr="00C81BAD">
        <w:rPr>
          <w:rFonts w:hAnsi="宋体" w:cs="宋体" w:hint="eastAsia"/>
        </w:rPr>
        <w:t>point dot_to_circle(point c,double r,point p){</w:t>
      </w:r>
    </w:p>
    <w:p w:rsidR="005F1F37" w:rsidRPr="00C81BAD" w:rsidRDefault="005F1F37" w:rsidP="005F1F37">
      <w:pPr>
        <w:pStyle w:val="ad"/>
        <w:rPr>
          <w:rFonts w:hAnsi="宋体" w:cs="宋体"/>
        </w:rPr>
      </w:pPr>
      <w:r w:rsidRPr="00C81BAD">
        <w:rPr>
          <w:rFonts w:hAnsi="宋体" w:cs="宋体" w:hint="eastAsia"/>
        </w:rPr>
        <w:t xml:space="preserve">       point u,v;</w:t>
      </w:r>
    </w:p>
    <w:p w:rsidR="005F1F37" w:rsidRPr="00C81BAD" w:rsidRDefault="005F1F37" w:rsidP="005F1F37">
      <w:pPr>
        <w:pStyle w:val="ad"/>
        <w:rPr>
          <w:rFonts w:hAnsi="宋体" w:cs="宋体"/>
        </w:rPr>
      </w:pPr>
      <w:r w:rsidRPr="00C81BAD">
        <w:rPr>
          <w:rFonts w:hAnsi="宋体" w:cs="宋体" w:hint="eastAsia"/>
        </w:rPr>
        <w:t xml:space="preserve">       if (distance(p,c)&lt;eps)</w:t>
      </w:r>
    </w:p>
    <w:p w:rsidR="005F1F37" w:rsidRPr="00C81BAD" w:rsidRDefault="005F1F37" w:rsidP="005F1F37">
      <w:pPr>
        <w:pStyle w:val="ad"/>
        <w:rPr>
          <w:rFonts w:hAnsi="宋体" w:cs="宋体"/>
        </w:rPr>
      </w:pPr>
      <w:r w:rsidRPr="00C81BAD">
        <w:rPr>
          <w:rFonts w:hAnsi="宋体" w:cs="宋体" w:hint="eastAsia"/>
        </w:rPr>
        <w:t xml:space="preserve">              return p;</w:t>
      </w:r>
    </w:p>
    <w:p w:rsidR="005F1F37" w:rsidRPr="00C81BAD" w:rsidRDefault="005F1F37" w:rsidP="005F1F37">
      <w:pPr>
        <w:pStyle w:val="ad"/>
        <w:rPr>
          <w:rFonts w:hAnsi="宋体" w:cs="宋体"/>
        </w:rPr>
      </w:pPr>
      <w:r w:rsidRPr="00C81BAD">
        <w:rPr>
          <w:rFonts w:hAnsi="宋体" w:cs="宋体" w:hint="eastAsia"/>
        </w:rPr>
        <w:t xml:space="preserve">       u.x=c.x+r*fabs(c.x-p.x)/distance(c,p);</w:t>
      </w:r>
    </w:p>
    <w:p w:rsidR="005F1F37" w:rsidRPr="00C81BAD" w:rsidRDefault="005F1F37" w:rsidP="005F1F37">
      <w:pPr>
        <w:pStyle w:val="ad"/>
        <w:rPr>
          <w:rFonts w:hAnsi="宋体" w:cs="宋体"/>
        </w:rPr>
      </w:pPr>
      <w:r w:rsidRPr="00C81BAD">
        <w:rPr>
          <w:rFonts w:hAnsi="宋体" w:cs="宋体" w:hint="eastAsia"/>
        </w:rPr>
        <w:t xml:space="preserve">       u.y=c.y+r*fabs(c.y-p.y)/distance(c,p)*((c.x-p.x)*(c.y-p.y)&lt;0?-1:1);</w:t>
      </w:r>
    </w:p>
    <w:p w:rsidR="005F1F37" w:rsidRPr="00C81BAD" w:rsidRDefault="005F1F37" w:rsidP="005F1F37">
      <w:pPr>
        <w:pStyle w:val="ad"/>
        <w:rPr>
          <w:rFonts w:hAnsi="宋体" w:cs="宋体"/>
          <w:lang w:val="pt-BR"/>
        </w:rPr>
      </w:pPr>
      <w:r w:rsidRPr="00C81BAD">
        <w:rPr>
          <w:rFonts w:hAnsi="宋体" w:cs="宋体" w:hint="eastAsia"/>
          <w:lang w:val="pt-BR"/>
        </w:rPr>
        <w:t xml:space="preserve">       v.x=c.x-r*fabs(c.x-p.x)/distance(c,p);</w:t>
      </w:r>
    </w:p>
    <w:p w:rsidR="005F1F37" w:rsidRPr="00C81BAD" w:rsidRDefault="005F1F37" w:rsidP="005F1F37">
      <w:pPr>
        <w:pStyle w:val="ad"/>
        <w:rPr>
          <w:rFonts w:hAnsi="宋体" w:cs="宋体"/>
          <w:lang w:val="pt-BR"/>
        </w:rPr>
      </w:pPr>
      <w:r w:rsidRPr="00C81BAD">
        <w:rPr>
          <w:rFonts w:hAnsi="宋体" w:cs="宋体" w:hint="eastAsia"/>
          <w:lang w:val="pt-BR"/>
        </w:rPr>
        <w:t xml:space="preserve">       v.y=c.y-r*fabs(c.y-p.y)/distance(c,p)*((c.x-p.x)*(c.y-p.y)&lt;0?-1:1);</w:t>
      </w:r>
    </w:p>
    <w:p w:rsidR="005F1F37" w:rsidRPr="00C81BAD" w:rsidRDefault="005F1F37" w:rsidP="005F1F37">
      <w:pPr>
        <w:pStyle w:val="ad"/>
        <w:rPr>
          <w:rFonts w:hAnsi="宋体" w:cs="宋体"/>
        </w:rPr>
      </w:pPr>
      <w:r w:rsidRPr="00C81BAD">
        <w:rPr>
          <w:rFonts w:hAnsi="宋体" w:cs="宋体" w:hint="eastAsia"/>
        </w:rPr>
        <w:t xml:space="preserve">       return distance(u,p)&lt;distance(v,p)?u:v;</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//计算直线与圆的交点,保证直线与圆有交点</w:t>
      </w:r>
    </w:p>
    <w:p w:rsidR="005F1F37" w:rsidRPr="00C81BAD" w:rsidRDefault="005F1F37" w:rsidP="005F1F37">
      <w:pPr>
        <w:pStyle w:val="ad"/>
        <w:rPr>
          <w:rFonts w:hAnsi="宋体" w:cs="宋体"/>
        </w:rPr>
      </w:pPr>
      <w:r w:rsidRPr="00C81BAD">
        <w:rPr>
          <w:rFonts w:hAnsi="宋体" w:cs="宋体" w:hint="eastAsia"/>
        </w:rPr>
        <w:t>//计算线段与圆的交点可用这个函数后判点是否在线段上</w:t>
      </w:r>
    </w:p>
    <w:p w:rsidR="005F1F37" w:rsidRPr="00C81BAD" w:rsidRDefault="005F1F37" w:rsidP="005F1F37">
      <w:pPr>
        <w:pStyle w:val="ad"/>
        <w:rPr>
          <w:rFonts w:hAnsi="宋体" w:cs="宋体"/>
        </w:rPr>
      </w:pPr>
      <w:r w:rsidRPr="00C81BAD">
        <w:rPr>
          <w:rFonts w:hAnsi="宋体" w:cs="宋体" w:hint="eastAsia"/>
        </w:rPr>
        <w:t>void intersection_line_circle(point c,double r,point l1,point l2,point&amp; p1,point&amp; p2){</w:t>
      </w:r>
    </w:p>
    <w:p w:rsidR="005F1F37" w:rsidRPr="00C81BAD" w:rsidRDefault="005F1F37" w:rsidP="005F1F37">
      <w:pPr>
        <w:pStyle w:val="ad"/>
        <w:rPr>
          <w:rFonts w:hAnsi="宋体" w:cs="宋体"/>
        </w:rPr>
      </w:pPr>
      <w:r w:rsidRPr="00C81BAD">
        <w:rPr>
          <w:rFonts w:hAnsi="宋体" w:cs="宋体" w:hint="eastAsia"/>
        </w:rPr>
        <w:t xml:space="preserve">       point p=c;</w:t>
      </w:r>
    </w:p>
    <w:p w:rsidR="005F1F37" w:rsidRPr="00C81BAD" w:rsidRDefault="005F1F37" w:rsidP="005F1F37">
      <w:pPr>
        <w:pStyle w:val="ad"/>
        <w:rPr>
          <w:rFonts w:hAnsi="宋体" w:cs="宋体"/>
        </w:rPr>
      </w:pPr>
      <w:r w:rsidRPr="00C81BAD">
        <w:rPr>
          <w:rFonts w:hAnsi="宋体" w:cs="宋体" w:hint="eastAsia"/>
        </w:rPr>
        <w:t xml:space="preserve">       double t;</w:t>
      </w:r>
    </w:p>
    <w:p w:rsidR="005F1F37" w:rsidRPr="00C81BAD" w:rsidRDefault="005F1F37" w:rsidP="005F1F37">
      <w:pPr>
        <w:pStyle w:val="ad"/>
        <w:rPr>
          <w:rFonts w:hAnsi="宋体" w:cs="宋体"/>
        </w:rPr>
      </w:pPr>
      <w:r w:rsidRPr="00C81BAD">
        <w:rPr>
          <w:rFonts w:hAnsi="宋体" w:cs="宋体" w:hint="eastAsia"/>
        </w:rPr>
        <w:t xml:space="preserve">       p.x+=l1.y-l2.y;</w:t>
      </w:r>
    </w:p>
    <w:p w:rsidR="005F1F37" w:rsidRPr="00C81BAD" w:rsidRDefault="005F1F37" w:rsidP="005F1F37">
      <w:pPr>
        <w:pStyle w:val="ad"/>
        <w:rPr>
          <w:rFonts w:hAnsi="宋体" w:cs="宋体"/>
        </w:rPr>
      </w:pPr>
      <w:r w:rsidRPr="00C81BAD">
        <w:rPr>
          <w:rFonts w:hAnsi="宋体" w:cs="宋体" w:hint="eastAsia"/>
        </w:rPr>
        <w:lastRenderedPageBreak/>
        <w:t xml:space="preserve">       p.y+=l2.x-l1.x;</w:t>
      </w:r>
    </w:p>
    <w:p w:rsidR="005F1F37" w:rsidRPr="00C81BAD" w:rsidRDefault="005F1F37" w:rsidP="005F1F37">
      <w:pPr>
        <w:pStyle w:val="ad"/>
        <w:rPr>
          <w:rFonts w:hAnsi="宋体" w:cs="宋体"/>
        </w:rPr>
      </w:pPr>
      <w:r w:rsidRPr="00C81BAD">
        <w:rPr>
          <w:rFonts w:hAnsi="宋体" w:cs="宋体" w:hint="eastAsia"/>
        </w:rPr>
        <w:t xml:space="preserve">       p=intersection(p,c,l1,l2);</w:t>
      </w:r>
    </w:p>
    <w:p w:rsidR="005F1F37" w:rsidRPr="00C81BAD" w:rsidRDefault="005F1F37" w:rsidP="005F1F37">
      <w:pPr>
        <w:pStyle w:val="ad"/>
        <w:rPr>
          <w:rFonts w:hAnsi="宋体" w:cs="宋体"/>
          <w:lang w:val="pt-BR"/>
        </w:rPr>
      </w:pPr>
      <w:r w:rsidRPr="00C81BAD">
        <w:rPr>
          <w:rFonts w:hAnsi="宋体" w:cs="宋体" w:hint="eastAsia"/>
          <w:lang w:val="pt-BR"/>
        </w:rPr>
        <w:t xml:space="preserve">       t=sqrt(r*r-distance(p,c)*distance(p,c))/distance(l1,l2);</w:t>
      </w:r>
    </w:p>
    <w:p w:rsidR="005F1F37" w:rsidRPr="00C81BAD" w:rsidRDefault="005F1F37" w:rsidP="005F1F37">
      <w:pPr>
        <w:pStyle w:val="ad"/>
        <w:rPr>
          <w:rFonts w:hAnsi="宋体" w:cs="宋体"/>
          <w:lang w:val="pt-BR"/>
        </w:rPr>
      </w:pPr>
      <w:r w:rsidRPr="00C81BAD">
        <w:rPr>
          <w:rFonts w:hAnsi="宋体" w:cs="宋体" w:hint="eastAsia"/>
          <w:lang w:val="pt-BR"/>
        </w:rPr>
        <w:t xml:space="preserve">       p1.x=p.x+(l2.x-l1.x)*t;</w:t>
      </w:r>
    </w:p>
    <w:p w:rsidR="005F1F37" w:rsidRPr="00C81BAD" w:rsidRDefault="005F1F37" w:rsidP="005F1F37">
      <w:pPr>
        <w:pStyle w:val="ad"/>
        <w:rPr>
          <w:rFonts w:hAnsi="宋体" w:cs="宋体"/>
          <w:lang w:val="pt-BR"/>
        </w:rPr>
      </w:pPr>
      <w:r w:rsidRPr="00C81BAD">
        <w:rPr>
          <w:rFonts w:hAnsi="宋体" w:cs="宋体" w:hint="eastAsia"/>
          <w:lang w:val="pt-BR"/>
        </w:rPr>
        <w:t xml:space="preserve">       p1.y=p.y+(l2.y-l1.y)*t;</w:t>
      </w:r>
    </w:p>
    <w:p w:rsidR="005F1F37" w:rsidRPr="00C81BAD" w:rsidRDefault="005F1F37" w:rsidP="005F1F37">
      <w:pPr>
        <w:pStyle w:val="ad"/>
        <w:rPr>
          <w:rFonts w:hAnsi="宋体" w:cs="宋体"/>
          <w:lang w:val="pt-BR"/>
        </w:rPr>
      </w:pPr>
      <w:r w:rsidRPr="00C81BAD">
        <w:rPr>
          <w:rFonts w:hAnsi="宋体" w:cs="宋体" w:hint="eastAsia"/>
          <w:lang w:val="pt-BR"/>
        </w:rPr>
        <w:t xml:space="preserve">       p2.x=p.x-(l2.x-l1.x)*t;</w:t>
      </w:r>
    </w:p>
    <w:p w:rsidR="005F1F37" w:rsidRPr="00C81BAD" w:rsidRDefault="005F1F37" w:rsidP="005F1F37">
      <w:pPr>
        <w:pStyle w:val="ad"/>
        <w:rPr>
          <w:rFonts w:hAnsi="宋体" w:cs="宋体"/>
          <w:lang w:val="pt-BR"/>
        </w:rPr>
      </w:pPr>
      <w:r w:rsidRPr="00C81BAD">
        <w:rPr>
          <w:rFonts w:hAnsi="宋体" w:cs="宋体" w:hint="eastAsia"/>
          <w:lang w:val="pt-BR"/>
        </w:rPr>
        <w:t xml:space="preserve">       p2.y=p.y-(l2.y-l1.y)*t;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//计算圆与圆的交点,保证圆与圆有交点,圆心不重合</w:t>
      </w:r>
    </w:p>
    <w:p w:rsidR="005F1F37" w:rsidRPr="00C81BAD" w:rsidRDefault="005F1F37" w:rsidP="005F1F37">
      <w:pPr>
        <w:pStyle w:val="ad"/>
        <w:rPr>
          <w:rFonts w:hAnsi="宋体" w:cs="宋体"/>
        </w:rPr>
      </w:pPr>
      <w:r w:rsidRPr="00C81BAD">
        <w:rPr>
          <w:rFonts w:hAnsi="宋体" w:cs="宋体" w:hint="eastAsia"/>
        </w:rPr>
        <w:t>void intersection_circle_circle(point c1,double r1,point c2,double r2,point&amp; p1,point&amp; p2){</w:t>
      </w:r>
    </w:p>
    <w:p w:rsidR="005F1F37" w:rsidRPr="00C81BAD" w:rsidRDefault="005F1F37" w:rsidP="005F1F37">
      <w:pPr>
        <w:pStyle w:val="ad"/>
        <w:rPr>
          <w:rFonts w:hAnsi="宋体" w:cs="宋体"/>
        </w:rPr>
      </w:pPr>
      <w:r w:rsidRPr="00C81BAD">
        <w:rPr>
          <w:rFonts w:hAnsi="宋体" w:cs="宋体" w:hint="eastAsia"/>
        </w:rPr>
        <w:t xml:space="preserve">       point u,v;</w:t>
      </w:r>
    </w:p>
    <w:p w:rsidR="005F1F37" w:rsidRPr="00C81BAD" w:rsidRDefault="005F1F37" w:rsidP="005F1F37">
      <w:pPr>
        <w:pStyle w:val="ad"/>
        <w:rPr>
          <w:rFonts w:hAnsi="宋体" w:cs="宋体"/>
        </w:rPr>
      </w:pPr>
      <w:r w:rsidRPr="00C81BAD">
        <w:rPr>
          <w:rFonts w:hAnsi="宋体" w:cs="宋体" w:hint="eastAsia"/>
        </w:rPr>
        <w:t xml:space="preserve">       double t;</w:t>
      </w:r>
    </w:p>
    <w:p w:rsidR="005F1F37" w:rsidRPr="00C81BAD" w:rsidRDefault="005F1F37" w:rsidP="005F1F37">
      <w:pPr>
        <w:pStyle w:val="ad"/>
        <w:rPr>
          <w:rFonts w:hAnsi="宋体" w:cs="宋体"/>
          <w:lang w:val="pt-BR"/>
        </w:rPr>
      </w:pPr>
      <w:r w:rsidRPr="00C81BAD">
        <w:rPr>
          <w:rFonts w:hAnsi="宋体" w:cs="宋体" w:hint="eastAsia"/>
          <w:lang w:val="pt-BR"/>
        </w:rPr>
        <w:t xml:space="preserve">       t=(1+(r1*r1-r2*r2)/distance(c1,c2)/distance(c1,c2))/2;</w:t>
      </w:r>
    </w:p>
    <w:p w:rsidR="005F1F37" w:rsidRPr="00C81BAD" w:rsidRDefault="005F1F37" w:rsidP="005F1F37">
      <w:pPr>
        <w:pStyle w:val="ad"/>
        <w:rPr>
          <w:rFonts w:hAnsi="宋体" w:cs="宋体"/>
          <w:lang w:val="pt-BR"/>
        </w:rPr>
      </w:pPr>
      <w:r w:rsidRPr="00C81BAD">
        <w:rPr>
          <w:rFonts w:hAnsi="宋体" w:cs="宋体" w:hint="eastAsia"/>
          <w:lang w:val="pt-BR"/>
        </w:rPr>
        <w:t xml:space="preserve">       u.x=c1.x+(c2.x-c1.x)*t;</w:t>
      </w:r>
    </w:p>
    <w:p w:rsidR="005F1F37" w:rsidRPr="00C81BAD" w:rsidRDefault="005F1F37" w:rsidP="005F1F37">
      <w:pPr>
        <w:pStyle w:val="ad"/>
        <w:rPr>
          <w:rFonts w:hAnsi="宋体" w:cs="宋体"/>
          <w:lang w:val="pt-BR"/>
        </w:rPr>
      </w:pPr>
      <w:r w:rsidRPr="00C81BAD">
        <w:rPr>
          <w:rFonts w:hAnsi="宋体" w:cs="宋体" w:hint="eastAsia"/>
          <w:lang w:val="pt-BR"/>
        </w:rPr>
        <w:t xml:space="preserve">       u.y=c1.y+(c2.y-c1.y)*t;</w:t>
      </w:r>
    </w:p>
    <w:p w:rsidR="005F1F37" w:rsidRPr="00C81BAD" w:rsidRDefault="005F1F37" w:rsidP="005F1F37">
      <w:pPr>
        <w:pStyle w:val="ad"/>
        <w:rPr>
          <w:rFonts w:hAnsi="宋体" w:cs="宋体"/>
          <w:lang w:val="pt-BR"/>
        </w:rPr>
      </w:pPr>
      <w:r w:rsidRPr="00C81BAD">
        <w:rPr>
          <w:rFonts w:hAnsi="宋体" w:cs="宋体" w:hint="eastAsia"/>
          <w:lang w:val="pt-BR"/>
        </w:rPr>
        <w:t xml:space="preserve">       v.x=u.x+c1.y-c2.y;</w:t>
      </w:r>
    </w:p>
    <w:p w:rsidR="005F1F37" w:rsidRPr="00C81BAD" w:rsidRDefault="005F1F37" w:rsidP="005F1F37">
      <w:pPr>
        <w:pStyle w:val="ad"/>
        <w:rPr>
          <w:rFonts w:hAnsi="宋体" w:cs="宋体"/>
          <w:lang w:val="pt-BR"/>
        </w:rPr>
      </w:pPr>
      <w:r w:rsidRPr="00C81BAD">
        <w:rPr>
          <w:rFonts w:hAnsi="宋体" w:cs="宋体" w:hint="eastAsia"/>
          <w:lang w:val="pt-BR"/>
        </w:rPr>
        <w:t xml:space="preserve">       v.y=u.y-c1.x+c2.x;</w:t>
      </w:r>
    </w:p>
    <w:p w:rsidR="005F1F37" w:rsidRPr="00C81BAD" w:rsidRDefault="005F1F37" w:rsidP="005F1F37">
      <w:pPr>
        <w:pStyle w:val="ad"/>
        <w:rPr>
          <w:rFonts w:hAnsi="宋体" w:cs="宋体"/>
        </w:rPr>
      </w:pPr>
      <w:r w:rsidRPr="00C81BAD">
        <w:rPr>
          <w:rFonts w:hAnsi="宋体" w:cs="宋体" w:hint="eastAsia"/>
          <w:lang w:val="pt-BR"/>
        </w:rPr>
        <w:t xml:space="preserve">       </w:t>
      </w:r>
      <w:r w:rsidRPr="00C81BAD">
        <w:rPr>
          <w:rFonts w:hAnsi="宋体" w:cs="宋体" w:hint="eastAsia"/>
        </w:rPr>
        <w:t>intersection_line_circle(c1,r1,u,v,p1,p2);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1.13   整数函数</w:t>
      </w:r>
    </w:p>
    <w:p w:rsidR="005F1F37" w:rsidRPr="00C81BAD" w:rsidRDefault="005F1F37" w:rsidP="005F1F37">
      <w:pPr>
        <w:pStyle w:val="ad"/>
        <w:rPr>
          <w:rFonts w:hAnsi="宋体" w:cs="宋体"/>
        </w:rPr>
      </w:pPr>
      <w:r w:rsidRPr="00C81BAD">
        <w:rPr>
          <w:rFonts w:hAnsi="宋体" w:cs="宋体" w:hint="eastAsia"/>
        </w:rPr>
        <w:t>//整数几何函数库</w:t>
      </w:r>
    </w:p>
    <w:p w:rsidR="005F1F37" w:rsidRPr="00C81BAD" w:rsidRDefault="005F1F37" w:rsidP="005F1F37">
      <w:pPr>
        <w:pStyle w:val="ad"/>
        <w:rPr>
          <w:rFonts w:hAnsi="宋体" w:cs="宋体"/>
        </w:rPr>
      </w:pPr>
      <w:r w:rsidRPr="00C81BAD">
        <w:rPr>
          <w:rFonts w:hAnsi="宋体" w:cs="宋体" w:hint="eastAsia"/>
        </w:rPr>
        <w:t>//注意某些情况下整数运算会出界!</w:t>
      </w:r>
    </w:p>
    <w:p w:rsidR="005F1F37" w:rsidRPr="00C81BAD" w:rsidRDefault="005F1F37" w:rsidP="005F1F37">
      <w:pPr>
        <w:pStyle w:val="ad"/>
        <w:rPr>
          <w:rFonts w:hAnsi="宋体" w:cs="宋体"/>
        </w:rPr>
      </w:pPr>
      <w:r w:rsidRPr="00C81BAD">
        <w:rPr>
          <w:rFonts w:hAnsi="宋体" w:cs="宋体" w:hint="eastAsia"/>
        </w:rPr>
        <w:t>#define sign(a) ((a)&gt;0?1:(((a)&lt;0?-1:0)))</w:t>
      </w:r>
    </w:p>
    <w:p w:rsidR="005F1F37" w:rsidRPr="00C81BAD" w:rsidRDefault="005F1F37" w:rsidP="005F1F37">
      <w:pPr>
        <w:pStyle w:val="ad"/>
        <w:rPr>
          <w:rFonts w:hAnsi="宋体" w:cs="宋体"/>
        </w:rPr>
      </w:pPr>
      <w:r w:rsidRPr="00C81BAD">
        <w:rPr>
          <w:rFonts w:hAnsi="宋体" w:cs="宋体" w:hint="eastAsia"/>
        </w:rPr>
        <w:t>struct point{int x,y;};</w:t>
      </w:r>
    </w:p>
    <w:p w:rsidR="005F1F37" w:rsidRPr="00C81BAD" w:rsidRDefault="005F1F37" w:rsidP="005F1F37">
      <w:pPr>
        <w:pStyle w:val="ad"/>
        <w:rPr>
          <w:rFonts w:hAnsi="宋体" w:cs="宋体"/>
        </w:rPr>
      </w:pPr>
      <w:r w:rsidRPr="00C81BAD">
        <w:rPr>
          <w:rFonts w:hAnsi="宋体" w:cs="宋体" w:hint="eastAsia"/>
        </w:rPr>
        <w:t>struct line{point a,b;};</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//计算cross product (P1-P0)x(P2-P0)</w:t>
      </w:r>
    </w:p>
    <w:p w:rsidR="005F1F37" w:rsidRPr="00C81BAD" w:rsidRDefault="005F1F37" w:rsidP="005F1F37">
      <w:pPr>
        <w:pStyle w:val="ad"/>
        <w:rPr>
          <w:rFonts w:hAnsi="宋体" w:cs="宋体"/>
        </w:rPr>
      </w:pPr>
      <w:r w:rsidRPr="00C81BAD">
        <w:rPr>
          <w:rFonts w:hAnsi="宋体" w:cs="宋体" w:hint="eastAsia"/>
        </w:rPr>
        <w:t>int xmult(point p1,point p2,point p0){</w:t>
      </w:r>
    </w:p>
    <w:p w:rsidR="005F1F37" w:rsidRPr="00C81BAD" w:rsidRDefault="005F1F37" w:rsidP="005F1F37">
      <w:pPr>
        <w:pStyle w:val="ad"/>
        <w:rPr>
          <w:rFonts w:hAnsi="宋体" w:cs="宋体"/>
        </w:rPr>
      </w:pPr>
      <w:r w:rsidRPr="00C81BAD">
        <w:rPr>
          <w:rFonts w:hAnsi="宋体" w:cs="宋体" w:hint="eastAsia"/>
        </w:rPr>
        <w:t xml:space="preserve">       return (p1.x-p0.x)*(p2.y-p0.y)-(p2.x-p0.x)*(p1.y-p0.y);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xmult(int x1,int y1,int x2,int y2,int x0,int y0){</w:t>
      </w:r>
    </w:p>
    <w:p w:rsidR="005F1F37" w:rsidRPr="00C81BAD" w:rsidRDefault="005F1F37" w:rsidP="005F1F37">
      <w:pPr>
        <w:pStyle w:val="ad"/>
        <w:rPr>
          <w:rFonts w:hAnsi="宋体" w:cs="宋体"/>
        </w:rPr>
      </w:pPr>
      <w:r w:rsidRPr="00C81BAD">
        <w:rPr>
          <w:rFonts w:hAnsi="宋体" w:cs="宋体" w:hint="eastAsia"/>
        </w:rPr>
        <w:t xml:space="preserve">       return (x1-x0)*(y2-y0)-(x2-x0)*(y1-y0);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//计算dot product (P1-P0).(P2-P0)</w:t>
      </w:r>
    </w:p>
    <w:p w:rsidR="005F1F37" w:rsidRPr="00C81BAD" w:rsidRDefault="005F1F37" w:rsidP="005F1F37">
      <w:pPr>
        <w:pStyle w:val="ad"/>
        <w:rPr>
          <w:rFonts w:hAnsi="宋体" w:cs="宋体"/>
        </w:rPr>
      </w:pPr>
      <w:r w:rsidRPr="00C81BAD">
        <w:rPr>
          <w:rFonts w:hAnsi="宋体" w:cs="宋体" w:hint="eastAsia"/>
        </w:rPr>
        <w:t>int dmult(point p1,point p2,point p0){</w:t>
      </w:r>
    </w:p>
    <w:p w:rsidR="005F1F37" w:rsidRPr="00C81BAD" w:rsidRDefault="005F1F37" w:rsidP="005F1F37">
      <w:pPr>
        <w:pStyle w:val="ad"/>
        <w:rPr>
          <w:rFonts w:hAnsi="宋体" w:cs="宋体"/>
        </w:rPr>
      </w:pPr>
      <w:r w:rsidRPr="00C81BAD">
        <w:rPr>
          <w:rFonts w:hAnsi="宋体" w:cs="宋体" w:hint="eastAsia"/>
        </w:rPr>
        <w:t xml:space="preserve">       return (p1.x-p0.x)*(p2.x-p0.x)+(p1.y-p0.y)*(p2.y-p0.y);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dmult(int x1,int y1,int x2,int y2,int x0,int y0){</w:t>
      </w:r>
    </w:p>
    <w:p w:rsidR="005F1F37" w:rsidRPr="00C81BAD" w:rsidRDefault="005F1F37" w:rsidP="005F1F37">
      <w:pPr>
        <w:pStyle w:val="ad"/>
        <w:rPr>
          <w:rFonts w:hAnsi="宋体" w:cs="宋体"/>
        </w:rPr>
      </w:pPr>
      <w:r w:rsidRPr="00C81BAD">
        <w:rPr>
          <w:rFonts w:hAnsi="宋体" w:cs="宋体" w:hint="eastAsia"/>
        </w:rPr>
        <w:t xml:space="preserve">       return (x1-x0)*(x2-x0)+(y1-y0)*(y2-y0);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//判三点共线</w:t>
      </w:r>
    </w:p>
    <w:p w:rsidR="005F1F37" w:rsidRPr="00C81BAD" w:rsidRDefault="005F1F37" w:rsidP="005F1F37">
      <w:pPr>
        <w:pStyle w:val="ad"/>
        <w:rPr>
          <w:rFonts w:hAnsi="宋体" w:cs="宋体"/>
        </w:rPr>
      </w:pPr>
      <w:r w:rsidRPr="00C81BAD">
        <w:rPr>
          <w:rFonts w:hAnsi="宋体" w:cs="宋体" w:hint="eastAsia"/>
        </w:rPr>
        <w:t>int dots_inline(point p1,point p2,point p3){</w:t>
      </w:r>
    </w:p>
    <w:p w:rsidR="005F1F37" w:rsidRPr="00C81BAD" w:rsidRDefault="005F1F37" w:rsidP="005F1F37">
      <w:pPr>
        <w:pStyle w:val="ad"/>
        <w:rPr>
          <w:rFonts w:hAnsi="宋体" w:cs="宋体"/>
        </w:rPr>
      </w:pPr>
      <w:r w:rsidRPr="00C81BAD">
        <w:rPr>
          <w:rFonts w:hAnsi="宋体" w:cs="宋体" w:hint="eastAsia"/>
        </w:rPr>
        <w:t xml:space="preserve">       return !xmult(p1,p2,p3);</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dots_inline(int x1,int y1,int x2,int y2,int x3,int y3){</w:t>
      </w:r>
    </w:p>
    <w:p w:rsidR="005F1F37" w:rsidRPr="00C81BAD" w:rsidRDefault="005F1F37" w:rsidP="005F1F37">
      <w:pPr>
        <w:pStyle w:val="ad"/>
        <w:rPr>
          <w:rFonts w:hAnsi="宋体" w:cs="宋体"/>
        </w:rPr>
      </w:pPr>
      <w:r w:rsidRPr="00C81BAD">
        <w:rPr>
          <w:rFonts w:hAnsi="宋体" w:cs="宋体" w:hint="eastAsia"/>
        </w:rPr>
        <w:t xml:space="preserve">       return !xmult(x1,y1,x2,y2,x3,y3);</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//判点是否在线段上,包括端点和部分重合</w:t>
      </w:r>
    </w:p>
    <w:p w:rsidR="005F1F37" w:rsidRPr="00C81BAD" w:rsidRDefault="005F1F37" w:rsidP="005F1F37">
      <w:pPr>
        <w:pStyle w:val="ad"/>
        <w:rPr>
          <w:rFonts w:hAnsi="宋体" w:cs="宋体"/>
        </w:rPr>
      </w:pPr>
      <w:r w:rsidRPr="00C81BAD">
        <w:rPr>
          <w:rFonts w:hAnsi="宋体" w:cs="宋体" w:hint="eastAsia"/>
        </w:rPr>
        <w:t>int dot_online_in(point p,line l){</w:t>
      </w:r>
    </w:p>
    <w:p w:rsidR="005F1F37" w:rsidRPr="00C81BAD" w:rsidRDefault="005F1F37" w:rsidP="005F1F37">
      <w:pPr>
        <w:pStyle w:val="ad"/>
        <w:rPr>
          <w:rFonts w:hAnsi="宋体" w:cs="宋体"/>
        </w:rPr>
      </w:pPr>
      <w:r w:rsidRPr="00C81BAD">
        <w:rPr>
          <w:rFonts w:hAnsi="宋体" w:cs="宋体" w:hint="eastAsia"/>
        </w:rPr>
        <w:t>return !xmult(p,l.a,l.b)&amp;&amp;(l.a.x-p.x)*(l.b.x-p.x)&lt;=0&amp;&amp;(l.a.y-p.y)*(l.b.y-p.y)&lt;=0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dot_online_in(point p,point l1,point l2){</w:t>
      </w:r>
    </w:p>
    <w:p w:rsidR="005F1F37" w:rsidRPr="00C81BAD" w:rsidRDefault="005F1F37" w:rsidP="005F1F37">
      <w:pPr>
        <w:pStyle w:val="ad"/>
        <w:rPr>
          <w:rFonts w:hAnsi="宋体" w:cs="宋体"/>
        </w:rPr>
      </w:pPr>
      <w:r w:rsidRPr="00C81BAD">
        <w:rPr>
          <w:rFonts w:hAnsi="宋体" w:cs="宋体" w:hint="eastAsia"/>
        </w:rPr>
        <w:t xml:space="preserve">       return !xmult(p,l1,l2)&amp;&amp;(l1.x-p.x)*(l2.x-p.x)&lt;=0&amp;&amp;(l1.y-p.y)*(l2.y-p.y)&lt;=0;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dot_online_in(int x,int y,int x1,int y1,int x2,int y2){</w:t>
      </w:r>
    </w:p>
    <w:p w:rsidR="005F1F37" w:rsidRPr="00C81BAD" w:rsidRDefault="005F1F37" w:rsidP="005F1F37">
      <w:pPr>
        <w:pStyle w:val="ad"/>
        <w:rPr>
          <w:rFonts w:hAnsi="宋体" w:cs="宋体"/>
        </w:rPr>
      </w:pPr>
      <w:r w:rsidRPr="00C81BAD">
        <w:rPr>
          <w:rFonts w:hAnsi="宋体" w:cs="宋体" w:hint="eastAsia"/>
        </w:rPr>
        <w:t xml:space="preserve">       return !xmult(x,y,x1,y1,x2,y2)&amp;&amp;(x1-x)*(x2-x)&lt;=0&amp;&amp;(y1-y)*(y2-y)&lt;=0;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//判点是否在线段上,不包括端点</w:t>
      </w:r>
    </w:p>
    <w:p w:rsidR="005F1F37" w:rsidRPr="00C81BAD" w:rsidRDefault="005F1F37" w:rsidP="005F1F37">
      <w:pPr>
        <w:pStyle w:val="ad"/>
        <w:rPr>
          <w:rFonts w:hAnsi="宋体" w:cs="宋体"/>
        </w:rPr>
      </w:pPr>
      <w:r w:rsidRPr="00C81BAD">
        <w:rPr>
          <w:rFonts w:hAnsi="宋体" w:cs="宋体" w:hint="eastAsia"/>
        </w:rPr>
        <w:t>int dot_online_ex(point p,line l){</w:t>
      </w:r>
    </w:p>
    <w:p w:rsidR="005F1F37" w:rsidRPr="00C81BAD" w:rsidRDefault="005F1F37" w:rsidP="005F1F37">
      <w:pPr>
        <w:pStyle w:val="ad"/>
        <w:rPr>
          <w:rFonts w:hAnsi="宋体" w:cs="宋体"/>
        </w:rPr>
      </w:pPr>
      <w:r w:rsidRPr="00C81BAD">
        <w:rPr>
          <w:rFonts w:hAnsi="宋体" w:cs="宋体" w:hint="eastAsia"/>
        </w:rPr>
        <w:t xml:space="preserve">       return dot_online_in(p,l)&amp;&amp;(p.x!=l.a.x||p.y!=l.a.y)&amp;&amp;(p.x!=l.b.x||p.y!=l.b.y);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dot_online_ex(point p,point l1,point l2){</w:t>
      </w:r>
    </w:p>
    <w:p w:rsidR="005F1F37" w:rsidRPr="00C81BAD" w:rsidRDefault="005F1F37" w:rsidP="005F1F37">
      <w:pPr>
        <w:pStyle w:val="ad"/>
        <w:rPr>
          <w:rFonts w:hAnsi="宋体" w:cs="宋体"/>
        </w:rPr>
      </w:pPr>
      <w:r w:rsidRPr="00C81BAD">
        <w:rPr>
          <w:rFonts w:hAnsi="宋体" w:cs="宋体" w:hint="eastAsia"/>
        </w:rPr>
        <w:t xml:space="preserve">       return dot_online_in(p,l1,l2)&amp;&amp;(p.x!=l1.x||p.y!=l1.y)&amp;&amp;(p.x!=l2.x||p.y!=l2.y);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dot_online_ex(int x,int y,int x1,int y1,int x2,int y2){</w:t>
      </w:r>
    </w:p>
    <w:p w:rsidR="005F1F37" w:rsidRPr="00C81BAD" w:rsidRDefault="005F1F37" w:rsidP="005F1F37">
      <w:pPr>
        <w:pStyle w:val="ad"/>
        <w:rPr>
          <w:rFonts w:hAnsi="宋体" w:cs="宋体"/>
        </w:rPr>
      </w:pPr>
      <w:r w:rsidRPr="00C81BAD">
        <w:rPr>
          <w:rFonts w:hAnsi="宋体" w:cs="宋体" w:hint="eastAsia"/>
        </w:rPr>
        <w:t xml:space="preserve">       return dot_online_in(x,y,x1,y1,x2,y2)&amp;&amp;(x!=x1||y!=y1)&amp;&amp;(x!=x2||y!=y2);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//判两点在直线同侧,点在直线上返回0</w:t>
      </w:r>
    </w:p>
    <w:p w:rsidR="005F1F37" w:rsidRPr="00C81BAD" w:rsidRDefault="005F1F37" w:rsidP="005F1F37">
      <w:pPr>
        <w:pStyle w:val="ad"/>
        <w:rPr>
          <w:rFonts w:hAnsi="宋体" w:cs="宋体"/>
        </w:rPr>
      </w:pPr>
      <w:r w:rsidRPr="00C81BAD">
        <w:rPr>
          <w:rFonts w:hAnsi="宋体" w:cs="宋体" w:hint="eastAsia"/>
        </w:rPr>
        <w:t>int same_side(point p1,point p2,line l){</w:t>
      </w:r>
    </w:p>
    <w:p w:rsidR="005F1F37" w:rsidRPr="00C81BAD" w:rsidRDefault="005F1F37" w:rsidP="005F1F37">
      <w:pPr>
        <w:pStyle w:val="ad"/>
        <w:rPr>
          <w:rFonts w:hAnsi="宋体" w:cs="宋体"/>
        </w:rPr>
      </w:pPr>
      <w:r w:rsidRPr="00C81BAD">
        <w:rPr>
          <w:rFonts w:hAnsi="宋体" w:cs="宋体" w:hint="eastAsia"/>
        </w:rPr>
        <w:t xml:space="preserve">       return sign(xmult(l.a,p1,l.b))*xmult(l.a,p2,l.b)&gt;0;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same_side(point p1,point p2,point l1,point l2){</w:t>
      </w:r>
    </w:p>
    <w:p w:rsidR="005F1F37" w:rsidRPr="00C81BAD" w:rsidRDefault="005F1F37" w:rsidP="005F1F37">
      <w:pPr>
        <w:pStyle w:val="ad"/>
        <w:rPr>
          <w:rFonts w:hAnsi="宋体" w:cs="宋体"/>
        </w:rPr>
      </w:pPr>
      <w:r w:rsidRPr="00C81BAD">
        <w:rPr>
          <w:rFonts w:hAnsi="宋体" w:cs="宋体" w:hint="eastAsia"/>
        </w:rPr>
        <w:t xml:space="preserve">       return sign(xmult(l1,p1,l2))*xmult(l1,p2,l2)&gt;0;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//判两点在直线异侧,点在直线上返回0</w:t>
      </w:r>
    </w:p>
    <w:p w:rsidR="005F1F37" w:rsidRPr="00C81BAD" w:rsidRDefault="005F1F37" w:rsidP="005F1F37">
      <w:pPr>
        <w:pStyle w:val="ad"/>
        <w:rPr>
          <w:rFonts w:hAnsi="宋体" w:cs="宋体"/>
        </w:rPr>
      </w:pPr>
      <w:r w:rsidRPr="00C81BAD">
        <w:rPr>
          <w:rFonts w:hAnsi="宋体" w:cs="宋体" w:hint="eastAsia"/>
        </w:rPr>
        <w:t>int opposite_side(point p1,point p2,line l){</w:t>
      </w:r>
    </w:p>
    <w:p w:rsidR="005F1F37" w:rsidRPr="00C81BAD" w:rsidRDefault="005F1F37" w:rsidP="005F1F37">
      <w:pPr>
        <w:pStyle w:val="ad"/>
        <w:rPr>
          <w:rFonts w:hAnsi="宋体" w:cs="宋体"/>
        </w:rPr>
      </w:pPr>
      <w:r w:rsidRPr="00C81BAD">
        <w:rPr>
          <w:rFonts w:hAnsi="宋体" w:cs="宋体" w:hint="eastAsia"/>
        </w:rPr>
        <w:t xml:space="preserve">       return sign(xmult(l.a,p1,l.b))*xmult(l.a,p2,l.b)&lt;0;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opposite_side(point p1,point p2,point l1,point l2){</w:t>
      </w:r>
    </w:p>
    <w:p w:rsidR="005F1F37" w:rsidRPr="00C81BAD" w:rsidRDefault="005F1F37" w:rsidP="005F1F37">
      <w:pPr>
        <w:pStyle w:val="ad"/>
        <w:rPr>
          <w:rFonts w:hAnsi="宋体" w:cs="宋体"/>
        </w:rPr>
      </w:pPr>
      <w:r w:rsidRPr="00C81BAD">
        <w:rPr>
          <w:rFonts w:hAnsi="宋体" w:cs="宋体" w:hint="eastAsia"/>
        </w:rPr>
        <w:t xml:space="preserve">       return sign(xmult(l1,p1,l2))*xmult(l1,p2,l2)&lt;0;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//判两直线平行</w:t>
      </w:r>
    </w:p>
    <w:p w:rsidR="005F1F37" w:rsidRPr="00C81BAD" w:rsidRDefault="005F1F37" w:rsidP="005F1F37">
      <w:pPr>
        <w:pStyle w:val="ad"/>
        <w:rPr>
          <w:rFonts w:hAnsi="宋体" w:cs="宋体"/>
        </w:rPr>
      </w:pPr>
      <w:r w:rsidRPr="00C81BAD">
        <w:rPr>
          <w:rFonts w:hAnsi="宋体" w:cs="宋体" w:hint="eastAsia"/>
        </w:rPr>
        <w:t>int parallel(line u,line v){</w:t>
      </w:r>
    </w:p>
    <w:p w:rsidR="005F1F37" w:rsidRPr="00C81BAD" w:rsidRDefault="005F1F37" w:rsidP="005F1F37">
      <w:pPr>
        <w:pStyle w:val="ad"/>
        <w:rPr>
          <w:rFonts w:hAnsi="宋体" w:cs="宋体"/>
        </w:rPr>
      </w:pPr>
      <w:r w:rsidRPr="00C81BAD">
        <w:rPr>
          <w:rFonts w:hAnsi="宋体" w:cs="宋体" w:hint="eastAsia"/>
        </w:rPr>
        <w:t xml:space="preserve">       return (u.a.x-u.b.x)*(v.a.y-v.b.y)==(v.a.x-v.b.x)*(u.a.y-u.b.y);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parallel(point u1,point u2,point v1,point v2){</w:t>
      </w:r>
    </w:p>
    <w:p w:rsidR="005F1F37" w:rsidRPr="00C81BAD" w:rsidRDefault="005F1F37" w:rsidP="005F1F37">
      <w:pPr>
        <w:pStyle w:val="ad"/>
        <w:rPr>
          <w:rFonts w:hAnsi="宋体" w:cs="宋体"/>
        </w:rPr>
      </w:pPr>
      <w:r w:rsidRPr="00C81BAD">
        <w:rPr>
          <w:rFonts w:hAnsi="宋体" w:cs="宋体" w:hint="eastAsia"/>
        </w:rPr>
        <w:t xml:space="preserve">       return (u1.x-u2.x)*(v1.y-v2.y)==(v1.x-v2.x)*(u1.y-u2.y);</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//判两直线垂直</w:t>
      </w:r>
    </w:p>
    <w:p w:rsidR="005F1F37" w:rsidRPr="00C81BAD" w:rsidRDefault="005F1F37" w:rsidP="005F1F37">
      <w:pPr>
        <w:pStyle w:val="ad"/>
        <w:rPr>
          <w:rFonts w:hAnsi="宋体" w:cs="宋体"/>
        </w:rPr>
      </w:pPr>
      <w:r w:rsidRPr="00C81BAD">
        <w:rPr>
          <w:rFonts w:hAnsi="宋体" w:cs="宋体" w:hint="eastAsia"/>
        </w:rPr>
        <w:t>int perpendicular(line u,line v){</w:t>
      </w:r>
    </w:p>
    <w:p w:rsidR="005F1F37" w:rsidRPr="00C81BAD" w:rsidRDefault="005F1F37" w:rsidP="005F1F37">
      <w:pPr>
        <w:pStyle w:val="ad"/>
        <w:rPr>
          <w:rFonts w:hAnsi="宋体" w:cs="宋体"/>
        </w:rPr>
      </w:pPr>
      <w:r w:rsidRPr="00C81BAD">
        <w:rPr>
          <w:rFonts w:hAnsi="宋体" w:cs="宋体" w:hint="eastAsia"/>
        </w:rPr>
        <w:t xml:space="preserve">       return (u.a.x-u.b.x)*(v.a.x-v.b.x)==-(u.a.y-u.b.y)*(v.a.y-v.b.y);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perpendicular(point u1,point u2,point v1,point v2){</w:t>
      </w:r>
    </w:p>
    <w:p w:rsidR="005F1F37" w:rsidRPr="00C81BAD" w:rsidRDefault="005F1F37" w:rsidP="005F1F37">
      <w:pPr>
        <w:pStyle w:val="ad"/>
        <w:rPr>
          <w:rFonts w:hAnsi="宋体" w:cs="宋体"/>
        </w:rPr>
      </w:pPr>
      <w:r w:rsidRPr="00C81BAD">
        <w:rPr>
          <w:rFonts w:hAnsi="宋体" w:cs="宋体" w:hint="eastAsia"/>
        </w:rPr>
        <w:t xml:space="preserve">       return (u1.x-u2.x)*(v1.x-v2.x)==-(u1.y-u2.y)*(v1.y-v2.y);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//判两线段相交,包括端点和部分重合</w:t>
      </w:r>
    </w:p>
    <w:p w:rsidR="005F1F37" w:rsidRPr="00C81BAD" w:rsidRDefault="005F1F37" w:rsidP="005F1F37">
      <w:pPr>
        <w:pStyle w:val="ad"/>
        <w:rPr>
          <w:rFonts w:hAnsi="宋体" w:cs="宋体"/>
        </w:rPr>
      </w:pPr>
      <w:r w:rsidRPr="00C81BAD">
        <w:rPr>
          <w:rFonts w:hAnsi="宋体" w:cs="宋体" w:hint="eastAsia"/>
        </w:rPr>
        <w:t>int intersect_in(line u,line v){</w:t>
      </w:r>
    </w:p>
    <w:p w:rsidR="005F1F37" w:rsidRPr="00C81BAD" w:rsidRDefault="005F1F37" w:rsidP="005F1F37">
      <w:pPr>
        <w:pStyle w:val="ad"/>
        <w:rPr>
          <w:rFonts w:hAnsi="宋体" w:cs="宋体"/>
        </w:rPr>
      </w:pPr>
      <w:r w:rsidRPr="00C81BAD">
        <w:rPr>
          <w:rFonts w:hAnsi="宋体" w:cs="宋体" w:hint="eastAsia"/>
        </w:rPr>
        <w:t xml:space="preserve">       if (!dots_inline(u.a,u.b,v.a)||!dots_inline(u.a,u.b,v.b))</w:t>
      </w:r>
    </w:p>
    <w:p w:rsidR="005F1F37" w:rsidRPr="00C81BAD" w:rsidRDefault="005F1F37" w:rsidP="005F1F37">
      <w:pPr>
        <w:pStyle w:val="ad"/>
        <w:rPr>
          <w:rFonts w:hAnsi="宋体" w:cs="宋体"/>
        </w:rPr>
      </w:pPr>
      <w:r w:rsidRPr="00C81BAD">
        <w:rPr>
          <w:rFonts w:hAnsi="宋体" w:cs="宋体" w:hint="eastAsia"/>
        </w:rPr>
        <w:t xml:space="preserve">              return !same_side(u.a,u.b,v)&amp;&amp;!same_side(v.a,v.b,u);</w:t>
      </w:r>
    </w:p>
    <w:p w:rsidR="005F1F37" w:rsidRPr="00C81BAD" w:rsidRDefault="005F1F37" w:rsidP="005F1F37">
      <w:pPr>
        <w:pStyle w:val="ad"/>
        <w:rPr>
          <w:rFonts w:hAnsi="宋体" w:cs="宋体"/>
        </w:rPr>
      </w:pPr>
      <w:r w:rsidRPr="00C81BAD">
        <w:rPr>
          <w:rFonts w:hAnsi="宋体" w:cs="宋体" w:hint="eastAsia"/>
        </w:rPr>
        <w:t xml:space="preserve">       return dot_online_in(u.a,v)||dot_online_in(u.b,v)||dot_online_in(v.a,u)||dot_online_in(v.b,u);</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intersect_in(point u1,point u2,point v1,point v2){</w:t>
      </w:r>
    </w:p>
    <w:p w:rsidR="005F1F37" w:rsidRPr="00C81BAD" w:rsidRDefault="005F1F37" w:rsidP="005F1F37">
      <w:pPr>
        <w:pStyle w:val="ad"/>
        <w:rPr>
          <w:rFonts w:hAnsi="宋体" w:cs="宋体"/>
        </w:rPr>
      </w:pPr>
      <w:r w:rsidRPr="00C81BAD">
        <w:rPr>
          <w:rFonts w:hAnsi="宋体" w:cs="宋体" w:hint="eastAsia"/>
        </w:rPr>
        <w:t xml:space="preserve">       if (!dots_inline(u1,u2,v1)||!dots_inline(u1,u2,v2))</w:t>
      </w:r>
    </w:p>
    <w:p w:rsidR="005F1F37" w:rsidRPr="00C81BAD" w:rsidRDefault="005F1F37" w:rsidP="005F1F37">
      <w:pPr>
        <w:pStyle w:val="ad"/>
        <w:rPr>
          <w:rFonts w:hAnsi="宋体" w:cs="宋体"/>
        </w:rPr>
      </w:pPr>
      <w:r w:rsidRPr="00C81BAD">
        <w:rPr>
          <w:rFonts w:hAnsi="宋体" w:cs="宋体" w:hint="eastAsia"/>
        </w:rPr>
        <w:t xml:space="preserve">              return !same_side(u1,u2,v1,v2)&amp;&amp;!same_side(v1,v2,u1,u2);</w:t>
      </w:r>
    </w:p>
    <w:p w:rsidR="005F1F37" w:rsidRPr="00C81BAD" w:rsidRDefault="005F1F37" w:rsidP="005F1F37">
      <w:pPr>
        <w:pStyle w:val="ad"/>
        <w:rPr>
          <w:rFonts w:hAnsi="宋体" w:cs="宋体"/>
        </w:rPr>
      </w:pPr>
      <w:r w:rsidRPr="00C81BAD">
        <w:rPr>
          <w:rFonts w:hAnsi="宋体" w:cs="宋体" w:hint="eastAsia"/>
        </w:rPr>
        <w:t xml:space="preserve">       return dot_online_in(u1,v1,v2)||dot_online_in(u2,v1,v2)||dot_online_in(v1,u1,u2)||dot_online_in(v2,u1,u2);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//判两线段相交,不包括端点和部分重合</w:t>
      </w:r>
    </w:p>
    <w:p w:rsidR="005F1F37" w:rsidRPr="00C81BAD" w:rsidRDefault="005F1F37" w:rsidP="005F1F37">
      <w:pPr>
        <w:pStyle w:val="ad"/>
        <w:rPr>
          <w:rFonts w:hAnsi="宋体" w:cs="宋体"/>
        </w:rPr>
      </w:pPr>
      <w:r w:rsidRPr="00C81BAD">
        <w:rPr>
          <w:rFonts w:hAnsi="宋体" w:cs="宋体" w:hint="eastAsia"/>
        </w:rPr>
        <w:t>int intersect_ex(line u,line v){</w:t>
      </w:r>
    </w:p>
    <w:p w:rsidR="005F1F37" w:rsidRPr="00C81BAD" w:rsidRDefault="005F1F37" w:rsidP="005F1F37">
      <w:pPr>
        <w:pStyle w:val="ad"/>
        <w:rPr>
          <w:rFonts w:hAnsi="宋体" w:cs="宋体"/>
        </w:rPr>
      </w:pPr>
      <w:r w:rsidRPr="00C81BAD">
        <w:rPr>
          <w:rFonts w:hAnsi="宋体" w:cs="宋体" w:hint="eastAsia"/>
        </w:rPr>
        <w:lastRenderedPageBreak/>
        <w:t xml:space="preserve">       return opposite_side(u.a,u.b,v)&amp;&amp;opposite_side(v.a,v.b,u);</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intersect_ex(point u1,point u2,point v1,point v2){</w:t>
      </w:r>
    </w:p>
    <w:p w:rsidR="005F1F37" w:rsidRPr="00C81BAD" w:rsidRDefault="005F1F37" w:rsidP="005F1F37">
      <w:pPr>
        <w:pStyle w:val="ad"/>
        <w:rPr>
          <w:rFonts w:hAnsi="宋体" w:cs="宋体"/>
        </w:rPr>
      </w:pPr>
      <w:r w:rsidRPr="00C81BAD">
        <w:rPr>
          <w:rFonts w:hAnsi="宋体" w:cs="宋体" w:hint="eastAsia"/>
        </w:rPr>
        <w:t xml:space="preserve">       return opposite_side(u1,u2,v1,v2)&amp;&amp;opposite_side(v1,v2,u1,u2);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643E75">
      <w:pPr>
        <w:pStyle w:val="ad"/>
        <w:outlineLvl w:val="1"/>
        <w:rPr>
          <w:rFonts w:hAnsi="宋体" w:cs="宋体"/>
          <w:b/>
          <w:sz w:val="24"/>
          <w:szCs w:val="24"/>
        </w:rPr>
      </w:pPr>
      <w:bookmarkStart w:id="349" w:name="_Toc523521431"/>
      <w:r w:rsidRPr="00C81BAD">
        <w:rPr>
          <w:rFonts w:hAnsi="宋体" w:cs="宋体" w:hint="eastAsia"/>
          <w:b/>
          <w:sz w:val="24"/>
          <w:szCs w:val="24"/>
        </w:rPr>
        <w:t>2、组合</w:t>
      </w:r>
      <w:bookmarkEnd w:id="349"/>
    </w:p>
    <w:p w:rsidR="005F1F37" w:rsidRPr="00C81BAD" w:rsidRDefault="005F1F37" w:rsidP="005F1F37">
      <w:pPr>
        <w:pStyle w:val="ad"/>
        <w:rPr>
          <w:rFonts w:hAnsi="宋体" w:cs="宋体"/>
          <w:b/>
        </w:rPr>
      </w:pPr>
      <w:r w:rsidRPr="00C81BAD">
        <w:rPr>
          <w:rFonts w:hAnsi="宋体" w:cs="宋体" w:hint="eastAsia"/>
          <w:b/>
        </w:rPr>
        <w:t>2.1 组合公式</w:t>
      </w:r>
    </w:p>
    <w:p w:rsidR="005F1F37" w:rsidRPr="00C81BAD" w:rsidRDefault="005F1F37" w:rsidP="005F1F37">
      <w:pPr>
        <w:pStyle w:val="ad"/>
        <w:rPr>
          <w:rFonts w:hAnsi="宋体" w:cs="宋体"/>
        </w:rPr>
      </w:pPr>
      <w:r w:rsidRPr="00C81BAD">
        <w:rPr>
          <w:rFonts w:hAnsi="宋体" w:cs="宋体" w:hint="eastAsia"/>
        </w:rPr>
        <w:t>1. C(m,n)=C(m,m-n)</w:t>
      </w:r>
    </w:p>
    <w:p w:rsidR="005F1F37" w:rsidRPr="00C81BAD" w:rsidRDefault="005F1F37" w:rsidP="005F1F37">
      <w:pPr>
        <w:pStyle w:val="ad"/>
        <w:rPr>
          <w:rFonts w:hAnsi="宋体" w:cs="宋体"/>
          <w:lang w:val="pt-BR"/>
        </w:rPr>
      </w:pPr>
      <w:r w:rsidRPr="00C81BAD">
        <w:rPr>
          <w:rFonts w:hAnsi="宋体" w:cs="宋体" w:hint="eastAsia"/>
          <w:lang w:val="pt-BR"/>
        </w:rPr>
        <w:t>2. C(m,n)=C(m-1,n)+C(m-1,n-1)</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derangement D(n) = n!(1 - 1/1! + 1/2! - 1/3! + ... + (-1)^n/n!)</w:t>
      </w:r>
    </w:p>
    <w:p w:rsidR="005F1F37" w:rsidRPr="00C81BAD" w:rsidRDefault="005F1F37" w:rsidP="005F1F37">
      <w:pPr>
        <w:pStyle w:val="ad"/>
        <w:rPr>
          <w:rFonts w:hAnsi="宋体" w:cs="宋体"/>
          <w:lang w:val="pt-BR"/>
        </w:rPr>
      </w:pPr>
      <w:r w:rsidRPr="00C81BAD">
        <w:rPr>
          <w:rFonts w:hAnsi="宋体" w:cs="宋体" w:hint="eastAsia"/>
          <w:lang w:val="pt-BR"/>
        </w:rPr>
        <w:t xml:space="preserve">                 = (n-1)(D(n-2) - D(n-1))</w:t>
      </w:r>
    </w:p>
    <w:p w:rsidR="005F1F37" w:rsidRPr="00C81BAD" w:rsidRDefault="005F1F37" w:rsidP="005F1F37">
      <w:pPr>
        <w:pStyle w:val="ad"/>
        <w:rPr>
          <w:rFonts w:hAnsi="宋体" w:cs="宋体"/>
          <w:lang w:val="pt-BR"/>
        </w:rPr>
      </w:pPr>
      <w:r w:rsidRPr="00C81BAD">
        <w:rPr>
          <w:rFonts w:hAnsi="宋体" w:cs="宋体" w:hint="eastAsia"/>
          <w:lang w:val="pt-BR"/>
        </w:rPr>
        <w:t xml:space="preserve">            Q(n) = D(n) + D(n-1)</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rPr>
        <w:t>求和公式</w:t>
      </w:r>
      <w:r w:rsidRPr="00C81BAD">
        <w:rPr>
          <w:rFonts w:hAnsi="宋体" w:cs="宋体" w:hint="eastAsia"/>
          <w:lang w:val="pt-BR"/>
        </w:rPr>
        <w:t>,k = 1..n</w:t>
      </w:r>
    </w:p>
    <w:p w:rsidR="005F1F37" w:rsidRPr="00C81BAD" w:rsidRDefault="005F1F37" w:rsidP="005F1F37">
      <w:pPr>
        <w:pStyle w:val="ad"/>
        <w:rPr>
          <w:rFonts w:hAnsi="宋体" w:cs="宋体"/>
          <w:lang w:val="pt-BR"/>
        </w:rPr>
      </w:pPr>
      <w:r w:rsidRPr="00C81BAD">
        <w:rPr>
          <w:rFonts w:hAnsi="宋体" w:cs="宋体" w:hint="eastAsia"/>
          <w:lang w:val="pt-BR"/>
        </w:rPr>
        <w:t>1. sum( k ) = n(n+1)/2</w:t>
      </w:r>
    </w:p>
    <w:p w:rsidR="005F1F37" w:rsidRPr="00C81BAD" w:rsidRDefault="005F1F37" w:rsidP="005F1F37">
      <w:pPr>
        <w:pStyle w:val="ad"/>
        <w:rPr>
          <w:rFonts w:hAnsi="宋体" w:cs="宋体"/>
          <w:lang w:val="pt-BR"/>
        </w:rPr>
      </w:pPr>
      <w:r w:rsidRPr="00C81BAD">
        <w:rPr>
          <w:rFonts w:hAnsi="宋体" w:cs="宋体" w:hint="eastAsia"/>
          <w:lang w:val="pt-BR"/>
        </w:rPr>
        <w:t>2. sum( 2k-1 ) = n^2</w:t>
      </w:r>
    </w:p>
    <w:p w:rsidR="005F1F37" w:rsidRPr="00C81BAD" w:rsidRDefault="005F1F37" w:rsidP="005F1F37">
      <w:pPr>
        <w:pStyle w:val="ad"/>
        <w:rPr>
          <w:rFonts w:hAnsi="宋体" w:cs="宋体"/>
          <w:lang w:val="pt-BR"/>
        </w:rPr>
      </w:pPr>
      <w:r w:rsidRPr="00C81BAD">
        <w:rPr>
          <w:rFonts w:hAnsi="宋体" w:cs="宋体" w:hint="eastAsia"/>
          <w:lang w:val="pt-BR"/>
        </w:rPr>
        <w:t>3. sum( k^2 ) = n(n+1)(2n+1)/6</w:t>
      </w:r>
    </w:p>
    <w:p w:rsidR="005F1F37" w:rsidRPr="00C81BAD" w:rsidRDefault="005F1F37" w:rsidP="005F1F37">
      <w:pPr>
        <w:pStyle w:val="ad"/>
        <w:rPr>
          <w:rFonts w:hAnsi="宋体" w:cs="宋体"/>
          <w:lang w:val="pt-BR"/>
        </w:rPr>
      </w:pPr>
      <w:r w:rsidRPr="00C81BAD">
        <w:rPr>
          <w:rFonts w:hAnsi="宋体" w:cs="宋体" w:hint="eastAsia"/>
          <w:lang w:val="pt-BR"/>
        </w:rPr>
        <w:t>4. sum( (2k-1)^2 ) = n(4n^2-1)/3</w:t>
      </w:r>
    </w:p>
    <w:p w:rsidR="005F1F37" w:rsidRPr="00C81BAD" w:rsidRDefault="005F1F37" w:rsidP="005F1F37">
      <w:pPr>
        <w:pStyle w:val="ad"/>
        <w:rPr>
          <w:rFonts w:hAnsi="宋体" w:cs="宋体"/>
          <w:lang w:val="pt-BR"/>
        </w:rPr>
      </w:pPr>
      <w:r w:rsidRPr="00C81BAD">
        <w:rPr>
          <w:rFonts w:hAnsi="宋体" w:cs="宋体" w:hint="eastAsia"/>
          <w:lang w:val="pt-BR"/>
        </w:rPr>
        <w:t>5. sum( k^3 ) = (n(n+1)/2)^2</w:t>
      </w:r>
    </w:p>
    <w:p w:rsidR="005F1F37" w:rsidRPr="00C81BAD" w:rsidRDefault="005F1F37" w:rsidP="005F1F37">
      <w:pPr>
        <w:pStyle w:val="ad"/>
        <w:rPr>
          <w:rFonts w:hAnsi="宋体" w:cs="宋体"/>
          <w:lang w:val="pt-BR"/>
        </w:rPr>
      </w:pPr>
      <w:r w:rsidRPr="00C81BAD">
        <w:rPr>
          <w:rFonts w:hAnsi="宋体" w:cs="宋体" w:hint="eastAsia"/>
          <w:lang w:val="pt-BR"/>
        </w:rPr>
        <w:t>6. sum( (2k-1)^3 ) = n^2(2n^2-1)</w:t>
      </w:r>
    </w:p>
    <w:p w:rsidR="005F1F37" w:rsidRPr="00C81BAD" w:rsidRDefault="005F1F37" w:rsidP="005F1F37">
      <w:pPr>
        <w:pStyle w:val="ad"/>
        <w:rPr>
          <w:rFonts w:hAnsi="宋体" w:cs="宋体"/>
          <w:lang w:val="pt-BR"/>
        </w:rPr>
      </w:pPr>
      <w:r w:rsidRPr="00C81BAD">
        <w:rPr>
          <w:rFonts w:hAnsi="宋体" w:cs="宋体" w:hint="eastAsia"/>
          <w:lang w:val="pt-BR"/>
        </w:rPr>
        <w:t>7. sum( k^4 ) = n(n+1)(2n+1)(3n^2+3n-1)/30</w:t>
      </w:r>
    </w:p>
    <w:p w:rsidR="005F1F37" w:rsidRPr="00C81BAD" w:rsidRDefault="005F1F37" w:rsidP="005F1F37">
      <w:pPr>
        <w:pStyle w:val="ad"/>
        <w:rPr>
          <w:rFonts w:hAnsi="宋体" w:cs="宋体"/>
          <w:lang w:val="pt-BR"/>
        </w:rPr>
      </w:pPr>
      <w:r w:rsidRPr="00C81BAD">
        <w:rPr>
          <w:rFonts w:hAnsi="宋体" w:cs="宋体" w:hint="eastAsia"/>
          <w:lang w:val="pt-BR"/>
        </w:rPr>
        <w:t>8. sum( k^5 ) = n^2(n+1)^2(2n^2+2n-1)/12</w:t>
      </w:r>
    </w:p>
    <w:p w:rsidR="005F1F37" w:rsidRPr="00C81BAD" w:rsidRDefault="005F1F37" w:rsidP="005F1F37">
      <w:pPr>
        <w:pStyle w:val="ad"/>
        <w:rPr>
          <w:rFonts w:hAnsi="宋体" w:cs="宋体"/>
          <w:lang w:val="pt-BR"/>
        </w:rPr>
      </w:pPr>
      <w:r w:rsidRPr="00C81BAD">
        <w:rPr>
          <w:rFonts w:hAnsi="宋体" w:cs="宋体" w:hint="eastAsia"/>
          <w:lang w:val="pt-BR"/>
        </w:rPr>
        <w:t>9. sum( k(k+1) ) = n(n+1)(n+2)/3</w:t>
      </w:r>
    </w:p>
    <w:p w:rsidR="005F1F37" w:rsidRPr="00C81BAD" w:rsidRDefault="005F1F37" w:rsidP="005F1F37">
      <w:pPr>
        <w:pStyle w:val="ad"/>
        <w:rPr>
          <w:rFonts w:hAnsi="宋体" w:cs="宋体"/>
          <w:lang w:val="pt-BR"/>
        </w:rPr>
      </w:pPr>
      <w:r w:rsidRPr="00C81BAD">
        <w:rPr>
          <w:rFonts w:hAnsi="宋体" w:cs="宋体" w:hint="eastAsia"/>
          <w:lang w:val="pt-BR"/>
        </w:rPr>
        <w:t>10. sum( k(k+1)(k+2) ) = n(n+1)(n+2)(n+3)/4</w:t>
      </w:r>
    </w:p>
    <w:p w:rsidR="005F1F37" w:rsidRPr="00C81BAD" w:rsidRDefault="005F1F37" w:rsidP="005F1F37">
      <w:pPr>
        <w:pStyle w:val="ad"/>
        <w:rPr>
          <w:rFonts w:hAnsi="宋体" w:cs="宋体"/>
          <w:lang w:val="pt-BR"/>
        </w:rPr>
      </w:pPr>
      <w:r w:rsidRPr="00C81BAD">
        <w:rPr>
          <w:rFonts w:hAnsi="宋体" w:cs="宋体" w:hint="eastAsia"/>
          <w:lang w:val="pt-BR"/>
        </w:rPr>
        <w:t>12. sum( k(k+1)(k+2)(k+3) ) = n(n+1)(n+2)(n+3)(n+4)/5</w:t>
      </w:r>
    </w:p>
    <w:p w:rsidR="005F1F37" w:rsidRPr="00C81BAD" w:rsidRDefault="005F1F37" w:rsidP="005F1F37">
      <w:pPr>
        <w:pStyle w:val="ad"/>
        <w:rPr>
          <w:rFonts w:hAnsi="宋体" w:cs="宋体"/>
          <w:lang w:val="pt-BR"/>
        </w:rPr>
      </w:pPr>
    </w:p>
    <w:p w:rsidR="005F1F37" w:rsidRPr="00C81BAD" w:rsidRDefault="005F1F37" w:rsidP="005F1F37">
      <w:pPr>
        <w:pStyle w:val="ad"/>
        <w:rPr>
          <w:rFonts w:hAnsi="宋体" w:cs="宋体"/>
          <w:b/>
          <w:lang w:val="pt-BR"/>
        </w:rPr>
      </w:pPr>
      <w:r w:rsidRPr="00C81BAD">
        <w:rPr>
          <w:rFonts w:hAnsi="宋体" w:cs="宋体" w:hint="eastAsia"/>
          <w:b/>
          <w:lang w:val="pt-BR"/>
        </w:rPr>
        <w:t xml:space="preserve">2.2 </w:t>
      </w:r>
      <w:r w:rsidRPr="00C81BAD">
        <w:rPr>
          <w:rFonts w:hAnsi="宋体" w:cs="宋体" w:hint="eastAsia"/>
          <w:b/>
        </w:rPr>
        <w:t>排列组合生成</w:t>
      </w:r>
    </w:p>
    <w:p w:rsidR="005F1F37" w:rsidRPr="00C81BAD" w:rsidRDefault="005F1F37" w:rsidP="005F1F37">
      <w:pPr>
        <w:pStyle w:val="ad"/>
        <w:rPr>
          <w:rFonts w:hAnsi="宋体" w:cs="宋体"/>
          <w:lang w:val="pt-BR"/>
        </w:rPr>
      </w:pPr>
      <w:r w:rsidRPr="00C81BAD">
        <w:rPr>
          <w:rFonts w:hAnsi="宋体" w:cs="宋体" w:hint="eastAsia"/>
          <w:lang w:val="pt-BR"/>
        </w:rPr>
        <w:t>//gen_perm</w:t>
      </w:r>
      <w:r w:rsidRPr="00C81BAD">
        <w:rPr>
          <w:rFonts w:hAnsi="宋体" w:cs="宋体" w:hint="eastAsia"/>
        </w:rPr>
        <w:t>产生字典序排列</w:t>
      </w:r>
      <w:r w:rsidRPr="00C81BAD">
        <w:rPr>
          <w:rFonts w:hAnsi="宋体" w:cs="宋体" w:hint="eastAsia"/>
          <w:lang w:val="pt-BR"/>
        </w:rPr>
        <w:t>P(n,m)</w:t>
      </w:r>
    </w:p>
    <w:p w:rsidR="005F1F37" w:rsidRPr="00C81BAD" w:rsidRDefault="005F1F37" w:rsidP="005F1F37">
      <w:pPr>
        <w:pStyle w:val="ad"/>
        <w:rPr>
          <w:rFonts w:hAnsi="宋体" w:cs="宋体"/>
          <w:lang w:val="pt-BR"/>
        </w:rPr>
      </w:pPr>
      <w:r w:rsidRPr="00C81BAD">
        <w:rPr>
          <w:rFonts w:hAnsi="宋体" w:cs="宋体" w:hint="eastAsia"/>
          <w:lang w:val="pt-BR"/>
        </w:rPr>
        <w:t>//gen_comb</w:t>
      </w:r>
      <w:r w:rsidRPr="00C81BAD">
        <w:rPr>
          <w:rFonts w:hAnsi="宋体" w:cs="宋体" w:hint="eastAsia"/>
        </w:rPr>
        <w:t>产生字典序组合</w:t>
      </w:r>
      <w:r w:rsidRPr="00C81BAD">
        <w:rPr>
          <w:rFonts w:hAnsi="宋体" w:cs="宋体" w:hint="eastAsia"/>
          <w:lang w:val="pt-BR"/>
        </w:rPr>
        <w:t>C(n,m)</w:t>
      </w:r>
    </w:p>
    <w:p w:rsidR="005F1F37" w:rsidRPr="00C81BAD" w:rsidRDefault="005F1F37" w:rsidP="005F1F37">
      <w:pPr>
        <w:pStyle w:val="ad"/>
        <w:rPr>
          <w:rFonts w:hAnsi="宋体" w:cs="宋体"/>
          <w:lang w:val="pt-BR"/>
        </w:rPr>
      </w:pPr>
      <w:r w:rsidRPr="00C81BAD">
        <w:rPr>
          <w:rFonts w:hAnsi="宋体" w:cs="宋体" w:hint="eastAsia"/>
          <w:lang w:val="pt-BR"/>
        </w:rPr>
        <w:t>//gen_perm_swap</w:t>
      </w:r>
      <w:r w:rsidRPr="00C81BAD">
        <w:rPr>
          <w:rFonts w:hAnsi="宋体" w:cs="宋体" w:hint="eastAsia"/>
        </w:rPr>
        <w:t>产生相邻位对换全排列</w:t>
      </w:r>
      <w:r w:rsidRPr="00C81BAD">
        <w:rPr>
          <w:rFonts w:hAnsi="宋体" w:cs="宋体" w:hint="eastAsia"/>
          <w:lang w:val="pt-BR"/>
        </w:rPr>
        <w:t>P(n,n)</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产生元素用</w:t>
      </w:r>
      <w:r w:rsidRPr="00C81BAD">
        <w:rPr>
          <w:rFonts w:hAnsi="宋体" w:cs="宋体" w:hint="eastAsia"/>
          <w:lang w:val="pt-BR"/>
        </w:rPr>
        <w:t>1..n</w:t>
      </w:r>
      <w:r w:rsidRPr="00C81BAD">
        <w:rPr>
          <w:rFonts w:hAnsi="宋体" w:cs="宋体" w:hint="eastAsia"/>
        </w:rPr>
        <w:t>表示</w:t>
      </w:r>
    </w:p>
    <w:p w:rsidR="005F1F37" w:rsidRPr="00C81BAD" w:rsidRDefault="005F1F37" w:rsidP="005F1F37">
      <w:pPr>
        <w:pStyle w:val="ad"/>
        <w:rPr>
          <w:rFonts w:hAnsi="宋体" w:cs="宋体"/>
          <w:lang w:val="pt-BR"/>
        </w:rPr>
      </w:pPr>
      <w:r w:rsidRPr="00C81BAD">
        <w:rPr>
          <w:rFonts w:hAnsi="宋体" w:cs="宋体" w:hint="eastAsia"/>
          <w:lang w:val="pt-BR"/>
        </w:rPr>
        <w:t>//dummy</w:t>
      </w:r>
      <w:r w:rsidRPr="00C81BAD">
        <w:rPr>
          <w:rFonts w:hAnsi="宋体" w:cs="宋体" w:hint="eastAsia"/>
        </w:rPr>
        <w:t>为产生后调用的函数</w:t>
      </w:r>
      <w:r w:rsidRPr="00C81BAD">
        <w:rPr>
          <w:rFonts w:hAnsi="宋体" w:cs="宋体" w:hint="eastAsia"/>
          <w:lang w:val="pt-BR"/>
        </w:rPr>
        <w:t>,</w:t>
      </w:r>
      <w:r w:rsidRPr="00C81BAD">
        <w:rPr>
          <w:rFonts w:hAnsi="宋体" w:cs="宋体" w:hint="eastAsia"/>
        </w:rPr>
        <w:t>传入</w:t>
      </w:r>
      <w:r w:rsidRPr="00C81BAD">
        <w:rPr>
          <w:rFonts w:hAnsi="宋体" w:cs="宋体" w:hint="eastAsia"/>
          <w:lang w:val="pt-BR"/>
        </w:rPr>
        <w:t>a[]</w:t>
      </w:r>
      <w:r w:rsidRPr="00C81BAD">
        <w:rPr>
          <w:rFonts w:hAnsi="宋体" w:cs="宋体" w:hint="eastAsia"/>
        </w:rPr>
        <w:t>和</w:t>
      </w:r>
      <w:r w:rsidRPr="00C81BAD">
        <w:rPr>
          <w:rFonts w:hAnsi="宋体" w:cs="宋体" w:hint="eastAsia"/>
          <w:lang w:val="pt-BR"/>
        </w:rPr>
        <w:t>n,a[0]..a[n-1]</w:t>
      </w:r>
      <w:r w:rsidRPr="00C81BAD">
        <w:rPr>
          <w:rFonts w:hAnsi="宋体" w:cs="宋体" w:hint="eastAsia"/>
        </w:rPr>
        <w:t>为一次产生的结果</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int count;</w:t>
      </w:r>
    </w:p>
    <w:p w:rsidR="005F1F37" w:rsidRPr="00C81BAD" w:rsidRDefault="005F1F37" w:rsidP="005F1F37">
      <w:pPr>
        <w:pStyle w:val="ad"/>
        <w:rPr>
          <w:rFonts w:hAnsi="宋体" w:cs="宋体"/>
        </w:rPr>
      </w:pPr>
      <w:r w:rsidRPr="00C81BAD">
        <w:rPr>
          <w:rFonts w:hAnsi="宋体" w:cs="宋体" w:hint="eastAsia"/>
        </w:rPr>
        <w:t>#include &lt;iostream.h&gt;</w:t>
      </w:r>
    </w:p>
    <w:p w:rsidR="005F1F37" w:rsidRPr="00C81BAD" w:rsidRDefault="005F1F37" w:rsidP="005F1F37">
      <w:pPr>
        <w:pStyle w:val="ad"/>
        <w:rPr>
          <w:rFonts w:hAnsi="宋体" w:cs="宋体"/>
        </w:rPr>
      </w:pPr>
      <w:r w:rsidRPr="00C81BAD">
        <w:rPr>
          <w:rFonts w:hAnsi="宋体" w:cs="宋体" w:hint="eastAsia"/>
        </w:rPr>
        <w:t>void dummy(int* a,int n){</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cout&lt;&lt;count++&lt;&lt;": ";</w:t>
      </w:r>
    </w:p>
    <w:p w:rsidR="005F1F37" w:rsidRPr="00C81BAD" w:rsidRDefault="005F1F37" w:rsidP="005F1F37">
      <w:pPr>
        <w:pStyle w:val="ad"/>
        <w:rPr>
          <w:rFonts w:hAnsi="宋体" w:cs="宋体"/>
        </w:rPr>
      </w:pPr>
      <w:r w:rsidRPr="00C81BAD">
        <w:rPr>
          <w:rFonts w:hAnsi="宋体" w:cs="宋体" w:hint="eastAsia"/>
        </w:rPr>
        <w:t xml:space="preserve">       for (i=0;i&lt;n-1;i++)</w:t>
      </w:r>
    </w:p>
    <w:p w:rsidR="005F1F37" w:rsidRPr="00C81BAD" w:rsidRDefault="005F1F37" w:rsidP="005F1F37">
      <w:pPr>
        <w:pStyle w:val="ad"/>
        <w:rPr>
          <w:rFonts w:hAnsi="宋体" w:cs="宋体"/>
        </w:rPr>
      </w:pPr>
      <w:r w:rsidRPr="00C81BAD">
        <w:rPr>
          <w:rFonts w:hAnsi="宋体" w:cs="宋体" w:hint="eastAsia"/>
        </w:rPr>
        <w:t xml:space="preserve">              cout&lt;&lt;a[i]&lt;&lt;' ';</w:t>
      </w:r>
    </w:p>
    <w:p w:rsidR="005F1F37" w:rsidRPr="00C81BAD" w:rsidRDefault="005F1F37" w:rsidP="005F1F37">
      <w:pPr>
        <w:pStyle w:val="ad"/>
        <w:rPr>
          <w:rFonts w:hAnsi="宋体" w:cs="宋体"/>
        </w:rPr>
      </w:pPr>
      <w:r w:rsidRPr="00C81BAD">
        <w:rPr>
          <w:rFonts w:hAnsi="宋体" w:cs="宋体" w:hint="eastAsia"/>
        </w:rPr>
        <w:t xml:space="preserve">       cout&lt;&lt;a[n-1]&lt;&lt;endl;</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void _gen_perm(int* a,int n,int m,int l,int* temp,int* tag){</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if (l==m)</w:t>
      </w:r>
    </w:p>
    <w:p w:rsidR="005F1F37" w:rsidRPr="00C81BAD" w:rsidRDefault="005F1F37" w:rsidP="005F1F37">
      <w:pPr>
        <w:pStyle w:val="ad"/>
        <w:rPr>
          <w:rFonts w:hAnsi="宋体" w:cs="宋体"/>
        </w:rPr>
      </w:pPr>
      <w:r w:rsidRPr="00C81BAD">
        <w:rPr>
          <w:rFonts w:hAnsi="宋体" w:cs="宋体" w:hint="eastAsia"/>
        </w:rPr>
        <w:t xml:space="preserve">              dummy(temp,m);</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(!tag[i]){</w:t>
      </w:r>
    </w:p>
    <w:p w:rsidR="005F1F37" w:rsidRPr="00C81BAD" w:rsidRDefault="005F1F37" w:rsidP="005F1F37">
      <w:pPr>
        <w:pStyle w:val="ad"/>
        <w:rPr>
          <w:rFonts w:hAnsi="宋体" w:cs="宋体"/>
        </w:rPr>
      </w:pPr>
      <w:r w:rsidRPr="00C81BAD">
        <w:rPr>
          <w:rFonts w:hAnsi="宋体" w:cs="宋体" w:hint="eastAsia"/>
        </w:rPr>
        <w:t xml:space="preserve">                            temp[l]=a[i],tag[i]=1;</w:t>
      </w:r>
    </w:p>
    <w:p w:rsidR="005F1F37" w:rsidRPr="00C81BAD" w:rsidRDefault="005F1F37" w:rsidP="005F1F37">
      <w:pPr>
        <w:pStyle w:val="ad"/>
        <w:rPr>
          <w:rFonts w:hAnsi="宋体" w:cs="宋体"/>
        </w:rPr>
      </w:pPr>
      <w:r w:rsidRPr="00C81BAD">
        <w:rPr>
          <w:rFonts w:hAnsi="宋体" w:cs="宋体" w:hint="eastAsia"/>
        </w:rPr>
        <w:t xml:space="preserve">                            _gen_perm(a,n,m,l+1,temp,tag);</w:t>
      </w:r>
    </w:p>
    <w:p w:rsidR="005F1F37" w:rsidRPr="00C81BAD" w:rsidRDefault="005F1F37" w:rsidP="005F1F37">
      <w:pPr>
        <w:pStyle w:val="ad"/>
        <w:rPr>
          <w:rFonts w:hAnsi="宋体" w:cs="宋体"/>
        </w:rPr>
      </w:pPr>
      <w:r w:rsidRPr="00C81BAD">
        <w:rPr>
          <w:rFonts w:hAnsi="宋体" w:cs="宋体" w:hint="eastAsia"/>
        </w:rPr>
        <w:t xml:space="preserve">                            tag[i]=0;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gen_perm(int n,int m){</w:t>
      </w:r>
    </w:p>
    <w:p w:rsidR="005F1F37" w:rsidRPr="00C81BAD" w:rsidRDefault="005F1F37" w:rsidP="005F1F37">
      <w:pPr>
        <w:pStyle w:val="ad"/>
        <w:rPr>
          <w:rFonts w:hAnsi="宋体" w:cs="宋体"/>
        </w:rPr>
      </w:pPr>
      <w:r w:rsidRPr="00C81BAD">
        <w:rPr>
          <w:rFonts w:hAnsi="宋体" w:cs="宋体" w:hint="eastAsia"/>
        </w:rPr>
        <w:t xml:space="preserve">       int a[MAXN],temp[MAXN],tag[MAXN]={0},i;</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a[i]=i+1;</w:t>
      </w:r>
    </w:p>
    <w:p w:rsidR="005F1F37" w:rsidRPr="00C81BAD" w:rsidRDefault="005F1F37" w:rsidP="005F1F37">
      <w:pPr>
        <w:pStyle w:val="ad"/>
        <w:rPr>
          <w:rFonts w:hAnsi="宋体" w:cs="宋体"/>
        </w:rPr>
      </w:pPr>
      <w:r w:rsidRPr="00C81BAD">
        <w:rPr>
          <w:rFonts w:hAnsi="宋体" w:cs="宋体" w:hint="eastAsia"/>
        </w:rPr>
        <w:t xml:space="preserve">       _gen_perm(a,n,m,0,temp,tag);</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_gen_comb(int* a,int s,int e,int m,int&amp; count,int* temp){</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if (!m)</w:t>
      </w:r>
    </w:p>
    <w:p w:rsidR="005F1F37" w:rsidRPr="00C81BAD" w:rsidRDefault="005F1F37" w:rsidP="005F1F37">
      <w:pPr>
        <w:pStyle w:val="ad"/>
        <w:rPr>
          <w:rFonts w:hAnsi="宋体" w:cs="宋体"/>
        </w:rPr>
      </w:pPr>
      <w:r w:rsidRPr="00C81BAD">
        <w:rPr>
          <w:rFonts w:hAnsi="宋体" w:cs="宋体" w:hint="eastAsia"/>
        </w:rPr>
        <w:t xml:space="preserve">              dummy(temp,count);</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for (i=s;i&lt;=e-m+1;i++){</w:t>
      </w:r>
    </w:p>
    <w:p w:rsidR="005F1F37" w:rsidRPr="00C81BAD" w:rsidRDefault="005F1F37" w:rsidP="005F1F37">
      <w:pPr>
        <w:pStyle w:val="ad"/>
        <w:rPr>
          <w:rFonts w:hAnsi="宋体" w:cs="宋体"/>
        </w:rPr>
      </w:pPr>
      <w:r w:rsidRPr="00C81BAD">
        <w:rPr>
          <w:rFonts w:hAnsi="宋体" w:cs="宋体" w:hint="eastAsia"/>
        </w:rPr>
        <w:t xml:space="preserve">                     temp[count++]=a[i];</w:t>
      </w:r>
    </w:p>
    <w:p w:rsidR="005F1F37" w:rsidRPr="00C81BAD" w:rsidRDefault="005F1F37" w:rsidP="005F1F37">
      <w:pPr>
        <w:pStyle w:val="ad"/>
        <w:rPr>
          <w:rFonts w:hAnsi="宋体" w:cs="宋体"/>
        </w:rPr>
      </w:pPr>
      <w:r w:rsidRPr="00C81BAD">
        <w:rPr>
          <w:rFonts w:hAnsi="宋体" w:cs="宋体" w:hint="eastAsia"/>
        </w:rPr>
        <w:t xml:space="preserve">                     _gen_comb(a,i+1,e,m-1,count,temp);</w:t>
      </w:r>
    </w:p>
    <w:p w:rsidR="005F1F37" w:rsidRPr="00C81BAD" w:rsidRDefault="005F1F37" w:rsidP="005F1F37">
      <w:pPr>
        <w:pStyle w:val="ad"/>
        <w:rPr>
          <w:rFonts w:hAnsi="宋体" w:cs="宋体"/>
        </w:rPr>
      </w:pPr>
      <w:r w:rsidRPr="00C81BAD">
        <w:rPr>
          <w:rFonts w:hAnsi="宋体" w:cs="宋体" w:hint="eastAsia"/>
        </w:rPr>
        <w:t xml:space="preserve">                     count--;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gen_comb(int n,int m){</w:t>
      </w:r>
    </w:p>
    <w:p w:rsidR="005F1F37" w:rsidRPr="00C81BAD" w:rsidRDefault="005F1F37" w:rsidP="005F1F37">
      <w:pPr>
        <w:pStyle w:val="ad"/>
        <w:rPr>
          <w:rFonts w:hAnsi="宋体" w:cs="宋体"/>
        </w:rPr>
      </w:pPr>
      <w:r w:rsidRPr="00C81BAD">
        <w:rPr>
          <w:rFonts w:hAnsi="宋体" w:cs="宋体" w:hint="eastAsia"/>
        </w:rPr>
        <w:t xml:space="preserve">       int a[MAXN],temp[MAXN],count=0,i;</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a[i]=i+1;</w:t>
      </w:r>
    </w:p>
    <w:p w:rsidR="005F1F37" w:rsidRPr="00C81BAD" w:rsidRDefault="005F1F37" w:rsidP="005F1F37">
      <w:pPr>
        <w:pStyle w:val="ad"/>
        <w:rPr>
          <w:rFonts w:hAnsi="宋体" w:cs="宋体"/>
        </w:rPr>
      </w:pPr>
      <w:r w:rsidRPr="00C81BAD">
        <w:rPr>
          <w:rFonts w:hAnsi="宋体" w:cs="宋体" w:hint="eastAsia"/>
        </w:rPr>
        <w:t xml:space="preserve">       _gen_comb(a,0,n-1,m,count,temp);</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_gen_perm_swap(int* a,int n,int l,int* pos,int* dir){</w:t>
      </w:r>
    </w:p>
    <w:p w:rsidR="005F1F37" w:rsidRPr="00C81BAD" w:rsidRDefault="005F1F37" w:rsidP="005F1F37">
      <w:pPr>
        <w:pStyle w:val="ad"/>
        <w:rPr>
          <w:rFonts w:hAnsi="宋体" w:cs="宋体"/>
        </w:rPr>
      </w:pPr>
      <w:r w:rsidRPr="00C81BAD">
        <w:rPr>
          <w:rFonts w:hAnsi="宋体" w:cs="宋体" w:hint="eastAsia"/>
        </w:rPr>
        <w:t xml:space="preserve">       int i,p1,p2,t;</w:t>
      </w:r>
    </w:p>
    <w:p w:rsidR="005F1F37" w:rsidRPr="00C81BAD" w:rsidRDefault="005F1F37" w:rsidP="005F1F37">
      <w:pPr>
        <w:pStyle w:val="ad"/>
        <w:rPr>
          <w:rFonts w:hAnsi="宋体" w:cs="宋体"/>
        </w:rPr>
      </w:pPr>
      <w:r w:rsidRPr="00C81BAD">
        <w:rPr>
          <w:rFonts w:hAnsi="宋体" w:cs="宋体" w:hint="eastAsia"/>
        </w:rPr>
        <w:t xml:space="preserve">       if (l==n)</w:t>
      </w:r>
    </w:p>
    <w:p w:rsidR="005F1F37" w:rsidRPr="00C81BAD" w:rsidRDefault="005F1F37" w:rsidP="005F1F37">
      <w:pPr>
        <w:pStyle w:val="ad"/>
        <w:rPr>
          <w:rFonts w:hAnsi="宋体" w:cs="宋体"/>
        </w:rPr>
      </w:pPr>
      <w:r w:rsidRPr="00C81BAD">
        <w:rPr>
          <w:rFonts w:hAnsi="宋体" w:cs="宋体" w:hint="eastAsia"/>
        </w:rPr>
        <w:t xml:space="preserve">              dummy(a,n);</w:t>
      </w:r>
    </w:p>
    <w:p w:rsidR="005F1F37" w:rsidRPr="00C81BAD" w:rsidRDefault="005F1F37" w:rsidP="005F1F37">
      <w:pPr>
        <w:pStyle w:val="ad"/>
        <w:rPr>
          <w:rFonts w:hAnsi="宋体" w:cs="宋体"/>
        </w:rPr>
      </w:pPr>
      <w:r w:rsidRPr="00C81BAD">
        <w:rPr>
          <w:rFonts w:hAnsi="宋体" w:cs="宋体" w:hint="eastAsia"/>
        </w:rPr>
        <w:lastRenderedPageBreak/>
        <w:t xml:space="preserve">       else{</w:t>
      </w:r>
    </w:p>
    <w:p w:rsidR="005F1F37" w:rsidRPr="00C81BAD" w:rsidRDefault="005F1F37" w:rsidP="005F1F37">
      <w:pPr>
        <w:pStyle w:val="ad"/>
        <w:rPr>
          <w:rFonts w:hAnsi="宋体" w:cs="宋体"/>
        </w:rPr>
      </w:pPr>
      <w:r w:rsidRPr="00C81BAD">
        <w:rPr>
          <w:rFonts w:hAnsi="宋体" w:cs="宋体" w:hint="eastAsia"/>
        </w:rPr>
        <w:t xml:space="preserve">              _gen_perm_swap(a,n,l+1,pos,dir);</w:t>
      </w:r>
    </w:p>
    <w:p w:rsidR="005F1F37" w:rsidRPr="00C81BAD" w:rsidRDefault="005F1F37" w:rsidP="005F1F37">
      <w:pPr>
        <w:pStyle w:val="ad"/>
        <w:rPr>
          <w:rFonts w:hAnsi="宋体" w:cs="宋体"/>
        </w:rPr>
      </w:pPr>
      <w:r w:rsidRPr="00C81BAD">
        <w:rPr>
          <w:rFonts w:hAnsi="宋体" w:cs="宋体" w:hint="eastAsia"/>
        </w:rPr>
        <w:t xml:space="preserve">              for (i=0;i&lt;l;i++){</w:t>
      </w:r>
    </w:p>
    <w:p w:rsidR="005F1F37" w:rsidRPr="00C81BAD" w:rsidRDefault="005F1F37" w:rsidP="005F1F37">
      <w:pPr>
        <w:pStyle w:val="ad"/>
        <w:rPr>
          <w:rFonts w:hAnsi="宋体" w:cs="宋体"/>
        </w:rPr>
      </w:pPr>
      <w:r w:rsidRPr="00C81BAD">
        <w:rPr>
          <w:rFonts w:hAnsi="宋体" w:cs="宋体" w:hint="eastAsia"/>
        </w:rPr>
        <w:t xml:space="preserve">                     p2=(p1=pos[l])+dir[l];</w:t>
      </w:r>
    </w:p>
    <w:p w:rsidR="005F1F37" w:rsidRPr="00C81BAD" w:rsidRDefault="005F1F37" w:rsidP="005F1F37">
      <w:pPr>
        <w:pStyle w:val="ad"/>
        <w:rPr>
          <w:rFonts w:hAnsi="宋体" w:cs="宋体"/>
        </w:rPr>
      </w:pPr>
      <w:r w:rsidRPr="00C81BAD">
        <w:rPr>
          <w:rFonts w:hAnsi="宋体" w:cs="宋体" w:hint="eastAsia"/>
        </w:rPr>
        <w:t xml:space="preserve">                     t=a[p1],a[p1]=a[p2],a[p2]=t;</w:t>
      </w:r>
    </w:p>
    <w:p w:rsidR="005F1F37" w:rsidRPr="00C81BAD" w:rsidRDefault="005F1F37" w:rsidP="005F1F37">
      <w:pPr>
        <w:pStyle w:val="ad"/>
        <w:rPr>
          <w:rFonts w:hAnsi="宋体" w:cs="宋体"/>
        </w:rPr>
      </w:pPr>
      <w:r w:rsidRPr="00C81BAD">
        <w:rPr>
          <w:rFonts w:hAnsi="宋体" w:cs="宋体" w:hint="eastAsia"/>
        </w:rPr>
        <w:t xml:space="preserve">                     pos[a[p1]-1]=p1,pos[a[p2]-1]=p2;</w:t>
      </w:r>
    </w:p>
    <w:p w:rsidR="005F1F37" w:rsidRPr="00C81BAD" w:rsidRDefault="005F1F37" w:rsidP="005F1F37">
      <w:pPr>
        <w:pStyle w:val="ad"/>
        <w:rPr>
          <w:rFonts w:hAnsi="宋体" w:cs="宋体"/>
        </w:rPr>
      </w:pPr>
      <w:r w:rsidRPr="00C81BAD">
        <w:rPr>
          <w:rFonts w:hAnsi="宋体" w:cs="宋体" w:hint="eastAsia"/>
        </w:rPr>
        <w:t xml:space="preserve">                     _gen_perm_swap(a,n,l+1,pos,dir);</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dir[l]=-dir[l];</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gen_perm_swap(int n){</w:t>
      </w:r>
    </w:p>
    <w:p w:rsidR="005F1F37" w:rsidRPr="00C81BAD" w:rsidRDefault="005F1F37" w:rsidP="005F1F37">
      <w:pPr>
        <w:pStyle w:val="ad"/>
        <w:rPr>
          <w:rFonts w:hAnsi="宋体" w:cs="宋体"/>
        </w:rPr>
      </w:pPr>
      <w:r w:rsidRPr="00C81BAD">
        <w:rPr>
          <w:rFonts w:hAnsi="宋体" w:cs="宋体" w:hint="eastAsia"/>
        </w:rPr>
        <w:t xml:space="preserve">       int a[MAXN],pos[MAXN],dir[MAXN],i;</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a[i]=i+1,pos[i]=i,dir[i]=-1;</w:t>
      </w:r>
    </w:p>
    <w:p w:rsidR="005F1F37" w:rsidRPr="00C81BAD" w:rsidRDefault="005F1F37" w:rsidP="005F1F37">
      <w:pPr>
        <w:pStyle w:val="ad"/>
        <w:rPr>
          <w:rFonts w:hAnsi="宋体" w:cs="宋体"/>
        </w:rPr>
      </w:pPr>
      <w:r w:rsidRPr="00C81BAD">
        <w:rPr>
          <w:rFonts w:hAnsi="宋体" w:cs="宋体" w:hint="eastAsia"/>
        </w:rPr>
        <w:t xml:space="preserve">       _gen_perm_swap(a,n,0,pos,dir);</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2.3 生成gray码</w:t>
      </w:r>
    </w:p>
    <w:p w:rsidR="005F1F37" w:rsidRPr="00C81BAD" w:rsidRDefault="005F1F37" w:rsidP="005F1F37">
      <w:pPr>
        <w:pStyle w:val="ad"/>
        <w:rPr>
          <w:rFonts w:hAnsi="宋体" w:cs="宋体"/>
        </w:rPr>
      </w:pPr>
      <w:r w:rsidRPr="00C81BAD">
        <w:rPr>
          <w:rFonts w:hAnsi="宋体" w:cs="宋体" w:hint="eastAsia"/>
        </w:rPr>
        <w:t>//生成reflected gray code</w:t>
      </w:r>
    </w:p>
    <w:p w:rsidR="005F1F37" w:rsidRPr="00C81BAD" w:rsidRDefault="005F1F37" w:rsidP="005F1F37">
      <w:pPr>
        <w:pStyle w:val="ad"/>
        <w:rPr>
          <w:rFonts w:hAnsi="宋体" w:cs="宋体"/>
        </w:rPr>
      </w:pPr>
      <w:r w:rsidRPr="00C81BAD">
        <w:rPr>
          <w:rFonts w:hAnsi="宋体" w:cs="宋体" w:hint="eastAsia"/>
        </w:rPr>
        <w:t>//每次调用gray取得下一个码</w:t>
      </w:r>
    </w:p>
    <w:p w:rsidR="005F1F37" w:rsidRPr="00C81BAD" w:rsidRDefault="005F1F37" w:rsidP="005F1F37">
      <w:pPr>
        <w:pStyle w:val="ad"/>
        <w:rPr>
          <w:rFonts w:hAnsi="宋体" w:cs="宋体"/>
        </w:rPr>
      </w:pPr>
      <w:r w:rsidRPr="00C81BAD">
        <w:rPr>
          <w:rFonts w:hAnsi="宋体" w:cs="宋体" w:hint="eastAsia"/>
        </w:rPr>
        <w:t>//000...000是第一个码,100...000是最后一个码</w:t>
      </w:r>
    </w:p>
    <w:p w:rsidR="005F1F37" w:rsidRPr="00C81BAD" w:rsidRDefault="005F1F37" w:rsidP="005F1F37">
      <w:pPr>
        <w:pStyle w:val="ad"/>
        <w:rPr>
          <w:rFonts w:hAnsi="宋体" w:cs="宋体"/>
        </w:rPr>
      </w:pPr>
      <w:r w:rsidRPr="00C81BAD">
        <w:rPr>
          <w:rFonts w:hAnsi="宋体" w:cs="宋体" w:hint="eastAsia"/>
        </w:rPr>
        <w:t>void gray(int n,int *code){</w:t>
      </w:r>
    </w:p>
    <w:p w:rsidR="005F1F37" w:rsidRPr="00C81BAD" w:rsidRDefault="005F1F37" w:rsidP="005F1F37">
      <w:pPr>
        <w:pStyle w:val="ad"/>
        <w:rPr>
          <w:rFonts w:hAnsi="宋体" w:cs="宋体"/>
        </w:rPr>
      </w:pPr>
      <w:r w:rsidRPr="00C81BAD">
        <w:rPr>
          <w:rFonts w:hAnsi="宋体" w:cs="宋体" w:hint="eastAsia"/>
        </w:rPr>
        <w:t xml:space="preserve">       int t=0,i;</w:t>
      </w:r>
    </w:p>
    <w:p w:rsidR="005F1F37" w:rsidRPr="00C81BAD" w:rsidRDefault="005F1F37" w:rsidP="005F1F37">
      <w:pPr>
        <w:pStyle w:val="ad"/>
        <w:rPr>
          <w:rFonts w:hAnsi="宋体" w:cs="宋体"/>
        </w:rPr>
      </w:pPr>
      <w:r w:rsidRPr="00C81BAD">
        <w:rPr>
          <w:rFonts w:hAnsi="宋体" w:cs="宋体" w:hint="eastAsia"/>
        </w:rPr>
        <w:t xml:space="preserve">       for (i=0;i&lt;n;t+=code[i++]);</w:t>
      </w:r>
    </w:p>
    <w:p w:rsidR="005F1F37" w:rsidRPr="00C81BAD" w:rsidRDefault="005F1F37" w:rsidP="005F1F37">
      <w:pPr>
        <w:pStyle w:val="ad"/>
        <w:rPr>
          <w:rFonts w:hAnsi="宋体" w:cs="宋体"/>
          <w:lang w:val="pt-BR"/>
        </w:rPr>
      </w:pPr>
      <w:r w:rsidRPr="00C81BAD">
        <w:rPr>
          <w:rFonts w:hAnsi="宋体" w:cs="宋体" w:hint="eastAsia"/>
          <w:lang w:val="pt-BR"/>
        </w:rPr>
        <w:t xml:space="preserve">       if (t&amp;1)</w:t>
      </w:r>
    </w:p>
    <w:p w:rsidR="005F1F37" w:rsidRPr="00C81BAD" w:rsidRDefault="005F1F37" w:rsidP="005F1F37">
      <w:pPr>
        <w:pStyle w:val="ad"/>
        <w:rPr>
          <w:rFonts w:hAnsi="宋体" w:cs="宋体"/>
          <w:lang w:val="pt-BR"/>
        </w:rPr>
      </w:pPr>
      <w:r w:rsidRPr="00C81BAD">
        <w:rPr>
          <w:rFonts w:hAnsi="宋体" w:cs="宋体" w:hint="eastAsia"/>
          <w:lang w:val="pt-BR"/>
        </w:rPr>
        <w:t xml:space="preserve">              for (n--;!code[n];n--);</w:t>
      </w:r>
    </w:p>
    <w:p w:rsidR="005F1F37" w:rsidRPr="00C81BAD" w:rsidRDefault="005F1F37" w:rsidP="005F1F37">
      <w:pPr>
        <w:pStyle w:val="ad"/>
        <w:rPr>
          <w:rFonts w:hAnsi="宋体" w:cs="宋体"/>
          <w:lang w:val="pt-BR"/>
        </w:rPr>
      </w:pPr>
      <w:r w:rsidRPr="00C81BAD">
        <w:rPr>
          <w:rFonts w:hAnsi="宋体" w:cs="宋体" w:hint="eastAsia"/>
          <w:lang w:val="pt-BR"/>
        </w:rPr>
        <w:t xml:space="preserve">       code[n-1]=1-code[n-1];</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p>
    <w:p w:rsidR="005F1F37" w:rsidRPr="00C81BAD" w:rsidRDefault="005F1F37" w:rsidP="00643E75">
      <w:pPr>
        <w:pStyle w:val="ad"/>
        <w:outlineLvl w:val="2"/>
        <w:rPr>
          <w:rFonts w:hAnsi="宋体" w:cs="宋体"/>
          <w:b/>
          <w:lang w:val="pt-BR"/>
        </w:rPr>
      </w:pPr>
      <w:bookmarkStart w:id="350" w:name="_Toc523521432"/>
      <w:r w:rsidRPr="00C81BAD">
        <w:rPr>
          <w:rFonts w:hAnsi="宋体" w:cs="宋体" w:hint="eastAsia"/>
          <w:b/>
          <w:lang w:val="pt-BR"/>
        </w:rPr>
        <w:t xml:space="preserve">2.4 </w:t>
      </w:r>
      <w:r w:rsidRPr="00C81BAD">
        <w:rPr>
          <w:rFonts w:hAnsi="宋体" w:cs="宋体" w:hint="eastAsia"/>
          <w:b/>
        </w:rPr>
        <w:t>置换</w:t>
      </w:r>
      <w:r w:rsidRPr="00C81BAD">
        <w:rPr>
          <w:rFonts w:hAnsi="宋体" w:cs="宋体" w:hint="eastAsia"/>
          <w:b/>
          <w:lang w:val="pt-BR"/>
        </w:rPr>
        <w:t>(polya)</w:t>
      </w:r>
      <w:bookmarkEnd w:id="350"/>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求置换的循环节</w:t>
      </w:r>
      <w:r w:rsidRPr="00C81BAD">
        <w:rPr>
          <w:rFonts w:hAnsi="宋体" w:cs="宋体" w:hint="eastAsia"/>
          <w:lang w:val="pt-BR"/>
        </w:rPr>
        <w:t>,polya</w:t>
      </w:r>
      <w:r w:rsidRPr="00C81BAD">
        <w:rPr>
          <w:rFonts w:hAnsi="宋体" w:cs="宋体" w:hint="eastAsia"/>
        </w:rPr>
        <w:t>原理</w:t>
      </w:r>
    </w:p>
    <w:p w:rsidR="005F1F37" w:rsidRPr="00C81BAD" w:rsidRDefault="005F1F37" w:rsidP="005F1F37">
      <w:pPr>
        <w:pStyle w:val="ad"/>
        <w:rPr>
          <w:rFonts w:hAnsi="宋体" w:cs="宋体"/>
          <w:lang w:val="pt-BR"/>
        </w:rPr>
      </w:pPr>
      <w:r w:rsidRPr="00C81BAD">
        <w:rPr>
          <w:rFonts w:hAnsi="宋体" w:cs="宋体" w:hint="eastAsia"/>
          <w:lang w:val="pt-BR"/>
        </w:rPr>
        <w:t>//perm[0..n-1]</w:t>
      </w:r>
      <w:r w:rsidRPr="00C81BAD">
        <w:rPr>
          <w:rFonts w:hAnsi="宋体" w:cs="宋体" w:hint="eastAsia"/>
        </w:rPr>
        <w:t>为</w:t>
      </w:r>
      <w:r w:rsidRPr="00C81BAD">
        <w:rPr>
          <w:rFonts w:hAnsi="宋体" w:cs="宋体" w:hint="eastAsia"/>
          <w:lang w:val="pt-BR"/>
        </w:rPr>
        <w:t>0..n-1</w:t>
      </w:r>
      <w:r w:rsidRPr="00C81BAD">
        <w:rPr>
          <w:rFonts w:hAnsi="宋体" w:cs="宋体" w:hint="eastAsia"/>
        </w:rPr>
        <w:t>的一个置换</w:t>
      </w:r>
      <w:r w:rsidRPr="00C81BAD">
        <w:rPr>
          <w:rFonts w:hAnsi="宋体" w:cs="宋体" w:hint="eastAsia"/>
          <w:lang w:val="pt-BR"/>
        </w:rPr>
        <w:t>(</w:t>
      </w:r>
      <w:r w:rsidRPr="00C81BAD">
        <w:rPr>
          <w:rFonts w:hAnsi="宋体" w:cs="宋体" w:hint="eastAsia"/>
        </w:rPr>
        <w:t>排列</w:t>
      </w:r>
      <w:r w:rsidRPr="00C81BAD">
        <w:rPr>
          <w:rFonts w:hAnsi="宋体" w:cs="宋体" w:hint="eastAsia"/>
          <w:lang w:val="pt-BR"/>
        </w:rPr>
        <w:t>)</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返回置换最小周期</w:t>
      </w:r>
      <w:r w:rsidRPr="00C81BAD">
        <w:rPr>
          <w:rFonts w:hAnsi="宋体" w:cs="宋体" w:hint="eastAsia"/>
          <w:lang w:val="pt-BR"/>
        </w:rPr>
        <w:t>,num</w:t>
      </w:r>
      <w:r w:rsidRPr="00C81BAD">
        <w:rPr>
          <w:rFonts w:hAnsi="宋体" w:cs="宋体" w:hint="eastAsia"/>
        </w:rPr>
        <w:t>返回循环节个数</w:t>
      </w:r>
    </w:p>
    <w:p w:rsidR="005F1F37" w:rsidRPr="00C81BAD" w:rsidRDefault="005F1F37" w:rsidP="005F1F37">
      <w:pPr>
        <w:pStyle w:val="ad"/>
        <w:rPr>
          <w:rFonts w:hAnsi="宋体" w:cs="宋体"/>
          <w:lang w:val="pt-BR"/>
        </w:rPr>
      </w:pPr>
      <w:r w:rsidRPr="00C81BAD">
        <w:rPr>
          <w:rFonts w:hAnsi="宋体" w:cs="宋体" w:hint="eastAsia"/>
          <w:lang w:val="pt-BR"/>
        </w:rPr>
        <w:t>#define MAXN 1000</w:t>
      </w:r>
    </w:p>
    <w:p w:rsidR="005F1F37" w:rsidRPr="00C81BAD" w:rsidRDefault="005F1F37" w:rsidP="005F1F37">
      <w:pPr>
        <w:pStyle w:val="ad"/>
        <w:rPr>
          <w:rFonts w:hAnsi="宋体" w:cs="宋体"/>
          <w:lang w:val="pt-BR"/>
        </w:rPr>
      </w:pPr>
      <w:r w:rsidRPr="00C81BAD">
        <w:rPr>
          <w:rFonts w:hAnsi="宋体" w:cs="宋体" w:hint="eastAsia"/>
          <w:lang w:val="pt-BR"/>
        </w:rPr>
        <w:t>int gcd(int a,int b){</w:t>
      </w:r>
    </w:p>
    <w:p w:rsidR="005F1F37" w:rsidRPr="00C81BAD" w:rsidRDefault="005F1F37" w:rsidP="005F1F37">
      <w:pPr>
        <w:pStyle w:val="ad"/>
        <w:rPr>
          <w:rFonts w:hAnsi="宋体" w:cs="宋体"/>
          <w:lang w:val="pt-BR"/>
        </w:rPr>
      </w:pPr>
      <w:r w:rsidRPr="00C81BAD">
        <w:rPr>
          <w:rFonts w:hAnsi="宋体" w:cs="宋体" w:hint="eastAsia"/>
          <w:lang w:val="pt-BR"/>
        </w:rPr>
        <w:t xml:space="preserve">       return b?gcd(b,a%b):a;</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polya(int* perm,int n,int&amp; num){</w:t>
      </w:r>
    </w:p>
    <w:p w:rsidR="005F1F37" w:rsidRPr="00C81BAD" w:rsidRDefault="005F1F37" w:rsidP="005F1F37">
      <w:pPr>
        <w:pStyle w:val="ad"/>
        <w:rPr>
          <w:rFonts w:hAnsi="宋体" w:cs="宋体"/>
        </w:rPr>
      </w:pPr>
      <w:r w:rsidRPr="00C81BAD">
        <w:rPr>
          <w:rFonts w:hAnsi="宋体" w:cs="宋体" w:hint="eastAsia"/>
        </w:rPr>
        <w:t xml:space="preserve">       int i,j,p,v[MAXN]={0},ret=1;</w:t>
      </w:r>
    </w:p>
    <w:p w:rsidR="005F1F37" w:rsidRPr="00C81BAD" w:rsidRDefault="005F1F37" w:rsidP="005F1F37">
      <w:pPr>
        <w:pStyle w:val="ad"/>
        <w:rPr>
          <w:rFonts w:hAnsi="宋体" w:cs="宋体"/>
          <w:lang w:val="pt-BR"/>
        </w:rPr>
      </w:pPr>
      <w:r w:rsidRPr="00C81BAD">
        <w:rPr>
          <w:rFonts w:hAnsi="宋体" w:cs="宋体" w:hint="eastAsia"/>
          <w:lang w:val="pt-BR"/>
        </w:rPr>
        <w:t xml:space="preserve">       for (num=i=0;i&lt;n;i++)</w:t>
      </w:r>
    </w:p>
    <w:p w:rsidR="005F1F37" w:rsidRPr="00C81BAD" w:rsidRDefault="005F1F37" w:rsidP="005F1F37">
      <w:pPr>
        <w:pStyle w:val="ad"/>
        <w:rPr>
          <w:rFonts w:hAnsi="宋体" w:cs="宋体"/>
        </w:rPr>
      </w:pPr>
      <w:r w:rsidRPr="00C81BAD">
        <w:rPr>
          <w:rFonts w:hAnsi="宋体" w:cs="宋体" w:hint="eastAsia"/>
        </w:rPr>
        <w:t xml:space="preserve">              if (!v[i]){</w:t>
      </w:r>
    </w:p>
    <w:p w:rsidR="005F1F37" w:rsidRPr="00C81BAD" w:rsidRDefault="005F1F37" w:rsidP="005F1F37">
      <w:pPr>
        <w:pStyle w:val="ad"/>
        <w:rPr>
          <w:rFonts w:hAnsi="宋体" w:cs="宋体"/>
        </w:rPr>
      </w:pPr>
      <w:r w:rsidRPr="00C81BAD">
        <w:rPr>
          <w:rFonts w:hAnsi="宋体" w:cs="宋体" w:hint="eastAsia"/>
        </w:rPr>
        <w:lastRenderedPageBreak/>
        <w:t xml:space="preserve">                     for (num++,j=0,p=i;!v[p=perm[p]];j++)</w:t>
      </w:r>
    </w:p>
    <w:p w:rsidR="005F1F37" w:rsidRPr="00C81BAD" w:rsidRDefault="005F1F37" w:rsidP="005F1F37">
      <w:pPr>
        <w:pStyle w:val="ad"/>
        <w:rPr>
          <w:rFonts w:hAnsi="宋体" w:cs="宋体"/>
        </w:rPr>
      </w:pPr>
      <w:r w:rsidRPr="00C81BAD">
        <w:rPr>
          <w:rFonts w:hAnsi="宋体" w:cs="宋体" w:hint="eastAsia"/>
        </w:rPr>
        <w:t xml:space="preserve">                            v[p]=1;</w:t>
      </w:r>
    </w:p>
    <w:p w:rsidR="005F1F37" w:rsidRPr="00C81BAD" w:rsidRDefault="005F1F37" w:rsidP="005F1F37">
      <w:pPr>
        <w:pStyle w:val="ad"/>
        <w:rPr>
          <w:rFonts w:hAnsi="宋体" w:cs="宋体"/>
        </w:rPr>
      </w:pPr>
      <w:r w:rsidRPr="00C81BAD">
        <w:rPr>
          <w:rFonts w:hAnsi="宋体" w:cs="宋体" w:hint="eastAsia"/>
        </w:rPr>
        <w:t xml:space="preserve">                     ret*=j/gcd(ret,j);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2.5 字典序全排列</w:t>
      </w:r>
    </w:p>
    <w:p w:rsidR="005F1F37" w:rsidRPr="00C81BAD" w:rsidRDefault="005F1F37" w:rsidP="005F1F37">
      <w:pPr>
        <w:pStyle w:val="ad"/>
        <w:rPr>
          <w:rFonts w:hAnsi="宋体" w:cs="宋体"/>
        </w:rPr>
      </w:pPr>
      <w:r w:rsidRPr="00C81BAD">
        <w:rPr>
          <w:rFonts w:hAnsi="宋体" w:cs="宋体" w:hint="eastAsia"/>
        </w:rPr>
        <w:t>//字典序全排列与序号的转换</w:t>
      </w:r>
    </w:p>
    <w:p w:rsidR="005F1F37" w:rsidRPr="00C81BAD" w:rsidRDefault="005F1F37" w:rsidP="005F1F37">
      <w:pPr>
        <w:pStyle w:val="ad"/>
        <w:rPr>
          <w:rFonts w:hAnsi="宋体" w:cs="宋体"/>
        </w:rPr>
      </w:pPr>
      <w:r w:rsidRPr="00C81BAD">
        <w:rPr>
          <w:rFonts w:hAnsi="宋体" w:cs="宋体" w:hint="eastAsia"/>
        </w:rPr>
        <w:t>int perm2num(int n,int *p){</w:t>
      </w:r>
    </w:p>
    <w:p w:rsidR="005F1F37" w:rsidRPr="00C81BAD" w:rsidRDefault="005F1F37" w:rsidP="005F1F37">
      <w:pPr>
        <w:pStyle w:val="ad"/>
        <w:rPr>
          <w:rFonts w:hAnsi="宋体" w:cs="宋体"/>
        </w:rPr>
      </w:pPr>
      <w:r w:rsidRPr="00C81BAD">
        <w:rPr>
          <w:rFonts w:hAnsi="宋体" w:cs="宋体" w:hint="eastAsia"/>
        </w:rPr>
        <w:t xml:space="preserve">       int i,j,ret=0,k=1;</w:t>
      </w:r>
    </w:p>
    <w:p w:rsidR="005F1F37" w:rsidRPr="00C81BAD" w:rsidRDefault="005F1F37" w:rsidP="005F1F37">
      <w:pPr>
        <w:pStyle w:val="ad"/>
        <w:rPr>
          <w:rFonts w:hAnsi="宋体" w:cs="宋体"/>
          <w:lang w:val="pt-BR"/>
        </w:rPr>
      </w:pPr>
      <w:r w:rsidRPr="00C81BAD">
        <w:rPr>
          <w:rFonts w:hAnsi="宋体" w:cs="宋体" w:hint="eastAsia"/>
          <w:lang w:val="pt-BR"/>
        </w:rPr>
        <w:t xml:space="preserve">       for (i=n-2;i&gt;=0;k*=n-(i--))</w:t>
      </w:r>
    </w:p>
    <w:p w:rsidR="005F1F37" w:rsidRPr="00C81BAD" w:rsidRDefault="005F1F37" w:rsidP="005F1F37">
      <w:pPr>
        <w:pStyle w:val="ad"/>
        <w:rPr>
          <w:rFonts w:hAnsi="宋体" w:cs="宋体"/>
          <w:lang w:val="pt-BR"/>
        </w:rPr>
      </w:pPr>
      <w:r w:rsidRPr="00C81BAD">
        <w:rPr>
          <w:rFonts w:hAnsi="宋体" w:cs="宋体" w:hint="eastAsia"/>
          <w:lang w:val="pt-BR"/>
        </w:rPr>
        <w:t xml:space="preserve">              for (j=i+1;j&lt;n;j++)</w:t>
      </w:r>
    </w:p>
    <w:p w:rsidR="005F1F37" w:rsidRPr="00C81BAD" w:rsidRDefault="005F1F37" w:rsidP="005F1F37">
      <w:pPr>
        <w:pStyle w:val="ad"/>
        <w:rPr>
          <w:rFonts w:hAnsi="宋体" w:cs="宋体"/>
        </w:rPr>
      </w:pPr>
      <w:r w:rsidRPr="00C81BAD">
        <w:rPr>
          <w:rFonts w:hAnsi="宋体" w:cs="宋体" w:hint="eastAsia"/>
        </w:rPr>
        <w:t xml:space="preserve">                     if (p[j]&lt;p[i])</w:t>
      </w:r>
    </w:p>
    <w:p w:rsidR="005F1F37" w:rsidRPr="00C81BAD" w:rsidRDefault="005F1F37" w:rsidP="005F1F37">
      <w:pPr>
        <w:pStyle w:val="ad"/>
        <w:rPr>
          <w:rFonts w:hAnsi="宋体" w:cs="宋体"/>
        </w:rPr>
      </w:pPr>
      <w:r w:rsidRPr="00C81BAD">
        <w:rPr>
          <w:rFonts w:hAnsi="宋体" w:cs="宋体" w:hint="eastAsia"/>
        </w:rPr>
        <w:t xml:space="preserve">                            ret+=k;</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num2perm(int n,int *p,int t){</w:t>
      </w:r>
    </w:p>
    <w:p w:rsidR="005F1F37" w:rsidRPr="00C81BAD" w:rsidRDefault="005F1F37" w:rsidP="005F1F37">
      <w:pPr>
        <w:pStyle w:val="ad"/>
        <w:rPr>
          <w:rFonts w:hAnsi="宋体" w:cs="宋体"/>
        </w:rPr>
      </w:pPr>
      <w:r w:rsidRPr="00C81BAD">
        <w:rPr>
          <w:rFonts w:hAnsi="宋体" w:cs="宋体" w:hint="eastAsia"/>
        </w:rPr>
        <w:t xml:space="preserve">       int i,j;</w:t>
      </w:r>
    </w:p>
    <w:p w:rsidR="005F1F37" w:rsidRPr="00C81BAD" w:rsidRDefault="005F1F37" w:rsidP="005F1F37">
      <w:pPr>
        <w:pStyle w:val="ad"/>
        <w:rPr>
          <w:rFonts w:hAnsi="宋体" w:cs="宋体"/>
        </w:rPr>
      </w:pPr>
      <w:r w:rsidRPr="00C81BAD">
        <w:rPr>
          <w:rFonts w:hAnsi="宋体" w:cs="宋体" w:hint="eastAsia"/>
        </w:rPr>
        <w:t xml:space="preserve">       for (i=n-1;i&gt;=0;i--)</w:t>
      </w:r>
    </w:p>
    <w:p w:rsidR="005F1F37" w:rsidRPr="00C81BAD" w:rsidRDefault="005F1F37" w:rsidP="005F1F37">
      <w:pPr>
        <w:pStyle w:val="ad"/>
        <w:rPr>
          <w:rFonts w:hAnsi="宋体" w:cs="宋体"/>
          <w:lang w:val="pt-BR"/>
        </w:rPr>
      </w:pPr>
      <w:r w:rsidRPr="00C81BAD">
        <w:rPr>
          <w:rFonts w:hAnsi="宋体" w:cs="宋体" w:hint="eastAsia"/>
          <w:lang w:val="pt-BR"/>
        </w:rPr>
        <w:t xml:space="preserve">              p[i]=t%(n-i),t/=n-i;</w:t>
      </w:r>
    </w:p>
    <w:p w:rsidR="005F1F37" w:rsidRPr="00C81BAD" w:rsidRDefault="005F1F37" w:rsidP="005F1F37">
      <w:pPr>
        <w:pStyle w:val="ad"/>
        <w:rPr>
          <w:rFonts w:hAnsi="宋体" w:cs="宋体"/>
          <w:lang w:val="pt-BR"/>
        </w:rPr>
      </w:pPr>
      <w:r w:rsidRPr="00C81BAD">
        <w:rPr>
          <w:rFonts w:hAnsi="宋体" w:cs="宋体" w:hint="eastAsia"/>
          <w:lang w:val="pt-BR"/>
        </w:rPr>
        <w:t xml:space="preserve">       for (i=n-1;i;i--)</w:t>
      </w:r>
    </w:p>
    <w:p w:rsidR="005F1F37" w:rsidRPr="00C81BAD" w:rsidRDefault="005F1F37" w:rsidP="005F1F37">
      <w:pPr>
        <w:pStyle w:val="ad"/>
        <w:rPr>
          <w:rFonts w:hAnsi="宋体" w:cs="宋体"/>
        </w:rPr>
      </w:pPr>
      <w:r w:rsidRPr="00C81BAD">
        <w:rPr>
          <w:rFonts w:hAnsi="宋体" w:cs="宋体" w:hint="eastAsia"/>
        </w:rPr>
        <w:t xml:space="preserve">              for (j=i-1;j&gt;=0;j--)</w:t>
      </w:r>
    </w:p>
    <w:p w:rsidR="005F1F37" w:rsidRPr="00C81BAD" w:rsidRDefault="005F1F37" w:rsidP="005F1F37">
      <w:pPr>
        <w:pStyle w:val="ad"/>
        <w:rPr>
          <w:rFonts w:hAnsi="宋体" w:cs="宋体"/>
        </w:rPr>
      </w:pPr>
      <w:r w:rsidRPr="00C81BAD">
        <w:rPr>
          <w:rFonts w:hAnsi="宋体" w:cs="宋体" w:hint="eastAsia"/>
        </w:rPr>
        <w:t xml:space="preserve">                     if (p[j]&lt;=p[i])</w:t>
      </w:r>
    </w:p>
    <w:p w:rsidR="005F1F37" w:rsidRPr="00C81BAD" w:rsidRDefault="005F1F37" w:rsidP="005F1F37">
      <w:pPr>
        <w:pStyle w:val="ad"/>
        <w:rPr>
          <w:rFonts w:hAnsi="宋体" w:cs="宋体"/>
        </w:rPr>
      </w:pPr>
      <w:r w:rsidRPr="00C81BAD">
        <w:rPr>
          <w:rFonts w:hAnsi="宋体" w:cs="宋体" w:hint="eastAsia"/>
        </w:rPr>
        <w:t xml:space="preserve">                            p[i]++;</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2.6 字典序组合</w:t>
      </w:r>
    </w:p>
    <w:p w:rsidR="005F1F37" w:rsidRPr="00C81BAD" w:rsidRDefault="005F1F37" w:rsidP="005F1F37">
      <w:pPr>
        <w:pStyle w:val="ad"/>
        <w:rPr>
          <w:rFonts w:hAnsi="宋体" w:cs="宋体"/>
        </w:rPr>
      </w:pPr>
      <w:r w:rsidRPr="00C81BAD">
        <w:rPr>
          <w:rFonts w:hAnsi="宋体" w:cs="宋体" w:hint="eastAsia"/>
        </w:rPr>
        <w:t>//字典序组合与序号的转换</w:t>
      </w:r>
    </w:p>
    <w:p w:rsidR="005F1F37" w:rsidRPr="00C81BAD" w:rsidRDefault="005F1F37" w:rsidP="005F1F37">
      <w:pPr>
        <w:pStyle w:val="ad"/>
        <w:rPr>
          <w:rFonts w:hAnsi="宋体" w:cs="宋体"/>
        </w:rPr>
      </w:pPr>
      <w:r w:rsidRPr="00C81BAD">
        <w:rPr>
          <w:rFonts w:hAnsi="宋体" w:cs="宋体" w:hint="eastAsia"/>
        </w:rPr>
        <w:t>//comb为组合数C(n,m),必要时换成大数,注意处理C(n,m)=0|n&lt;m</w:t>
      </w:r>
    </w:p>
    <w:p w:rsidR="005F1F37" w:rsidRPr="00C81BAD" w:rsidRDefault="005F1F37" w:rsidP="005F1F37">
      <w:pPr>
        <w:pStyle w:val="ad"/>
        <w:rPr>
          <w:rFonts w:hAnsi="宋体" w:cs="宋体"/>
        </w:rPr>
      </w:pPr>
      <w:r w:rsidRPr="00C81BAD">
        <w:rPr>
          <w:rFonts w:hAnsi="宋体" w:cs="宋体" w:hint="eastAsia"/>
        </w:rPr>
        <w:t>int comb(int n,int m){</w:t>
      </w:r>
    </w:p>
    <w:p w:rsidR="005F1F37" w:rsidRPr="00C81BAD" w:rsidRDefault="005F1F37" w:rsidP="005F1F37">
      <w:pPr>
        <w:pStyle w:val="ad"/>
        <w:rPr>
          <w:rFonts w:hAnsi="宋体" w:cs="宋体"/>
        </w:rPr>
      </w:pPr>
      <w:r w:rsidRPr="00C81BAD">
        <w:rPr>
          <w:rFonts w:hAnsi="宋体" w:cs="宋体" w:hint="eastAsia"/>
        </w:rPr>
        <w:t xml:space="preserve">       int ret=1,i;</w:t>
      </w:r>
    </w:p>
    <w:p w:rsidR="005F1F37" w:rsidRPr="00C81BAD" w:rsidRDefault="005F1F37" w:rsidP="005F1F37">
      <w:pPr>
        <w:pStyle w:val="ad"/>
        <w:rPr>
          <w:rFonts w:hAnsi="宋体" w:cs="宋体"/>
          <w:lang w:val="pt-BR"/>
        </w:rPr>
      </w:pPr>
      <w:r w:rsidRPr="00C81BAD">
        <w:rPr>
          <w:rFonts w:hAnsi="宋体" w:cs="宋体" w:hint="eastAsia"/>
          <w:lang w:val="pt-BR"/>
        </w:rPr>
        <w:t xml:space="preserve">       m=m&lt;(n-m)?m:(n-m);</w:t>
      </w:r>
    </w:p>
    <w:p w:rsidR="005F1F37" w:rsidRPr="00C81BAD" w:rsidRDefault="005F1F37" w:rsidP="005F1F37">
      <w:pPr>
        <w:pStyle w:val="ad"/>
        <w:rPr>
          <w:rFonts w:hAnsi="宋体" w:cs="宋体"/>
          <w:lang w:val="pt-BR"/>
        </w:rPr>
      </w:pPr>
      <w:r w:rsidRPr="00C81BAD">
        <w:rPr>
          <w:rFonts w:hAnsi="宋体" w:cs="宋体" w:hint="eastAsia"/>
          <w:lang w:val="pt-BR"/>
        </w:rPr>
        <w:t xml:space="preserve">       for (i=n-m+1;i&lt;=n;ret*=(i++));</w:t>
      </w:r>
    </w:p>
    <w:p w:rsidR="005F1F37" w:rsidRPr="00C81BAD" w:rsidRDefault="005F1F37" w:rsidP="005F1F37">
      <w:pPr>
        <w:pStyle w:val="ad"/>
        <w:rPr>
          <w:rFonts w:hAnsi="宋体" w:cs="宋体"/>
        </w:rPr>
      </w:pPr>
      <w:r w:rsidRPr="00C81BAD">
        <w:rPr>
          <w:rFonts w:hAnsi="宋体" w:cs="宋体" w:hint="eastAsia"/>
        </w:rPr>
        <w:t xml:space="preserve">       for (i=1;i&lt;=m;ret/=(i++));</w:t>
      </w:r>
    </w:p>
    <w:p w:rsidR="005F1F37" w:rsidRPr="00C81BAD" w:rsidRDefault="005F1F37" w:rsidP="005F1F37">
      <w:pPr>
        <w:pStyle w:val="ad"/>
        <w:rPr>
          <w:rFonts w:hAnsi="宋体" w:cs="宋体"/>
        </w:rPr>
      </w:pPr>
      <w:r w:rsidRPr="00C81BAD">
        <w:rPr>
          <w:rFonts w:hAnsi="宋体" w:cs="宋体" w:hint="eastAsia"/>
        </w:rPr>
        <w:t xml:space="preserve">       return m&lt;0?0:ret;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comb2num(int n,int m,int *c){</w:t>
      </w:r>
    </w:p>
    <w:p w:rsidR="005F1F37" w:rsidRPr="00C81BAD" w:rsidRDefault="005F1F37" w:rsidP="005F1F37">
      <w:pPr>
        <w:pStyle w:val="ad"/>
        <w:rPr>
          <w:rFonts w:hAnsi="宋体" w:cs="宋体"/>
        </w:rPr>
      </w:pPr>
      <w:r w:rsidRPr="00C81BAD">
        <w:rPr>
          <w:rFonts w:hAnsi="宋体" w:cs="宋体" w:hint="eastAsia"/>
        </w:rPr>
        <w:t xml:space="preserve">       int ret=comb(n,m),i;</w:t>
      </w:r>
    </w:p>
    <w:p w:rsidR="005F1F37" w:rsidRPr="00C81BAD" w:rsidRDefault="005F1F37" w:rsidP="005F1F37">
      <w:pPr>
        <w:pStyle w:val="ad"/>
        <w:rPr>
          <w:rFonts w:hAnsi="宋体" w:cs="宋体"/>
        </w:rPr>
      </w:pPr>
      <w:r w:rsidRPr="00C81BAD">
        <w:rPr>
          <w:rFonts w:hAnsi="宋体" w:cs="宋体" w:hint="eastAsia"/>
        </w:rPr>
        <w:t xml:space="preserve">       for (i=0;i&lt;m;i++)</w:t>
      </w:r>
    </w:p>
    <w:p w:rsidR="005F1F37" w:rsidRPr="00C81BAD" w:rsidRDefault="005F1F37" w:rsidP="005F1F37">
      <w:pPr>
        <w:pStyle w:val="ad"/>
        <w:rPr>
          <w:rFonts w:hAnsi="宋体" w:cs="宋体"/>
        </w:rPr>
      </w:pPr>
      <w:r w:rsidRPr="00C81BAD">
        <w:rPr>
          <w:rFonts w:hAnsi="宋体" w:cs="宋体" w:hint="eastAsia"/>
        </w:rPr>
        <w:t xml:space="preserve">              ret-=comb(n-c[i],m-i);</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lastRenderedPageBreak/>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num2comb(int n,int m,int* c,int t){</w:t>
      </w:r>
    </w:p>
    <w:p w:rsidR="005F1F37" w:rsidRPr="00C81BAD" w:rsidRDefault="005F1F37" w:rsidP="005F1F37">
      <w:pPr>
        <w:pStyle w:val="ad"/>
        <w:rPr>
          <w:rFonts w:hAnsi="宋体" w:cs="宋体"/>
        </w:rPr>
      </w:pPr>
      <w:r w:rsidRPr="00C81BAD">
        <w:rPr>
          <w:rFonts w:hAnsi="宋体" w:cs="宋体" w:hint="eastAsia"/>
        </w:rPr>
        <w:t xml:space="preserve">       int i,j=1,k;</w:t>
      </w:r>
    </w:p>
    <w:p w:rsidR="005F1F37" w:rsidRPr="00C81BAD" w:rsidRDefault="005F1F37" w:rsidP="005F1F37">
      <w:pPr>
        <w:pStyle w:val="ad"/>
        <w:rPr>
          <w:rFonts w:hAnsi="宋体" w:cs="宋体"/>
        </w:rPr>
      </w:pPr>
      <w:r w:rsidRPr="00C81BAD">
        <w:rPr>
          <w:rFonts w:hAnsi="宋体" w:cs="宋体" w:hint="eastAsia"/>
        </w:rPr>
        <w:t xml:space="preserve">       for (i=0;i&lt;m;c[i++]=j++)</w:t>
      </w:r>
    </w:p>
    <w:p w:rsidR="005F1F37" w:rsidRPr="00C81BAD" w:rsidRDefault="005F1F37" w:rsidP="005F1F37">
      <w:pPr>
        <w:pStyle w:val="ad"/>
        <w:rPr>
          <w:rFonts w:hAnsi="宋体" w:cs="宋体"/>
        </w:rPr>
      </w:pPr>
      <w:r w:rsidRPr="00C81BAD">
        <w:rPr>
          <w:rFonts w:hAnsi="宋体" w:cs="宋体" w:hint="eastAsia"/>
        </w:rPr>
        <w:t xml:space="preserve">              for (;t&gt;(k=comb(n-j,m-i-1));t-=k,j++);</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sz w:val="24"/>
          <w:szCs w:val="24"/>
        </w:rPr>
      </w:pPr>
      <w:r w:rsidRPr="00C81BAD">
        <w:rPr>
          <w:rFonts w:hAnsi="宋体" w:cs="宋体" w:hint="eastAsia"/>
          <w:b/>
          <w:sz w:val="24"/>
          <w:szCs w:val="24"/>
        </w:rPr>
        <w:t>3、  数据结构</w:t>
      </w:r>
    </w:p>
    <w:p w:rsidR="005F1F37" w:rsidRPr="00C81BAD" w:rsidRDefault="005F1F37" w:rsidP="005F1F37">
      <w:pPr>
        <w:pStyle w:val="ad"/>
        <w:rPr>
          <w:rFonts w:hAnsi="宋体" w:cs="宋体"/>
          <w:b/>
        </w:rPr>
      </w:pPr>
      <w:r w:rsidRPr="00C81BAD">
        <w:rPr>
          <w:rFonts w:hAnsi="宋体" w:cs="宋体" w:hint="eastAsia"/>
          <w:b/>
        </w:rPr>
        <w:t>3.1 并查集</w:t>
      </w:r>
    </w:p>
    <w:p w:rsidR="005F1F37" w:rsidRPr="00C81BAD" w:rsidRDefault="005F1F37" w:rsidP="005F1F37">
      <w:pPr>
        <w:pStyle w:val="ad"/>
        <w:rPr>
          <w:rFonts w:hAnsi="宋体" w:cs="宋体"/>
        </w:rPr>
      </w:pPr>
      <w:r w:rsidRPr="00C81BAD">
        <w:rPr>
          <w:rFonts w:hAnsi="宋体" w:cs="宋体" w:hint="eastAsia"/>
        </w:rPr>
        <w:t>//带路径压缩的并查集,用于动态维护查询等价类</w:t>
      </w:r>
    </w:p>
    <w:p w:rsidR="005F1F37" w:rsidRPr="00C81BAD" w:rsidRDefault="005F1F37" w:rsidP="005F1F37">
      <w:pPr>
        <w:pStyle w:val="ad"/>
        <w:rPr>
          <w:rFonts w:hAnsi="宋体" w:cs="宋体"/>
        </w:rPr>
      </w:pPr>
      <w:r w:rsidRPr="00C81BAD">
        <w:rPr>
          <w:rFonts w:hAnsi="宋体" w:cs="宋体" w:hint="eastAsia"/>
        </w:rPr>
        <w:t>//图论算法中动态判点集连通常用</w:t>
      </w:r>
    </w:p>
    <w:p w:rsidR="005F1F37" w:rsidRPr="00C81BAD" w:rsidRDefault="005F1F37" w:rsidP="005F1F37">
      <w:pPr>
        <w:pStyle w:val="ad"/>
        <w:rPr>
          <w:rFonts w:hAnsi="宋体" w:cs="宋体"/>
        </w:rPr>
      </w:pPr>
      <w:r w:rsidRPr="00C81BAD">
        <w:rPr>
          <w:rFonts w:hAnsi="宋体" w:cs="宋体" w:hint="eastAsia"/>
        </w:rPr>
        <w:t>//维护和查询复杂度略大于O(1)</w:t>
      </w:r>
    </w:p>
    <w:p w:rsidR="005F1F37" w:rsidRPr="00C81BAD" w:rsidRDefault="005F1F37" w:rsidP="005F1F37">
      <w:pPr>
        <w:pStyle w:val="ad"/>
        <w:rPr>
          <w:rFonts w:hAnsi="宋体" w:cs="宋体"/>
        </w:rPr>
      </w:pPr>
      <w:r w:rsidRPr="00C81BAD">
        <w:rPr>
          <w:rFonts w:hAnsi="宋体" w:cs="宋体" w:hint="eastAsia"/>
        </w:rPr>
        <w:t>//集合元素取值1..MAXN-1(注意0不能用!),默认不等价</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100000</w:t>
      </w:r>
    </w:p>
    <w:p w:rsidR="005F1F37" w:rsidRPr="00C81BAD" w:rsidRDefault="005F1F37" w:rsidP="005F1F37">
      <w:pPr>
        <w:pStyle w:val="ad"/>
        <w:rPr>
          <w:rFonts w:hAnsi="宋体" w:cs="宋体"/>
        </w:rPr>
      </w:pPr>
      <w:r w:rsidRPr="00C81BAD">
        <w:rPr>
          <w:rFonts w:hAnsi="宋体" w:cs="宋体" w:hint="eastAsia"/>
        </w:rPr>
        <w:t>#define _ufind_run(x) for(;p[t=x];x=p[x],p[t]=(p[x]?p[x]:x))</w:t>
      </w:r>
    </w:p>
    <w:p w:rsidR="005F1F37" w:rsidRPr="00C81BAD" w:rsidRDefault="005F1F37" w:rsidP="005F1F37">
      <w:pPr>
        <w:pStyle w:val="ad"/>
        <w:rPr>
          <w:rFonts w:hAnsi="宋体" w:cs="宋体"/>
        </w:rPr>
      </w:pPr>
      <w:r w:rsidRPr="00C81BAD">
        <w:rPr>
          <w:rFonts w:hAnsi="宋体" w:cs="宋体" w:hint="eastAsia"/>
        </w:rPr>
        <w:t>#define _run_both _ufind_run(i);_ufind_run(j)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struct ufind{</w:t>
      </w:r>
    </w:p>
    <w:p w:rsidR="005F1F37" w:rsidRPr="00C81BAD" w:rsidRDefault="005F1F37" w:rsidP="005F1F37">
      <w:pPr>
        <w:pStyle w:val="ad"/>
        <w:rPr>
          <w:rFonts w:hAnsi="宋体" w:cs="宋体"/>
        </w:rPr>
      </w:pPr>
      <w:r w:rsidRPr="00C81BAD">
        <w:rPr>
          <w:rFonts w:hAnsi="宋体" w:cs="宋体" w:hint="eastAsia"/>
        </w:rPr>
        <w:t xml:space="preserve">       int p[MAXN],t;</w:t>
      </w:r>
    </w:p>
    <w:p w:rsidR="005F1F37" w:rsidRPr="00C81BAD" w:rsidRDefault="005F1F37" w:rsidP="005F1F37">
      <w:pPr>
        <w:pStyle w:val="ad"/>
        <w:rPr>
          <w:rFonts w:hAnsi="宋体" w:cs="宋体"/>
        </w:rPr>
      </w:pPr>
      <w:r w:rsidRPr="00C81BAD">
        <w:rPr>
          <w:rFonts w:hAnsi="宋体" w:cs="宋体" w:hint="eastAsia"/>
        </w:rPr>
        <w:t xml:space="preserve">       void init(){memset(p,0,sizeof(p));}</w:t>
      </w:r>
    </w:p>
    <w:p w:rsidR="005F1F37" w:rsidRPr="00C81BAD" w:rsidRDefault="005F1F37" w:rsidP="005F1F37">
      <w:pPr>
        <w:pStyle w:val="ad"/>
        <w:rPr>
          <w:rFonts w:hAnsi="宋体" w:cs="宋体"/>
        </w:rPr>
      </w:pPr>
      <w:r w:rsidRPr="00C81BAD">
        <w:rPr>
          <w:rFonts w:hAnsi="宋体" w:cs="宋体" w:hint="eastAsia"/>
        </w:rPr>
        <w:t xml:space="preserve">       void set_friend(int i,int j){_run_both;p[i]=(i==j?0:j);}</w:t>
      </w:r>
    </w:p>
    <w:p w:rsidR="005F1F37" w:rsidRPr="00C81BAD" w:rsidRDefault="005F1F37" w:rsidP="005F1F37">
      <w:pPr>
        <w:pStyle w:val="ad"/>
        <w:rPr>
          <w:rFonts w:hAnsi="宋体" w:cs="宋体"/>
        </w:rPr>
      </w:pPr>
      <w:r w:rsidRPr="00C81BAD">
        <w:rPr>
          <w:rFonts w:hAnsi="宋体" w:cs="宋体" w:hint="eastAsia"/>
        </w:rPr>
        <w:t xml:space="preserve">       int is_friend(int i,int j){_run_both;return i==j&amp;&amp;i;}</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//带路径压缩的并查集扩展形式</w:t>
      </w:r>
    </w:p>
    <w:p w:rsidR="005F1F37" w:rsidRPr="00C81BAD" w:rsidRDefault="005F1F37" w:rsidP="005F1F37">
      <w:pPr>
        <w:pStyle w:val="ad"/>
        <w:rPr>
          <w:rFonts w:hAnsi="宋体" w:cs="宋体"/>
        </w:rPr>
      </w:pPr>
      <w:r w:rsidRPr="00C81BAD">
        <w:rPr>
          <w:rFonts w:hAnsi="宋体" w:cs="宋体" w:hint="eastAsia"/>
        </w:rPr>
        <w:t>//用于动态维护查询friend-enemy型等价类</w:t>
      </w:r>
    </w:p>
    <w:p w:rsidR="005F1F37" w:rsidRPr="00C81BAD" w:rsidRDefault="005F1F37" w:rsidP="005F1F37">
      <w:pPr>
        <w:pStyle w:val="ad"/>
        <w:rPr>
          <w:rFonts w:hAnsi="宋体" w:cs="宋体"/>
        </w:rPr>
      </w:pPr>
      <w:r w:rsidRPr="00C81BAD">
        <w:rPr>
          <w:rFonts w:hAnsi="宋体" w:cs="宋体" w:hint="eastAsia"/>
        </w:rPr>
        <w:t>//维护和查询复杂度略大于O(1)</w:t>
      </w:r>
    </w:p>
    <w:p w:rsidR="005F1F37" w:rsidRPr="00C81BAD" w:rsidRDefault="005F1F37" w:rsidP="005F1F37">
      <w:pPr>
        <w:pStyle w:val="ad"/>
        <w:rPr>
          <w:rFonts w:hAnsi="宋体" w:cs="宋体"/>
        </w:rPr>
      </w:pPr>
      <w:r w:rsidRPr="00C81BAD">
        <w:rPr>
          <w:rFonts w:hAnsi="宋体" w:cs="宋体" w:hint="eastAsia"/>
        </w:rPr>
        <w:t>//集合元素取值1..MAXN-1(注意0不能用!),默认无关</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100000</w:t>
      </w:r>
    </w:p>
    <w:p w:rsidR="005F1F37" w:rsidRPr="00C81BAD" w:rsidRDefault="005F1F37" w:rsidP="005F1F37">
      <w:pPr>
        <w:pStyle w:val="ad"/>
        <w:rPr>
          <w:rFonts w:hAnsi="宋体" w:cs="宋体"/>
        </w:rPr>
      </w:pPr>
      <w:r w:rsidRPr="00C81BAD">
        <w:rPr>
          <w:rFonts w:hAnsi="宋体" w:cs="宋体" w:hint="eastAsia"/>
        </w:rPr>
        <w:t>#define sig(x) ((x)&gt;0?1:-1)</w:t>
      </w:r>
    </w:p>
    <w:p w:rsidR="005F1F37" w:rsidRPr="00C81BAD" w:rsidRDefault="005F1F37" w:rsidP="005F1F37">
      <w:pPr>
        <w:pStyle w:val="ad"/>
        <w:rPr>
          <w:rFonts w:hAnsi="宋体" w:cs="宋体"/>
        </w:rPr>
      </w:pPr>
      <w:r w:rsidRPr="00C81BAD">
        <w:rPr>
          <w:rFonts w:hAnsi="宋体" w:cs="宋体" w:hint="eastAsia"/>
        </w:rPr>
        <w:t>#define abs(x) ((x)&gt;0?(x):-(x))</w:t>
      </w:r>
    </w:p>
    <w:p w:rsidR="005F1F37" w:rsidRPr="00C81BAD" w:rsidRDefault="005F1F37" w:rsidP="005F1F37">
      <w:pPr>
        <w:pStyle w:val="ad"/>
        <w:rPr>
          <w:rFonts w:hAnsi="宋体" w:cs="宋体"/>
        </w:rPr>
      </w:pPr>
      <w:r w:rsidRPr="00C81BAD">
        <w:rPr>
          <w:rFonts w:hAnsi="宋体" w:cs="宋体" w:hint="eastAsia"/>
        </w:rPr>
        <w:t>#define _ufind_run(x) for(;p[t=abs(x)];x=sig(x)*p[abs(x)],p[t]=sig(p[t])*(p[abs(x)]?p[abs(x)]:abs(p[t])))</w:t>
      </w:r>
    </w:p>
    <w:p w:rsidR="005F1F37" w:rsidRPr="00C81BAD" w:rsidRDefault="005F1F37" w:rsidP="005F1F37">
      <w:pPr>
        <w:pStyle w:val="ad"/>
        <w:rPr>
          <w:rFonts w:hAnsi="宋体" w:cs="宋体"/>
        </w:rPr>
      </w:pPr>
      <w:r w:rsidRPr="00C81BAD">
        <w:rPr>
          <w:rFonts w:hAnsi="宋体" w:cs="宋体" w:hint="eastAsia"/>
        </w:rPr>
        <w:t>#define _run_both _ufind_run(i);_ufind_run(j)</w:t>
      </w:r>
    </w:p>
    <w:p w:rsidR="005F1F37" w:rsidRPr="00C81BAD" w:rsidRDefault="005F1F37" w:rsidP="005F1F37">
      <w:pPr>
        <w:pStyle w:val="ad"/>
        <w:rPr>
          <w:rFonts w:hAnsi="宋体" w:cs="宋体"/>
        </w:rPr>
      </w:pPr>
      <w:r w:rsidRPr="00C81BAD">
        <w:rPr>
          <w:rFonts w:hAnsi="宋体" w:cs="宋体" w:hint="eastAsia"/>
        </w:rPr>
        <w:t>#define _set_side(x) p[abs(i)]=sig(i)*(abs(i)==abs(j)?0:(x)*j)</w:t>
      </w:r>
    </w:p>
    <w:p w:rsidR="005F1F37" w:rsidRPr="00C81BAD" w:rsidRDefault="005F1F37" w:rsidP="005F1F37">
      <w:pPr>
        <w:pStyle w:val="ad"/>
        <w:rPr>
          <w:rFonts w:hAnsi="宋体" w:cs="宋体"/>
        </w:rPr>
      </w:pPr>
      <w:r w:rsidRPr="00C81BAD">
        <w:rPr>
          <w:rFonts w:hAnsi="宋体" w:cs="宋体" w:hint="eastAsia"/>
        </w:rPr>
        <w:t>#define _judge_side(x) (i==(x)*j&amp;&amp;i)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struct ufind{</w:t>
      </w:r>
    </w:p>
    <w:p w:rsidR="005F1F37" w:rsidRPr="00C81BAD" w:rsidRDefault="005F1F37" w:rsidP="005F1F37">
      <w:pPr>
        <w:pStyle w:val="ad"/>
        <w:rPr>
          <w:rFonts w:hAnsi="宋体" w:cs="宋体"/>
        </w:rPr>
      </w:pPr>
      <w:r w:rsidRPr="00C81BAD">
        <w:rPr>
          <w:rFonts w:hAnsi="宋体" w:cs="宋体" w:hint="eastAsia"/>
        </w:rPr>
        <w:t xml:space="preserve">       int p[MAXN],t;</w:t>
      </w:r>
    </w:p>
    <w:p w:rsidR="005F1F37" w:rsidRPr="00C81BAD" w:rsidRDefault="005F1F37" w:rsidP="005F1F37">
      <w:pPr>
        <w:pStyle w:val="ad"/>
        <w:rPr>
          <w:rFonts w:hAnsi="宋体" w:cs="宋体"/>
        </w:rPr>
      </w:pPr>
      <w:r w:rsidRPr="00C81BAD">
        <w:rPr>
          <w:rFonts w:hAnsi="宋体" w:cs="宋体" w:hint="eastAsia"/>
        </w:rPr>
        <w:t xml:space="preserve">       void init(){memset(p,0,sizeof(p));}</w:t>
      </w:r>
    </w:p>
    <w:p w:rsidR="005F1F37" w:rsidRPr="00C81BAD" w:rsidRDefault="005F1F37" w:rsidP="005F1F37">
      <w:pPr>
        <w:pStyle w:val="ad"/>
        <w:rPr>
          <w:rFonts w:hAnsi="宋体" w:cs="宋体"/>
        </w:rPr>
      </w:pPr>
      <w:r w:rsidRPr="00C81BAD">
        <w:rPr>
          <w:rFonts w:hAnsi="宋体" w:cs="宋体" w:hint="eastAsia"/>
        </w:rPr>
        <w:lastRenderedPageBreak/>
        <w:t xml:space="preserve">       int set_friend(int i,int j){_run_both;_set_side(1);return !_judge_side(-1);}</w:t>
      </w:r>
    </w:p>
    <w:p w:rsidR="005F1F37" w:rsidRPr="00C81BAD" w:rsidRDefault="005F1F37" w:rsidP="005F1F37">
      <w:pPr>
        <w:pStyle w:val="ad"/>
        <w:rPr>
          <w:rFonts w:hAnsi="宋体" w:cs="宋体"/>
        </w:rPr>
      </w:pPr>
      <w:r w:rsidRPr="00C81BAD">
        <w:rPr>
          <w:rFonts w:hAnsi="宋体" w:cs="宋体" w:hint="eastAsia"/>
        </w:rPr>
        <w:t xml:space="preserve">       int set_enemy(int i,int j){_run_both;_set_side(-1);return !_judge_side(1);}</w:t>
      </w:r>
    </w:p>
    <w:p w:rsidR="005F1F37" w:rsidRPr="00C81BAD" w:rsidRDefault="005F1F37" w:rsidP="005F1F37">
      <w:pPr>
        <w:pStyle w:val="ad"/>
        <w:rPr>
          <w:rFonts w:hAnsi="宋体" w:cs="宋体"/>
        </w:rPr>
      </w:pPr>
      <w:r w:rsidRPr="00C81BAD">
        <w:rPr>
          <w:rFonts w:hAnsi="宋体" w:cs="宋体" w:hint="eastAsia"/>
        </w:rPr>
        <w:t xml:space="preserve">       int is_friend(int i,int j){_run_both;return _judge_side(1);}</w:t>
      </w:r>
    </w:p>
    <w:p w:rsidR="005F1F37" w:rsidRPr="00C81BAD" w:rsidRDefault="005F1F37" w:rsidP="005F1F37">
      <w:pPr>
        <w:pStyle w:val="ad"/>
        <w:rPr>
          <w:rFonts w:hAnsi="宋体" w:cs="宋体"/>
        </w:rPr>
      </w:pPr>
      <w:r w:rsidRPr="00C81BAD">
        <w:rPr>
          <w:rFonts w:hAnsi="宋体" w:cs="宋体" w:hint="eastAsia"/>
        </w:rPr>
        <w:t xml:space="preserve">       int is_enemy(int i,int j){_run_both;return _judge_side(-1);}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3.2 堆</w:t>
      </w:r>
    </w:p>
    <w:p w:rsidR="005F1F37" w:rsidRPr="00C81BAD" w:rsidRDefault="005F1F37" w:rsidP="005F1F37">
      <w:pPr>
        <w:pStyle w:val="ad"/>
        <w:rPr>
          <w:rFonts w:hAnsi="宋体" w:cs="宋体"/>
        </w:rPr>
      </w:pPr>
      <w:r w:rsidRPr="00C81BAD">
        <w:rPr>
          <w:rFonts w:hAnsi="宋体" w:cs="宋体" w:hint="eastAsia"/>
        </w:rPr>
        <w:t>//二分堆(binary)</w:t>
      </w:r>
    </w:p>
    <w:p w:rsidR="005F1F37" w:rsidRPr="00C81BAD" w:rsidRDefault="005F1F37" w:rsidP="005F1F37">
      <w:pPr>
        <w:pStyle w:val="ad"/>
        <w:rPr>
          <w:rFonts w:hAnsi="宋体" w:cs="宋体"/>
        </w:rPr>
      </w:pPr>
      <w:r w:rsidRPr="00C81BAD">
        <w:rPr>
          <w:rFonts w:hAnsi="宋体" w:cs="宋体" w:hint="eastAsia"/>
        </w:rPr>
        <w:t>//可插入,获取并删除最小(最大)元素,复杂度均O(logn)</w:t>
      </w:r>
    </w:p>
    <w:p w:rsidR="005F1F37" w:rsidRPr="00C81BAD" w:rsidRDefault="005F1F37" w:rsidP="005F1F37">
      <w:pPr>
        <w:pStyle w:val="ad"/>
        <w:rPr>
          <w:rFonts w:hAnsi="宋体" w:cs="宋体"/>
        </w:rPr>
      </w:pPr>
      <w:r w:rsidRPr="00C81BAD">
        <w:rPr>
          <w:rFonts w:hAnsi="宋体" w:cs="宋体" w:hint="eastAsia"/>
        </w:rPr>
        <w:t>//可更改元素类型,修改比较符号或换成比较函数</w:t>
      </w:r>
    </w:p>
    <w:p w:rsidR="005F1F37" w:rsidRPr="00C81BAD" w:rsidRDefault="005F1F37" w:rsidP="005F1F37">
      <w:pPr>
        <w:pStyle w:val="ad"/>
        <w:rPr>
          <w:rFonts w:hAnsi="宋体" w:cs="宋体"/>
        </w:rPr>
      </w:pPr>
      <w:r w:rsidRPr="00C81BAD">
        <w:rPr>
          <w:rFonts w:hAnsi="宋体" w:cs="宋体" w:hint="eastAsia"/>
        </w:rPr>
        <w:t>#define MAXN 10000</w:t>
      </w:r>
    </w:p>
    <w:p w:rsidR="005F1F37" w:rsidRPr="00C81BAD" w:rsidRDefault="005F1F37" w:rsidP="005F1F37">
      <w:pPr>
        <w:pStyle w:val="ad"/>
        <w:rPr>
          <w:rFonts w:hAnsi="宋体" w:cs="宋体"/>
        </w:rPr>
      </w:pPr>
      <w:r w:rsidRPr="00C81BAD">
        <w:rPr>
          <w:rFonts w:hAnsi="宋体" w:cs="宋体" w:hint="eastAsia"/>
        </w:rPr>
        <w:t>#define _cp(a,b) ((a)&lt;(b))</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elem_t h[MAXN];</w:t>
      </w:r>
    </w:p>
    <w:p w:rsidR="005F1F37" w:rsidRPr="00C81BAD" w:rsidRDefault="005F1F37" w:rsidP="005F1F37">
      <w:pPr>
        <w:pStyle w:val="ad"/>
        <w:rPr>
          <w:rFonts w:hAnsi="宋体" w:cs="宋体"/>
        </w:rPr>
      </w:pPr>
      <w:r w:rsidRPr="00C81BAD">
        <w:rPr>
          <w:rFonts w:hAnsi="宋体" w:cs="宋体" w:hint="eastAsia"/>
        </w:rPr>
        <w:t xml:space="preserve">       int 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lang w:val="pt-BR"/>
        </w:rPr>
      </w:pPr>
      <w:r w:rsidRPr="00C81BAD">
        <w:rPr>
          <w:rFonts w:hAnsi="宋体" w:cs="宋体" w:hint="eastAsia"/>
          <w:lang w:val="pt-BR"/>
        </w:rPr>
        <w:t xml:space="preserve">       void ins(elem_t e){</w:t>
      </w:r>
    </w:p>
    <w:p w:rsidR="005F1F37" w:rsidRPr="00C81BAD" w:rsidRDefault="005F1F37" w:rsidP="005F1F37">
      <w:pPr>
        <w:pStyle w:val="ad"/>
        <w:rPr>
          <w:rFonts w:hAnsi="宋体" w:cs="宋体"/>
          <w:lang w:val="pt-BR"/>
        </w:rPr>
      </w:pPr>
      <w:r w:rsidRPr="00C81BAD">
        <w:rPr>
          <w:rFonts w:hAnsi="宋体" w:cs="宋体" w:hint="eastAsia"/>
          <w:lang w:val="pt-BR"/>
        </w:rPr>
        <w:t xml:space="preserve">              for (p=++n;p&gt;1&amp;&amp;_cp(e,h[p&gt;&gt;1]);h[p]=h[p&gt;&gt;1],p&gt;&gt;=1);</w:t>
      </w:r>
    </w:p>
    <w:p w:rsidR="005F1F37" w:rsidRPr="00C81BAD" w:rsidRDefault="005F1F37" w:rsidP="005F1F37">
      <w:pPr>
        <w:pStyle w:val="ad"/>
        <w:rPr>
          <w:rFonts w:hAnsi="宋体" w:cs="宋体"/>
          <w:lang w:val="pt-BR"/>
        </w:rPr>
      </w:pPr>
      <w:r w:rsidRPr="00C81BAD">
        <w:rPr>
          <w:rFonts w:hAnsi="宋体" w:cs="宋体" w:hint="eastAsia"/>
          <w:lang w:val="pt-BR"/>
        </w:rPr>
        <w:t xml:space="preserve">              h[p]=e;</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int del(elem_t&amp; e){</w:t>
      </w:r>
    </w:p>
    <w:p w:rsidR="005F1F37" w:rsidRPr="00C81BAD" w:rsidRDefault="005F1F37" w:rsidP="005F1F37">
      <w:pPr>
        <w:pStyle w:val="ad"/>
        <w:rPr>
          <w:rFonts w:hAnsi="宋体" w:cs="宋体"/>
          <w:lang w:val="pt-BR"/>
        </w:rPr>
      </w:pPr>
      <w:r w:rsidRPr="00C81BAD">
        <w:rPr>
          <w:rFonts w:hAnsi="宋体" w:cs="宋体" w:hint="eastAsia"/>
          <w:lang w:val="pt-BR"/>
        </w:rPr>
        <w:t xml:space="preserve">              if (!n) return 0;</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h[p]=h[n--];return 1;</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映射二分堆</w:t>
      </w:r>
      <w:r w:rsidRPr="00C81BAD">
        <w:rPr>
          <w:rFonts w:hAnsi="宋体" w:cs="宋体" w:hint="eastAsia"/>
          <w:lang w:val="pt-BR"/>
        </w:rPr>
        <w:t>(mapped)</w:t>
      </w:r>
    </w:p>
    <w:p w:rsidR="005F1F37" w:rsidRPr="00C81BAD" w:rsidRDefault="005F1F37" w:rsidP="005F1F37">
      <w:pPr>
        <w:pStyle w:val="ad"/>
        <w:rPr>
          <w:rFonts w:hAnsi="宋体" w:cs="宋体"/>
        </w:rPr>
      </w:pPr>
      <w:r w:rsidRPr="00C81BAD">
        <w:rPr>
          <w:rFonts w:hAnsi="宋体" w:cs="宋体" w:hint="eastAsia"/>
          <w:lang w:val="pt-BR"/>
        </w:rPr>
        <w:t>//</w:t>
      </w:r>
      <w:r w:rsidRPr="00C81BAD">
        <w:rPr>
          <w:rFonts w:hAnsi="宋体" w:cs="宋体" w:hint="eastAsia"/>
        </w:rPr>
        <w:t>可插入</w:t>
      </w:r>
      <w:r w:rsidRPr="00C81BAD">
        <w:rPr>
          <w:rFonts w:hAnsi="宋体" w:cs="宋体" w:hint="eastAsia"/>
          <w:lang w:val="pt-BR"/>
        </w:rPr>
        <w:t>,</w:t>
      </w:r>
      <w:r w:rsidRPr="00C81BAD">
        <w:rPr>
          <w:rFonts w:hAnsi="宋体" w:cs="宋体" w:hint="eastAsia"/>
        </w:rPr>
        <w:t>获取并删除任意元素</w:t>
      </w:r>
      <w:r w:rsidRPr="00C81BAD">
        <w:rPr>
          <w:rFonts w:hAnsi="宋体" w:cs="宋体" w:hint="eastAsia"/>
          <w:lang w:val="pt-BR"/>
        </w:rPr>
        <w:t>,</w:t>
      </w:r>
      <w:r w:rsidRPr="00C81BAD">
        <w:rPr>
          <w:rFonts w:hAnsi="宋体" w:cs="宋体" w:hint="eastAsia"/>
        </w:rPr>
        <w:t>复杂度均O(logn)</w:t>
      </w:r>
    </w:p>
    <w:p w:rsidR="005F1F37" w:rsidRPr="00C81BAD" w:rsidRDefault="005F1F37" w:rsidP="005F1F37">
      <w:pPr>
        <w:pStyle w:val="ad"/>
        <w:rPr>
          <w:rFonts w:hAnsi="宋体" w:cs="宋体"/>
        </w:rPr>
      </w:pPr>
      <w:r w:rsidRPr="00C81BAD">
        <w:rPr>
          <w:rFonts w:hAnsi="宋体" w:cs="宋体" w:hint="eastAsia"/>
        </w:rPr>
        <w:t>//插入时提供一个索引值,删除时按该索引删除,获取并删除最小元素时一起获得该索引</w:t>
      </w:r>
    </w:p>
    <w:p w:rsidR="005F1F37" w:rsidRPr="00C81BAD" w:rsidRDefault="005F1F37" w:rsidP="005F1F37">
      <w:pPr>
        <w:pStyle w:val="ad"/>
        <w:rPr>
          <w:rFonts w:hAnsi="宋体" w:cs="宋体"/>
        </w:rPr>
      </w:pPr>
      <w:r w:rsidRPr="00C81BAD">
        <w:rPr>
          <w:rFonts w:hAnsi="宋体" w:cs="宋体" w:hint="eastAsia"/>
        </w:rPr>
        <w:t>//索引值范围0..MAXN-1,不能重复,不负责维护索引的唯一性,不在此返回请另外映射</w:t>
      </w:r>
    </w:p>
    <w:p w:rsidR="005F1F37" w:rsidRPr="00C81BAD" w:rsidRDefault="005F1F37" w:rsidP="005F1F37">
      <w:pPr>
        <w:pStyle w:val="ad"/>
        <w:rPr>
          <w:rFonts w:hAnsi="宋体" w:cs="宋体"/>
        </w:rPr>
      </w:pPr>
      <w:r w:rsidRPr="00C81BAD">
        <w:rPr>
          <w:rFonts w:hAnsi="宋体" w:cs="宋体" w:hint="eastAsia"/>
        </w:rPr>
        <w:t>//主要用于图论算法,该索引值可以是节点的下标</w:t>
      </w:r>
    </w:p>
    <w:p w:rsidR="005F1F37" w:rsidRPr="00C81BAD" w:rsidRDefault="005F1F37" w:rsidP="005F1F37">
      <w:pPr>
        <w:pStyle w:val="ad"/>
        <w:rPr>
          <w:rFonts w:hAnsi="宋体" w:cs="宋体"/>
        </w:rPr>
      </w:pPr>
      <w:r w:rsidRPr="00C81BAD">
        <w:rPr>
          <w:rFonts w:hAnsi="宋体" w:cs="宋体" w:hint="eastAsia"/>
        </w:rPr>
        <w:t>//可更改元素类型,修改比较符号或换成比较函数</w:t>
      </w:r>
    </w:p>
    <w:p w:rsidR="005F1F37" w:rsidRPr="00C81BAD" w:rsidRDefault="005F1F37" w:rsidP="005F1F37">
      <w:pPr>
        <w:pStyle w:val="ad"/>
        <w:rPr>
          <w:rFonts w:hAnsi="宋体" w:cs="宋体"/>
        </w:rPr>
      </w:pPr>
      <w:r w:rsidRPr="00C81BAD">
        <w:rPr>
          <w:rFonts w:hAnsi="宋体" w:cs="宋体" w:hint="eastAsia"/>
        </w:rPr>
        <w:t>#define MAXN 10000</w:t>
      </w:r>
    </w:p>
    <w:p w:rsidR="005F1F37" w:rsidRPr="00C81BAD" w:rsidRDefault="005F1F37" w:rsidP="005F1F37">
      <w:pPr>
        <w:pStyle w:val="ad"/>
        <w:rPr>
          <w:rFonts w:hAnsi="宋体" w:cs="宋体"/>
        </w:rPr>
      </w:pPr>
      <w:r w:rsidRPr="00C81BAD">
        <w:rPr>
          <w:rFonts w:hAnsi="宋体" w:cs="宋体" w:hint="eastAsia"/>
        </w:rPr>
        <w:t>#define _cp(a,b) ((a)&lt;(b))</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elem_t h[MAXN];</w:t>
      </w:r>
    </w:p>
    <w:p w:rsidR="005F1F37" w:rsidRPr="00C81BAD" w:rsidRDefault="005F1F37" w:rsidP="005F1F37">
      <w:pPr>
        <w:pStyle w:val="ad"/>
        <w:rPr>
          <w:rFonts w:hAnsi="宋体" w:cs="宋体"/>
        </w:rPr>
      </w:pPr>
      <w:r w:rsidRPr="00C81BAD">
        <w:rPr>
          <w:rFonts w:hAnsi="宋体" w:cs="宋体" w:hint="eastAsia"/>
        </w:rPr>
        <w:t xml:space="preserve">       int ind[MAXN],map[MAXN],n,p,c;</w:t>
      </w:r>
    </w:p>
    <w:p w:rsidR="005F1F37" w:rsidRPr="00C81BAD" w:rsidRDefault="005F1F37" w:rsidP="005F1F37">
      <w:pPr>
        <w:pStyle w:val="ad"/>
        <w:rPr>
          <w:rFonts w:hAnsi="宋体" w:cs="宋体"/>
        </w:rPr>
      </w:pPr>
      <w:r w:rsidRPr="00C81BAD">
        <w:rPr>
          <w:rFonts w:hAnsi="宋体" w:cs="宋体" w:hint="eastAsia"/>
        </w:rPr>
        <w:lastRenderedPageBreak/>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ins(int i,elem_t e){</w:t>
      </w:r>
    </w:p>
    <w:p w:rsidR="005F1F37" w:rsidRPr="00C81BAD" w:rsidRDefault="005F1F37" w:rsidP="005F1F37">
      <w:pPr>
        <w:pStyle w:val="ad"/>
        <w:rPr>
          <w:rFonts w:hAnsi="宋体" w:cs="宋体"/>
        </w:rPr>
      </w:pPr>
      <w:r w:rsidRPr="00C81BAD">
        <w:rPr>
          <w:rFonts w:hAnsi="宋体" w:cs="宋体" w:hint="eastAsia"/>
        </w:rPr>
        <w:t xml:space="preserve">              for (p=++n;p&gt;1&amp;&amp;_cp(e,h[p&gt;&gt;1]);h[map[ind[p]=ind[p&gt;&gt;1]]=p]=h[p&gt;&gt;1],p&gt;&gt;=1);</w:t>
      </w:r>
    </w:p>
    <w:p w:rsidR="005F1F37" w:rsidRPr="00C81BAD" w:rsidRDefault="005F1F37" w:rsidP="005F1F37">
      <w:pPr>
        <w:pStyle w:val="ad"/>
        <w:rPr>
          <w:rFonts w:hAnsi="宋体" w:cs="宋体"/>
        </w:rPr>
      </w:pPr>
      <w:r w:rsidRPr="00C81BAD">
        <w:rPr>
          <w:rFonts w:hAnsi="宋体" w:cs="宋体" w:hint="eastAsia"/>
        </w:rPr>
        <w:t xml:space="preserve">              h[map[ind[p]=i]=p]=e;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del(int i,elem_t&amp; e){</w:t>
      </w:r>
    </w:p>
    <w:p w:rsidR="005F1F37" w:rsidRPr="00C81BAD" w:rsidRDefault="005F1F37" w:rsidP="005F1F37">
      <w:pPr>
        <w:pStyle w:val="ad"/>
        <w:rPr>
          <w:rFonts w:hAnsi="宋体" w:cs="宋体"/>
        </w:rPr>
      </w:pPr>
      <w:r w:rsidRPr="00C81BAD">
        <w:rPr>
          <w:rFonts w:hAnsi="宋体" w:cs="宋体" w:hint="eastAsia"/>
        </w:rPr>
        <w:t xml:space="preserve">              i=map[i];if (i&lt;1||i&gt;n) return 0;</w:t>
      </w:r>
    </w:p>
    <w:p w:rsidR="005F1F37" w:rsidRPr="00C81BAD" w:rsidRDefault="005F1F37" w:rsidP="005F1F37">
      <w:pPr>
        <w:pStyle w:val="ad"/>
        <w:rPr>
          <w:rFonts w:hAnsi="宋体" w:cs="宋体"/>
        </w:rPr>
      </w:pPr>
      <w:r w:rsidRPr="00C81BAD">
        <w:rPr>
          <w:rFonts w:hAnsi="宋体" w:cs="宋体" w:hint="eastAsia"/>
        </w:rPr>
        <w:t xml:space="preserve">              for (e=h[p=i];p&gt;1;h[map[ind[p]=ind[p&gt;&gt;1]]=p]=h[p&gt;&gt;1],p&gt;&gt;=1);</w:t>
      </w:r>
    </w:p>
    <w:p w:rsidR="005F1F37" w:rsidRPr="00C81BAD" w:rsidRDefault="005F1F37" w:rsidP="005F1F37">
      <w:pPr>
        <w:pStyle w:val="ad"/>
        <w:rPr>
          <w:rFonts w:hAnsi="宋体" w:cs="宋体"/>
          <w:lang w:val="pt-BR"/>
        </w:rPr>
      </w:pPr>
      <w:r w:rsidRPr="00C81BAD">
        <w:rPr>
          <w:rFonts w:hAnsi="宋体" w:cs="宋体" w:hint="eastAsia"/>
          <w:lang w:val="pt-BR"/>
        </w:rPr>
        <w:t xml:space="preserve">              for (c=2;c&lt;n&amp;&amp;_cp(h[c+=(c&lt;n-1&amp;&amp;_cp(h[c+1],h[c]))],h[n]);h[map[ind[p]=ind[c]]=p]=h[c],p=c,c&lt;&lt;=1);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delmin(int&amp; i,elem_t&amp; e){</w:t>
      </w:r>
    </w:p>
    <w:p w:rsidR="005F1F37" w:rsidRPr="00C81BAD" w:rsidRDefault="005F1F37" w:rsidP="005F1F37">
      <w:pPr>
        <w:pStyle w:val="ad"/>
        <w:rPr>
          <w:rFonts w:hAnsi="宋体" w:cs="宋体"/>
        </w:rPr>
      </w:pPr>
      <w:r w:rsidRPr="00C81BAD">
        <w:rPr>
          <w:rFonts w:hAnsi="宋体" w:cs="宋体" w:hint="eastAsia"/>
        </w:rPr>
        <w:t xml:space="preserve">              if (n&lt;1) return 0;i=ind[1];</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lang w:val="pt-BR"/>
        </w:rPr>
        <w:t xml:space="preserve">       </w:t>
      </w: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3.3 线段树</w:t>
      </w:r>
    </w:p>
    <w:p w:rsidR="005F1F37" w:rsidRPr="00C81BAD" w:rsidRDefault="005F1F37" w:rsidP="005F1F37">
      <w:pPr>
        <w:pStyle w:val="ad"/>
        <w:rPr>
          <w:rFonts w:hAnsi="宋体" w:cs="宋体"/>
        </w:rPr>
      </w:pPr>
      <w:r w:rsidRPr="00C81BAD">
        <w:rPr>
          <w:rFonts w:hAnsi="宋体" w:cs="宋体" w:hint="eastAsia"/>
        </w:rPr>
        <w:t>线段树应用：</w:t>
      </w:r>
    </w:p>
    <w:p w:rsidR="005F1F37" w:rsidRPr="00C81BAD" w:rsidRDefault="005F1F37" w:rsidP="005F1F37">
      <w:pPr>
        <w:pStyle w:val="ad"/>
        <w:rPr>
          <w:rFonts w:hAnsi="宋体" w:cs="宋体"/>
        </w:rPr>
      </w:pPr>
      <w:r w:rsidRPr="00C81BAD">
        <w:rPr>
          <w:rFonts w:hAnsi="宋体" w:cs="宋体" w:hint="eastAsia"/>
        </w:rPr>
        <w:t>求面积:</w:t>
      </w:r>
    </w:p>
    <w:p w:rsidR="005F1F37" w:rsidRPr="00C81BAD" w:rsidRDefault="005F1F37" w:rsidP="005F1F37">
      <w:pPr>
        <w:pStyle w:val="ad"/>
        <w:rPr>
          <w:rFonts w:hAnsi="宋体" w:cs="宋体"/>
        </w:rPr>
      </w:pPr>
      <w:r w:rsidRPr="00C81BAD">
        <w:rPr>
          <w:rFonts w:hAnsi="宋体" w:cs="宋体" w:hint="eastAsia"/>
        </w:rPr>
        <w:t>1) 坐标离散化</w:t>
      </w:r>
    </w:p>
    <w:p w:rsidR="005F1F37" w:rsidRPr="00C81BAD" w:rsidRDefault="005F1F37" w:rsidP="005F1F37">
      <w:pPr>
        <w:pStyle w:val="ad"/>
        <w:rPr>
          <w:rFonts w:hAnsi="宋体" w:cs="宋体"/>
        </w:rPr>
      </w:pPr>
      <w:r w:rsidRPr="00C81BAD">
        <w:rPr>
          <w:rFonts w:hAnsi="宋体" w:cs="宋体" w:hint="eastAsia"/>
        </w:rPr>
        <w:t>2) 垂直边按x坐标排序</w:t>
      </w:r>
    </w:p>
    <w:p w:rsidR="005F1F37" w:rsidRPr="00C81BAD" w:rsidRDefault="005F1F37" w:rsidP="005F1F37">
      <w:pPr>
        <w:pStyle w:val="ad"/>
        <w:rPr>
          <w:rFonts w:hAnsi="宋体" w:cs="宋体"/>
        </w:rPr>
      </w:pPr>
      <w:r w:rsidRPr="00C81BAD">
        <w:rPr>
          <w:rFonts w:hAnsi="宋体" w:cs="宋体" w:hint="eastAsia"/>
        </w:rPr>
        <w:t>3) 从左往右用线段树处理垂直边</w:t>
      </w:r>
    </w:p>
    <w:p w:rsidR="005F1F37" w:rsidRPr="00C81BAD" w:rsidRDefault="005F1F37" w:rsidP="005F1F37">
      <w:pPr>
        <w:pStyle w:val="ad"/>
        <w:rPr>
          <w:rFonts w:hAnsi="宋体" w:cs="宋体"/>
        </w:rPr>
      </w:pPr>
      <w:r w:rsidRPr="00C81BAD">
        <w:rPr>
          <w:rFonts w:hAnsi="宋体" w:cs="宋体" w:hint="eastAsia"/>
        </w:rPr>
        <w:t xml:space="preserve">   累计每个离散x区间长度和线段树长度的乘积</w:t>
      </w:r>
    </w:p>
    <w:p w:rsidR="005F1F37" w:rsidRPr="00C81BAD" w:rsidRDefault="005F1F37" w:rsidP="005F1F37">
      <w:pPr>
        <w:pStyle w:val="ad"/>
        <w:rPr>
          <w:rFonts w:hAnsi="宋体" w:cs="宋体"/>
        </w:rPr>
      </w:pPr>
      <w:r w:rsidRPr="00C81BAD">
        <w:rPr>
          <w:rFonts w:hAnsi="宋体" w:cs="宋体" w:hint="eastAsia"/>
        </w:rPr>
        <w:t>求周长:</w:t>
      </w:r>
    </w:p>
    <w:p w:rsidR="005F1F37" w:rsidRPr="00C81BAD" w:rsidRDefault="005F1F37" w:rsidP="005F1F37">
      <w:pPr>
        <w:pStyle w:val="ad"/>
        <w:rPr>
          <w:rFonts w:hAnsi="宋体" w:cs="宋体"/>
        </w:rPr>
      </w:pPr>
      <w:r w:rsidRPr="00C81BAD">
        <w:rPr>
          <w:rFonts w:hAnsi="宋体" w:cs="宋体" w:hint="eastAsia"/>
        </w:rPr>
        <w:t>1) 坐标离散化</w:t>
      </w:r>
    </w:p>
    <w:p w:rsidR="005F1F37" w:rsidRPr="00C81BAD" w:rsidRDefault="005F1F37" w:rsidP="005F1F37">
      <w:pPr>
        <w:pStyle w:val="ad"/>
        <w:rPr>
          <w:rFonts w:hAnsi="宋体" w:cs="宋体"/>
        </w:rPr>
      </w:pPr>
      <w:r w:rsidRPr="00C81BAD">
        <w:rPr>
          <w:rFonts w:hAnsi="宋体" w:cs="宋体" w:hint="eastAsia"/>
        </w:rPr>
        <w:t>2) 垂直边按x坐标排序, 第二关键字为入边优于出边</w:t>
      </w:r>
    </w:p>
    <w:p w:rsidR="005F1F37" w:rsidRPr="00C81BAD" w:rsidRDefault="005F1F37" w:rsidP="005F1F37">
      <w:pPr>
        <w:pStyle w:val="ad"/>
        <w:rPr>
          <w:rFonts w:hAnsi="宋体" w:cs="宋体"/>
        </w:rPr>
      </w:pPr>
      <w:r w:rsidRPr="00C81BAD">
        <w:rPr>
          <w:rFonts w:hAnsi="宋体" w:cs="宋体" w:hint="eastAsia"/>
        </w:rPr>
        <w:t>3) 从左往右用线段树处理垂直边</w:t>
      </w:r>
    </w:p>
    <w:p w:rsidR="005F1F37" w:rsidRPr="00C81BAD" w:rsidRDefault="005F1F37" w:rsidP="005F1F37">
      <w:pPr>
        <w:pStyle w:val="ad"/>
        <w:rPr>
          <w:rFonts w:hAnsi="宋体" w:cs="宋体"/>
        </w:rPr>
      </w:pPr>
      <w:r w:rsidRPr="00C81BAD">
        <w:rPr>
          <w:rFonts w:hAnsi="宋体" w:cs="宋体" w:hint="eastAsia"/>
        </w:rPr>
        <w:t xml:space="preserve">   在每个离散点上先加入所有入边, 累计线段树长度变化值</w:t>
      </w:r>
    </w:p>
    <w:p w:rsidR="005F1F37" w:rsidRPr="00C81BAD" w:rsidRDefault="005F1F37" w:rsidP="005F1F37">
      <w:pPr>
        <w:pStyle w:val="ad"/>
        <w:rPr>
          <w:rFonts w:hAnsi="宋体" w:cs="宋体"/>
        </w:rPr>
      </w:pPr>
      <w:r w:rsidRPr="00C81BAD">
        <w:rPr>
          <w:rFonts w:hAnsi="宋体" w:cs="宋体" w:hint="eastAsia"/>
        </w:rPr>
        <w:t xml:space="preserve">   再删除所有出边, 累计线段树长度变化值</w:t>
      </w:r>
    </w:p>
    <w:p w:rsidR="005F1F37" w:rsidRPr="00C81BAD" w:rsidRDefault="005F1F37" w:rsidP="005F1F37">
      <w:pPr>
        <w:pStyle w:val="ad"/>
        <w:rPr>
          <w:rFonts w:hAnsi="宋体" w:cs="宋体"/>
        </w:rPr>
      </w:pPr>
      <w:r w:rsidRPr="00C81BAD">
        <w:rPr>
          <w:rFonts w:hAnsi="宋体" w:cs="宋体" w:hint="eastAsia"/>
        </w:rPr>
        <w:t>4) 水平边按y坐标排序, 第二关键字为入边优于出边</w:t>
      </w:r>
    </w:p>
    <w:p w:rsidR="005F1F37" w:rsidRPr="00C81BAD" w:rsidRDefault="005F1F37" w:rsidP="005F1F37">
      <w:pPr>
        <w:pStyle w:val="ad"/>
        <w:rPr>
          <w:rFonts w:hAnsi="宋体" w:cs="宋体"/>
        </w:rPr>
      </w:pPr>
      <w:r w:rsidRPr="00C81BAD">
        <w:rPr>
          <w:rFonts w:hAnsi="宋体" w:cs="宋体" w:hint="eastAsia"/>
        </w:rPr>
        <w:t>5) 从上往下用线段树处理水平边</w:t>
      </w:r>
    </w:p>
    <w:p w:rsidR="005F1F37" w:rsidRPr="00C81BAD" w:rsidRDefault="005F1F37" w:rsidP="005F1F37">
      <w:pPr>
        <w:pStyle w:val="ad"/>
        <w:rPr>
          <w:rFonts w:hAnsi="宋体" w:cs="宋体"/>
        </w:rPr>
      </w:pPr>
      <w:r w:rsidRPr="00C81BAD">
        <w:rPr>
          <w:rFonts w:hAnsi="宋体" w:cs="宋体" w:hint="eastAsia"/>
        </w:rPr>
        <w:t xml:space="preserve">   在每个离散点上先加入所有入边, 累计线段树长度变化值</w:t>
      </w:r>
    </w:p>
    <w:p w:rsidR="005F1F37" w:rsidRPr="00C81BAD" w:rsidRDefault="005F1F37" w:rsidP="005F1F37">
      <w:pPr>
        <w:pStyle w:val="ad"/>
        <w:rPr>
          <w:rFonts w:hAnsi="宋体" w:cs="宋体"/>
        </w:rPr>
      </w:pPr>
      <w:r w:rsidRPr="00C81BAD">
        <w:rPr>
          <w:rFonts w:hAnsi="宋体" w:cs="宋体" w:hint="eastAsia"/>
        </w:rPr>
        <w:t xml:space="preserve">   再删除所有出边, 累计线段树长度变化值</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//线段树</w:t>
      </w:r>
    </w:p>
    <w:p w:rsidR="005F1F37" w:rsidRPr="00C81BAD" w:rsidRDefault="005F1F37" w:rsidP="005F1F37">
      <w:pPr>
        <w:pStyle w:val="ad"/>
        <w:rPr>
          <w:rFonts w:hAnsi="宋体" w:cs="宋体"/>
        </w:rPr>
      </w:pPr>
      <w:r w:rsidRPr="00C81BAD">
        <w:rPr>
          <w:rFonts w:hAnsi="宋体" w:cs="宋体" w:hint="eastAsia"/>
        </w:rPr>
        <w:t>//可以处理加入边和删除边不同的情况</w:t>
      </w:r>
    </w:p>
    <w:p w:rsidR="005F1F37" w:rsidRPr="00C81BAD" w:rsidRDefault="005F1F37" w:rsidP="005F1F37">
      <w:pPr>
        <w:pStyle w:val="ad"/>
        <w:rPr>
          <w:rFonts w:hAnsi="宋体" w:cs="宋体"/>
        </w:rPr>
      </w:pPr>
      <w:r w:rsidRPr="00C81BAD">
        <w:rPr>
          <w:rFonts w:hAnsi="宋体" w:cs="宋体" w:hint="eastAsia"/>
        </w:rPr>
        <w:t>//inc_seg和dec_seg用于加入边</w:t>
      </w:r>
    </w:p>
    <w:p w:rsidR="005F1F37" w:rsidRPr="00C81BAD" w:rsidRDefault="005F1F37" w:rsidP="005F1F37">
      <w:pPr>
        <w:pStyle w:val="ad"/>
        <w:rPr>
          <w:rFonts w:hAnsi="宋体" w:cs="宋体"/>
        </w:rPr>
      </w:pPr>
      <w:r w:rsidRPr="00C81BAD">
        <w:rPr>
          <w:rFonts w:hAnsi="宋体" w:cs="宋体" w:hint="eastAsia"/>
        </w:rPr>
        <w:t>//seg_len求长度</w:t>
      </w:r>
    </w:p>
    <w:p w:rsidR="005F1F37" w:rsidRPr="00C81BAD" w:rsidRDefault="005F1F37" w:rsidP="005F1F37">
      <w:pPr>
        <w:pStyle w:val="ad"/>
        <w:rPr>
          <w:rFonts w:hAnsi="宋体" w:cs="宋体"/>
        </w:rPr>
      </w:pPr>
      <w:r w:rsidRPr="00C81BAD">
        <w:rPr>
          <w:rFonts w:hAnsi="宋体" w:cs="宋体" w:hint="eastAsia"/>
        </w:rPr>
        <w:t>//t传根节点(一律为1)</w:t>
      </w:r>
    </w:p>
    <w:p w:rsidR="005F1F37" w:rsidRPr="00C81BAD" w:rsidRDefault="005F1F37" w:rsidP="005F1F37">
      <w:pPr>
        <w:pStyle w:val="ad"/>
        <w:rPr>
          <w:rFonts w:hAnsi="宋体" w:cs="宋体"/>
        </w:rPr>
      </w:pPr>
      <w:r w:rsidRPr="00C81BAD">
        <w:rPr>
          <w:rFonts w:hAnsi="宋体" w:cs="宋体" w:hint="eastAsia"/>
        </w:rPr>
        <w:lastRenderedPageBreak/>
        <w:t>//l0,r0传树的节点范围(一律为1..t)</w:t>
      </w:r>
    </w:p>
    <w:p w:rsidR="005F1F37" w:rsidRPr="00C81BAD" w:rsidRDefault="005F1F37" w:rsidP="005F1F37">
      <w:pPr>
        <w:pStyle w:val="ad"/>
        <w:rPr>
          <w:rFonts w:hAnsi="宋体" w:cs="宋体"/>
        </w:rPr>
      </w:pPr>
      <w:r w:rsidRPr="00C81BAD">
        <w:rPr>
          <w:rFonts w:hAnsi="宋体" w:cs="宋体" w:hint="eastAsia"/>
        </w:rPr>
        <w:t>//l,r传线段(端点)</w:t>
      </w:r>
    </w:p>
    <w:p w:rsidR="005F1F37" w:rsidRPr="00C81BAD" w:rsidRDefault="005F1F37" w:rsidP="005F1F37">
      <w:pPr>
        <w:pStyle w:val="ad"/>
        <w:rPr>
          <w:rFonts w:hAnsi="宋体" w:cs="宋体"/>
        </w:rPr>
      </w:pPr>
      <w:r w:rsidRPr="00C81BAD">
        <w:rPr>
          <w:rFonts w:hAnsi="宋体" w:cs="宋体" w:hint="eastAsia"/>
        </w:rPr>
        <w:t>#define MAXN 10000</w:t>
      </w:r>
    </w:p>
    <w:p w:rsidR="005F1F37" w:rsidRPr="00C81BAD" w:rsidRDefault="005F1F37" w:rsidP="005F1F37">
      <w:pPr>
        <w:pStyle w:val="ad"/>
        <w:rPr>
          <w:rFonts w:hAnsi="宋体" w:cs="宋体"/>
        </w:rPr>
      </w:pPr>
      <w:r w:rsidRPr="00C81BAD">
        <w:rPr>
          <w:rFonts w:hAnsi="宋体" w:cs="宋体" w:hint="eastAsia"/>
        </w:rPr>
        <w:t>struct segtree{</w:t>
      </w:r>
    </w:p>
    <w:p w:rsidR="005F1F37" w:rsidRPr="00C81BAD" w:rsidRDefault="005F1F37" w:rsidP="005F1F37">
      <w:pPr>
        <w:pStyle w:val="ad"/>
        <w:rPr>
          <w:rFonts w:hAnsi="宋体" w:cs="宋体"/>
        </w:rPr>
      </w:pPr>
      <w:r w:rsidRPr="00C81BAD">
        <w:rPr>
          <w:rFonts w:hAnsi="宋体" w:cs="宋体" w:hint="eastAsia"/>
        </w:rPr>
        <w:t xml:space="preserve">       int n,cnt[MAXN],len[MAXN];</w:t>
      </w:r>
    </w:p>
    <w:p w:rsidR="005F1F37" w:rsidRPr="00C81BAD" w:rsidRDefault="005F1F37" w:rsidP="005F1F37">
      <w:pPr>
        <w:pStyle w:val="ad"/>
        <w:rPr>
          <w:rFonts w:hAnsi="宋体" w:cs="宋体"/>
        </w:rPr>
      </w:pPr>
      <w:r w:rsidRPr="00C81BAD">
        <w:rPr>
          <w:rFonts w:hAnsi="宋体" w:cs="宋体" w:hint="eastAsia"/>
        </w:rPr>
        <w:t xml:space="preserve">       segtree(int t):n(t){</w:t>
      </w:r>
    </w:p>
    <w:p w:rsidR="005F1F37" w:rsidRPr="00C81BAD" w:rsidRDefault="005F1F37" w:rsidP="005F1F37">
      <w:pPr>
        <w:pStyle w:val="ad"/>
        <w:rPr>
          <w:rFonts w:hAnsi="宋体" w:cs="宋体"/>
        </w:rPr>
      </w:pPr>
      <w:r w:rsidRPr="00C81BAD">
        <w:rPr>
          <w:rFonts w:hAnsi="宋体" w:cs="宋体" w:hint="eastAsia"/>
        </w:rPr>
        <w:t xml:space="preserve">              for (int i=1;i&lt;=t;i++)</w:t>
      </w:r>
    </w:p>
    <w:p w:rsidR="005F1F37" w:rsidRPr="00C81BAD" w:rsidRDefault="005F1F37" w:rsidP="005F1F37">
      <w:pPr>
        <w:pStyle w:val="ad"/>
        <w:rPr>
          <w:rFonts w:hAnsi="宋体" w:cs="宋体"/>
        </w:rPr>
      </w:pPr>
      <w:r w:rsidRPr="00C81BAD">
        <w:rPr>
          <w:rFonts w:hAnsi="宋体" w:cs="宋体" w:hint="eastAsia"/>
        </w:rPr>
        <w:t xml:space="preserve">                     cnt[i]=len[i]=0;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void update(int t,int l,int r);</w:t>
      </w:r>
    </w:p>
    <w:p w:rsidR="005F1F37" w:rsidRPr="00C81BAD" w:rsidRDefault="005F1F37" w:rsidP="005F1F37">
      <w:pPr>
        <w:pStyle w:val="ad"/>
        <w:rPr>
          <w:rFonts w:hAnsi="宋体" w:cs="宋体"/>
        </w:rPr>
      </w:pPr>
      <w:r w:rsidRPr="00C81BAD">
        <w:rPr>
          <w:rFonts w:hAnsi="宋体" w:cs="宋体" w:hint="eastAsia"/>
        </w:rPr>
        <w:t xml:space="preserve">       void inc_seg(int t,int l0,int r0,int l,int r);</w:t>
      </w:r>
    </w:p>
    <w:p w:rsidR="005F1F37" w:rsidRPr="00C81BAD" w:rsidRDefault="005F1F37" w:rsidP="005F1F37">
      <w:pPr>
        <w:pStyle w:val="ad"/>
        <w:rPr>
          <w:rFonts w:hAnsi="宋体" w:cs="宋体"/>
        </w:rPr>
      </w:pPr>
      <w:r w:rsidRPr="00C81BAD">
        <w:rPr>
          <w:rFonts w:hAnsi="宋体" w:cs="宋体" w:hint="eastAsia"/>
        </w:rPr>
        <w:t xml:space="preserve">       void dec_seg(int t,int l0,int r0,int l,int r);</w:t>
      </w:r>
    </w:p>
    <w:p w:rsidR="005F1F37" w:rsidRPr="00C81BAD" w:rsidRDefault="005F1F37" w:rsidP="005F1F37">
      <w:pPr>
        <w:pStyle w:val="ad"/>
        <w:rPr>
          <w:rFonts w:hAnsi="宋体" w:cs="宋体"/>
        </w:rPr>
      </w:pPr>
      <w:r w:rsidRPr="00C81BAD">
        <w:rPr>
          <w:rFonts w:hAnsi="宋体" w:cs="宋体" w:hint="eastAsia"/>
        </w:rPr>
        <w:t xml:space="preserve">       int seg_len(int t,int l0,int r0,int l,int r);</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length(int l,int r){</w:t>
      </w:r>
    </w:p>
    <w:p w:rsidR="005F1F37" w:rsidRPr="00C81BAD" w:rsidRDefault="005F1F37" w:rsidP="005F1F37">
      <w:pPr>
        <w:pStyle w:val="ad"/>
        <w:rPr>
          <w:rFonts w:hAnsi="宋体" w:cs="宋体"/>
        </w:rPr>
      </w:pPr>
      <w:r w:rsidRPr="00C81BAD">
        <w:rPr>
          <w:rFonts w:hAnsi="宋体" w:cs="宋体" w:hint="eastAsia"/>
        </w:rPr>
        <w:t xml:space="preserve">       return r-l;</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segtree::update(int t,int l,int r){</w:t>
      </w:r>
    </w:p>
    <w:p w:rsidR="005F1F37" w:rsidRPr="00C81BAD" w:rsidRDefault="005F1F37" w:rsidP="005F1F37">
      <w:pPr>
        <w:pStyle w:val="ad"/>
        <w:rPr>
          <w:rFonts w:hAnsi="宋体" w:cs="宋体"/>
        </w:rPr>
      </w:pPr>
      <w:r w:rsidRPr="00C81BAD">
        <w:rPr>
          <w:rFonts w:hAnsi="宋体" w:cs="宋体" w:hint="eastAsia"/>
        </w:rPr>
        <w:t xml:space="preserve">       if (cnt[t]||r-l==1)</w:t>
      </w:r>
    </w:p>
    <w:p w:rsidR="005F1F37" w:rsidRPr="00C81BAD" w:rsidRDefault="005F1F37" w:rsidP="005F1F37">
      <w:pPr>
        <w:pStyle w:val="ad"/>
        <w:rPr>
          <w:rFonts w:hAnsi="宋体" w:cs="宋体"/>
        </w:rPr>
      </w:pPr>
      <w:r w:rsidRPr="00C81BAD">
        <w:rPr>
          <w:rFonts w:hAnsi="宋体" w:cs="宋体" w:hint="eastAsia"/>
        </w:rPr>
        <w:t xml:space="preserve">              len[t]=length(l,r);</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len[t]=len[t+t]+len[t+t+1];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segtree::inc_seg(int t,int l0,int r0,int l,int r){</w:t>
      </w:r>
    </w:p>
    <w:p w:rsidR="005F1F37" w:rsidRPr="00C81BAD" w:rsidRDefault="005F1F37" w:rsidP="005F1F37">
      <w:pPr>
        <w:pStyle w:val="ad"/>
        <w:rPr>
          <w:rFonts w:hAnsi="宋体" w:cs="宋体"/>
          <w:lang w:val="pt-BR"/>
        </w:rPr>
      </w:pPr>
      <w:r w:rsidRPr="00C81BAD">
        <w:rPr>
          <w:rFonts w:hAnsi="宋体" w:cs="宋体" w:hint="eastAsia"/>
          <w:lang w:val="pt-BR"/>
        </w:rPr>
        <w:t xml:space="preserve">       if (l0==l&amp;&amp;r0==r)</w:t>
      </w:r>
    </w:p>
    <w:p w:rsidR="005F1F37" w:rsidRPr="00C81BAD" w:rsidRDefault="005F1F37" w:rsidP="005F1F37">
      <w:pPr>
        <w:pStyle w:val="ad"/>
        <w:rPr>
          <w:rFonts w:hAnsi="宋体" w:cs="宋体"/>
          <w:lang w:val="pt-BR"/>
        </w:rPr>
      </w:pPr>
      <w:r w:rsidRPr="00C81BAD">
        <w:rPr>
          <w:rFonts w:hAnsi="宋体" w:cs="宋体" w:hint="eastAsia"/>
          <w:lang w:val="pt-BR"/>
        </w:rPr>
        <w:t xml:space="preserve">              cnt[t]++;</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int m0=(l0+r0)&gt;&gt;1;</w:t>
      </w:r>
    </w:p>
    <w:p w:rsidR="005F1F37" w:rsidRPr="00C81BAD" w:rsidRDefault="005F1F37" w:rsidP="005F1F37">
      <w:pPr>
        <w:pStyle w:val="ad"/>
        <w:rPr>
          <w:rFonts w:hAnsi="宋体" w:cs="宋体"/>
        </w:rPr>
      </w:pPr>
      <w:r w:rsidRPr="00C81BAD">
        <w:rPr>
          <w:rFonts w:hAnsi="宋体" w:cs="宋体" w:hint="eastAsia"/>
        </w:rPr>
        <w:t xml:space="preserve">              if (l&lt;m0)</w:t>
      </w:r>
    </w:p>
    <w:p w:rsidR="005F1F37" w:rsidRPr="00C81BAD" w:rsidRDefault="005F1F37" w:rsidP="005F1F37">
      <w:pPr>
        <w:pStyle w:val="ad"/>
        <w:rPr>
          <w:rFonts w:hAnsi="宋体" w:cs="宋体"/>
        </w:rPr>
      </w:pPr>
      <w:r w:rsidRPr="00C81BAD">
        <w:rPr>
          <w:rFonts w:hAnsi="宋体" w:cs="宋体" w:hint="eastAsia"/>
        </w:rPr>
        <w:t xml:space="preserve">                     inc_seg(t+t,l0,m0,l,m0&lt;r?m0:r);</w:t>
      </w:r>
    </w:p>
    <w:p w:rsidR="005F1F37" w:rsidRPr="00C81BAD" w:rsidRDefault="005F1F37" w:rsidP="005F1F37">
      <w:pPr>
        <w:pStyle w:val="ad"/>
        <w:rPr>
          <w:rFonts w:hAnsi="宋体" w:cs="宋体"/>
          <w:lang w:val="pt-BR"/>
        </w:rPr>
      </w:pPr>
      <w:r w:rsidRPr="00C81BAD">
        <w:rPr>
          <w:rFonts w:hAnsi="宋体" w:cs="宋体" w:hint="eastAsia"/>
          <w:lang w:val="pt-BR"/>
        </w:rPr>
        <w:t xml:space="preserve">              if (r&gt;m0)</w:t>
      </w:r>
    </w:p>
    <w:p w:rsidR="005F1F37" w:rsidRPr="00C81BAD" w:rsidRDefault="005F1F37" w:rsidP="005F1F37">
      <w:pPr>
        <w:pStyle w:val="ad"/>
        <w:rPr>
          <w:rFonts w:hAnsi="宋体" w:cs="宋体"/>
          <w:lang w:val="pt-BR"/>
        </w:rPr>
      </w:pPr>
      <w:r w:rsidRPr="00C81BAD">
        <w:rPr>
          <w:rFonts w:hAnsi="宋体" w:cs="宋体" w:hint="eastAsia"/>
          <w:lang w:val="pt-BR"/>
        </w:rPr>
        <w:t xml:space="preserve">                     inc_seg(t+t+1,m0,r0,m0&gt;l?m0:l,r);</w:t>
      </w:r>
    </w:p>
    <w:p w:rsidR="005F1F37" w:rsidRPr="00C81BAD" w:rsidRDefault="005F1F37" w:rsidP="005F1F37">
      <w:pPr>
        <w:pStyle w:val="ad"/>
        <w:rPr>
          <w:rFonts w:hAnsi="宋体" w:cs="宋体"/>
        </w:rPr>
      </w:pPr>
      <w:r w:rsidRPr="00C81BAD">
        <w:rPr>
          <w:rFonts w:hAnsi="宋体" w:cs="宋体" w:hint="eastAsia"/>
        </w:rPr>
        <w:t xml:space="preserve">              if (cnt[t+t]&amp;&amp;cnt[t+t+1]){</w:t>
      </w:r>
    </w:p>
    <w:p w:rsidR="005F1F37" w:rsidRPr="00C81BAD" w:rsidRDefault="005F1F37" w:rsidP="005F1F37">
      <w:pPr>
        <w:pStyle w:val="ad"/>
        <w:rPr>
          <w:rFonts w:hAnsi="宋体" w:cs="宋体"/>
        </w:rPr>
      </w:pPr>
      <w:r w:rsidRPr="00C81BAD">
        <w:rPr>
          <w:rFonts w:hAnsi="宋体" w:cs="宋体" w:hint="eastAsia"/>
        </w:rPr>
        <w:t xml:space="preserve">                     cnt[t+t]--;</w:t>
      </w:r>
    </w:p>
    <w:p w:rsidR="005F1F37" w:rsidRPr="00C81BAD" w:rsidRDefault="005F1F37" w:rsidP="005F1F37">
      <w:pPr>
        <w:pStyle w:val="ad"/>
        <w:rPr>
          <w:rFonts w:hAnsi="宋体" w:cs="宋体"/>
        </w:rPr>
      </w:pPr>
      <w:r w:rsidRPr="00C81BAD">
        <w:rPr>
          <w:rFonts w:hAnsi="宋体" w:cs="宋体" w:hint="eastAsia"/>
        </w:rPr>
        <w:t xml:space="preserve">                     update(t+t,l0,m0);</w:t>
      </w:r>
    </w:p>
    <w:p w:rsidR="005F1F37" w:rsidRPr="00C81BAD" w:rsidRDefault="005F1F37" w:rsidP="005F1F37">
      <w:pPr>
        <w:pStyle w:val="ad"/>
        <w:rPr>
          <w:rFonts w:hAnsi="宋体" w:cs="宋体"/>
        </w:rPr>
      </w:pPr>
      <w:r w:rsidRPr="00C81BAD">
        <w:rPr>
          <w:rFonts w:hAnsi="宋体" w:cs="宋体" w:hint="eastAsia"/>
        </w:rPr>
        <w:t xml:space="preserve">                     cnt[t+t+1]--;</w:t>
      </w:r>
    </w:p>
    <w:p w:rsidR="005F1F37" w:rsidRPr="00C81BAD" w:rsidRDefault="005F1F37" w:rsidP="005F1F37">
      <w:pPr>
        <w:pStyle w:val="ad"/>
        <w:rPr>
          <w:rFonts w:hAnsi="宋体" w:cs="宋体"/>
        </w:rPr>
      </w:pPr>
      <w:r w:rsidRPr="00C81BAD">
        <w:rPr>
          <w:rFonts w:hAnsi="宋体" w:cs="宋体" w:hint="eastAsia"/>
        </w:rPr>
        <w:t xml:space="preserve">                     update(t+t+1,m0,r0);</w:t>
      </w:r>
    </w:p>
    <w:p w:rsidR="005F1F37" w:rsidRPr="00C81BAD" w:rsidRDefault="005F1F37" w:rsidP="005F1F37">
      <w:pPr>
        <w:pStyle w:val="ad"/>
        <w:rPr>
          <w:rFonts w:hAnsi="宋体" w:cs="宋体"/>
        </w:rPr>
      </w:pPr>
      <w:r w:rsidRPr="00C81BAD">
        <w:rPr>
          <w:rFonts w:hAnsi="宋体" w:cs="宋体" w:hint="eastAsia"/>
        </w:rPr>
        <w:t xml:space="preserve">                     cnt[t]++;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update(t,l0,r0);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void segtree::dec_seg(int t,int l0,int r0,int l,int r){</w:t>
      </w:r>
    </w:p>
    <w:p w:rsidR="005F1F37" w:rsidRPr="00C81BAD" w:rsidRDefault="005F1F37" w:rsidP="005F1F37">
      <w:pPr>
        <w:pStyle w:val="ad"/>
        <w:rPr>
          <w:rFonts w:hAnsi="宋体" w:cs="宋体"/>
          <w:lang w:val="pt-BR"/>
        </w:rPr>
      </w:pPr>
      <w:r w:rsidRPr="00C81BAD">
        <w:rPr>
          <w:rFonts w:hAnsi="宋体" w:cs="宋体" w:hint="eastAsia"/>
          <w:lang w:val="pt-BR"/>
        </w:rPr>
        <w:t xml:space="preserve">       if (l0==l&amp;&amp;r0==r)</w:t>
      </w:r>
    </w:p>
    <w:p w:rsidR="005F1F37" w:rsidRPr="00C81BAD" w:rsidRDefault="005F1F37" w:rsidP="005F1F37">
      <w:pPr>
        <w:pStyle w:val="ad"/>
        <w:rPr>
          <w:rFonts w:hAnsi="宋体" w:cs="宋体"/>
          <w:lang w:val="pt-BR"/>
        </w:rPr>
      </w:pPr>
      <w:r w:rsidRPr="00C81BAD">
        <w:rPr>
          <w:rFonts w:hAnsi="宋体" w:cs="宋体" w:hint="eastAsia"/>
          <w:lang w:val="pt-BR"/>
        </w:rPr>
        <w:t xml:space="preserve">              cnt[t]--;</w:t>
      </w:r>
    </w:p>
    <w:p w:rsidR="005F1F37" w:rsidRPr="00C81BAD" w:rsidRDefault="005F1F37" w:rsidP="005F1F37">
      <w:pPr>
        <w:pStyle w:val="ad"/>
        <w:rPr>
          <w:rFonts w:hAnsi="宋体" w:cs="宋体"/>
        </w:rPr>
      </w:pPr>
      <w:r w:rsidRPr="00C81BAD">
        <w:rPr>
          <w:rFonts w:hAnsi="宋体" w:cs="宋体" w:hint="eastAsia"/>
        </w:rPr>
        <w:t xml:space="preserve">       else if (cnt[t]){</w:t>
      </w:r>
    </w:p>
    <w:p w:rsidR="005F1F37" w:rsidRPr="00C81BAD" w:rsidRDefault="005F1F37" w:rsidP="005F1F37">
      <w:pPr>
        <w:pStyle w:val="ad"/>
        <w:rPr>
          <w:rFonts w:hAnsi="宋体" w:cs="宋体"/>
        </w:rPr>
      </w:pPr>
      <w:r w:rsidRPr="00C81BAD">
        <w:rPr>
          <w:rFonts w:hAnsi="宋体" w:cs="宋体" w:hint="eastAsia"/>
        </w:rPr>
        <w:t xml:space="preserve">              cnt[t]--;</w:t>
      </w:r>
    </w:p>
    <w:p w:rsidR="005F1F37" w:rsidRPr="00C81BAD" w:rsidRDefault="005F1F37" w:rsidP="005F1F37">
      <w:pPr>
        <w:pStyle w:val="ad"/>
        <w:rPr>
          <w:rFonts w:hAnsi="宋体" w:cs="宋体"/>
        </w:rPr>
      </w:pPr>
      <w:r w:rsidRPr="00C81BAD">
        <w:rPr>
          <w:rFonts w:hAnsi="宋体" w:cs="宋体" w:hint="eastAsia"/>
        </w:rPr>
        <w:t xml:space="preserve">              if (l&gt;l0)</w:t>
      </w:r>
    </w:p>
    <w:p w:rsidR="005F1F37" w:rsidRPr="00C81BAD" w:rsidRDefault="005F1F37" w:rsidP="005F1F37">
      <w:pPr>
        <w:pStyle w:val="ad"/>
        <w:rPr>
          <w:rFonts w:hAnsi="宋体" w:cs="宋体"/>
        </w:rPr>
      </w:pPr>
      <w:r w:rsidRPr="00C81BAD">
        <w:rPr>
          <w:rFonts w:hAnsi="宋体" w:cs="宋体" w:hint="eastAsia"/>
        </w:rPr>
        <w:t xml:space="preserve">                     inc_seg(t,l0,r0,l0,l);</w:t>
      </w:r>
    </w:p>
    <w:p w:rsidR="005F1F37" w:rsidRPr="00C81BAD" w:rsidRDefault="005F1F37" w:rsidP="005F1F37">
      <w:pPr>
        <w:pStyle w:val="ad"/>
        <w:rPr>
          <w:rFonts w:hAnsi="宋体" w:cs="宋体"/>
          <w:lang w:val="pt-BR"/>
        </w:rPr>
      </w:pPr>
      <w:r w:rsidRPr="00C81BAD">
        <w:rPr>
          <w:rFonts w:hAnsi="宋体" w:cs="宋体" w:hint="eastAsia"/>
          <w:lang w:val="pt-BR"/>
        </w:rPr>
        <w:t xml:space="preserve">              if (r&lt;r0)</w:t>
      </w:r>
    </w:p>
    <w:p w:rsidR="005F1F37" w:rsidRPr="00C81BAD" w:rsidRDefault="005F1F37" w:rsidP="005F1F37">
      <w:pPr>
        <w:pStyle w:val="ad"/>
        <w:rPr>
          <w:rFonts w:hAnsi="宋体" w:cs="宋体"/>
          <w:lang w:val="pt-BR"/>
        </w:rPr>
      </w:pPr>
      <w:r w:rsidRPr="00C81BAD">
        <w:rPr>
          <w:rFonts w:hAnsi="宋体" w:cs="宋体" w:hint="eastAsia"/>
          <w:lang w:val="pt-BR"/>
        </w:rPr>
        <w:t xml:space="preserve">                     inc_seg(t,l0,r0,r,r0);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int m0=(l0+r0)&gt;&gt;1;</w:t>
      </w:r>
    </w:p>
    <w:p w:rsidR="005F1F37" w:rsidRPr="00C81BAD" w:rsidRDefault="005F1F37" w:rsidP="005F1F37">
      <w:pPr>
        <w:pStyle w:val="ad"/>
        <w:rPr>
          <w:rFonts w:hAnsi="宋体" w:cs="宋体"/>
        </w:rPr>
      </w:pPr>
      <w:r w:rsidRPr="00C81BAD">
        <w:rPr>
          <w:rFonts w:hAnsi="宋体" w:cs="宋体" w:hint="eastAsia"/>
        </w:rPr>
        <w:t xml:space="preserve">              if (l&lt;m0)</w:t>
      </w:r>
    </w:p>
    <w:p w:rsidR="005F1F37" w:rsidRPr="00C81BAD" w:rsidRDefault="005F1F37" w:rsidP="005F1F37">
      <w:pPr>
        <w:pStyle w:val="ad"/>
        <w:rPr>
          <w:rFonts w:hAnsi="宋体" w:cs="宋体"/>
        </w:rPr>
      </w:pPr>
      <w:r w:rsidRPr="00C81BAD">
        <w:rPr>
          <w:rFonts w:hAnsi="宋体" w:cs="宋体" w:hint="eastAsia"/>
        </w:rPr>
        <w:t xml:space="preserve">                     dec_seg(t+t,l0,m0,l,m0&lt;r?m0:r);</w:t>
      </w:r>
    </w:p>
    <w:p w:rsidR="005F1F37" w:rsidRPr="00C81BAD" w:rsidRDefault="005F1F37" w:rsidP="005F1F37">
      <w:pPr>
        <w:pStyle w:val="ad"/>
        <w:rPr>
          <w:rFonts w:hAnsi="宋体" w:cs="宋体"/>
        </w:rPr>
      </w:pPr>
      <w:r w:rsidRPr="00C81BAD">
        <w:rPr>
          <w:rFonts w:hAnsi="宋体" w:cs="宋体" w:hint="eastAsia"/>
        </w:rPr>
        <w:t xml:space="preserve">              if (r&gt;m0)</w:t>
      </w:r>
    </w:p>
    <w:p w:rsidR="005F1F37" w:rsidRPr="00C81BAD" w:rsidRDefault="005F1F37" w:rsidP="005F1F37">
      <w:pPr>
        <w:pStyle w:val="ad"/>
        <w:rPr>
          <w:rFonts w:hAnsi="宋体" w:cs="宋体"/>
          <w:lang w:val="pt-BR"/>
        </w:rPr>
      </w:pPr>
      <w:r w:rsidRPr="00C81BAD">
        <w:rPr>
          <w:rFonts w:hAnsi="宋体" w:cs="宋体" w:hint="eastAsia"/>
          <w:lang w:val="pt-BR"/>
        </w:rPr>
        <w:t xml:space="preserve">                     dec_seg(t+t+1,m0,r0,m0&gt;l?m0:l,r);</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update(t,l0,r0);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segtree::seg_len(int t,int l0,int r0,int l,int r){</w:t>
      </w:r>
    </w:p>
    <w:p w:rsidR="005F1F37" w:rsidRPr="00C81BAD" w:rsidRDefault="005F1F37" w:rsidP="005F1F37">
      <w:pPr>
        <w:pStyle w:val="ad"/>
        <w:rPr>
          <w:rFonts w:hAnsi="宋体" w:cs="宋体"/>
          <w:lang w:val="pt-BR"/>
        </w:rPr>
      </w:pPr>
      <w:r w:rsidRPr="00C81BAD">
        <w:rPr>
          <w:rFonts w:hAnsi="宋体" w:cs="宋体" w:hint="eastAsia"/>
          <w:lang w:val="pt-BR"/>
        </w:rPr>
        <w:t xml:space="preserve">       if (cnt[t]||(l0==l&amp;&amp;r0==r))</w:t>
      </w:r>
    </w:p>
    <w:p w:rsidR="005F1F37" w:rsidRPr="00C81BAD" w:rsidRDefault="005F1F37" w:rsidP="005F1F37">
      <w:pPr>
        <w:pStyle w:val="ad"/>
        <w:rPr>
          <w:rFonts w:hAnsi="宋体" w:cs="宋体"/>
        </w:rPr>
      </w:pPr>
      <w:r w:rsidRPr="00C81BAD">
        <w:rPr>
          <w:rFonts w:hAnsi="宋体" w:cs="宋体" w:hint="eastAsia"/>
        </w:rPr>
        <w:t xml:space="preserve">              return len[t];</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int m0=(l0+r0)&gt;&gt;1,ret=0;</w:t>
      </w:r>
    </w:p>
    <w:p w:rsidR="005F1F37" w:rsidRPr="00C81BAD" w:rsidRDefault="005F1F37" w:rsidP="005F1F37">
      <w:pPr>
        <w:pStyle w:val="ad"/>
        <w:rPr>
          <w:rFonts w:hAnsi="宋体" w:cs="宋体"/>
        </w:rPr>
      </w:pPr>
      <w:r w:rsidRPr="00C81BAD">
        <w:rPr>
          <w:rFonts w:hAnsi="宋体" w:cs="宋体" w:hint="eastAsia"/>
        </w:rPr>
        <w:t xml:space="preserve">              if (l&lt;m0)</w:t>
      </w:r>
    </w:p>
    <w:p w:rsidR="005F1F37" w:rsidRPr="00C81BAD" w:rsidRDefault="005F1F37" w:rsidP="005F1F37">
      <w:pPr>
        <w:pStyle w:val="ad"/>
        <w:rPr>
          <w:rFonts w:hAnsi="宋体" w:cs="宋体"/>
        </w:rPr>
      </w:pPr>
      <w:r w:rsidRPr="00C81BAD">
        <w:rPr>
          <w:rFonts w:hAnsi="宋体" w:cs="宋体" w:hint="eastAsia"/>
        </w:rPr>
        <w:t xml:space="preserve">                     ret+=seg_len(t+t,l0,m0,l,m0&lt;r?m0:r);</w:t>
      </w:r>
    </w:p>
    <w:p w:rsidR="005F1F37" w:rsidRPr="00C81BAD" w:rsidRDefault="005F1F37" w:rsidP="005F1F37">
      <w:pPr>
        <w:pStyle w:val="ad"/>
        <w:rPr>
          <w:rFonts w:hAnsi="宋体" w:cs="宋体"/>
        </w:rPr>
      </w:pPr>
      <w:r w:rsidRPr="00C81BAD">
        <w:rPr>
          <w:rFonts w:hAnsi="宋体" w:cs="宋体" w:hint="eastAsia"/>
        </w:rPr>
        <w:t xml:space="preserve">              if (r&gt;m0)</w:t>
      </w:r>
    </w:p>
    <w:p w:rsidR="005F1F37" w:rsidRPr="00C81BAD" w:rsidRDefault="005F1F37" w:rsidP="005F1F37">
      <w:pPr>
        <w:pStyle w:val="ad"/>
        <w:rPr>
          <w:rFonts w:hAnsi="宋体" w:cs="宋体"/>
        </w:rPr>
      </w:pPr>
      <w:r w:rsidRPr="00C81BAD">
        <w:rPr>
          <w:rFonts w:hAnsi="宋体" w:cs="宋体" w:hint="eastAsia"/>
        </w:rPr>
        <w:t xml:space="preserve">                     ret+=seg_len(t+t+1,m0,r0,m0&gt;l?m0:l,r);</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//线段树扩展</w:t>
      </w:r>
    </w:p>
    <w:p w:rsidR="005F1F37" w:rsidRPr="00C81BAD" w:rsidRDefault="005F1F37" w:rsidP="005F1F37">
      <w:pPr>
        <w:pStyle w:val="ad"/>
        <w:rPr>
          <w:rFonts w:hAnsi="宋体" w:cs="宋体"/>
        </w:rPr>
      </w:pPr>
      <w:r w:rsidRPr="00C81BAD">
        <w:rPr>
          <w:rFonts w:hAnsi="宋体" w:cs="宋体" w:hint="eastAsia"/>
        </w:rPr>
        <w:t>//可以计算长度和线段数</w:t>
      </w:r>
    </w:p>
    <w:p w:rsidR="005F1F37" w:rsidRPr="00C81BAD" w:rsidRDefault="005F1F37" w:rsidP="005F1F37">
      <w:pPr>
        <w:pStyle w:val="ad"/>
        <w:rPr>
          <w:rFonts w:hAnsi="宋体" w:cs="宋体"/>
        </w:rPr>
      </w:pPr>
      <w:r w:rsidRPr="00C81BAD">
        <w:rPr>
          <w:rFonts w:hAnsi="宋体" w:cs="宋体" w:hint="eastAsia"/>
        </w:rPr>
        <w:t>//可以处理加入边和删除边不同的情况</w:t>
      </w:r>
    </w:p>
    <w:p w:rsidR="005F1F37" w:rsidRPr="00C81BAD" w:rsidRDefault="005F1F37" w:rsidP="005F1F37">
      <w:pPr>
        <w:pStyle w:val="ad"/>
        <w:rPr>
          <w:rFonts w:hAnsi="宋体" w:cs="宋体"/>
        </w:rPr>
      </w:pPr>
      <w:r w:rsidRPr="00C81BAD">
        <w:rPr>
          <w:rFonts w:hAnsi="宋体" w:cs="宋体" w:hint="eastAsia"/>
        </w:rPr>
        <w:t>//inc_seg和dec_seg用于加入边</w:t>
      </w:r>
    </w:p>
    <w:p w:rsidR="005F1F37" w:rsidRPr="00C81BAD" w:rsidRDefault="005F1F37" w:rsidP="005F1F37">
      <w:pPr>
        <w:pStyle w:val="ad"/>
        <w:rPr>
          <w:rFonts w:hAnsi="宋体" w:cs="宋体"/>
        </w:rPr>
      </w:pPr>
      <w:r w:rsidRPr="00C81BAD">
        <w:rPr>
          <w:rFonts w:hAnsi="宋体" w:cs="宋体" w:hint="eastAsia"/>
        </w:rPr>
        <w:t>//seg_len求长度,seg_cut求线段数</w:t>
      </w:r>
    </w:p>
    <w:p w:rsidR="005F1F37" w:rsidRPr="00C81BAD" w:rsidRDefault="005F1F37" w:rsidP="005F1F37">
      <w:pPr>
        <w:pStyle w:val="ad"/>
        <w:rPr>
          <w:rFonts w:hAnsi="宋体" w:cs="宋体"/>
        </w:rPr>
      </w:pPr>
      <w:r w:rsidRPr="00C81BAD">
        <w:rPr>
          <w:rFonts w:hAnsi="宋体" w:cs="宋体" w:hint="eastAsia"/>
        </w:rPr>
        <w:t>//t传根节点(一律为1)</w:t>
      </w:r>
    </w:p>
    <w:p w:rsidR="005F1F37" w:rsidRPr="00C81BAD" w:rsidRDefault="005F1F37" w:rsidP="005F1F37">
      <w:pPr>
        <w:pStyle w:val="ad"/>
        <w:rPr>
          <w:rFonts w:hAnsi="宋体" w:cs="宋体"/>
        </w:rPr>
      </w:pPr>
      <w:r w:rsidRPr="00C81BAD">
        <w:rPr>
          <w:rFonts w:hAnsi="宋体" w:cs="宋体" w:hint="eastAsia"/>
        </w:rPr>
        <w:t>//l0,r0传树的节点范围(一律为1..t)</w:t>
      </w:r>
    </w:p>
    <w:p w:rsidR="005F1F37" w:rsidRPr="00C81BAD" w:rsidRDefault="005F1F37" w:rsidP="005F1F37">
      <w:pPr>
        <w:pStyle w:val="ad"/>
        <w:rPr>
          <w:rFonts w:hAnsi="宋体" w:cs="宋体"/>
        </w:rPr>
      </w:pPr>
      <w:r w:rsidRPr="00C81BAD">
        <w:rPr>
          <w:rFonts w:hAnsi="宋体" w:cs="宋体" w:hint="eastAsia"/>
        </w:rPr>
        <w:t>//l,r传线段(端点)</w:t>
      </w:r>
    </w:p>
    <w:p w:rsidR="005F1F37" w:rsidRPr="00C81BAD" w:rsidRDefault="005F1F37" w:rsidP="005F1F37">
      <w:pPr>
        <w:pStyle w:val="ad"/>
        <w:rPr>
          <w:rFonts w:hAnsi="宋体" w:cs="宋体"/>
        </w:rPr>
      </w:pPr>
      <w:r w:rsidRPr="00C81BAD">
        <w:rPr>
          <w:rFonts w:hAnsi="宋体" w:cs="宋体" w:hint="eastAsia"/>
        </w:rPr>
        <w:t>#define MAXN 10000</w:t>
      </w:r>
    </w:p>
    <w:p w:rsidR="005F1F37" w:rsidRPr="00C81BAD" w:rsidRDefault="005F1F37" w:rsidP="005F1F37">
      <w:pPr>
        <w:pStyle w:val="ad"/>
        <w:rPr>
          <w:rFonts w:hAnsi="宋体" w:cs="宋体"/>
        </w:rPr>
      </w:pPr>
      <w:r w:rsidRPr="00C81BAD">
        <w:rPr>
          <w:rFonts w:hAnsi="宋体" w:cs="宋体" w:hint="eastAsia"/>
        </w:rPr>
        <w:t>struct segtree{</w:t>
      </w:r>
    </w:p>
    <w:p w:rsidR="005F1F37" w:rsidRPr="00C81BAD" w:rsidRDefault="005F1F37" w:rsidP="005F1F37">
      <w:pPr>
        <w:pStyle w:val="ad"/>
        <w:rPr>
          <w:rFonts w:hAnsi="宋体" w:cs="宋体"/>
        </w:rPr>
      </w:pPr>
      <w:r w:rsidRPr="00C81BAD">
        <w:rPr>
          <w:rFonts w:hAnsi="宋体" w:cs="宋体" w:hint="eastAsia"/>
        </w:rPr>
        <w:lastRenderedPageBreak/>
        <w:t xml:space="preserve">       int n,cnt[MAXN],len[MAXN],cut[MAXN],bl[MAXN],br[MAXN];</w:t>
      </w:r>
    </w:p>
    <w:p w:rsidR="005F1F37" w:rsidRPr="00C81BAD" w:rsidRDefault="005F1F37" w:rsidP="005F1F37">
      <w:pPr>
        <w:pStyle w:val="ad"/>
        <w:rPr>
          <w:rFonts w:hAnsi="宋体" w:cs="宋体"/>
        </w:rPr>
      </w:pPr>
      <w:r w:rsidRPr="00C81BAD">
        <w:rPr>
          <w:rFonts w:hAnsi="宋体" w:cs="宋体" w:hint="eastAsia"/>
        </w:rPr>
        <w:t xml:space="preserve">       segtree(int t):n(t){</w:t>
      </w:r>
    </w:p>
    <w:p w:rsidR="005F1F37" w:rsidRPr="00C81BAD" w:rsidRDefault="005F1F37" w:rsidP="005F1F37">
      <w:pPr>
        <w:pStyle w:val="ad"/>
        <w:rPr>
          <w:rFonts w:hAnsi="宋体" w:cs="宋体"/>
        </w:rPr>
      </w:pPr>
      <w:r w:rsidRPr="00C81BAD">
        <w:rPr>
          <w:rFonts w:hAnsi="宋体" w:cs="宋体" w:hint="eastAsia"/>
        </w:rPr>
        <w:t xml:space="preserve">              for (int i=1;i&lt;=t;i++)</w:t>
      </w:r>
    </w:p>
    <w:p w:rsidR="005F1F37" w:rsidRPr="00C81BAD" w:rsidRDefault="005F1F37" w:rsidP="005F1F37">
      <w:pPr>
        <w:pStyle w:val="ad"/>
        <w:rPr>
          <w:rFonts w:hAnsi="宋体" w:cs="宋体"/>
        </w:rPr>
      </w:pPr>
      <w:r w:rsidRPr="00C81BAD">
        <w:rPr>
          <w:rFonts w:hAnsi="宋体" w:cs="宋体" w:hint="eastAsia"/>
        </w:rPr>
        <w:t xml:space="preserve">                     cnt[i]=len[i]=cut[i]=bl[i]=br[i]=0;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void update(int t,int l,int r);</w:t>
      </w:r>
    </w:p>
    <w:p w:rsidR="005F1F37" w:rsidRPr="00C81BAD" w:rsidRDefault="005F1F37" w:rsidP="005F1F37">
      <w:pPr>
        <w:pStyle w:val="ad"/>
        <w:rPr>
          <w:rFonts w:hAnsi="宋体" w:cs="宋体"/>
        </w:rPr>
      </w:pPr>
      <w:r w:rsidRPr="00C81BAD">
        <w:rPr>
          <w:rFonts w:hAnsi="宋体" w:cs="宋体" w:hint="eastAsia"/>
        </w:rPr>
        <w:t xml:space="preserve">       void inc_seg(int t,int l0,int r0,int l,int r);</w:t>
      </w:r>
    </w:p>
    <w:p w:rsidR="005F1F37" w:rsidRPr="00C81BAD" w:rsidRDefault="005F1F37" w:rsidP="005F1F37">
      <w:pPr>
        <w:pStyle w:val="ad"/>
        <w:rPr>
          <w:rFonts w:hAnsi="宋体" w:cs="宋体"/>
        </w:rPr>
      </w:pPr>
      <w:r w:rsidRPr="00C81BAD">
        <w:rPr>
          <w:rFonts w:hAnsi="宋体" w:cs="宋体" w:hint="eastAsia"/>
        </w:rPr>
        <w:t xml:space="preserve">       void dec_seg(int t,int l0,int r0,int l,int r);</w:t>
      </w:r>
    </w:p>
    <w:p w:rsidR="005F1F37" w:rsidRPr="00C81BAD" w:rsidRDefault="005F1F37" w:rsidP="005F1F37">
      <w:pPr>
        <w:pStyle w:val="ad"/>
        <w:rPr>
          <w:rFonts w:hAnsi="宋体" w:cs="宋体"/>
        </w:rPr>
      </w:pPr>
      <w:r w:rsidRPr="00C81BAD">
        <w:rPr>
          <w:rFonts w:hAnsi="宋体" w:cs="宋体" w:hint="eastAsia"/>
        </w:rPr>
        <w:t xml:space="preserve">       int seg_len(int t,int l0,int r0,int l,int r);</w:t>
      </w:r>
    </w:p>
    <w:p w:rsidR="005F1F37" w:rsidRPr="00C81BAD" w:rsidRDefault="005F1F37" w:rsidP="005F1F37">
      <w:pPr>
        <w:pStyle w:val="ad"/>
        <w:rPr>
          <w:rFonts w:hAnsi="宋体" w:cs="宋体"/>
        </w:rPr>
      </w:pPr>
      <w:r w:rsidRPr="00C81BAD">
        <w:rPr>
          <w:rFonts w:hAnsi="宋体" w:cs="宋体" w:hint="eastAsia"/>
        </w:rPr>
        <w:t xml:space="preserve">       int seg_cut(int t,int l0,int r0,int l,int r);</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length(int l,int r){</w:t>
      </w:r>
    </w:p>
    <w:p w:rsidR="005F1F37" w:rsidRPr="00C81BAD" w:rsidRDefault="005F1F37" w:rsidP="005F1F37">
      <w:pPr>
        <w:pStyle w:val="ad"/>
        <w:rPr>
          <w:rFonts w:hAnsi="宋体" w:cs="宋体"/>
        </w:rPr>
      </w:pPr>
      <w:r w:rsidRPr="00C81BAD">
        <w:rPr>
          <w:rFonts w:hAnsi="宋体" w:cs="宋体" w:hint="eastAsia"/>
        </w:rPr>
        <w:t xml:space="preserve">       return r-l;</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segtree::update(int t,int l,int r){</w:t>
      </w:r>
    </w:p>
    <w:p w:rsidR="005F1F37" w:rsidRPr="00C81BAD" w:rsidRDefault="005F1F37" w:rsidP="005F1F37">
      <w:pPr>
        <w:pStyle w:val="ad"/>
        <w:rPr>
          <w:rFonts w:hAnsi="宋体" w:cs="宋体"/>
        </w:rPr>
      </w:pPr>
      <w:r w:rsidRPr="00C81BAD">
        <w:rPr>
          <w:rFonts w:hAnsi="宋体" w:cs="宋体" w:hint="eastAsia"/>
        </w:rPr>
        <w:t xml:space="preserve">       if (cnt[t]||r-l==1)</w:t>
      </w:r>
    </w:p>
    <w:p w:rsidR="005F1F37" w:rsidRPr="00C81BAD" w:rsidRDefault="005F1F37" w:rsidP="005F1F37">
      <w:pPr>
        <w:pStyle w:val="ad"/>
        <w:rPr>
          <w:rFonts w:hAnsi="宋体" w:cs="宋体"/>
        </w:rPr>
      </w:pPr>
      <w:r w:rsidRPr="00C81BAD">
        <w:rPr>
          <w:rFonts w:hAnsi="宋体" w:cs="宋体" w:hint="eastAsia"/>
        </w:rPr>
        <w:t xml:space="preserve">              len[t]=length(l,r),cut[t]=bl[t]=br[t]=1;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len[t]=len[t+t]+len[t+t+1];</w:t>
      </w:r>
    </w:p>
    <w:p w:rsidR="005F1F37" w:rsidRPr="00C81BAD" w:rsidRDefault="005F1F37" w:rsidP="005F1F37">
      <w:pPr>
        <w:pStyle w:val="ad"/>
        <w:rPr>
          <w:rFonts w:hAnsi="宋体" w:cs="宋体"/>
        </w:rPr>
      </w:pPr>
      <w:r w:rsidRPr="00C81BAD">
        <w:rPr>
          <w:rFonts w:hAnsi="宋体" w:cs="宋体" w:hint="eastAsia"/>
        </w:rPr>
        <w:t xml:space="preserve">              cut[t]=cut[t+t]+cut[t+t+1];</w:t>
      </w:r>
    </w:p>
    <w:p w:rsidR="005F1F37" w:rsidRPr="00C81BAD" w:rsidRDefault="005F1F37" w:rsidP="005F1F37">
      <w:pPr>
        <w:pStyle w:val="ad"/>
        <w:rPr>
          <w:rFonts w:hAnsi="宋体" w:cs="宋体"/>
        </w:rPr>
      </w:pPr>
      <w:r w:rsidRPr="00C81BAD">
        <w:rPr>
          <w:rFonts w:hAnsi="宋体" w:cs="宋体" w:hint="eastAsia"/>
        </w:rPr>
        <w:t xml:space="preserve">              if (br[t+t]&amp;&amp;bl[t+t+1])</w:t>
      </w:r>
    </w:p>
    <w:p w:rsidR="005F1F37" w:rsidRPr="00C81BAD" w:rsidRDefault="005F1F37" w:rsidP="005F1F37">
      <w:pPr>
        <w:pStyle w:val="ad"/>
        <w:rPr>
          <w:rFonts w:hAnsi="宋体" w:cs="宋体"/>
        </w:rPr>
      </w:pPr>
      <w:r w:rsidRPr="00C81BAD">
        <w:rPr>
          <w:rFonts w:hAnsi="宋体" w:cs="宋体" w:hint="eastAsia"/>
        </w:rPr>
        <w:t xml:space="preserve">                   cut[t]--;</w:t>
      </w:r>
    </w:p>
    <w:p w:rsidR="005F1F37" w:rsidRPr="00C81BAD" w:rsidRDefault="005F1F37" w:rsidP="005F1F37">
      <w:pPr>
        <w:pStyle w:val="ad"/>
        <w:rPr>
          <w:rFonts w:hAnsi="宋体" w:cs="宋体"/>
        </w:rPr>
      </w:pPr>
      <w:r w:rsidRPr="00C81BAD">
        <w:rPr>
          <w:rFonts w:hAnsi="宋体" w:cs="宋体" w:hint="eastAsia"/>
        </w:rPr>
        <w:t xml:space="preserve">              bl[t]=bl[t+t],br[t]=br[t+t+1];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segtree::inc_seg(int t,int l0,int r0,int l,int r){</w:t>
      </w:r>
    </w:p>
    <w:p w:rsidR="005F1F37" w:rsidRPr="00C81BAD" w:rsidRDefault="005F1F37" w:rsidP="005F1F37">
      <w:pPr>
        <w:pStyle w:val="ad"/>
        <w:rPr>
          <w:rFonts w:hAnsi="宋体" w:cs="宋体"/>
          <w:lang w:val="pt-BR"/>
        </w:rPr>
      </w:pPr>
      <w:r w:rsidRPr="00C81BAD">
        <w:rPr>
          <w:rFonts w:hAnsi="宋体" w:cs="宋体" w:hint="eastAsia"/>
          <w:lang w:val="pt-BR"/>
        </w:rPr>
        <w:t xml:space="preserve">       if (l0==l&amp;&amp;r0==r)</w:t>
      </w:r>
    </w:p>
    <w:p w:rsidR="005F1F37" w:rsidRPr="00C81BAD" w:rsidRDefault="005F1F37" w:rsidP="005F1F37">
      <w:pPr>
        <w:pStyle w:val="ad"/>
        <w:rPr>
          <w:rFonts w:hAnsi="宋体" w:cs="宋体"/>
          <w:lang w:val="pt-BR"/>
        </w:rPr>
      </w:pPr>
      <w:r w:rsidRPr="00C81BAD">
        <w:rPr>
          <w:rFonts w:hAnsi="宋体" w:cs="宋体" w:hint="eastAsia"/>
          <w:lang w:val="pt-BR"/>
        </w:rPr>
        <w:t xml:space="preserve">              cnt[t]++;</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int m0=(l0+r0)&gt;&gt;1;</w:t>
      </w:r>
    </w:p>
    <w:p w:rsidR="005F1F37" w:rsidRPr="00C81BAD" w:rsidRDefault="005F1F37" w:rsidP="005F1F37">
      <w:pPr>
        <w:pStyle w:val="ad"/>
        <w:rPr>
          <w:rFonts w:hAnsi="宋体" w:cs="宋体"/>
        </w:rPr>
      </w:pPr>
      <w:r w:rsidRPr="00C81BAD">
        <w:rPr>
          <w:rFonts w:hAnsi="宋体" w:cs="宋体" w:hint="eastAsia"/>
        </w:rPr>
        <w:t xml:space="preserve">              if (l&lt;m0)</w:t>
      </w:r>
    </w:p>
    <w:p w:rsidR="005F1F37" w:rsidRPr="00C81BAD" w:rsidRDefault="005F1F37" w:rsidP="005F1F37">
      <w:pPr>
        <w:pStyle w:val="ad"/>
        <w:rPr>
          <w:rFonts w:hAnsi="宋体" w:cs="宋体"/>
        </w:rPr>
      </w:pPr>
      <w:r w:rsidRPr="00C81BAD">
        <w:rPr>
          <w:rFonts w:hAnsi="宋体" w:cs="宋体" w:hint="eastAsia"/>
        </w:rPr>
        <w:t xml:space="preserve">                     inc_seg(t+t,l0,m0,l,m0&lt;r?m0:r);</w:t>
      </w:r>
    </w:p>
    <w:p w:rsidR="005F1F37" w:rsidRPr="00C81BAD" w:rsidRDefault="005F1F37" w:rsidP="005F1F37">
      <w:pPr>
        <w:pStyle w:val="ad"/>
        <w:rPr>
          <w:rFonts w:hAnsi="宋体" w:cs="宋体"/>
          <w:lang w:val="pt-BR"/>
        </w:rPr>
      </w:pPr>
      <w:r w:rsidRPr="00C81BAD">
        <w:rPr>
          <w:rFonts w:hAnsi="宋体" w:cs="宋体" w:hint="eastAsia"/>
          <w:lang w:val="pt-BR"/>
        </w:rPr>
        <w:t xml:space="preserve">              if (r&gt;m0)</w:t>
      </w:r>
    </w:p>
    <w:p w:rsidR="005F1F37" w:rsidRPr="00C81BAD" w:rsidRDefault="005F1F37" w:rsidP="005F1F37">
      <w:pPr>
        <w:pStyle w:val="ad"/>
        <w:rPr>
          <w:rFonts w:hAnsi="宋体" w:cs="宋体"/>
          <w:lang w:val="pt-BR"/>
        </w:rPr>
      </w:pPr>
      <w:r w:rsidRPr="00C81BAD">
        <w:rPr>
          <w:rFonts w:hAnsi="宋体" w:cs="宋体" w:hint="eastAsia"/>
          <w:lang w:val="pt-BR"/>
        </w:rPr>
        <w:t xml:space="preserve">                     inc_seg(t+t+1,m0,r0,m0&gt;l?m0:l,r);</w:t>
      </w:r>
    </w:p>
    <w:p w:rsidR="005F1F37" w:rsidRPr="00C81BAD" w:rsidRDefault="005F1F37" w:rsidP="005F1F37">
      <w:pPr>
        <w:pStyle w:val="ad"/>
        <w:rPr>
          <w:rFonts w:hAnsi="宋体" w:cs="宋体"/>
        </w:rPr>
      </w:pPr>
      <w:r w:rsidRPr="00C81BAD">
        <w:rPr>
          <w:rFonts w:hAnsi="宋体" w:cs="宋体" w:hint="eastAsia"/>
        </w:rPr>
        <w:t xml:space="preserve">              if (cnt[t+t]&amp;&amp;cnt[t+t+1]){</w:t>
      </w:r>
    </w:p>
    <w:p w:rsidR="005F1F37" w:rsidRPr="00C81BAD" w:rsidRDefault="005F1F37" w:rsidP="005F1F37">
      <w:pPr>
        <w:pStyle w:val="ad"/>
        <w:rPr>
          <w:rFonts w:hAnsi="宋体" w:cs="宋体"/>
        </w:rPr>
      </w:pPr>
      <w:r w:rsidRPr="00C81BAD">
        <w:rPr>
          <w:rFonts w:hAnsi="宋体" w:cs="宋体" w:hint="eastAsia"/>
        </w:rPr>
        <w:t xml:space="preserve">                     cnt[t+t]--;</w:t>
      </w:r>
    </w:p>
    <w:p w:rsidR="005F1F37" w:rsidRPr="00C81BAD" w:rsidRDefault="005F1F37" w:rsidP="005F1F37">
      <w:pPr>
        <w:pStyle w:val="ad"/>
        <w:rPr>
          <w:rFonts w:hAnsi="宋体" w:cs="宋体"/>
        </w:rPr>
      </w:pPr>
      <w:r w:rsidRPr="00C81BAD">
        <w:rPr>
          <w:rFonts w:hAnsi="宋体" w:cs="宋体" w:hint="eastAsia"/>
        </w:rPr>
        <w:t xml:space="preserve">                     update(t+t,l0,m0);</w:t>
      </w:r>
    </w:p>
    <w:p w:rsidR="005F1F37" w:rsidRPr="00C81BAD" w:rsidRDefault="005F1F37" w:rsidP="005F1F37">
      <w:pPr>
        <w:pStyle w:val="ad"/>
        <w:rPr>
          <w:rFonts w:hAnsi="宋体" w:cs="宋体"/>
        </w:rPr>
      </w:pPr>
      <w:r w:rsidRPr="00C81BAD">
        <w:rPr>
          <w:rFonts w:hAnsi="宋体" w:cs="宋体" w:hint="eastAsia"/>
        </w:rPr>
        <w:t xml:space="preserve">                     cnt[t+t+1]--;</w:t>
      </w:r>
    </w:p>
    <w:p w:rsidR="005F1F37" w:rsidRPr="00C81BAD" w:rsidRDefault="005F1F37" w:rsidP="005F1F37">
      <w:pPr>
        <w:pStyle w:val="ad"/>
        <w:rPr>
          <w:rFonts w:hAnsi="宋体" w:cs="宋体"/>
        </w:rPr>
      </w:pPr>
      <w:r w:rsidRPr="00C81BAD">
        <w:rPr>
          <w:rFonts w:hAnsi="宋体" w:cs="宋体" w:hint="eastAsia"/>
        </w:rPr>
        <w:t xml:space="preserve">                     update(t+t+1,m0,r0);</w:t>
      </w:r>
    </w:p>
    <w:p w:rsidR="005F1F37" w:rsidRPr="00C81BAD" w:rsidRDefault="005F1F37" w:rsidP="005F1F37">
      <w:pPr>
        <w:pStyle w:val="ad"/>
        <w:rPr>
          <w:rFonts w:hAnsi="宋体" w:cs="宋体"/>
        </w:rPr>
      </w:pPr>
      <w:r w:rsidRPr="00C81BAD">
        <w:rPr>
          <w:rFonts w:hAnsi="宋体" w:cs="宋体" w:hint="eastAsia"/>
        </w:rPr>
        <w:t xml:space="preserve">                     cnt[t]++;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 xml:space="preserve">       update(t,l0,r0);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segtree::dec_seg(int t,int l0,int r0,int l,int r){</w:t>
      </w:r>
    </w:p>
    <w:p w:rsidR="005F1F37" w:rsidRPr="00C81BAD" w:rsidRDefault="005F1F37" w:rsidP="005F1F37">
      <w:pPr>
        <w:pStyle w:val="ad"/>
        <w:rPr>
          <w:rFonts w:hAnsi="宋体" w:cs="宋体"/>
          <w:lang w:val="pt-BR"/>
        </w:rPr>
      </w:pPr>
      <w:r w:rsidRPr="00C81BAD">
        <w:rPr>
          <w:rFonts w:hAnsi="宋体" w:cs="宋体" w:hint="eastAsia"/>
          <w:lang w:val="pt-BR"/>
        </w:rPr>
        <w:t xml:space="preserve">       if (l0==l&amp;&amp;r0==r)</w:t>
      </w:r>
    </w:p>
    <w:p w:rsidR="005F1F37" w:rsidRPr="00C81BAD" w:rsidRDefault="005F1F37" w:rsidP="005F1F37">
      <w:pPr>
        <w:pStyle w:val="ad"/>
        <w:rPr>
          <w:rFonts w:hAnsi="宋体" w:cs="宋体"/>
          <w:lang w:val="pt-BR"/>
        </w:rPr>
      </w:pPr>
      <w:r w:rsidRPr="00C81BAD">
        <w:rPr>
          <w:rFonts w:hAnsi="宋体" w:cs="宋体" w:hint="eastAsia"/>
          <w:lang w:val="pt-BR"/>
        </w:rPr>
        <w:t xml:space="preserve">              cnt[t]--;</w:t>
      </w:r>
    </w:p>
    <w:p w:rsidR="005F1F37" w:rsidRPr="00C81BAD" w:rsidRDefault="005F1F37" w:rsidP="005F1F37">
      <w:pPr>
        <w:pStyle w:val="ad"/>
        <w:rPr>
          <w:rFonts w:hAnsi="宋体" w:cs="宋体"/>
        </w:rPr>
      </w:pPr>
      <w:r w:rsidRPr="00C81BAD">
        <w:rPr>
          <w:rFonts w:hAnsi="宋体" w:cs="宋体" w:hint="eastAsia"/>
        </w:rPr>
        <w:t xml:space="preserve">       else if (cnt[t]){</w:t>
      </w:r>
    </w:p>
    <w:p w:rsidR="005F1F37" w:rsidRPr="00C81BAD" w:rsidRDefault="005F1F37" w:rsidP="005F1F37">
      <w:pPr>
        <w:pStyle w:val="ad"/>
        <w:rPr>
          <w:rFonts w:hAnsi="宋体" w:cs="宋体"/>
        </w:rPr>
      </w:pPr>
      <w:r w:rsidRPr="00C81BAD">
        <w:rPr>
          <w:rFonts w:hAnsi="宋体" w:cs="宋体" w:hint="eastAsia"/>
        </w:rPr>
        <w:t xml:space="preserve">              cnt[t]--;</w:t>
      </w:r>
    </w:p>
    <w:p w:rsidR="005F1F37" w:rsidRPr="00C81BAD" w:rsidRDefault="005F1F37" w:rsidP="005F1F37">
      <w:pPr>
        <w:pStyle w:val="ad"/>
        <w:rPr>
          <w:rFonts w:hAnsi="宋体" w:cs="宋体"/>
        </w:rPr>
      </w:pPr>
      <w:r w:rsidRPr="00C81BAD">
        <w:rPr>
          <w:rFonts w:hAnsi="宋体" w:cs="宋体" w:hint="eastAsia"/>
        </w:rPr>
        <w:t xml:space="preserve">              if (l&gt;l0)</w:t>
      </w:r>
    </w:p>
    <w:p w:rsidR="005F1F37" w:rsidRPr="00C81BAD" w:rsidRDefault="005F1F37" w:rsidP="005F1F37">
      <w:pPr>
        <w:pStyle w:val="ad"/>
        <w:rPr>
          <w:rFonts w:hAnsi="宋体" w:cs="宋体"/>
        </w:rPr>
      </w:pPr>
      <w:r w:rsidRPr="00C81BAD">
        <w:rPr>
          <w:rFonts w:hAnsi="宋体" w:cs="宋体" w:hint="eastAsia"/>
        </w:rPr>
        <w:t xml:space="preserve">                     inc_seg(t,l0,r0,l0,l);</w:t>
      </w:r>
    </w:p>
    <w:p w:rsidR="005F1F37" w:rsidRPr="00C81BAD" w:rsidRDefault="005F1F37" w:rsidP="005F1F37">
      <w:pPr>
        <w:pStyle w:val="ad"/>
        <w:rPr>
          <w:rFonts w:hAnsi="宋体" w:cs="宋体"/>
          <w:lang w:val="pt-BR"/>
        </w:rPr>
      </w:pPr>
      <w:r w:rsidRPr="00C81BAD">
        <w:rPr>
          <w:rFonts w:hAnsi="宋体" w:cs="宋体" w:hint="eastAsia"/>
          <w:lang w:val="pt-BR"/>
        </w:rPr>
        <w:t xml:space="preserve">              if (r&lt;r0)</w:t>
      </w:r>
    </w:p>
    <w:p w:rsidR="005F1F37" w:rsidRPr="00C81BAD" w:rsidRDefault="005F1F37" w:rsidP="005F1F37">
      <w:pPr>
        <w:pStyle w:val="ad"/>
        <w:rPr>
          <w:rFonts w:hAnsi="宋体" w:cs="宋体"/>
          <w:lang w:val="pt-BR"/>
        </w:rPr>
      </w:pPr>
      <w:r w:rsidRPr="00C81BAD">
        <w:rPr>
          <w:rFonts w:hAnsi="宋体" w:cs="宋体" w:hint="eastAsia"/>
          <w:lang w:val="pt-BR"/>
        </w:rPr>
        <w:t xml:space="preserve">                     inc_seg(t,l0,r0,r,r0);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int m0=(l0+r0)&gt;&gt;1;</w:t>
      </w:r>
    </w:p>
    <w:p w:rsidR="005F1F37" w:rsidRPr="00C81BAD" w:rsidRDefault="005F1F37" w:rsidP="005F1F37">
      <w:pPr>
        <w:pStyle w:val="ad"/>
        <w:rPr>
          <w:rFonts w:hAnsi="宋体" w:cs="宋体"/>
        </w:rPr>
      </w:pPr>
      <w:r w:rsidRPr="00C81BAD">
        <w:rPr>
          <w:rFonts w:hAnsi="宋体" w:cs="宋体" w:hint="eastAsia"/>
        </w:rPr>
        <w:t xml:space="preserve">              if (l&lt;m0)</w:t>
      </w:r>
    </w:p>
    <w:p w:rsidR="005F1F37" w:rsidRPr="00C81BAD" w:rsidRDefault="005F1F37" w:rsidP="005F1F37">
      <w:pPr>
        <w:pStyle w:val="ad"/>
        <w:rPr>
          <w:rFonts w:hAnsi="宋体" w:cs="宋体"/>
        </w:rPr>
      </w:pPr>
      <w:r w:rsidRPr="00C81BAD">
        <w:rPr>
          <w:rFonts w:hAnsi="宋体" w:cs="宋体" w:hint="eastAsia"/>
        </w:rPr>
        <w:t xml:space="preserve">                     dec_seg(t+t,l0,m0,l,m0&lt;r?m0:r);</w:t>
      </w:r>
    </w:p>
    <w:p w:rsidR="005F1F37" w:rsidRPr="00C81BAD" w:rsidRDefault="005F1F37" w:rsidP="005F1F37">
      <w:pPr>
        <w:pStyle w:val="ad"/>
        <w:rPr>
          <w:rFonts w:hAnsi="宋体" w:cs="宋体"/>
        </w:rPr>
      </w:pPr>
      <w:r w:rsidRPr="00C81BAD">
        <w:rPr>
          <w:rFonts w:hAnsi="宋体" w:cs="宋体" w:hint="eastAsia"/>
        </w:rPr>
        <w:t xml:space="preserve">              if (r&gt;m0)</w:t>
      </w:r>
    </w:p>
    <w:p w:rsidR="005F1F37" w:rsidRPr="00C81BAD" w:rsidRDefault="005F1F37" w:rsidP="005F1F37">
      <w:pPr>
        <w:pStyle w:val="ad"/>
        <w:rPr>
          <w:rFonts w:hAnsi="宋体" w:cs="宋体"/>
          <w:lang w:val="pt-BR"/>
        </w:rPr>
      </w:pPr>
      <w:r w:rsidRPr="00C81BAD">
        <w:rPr>
          <w:rFonts w:hAnsi="宋体" w:cs="宋体" w:hint="eastAsia"/>
          <w:lang w:val="pt-BR"/>
        </w:rPr>
        <w:t xml:space="preserve">                     dec_seg(t+t+1,m0,r0,m0&gt;l?m0:l,r);</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update(t,l0,r0);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int segtree::seg_len(int t,int l0,int r0,int l,int r){</w:t>
      </w:r>
    </w:p>
    <w:p w:rsidR="005F1F37" w:rsidRPr="00C81BAD" w:rsidRDefault="005F1F37" w:rsidP="005F1F37">
      <w:pPr>
        <w:pStyle w:val="ad"/>
        <w:rPr>
          <w:rFonts w:hAnsi="宋体" w:cs="宋体"/>
          <w:lang w:val="pt-BR"/>
        </w:rPr>
      </w:pPr>
      <w:r w:rsidRPr="00C81BAD">
        <w:rPr>
          <w:rFonts w:hAnsi="宋体" w:cs="宋体" w:hint="eastAsia"/>
        </w:rPr>
        <w:t xml:space="preserve">       </w:t>
      </w:r>
      <w:r w:rsidRPr="00C81BAD">
        <w:rPr>
          <w:rFonts w:hAnsi="宋体" w:cs="宋体" w:hint="eastAsia"/>
          <w:lang w:val="pt-BR"/>
        </w:rPr>
        <w:t>if (cnt[t]||(l0==l&amp;&amp;r0==r))</w:t>
      </w:r>
    </w:p>
    <w:p w:rsidR="005F1F37" w:rsidRPr="00C81BAD" w:rsidRDefault="005F1F37" w:rsidP="005F1F37">
      <w:pPr>
        <w:pStyle w:val="ad"/>
        <w:rPr>
          <w:rFonts w:hAnsi="宋体" w:cs="宋体"/>
        </w:rPr>
      </w:pPr>
      <w:r w:rsidRPr="00C81BAD">
        <w:rPr>
          <w:rFonts w:hAnsi="宋体" w:cs="宋体" w:hint="eastAsia"/>
        </w:rPr>
        <w:t xml:space="preserve">              return len[t];</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int m0=(l0+r0)&gt;&gt;1,ret=0;</w:t>
      </w:r>
    </w:p>
    <w:p w:rsidR="005F1F37" w:rsidRPr="00C81BAD" w:rsidRDefault="005F1F37" w:rsidP="005F1F37">
      <w:pPr>
        <w:pStyle w:val="ad"/>
        <w:rPr>
          <w:rFonts w:hAnsi="宋体" w:cs="宋体"/>
        </w:rPr>
      </w:pPr>
      <w:r w:rsidRPr="00C81BAD">
        <w:rPr>
          <w:rFonts w:hAnsi="宋体" w:cs="宋体" w:hint="eastAsia"/>
        </w:rPr>
        <w:t xml:space="preserve">              if (l&lt;m0)</w:t>
      </w:r>
    </w:p>
    <w:p w:rsidR="005F1F37" w:rsidRPr="00C81BAD" w:rsidRDefault="005F1F37" w:rsidP="005F1F37">
      <w:pPr>
        <w:pStyle w:val="ad"/>
        <w:rPr>
          <w:rFonts w:hAnsi="宋体" w:cs="宋体"/>
        </w:rPr>
      </w:pPr>
      <w:r w:rsidRPr="00C81BAD">
        <w:rPr>
          <w:rFonts w:hAnsi="宋体" w:cs="宋体" w:hint="eastAsia"/>
        </w:rPr>
        <w:t xml:space="preserve">                     ret+=seg_len(t+t,l0,m0,l,m0&lt;r?m0:r);</w:t>
      </w:r>
    </w:p>
    <w:p w:rsidR="005F1F37" w:rsidRPr="00C81BAD" w:rsidRDefault="005F1F37" w:rsidP="005F1F37">
      <w:pPr>
        <w:pStyle w:val="ad"/>
        <w:rPr>
          <w:rFonts w:hAnsi="宋体" w:cs="宋体"/>
        </w:rPr>
      </w:pPr>
      <w:r w:rsidRPr="00C81BAD">
        <w:rPr>
          <w:rFonts w:hAnsi="宋体" w:cs="宋体" w:hint="eastAsia"/>
        </w:rPr>
        <w:t xml:space="preserve">              if (r&gt;m0)</w:t>
      </w:r>
    </w:p>
    <w:p w:rsidR="005F1F37" w:rsidRPr="00C81BAD" w:rsidRDefault="005F1F37" w:rsidP="005F1F37">
      <w:pPr>
        <w:pStyle w:val="ad"/>
        <w:rPr>
          <w:rFonts w:hAnsi="宋体" w:cs="宋体"/>
        </w:rPr>
      </w:pPr>
      <w:r w:rsidRPr="00C81BAD">
        <w:rPr>
          <w:rFonts w:hAnsi="宋体" w:cs="宋体" w:hint="eastAsia"/>
        </w:rPr>
        <w:t xml:space="preserve">                     ret+=seg_len(t+t+1,m0,r0,m0&gt;l?m0:l,r);</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segtree::seg_cut(int t,int l0,int r0,int l,int r){</w:t>
      </w:r>
    </w:p>
    <w:p w:rsidR="005F1F37" w:rsidRPr="00C81BAD" w:rsidRDefault="005F1F37" w:rsidP="005F1F37">
      <w:pPr>
        <w:pStyle w:val="ad"/>
        <w:rPr>
          <w:rFonts w:hAnsi="宋体" w:cs="宋体"/>
        </w:rPr>
      </w:pPr>
      <w:r w:rsidRPr="00C81BAD">
        <w:rPr>
          <w:rFonts w:hAnsi="宋体" w:cs="宋体" w:hint="eastAsia"/>
        </w:rPr>
        <w:t xml:space="preserve">       if (cnt[t])</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 xml:space="preserve">       if (l0==l&amp;&amp;r0==r)</w:t>
      </w:r>
    </w:p>
    <w:p w:rsidR="005F1F37" w:rsidRPr="00C81BAD" w:rsidRDefault="005F1F37" w:rsidP="005F1F37">
      <w:pPr>
        <w:pStyle w:val="ad"/>
        <w:rPr>
          <w:rFonts w:hAnsi="宋体" w:cs="宋体"/>
        </w:rPr>
      </w:pPr>
      <w:r w:rsidRPr="00C81BAD">
        <w:rPr>
          <w:rFonts w:hAnsi="宋体" w:cs="宋体" w:hint="eastAsia"/>
        </w:rPr>
        <w:t xml:space="preserve">              return cut[t];</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int m0=(l0+r0)&gt;&gt;1,ret=0;</w:t>
      </w:r>
    </w:p>
    <w:p w:rsidR="005F1F37" w:rsidRPr="00C81BAD" w:rsidRDefault="005F1F37" w:rsidP="005F1F37">
      <w:pPr>
        <w:pStyle w:val="ad"/>
        <w:rPr>
          <w:rFonts w:hAnsi="宋体" w:cs="宋体"/>
        </w:rPr>
      </w:pPr>
      <w:r w:rsidRPr="00C81BAD">
        <w:rPr>
          <w:rFonts w:hAnsi="宋体" w:cs="宋体" w:hint="eastAsia"/>
        </w:rPr>
        <w:lastRenderedPageBreak/>
        <w:t xml:space="preserve">              if (l&lt;m0)</w:t>
      </w:r>
    </w:p>
    <w:p w:rsidR="005F1F37" w:rsidRPr="00C81BAD" w:rsidRDefault="005F1F37" w:rsidP="005F1F37">
      <w:pPr>
        <w:pStyle w:val="ad"/>
        <w:rPr>
          <w:rFonts w:hAnsi="宋体" w:cs="宋体"/>
        </w:rPr>
      </w:pPr>
      <w:r w:rsidRPr="00C81BAD">
        <w:rPr>
          <w:rFonts w:hAnsi="宋体" w:cs="宋体" w:hint="eastAsia"/>
        </w:rPr>
        <w:t xml:space="preserve">                     ret+=seg_cut(t+t,l0,m0,l,m0&lt;r?m0:r);</w:t>
      </w:r>
    </w:p>
    <w:p w:rsidR="005F1F37" w:rsidRPr="00C81BAD" w:rsidRDefault="005F1F37" w:rsidP="005F1F37">
      <w:pPr>
        <w:pStyle w:val="ad"/>
        <w:rPr>
          <w:rFonts w:hAnsi="宋体" w:cs="宋体"/>
        </w:rPr>
      </w:pPr>
      <w:r w:rsidRPr="00C81BAD">
        <w:rPr>
          <w:rFonts w:hAnsi="宋体" w:cs="宋体" w:hint="eastAsia"/>
        </w:rPr>
        <w:t xml:space="preserve">              if (r&gt;m0)</w:t>
      </w:r>
    </w:p>
    <w:p w:rsidR="005F1F37" w:rsidRPr="00C81BAD" w:rsidRDefault="005F1F37" w:rsidP="005F1F37">
      <w:pPr>
        <w:pStyle w:val="ad"/>
        <w:rPr>
          <w:rFonts w:hAnsi="宋体" w:cs="宋体"/>
        </w:rPr>
      </w:pPr>
      <w:r w:rsidRPr="00C81BAD">
        <w:rPr>
          <w:rFonts w:hAnsi="宋体" w:cs="宋体" w:hint="eastAsia"/>
        </w:rPr>
        <w:t xml:space="preserve">                     ret+=seg_cut(t+t+1,m0,r0,m0&gt;l?m0:l,r);</w:t>
      </w:r>
    </w:p>
    <w:p w:rsidR="005F1F37" w:rsidRPr="00C81BAD" w:rsidRDefault="005F1F37" w:rsidP="005F1F37">
      <w:pPr>
        <w:pStyle w:val="ad"/>
        <w:rPr>
          <w:rFonts w:hAnsi="宋体" w:cs="宋体"/>
        </w:rPr>
      </w:pPr>
      <w:r w:rsidRPr="00C81BAD">
        <w:rPr>
          <w:rFonts w:hAnsi="宋体" w:cs="宋体" w:hint="eastAsia"/>
        </w:rPr>
        <w:t xml:space="preserve">              if (l&lt;m0&amp;&amp;r&gt;m0&amp;&amp;br[t+t]&amp;&amp;bl[t+t+1])</w:t>
      </w:r>
    </w:p>
    <w:p w:rsidR="005F1F37" w:rsidRPr="00C81BAD" w:rsidRDefault="005F1F37" w:rsidP="005F1F37">
      <w:pPr>
        <w:pStyle w:val="ad"/>
        <w:rPr>
          <w:rFonts w:hAnsi="宋体" w:cs="宋体"/>
        </w:rPr>
      </w:pPr>
      <w:r w:rsidRPr="00C81BAD">
        <w:rPr>
          <w:rFonts w:hAnsi="宋体" w:cs="宋体" w:hint="eastAsia"/>
        </w:rPr>
        <w:t xml:space="preserve">                     ret--;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3.4 子段和</w:t>
      </w:r>
    </w:p>
    <w:p w:rsidR="005F1F37" w:rsidRPr="00C81BAD" w:rsidRDefault="005F1F37" w:rsidP="005F1F37">
      <w:pPr>
        <w:pStyle w:val="ad"/>
        <w:rPr>
          <w:rFonts w:hAnsi="宋体" w:cs="宋体"/>
        </w:rPr>
      </w:pPr>
      <w:r w:rsidRPr="00C81BAD">
        <w:rPr>
          <w:rFonts w:hAnsi="宋体" w:cs="宋体" w:hint="eastAsia"/>
        </w:rPr>
        <w:t>//求sum{[0..n-1]}</w:t>
      </w:r>
    </w:p>
    <w:p w:rsidR="005F1F37" w:rsidRPr="00C81BAD" w:rsidRDefault="005F1F37" w:rsidP="005F1F37">
      <w:pPr>
        <w:pStyle w:val="ad"/>
        <w:rPr>
          <w:rFonts w:hAnsi="宋体" w:cs="宋体"/>
        </w:rPr>
      </w:pPr>
      <w:r w:rsidRPr="00C81BAD">
        <w:rPr>
          <w:rFonts w:hAnsi="宋体" w:cs="宋体" w:hint="eastAsia"/>
        </w:rPr>
        <w:t>//维护和查询复杂度均为O(logn)</w:t>
      </w:r>
    </w:p>
    <w:p w:rsidR="005F1F37" w:rsidRPr="00C81BAD" w:rsidRDefault="005F1F37" w:rsidP="005F1F37">
      <w:pPr>
        <w:pStyle w:val="ad"/>
        <w:rPr>
          <w:rFonts w:hAnsi="宋体" w:cs="宋体"/>
        </w:rPr>
      </w:pPr>
      <w:r w:rsidRPr="00C81BAD">
        <w:rPr>
          <w:rFonts w:hAnsi="宋体" w:cs="宋体" w:hint="eastAsia"/>
        </w:rPr>
        <w:t>//用于动态求子段和,数组内容保存在sum.a[]中</w:t>
      </w:r>
    </w:p>
    <w:p w:rsidR="005F1F37" w:rsidRPr="00C81BAD" w:rsidRDefault="005F1F37" w:rsidP="005F1F37">
      <w:pPr>
        <w:pStyle w:val="ad"/>
        <w:rPr>
          <w:rFonts w:hAnsi="宋体" w:cs="宋体"/>
        </w:rPr>
      </w:pPr>
      <w:r w:rsidRPr="00C81BAD">
        <w:rPr>
          <w:rFonts w:hAnsi="宋体" w:cs="宋体" w:hint="eastAsia"/>
        </w:rPr>
        <w:t>//可以改成其他数据类型</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lowbit(x) ((x)&amp;((x)^((x)-1)))</w:t>
      </w:r>
    </w:p>
    <w:p w:rsidR="005F1F37" w:rsidRPr="00C81BAD" w:rsidRDefault="005F1F37" w:rsidP="005F1F37">
      <w:pPr>
        <w:pStyle w:val="ad"/>
        <w:rPr>
          <w:rFonts w:hAnsi="宋体" w:cs="宋体"/>
        </w:rPr>
      </w:pPr>
      <w:r w:rsidRPr="00C81BAD">
        <w:rPr>
          <w:rFonts w:hAnsi="宋体" w:cs="宋体" w:hint="eastAsia"/>
        </w:rPr>
        <w:t>#define MAXN 10000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struct sum{</w:t>
      </w:r>
    </w:p>
    <w:p w:rsidR="005F1F37" w:rsidRPr="00C81BAD" w:rsidRDefault="005F1F37" w:rsidP="005F1F37">
      <w:pPr>
        <w:pStyle w:val="ad"/>
        <w:rPr>
          <w:rFonts w:hAnsi="宋体" w:cs="宋体"/>
        </w:rPr>
      </w:pPr>
      <w:r w:rsidRPr="00C81BAD">
        <w:rPr>
          <w:rFonts w:hAnsi="宋体" w:cs="宋体" w:hint="eastAsia"/>
        </w:rPr>
        <w:t xml:space="preserve">       elem_t a[MAXN],c[MAXN],ret;</w:t>
      </w:r>
    </w:p>
    <w:p w:rsidR="005F1F37" w:rsidRPr="00C81BAD" w:rsidRDefault="005F1F37" w:rsidP="005F1F37">
      <w:pPr>
        <w:pStyle w:val="ad"/>
        <w:rPr>
          <w:rFonts w:hAnsi="宋体" w:cs="宋体"/>
        </w:rPr>
      </w:pPr>
      <w:r w:rsidRPr="00C81BAD">
        <w:rPr>
          <w:rFonts w:hAnsi="宋体" w:cs="宋体" w:hint="eastAsia"/>
        </w:rPr>
        <w:t xml:space="preserve">       int n;</w:t>
      </w:r>
    </w:p>
    <w:p w:rsidR="005F1F37" w:rsidRPr="00C81BAD" w:rsidRDefault="005F1F37" w:rsidP="005F1F37">
      <w:pPr>
        <w:pStyle w:val="ad"/>
        <w:rPr>
          <w:rFonts w:hAnsi="宋体" w:cs="宋体"/>
        </w:rPr>
      </w:pPr>
      <w:r w:rsidRPr="00C81BAD">
        <w:rPr>
          <w:rFonts w:hAnsi="宋体" w:cs="宋体" w:hint="eastAsia"/>
        </w:rPr>
        <w:t xml:space="preserve">       void init(int i){memset(a,0,sizeof(a));memset(c,0,sizeof(c));n=i;}</w:t>
      </w:r>
    </w:p>
    <w:p w:rsidR="005F1F37" w:rsidRPr="00C81BAD" w:rsidRDefault="005F1F37" w:rsidP="005F1F37">
      <w:pPr>
        <w:pStyle w:val="ad"/>
        <w:rPr>
          <w:rFonts w:hAnsi="宋体" w:cs="宋体"/>
        </w:rPr>
      </w:pPr>
      <w:r w:rsidRPr="00C81BAD">
        <w:rPr>
          <w:rFonts w:hAnsi="宋体" w:cs="宋体" w:hint="eastAsia"/>
        </w:rPr>
        <w:t xml:space="preserve">       void update(int i,elem_t v){for (v-=a[i],a[i++]+=v;i&lt;=n;c[i-1]+=v,i+=lowbit(i));}</w:t>
      </w:r>
    </w:p>
    <w:p w:rsidR="005F1F37" w:rsidRPr="00C81BAD" w:rsidRDefault="005F1F37" w:rsidP="005F1F37">
      <w:pPr>
        <w:pStyle w:val="ad"/>
        <w:rPr>
          <w:rFonts w:hAnsi="宋体" w:cs="宋体"/>
        </w:rPr>
      </w:pPr>
      <w:r w:rsidRPr="00C81BAD">
        <w:rPr>
          <w:rFonts w:hAnsi="宋体" w:cs="宋体" w:hint="eastAsia"/>
        </w:rPr>
        <w:t xml:space="preserve">       elem_t query(int i){for (ret=0;i;ret+=c[i-1],i^=lowbit(i));return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3.5 子阵和</w:t>
      </w:r>
    </w:p>
    <w:p w:rsidR="005F1F37" w:rsidRPr="00C81BAD" w:rsidRDefault="005F1F37" w:rsidP="005F1F37">
      <w:pPr>
        <w:pStyle w:val="ad"/>
        <w:rPr>
          <w:rFonts w:hAnsi="宋体" w:cs="宋体"/>
        </w:rPr>
      </w:pPr>
      <w:r w:rsidRPr="00C81BAD">
        <w:rPr>
          <w:rFonts w:hAnsi="宋体" w:cs="宋体" w:hint="eastAsia"/>
        </w:rPr>
        <w:t>//求sum{a[0..m-1][0..n-1]}</w:t>
      </w:r>
    </w:p>
    <w:p w:rsidR="005F1F37" w:rsidRPr="00C81BAD" w:rsidRDefault="005F1F37" w:rsidP="005F1F37">
      <w:pPr>
        <w:pStyle w:val="ad"/>
        <w:rPr>
          <w:rFonts w:hAnsi="宋体" w:cs="宋体"/>
        </w:rPr>
      </w:pPr>
      <w:r w:rsidRPr="00C81BAD">
        <w:rPr>
          <w:rFonts w:hAnsi="宋体" w:cs="宋体" w:hint="eastAsia"/>
        </w:rPr>
        <w:t>//维护和查询复杂度均为O(logm*logn)</w:t>
      </w:r>
    </w:p>
    <w:p w:rsidR="005F1F37" w:rsidRPr="00C81BAD" w:rsidRDefault="005F1F37" w:rsidP="005F1F37">
      <w:pPr>
        <w:pStyle w:val="ad"/>
        <w:rPr>
          <w:rFonts w:hAnsi="宋体" w:cs="宋体"/>
        </w:rPr>
      </w:pPr>
      <w:r w:rsidRPr="00C81BAD">
        <w:rPr>
          <w:rFonts w:hAnsi="宋体" w:cs="宋体" w:hint="eastAsia"/>
        </w:rPr>
        <w:t>//用于动态求子阵和,数组内容保存在sum.a[][]中</w:t>
      </w:r>
    </w:p>
    <w:p w:rsidR="005F1F37" w:rsidRPr="00C81BAD" w:rsidRDefault="005F1F37" w:rsidP="005F1F37">
      <w:pPr>
        <w:pStyle w:val="ad"/>
        <w:rPr>
          <w:rFonts w:hAnsi="宋体" w:cs="宋体"/>
        </w:rPr>
      </w:pPr>
      <w:r w:rsidRPr="00C81BAD">
        <w:rPr>
          <w:rFonts w:hAnsi="宋体" w:cs="宋体" w:hint="eastAsia"/>
        </w:rPr>
        <w:t>//可以改成其他数据类型</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lowbit(x) ((x)&amp;((x)^((x)-1)))</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struct sum{</w:t>
      </w:r>
    </w:p>
    <w:p w:rsidR="005F1F37" w:rsidRPr="00C81BAD" w:rsidRDefault="005F1F37" w:rsidP="005F1F37">
      <w:pPr>
        <w:pStyle w:val="ad"/>
        <w:rPr>
          <w:rFonts w:hAnsi="宋体" w:cs="宋体"/>
        </w:rPr>
      </w:pPr>
      <w:r w:rsidRPr="00C81BAD">
        <w:rPr>
          <w:rFonts w:hAnsi="宋体" w:cs="宋体" w:hint="eastAsia"/>
        </w:rPr>
        <w:t xml:space="preserve">       elem_t a[MAXN][MAXN],c[MAXN][MAXN],ret;</w:t>
      </w:r>
    </w:p>
    <w:p w:rsidR="005F1F37" w:rsidRPr="00C81BAD" w:rsidRDefault="005F1F37" w:rsidP="005F1F37">
      <w:pPr>
        <w:pStyle w:val="ad"/>
        <w:rPr>
          <w:rFonts w:hAnsi="宋体" w:cs="宋体"/>
        </w:rPr>
      </w:pPr>
      <w:r w:rsidRPr="00C81BAD">
        <w:rPr>
          <w:rFonts w:hAnsi="宋体" w:cs="宋体" w:hint="eastAsia"/>
        </w:rPr>
        <w:t xml:space="preserve">       int m,n,t;</w:t>
      </w:r>
    </w:p>
    <w:p w:rsidR="005F1F37" w:rsidRPr="00C81BAD" w:rsidRDefault="005F1F37" w:rsidP="005F1F37">
      <w:pPr>
        <w:pStyle w:val="ad"/>
        <w:rPr>
          <w:rFonts w:hAnsi="宋体" w:cs="宋体"/>
        </w:rPr>
      </w:pPr>
    </w:p>
    <w:p w:rsidR="005F1F37" w:rsidRPr="00C81BAD" w:rsidRDefault="005F1F37" w:rsidP="005F1F37">
      <w:pPr>
        <w:pStyle w:val="ad"/>
        <w:ind w:firstLine="420"/>
        <w:rPr>
          <w:rFonts w:hAnsi="宋体" w:cs="宋体"/>
        </w:rPr>
      </w:pPr>
      <w:r w:rsidRPr="00C81BAD">
        <w:rPr>
          <w:rFonts w:hAnsi="宋体" w:cs="宋体" w:hint="eastAsia"/>
        </w:rPr>
        <w:t>void init(int i,int j)</w:t>
      </w:r>
    </w:p>
    <w:p w:rsidR="005F1F37" w:rsidRPr="00C81BAD" w:rsidRDefault="005F1F37" w:rsidP="005F1F37">
      <w:pPr>
        <w:pStyle w:val="ad"/>
        <w:ind w:firstLine="420"/>
        <w:rPr>
          <w:rFonts w:hAnsi="宋体" w:cs="宋体"/>
        </w:rPr>
      </w:pPr>
      <w:r w:rsidRPr="00C81BAD">
        <w:rPr>
          <w:rFonts w:hAnsi="宋体" w:cs="宋体" w:hint="eastAsia"/>
        </w:rPr>
        <w:t>{memset(a,0,sizeof(a));memset(c,0,sizeof(c));m=i,n=j;}</w:t>
      </w:r>
    </w:p>
    <w:p w:rsidR="005F1F37" w:rsidRPr="00C81BAD" w:rsidRDefault="005F1F37" w:rsidP="005F1F37">
      <w:pPr>
        <w:pStyle w:val="ad"/>
        <w:rPr>
          <w:rFonts w:hAnsi="宋体" w:cs="宋体"/>
        </w:rPr>
      </w:pPr>
      <w:r w:rsidRPr="00C81BAD">
        <w:rPr>
          <w:rFonts w:hAnsi="宋体" w:cs="宋体" w:hint="eastAsia"/>
        </w:rPr>
        <w:t xml:space="preserve">   void update(int i,int j,elem_t v){</w:t>
      </w:r>
    </w:p>
    <w:p w:rsidR="005F1F37" w:rsidRPr="00C81BAD" w:rsidRDefault="005F1F37" w:rsidP="005F1F37">
      <w:pPr>
        <w:pStyle w:val="ad"/>
        <w:rPr>
          <w:rFonts w:hAnsi="宋体" w:cs="宋体"/>
        </w:rPr>
      </w:pPr>
      <w:r w:rsidRPr="00C81BAD">
        <w:rPr>
          <w:rFonts w:hAnsi="宋体" w:cs="宋体" w:hint="eastAsia"/>
        </w:rPr>
        <w:lastRenderedPageBreak/>
        <w:t xml:space="preserve">              for (v-=a[i][j],a[i++][j++]+=v,t=j;i&lt;=m;i+=lowbit(i))</w:t>
      </w:r>
    </w:p>
    <w:p w:rsidR="005F1F37" w:rsidRPr="00C81BAD" w:rsidRDefault="005F1F37" w:rsidP="005F1F37">
      <w:pPr>
        <w:pStyle w:val="ad"/>
        <w:rPr>
          <w:rFonts w:hAnsi="宋体" w:cs="宋体"/>
        </w:rPr>
      </w:pPr>
      <w:r w:rsidRPr="00C81BAD">
        <w:rPr>
          <w:rFonts w:hAnsi="宋体" w:cs="宋体" w:hint="eastAsia"/>
        </w:rPr>
        <w:t xml:space="preserve">                     for (j=t;j&lt;=n;c[i-1][j-1]+=v,j+=lowbit(j));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elem_t query(int i,int j){</w:t>
      </w:r>
    </w:p>
    <w:p w:rsidR="005F1F37" w:rsidRPr="00C81BAD" w:rsidRDefault="005F1F37" w:rsidP="005F1F37">
      <w:pPr>
        <w:pStyle w:val="ad"/>
        <w:rPr>
          <w:rFonts w:hAnsi="宋体" w:cs="宋体"/>
        </w:rPr>
      </w:pPr>
      <w:r w:rsidRPr="00C81BAD">
        <w:rPr>
          <w:rFonts w:hAnsi="宋体" w:cs="宋体" w:hint="eastAsia"/>
        </w:rPr>
        <w:t xml:space="preserve">              for (ret=0,t=j;i;i^=lowbit(i))</w:t>
      </w:r>
    </w:p>
    <w:p w:rsidR="005F1F37" w:rsidRPr="00C81BAD" w:rsidRDefault="005F1F37" w:rsidP="005F1F37">
      <w:pPr>
        <w:pStyle w:val="ad"/>
        <w:rPr>
          <w:rFonts w:hAnsi="宋体" w:cs="宋体"/>
        </w:rPr>
      </w:pPr>
      <w:r w:rsidRPr="00C81BAD">
        <w:rPr>
          <w:rFonts w:hAnsi="宋体" w:cs="宋体" w:hint="eastAsia"/>
        </w:rPr>
        <w:t xml:space="preserve">                     for (j=t;j;ret+=c[i-1][j-1],j^=lowbit(j));</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b/>
          <w:sz w:val="24"/>
          <w:szCs w:val="24"/>
        </w:rPr>
      </w:pPr>
      <w:r w:rsidRPr="00C81BAD">
        <w:rPr>
          <w:rFonts w:hAnsi="宋体" w:cs="宋体" w:hint="eastAsia"/>
          <w:b/>
          <w:sz w:val="24"/>
          <w:szCs w:val="24"/>
        </w:rPr>
        <w:t>4、数论</w:t>
      </w:r>
    </w:p>
    <w:p w:rsidR="005F1F37" w:rsidRPr="00C81BAD" w:rsidRDefault="005F1F37" w:rsidP="005F1F37">
      <w:pPr>
        <w:pStyle w:val="ad"/>
        <w:rPr>
          <w:rFonts w:hAnsi="宋体" w:cs="宋体"/>
          <w:b/>
        </w:rPr>
      </w:pPr>
      <w:r w:rsidRPr="00C81BAD">
        <w:rPr>
          <w:rFonts w:hAnsi="宋体" w:cs="宋体" w:hint="eastAsia"/>
          <w:b/>
        </w:rPr>
        <w:t>4.1 阶乘最后非0位</w:t>
      </w:r>
    </w:p>
    <w:p w:rsidR="005F1F37" w:rsidRPr="00C81BAD" w:rsidRDefault="005F1F37" w:rsidP="005F1F37">
      <w:pPr>
        <w:pStyle w:val="ad"/>
        <w:rPr>
          <w:rFonts w:hAnsi="宋体" w:cs="宋体"/>
        </w:rPr>
      </w:pPr>
      <w:r w:rsidRPr="00C81BAD">
        <w:rPr>
          <w:rFonts w:hAnsi="宋体" w:cs="宋体" w:hint="eastAsia"/>
        </w:rPr>
        <w:t>//求阶乘最后非零位,复杂度O(nlogn)</w:t>
      </w:r>
    </w:p>
    <w:p w:rsidR="005F1F37" w:rsidRPr="00C81BAD" w:rsidRDefault="005F1F37" w:rsidP="005F1F37">
      <w:pPr>
        <w:pStyle w:val="ad"/>
        <w:rPr>
          <w:rFonts w:hAnsi="宋体" w:cs="宋体"/>
        </w:rPr>
      </w:pPr>
      <w:r w:rsidRPr="00C81BAD">
        <w:rPr>
          <w:rFonts w:hAnsi="宋体" w:cs="宋体" w:hint="eastAsia"/>
        </w:rPr>
        <w:t>//返回该位,n以字符串方式传入</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10000</w:t>
      </w:r>
    </w:p>
    <w:p w:rsidR="005F1F37" w:rsidRPr="00C81BAD" w:rsidRDefault="005F1F37" w:rsidP="005F1F37">
      <w:pPr>
        <w:pStyle w:val="ad"/>
        <w:rPr>
          <w:rFonts w:hAnsi="宋体" w:cs="宋体"/>
        </w:rPr>
      </w:pPr>
      <w:r w:rsidRPr="00C81BAD">
        <w:rPr>
          <w:rFonts w:hAnsi="宋体" w:cs="宋体" w:hint="eastAsia"/>
        </w:rPr>
        <w:t>int lastdigit(char* buf){</w:t>
      </w:r>
    </w:p>
    <w:p w:rsidR="005F1F37" w:rsidRPr="00C81BAD" w:rsidRDefault="005F1F37" w:rsidP="005F1F37">
      <w:pPr>
        <w:pStyle w:val="ad"/>
        <w:rPr>
          <w:rFonts w:hAnsi="宋体" w:cs="宋体"/>
        </w:rPr>
      </w:pPr>
      <w:r w:rsidRPr="00C81BAD">
        <w:rPr>
          <w:rFonts w:hAnsi="宋体" w:cs="宋体" w:hint="eastAsia"/>
        </w:rPr>
        <w:t xml:space="preserve">       const int mod[20]={1,1,2,6,4,2,2,4,2,8,4,4,8,4,6,8,8,6,8,2};</w:t>
      </w:r>
    </w:p>
    <w:p w:rsidR="005F1F37" w:rsidRPr="00C81BAD" w:rsidRDefault="005F1F37" w:rsidP="005F1F37">
      <w:pPr>
        <w:pStyle w:val="ad"/>
        <w:rPr>
          <w:rFonts w:hAnsi="宋体" w:cs="宋体"/>
        </w:rPr>
      </w:pPr>
      <w:r w:rsidRPr="00C81BAD">
        <w:rPr>
          <w:rFonts w:hAnsi="宋体" w:cs="宋体" w:hint="eastAsia"/>
        </w:rPr>
        <w:t xml:space="preserve">       int len=strlen(buf),a[MAXN],i,c,ret=1;</w:t>
      </w:r>
    </w:p>
    <w:p w:rsidR="005F1F37" w:rsidRPr="00C81BAD" w:rsidRDefault="005F1F37" w:rsidP="005F1F37">
      <w:pPr>
        <w:pStyle w:val="ad"/>
        <w:rPr>
          <w:rFonts w:hAnsi="宋体" w:cs="宋体"/>
        </w:rPr>
      </w:pPr>
      <w:r w:rsidRPr="00C81BAD">
        <w:rPr>
          <w:rFonts w:hAnsi="宋体" w:cs="宋体" w:hint="eastAsia"/>
        </w:rPr>
        <w:t xml:space="preserve">       if (len==1)</w:t>
      </w:r>
    </w:p>
    <w:p w:rsidR="005F1F37" w:rsidRPr="00C81BAD" w:rsidRDefault="005F1F37" w:rsidP="005F1F37">
      <w:pPr>
        <w:pStyle w:val="ad"/>
        <w:rPr>
          <w:rFonts w:hAnsi="宋体" w:cs="宋体"/>
        </w:rPr>
      </w:pPr>
      <w:r w:rsidRPr="00C81BAD">
        <w:rPr>
          <w:rFonts w:hAnsi="宋体" w:cs="宋体" w:hint="eastAsia"/>
        </w:rPr>
        <w:t xml:space="preserve">              return mod[buf[0]-'0'];</w:t>
      </w:r>
    </w:p>
    <w:p w:rsidR="005F1F37" w:rsidRPr="00C81BAD" w:rsidRDefault="005F1F37" w:rsidP="005F1F37">
      <w:pPr>
        <w:pStyle w:val="ad"/>
        <w:rPr>
          <w:rFonts w:hAnsi="宋体" w:cs="宋体"/>
        </w:rPr>
      </w:pPr>
      <w:r w:rsidRPr="00C81BAD">
        <w:rPr>
          <w:rFonts w:hAnsi="宋体" w:cs="宋体" w:hint="eastAsia"/>
        </w:rPr>
        <w:t xml:space="preserve">       for (i=0;i&lt;len;i++)</w:t>
      </w:r>
    </w:p>
    <w:p w:rsidR="005F1F37" w:rsidRPr="00C81BAD" w:rsidRDefault="005F1F37" w:rsidP="005F1F37">
      <w:pPr>
        <w:pStyle w:val="ad"/>
        <w:rPr>
          <w:rFonts w:hAnsi="宋体" w:cs="宋体"/>
        </w:rPr>
      </w:pPr>
      <w:r w:rsidRPr="00C81BAD">
        <w:rPr>
          <w:rFonts w:hAnsi="宋体" w:cs="宋体" w:hint="eastAsia"/>
        </w:rPr>
        <w:t xml:space="preserve">              a[i]=buf[len-1-i]-'0';</w:t>
      </w:r>
    </w:p>
    <w:p w:rsidR="005F1F37" w:rsidRPr="00C81BAD" w:rsidRDefault="005F1F37" w:rsidP="005F1F37">
      <w:pPr>
        <w:pStyle w:val="ad"/>
        <w:rPr>
          <w:rFonts w:hAnsi="宋体" w:cs="宋体"/>
        </w:rPr>
      </w:pPr>
      <w:r w:rsidRPr="00C81BAD">
        <w:rPr>
          <w:rFonts w:hAnsi="宋体" w:cs="宋体" w:hint="eastAsia"/>
        </w:rPr>
        <w:t xml:space="preserve">       for (;len;len-=!a[len-1]){</w:t>
      </w:r>
    </w:p>
    <w:p w:rsidR="005F1F37" w:rsidRPr="00C81BAD" w:rsidRDefault="005F1F37" w:rsidP="005F1F37">
      <w:pPr>
        <w:pStyle w:val="ad"/>
        <w:rPr>
          <w:rFonts w:hAnsi="宋体" w:cs="宋体"/>
        </w:rPr>
      </w:pPr>
      <w:r w:rsidRPr="00C81BAD">
        <w:rPr>
          <w:rFonts w:hAnsi="宋体" w:cs="宋体" w:hint="eastAsia"/>
        </w:rPr>
        <w:t xml:space="preserve">              ret=ret*mod[a[1]%2*10+a[0]]%5;</w:t>
      </w:r>
    </w:p>
    <w:p w:rsidR="005F1F37" w:rsidRPr="00C81BAD" w:rsidRDefault="005F1F37" w:rsidP="005F1F37">
      <w:pPr>
        <w:pStyle w:val="ad"/>
        <w:rPr>
          <w:rFonts w:hAnsi="宋体" w:cs="宋体"/>
        </w:rPr>
      </w:pPr>
      <w:r w:rsidRPr="00C81BAD">
        <w:rPr>
          <w:rFonts w:hAnsi="宋体" w:cs="宋体" w:hint="eastAsia"/>
        </w:rPr>
        <w:t xml:space="preserve">              for (c=0,i=len-1;i&gt;=0;i--)</w:t>
      </w:r>
    </w:p>
    <w:p w:rsidR="005F1F37" w:rsidRPr="00C81BAD" w:rsidRDefault="005F1F37" w:rsidP="005F1F37">
      <w:pPr>
        <w:pStyle w:val="ad"/>
        <w:rPr>
          <w:rFonts w:hAnsi="宋体" w:cs="宋体"/>
        </w:rPr>
      </w:pPr>
      <w:r w:rsidRPr="00C81BAD">
        <w:rPr>
          <w:rFonts w:hAnsi="宋体" w:cs="宋体" w:hint="eastAsia"/>
        </w:rPr>
        <w:t xml:space="preserve">                     c=c*10+a[i],a[i]=c/5,c%=5;</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ret+ret%2*5;</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4.2 模线性方程组</w:t>
      </w:r>
    </w:p>
    <w:p w:rsidR="005F1F37" w:rsidRPr="00C81BAD" w:rsidRDefault="005F1F37" w:rsidP="005F1F37">
      <w:pPr>
        <w:pStyle w:val="ad"/>
        <w:rPr>
          <w:rFonts w:hAnsi="宋体" w:cs="宋体"/>
        </w:rPr>
      </w:pPr>
      <w:r w:rsidRPr="00C81BAD">
        <w:rPr>
          <w:rFonts w:hAnsi="宋体" w:cs="宋体" w:hint="eastAsia"/>
        </w:rPr>
        <w:t>#ifdef WIN32</w:t>
      </w:r>
    </w:p>
    <w:p w:rsidR="005F1F37" w:rsidRPr="00C81BAD" w:rsidRDefault="005F1F37" w:rsidP="005F1F37">
      <w:pPr>
        <w:pStyle w:val="ad"/>
        <w:rPr>
          <w:rFonts w:hAnsi="宋体" w:cs="宋体"/>
        </w:rPr>
      </w:pPr>
      <w:r w:rsidRPr="00C81BAD">
        <w:rPr>
          <w:rFonts w:hAnsi="宋体" w:cs="宋体" w:hint="eastAsia"/>
        </w:rPr>
        <w:t>typedef __int64 i64;</w:t>
      </w:r>
    </w:p>
    <w:p w:rsidR="005F1F37" w:rsidRPr="00C81BAD" w:rsidRDefault="005F1F37" w:rsidP="005F1F37">
      <w:pPr>
        <w:pStyle w:val="ad"/>
        <w:rPr>
          <w:rFonts w:hAnsi="宋体" w:cs="宋体"/>
        </w:rPr>
      </w:pPr>
      <w:r w:rsidRPr="00C81BAD">
        <w:rPr>
          <w:rFonts w:hAnsi="宋体" w:cs="宋体" w:hint="eastAsia"/>
        </w:rPr>
        <w:t>#else</w:t>
      </w:r>
    </w:p>
    <w:p w:rsidR="005F1F37" w:rsidRPr="00C81BAD" w:rsidRDefault="005F1F37" w:rsidP="005F1F37">
      <w:pPr>
        <w:pStyle w:val="ad"/>
        <w:rPr>
          <w:rFonts w:hAnsi="宋体" w:cs="宋体"/>
        </w:rPr>
      </w:pPr>
      <w:r w:rsidRPr="00C81BAD">
        <w:rPr>
          <w:rFonts w:hAnsi="宋体" w:cs="宋体" w:hint="eastAsia"/>
        </w:rPr>
        <w:t>typedef long long i64;</w:t>
      </w:r>
    </w:p>
    <w:p w:rsidR="005F1F37" w:rsidRPr="00C81BAD" w:rsidRDefault="005F1F37" w:rsidP="005F1F37">
      <w:pPr>
        <w:pStyle w:val="ad"/>
        <w:rPr>
          <w:rFonts w:hAnsi="宋体" w:cs="宋体"/>
        </w:rPr>
      </w:pPr>
      <w:r w:rsidRPr="00C81BAD">
        <w:rPr>
          <w:rFonts w:hAnsi="宋体" w:cs="宋体" w:hint="eastAsia"/>
        </w:rPr>
        <w:t>#endif</w:t>
      </w:r>
    </w:p>
    <w:p w:rsidR="005F1F37" w:rsidRPr="00C81BAD" w:rsidRDefault="005F1F37" w:rsidP="005F1F37">
      <w:pPr>
        <w:pStyle w:val="ad"/>
        <w:rPr>
          <w:rFonts w:hAnsi="宋体" w:cs="宋体"/>
        </w:rPr>
      </w:pPr>
      <w:r w:rsidRPr="00C81BAD">
        <w:rPr>
          <w:rFonts w:hAnsi="宋体" w:cs="宋体" w:hint="eastAsia"/>
        </w:rPr>
        <w:t>//扩展Euclid求解gcd(a,b)=ax+by</w:t>
      </w:r>
    </w:p>
    <w:p w:rsidR="005F1F37" w:rsidRPr="00C81BAD" w:rsidRDefault="005F1F37" w:rsidP="005F1F37">
      <w:pPr>
        <w:pStyle w:val="ad"/>
        <w:rPr>
          <w:rFonts w:hAnsi="宋体" w:cs="宋体"/>
        </w:rPr>
      </w:pPr>
      <w:r w:rsidRPr="00C81BAD">
        <w:rPr>
          <w:rFonts w:hAnsi="宋体" w:cs="宋体" w:hint="eastAsia"/>
        </w:rPr>
        <w:t>int ext_gcd(int a,int b,int&amp; x,int&amp; y){</w:t>
      </w:r>
    </w:p>
    <w:p w:rsidR="005F1F37" w:rsidRPr="00C81BAD" w:rsidRDefault="005F1F37" w:rsidP="005F1F37">
      <w:pPr>
        <w:pStyle w:val="ad"/>
        <w:rPr>
          <w:rFonts w:hAnsi="宋体" w:cs="宋体"/>
        </w:rPr>
      </w:pPr>
      <w:r w:rsidRPr="00C81BAD">
        <w:rPr>
          <w:rFonts w:hAnsi="宋体" w:cs="宋体" w:hint="eastAsia"/>
        </w:rPr>
        <w:t xml:space="preserve">       int t,ret;</w:t>
      </w:r>
    </w:p>
    <w:p w:rsidR="005F1F37" w:rsidRPr="00C81BAD" w:rsidRDefault="005F1F37" w:rsidP="005F1F37">
      <w:pPr>
        <w:pStyle w:val="ad"/>
        <w:rPr>
          <w:rFonts w:hAnsi="宋体" w:cs="宋体"/>
        </w:rPr>
      </w:pPr>
      <w:r w:rsidRPr="00C81BAD">
        <w:rPr>
          <w:rFonts w:hAnsi="宋体" w:cs="宋体" w:hint="eastAsia"/>
        </w:rPr>
        <w:lastRenderedPageBreak/>
        <w:t xml:space="preserve">       if (!b){</w:t>
      </w:r>
    </w:p>
    <w:p w:rsidR="005F1F37" w:rsidRPr="00C81BAD" w:rsidRDefault="005F1F37" w:rsidP="005F1F37">
      <w:pPr>
        <w:pStyle w:val="ad"/>
        <w:rPr>
          <w:rFonts w:hAnsi="宋体" w:cs="宋体"/>
        </w:rPr>
      </w:pPr>
      <w:r w:rsidRPr="00C81BAD">
        <w:rPr>
          <w:rFonts w:hAnsi="宋体" w:cs="宋体" w:hint="eastAsia"/>
        </w:rPr>
        <w:t xml:space="preserve">              x=1,y=0;</w:t>
      </w:r>
    </w:p>
    <w:p w:rsidR="005F1F37" w:rsidRPr="00C81BAD" w:rsidRDefault="005F1F37" w:rsidP="005F1F37">
      <w:pPr>
        <w:pStyle w:val="ad"/>
        <w:rPr>
          <w:rFonts w:hAnsi="宋体" w:cs="宋体"/>
        </w:rPr>
      </w:pPr>
      <w:r w:rsidRPr="00C81BAD">
        <w:rPr>
          <w:rFonts w:hAnsi="宋体" w:cs="宋体" w:hint="eastAsia"/>
        </w:rPr>
        <w:t xml:space="preserve">              return a;</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ret=ext_gcd(b,a%b,x,y);</w:t>
      </w:r>
    </w:p>
    <w:p w:rsidR="005F1F37" w:rsidRPr="00C81BAD" w:rsidRDefault="005F1F37" w:rsidP="005F1F37">
      <w:pPr>
        <w:pStyle w:val="ad"/>
        <w:rPr>
          <w:rFonts w:hAnsi="宋体" w:cs="宋体"/>
        </w:rPr>
      </w:pPr>
      <w:r w:rsidRPr="00C81BAD">
        <w:rPr>
          <w:rFonts w:hAnsi="宋体" w:cs="宋体" w:hint="eastAsia"/>
        </w:rPr>
        <w:t xml:space="preserve">       t=x,x=y,y=t-a/b*y;</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//计算m^a, O(loga), 本身没什么用, 注意这个按位处理的方法 :-P</w:t>
      </w:r>
    </w:p>
    <w:p w:rsidR="005F1F37" w:rsidRPr="00C81BAD" w:rsidRDefault="005F1F37" w:rsidP="005F1F37">
      <w:pPr>
        <w:pStyle w:val="ad"/>
        <w:rPr>
          <w:rFonts w:hAnsi="宋体" w:cs="宋体"/>
        </w:rPr>
      </w:pPr>
      <w:r w:rsidRPr="00C81BAD">
        <w:rPr>
          <w:rFonts w:hAnsi="宋体" w:cs="宋体" w:hint="eastAsia"/>
        </w:rPr>
        <w:t>int exponent(int m,int a){</w:t>
      </w:r>
    </w:p>
    <w:p w:rsidR="005F1F37" w:rsidRPr="00C81BAD" w:rsidRDefault="005F1F37" w:rsidP="005F1F37">
      <w:pPr>
        <w:pStyle w:val="ad"/>
        <w:rPr>
          <w:rFonts w:hAnsi="宋体" w:cs="宋体"/>
        </w:rPr>
      </w:pPr>
      <w:r w:rsidRPr="00C81BAD">
        <w:rPr>
          <w:rFonts w:hAnsi="宋体" w:cs="宋体" w:hint="eastAsia"/>
        </w:rPr>
        <w:t xml:space="preserve">       int ret=1;</w:t>
      </w:r>
    </w:p>
    <w:p w:rsidR="005F1F37" w:rsidRPr="00C81BAD" w:rsidRDefault="005F1F37" w:rsidP="005F1F37">
      <w:pPr>
        <w:pStyle w:val="ad"/>
        <w:rPr>
          <w:rFonts w:hAnsi="宋体" w:cs="宋体"/>
        </w:rPr>
      </w:pPr>
      <w:r w:rsidRPr="00C81BAD">
        <w:rPr>
          <w:rFonts w:hAnsi="宋体" w:cs="宋体" w:hint="eastAsia"/>
        </w:rPr>
        <w:t xml:space="preserve">       for (;a;a&gt;&gt;=1,m*=m)</w:t>
      </w:r>
    </w:p>
    <w:p w:rsidR="005F1F37" w:rsidRPr="00C81BAD" w:rsidRDefault="005F1F37" w:rsidP="005F1F37">
      <w:pPr>
        <w:pStyle w:val="ad"/>
        <w:rPr>
          <w:rFonts w:hAnsi="宋体" w:cs="宋体"/>
        </w:rPr>
      </w:pPr>
      <w:r w:rsidRPr="00C81BAD">
        <w:rPr>
          <w:rFonts w:hAnsi="宋体" w:cs="宋体" w:hint="eastAsia"/>
        </w:rPr>
        <w:t xml:space="preserve">              if (a&amp;1)</w:t>
      </w:r>
    </w:p>
    <w:p w:rsidR="005F1F37" w:rsidRPr="00C81BAD" w:rsidRDefault="005F1F37" w:rsidP="005F1F37">
      <w:pPr>
        <w:pStyle w:val="ad"/>
        <w:rPr>
          <w:rFonts w:hAnsi="宋体" w:cs="宋体"/>
        </w:rPr>
      </w:pPr>
      <w:r w:rsidRPr="00C81BAD">
        <w:rPr>
          <w:rFonts w:hAnsi="宋体" w:cs="宋体" w:hint="eastAsia"/>
        </w:rPr>
        <w:t xml:space="preserve">                     ret*=m;</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//计算幂取模a^b mod n, O(logb)</w:t>
      </w:r>
    </w:p>
    <w:p w:rsidR="005F1F37" w:rsidRPr="00C81BAD" w:rsidRDefault="005F1F37" w:rsidP="005F1F37">
      <w:pPr>
        <w:pStyle w:val="ad"/>
        <w:rPr>
          <w:rFonts w:hAnsi="宋体" w:cs="宋体"/>
        </w:rPr>
      </w:pPr>
      <w:r w:rsidRPr="00C81BAD">
        <w:rPr>
          <w:rFonts w:hAnsi="宋体" w:cs="宋体" w:hint="eastAsia"/>
        </w:rPr>
        <w:t>int modular_exponent(int a,int b,int n){ //a^b mod n</w:t>
      </w:r>
    </w:p>
    <w:p w:rsidR="005F1F37" w:rsidRPr="00C81BAD" w:rsidRDefault="005F1F37" w:rsidP="005F1F37">
      <w:pPr>
        <w:pStyle w:val="ad"/>
        <w:rPr>
          <w:rFonts w:hAnsi="宋体" w:cs="宋体"/>
        </w:rPr>
      </w:pPr>
      <w:r w:rsidRPr="00C81BAD">
        <w:rPr>
          <w:rFonts w:hAnsi="宋体" w:cs="宋体" w:hint="eastAsia"/>
        </w:rPr>
        <w:t xml:space="preserve">       int ret=1;</w:t>
      </w:r>
    </w:p>
    <w:p w:rsidR="005F1F37" w:rsidRPr="00C81BAD" w:rsidRDefault="005F1F37" w:rsidP="005F1F37">
      <w:pPr>
        <w:pStyle w:val="ad"/>
        <w:rPr>
          <w:rFonts w:hAnsi="宋体" w:cs="宋体"/>
        </w:rPr>
      </w:pPr>
      <w:r w:rsidRPr="00C81BAD">
        <w:rPr>
          <w:rFonts w:hAnsi="宋体" w:cs="宋体" w:hint="eastAsia"/>
        </w:rPr>
        <w:t xml:space="preserve">       for (;b;b&gt;&gt;=1,a=(int)((i64)a)*a%n)</w:t>
      </w:r>
    </w:p>
    <w:p w:rsidR="005F1F37" w:rsidRPr="00C81BAD" w:rsidRDefault="005F1F37" w:rsidP="005F1F37">
      <w:pPr>
        <w:pStyle w:val="ad"/>
        <w:rPr>
          <w:rFonts w:hAnsi="宋体" w:cs="宋体"/>
        </w:rPr>
      </w:pPr>
      <w:r w:rsidRPr="00C81BAD">
        <w:rPr>
          <w:rFonts w:hAnsi="宋体" w:cs="宋体" w:hint="eastAsia"/>
        </w:rPr>
        <w:t xml:space="preserve">              if (b&amp;1)</w:t>
      </w:r>
    </w:p>
    <w:p w:rsidR="005F1F37" w:rsidRPr="00C81BAD" w:rsidRDefault="005F1F37" w:rsidP="005F1F37">
      <w:pPr>
        <w:pStyle w:val="ad"/>
        <w:rPr>
          <w:rFonts w:hAnsi="宋体" w:cs="宋体"/>
        </w:rPr>
      </w:pPr>
      <w:r w:rsidRPr="00C81BAD">
        <w:rPr>
          <w:rFonts w:hAnsi="宋体" w:cs="宋体" w:hint="eastAsia"/>
        </w:rPr>
        <w:t xml:space="preserve">                     ret=(int)((i64)ret)*a%n;</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//求解模线性方程ax=b (mod n)</w:t>
      </w:r>
    </w:p>
    <w:p w:rsidR="005F1F37" w:rsidRPr="00C81BAD" w:rsidRDefault="005F1F37" w:rsidP="005F1F37">
      <w:pPr>
        <w:pStyle w:val="ad"/>
        <w:rPr>
          <w:rFonts w:hAnsi="宋体" w:cs="宋体"/>
        </w:rPr>
      </w:pPr>
      <w:r w:rsidRPr="00C81BAD">
        <w:rPr>
          <w:rFonts w:hAnsi="宋体" w:cs="宋体" w:hint="eastAsia"/>
        </w:rPr>
        <w:t>//返回解的个数,解保存在sol[]中</w:t>
      </w:r>
    </w:p>
    <w:p w:rsidR="005F1F37" w:rsidRPr="00C81BAD" w:rsidRDefault="005F1F37" w:rsidP="005F1F37">
      <w:pPr>
        <w:pStyle w:val="ad"/>
        <w:rPr>
          <w:rFonts w:hAnsi="宋体" w:cs="宋体"/>
        </w:rPr>
      </w:pPr>
      <w:r w:rsidRPr="00C81BAD">
        <w:rPr>
          <w:rFonts w:hAnsi="宋体" w:cs="宋体" w:hint="eastAsia"/>
        </w:rPr>
        <w:t>//要求n&gt;0,解的范围0..n-1</w:t>
      </w:r>
    </w:p>
    <w:p w:rsidR="005F1F37" w:rsidRPr="00C81BAD" w:rsidRDefault="005F1F37" w:rsidP="005F1F37">
      <w:pPr>
        <w:pStyle w:val="ad"/>
        <w:rPr>
          <w:rFonts w:hAnsi="宋体" w:cs="宋体"/>
        </w:rPr>
      </w:pPr>
      <w:r w:rsidRPr="00C81BAD">
        <w:rPr>
          <w:rFonts w:hAnsi="宋体" w:cs="宋体" w:hint="eastAsia"/>
        </w:rPr>
        <w:t>int modular_linear(int a,int b,int n,int* sol){</w:t>
      </w:r>
    </w:p>
    <w:p w:rsidR="005F1F37" w:rsidRPr="00C81BAD" w:rsidRDefault="005F1F37" w:rsidP="005F1F37">
      <w:pPr>
        <w:pStyle w:val="ad"/>
        <w:rPr>
          <w:rFonts w:hAnsi="宋体" w:cs="宋体"/>
        </w:rPr>
      </w:pPr>
      <w:r w:rsidRPr="00C81BAD">
        <w:rPr>
          <w:rFonts w:hAnsi="宋体" w:cs="宋体" w:hint="eastAsia"/>
        </w:rPr>
        <w:t xml:space="preserve">       int d,e,x,y,i;</w:t>
      </w:r>
    </w:p>
    <w:p w:rsidR="005F1F37" w:rsidRPr="00C81BAD" w:rsidRDefault="005F1F37" w:rsidP="005F1F37">
      <w:pPr>
        <w:pStyle w:val="ad"/>
        <w:rPr>
          <w:rFonts w:hAnsi="宋体" w:cs="宋体"/>
        </w:rPr>
      </w:pPr>
      <w:r w:rsidRPr="00C81BAD">
        <w:rPr>
          <w:rFonts w:hAnsi="宋体" w:cs="宋体" w:hint="eastAsia"/>
        </w:rPr>
        <w:t xml:space="preserve">       d=ext_gcd(a,n,x,y);</w:t>
      </w:r>
    </w:p>
    <w:p w:rsidR="005F1F37" w:rsidRPr="00C81BAD" w:rsidRDefault="005F1F37" w:rsidP="005F1F37">
      <w:pPr>
        <w:pStyle w:val="ad"/>
        <w:rPr>
          <w:rFonts w:hAnsi="宋体" w:cs="宋体"/>
        </w:rPr>
      </w:pPr>
      <w:r w:rsidRPr="00C81BAD">
        <w:rPr>
          <w:rFonts w:hAnsi="宋体" w:cs="宋体" w:hint="eastAsia"/>
        </w:rPr>
        <w:t xml:space="preserve">       if (b%d)</w:t>
      </w:r>
    </w:p>
    <w:p w:rsidR="005F1F37" w:rsidRPr="00C81BAD" w:rsidRDefault="005F1F37" w:rsidP="005F1F37">
      <w:pPr>
        <w:pStyle w:val="ad"/>
        <w:rPr>
          <w:rFonts w:hAnsi="宋体" w:cs="宋体"/>
          <w:lang w:val="pt-BR"/>
        </w:rPr>
      </w:pPr>
      <w:r w:rsidRPr="00C81BAD">
        <w:rPr>
          <w:rFonts w:hAnsi="宋体" w:cs="宋体" w:hint="eastAsia"/>
          <w:lang w:val="pt-BR"/>
        </w:rPr>
        <w:t xml:space="preserve">              return 0;</w:t>
      </w:r>
    </w:p>
    <w:p w:rsidR="005F1F37" w:rsidRPr="00C81BAD" w:rsidRDefault="005F1F37" w:rsidP="005F1F37">
      <w:pPr>
        <w:pStyle w:val="ad"/>
        <w:rPr>
          <w:rFonts w:hAnsi="宋体" w:cs="宋体"/>
          <w:lang w:val="pt-BR"/>
        </w:rPr>
      </w:pPr>
      <w:r w:rsidRPr="00C81BAD">
        <w:rPr>
          <w:rFonts w:hAnsi="宋体" w:cs="宋体" w:hint="eastAsia"/>
          <w:lang w:val="pt-BR"/>
        </w:rPr>
        <w:t xml:space="preserve">       e=(x*(b/d)%n+n)%n;</w:t>
      </w:r>
    </w:p>
    <w:p w:rsidR="005F1F37" w:rsidRPr="00C81BAD" w:rsidRDefault="005F1F37" w:rsidP="005F1F37">
      <w:pPr>
        <w:pStyle w:val="ad"/>
        <w:rPr>
          <w:rFonts w:hAnsi="宋体" w:cs="宋体"/>
          <w:lang w:val="pt-BR"/>
        </w:rPr>
      </w:pPr>
      <w:r w:rsidRPr="00C81BAD">
        <w:rPr>
          <w:rFonts w:hAnsi="宋体" w:cs="宋体" w:hint="eastAsia"/>
          <w:lang w:val="pt-BR"/>
        </w:rPr>
        <w:t xml:space="preserve">       for (i=0;i&lt;d;i++)</w:t>
      </w:r>
    </w:p>
    <w:p w:rsidR="005F1F37" w:rsidRPr="00C81BAD" w:rsidRDefault="005F1F37" w:rsidP="005F1F37">
      <w:pPr>
        <w:pStyle w:val="ad"/>
        <w:rPr>
          <w:rFonts w:hAnsi="宋体" w:cs="宋体"/>
          <w:lang w:val="pt-BR"/>
        </w:rPr>
      </w:pPr>
      <w:r w:rsidRPr="00C81BAD">
        <w:rPr>
          <w:rFonts w:hAnsi="宋体" w:cs="宋体" w:hint="eastAsia"/>
          <w:lang w:val="pt-BR"/>
        </w:rPr>
        <w:t xml:space="preserve">              sol[i]=(e+i*(n/d))%n;</w:t>
      </w:r>
    </w:p>
    <w:p w:rsidR="005F1F37" w:rsidRPr="00C81BAD" w:rsidRDefault="005F1F37" w:rsidP="005F1F37">
      <w:pPr>
        <w:pStyle w:val="ad"/>
        <w:rPr>
          <w:rFonts w:hAnsi="宋体" w:cs="宋体"/>
          <w:lang w:val="pt-BR"/>
        </w:rPr>
      </w:pPr>
      <w:r w:rsidRPr="00C81BAD">
        <w:rPr>
          <w:rFonts w:hAnsi="宋体" w:cs="宋体" w:hint="eastAsia"/>
          <w:lang w:val="pt-BR"/>
        </w:rPr>
        <w:t xml:space="preserve">       return d;</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求解模线性方程组</w:t>
      </w:r>
      <w:r w:rsidRPr="00C81BAD">
        <w:rPr>
          <w:rFonts w:hAnsi="宋体" w:cs="宋体" w:hint="eastAsia"/>
          <w:lang w:val="pt-BR"/>
        </w:rPr>
        <w:t>(</w:t>
      </w:r>
      <w:r w:rsidRPr="00C81BAD">
        <w:rPr>
          <w:rFonts w:hAnsi="宋体" w:cs="宋体" w:hint="eastAsia"/>
        </w:rPr>
        <w:t>中国余数定理</w:t>
      </w:r>
      <w:r w:rsidRPr="00C81BAD">
        <w:rPr>
          <w:rFonts w:hAnsi="宋体" w:cs="宋体" w:hint="eastAsia"/>
          <w:lang w:val="pt-BR"/>
        </w:rPr>
        <w:t>)</w:t>
      </w:r>
    </w:p>
    <w:p w:rsidR="005F1F37" w:rsidRPr="00C81BAD" w:rsidRDefault="005F1F37" w:rsidP="005F1F37">
      <w:pPr>
        <w:pStyle w:val="ad"/>
        <w:rPr>
          <w:rFonts w:hAnsi="宋体" w:cs="宋体"/>
          <w:lang w:val="pt-BR"/>
        </w:rPr>
      </w:pPr>
      <w:r w:rsidRPr="00C81BAD">
        <w:rPr>
          <w:rFonts w:hAnsi="宋体" w:cs="宋体" w:hint="eastAsia"/>
          <w:lang w:val="pt-BR"/>
        </w:rPr>
        <w:t>//  x = b[0] (mod w[0])</w:t>
      </w:r>
    </w:p>
    <w:p w:rsidR="005F1F37" w:rsidRPr="00C81BAD" w:rsidRDefault="005F1F37" w:rsidP="005F1F37">
      <w:pPr>
        <w:pStyle w:val="ad"/>
        <w:rPr>
          <w:rFonts w:hAnsi="宋体" w:cs="宋体"/>
          <w:lang w:val="pt-BR"/>
        </w:rPr>
      </w:pPr>
      <w:r w:rsidRPr="00C81BAD">
        <w:rPr>
          <w:rFonts w:hAnsi="宋体" w:cs="宋体" w:hint="eastAsia"/>
          <w:lang w:val="pt-BR"/>
        </w:rPr>
        <w:t>//  x = b[1] (mod w[1])</w:t>
      </w:r>
    </w:p>
    <w:p w:rsidR="005F1F37" w:rsidRPr="00C81BAD" w:rsidRDefault="005F1F37" w:rsidP="005F1F37">
      <w:pPr>
        <w:pStyle w:val="ad"/>
        <w:rPr>
          <w:rFonts w:hAnsi="宋体" w:cs="宋体"/>
          <w:lang w:val="pt-BR"/>
        </w:rPr>
      </w:pPr>
      <w:r w:rsidRPr="00C81BAD">
        <w:rPr>
          <w:rFonts w:hAnsi="宋体" w:cs="宋体" w:hint="eastAsia"/>
          <w:lang w:val="pt-BR"/>
        </w:rPr>
        <w:t>//  ...</w:t>
      </w:r>
    </w:p>
    <w:p w:rsidR="005F1F37" w:rsidRPr="00C81BAD" w:rsidRDefault="005F1F37" w:rsidP="005F1F37">
      <w:pPr>
        <w:pStyle w:val="ad"/>
        <w:rPr>
          <w:rFonts w:hAnsi="宋体" w:cs="宋体"/>
          <w:lang w:val="pt-BR"/>
        </w:rPr>
      </w:pPr>
      <w:r w:rsidRPr="00C81BAD">
        <w:rPr>
          <w:rFonts w:hAnsi="宋体" w:cs="宋体" w:hint="eastAsia"/>
          <w:lang w:val="pt-BR"/>
        </w:rPr>
        <w:lastRenderedPageBreak/>
        <w:t>//  x = b[k-1] (mod w[k-1])</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要求</w:t>
      </w:r>
      <w:r w:rsidRPr="00C81BAD">
        <w:rPr>
          <w:rFonts w:hAnsi="宋体" w:cs="宋体" w:hint="eastAsia"/>
          <w:lang w:val="pt-BR"/>
        </w:rPr>
        <w:t>w[i]&gt;0,w[i]</w:t>
      </w:r>
      <w:r w:rsidRPr="00C81BAD">
        <w:rPr>
          <w:rFonts w:hAnsi="宋体" w:cs="宋体" w:hint="eastAsia"/>
        </w:rPr>
        <w:t>与</w:t>
      </w:r>
      <w:r w:rsidRPr="00C81BAD">
        <w:rPr>
          <w:rFonts w:hAnsi="宋体" w:cs="宋体" w:hint="eastAsia"/>
          <w:lang w:val="pt-BR"/>
        </w:rPr>
        <w:t>w[j]</w:t>
      </w:r>
      <w:r w:rsidRPr="00C81BAD">
        <w:rPr>
          <w:rFonts w:hAnsi="宋体" w:cs="宋体" w:hint="eastAsia"/>
        </w:rPr>
        <w:t>互质</w:t>
      </w:r>
      <w:r w:rsidRPr="00C81BAD">
        <w:rPr>
          <w:rFonts w:hAnsi="宋体" w:cs="宋体" w:hint="eastAsia"/>
          <w:lang w:val="pt-BR"/>
        </w:rPr>
        <w:t>,</w:t>
      </w:r>
      <w:r w:rsidRPr="00C81BAD">
        <w:rPr>
          <w:rFonts w:hAnsi="宋体" w:cs="宋体" w:hint="eastAsia"/>
        </w:rPr>
        <w:t>解的范围</w:t>
      </w:r>
      <w:r w:rsidRPr="00C81BAD">
        <w:rPr>
          <w:rFonts w:hAnsi="宋体" w:cs="宋体" w:hint="eastAsia"/>
          <w:lang w:val="pt-BR"/>
        </w:rPr>
        <w:t>1..n,n=w[0]*w[1]*...*w[k-1]</w:t>
      </w:r>
    </w:p>
    <w:p w:rsidR="005F1F37" w:rsidRPr="00C81BAD" w:rsidRDefault="005F1F37" w:rsidP="005F1F37">
      <w:pPr>
        <w:pStyle w:val="ad"/>
        <w:rPr>
          <w:rFonts w:hAnsi="宋体" w:cs="宋体"/>
          <w:lang w:val="pt-BR"/>
        </w:rPr>
      </w:pPr>
      <w:r w:rsidRPr="00C81BAD">
        <w:rPr>
          <w:rFonts w:hAnsi="宋体" w:cs="宋体" w:hint="eastAsia"/>
          <w:lang w:val="pt-BR"/>
        </w:rPr>
        <w:t>int modular_linear_system(int b[],int w[],int k){</w:t>
      </w:r>
    </w:p>
    <w:p w:rsidR="005F1F37" w:rsidRPr="00C81BAD" w:rsidRDefault="005F1F37" w:rsidP="005F1F37">
      <w:pPr>
        <w:pStyle w:val="ad"/>
        <w:rPr>
          <w:rFonts w:hAnsi="宋体" w:cs="宋体"/>
        </w:rPr>
      </w:pPr>
      <w:r w:rsidRPr="00C81BAD">
        <w:rPr>
          <w:rFonts w:hAnsi="宋体" w:cs="宋体" w:hint="eastAsia"/>
          <w:lang w:val="pt-BR"/>
        </w:rPr>
        <w:t xml:space="preserve">       </w:t>
      </w:r>
      <w:r w:rsidRPr="00C81BAD">
        <w:rPr>
          <w:rFonts w:hAnsi="宋体" w:cs="宋体" w:hint="eastAsia"/>
        </w:rPr>
        <w:t>int d,x,y,a=0,m,n=1,i;</w:t>
      </w:r>
    </w:p>
    <w:p w:rsidR="005F1F37" w:rsidRPr="00C81BAD" w:rsidRDefault="005F1F37" w:rsidP="005F1F37">
      <w:pPr>
        <w:pStyle w:val="ad"/>
        <w:rPr>
          <w:rFonts w:hAnsi="宋体" w:cs="宋体"/>
        </w:rPr>
      </w:pPr>
      <w:r w:rsidRPr="00C81BAD">
        <w:rPr>
          <w:rFonts w:hAnsi="宋体" w:cs="宋体" w:hint="eastAsia"/>
        </w:rPr>
        <w:t xml:space="preserve">       for (i=0;i&lt;k;i++)</w:t>
      </w:r>
    </w:p>
    <w:p w:rsidR="005F1F37" w:rsidRPr="00C81BAD" w:rsidRDefault="005F1F37" w:rsidP="005F1F37">
      <w:pPr>
        <w:pStyle w:val="ad"/>
        <w:rPr>
          <w:rFonts w:hAnsi="宋体" w:cs="宋体"/>
        </w:rPr>
      </w:pPr>
      <w:r w:rsidRPr="00C81BAD">
        <w:rPr>
          <w:rFonts w:hAnsi="宋体" w:cs="宋体" w:hint="eastAsia"/>
        </w:rPr>
        <w:t xml:space="preserve">              n*=w[i];</w:t>
      </w:r>
    </w:p>
    <w:p w:rsidR="005F1F37" w:rsidRPr="00C81BAD" w:rsidRDefault="005F1F37" w:rsidP="005F1F37">
      <w:pPr>
        <w:pStyle w:val="ad"/>
        <w:rPr>
          <w:rFonts w:hAnsi="宋体" w:cs="宋体"/>
        </w:rPr>
      </w:pPr>
      <w:r w:rsidRPr="00C81BAD">
        <w:rPr>
          <w:rFonts w:hAnsi="宋体" w:cs="宋体" w:hint="eastAsia"/>
        </w:rPr>
        <w:t xml:space="preserve">       for (i=0;i&lt;k;i++){</w:t>
      </w:r>
    </w:p>
    <w:p w:rsidR="005F1F37" w:rsidRPr="00C81BAD" w:rsidRDefault="005F1F37" w:rsidP="005F1F37">
      <w:pPr>
        <w:pStyle w:val="ad"/>
        <w:rPr>
          <w:rFonts w:hAnsi="宋体" w:cs="宋体"/>
        </w:rPr>
      </w:pPr>
      <w:r w:rsidRPr="00C81BAD">
        <w:rPr>
          <w:rFonts w:hAnsi="宋体" w:cs="宋体" w:hint="eastAsia"/>
        </w:rPr>
        <w:t xml:space="preserve">              m=n/w[i];</w:t>
      </w:r>
    </w:p>
    <w:p w:rsidR="005F1F37" w:rsidRPr="00C81BAD" w:rsidRDefault="005F1F37" w:rsidP="005F1F37">
      <w:pPr>
        <w:pStyle w:val="ad"/>
        <w:rPr>
          <w:rFonts w:hAnsi="宋体" w:cs="宋体"/>
        </w:rPr>
      </w:pPr>
      <w:r w:rsidRPr="00C81BAD">
        <w:rPr>
          <w:rFonts w:hAnsi="宋体" w:cs="宋体" w:hint="eastAsia"/>
        </w:rPr>
        <w:t xml:space="preserve">              d=ext_gcd(w[i],m,x,y);</w:t>
      </w:r>
    </w:p>
    <w:p w:rsidR="005F1F37" w:rsidRPr="00C81BAD" w:rsidRDefault="005F1F37" w:rsidP="005F1F37">
      <w:pPr>
        <w:pStyle w:val="ad"/>
        <w:rPr>
          <w:rFonts w:hAnsi="宋体" w:cs="宋体"/>
          <w:lang w:val="pt-BR"/>
        </w:rPr>
      </w:pPr>
      <w:r w:rsidRPr="00C81BAD">
        <w:rPr>
          <w:rFonts w:hAnsi="宋体" w:cs="宋体" w:hint="eastAsia"/>
          <w:lang w:val="pt-BR"/>
        </w:rPr>
        <w:t xml:space="preserve">              a=(a+y*m*b[i])%n;</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return (a+n)%n;</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p>
    <w:p w:rsidR="005F1F37" w:rsidRPr="00C81BAD" w:rsidRDefault="005F1F37" w:rsidP="005F1F37">
      <w:pPr>
        <w:pStyle w:val="ad"/>
        <w:rPr>
          <w:rFonts w:hAnsi="宋体" w:cs="宋体"/>
          <w:b/>
          <w:lang w:val="pt-BR"/>
        </w:rPr>
      </w:pPr>
      <w:r w:rsidRPr="00C81BAD">
        <w:rPr>
          <w:rFonts w:hAnsi="宋体" w:cs="宋体" w:hint="eastAsia"/>
          <w:b/>
          <w:lang w:val="pt-BR"/>
        </w:rPr>
        <w:t xml:space="preserve">4.3 </w:t>
      </w:r>
      <w:r w:rsidRPr="00C81BAD">
        <w:rPr>
          <w:rFonts w:hAnsi="宋体" w:cs="宋体" w:hint="eastAsia"/>
          <w:b/>
        </w:rPr>
        <w:t>素数</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用素数表判定素数</w:t>
      </w:r>
      <w:r w:rsidRPr="00C81BAD">
        <w:rPr>
          <w:rFonts w:hAnsi="宋体" w:cs="宋体" w:hint="eastAsia"/>
          <w:lang w:val="pt-BR"/>
        </w:rPr>
        <w:t>,</w:t>
      </w:r>
      <w:r w:rsidRPr="00C81BAD">
        <w:rPr>
          <w:rFonts w:hAnsi="宋体" w:cs="宋体" w:hint="eastAsia"/>
        </w:rPr>
        <w:t>先调用</w:t>
      </w:r>
      <w:r w:rsidRPr="00C81BAD">
        <w:rPr>
          <w:rFonts w:hAnsi="宋体" w:cs="宋体" w:hint="eastAsia"/>
          <w:lang w:val="pt-BR"/>
        </w:rPr>
        <w:t>initprime</w:t>
      </w:r>
    </w:p>
    <w:p w:rsidR="005F1F37" w:rsidRPr="00C81BAD" w:rsidRDefault="005F1F37" w:rsidP="005F1F37">
      <w:pPr>
        <w:pStyle w:val="ad"/>
        <w:rPr>
          <w:rFonts w:hAnsi="宋体" w:cs="宋体"/>
          <w:lang w:val="pt-BR"/>
        </w:rPr>
      </w:pPr>
      <w:r w:rsidRPr="00C81BAD">
        <w:rPr>
          <w:rFonts w:hAnsi="宋体" w:cs="宋体" w:hint="eastAsia"/>
          <w:lang w:val="pt-BR"/>
        </w:rPr>
        <w:t>int plist[10000],pcount=0;</w:t>
      </w:r>
    </w:p>
    <w:p w:rsidR="005F1F37" w:rsidRPr="00C81BAD" w:rsidRDefault="005F1F37" w:rsidP="005F1F37">
      <w:pPr>
        <w:pStyle w:val="ad"/>
        <w:rPr>
          <w:rFonts w:hAnsi="宋体" w:cs="宋体"/>
          <w:lang w:val="pt-BR"/>
        </w:rPr>
      </w:pPr>
      <w:r w:rsidRPr="00C81BAD">
        <w:rPr>
          <w:rFonts w:hAnsi="宋体" w:cs="宋体" w:hint="eastAsia"/>
          <w:lang w:val="pt-BR"/>
        </w:rPr>
        <w:t>int prime(int n){</w:t>
      </w:r>
    </w:p>
    <w:p w:rsidR="005F1F37" w:rsidRPr="00C81BAD" w:rsidRDefault="005F1F37" w:rsidP="005F1F37">
      <w:pPr>
        <w:pStyle w:val="ad"/>
        <w:rPr>
          <w:rFonts w:hAnsi="宋体" w:cs="宋体"/>
          <w:lang w:val="pt-BR"/>
        </w:rPr>
      </w:pPr>
      <w:r w:rsidRPr="00C81BAD">
        <w:rPr>
          <w:rFonts w:hAnsi="宋体" w:cs="宋体" w:hint="eastAsia"/>
          <w:lang w:val="pt-BR"/>
        </w:rPr>
        <w:t xml:space="preserve">       int i;</w:t>
      </w:r>
    </w:p>
    <w:p w:rsidR="005F1F37" w:rsidRPr="00C81BAD" w:rsidRDefault="005F1F37" w:rsidP="005F1F37">
      <w:pPr>
        <w:pStyle w:val="ad"/>
        <w:rPr>
          <w:rFonts w:hAnsi="宋体" w:cs="宋体"/>
          <w:lang w:val="pt-BR"/>
        </w:rPr>
      </w:pPr>
      <w:r w:rsidRPr="00C81BAD">
        <w:rPr>
          <w:rFonts w:hAnsi="宋体" w:cs="宋体" w:hint="eastAsia"/>
          <w:lang w:val="pt-BR"/>
        </w:rPr>
        <w:t xml:space="preserve">       if ((n!=2&amp;&amp;!(n%2))||(n!=3&amp;&amp;!(n%3))||(n!=5&amp;&amp;!(n%5))||(n!=7&amp;&amp;!(n%7)))</w:t>
      </w:r>
    </w:p>
    <w:p w:rsidR="005F1F37" w:rsidRPr="00C81BAD" w:rsidRDefault="005F1F37" w:rsidP="005F1F37">
      <w:pPr>
        <w:pStyle w:val="ad"/>
        <w:rPr>
          <w:rFonts w:hAnsi="宋体" w:cs="宋体"/>
        </w:rPr>
      </w:pPr>
      <w:r w:rsidRPr="00C81BAD">
        <w:rPr>
          <w:rFonts w:hAnsi="宋体" w:cs="宋体" w:hint="eastAsia"/>
          <w:lang w:val="pt-BR"/>
        </w:rPr>
        <w:t xml:space="preserve">              </w:t>
      </w:r>
      <w:r w:rsidRPr="00C81BAD">
        <w:rPr>
          <w:rFonts w:hAnsi="宋体" w:cs="宋体" w:hint="eastAsia"/>
        </w:rPr>
        <w:t>return 0;</w:t>
      </w:r>
    </w:p>
    <w:p w:rsidR="005F1F37" w:rsidRPr="00C81BAD" w:rsidRDefault="005F1F37" w:rsidP="005F1F37">
      <w:pPr>
        <w:pStyle w:val="ad"/>
        <w:rPr>
          <w:rFonts w:hAnsi="宋体" w:cs="宋体"/>
        </w:rPr>
      </w:pPr>
      <w:r w:rsidRPr="00C81BAD">
        <w:rPr>
          <w:rFonts w:hAnsi="宋体" w:cs="宋体" w:hint="eastAsia"/>
        </w:rPr>
        <w:t xml:space="preserve">       for (i=0;plist[i]*plist[i]&lt;=n;i++)</w:t>
      </w:r>
    </w:p>
    <w:p w:rsidR="005F1F37" w:rsidRPr="00C81BAD" w:rsidRDefault="005F1F37" w:rsidP="005F1F37">
      <w:pPr>
        <w:pStyle w:val="ad"/>
        <w:rPr>
          <w:rFonts w:hAnsi="宋体" w:cs="宋体"/>
        </w:rPr>
      </w:pPr>
      <w:r w:rsidRPr="00C81BAD">
        <w:rPr>
          <w:rFonts w:hAnsi="宋体" w:cs="宋体" w:hint="eastAsia"/>
        </w:rPr>
        <w:t xml:space="preserve">              if (!(n%plist[i]))</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return n&gt;1;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initprime(){</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(plist[pcount++]=2,i=3;i&lt;50000;i++)</w:t>
      </w:r>
    </w:p>
    <w:p w:rsidR="005F1F37" w:rsidRPr="00C81BAD" w:rsidRDefault="005F1F37" w:rsidP="005F1F37">
      <w:pPr>
        <w:pStyle w:val="ad"/>
        <w:rPr>
          <w:rFonts w:hAnsi="宋体" w:cs="宋体"/>
        </w:rPr>
      </w:pPr>
      <w:r w:rsidRPr="00C81BAD">
        <w:rPr>
          <w:rFonts w:hAnsi="宋体" w:cs="宋体" w:hint="eastAsia"/>
        </w:rPr>
        <w:t xml:space="preserve">              if (prime(i))</w:t>
      </w:r>
    </w:p>
    <w:p w:rsidR="005F1F37" w:rsidRPr="00C81BAD" w:rsidRDefault="005F1F37" w:rsidP="005F1F37">
      <w:pPr>
        <w:pStyle w:val="ad"/>
        <w:rPr>
          <w:rFonts w:hAnsi="宋体" w:cs="宋体"/>
        </w:rPr>
      </w:pPr>
      <w:r w:rsidRPr="00C81BAD">
        <w:rPr>
          <w:rFonts w:hAnsi="宋体" w:cs="宋体" w:hint="eastAsia"/>
        </w:rPr>
        <w:t xml:space="preserve">                     plist[pcount++]=i;</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//miller rabin</w:t>
      </w:r>
    </w:p>
    <w:p w:rsidR="005F1F37" w:rsidRPr="00C81BAD" w:rsidRDefault="005F1F37" w:rsidP="005F1F37">
      <w:pPr>
        <w:pStyle w:val="ad"/>
        <w:rPr>
          <w:rFonts w:hAnsi="宋体" w:cs="宋体"/>
        </w:rPr>
      </w:pPr>
      <w:r w:rsidRPr="00C81BAD">
        <w:rPr>
          <w:rFonts w:hAnsi="宋体" w:cs="宋体" w:hint="eastAsia"/>
        </w:rPr>
        <w:t>//判断自然数n是否为素数</w:t>
      </w:r>
    </w:p>
    <w:p w:rsidR="005F1F37" w:rsidRPr="00C81BAD" w:rsidRDefault="005F1F37" w:rsidP="005F1F37">
      <w:pPr>
        <w:pStyle w:val="ad"/>
        <w:rPr>
          <w:rFonts w:hAnsi="宋体" w:cs="宋体"/>
        </w:rPr>
      </w:pPr>
      <w:r w:rsidRPr="00C81BAD">
        <w:rPr>
          <w:rFonts w:hAnsi="宋体" w:cs="宋体" w:hint="eastAsia"/>
        </w:rPr>
        <w:t>//time越高失败概率越低,一般取10到50</w:t>
      </w:r>
    </w:p>
    <w:p w:rsidR="005F1F37" w:rsidRPr="00C81BAD" w:rsidRDefault="005F1F37" w:rsidP="005F1F37">
      <w:pPr>
        <w:pStyle w:val="ad"/>
        <w:rPr>
          <w:rFonts w:hAnsi="宋体" w:cs="宋体"/>
        </w:rPr>
      </w:pPr>
      <w:r w:rsidRPr="00C81BAD">
        <w:rPr>
          <w:rFonts w:hAnsi="宋体" w:cs="宋体" w:hint="eastAsia"/>
        </w:rPr>
        <w:t>#include &lt;stdlib.h&gt;</w:t>
      </w:r>
    </w:p>
    <w:p w:rsidR="005F1F37" w:rsidRPr="00C81BAD" w:rsidRDefault="005F1F37" w:rsidP="005F1F37">
      <w:pPr>
        <w:pStyle w:val="ad"/>
        <w:rPr>
          <w:rFonts w:hAnsi="宋体" w:cs="宋体"/>
        </w:rPr>
      </w:pPr>
      <w:r w:rsidRPr="00C81BAD">
        <w:rPr>
          <w:rFonts w:hAnsi="宋体" w:cs="宋体" w:hint="eastAsia"/>
        </w:rPr>
        <w:t>#ifdef WIN32</w:t>
      </w:r>
    </w:p>
    <w:p w:rsidR="005F1F37" w:rsidRPr="00C81BAD" w:rsidRDefault="005F1F37" w:rsidP="005F1F37">
      <w:pPr>
        <w:pStyle w:val="ad"/>
        <w:rPr>
          <w:rFonts w:hAnsi="宋体" w:cs="宋体"/>
        </w:rPr>
      </w:pPr>
      <w:r w:rsidRPr="00C81BAD">
        <w:rPr>
          <w:rFonts w:hAnsi="宋体" w:cs="宋体" w:hint="eastAsia"/>
        </w:rPr>
        <w:t>typedef __int64 i64;</w:t>
      </w:r>
    </w:p>
    <w:p w:rsidR="005F1F37" w:rsidRPr="00C81BAD" w:rsidRDefault="005F1F37" w:rsidP="005F1F37">
      <w:pPr>
        <w:pStyle w:val="ad"/>
        <w:rPr>
          <w:rFonts w:hAnsi="宋体" w:cs="宋体"/>
        </w:rPr>
      </w:pPr>
      <w:r w:rsidRPr="00C81BAD">
        <w:rPr>
          <w:rFonts w:hAnsi="宋体" w:cs="宋体" w:hint="eastAsia"/>
        </w:rPr>
        <w:t>#else</w:t>
      </w:r>
    </w:p>
    <w:p w:rsidR="005F1F37" w:rsidRPr="00C81BAD" w:rsidRDefault="005F1F37" w:rsidP="005F1F37">
      <w:pPr>
        <w:pStyle w:val="ad"/>
        <w:rPr>
          <w:rFonts w:hAnsi="宋体" w:cs="宋体"/>
        </w:rPr>
      </w:pPr>
      <w:r w:rsidRPr="00C81BAD">
        <w:rPr>
          <w:rFonts w:hAnsi="宋体" w:cs="宋体" w:hint="eastAsia"/>
        </w:rPr>
        <w:t>typedef long long i64;</w:t>
      </w:r>
    </w:p>
    <w:p w:rsidR="005F1F37" w:rsidRPr="00C81BAD" w:rsidRDefault="005F1F37" w:rsidP="005F1F37">
      <w:pPr>
        <w:pStyle w:val="ad"/>
        <w:rPr>
          <w:rFonts w:hAnsi="宋体" w:cs="宋体"/>
        </w:rPr>
      </w:pPr>
      <w:r w:rsidRPr="00C81BAD">
        <w:rPr>
          <w:rFonts w:hAnsi="宋体" w:cs="宋体" w:hint="eastAsia"/>
        </w:rPr>
        <w:t>#endif</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lastRenderedPageBreak/>
        <w:t>int modular_exponent(int a,int b,int n){ //a^b mod n</w:t>
      </w:r>
    </w:p>
    <w:p w:rsidR="005F1F37" w:rsidRPr="00C81BAD" w:rsidRDefault="005F1F37" w:rsidP="005F1F37">
      <w:pPr>
        <w:pStyle w:val="ad"/>
        <w:rPr>
          <w:rFonts w:hAnsi="宋体" w:cs="宋体"/>
        </w:rPr>
      </w:pPr>
      <w:r w:rsidRPr="00C81BAD">
        <w:rPr>
          <w:rFonts w:hAnsi="宋体" w:cs="宋体" w:hint="eastAsia"/>
        </w:rPr>
        <w:t xml:space="preserve">       int ret;</w:t>
      </w:r>
    </w:p>
    <w:p w:rsidR="005F1F37" w:rsidRPr="00C81BAD" w:rsidRDefault="005F1F37" w:rsidP="005F1F37">
      <w:pPr>
        <w:pStyle w:val="ad"/>
        <w:rPr>
          <w:rFonts w:hAnsi="宋体" w:cs="宋体"/>
        </w:rPr>
      </w:pPr>
      <w:r w:rsidRPr="00C81BAD">
        <w:rPr>
          <w:rFonts w:hAnsi="宋体" w:cs="宋体" w:hint="eastAsia"/>
        </w:rPr>
        <w:t xml:space="preserve">       for (;b;b&gt;&gt;=1,a=(int)((i64)a)*a%n)</w:t>
      </w:r>
    </w:p>
    <w:p w:rsidR="005F1F37" w:rsidRPr="00C81BAD" w:rsidRDefault="005F1F37" w:rsidP="005F1F37">
      <w:pPr>
        <w:pStyle w:val="ad"/>
        <w:rPr>
          <w:rFonts w:hAnsi="宋体" w:cs="宋体"/>
        </w:rPr>
      </w:pPr>
      <w:r w:rsidRPr="00C81BAD">
        <w:rPr>
          <w:rFonts w:hAnsi="宋体" w:cs="宋体" w:hint="eastAsia"/>
        </w:rPr>
        <w:t xml:space="preserve">              if (b&amp;1)</w:t>
      </w:r>
    </w:p>
    <w:p w:rsidR="005F1F37" w:rsidRPr="00C81BAD" w:rsidRDefault="005F1F37" w:rsidP="005F1F37">
      <w:pPr>
        <w:pStyle w:val="ad"/>
        <w:rPr>
          <w:rFonts w:hAnsi="宋体" w:cs="宋体"/>
        </w:rPr>
      </w:pPr>
      <w:r w:rsidRPr="00C81BAD">
        <w:rPr>
          <w:rFonts w:hAnsi="宋体" w:cs="宋体" w:hint="eastAsia"/>
        </w:rPr>
        <w:t xml:space="preserve">                     ret=(int)((i64)ret)*a%n;</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Carmicheal number: 561,41041,825265,321197185</w:t>
      </w:r>
    </w:p>
    <w:p w:rsidR="005F1F37" w:rsidRPr="00C81BAD" w:rsidRDefault="005F1F37" w:rsidP="005F1F37">
      <w:pPr>
        <w:pStyle w:val="ad"/>
        <w:rPr>
          <w:rFonts w:hAnsi="宋体" w:cs="宋体"/>
        </w:rPr>
      </w:pPr>
      <w:r w:rsidRPr="00C81BAD">
        <w:rPr>
          <w:rFonts w:hAnsi="宋体" w:cs="宋体" w:hint="eastAsia"/>
        </w:rPr>
        <w:t>int miller_rabin(int n,int time=10){</w:t>
      </w:r>
    </w:p>
    <w:p w:rsidR="005F1F37" w:rsidRPr="00C81BAD" w:rsidRDefault="005F1F37" w:rsidP="005F1F37">
      <w:pPr>
        <w:pStyle w:val="ad"/>
        <w:rPr>
          <w:rFonts w:hAnsi="宋体" w:cs="宋体"/>
          <w:lang w:val="pt-BR"/>
        </w:rPr>
      </w:pPr>
      <w:r w:rsidRPr="00C81BAD">
        <w:rPr>
          <w:rFonts w:hAnsi="宋体" w:cs="宋体" w:hint="eastAsia"/>
          <w:lang w:val="pt-BR"/>
        </w:rPr>
        <w:t xml:space="preserve">       if (n==1||(n!=2&amp;&amp;!(n%2))||(n!=3&amp;&amp;!(n%3))||(n!=5&amp;&amp;!(n%5))||(n!=7&amp;&amp;!(n%7)))</w:t>
      </w:r>
    </w:p>
    <w:p w:rsidR="005F1F37" w:rsidRPr="00C81BAD" w:rsidRDefault="005F1F37" w:rsidP="005F1F37">
      <w:pPr>
        <w:pStyle w:val="ad"/>
        <w:rPr>
          <w:rFonts w:hAnsi="宋体" w:cs="宋体"/>
        </w:rPr>
      </w:pPr>
      <w:r w:rsidRPr="00C81BAD">
        <w:rPr>
          <w:rFonts w:hAnsi="宋体" w:cs="宋体" w:hint="eastAsia"/>
          <w:lang w:val="pt-BR"/>
        </w:rPr>
        <w:t xml:space="preserve">              </w:t>
      </w:r>
      <w:r w:rsidRPr="00C81BAD">
        <w:rPr>
          <w:rFonts w:hAnsi="宋体" w:cs="宋体" w:hint="eastAsia"/>
        </w:rPr>
        <w:t>return 0;</w:t>
      </w:r>
    </w:p>
    <w:p w:rsidR="005F1F37" w:rsidRPr="00C81BAD" w:rsidRDefault="005F1F37" w:rsidP="005F1F37">
      <w:pPr>
        <w:pStyle w:val="ad"/>
        <w:rPr>
          <w:rFonts w:hAnsi="宋体" w:cs="宋体"/>
        </w:rPr>
      </w:pPr>
      <w:r w:rsidRPr="00C81BAD">
        <w:rPr>
          <w:rFonts w:hAnsi="宋体" w:cs="宋体" w:hint="eastAsia"/>
        </w:rPr>
        <w:t xml:space="preserve">       while (time--)</w:t>
      </w:r>
    </w:p>
    <w:p w:rsidR="005F1F37" w:rsidRPr="00C81BAD" w:rsidRDefault="005F1F37" w:rsidP="005F1F37">
      <w:pPr>
        <w:pStyle w:val="ad"/>
        <w:rPr>
          <w:rFonts w:hAnsi="宋体" w:cs="宋体"/>
        </w:rPr>
      </w:pPr>
      <w:r w:rsidRPr="00C81BAD">
        <w:rPr>
          <w:rFonts w:hAnsi="宋体" w:cs="宋体" w:hint="eastAsia"/>
        </w:rPr>
        <w:t xml:space="preserve">              if (modular_exponent(((rand()&amp;0x7fff&lt;&lt;16)+rand()&amp;0x7fff+rand()&amp;0x7fff)%(n-1)+1,n-1,n)!=1)</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4.4 欧拉函数</w:t>
      </w:r>
    </w:p>
    <w:p w:rsidR="005F1F37" w:rsidRPr="00C81BAD" w:rsidRDefault="005F1F37" w:rsidP="005F1F37">
      <w:pPr>
        <w:pStyle w:val="ad"/>
        <w:rPr>
          <w:rFonts w:hAnsi="宋体" w:cs="宋体"/>
        </w:rPr>
      </w:pPr>
      <w:r w:rsidRPr="00C81BAD">
        <w:rPr>
          <w:rFonts w:hAnsi="宋体" w:cs="宋体" w:hint="eastAsia"/>
        </w:rPr>
        <w:t>int gcd(int a,int b){</w:t>
      </w:r>
    </w:p>
    <w:p w:rsidR="005F1F37" w:rsidRPr="00C81BAD" w:rsidRDefault="005F1F37" w:rsidP="005F1F37">
      <w:pPr>
        <w:pStyle w:val="ad"/>
        <w:rPr>
          <w:rFonts w:hAnsi="宋体" w:cs="宋体"/>
        </w:rPr>
      </w:pPr>
      <w:r w:rsidRPr="00C81BAD">
        <w:rPr>
          <w:rFonts w:hAnsi="宋体" w:cs="宋体" w:hint="eastAsia"/>
        </w:rPr>
        <w:t xml:space="preserve">       return b?gcd(b,a%b):a;</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inline int lcm(int a,int b){</w:t>
      </w:r>
    </w:p>
    <w:p w:rsidR="005F1F37" w:rsidRPr="00C81BAD" w:rsidRDefault="005F1F37" w:rsidP="005F1F37">
      <w:pPr>
        <w:pStyle w:val="ad"/>
        <w:rPr>
          <w:rFonts w:hAnsi="宋体" w:cs="宋体"/>
        </w:rPr>
      </w:pPr>
      <w:r w:rsidRPr="00C81BAD">
        <w:rPr>
          <w:rFonts w:hAnsi="宋体" w:cs="宋体" w:hint="eastAsia"/>
        </w:rPr>
        <w:t xml:space="preserve">       return a/gcd(a,b)*b;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//求1..n-1中与n互质的数的个数</w:t>
      </w:r>
    </w:p>
    <w:p w:rsidR="005F1F37" w:rsidRPr="00C81BAD" w:rsidRDefault="005F1F37" w:rsidP="005F1F37">
      <w:pPr>
        <w:pStyle w:val="ad"/>
        <w:rPr>
          <w:rFonts w:hAnsi="宋体" w:cs="宋体"/>
        </w:rPr>
      </w:pPr>
      <w:r w:rsidRPr="00C81BAD">
        <w:rPr>
          <w:rFonts w:hAnsi="宋体" w:cs="宋体" w:hint="eastAsia"/>
        </w:rPr>
        <w:t>int eular(int n){</w:t>
      </w:r>
    </w:p>
    <w:p w:rsidR="005F1F37" w:rsidRPr="00C81BAD" w:rsidRDefault="005F1F37" w:rsidP="005F1F37">
      <w:pPr>
        <w:pStyle w:val="ad"/>
        <w:rPr>
          <w:rFonts w:hAnsi="宋体" w:cs="宋体"/>
        </w:rPr>
      </w:pPr>
      <w:r w:rsidRPr="00C81BAD">
        <w:rPr>
          <w:rFonts w:hAnsi="宋体" w:cs="宋体" w:hint="eastAsia"/>
        </w:rPr>
        <w:t xml:space="preserve">       int ret=1,i;</w:t>
      </w:r>
    </w:p>
    <w:p w:rsidR="005F1F37" w:rsidRPr="00C81BAD" w:rsidRDefault="005F1F37" w:rsidP="005F1F37">
      <w:pPr>
        <w:pStyle w:val="ad"/>
        <w:rPr>
          <w:rFonts w:hAnsi="宋体" w:cs="宋体"/>
        </w:rPr>
      </w:pPr>
      <w:r w:rsidRPr="00C81BAD">
        <w:rPr>
          <w:rFonts w:hAnsi="宋体" w:cs="宋体" w:hint="eastAsia"/>
        </w:rPr>
        <w:t xml:space="preserve">       for (i=2;i*i&lt;=n;i++)</w:t>
      </w:r>
    </w:p>
    <w:p w:rsidR="005F1F37" w:rsidRPr="00C81BAD" w:rsidRDefault="005F1F37" w:rsidP="005F1F37">
      <w:pPr>
        <w:pStyle w:val="ad"/>
        <w:rPr>
          <w:rFonts w:hAnsi="宋体" w:cs="宋体"/>
        </w:rPr>
      </w:pPr>
      <w:r w:rsidRPr="00C81BAD">
        <w:rPr>
          <w:rFonts w:hAnsi="宋体" w:cs="宋体" w:hint="eastAsia"/>
        </w:rPr>
        <w:t xml:space="preserve">              if (n%i==0){</w:t>
      </w:r>
    </w:p>
    <w:p w:rsidR="005F1F37" w:rsidRPr="00C81BAD" w:rsidRDefault="005F1F37" w:rsidP="005F1F37">
      <w:pPr>
        <w:pStyle w:val="ad"/>
        <w:rPr>
          <w:rFonts w:hAnsi="宋体" w:cs="宋体"/>
        </w:rPr>
      </w:pPr>
      <w:r w:rsidRPr="00C81BAD">
        <w:rPr>
          <w:rFonts w:hAnsi="宋体" w:cs="宋体" w:hint="eastAsia"/>
        </w:rPr>
        <w:t xml:space="preserve">                     n/=i,ret*=i-1;</w:t>
      </w:r>
    </w:p>
    <w:p w:rsidR="005F1F37" w:rsidRPr="00C81BAD" w:rsidRDefault="005F1F37" w:rsidP="005F1F37">
      <w:pPr>
        <w:pStyle w:val="ad"/>
        <w:rPr>
          <w:rFonts w:hAnsi="宋体" w:cs="宋体"/>
        </w:rPr>
      </w:pPr>
      <w:r w:rsidRPr="00C81BAD">
        <w:rPr>
          <w:rFonts w:hAnsi="宋体" w:cs="宋体" w:hint="eastAsia"/>
        </w:rPr>
        <w:t xml:space="preserve">                     while (n%i==0)</w:t>
      </w:r>
    </w:p>
    <w:p w:rsidR="005F1F37" w:rsidRPr="00C81BAD" w:rsidRDefault="005F1F37" w:rsidP="005F1F37">
      <w:pPr>
        <w:pStyle w:val="ad"/>
        <w:rPr>
          <w:rFonts w:hAnsi="宋体" w:cs="宋体"/>
        </w:rPr>
      </w:pPr>
      <w:r w:rsidRPr="00C81BAD">
        <w:rPr>
          <w:rFonts w:hAnsi="宋体" w:cs="宋体" w:hint="eastAsia"/>
        </w:rPr>
        <w:t xml:space="preserve">                            n/=i,ret*=i;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(n&gt;1)</w:t>
      </w:r>
    </w:p>
    <w:p w:rsidR="005F1F37" w:rsidRPr="00C81BAD" w:rsidRDefault="005F1F37" w:rsidP="005F1F37">
      <w:pPr>
        <w:pStyle w:val="ad"/>
        <w:rPr>
          <w:rFonts w:hAnsi="宋体" w:cs="宋体"/>
        </w:rPr>
      </w:pPr>
      <w:r w:rsidRPr="00C81BAD">
        <w:rPr>
          <w:rFonts w:hAnsi="宋体" w:cs="宋体" w:hint="eastAsia"/>
        </w:rPr>
        <w:t xml:space="preserve">              ret*=n-1;</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sz w:val="24"/>
          <w:szCs w:val="24"/>
        </w:rPr>
      </w:pPr>
      <w:r w:rsidRPr="00C81BAD">
        <w:rPr>
          <w:rFonts w:hAnsi="宋体" w:cs="宋体" w:hint="eastAsia"/>
          <w:b/>
          <w:sz w:val="24"/>
          <w:szCs w:val="24"/>
        </w:rPr>
        <w:t>5、数值计算</w:t>
      </w:r>
    </w:p>
    <w:p w:rsidR="005F1F37" w:rsidRPr="00C81BAD" w:rsidRDefault="005F1F37" w:rsidP="005F1F37">
      <w:pPr>
        <w:pStyle w:val="ad"/>
        <w:rPr>
          <w:rFonts w:hAnsi="宋体" w:cs="宋体"/>
          <w:b/>
        </w:rPr>
      </w:pPr>
      <w:r w:rsidRPr="00C81BAD">
        <w:rPr>
          <w:rFonts w:hAnsi="宋体" w:cs="宋体" w:hint="eastAsia"/>
          <w:b/>
        </w:rPr>
        <w:lastRenderedPageBreak/>
        <w:t>5.1 定积分计算(Romberg)</w:t>
      </w:r>
    </w:p>
    <w:p w:rsidR="005F1F37" w:rsidRPr="00C81BAD" w:rsidRDefault="005F1F37" w:rsidP="005F1F37">
      <w:pPr>
        <w:pStyle w:val="ad"/>
        <w:rPr>
          <w:rFonts w:hAnsi="宋体" w:cs="宋体"/>
        </w:rPr>
      </w:pPr>
      <w:r w:rsidRPr="00C81BAD">
        <w:rPr>
          <w:rFonts w:hAnsi="宋体" w:cs="宋体" w:hint="eastAsia"/>
        </w:rPr>
        <w:t>/*  Romberg求定积分</w:t>
      </w:r>
    </w:p>
    <w:p w:rsidR="005F1F37" w:rsidRPr="00C81BAD" w:rsidRDefault="005F1F37" w:rsidP="005F1F37">
      <w:pPr>
        <w:pStyle w:val="ad"/>
        <w:rPr>
          <w:rFonts w:hAnsi="宋体" w:cs="宋体"/>
        </w:rPr>
      </w:pPr>
      <w:r w:rsidRPr="00C81BAD">
        <w:rPr>
          <w:rFonts w:hAnsi="宋体" w:cs="宋体" w:hint="eastAsia"/>
        </w:rPr>
        <w:t xml:space="preserve">    输入：积分区间[a,b]，被积函数f(x,y,z)</w:t>
      </w:r>
    </w:p>
    <w:p w:rsidR="005F1F37" w:rsidRPr="00C81BAD" w:rsidRDefault="005F1F37" w:rsidP="005F1F37">
      <w:pPr>
        <w:pStyle w:val="ad"/>
        <w:rPr>
          <w:rFonts w:hAnsi="宋体" w:cs="宋体"/>
        </w:rPr>
      </w:pPr>
      <w:r w:rsidRPr="00C81BAD">
        <w:rPr>
          <w:rFonts w:hAnsi="宋体" w:cs="宋体" w:hint="eastAsia"/>
        </w:rPr>
        <w:t xml:space="preserve">    输出：积分结果</w:t>
      </w:r>
    </w:p>
    <w:p w:rsidR="005F1F37" w:rsidRPr="00C81BAD" w:rsidRDefault="005F1F37" w:rsidP="005F1F37">
      <w:pPr>
        <w:pStyle w:val="ad"/>
        <w:rPr>
          <w:rFonts w:hAnsi="宋体" w:cs="宋体"/>
        </w:rPr>
      </w:pPr>
      <w:r w:rsidRPr="00C81BAD">
        <w:rPr>
          <w:rFonts w:hAnsi="宋体" w:cs="宋体" w:hint="eastAsia"/>
        </w:rPr>
        <w:t xml:space="preserve">    f(x,y,z)示例：</w:t>
      </w:r>
    </w:p>
    <w:p w:rsidR="005F1F37" w:rsidRPr="00C81BAD" w:rsidRDefault="005F1F37" w:rsidP="005F1F37">
      <w:pPr>
        <w:pStyle w:val="ad"/>
        <w:rPr>
          <w:rFonts w:hAnsi="宋体" w:cs="宋体"/>
        </w:rPr>
      </w:pPr>
      <w:r w:rsidRPr="00C81BAD">
        <w:rPr>
          <w:rFonts w:hAnsi="宋体" w:cs="宋体" w:hint="eastAsia"/>
        </w:rPr>
        <w:t xml:space="preserve">    double f0( double x, double l, double t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sqrt(1.0+l*l*t*t*cos(t*x)*cos(t*x));</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double Integral(double a, double b, double (*f)(double x, double y, double z), double eps, </w:t>
      </w:r>
    </w:p>
    <w:p w:rsidR="005F1F37" w:rsidRPr="00C81BAD" w:rsidRDefault="005F1F37" w:rsidP="005F1F37">
      <w:pPr>
        <w:pStyle w:val="ad"/>
        <w:rPr>
          <w:rFonts w:hAnsi="宋体" w:cs="宋体"/>
        </w:rPr>
      </w:pPr>
      <w:r w:rsidRPr="00C81BAD">
        <w:rPr>
          <w:rFonts w:hAnsi="宋体" w:cs="宋体" w:hint="eastAsia"/>
        </w:rPr>
        <w:t xml:space="preserve">                            double l, double 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double Romberg (double a, double b, double (*f)(double x, double y, double z), double eps, </w:t>
      </w:r>
    </w:p>
    <w:p w:rsidR="005F1F37" w:rsidRPr="00C81BAD" w:rsidRDefault="005F1F37" w:rsidP="005F1F37">
      <w:pPr>
        <w:pStyle w:val="ad"/>
        <w:rPr>
          <w:rFonts w:hAnsi="宋体" w:cs="宋体"/>
        </w:rPr>
      </w:pPr>
      <w:r w:rsidRPr="00C81BAD">
        <w:rPr>
          <w:rFonts w:hAnsi="宋体" w:cs="宋体" w:hint="eastAsia"/>
        </w:rPr>
        <w:t xml:space="preserve">                            double l, double 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#define MAX_N  1000</w:t>
      </w:r>
    </w:p>
    <w:p w:rsidR="005F1F37" w:rsidRPr="00C81BAD" w:rsidRDefault="005F1F37" w:rsidP="005F1F37">
      <w:pPr>
        <w:pStyle w:val="ad"/>
        <w:rPr>
          <w:rFonts w:hAnsi="宋体" w:cs="宋体"/>
        </w:rPr>
      </w:pPr>
      <w:r w:rsidRPr="00C81BAD">
        <w:rPr>
          <w:rFonts w:hAnsi="宋体" w:cs="宋体" w:hint="eastAsia"/>
        </w:rPr>
        <w:t xml:space="preserve">       int i, j, temp2, min;</w:t>
      </w:r>
    </w:p>
    <w:p w:rsidR="005F1F37" w:rsidRPr="00C81BAD" w:rsidRDefault="005F1F37" w:rsidP="005F1F37">
      <w:pPr>
        <w:pStyle w:val="ad"/>
        <w:rPr>
          <w:rFonts w:hAnsi="宋体" w:cs="宋体"/>
          <w:lang w:val="pt-BR"/>
        </w:rPr>
      </w:pPr>
      <w:r w:rsidRPr="00C81BAD">
        <w:rPr>
          <w:rFonts w:hAnsi="宋体" w:cs="宋体" w:hint="eastAsia"/>
          <w:lang w:val="pt-BR"/>
        </w:rPr>
        <w:t xml:space="preserve">       double h, R[2][MAX_N], temp4;</w:t>
      </w:r>
    </w:p>
    <w:p w:rsidR="005F1F37" w:rsidRPr="00C81BAD" w:rsidRDefault="005F1F37" w:rsidP="005F1F37">
      <w:pPr>
        <w:pStyle w:val="ad"/>
        <w:rPr>
          <w:rFonts w:hAnsi="宋体" w:cs="宋体"/>
          <w:lang w:val="pt-BR"/>
        </w:rPr>
      </w:pPr>
      <w:r w:rsidRPr="00C81BAD">
        <w:rPr>
          <w:rFonts w:hAnsi="宋体" w:cs="宋体" w:hint="eastAsia"/>
          <w:lang w:val="pt-BR"/>
        </w:rPr>
        <w:t xml:space="preserve">       for (i=0; i&lt;MAX_N; i++) {</w:t>
      </w:r>
    </w:p>
    <w:p w:rsidR="005F1F37" w:rsidRPr="00C81BAD" w:rsidRDefault="005F1F37" w:rsidP="005F1F37">
      <w:pPr>
        <w:pStyle w:val="ad"/>
        <w:rPr>
          <w:rFonts w:hAnsi="宋体" w:cs="宋体"/>
          <w:lang w:val="pt-BR"/>
        </w:rPr>
      </w:pPr>
      <w:r w:rsidRPr="00C81BAD">
        <w:rPr>
          <w:rFonts w:hAnsi="宋体" w:cs="宋体" w:hint="eastAsia"/>
          <w:lang w:val="pt-BR"/>
        </w:rPr>
        <w:t xml:space="preserve">              R[0][i] = 0.0;</w:t>
      </w:r>
    </w:p>
    <w:p w:rsidR="005F1F37" w:rsidRPr="00C81BAD" w:rsidRDefault="005F1F37" w:rsidP="005F1F37">
      <w:pPr>
        <w:pStyle w:val="ad"/>
        <w:rPr>
          <w:rFonts w:hAnsi="宋体" w:cs="宋体"/>
        </w:rPr>
      </w:pPr>
      <w:r w:rsidRPr="00C81BAD">
        <w:rPr>
          <w:rFonts w:hAnsi="宋体" w:cs="宋体" w:hint="eastAsia"/>
        </w:rPr>
        <w:t xml:space="preserve">              R[1][i] = 0.0;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h = b-a;</w:t>
      </w:r>
    </w:p>
    <w:p w:rsidR="005F1F37" w:rsidRPr="00C81BAD" w:rsidRDefault="005F1F37" w:rsidP="005F1F37">
      <w:pPr>
        <w:pStyle w:val="ad"/>
        <w:rPr>
          <w:rFonts w:hAnsi="宋体" w:cs="宋体"/>
        </w:rPr>
      </w:pPr>
      <w:r w:rsidRPr="00C81BAD">
        <w:rPr>
          <w:rFonts w:hAnsi="宋体" w:cs="宋体" w:hint="eastAsia"/>
        </w:rPr>
        <w:t xml:space="preserve">       min = (int)(log(h*10.0)/log(2.0)); //h should be at most 0.1</w:t>
      </w:r>
    </w:p>
    <w:p w:rsidR="005F1F37" w:rsidRPr="00C81BAD" w:rsidRDefault="005F1F37" w:rsidP="005F1F37">
      <w:pPr>
        <w:pStyle w:val="ad"/>
        <w:rPr>
          <w:rFonts w:hAnsi="宋体" w:cs="宋体"/>
          <w:lang w:val="pt-BR"/>
        </w:rPr>
      </w:pPr>
      <w:r w:rsidRPr="00C81BAD">
        <w:rPr>
          <w:rFonts w:hAnsi="宋体" w:cs="宋体" w:hint="eastAsia"/>
          <w:lang w:val="pt-BR"/>
        </w:rPr>
        <w:t xml:space="preserve">       R[0][0] = ((*f)(a, l, t)+(*f)(b, l, t))*h*0.50;</w:t>
      </w:r>
    </w:p>
    <w:p w:rsidR="005F1F37" w:rsidRPr="00C81BAD" w:rsidRDefault="005F1F37" w:rsidP="005F1F37">
      <w:pPr>
        <w:pStyle w:val="ad"/>
        <w:rPr>
          <w:rFonts w:hAnsi="宋体" w:cs="宋体"/>
        </w:rPr>
      </w:pPr>
      <w:r w:rsidRPr="00C81BAD">
        <w:rPr>
          <w:rFonts w:hAnsi="宋体" w:cs="宋体" w:hint="eastAsia"/>
        </w:rPr>
        <w:t xml:space="preserve">       i = 1;</w:t>
      </w:r>
    </w:p>
    <w:p w:rsidR="005F1F37" w:rsidRPr="00C81BAD" w:rsidRDefault="005F1F37" w:rsidP="005F1F37">
      <w:pPr>
        <w:pStyle w:val="ad"/>
        <w:rPr>
          <w:rFonts w:hAnsi="宋体" w:cs="宋体"/>
        </w:rPr>
      </w:pPr>
      <w:r w:rsidRPr="00C81BAD">
        <w:rPr>
          <w:rFonts w:hAnsi="宋体" w:cs="宋体" w:hint="eastAsia"/>
        </w:rPr>
        <w:t xml:space="preserve">       temp2 = 1;</w:t>
      </w:r>
    </w:p>
    <w:p w:rsidR="005F1F37" w:rsidRPr="00C81BAD" w:rsidRDefault="005F1F37" w:rsidP="005F1F37">
      <w:pPr>
        <w:pStyle w:val="ad"/>
        <w:rPr>
          <w:rFonts w:hAnsi="宋体" w:cs="宋体"/>
        </w:rPr>
      </w:pPr>
      <w:r w:rsidRPr="00C81BAD">
        <w:rPr>
          <w:rFonts w:hAnsi="宋体" w:cs="宋体" w:hint="eastAsia"/>
        </w:rPr>
        <w:t xml:space="preserve">       while (i&lt;MAX_N){</w:t>
      </w:r>
    </w:p>
    <w:p w:rsidR="005F1F37" w:rsidRPr="00C81BAD" w:rsidRDefault="005F1F37" w:rsidP="005F1F37">
      <w:pPr>
        <w:pStyle w:val="ad"/>
        <w:rPr>
          <w:rFonts w:hAnsi="宋体" w:cs="宋体"/>
          <w:lang w:val="pt-BR"/>
        </w:rPr>
      </w:pPr>
      <w:r w:rsidRPr="00C81BAD">
        <w:rPr>
          <w:rFonts w:hAnsi="宋体" w:cs="宋体" w:hint="eastAsia"/>
          <w:lang w:val="pt-BR"/>
        </w:rPr>
        <w:t xml:space="preserve">              i++;</w:t>
      </w:r>
    </w:p>
    <w:p w:rsidR="005F1F37" w:rsidRPr="00C81BAD" w:rsidRDefault="005F1F37" w:rsidP="005F1F37">
      <w:pPr>
        <w:pStyle w:val="ad"/>
        <w:rPr>
          <w:rFonts w:hAnsi="宋体" w:cs="宋体"/>
          <w:lang w:val="pt-BR"/>
        </w:rPr>
      </w:pPr>
      <w:r w:rsidRPr="00C81BAD">
        <w:rPr>
          <w:rFonts w:hAnsi="宋体" w:cs="宋体" w:hint="eastAsia"/>
          <w:lang w:val="pt-BR"/>
        </w:rPr>
        <w:t xml:space="preserve">              R[1][0] = 0.0;</w:t>
      </w:r>
    </w:p>
    <w:p w:rsidR="005F1F37" w:rsidRPr="00C81BAD" w:rsidRDefault="005F1F37" w:rsidP="005F1F37">
      <w:pPr>
        <w:pStyle w:val="ad"/>
        <w:rPr>
          <w:rFonts w:hAnsi="宋体" w:cs="宋体"/>
          <w:lang w:val="pt-BR"/>
        </w:rPr>
      </w:pPr>
      <w:r w:rsidRPr="00C81BAD">
        <w:rPr>
          <w:rFonts w:hAnsi="宋体" w:cs="宋体" w:hint="eastAsia"/>
          <w:lang w:val="pt-BR"/>
        </w:rPr>
        <w:t xml:space="preserve">              for (j=1; j&lt;=temp2; j++)</w:t>
      </w:r>
    </w:p>
    <w:p w:rsidR="005F1F37" w:rsidRPr="00C81BAD" w:rsidRDefault="005F1F37" w:rsidP="005F1F37">
      <w:pPr>
        <w:pStyle w:val="ad"/>
        <w:rPr>
          <w:rFonts w:hAnsi="宋体" w:cs="宋体"/>
          <w:lang w:val="pt-BR"/>
        </w:rPr>
      </w:pPr>
      <w:r w:rsidRPr="00C81BAD">
        <w:rPr>
          <w:rFonts w:hAnsi="宋体" w:cs="宋体" w:hint="eastAsia"/>
          <w:lang w:val="pt-BR"/>
        </w:rPr>
        <w:t xml:space="preserve">                     R[1][0] += (*f)(a+h*((double)j-0.50), l, t);</w:t>
      </w:r>
    </w:p>
    <w:p w:rsidR="005F1F37" w:rsidRPr="00C81BAD" w:rsidRDefault="005F1F37" w:rsidP="005F1F37">
      <w:pPr>
        <w:pStyle w:val="ad"/>
        <w:rPr>
          <w:rFonts w:hAnsi="宋体" w:cs="宋体"/>
          <w:lang w:val="pt-BR"/>
        </w:rPr>
      </w:pPr>
      <w:r w:rsidRPr="00C81BAD">
        <w:rPr>
          <w:rFonts w:hAnsi="宋体" w:cs="宋体" w:hint="eastAsia"/>
          <w:lang w:val="pt-BR"/>
        </w:rPr>
        <w:t xml:space="preserve">              R[1][0] = (R[0][0] + h*R[1][0])*0.50;</w:t>
      </w:r>
    </w:p>
    <w:p w:rsidR="005F1F37" w:rsidRPr="00C81BAD" w:rsidRDefault="005F1F37" w:rsidP="005F1F37">
      <w:pPr>
        <w:pStyle w:val="ad"/>
        <w:rPr>
          <w:rFonts w:hAnsi="宋体" w:cs="宋体"/>
        </w:rPr>
      </w:pPr>
      <w:r w:rsidRPr="00C81BAD">
        <w:rPr>
          <w:rFonts w:hAnsi="宋体" w:cs="宋体" w:hint="eastAsia"/>
        </w:rPr>
        <w:t xml:space="preserve">              temp4 = 4.0;</w:t>
      </w:r>
    </w:p>
    <w:p w:rsidR="005F1F37" w:rsidRPr="00C81BAD" w:rsidRDefault="005F1F37" w:rsidP="005F1F37">
      <w:pPr>
        <w:pStyle w:val="ad"/>
        <w:rPr>
          <w:rFonts w:hAnsi="宋体" w:cs="宋体"/>
        </w:rPr>
      </w:pPr>
      <w:r w:rsidRPr="00C81BAD">
        <w:rPr>
          <w:rFonts w:hAnsi="宋体" w:cs="宋体" w:hint="eastAsia"/>
        </w:rPr>
        <w:t xml:space="preserve">              for (j=1; j&lt;i; j++) {</w:t>
      </w:r>
    </w:p>
    <w:p w:rsidR="005F1F37" w:rsidRPr="00C81BAD" w:rsidRDefault="005F1F37" w:rsidP="005F1F37">
      <w:pPr>
        <w:pStyle w:val="ad"/>
        <w:rPr>
          <w:rFonts w:hAnsi="宋体" w:cs="宋体"/>
          <w:lang w:val="pt-BR"/>
        </w:rPr>
      </w:pPr>
      <w:r w:rsidRPr="00C81BAD">
        <w:rPr>
          <w:rFonts w:hAnsi="宋体" w:cs="宋体" w:hint="eastAsia"/>
          <w:lang w:val="pt-BR"/>
        </w:rPr>
        <w:t xml:space="preserve">                     R[1][j] = R[1][j-1] + (R[1][j-1]-R[0][j-1])/(temp4-1.0);</w:t>
      </w:r>
    </w:p>
    <w:p w:rsidR="005F1F37" w:rsidRPr="00C81BAD" w:rsidRDefault="005F1F37" w:rsidP="005F1F37">
      <w:pPr>
        <w:pStyle w:val="ad"/>
        <w:rPr>
          <w:rFonts w:hAnsi="宋体" w:cs="宋体"/>
        </w:rPr>
      </w:pPr>
      <w:r w:rsidRPr="00C81BAD">
        <w:rPr>
          <w:rFonts w:hAnsi="宋体" w:cs="宋体" w:hint="eastAsia"/>
        </w:rPr>
        <w:t xml:space="preserve">                     temp4 *= 4.0;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((fabs(R[1][i-1]-R[0][i-2])&lt;eps)&amp;&amp;(i&gt;min))</w:t>
      </w:r>
    </w:p>
    <w:p w:rsidR="005F1F37" w:rsidRPr="00C81BAD" w:rsidRDefault="005F1F37" w:rsidP="005F1F37">
      <w:pPr>
        <w:pStyle w:val="ad"/>
        <w:rPr>
          <w:rFonts w:hAnsi="宋体" w:cs="宋体"/>
        </w:rPr>
      </w:pPr>
      <w:r w:rsidRPr="00C81BAD">
        <w:rPr>
          <w:rFonts w:hAnsi="宋体" w:cs="宋体" w:hint="eastAsia"/>
        </w:rPr>
        <w:t xml:space="preserve">                     return R[1][i-1];</w:t>
      </w:r>
    </w:p>
    <w:p w:rsidR="005F1F37" w:rsidRPr="00C81BAD" w:rsidRDefault="005F1F37" w:rsidP="005F1F37">
      <w:pPr>
        <w:pStyle w:val="ad"/>
        <w:rPr>
          <w:rFonts w:hAnsi="宋体" w:cs="宋体"/>
          <w:lang w:val="pt-BR"/>
        </w:rPr>
      </w:pPr>
      <w:r w:rsidRPr="00C81BAD">
        <w:rPr>
          <w:rFonts w:hAnsi="宋体" w:cs="宋体" w:hint="eastAsia"/>
          <w:lang w:val="pt-BR"/>
        </w:rPr>
        <w:t xml:space="preserve">              h *= 0.50;</w:t>
      </w:r>
    </w:p>
    <w:p w:rsidR="005F1F37" w:rsidRPr="00C81BAD" w:rsidRDefault="005F1F37" w:rsidP="005F1F37">
      <w:pPr>
        <w:pStyle w:val="ad"/>
        <w:rPr>
          <w:rFonts w:hAnsi="宋体" w:cs="宋体"/>
          <w:lang w:val="pt-BR"/>
        </w:rPr>
      </w:pPr>
      <w:r w:rsidRPr="00C81BAD">
        <w:rPr>
          <w:rFonts w:hAnsi="宋体" w:cs="宋体" w:hint="eastAsia"/>
          <w:lang w:val="pt-BR"/>
        </w:rPr>
        <w:lastRenderedPageBreak/>
        <w:t xml:space="preserve">              temp2 *= 2;</w:t>
      </w:r>
    </w:p>
    <w:p w:rsidR="005F1F37" w:rsidRPr="00C81BAD" w:rsidRDefault="005F1F37" w:rsidP="005F1F37">
      <w:pPr>
        <w:pStyle w:val="ad"/>
        <w:rPr>
          <w:rFonts w:hAnsi="宋体" w:cs="宋体"/>
          <w:lang w:val="pt-BR"/>
        </w:rPr>
      </w:pPr>
      <w:r w:rsidRPr="00C81BAD">
        <w:rPr>
          <w:rFonts w:hAnsi="宋体" w:cs="宋体" w:hint="eastAsia"/>
          <w:lang w:val="pt-BR"/>
        </w:rPr>
        <w:t xml:space="preserve">              for (j=0; j&lt;i; j++)</w:t>
      </w:r>
    </w:p>
    <w:p w:rsidR="005F1F37" w:rsidRPr="00C81BAD" w:rsidRDefault="005F1F37" w:rsidP="005F1F37">
      <w:pPr>
        <w:pStyle w:val="ad"/>
        <w:rPr>
          <w:rFonts w:hAnsi="宋体" w:cs="宋体"/>
          <w:lang w:val="pt-BR"/>
        </w:rPr>
      </w:pPr>
      <w:r w:rsidRPr="00C81BAD">
        <w:rPr>
          <w:rFonts w:hAnsi="宋体" w:cs="宋体" w:hint="eastAsia"/>
          <w:lang w:val="pt-BR"/>
        </w:rPr>
        <w:t xml:space="preserve">                     R[0][j] = R[1][j];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R[1][MAX_N-1];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double Integral(double a, double b, double (*f)(double x, double y, double z), double eps, </w:t>
      </w:r>
    </w:p>
    <w:p w:rsidR="005F1F37" w:rsidRPr="00C81BAD" w:rsidRDefault="005F1F37" w:rsidP="005F1F37">
      <w:pPr>
        <w:pStyle w:val="ad"/>
        <w:rPr>
          <w:rFonts w:hAnsi="宋体" w:cs="宋体"/>
        </w:rPr>
      </w:pPr>
      <w:r w:rsidRPr="00C81BAD">
        <w:rPr>
          <w:rFonts w:hAnsi="宋体" w:cs="宋体" w:hint="eastAsia"/>
        </w:rPr>
        <w:t xml:space="preserve">                            double l, double 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#define pi 3.1415926535897932</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n;</w:t>
      </w:r>
    </w:p>
    <w:p w:rsidR="005F1F37" w:rsidRPr="00C81BAD" w:rsidRDefault="005F1F37" w:rsidP="005F1F37">
      <w:pPr>
        <w:pStyle w:val="ad"/>
        <w:rPr>
          <w:rFonts w:hAnsi="宋体" w:cs="宋体"/>
        </w:rPr>
      </w:pPr>
      <w:r w:rsidRPr="00C81BAD">
        <w:rPr>
          <w:rFonts w:hAnsi="宋体" w:cs="宋体" w:hint="eastAsia"/>
        </w:rPr>
        <w:t xml:space="preserve">       double R, p, res;</w:t>
      </w:r>
    </w:p>
    <w:p w:rsidR="005F1F37" w:rsidRPr="00C81BAD" w:rsidRDefault="005F1F37" w:rsidP="005F1F37">
      <w:pPr>
        <w:pStyle w:val="ad"/>
        <w:rPr>
          <w:rFonts w:hAnsi="宋体" w:cs="宋体"/>
        </w:rPr>
      </w:pPr>
      <w:r w:rsidRPr="00C81BAD">
        <w:rPr>
          <w:rFonts w:hAnsi="宋体" w:cs="宋体" w:hint="eastAsia"/>
        </w:rPr>
        <w:t xml:space="preserve">       n = (int)(floor)(b * t * 0.50 / pi);</w:t>
      </w:r>
    </w:p>
    <w:p w:rsidR="005F1F37" w:rsidRPr="00C81BAD" w:rsidRDefault="005F1F37" w:rsidP="005F1F37">
      <w:pPr>
        <w:pStyle w:val="ad"/>
        <w:rPr>
          <w:rFonts w:hAnsi="宋体" w:cs="宋体"/>
        </w:rPr>
      </w:pPr>
      <w:r w:rsidRPr="00C81BAD">
        <w:rPr>
          <w:rFonts w:hAnsi="宋体" w:cs="宋体" w:hint="eastAsia"/>
        </w:rPr>
        <w:t xml:space="preserve">       p = 2.0 * pi / t;</w:t>
      </w:r>
    </w:p>
    <w:p w:rsidR="005F1F37" w:rsidRPr="00C81BAD" w:rsidRDefault="005F1F37" w:rsidP="005F1F37">
      <w:pPr>
        <w:pStyle w:val="ad"/>
        <w:rPr>
          <w:rFonts w:hAnsi="宋体" w:cs="宋体"/>
        </w:rPr>
      </w:pPr>
      <w:r w:rsidRPr="00C81BAD">
        <w:rPr>
          <w:rFonts w:hAnsi="宋体" w:cs="宋体" w:hint="eastAsia"/>
        </w:rPr>
        <w:t xml:space="preserve">       res = b - (double)n * p;</w:t>
      </w:r>
    </w:p>
    <w:p w:rsidR="005F1F37" w:rsidRPr="00C81BAD" w:rsidRDefault="005F1F37" w:rsidP="005F1F37">
      <w:pPr>
        <w:pStyle w:val="ad"/>
        <w:rPr>
          <w:rFonts w:hAnsi="宋体" w:cs="宋体"/>
        </w:rPr>
      </w:pPr>
      <w:r w:rsidRPr="00C81BAD">
        <w:rPr>
          <w:rFonts w:hAnsi="宋体" w:cs="宋体" w:hint="eastAsia"/>
        </w:rPr>
        <w:t xml:space="preserve">       if (n) </w:t>
      </w:r>
    </w:p>
    <w:p w:rsidR="005F1F37" w:rsidRPr="00C81BAD" w:rsidRDefault="005F1F37" w:rsidP="005F1F37">
      <w:pPr>
        <w:pStyle w:val="ad"/>
        <w:rPr>
          <w:rFonts w:hAnsi="宋体" w:cs="宋体"/>
        </w:rPr>
      </w:pPr>
      <w:r w:rsidRPr="00C81BAD">
        <w:rPr>
          <w:rFonts w:hAnsi="宋体" w:cs="宋体" w:hint="eastAsia"/>
        </w:rPr>
        <w:t xml:space="preserve">              R = Romberg (a, p, f0, eps/(double)n, l, t);</w:t>
      </w:r>
    </w:p>
    <w:p w:rsidR="005F1F37" w:rsidRPr="00C81BAD" w:rsidRDefault="005F1F37" w:rsidP="005F1F37">
      <w:pPr>
        <w:pStyle w:val="ad"/>
        <w:rPr>
          <w:rFonts w:hAnsi="宋体" w:cs="宋体"/>
        </w:rPr>
      </w:pPr>
      <w:r w:rsidRPr="00C81BAD">
        <w:rPr>
          <w:rFonts w:hAnsi="宋体" w:cs="宋体" w:hint="eastAsia"/>
        </w:rPr>
        <w:t xml:space="preserve">       R = R * (double)n + Romberg( 0.0, res, f0, eps, l, t );</w:t>
      </w:r>
    </w:p>
    <w:p w:rsidR="005F1F37" w:rsidRPr="00C81BAD" w:rsidRDefault="005F1F37" w:rsidP="005F1F37">
      <w:pPr>
        <w:pStyle w:val="ad"/>
        <w:rPr>
          <w:rFonts w:hAnsi="宋体" w:cs="宋体"/>
        </w:rPr>
      </w:pPr>
      <w:r w:rsidRPr="00C81BAD">
        <w:rPr>
          <w:rFonts w:hAnsi="宋体" w:cs="宋体" w:hint="eastAsia"/>
        </w:rPr>
        <w:t xml:space="preserve">       return R/100.0;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5.2 多项式求根(牛顿法)</w:t>
      </w:r>
    </w:p>
    <w:p w:rsidR="005F1F37" w:rsidRPr="00C81BAD" w:rsidRDefault="005F1F37" w:rsidP="005F1F37">
      <w:pPr>
        <w:pStyle w:val="ad"/>
        <w:rPr>
          <w:rFonts w:hAnsi="宋体" w:cs="宋体"/>
        </w:rPr>
      </w:pPr>
      <w:r w:rsidRPr="00C81BAD">
        <w:rPr>
          <w:rFonts w:hAnsi="宋体" w:cs="宋体" w:hint="eastAsia"/>
        </w:rPr>
        <w:t>/* 牛顿法解多项式的根</w:t>
      </w:r>
    </w:p>
    <w:p w:rsidR="005F1F37" w:rsidRPr="00C81BAD" w:rsidRDefault="005F1F37" w:rsidP="005F1F37">
      <w:pPr>
        <w:pStyle w:val="ad"/>
        <w:rPr>
          <w:rFonts w:hAnsi="宋体" w:cs="宋体"/>
        </w:rPr>
      </w:pPr>
      <w:r w:rsidRPr="00C81BAD">
        <w:rPr>
          <w:rFonts w:hAnsi="宋体" w:cs="宋体" w:hint="eastAsia"/>
        </w:rPr>
        <w:t xml:space="preserve">   输入：多项式系数c[]，多项式度数n，求在[a,b]间的根</w:t>
      </w:r>
    </w:p>
    <w:p w:rsidR="005F1F37" w:rsidRPr="00C81BAD" w:rsidRDefault="005F1F37" w:rsidP="005F1F37">
      <w:pPr>
        <w:pStyle w:val="ad"/>
        <w:rPr>
          <w:rFonts w:hAnsi="宋体" w:cs="宋体"/>
        </w:rPr>
      </w:pPr>
      <w:r w:rsidRPr="00C81BAD">
        <w:rPr>
          <w:rFonts w:hAnsi="宋体" w:cs="宋体" w:hint="eastAsia"/>
        </w:rPr>
        <w:t xml:space="preserve">   输出：根</w:t>
      </w:r>
    </w:p>
    <w:p w:rsidR="005F1F37" w:rsidRPr="00C81BAD" w:rsidRDefault="005F1F37" w:rsidP="005F1F37">
      <w:pPr>
        <w:pStyle w:val="ad"/>
        <w:rPr>
          <w:rFonts w:hAnsi="宋体" w:cs="宋体"/>
        </w:rPr>
      </w:pPr>
      <w:r w:rsidRPr="00C81BAD">
        <w:rPr>
          <w:rFonts w:hAnsi="宋体" w:cs="宋体" w:hint="eastAsia"/>
        </w:rPr>
        <w:t xml:space="preserve">   要求保证[a,b]间有根</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fabs( double x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return (x&lt;0)? -x : x;</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double f(int m, double c[], double x)</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double p = c[m];</w:t>
      </w:r>
    </w:p>
    <w:p w:rsidR="005F1F37" w:rsidRPr="00C81BAD" w:rsidRDefault="005F1F37" w:rsidP="005F1F37">
      <w:pPr>
        <w:pStyle w:val="ad"/>
        <w:rPr>
          <w:rFonts w:hAnsi="宋体" w:cs="宋体"/>
        </w:rPr>
      </w:pPr>
      <w:r w:rsidRPr="00C81BAD">
        <w:rPr>
          <w:rFonts w:hAnsi="宋体" w:cs="宋体" w:hint="eastAsia"/>
        </w:rPr>
        <w:t xml:space="preserve">       for (i=m; i&gt;0; i--)</w:t>
      </w:r>
    </w:p>
    <w:p w:rsidR="005F1F37" w:rsidRPr="00C81BAD" w:rsidRDefault="005F1F37" w:rsidP="005F1F37">
      <w:pPr>
        <w:pStyle w:val="ad"/>
        <w:rPr>
          <w:rFonts w:hAnsi="宋体" w:cs="宋体"/>
        </w:rPr>
      </w:pPr>
      <w:r w:rsidRPr="00C81BAD">
        <w:rPr>
          <w:rFonts w:hAnsi="宋体" w:cs="宋体" w:hint="eastAsia"/>
        </w:rPr>
        <w:t xml:space="preserve">              p = p*x + c[i-1];</w:t>
      </w:r>
    </w:p>
    <w:p w:rsidR="005F1F37" w:rsidRPr="00C81BAD" w:rsidRDefault="005F1F37" w:rsidP="005F1F37">
      <w:pPr>
        <w:pStyle w:val="ad"/>
        <w:rPr>
          <w:rFonts w:hAnsi="宋体" w:cs="宋体"/>
        </w:rPr>
      </w:pPr>
      <w:r w:rsidRPr="00C81BAD">
        <w:rPr>
          <w:rFonts w:hAnsi="宋体" w:cs="宋体" w:hint="eastAsia"/>
        </w:rPr>
        <w:t xml:space="preserve">       return p;</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int newton(double x0, double *r, </w:t>
      </w:r>
    </w:p>
    <w:p w:rsidR="005F1F37" w:rsidRPr="00C81BAD" w:rsidRDefault="005F1F37" w:rsidP="005F1F37">
      <w:pPr>
        <w:pStyle w:val="ad"/>
        <w:rPr>
          <w:rFonts w:hAnsi="宋体" w:cs="宋体"/>
        </w:rPr>
      </w:pPr>
      <w:r w:rsidRPr="00C81BAD">
        <w:rPr>
          <w:rFonts w:hAnsi="宋体" w:cs="宋体" w:hint="eastAsia"/>
        </w:rPr>
        <w:lastRenderedPageBreak/>
        <w:t xml:space="preserve">                 double c[], double cp[], int n, </w:t>
      </w:r>
    </w:p>
    <w:p w:rsidR="005F1F37" w:rsidRPr="00C81BAD" w:rsidRDefault="005F1F37" w:rsidP="005F1F37">
      <w:pPr>
        <w:pStyle w:val="ad"/>
        <w:rPr>
          <w:rFonts w:hAnsi="宋体" w:cs="宋体"/>
        </w:rPr>
      </w:pPr>
      <w:r w:rsidRPr="00C81BAD">
        <w:rPr>
          <w:rFonts w:hAnsi="宋体" w:cs="宋体" w:hint="eastAsia"/>
        </w:rPr>
        <w:t xml:space="preserve">                 double a, double b, double 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int MAX_ITERATION = 1000;</w:t>
      </w:r>
    </w:p>
    <w:p w:rsidR="005F1F37" w:rsidRPr="00C81BAD" w:rsidRDefault="005F1F37" w:rsidP="005F1F37">
      <w:pPr>
        <w:pStyle w:val="ad"/>
        <w:rPr>
          <w:rFonts w:hAnsi="宋体" w:cs="宋体"/>
        </w:rPr>
      </w:pPr>
      <w:r w:rsidRPr="00C81BAD">
        <w:rPr>
          <w:rFonts w:hAnsi="宋体" w:cs="宋体" w:hint="eastAsia"/>
        </w:rPr>
        <w:t xml:space="preserve">       int i = 1;</w:t>
      </w:r>
    </w:p>
    <w:p w:rsidR="005F1F37" w:rsidRPr="00C81BAD" w:rsidRDefault="005F1F37" w:rsidP="005F1F37">
      <w:pPr>
        <w:pStyle w:val="ad"/>
        <w:rPr>
          <w:rFonts w:hAnsi="宋体" w:cs="宋体"/>
        </w:rPr>
      </w:pPr>
      <w:r w:rsidRPr="00C81BAD">
        <w:rPr>
          <w:rFonts w:hAnsi="宋体" w:cs="宋体" w:hint="eastAsia"/>
        </w:rPr>
        <w:t xml:space="preserve">       double x1, x2, fp, eps2 = eps/10.0;</w:t>
      </w:r>
    </w:p>
    <w:p w:rsidR="005F1F37" w:rsidRPr="00C81BAD" w:rsidRDefault="005F1F37" w:rsidP="005F1F37">
      <w:pPr>
        <w:pStyle w:val="ad"/>
        <w:rPr>
          <w:rFonts w:hAnsi="宋体" w:cs="宋体"/>
        </w:rPr>
      </w:pPr>
      <w:r w:rsidRPr="00C81BAD">
        <w:rPr>
          <w:rFonts w:hAnsi="宋体" w:cs="宋体" w:hint="eastAsia"/>
        </w:rPr>
        <w:t xml:space="preserve">      x1 = x0;</w:t>
      </w:r>
    </w:p>
    <w:p w:rsidR="005F1F37" w:rsidRPr="00C81BAD" w:rsidRDefault="005F1F37" w:rsidP="005F1F37">
      <w:pPr>
        <w:pStyle w:val="ad"/>
        <w:rPr>
          <w:rFonts w:hAnsi="宋体" w:cs="宋体"/>
        </w:rPr>
      </w:pPr>
      <w:r w:rsidRPr="00C81BAD">
        <w:rPr>
          <w:rFonts w:hAnsi="宋体" w:cs="宋体" w:hint="eastAsia"/>
        </w:rPr>
        <w:t xml:space="preserve">       while (i &lt; MAX_ITERATION) {</w:t>
      </w:r>
    </w:p>
    <w:p w:rsidR="005F1F37" w:rsidRPr="00C81BAD" w:rsidRDefault="005F1F37" w:rsidP="005F1F37">
      <w:pPr>
        <w:pStyle w:val="ad"/>
        <w:rPr>
          <w:rFonts w:hAnsi="宋体" w:cs="宋体"/>
          <w:lang w:val="pt-BR"/>
        </w:rPr>
      </w:pPr>
      <w:r w:rsidRPr="00C81BAD">
        <w:rPr>
          <w:rFonts w:hAnsi="宋体" w:cs="宋体" w:hint="eastAsia"/>
          <w:lang w:val="pt-BR"/>
        </w:rPr>
        <w:t xml:space="preserve">              x2 = f(n, c, x1);</w:t>
      </w:r>
    </w:p>
    <w:p w:rsidR="005F1F37" w:rsidRPr="00C81BAD" w:rsidRDefault="005F1F37" w:rsidP="005F1F37">
      <w:pPr>
        <w:pStyle w:val="ad"/>
        <w:rPr>
          <w:rFonts w:hAnsi="宋体" w:cs="宋体"/>
          <w:lang w:val="pt-BR"/>
        </w:rPr>
      </w:pPr>
      <w:r w:rsidRPr="00C81BAD">
        <w:rPr>
          <w:rFonts w:hAnsi="宋体" w:cs="宋体" w:hint="eastAsia"/>
          <w:lang w:val="pt-BR"/>
        </w:rPr>
        <w:t xml:space="preserve">              fp = f(n-1, cp, x1);</w:t>
      </w:r>
    </w:p>
    <w:p w:rsidR="005F1F37" w:rsidRPr="00C81BAD" w:rsidRDefault="005F1F37" w:rsidP="005F1F37">
      <w:pPr>
        <w:pStyle w:val="ad"/>
        <w:rPr>
          <w:rFonts w:hAnsi="宋体" w:cs="宋体"/>
        </w:rPr>
      </w:pPr>
      <w:r w:rsidRPr="00C81BAD">
        <w:rPr>
          <w:rFonts w:hAnsi="宋体" w:cs="宋体" w:hint="eastAsia"/>
        </w:rPr>
        <w:t xml:space="preserve">              if ((fabs(fp)&lt;0.000000001) &amp;&amp; (fabs(x2)&gt;1.0))</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x2 = x1 - x2/fp;</w:t>
      </w:r>
    </w:p>
    <w:p w:rsidR="005F1F37" w:rsidRPr="00C81BAD" w:rsidRDefault="005F1F37" w:rsidP="005F1F37">
      <w:pPr>
        <w:pStyle w:val="ad"/>
        <w:rPr>
          <w:rFonts w:hAnsi="宋体" w:cs="宋体"/>
        </w:rPr>
      </w:pPr>
      <w:r w:rsidRPr="00C81BAD">
        <w:rPr>
          <w:rFonts w:hAnsi="宋体" w:cs="宋体" w:hint="eastAsia"/>
        </w:rPr>
        <w:t xml:space="preserve">              if (fabs(x1-x2)&lt;eps2) {</w:t>
      </w:r>
    </w:p>
    <w:p w:rsidR="005F1F37" w:rsidRPr="00C81BAD" w:rsidRDefault="005F1F37" w:rsidP="005F1F37">
      <w:pPr>
        <w:pStyle w:val="ad"/>
        <w:rPr>
          <w:rFonts w:hAnsi="宋体" w:cs="宋体"/>
        </w:rPr>
      </w:pPr>
      <w:r w:rsidRPr="00C81BAD">
        <w:rPr>
          <w:rFonts w:hAnsi="宋体" w:cs="宋体" w:hint="eastAsia"/>
        </w:rPr>
        <w:t xml:space="preserve">                     if (x2&lt;a || x2&gt;b)</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lang w:val="pt-BR"/>
        </w:rPr>
      </w:pPr>
      <w:r w:rsidRPr="00C81BAD">
        <w:rPr>
          <w:rFonts w:hAnsi="宋体" w:cs="宋体" w:hint="eastAsia"/>
          <w:lang w:val="pt-BR"/>
        </w:rPr>
        <w:t xml:space="preserve">                     *r = x2;</w:t>
      </w:r>
    </w:p>
    <w:p w:rsidR="005F1F37" w:rsidRPr="00C81BAD" w:rsidRDefault="005F1F37" w:rsidP="005F1F37">
      <w:pPr>
        <w:pStyle w:val="ad"/>
        <w:rPr>
          <w:rFonts w:hAnsi="宋体" w:cs="宋体"/>
          <w:lang w:val="pt-BR"/>
        </w:rPr>
      </w:pPr>
      <w:r w:rsidRPr="00C81BAD">
        <w:rPr>
          <w:rFonts w:hAnsi="宋体" w:cs="宋体" w:hint="eastAsia"/>
          <w:lang w:val="pt-BR"/>
        </w:rPr>
        <w:t xml:space="preserve">                     return 1;</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x1 = x2;</w:t>
      </w:r>
    </w:p>
    <w:p w:rsidR="005F1F37" w:rsidRPr="00C81BAD" w:rsidRDefault="005F1F37" w:rsidP="005F1F37">
      <w:pPr>
        <w:pStyle w:val="ad"/>
        <w:rPr>
          <w:rFonts w:hAnsi="宋体" w:cs="宋体"/>
        </w:rPr>
      </w:pPr>
      <w:r w:rsidRPr="00C81BAD">
        <w:rPr>
          <w:rFonts w:hAnsi="宋体" w:cs="宋体" w:hint="eastAsia"/>
        </w:rPr>
        <w:t xml:space="preserve">              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double Polynomial_Root(double c[], int n, double a, double b, double eps)</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double *cp;</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double root;</w:t>
      </w:r>
    </w:p>
    <w:p w:rsidR="005F1F37" w:rsidRPr="00C81BAD" w:rsidRDefault="005F1F37" w:rsidP="005F1F37">
      <w:pPr>
        <w:pStyle w:val="ad"/>
        <w:rPr>
          <w:rFonts w:hAnsi="宋体" w:cs="宋体"/>
        </w:rPr>
      </w:pPr>
      <w:r w:rsidRPr="00C81BAD">
        <w:rPr>
          <w:rFonts w:hAnsi="宋体" w:cs="宋体" w:hint="eastAsia"/>
        </w:rPr>
        <w:t xml:space="preserve">       cp = (double *)calloc(n, sizeof(double));</w:t>
      </w:r>
    </w:p>
    <w:p w:rsidR="005F1F37" w:rsidRPr="00C81BAD" w:rsidRDefault="005F1F37" w:rsidP="005F1F37">
      <w:pPr>
        <w:pStyle w:val="ad"/>
        <w:rPr>
          <w:rFonts w:hAnsi="宋体" w:cs="宋体"/>
        </w:rPr>
      </w:pPr>
      <w:r w:rsidRPr="00C81BAD">
        <w:rPr>
          <w:rFonts w:hAnsi="宋体" w:cs="宋体" w:hint="eastAsia"/>
        </w:rPr>
        <w:t xml:space="preserve">       for (i=n-1; i&gt;=0; i--) {</w:t>
      </w:r>
    </w:p>
    <w:p w:rsidR="005F1F37" w:rsidRPr="00C81BAD" w:rsidRDefault="005F1F37" w:rsidP="005F1F37">
      <w:pPr>
        <w:pStyle w:val="ad"/>
        <w:rPr>
          <w:rFonts w:hAnsi="宋体" w:cs="宋体"/>
        </w:rPr>
      </w:pPr>
      <w:r w:rsidRPr="00C81BAD">
        <w:rPr>
          <w:rFonts w:hAnsi="宋体" w:cs="宋体" w:hint="eastAsia"/>
        </w:rPr>
        <w:t xml:space="preserve">              cp[i] = (i+1)*c[i+1];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(a&gt;b) {</w:t>
      </w:r>
    </w:p>
    <w:p w:rsidR="005F1F37" w:rsidRPr="00C81BAD" w:rsidRDefault="005F1F37" w:rsidP="005F1F37">
      <w:pPr>
        <w:pStyle w:val="ad"/>
        <w:rPr>
          <w:rFonts w:hAnsi="宋体" w:cs="宋体"/>
        </w:rPr>
      </w:pPr>
      <w:r w:rsidRPr="00C81BAD">
        <w:rPr>
          <w:rFonts w:hAnsi="宋体" w:cs="宋体" w:hint="eastAsia"/>
        </w:rPr>
        <w:t xml:space="preserve">                     root = a; a = b; b = root;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((!newton(a, &amp;root, c, cp, n, a, b, eps)) &amp;&amp; </w:t>
      </w:r>
    </w:p>
    <w:p w:rsidR="005F1F37" w:rsidRPr="00C81BAD" w:rsidRDefault="005F1F37" w:rsidP="005F1F37">
      <w:pPr>
        <w:pStyle w:val="ad"/>
        <w:rPr>
          <w:rFonts w:hAnsi="宋体" w:cs="宋体"/>
        </w:rPr>
      </w:pPr>
      <w:r w:rsidRPr="00C81BAD">
        <w:rPr>
          <w:rFonts w:hAnsi="宋体" w:cs="宋体" w:hint="eastAsia"/>
        </w:rPr>
        <w:t xml:space="preserve">              (!newton(b, &amp;root, c, cp, n, a, b, eps)))</w:t>
      </w:r>
    </w:p>
    <w:p w:rsidR="005F1F37" w:rsidRPr="00C81BAD" w:rsidRDefault="005F1F37" w:rsidP="005F1F37">
      <w:pPr>
        <w:pStyle w:val="ad"/>
        <w:rPr>
          <w:rFonts w:hAnsi="宋体" w:cs="宋体"/>
        </w:rPr>
      </w:pPr>
      <w:r w:rsidRPr="00C81BAD">
        <w:rPr>
          <w:rFonts w:hAnsi="宋体" w:cs="宋体" w:hint="eastAsia"/>
        </w:rPr>
        <w:t xml:space="preserve">                     newton((a+b)*0.5, &amp;root, c, cp, n, a, b, eps);</w:t>
      </w:r>
    </w:p>
    <w:p w:rsidR="005F1F37" w:rsidRPr="00C81BAD" w:rsidRDefault="005F1F37" w:rsidP="005F1F37">
      <w:pPr>
        <w:pStyle w:val="ad"/>
        <w:rPr>
          <w:rFonts w:hAnsi="宋体" w:cs="宋体"/>
        </w:rPr>
      </w:pPr>
      <w:r w:rsidRPr="00C81BAD">
        <w:rPr>
          <w:rFonts w:hAnsi="宋体" w:cs="宋体" w:hint="eastAsia"/>
        </w:rPr>
        <w:t xml:space="preserve">       free(cp);</w:t>
      </w:r>
    </w:p>
    <w:p w:rsidR="005F1F37" w:rsidRPr="00C81BAD" w:rsidRDefault="005F1F37" w:rsidP="005F1F37">
      <w:pPr>
        <w:pStyle w:val="ad"/>
        <w:rPr>
          <w:rFonts w:hAnsi="宋体" w:cs="宋体"/>
        </w:rPr>
      </w:pPr>
      <w:r w:rsidRPr="00C81BAD">
        <w:rPr>
          <w:rFonts w:hAnsi="宋体" w:cs="宋体" w:hint="eastAsia"/>
        </w:rPr>
        <w:t xml:space="preserve">       if (fabs(root)&lt;eps)</w:t>
      </w:r>
    </w:p>
    <w:p w:rsidR="005F1F37" w:rsidRPr="00C81BAD" w:rsidRDefault="005F1F37" w:rsidP="005F1F37">
      <w:pPr>
        <w:pStyle w:val="ad"/>
        <w:rPr>
          <w:rFonts w:hAnsi="宋体" w:cs="宋体"/>
        </w:rPr>
      </w:pPr>
      <w:r w:rsidRPr="00C81BAD">
        <w:rPr>
          <w:rFonts w:hAnsi="宋体" w:cs="宋体" w:hint="eastAsia"/>
        </w:rPr>
        <w:t xml:space="preserve">              return fabs(root);</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lastRenderedPageBreak/>
        <w:t xml:space="preserve">              return root;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p>
    <w:p w:rsidR="005F1F37" w:rsidRPr="00C81BAD" w:rsidRDefault="005F1F37" w:rsidP="005F1F37">
      <w:pPr>
        <w:pStyle w:val="ad"/>
        <w:rPr>
          <w:rFonts w:hAnsi="宋体" w:cs="宋体"/>
          <w:b/>
        </w:rPr>
      </w:pPr>
      <w:r w:rsidRPr="00C81BAD">
        <w:rPr>
          <w:rFonts w:hAnsi="宋体" w:cs="宋体" w:hint="eastAsia"/>
          <w:b/>
        </w:rPr>
        <w:t>5.3 周期性方程(追赶法)</w:t>
      </w:r>
    </w:p>
    <w:p w:rsidR="005F1F37" w:rsidRPr="00C81BAD" w:rsidRDefault="005F1F37" w:rsidP="005F1F37">
      <w:pPr>
        <w:pStyle w:val="ad"/>
        <w:rPr>
          <w:rFonts w:hAnsi="宋体" w:cs="宋体"/>
        </w:rPr>
      </w:pPr>
      <w:r w:rsidRPr="00C81BAD">
        <w:rPr>
          <w:rFonts w:hAnsi="宋体" w:cs="宋体" w:hint="eastAsia"/>
        </w:rPr>
        <w:t>/*  追赶法解周期性方程</w:t>
      </w:r>
    </w:p>
    <w:p w:rsidR="005F1F37" w:rsidRPr="00C81BAD" w:rsidRDefault="005F1F37" w:rsidP="005F1F37">
      <w:pPr>
        <w:pStyle w:val="ad"/>
        <w:rPr>
          <w:rFonts w:hAnsi="宋体" w:cs="宋体"/>
        </w:rPr>
      </w:pPr>
      <w:r w:rsidRPr="00C81BAD">
        <w:rPr>
          <w:rFonts w:hAnsi="宋体" w:cs="宋体" w:hint="eastAsia"/>
        </w:rPr>
        <w:t xml:space="preserve">    周期性方程定义：| a1 b</w:t>
      </w:r>
      <w:smartTag w:uri="urn:schemas-microsoft-com:office:smarttags" w:element="chmetcnv">
        <w:smartTagPr>
          <w:attr w:name="UnitName" w:val="C"/>
          <w:attr w:name="SourceValue" w:val="1"/>
          <w:attr w:name="HasSpace" w:val="True"/>
          <w:attr w:name="Negative" w:val="False"/>
          <w:attr w:name="NumberType" w:val="1"/>
          <w:attr w:name="TCSC" w:val="0"/>
        </w:smartTagPr>
        <w:r w:rsidRPr="00C81BAD">
          <w:rPr>
            <w:rFonts w:hAnsi="宋体" w:cs="宋体" w:hint="eastAsia"/>
          </w:rPr>
          <w:t>1 c</w:t>
        </w:r>
      </w:smartTag>
      <w:r w:rsidRPr="00C81BAD">
        <w:rPr>
          <w:rFonts w:hAnsi="宋体" w:cs="宋体" w:hint="eastAsia"/>
        </w:rPr>
        <w:t>1 ...                |         =  x1</w:t>
      </w:r>
    </w:p>
    <w:p w:rsidR="005F1F37" w:rsidRPr="00C81BAD" w:rsidRDefault="005F1F37" w:rsidP="005F1F37">
      <w:pPr>
        <w:pStyle w:val="ad"/>
        <w:rPr>
          <w:rFonts w:hAnsi="宋体" w:cs="宋体"/>
        </w:rPr>
      </w:pPr>
      <w:r w:rsidRPr="00C81BAD">
        <w:rPr>
          <w:rFonts w:hAnsi="宋体" w:cs="宋体" w:hint="eastAsia"/>
        </w:rPr>
        <w:t xml:space="preserve">                    |    a2 b</w:t>
      </w:r>
      <w:smartTag w:uri="urn:schemas-microsoft-com:office:smarttags" w:element="chmetcnv">
        <w:smartTagPr>
          <w:attr w:name="UnitName" w:val="C"/>
          <w:attr w:name="SourceValue" w:val="2"/>
          <w:attr w:name="HasSpace" w:val="True"/>
          <w:attr w:name="Negative" w:val="False"/>
          <w:attr w:name="NumberType" w:val="1"/>
          <w:attr w:name="TCSC" w:val="0"/>
        </w:smartTagPr>
        <w:r w:rsidRPr="00C81BAD">
          <w:rPr>
            <w:rFonts w:hAnsi="宋体" w:cs="宋体" w:hint="eastAsia"/>
          </w:rPr>
          <w:t>2 c</w:t>
        </w:r>
      </w:smartTag>
      <w:r w:rsidRPr="00C81BAD">
        <w:rPr>
          <w:rFonts w:hAnsi="宋体" w:cs="宋体" w:hint="eastAsia"/>
        </w:rPr>
        <w:t>2 ...             |         =  x2</w:t>
      </w:r>
    </w:p>
    <w:p w:rsidR="005F1F37" w:rsidRPr="00C81BAD" w:rsidRDefault="005F1F37" w:rsidP="005F1F37">
      <w:pPr>
        <w:pStyle w:val="ad"/>
        <w:rPr>
          <w:rFonts w:hAnsi="宋体" w:cs="宋体"/>
        </w:rPr>
      </w:pPr>
      <w:r w:rsidRPr="00C81BAD">
        <w:rPr>
          <w:rFonts w:hAnsi="宋体" w:cs="宋体" w:hint="eastAsia"/>
        </w:rPr>
        <w:t xml:space="preserve">                    |       ...                   | *   X   =  ...</w:t>
      </w:r>
    </w:p>
    <w:p w:rsidR="005F1F37" w:rsidRPr="00C81BAD" w:rsidRDefault="005F1F37" w:rsidP="005F1F37">
      <w:pPr>
        <w:pStyle w:val="ad"/>
        <w:rPr>
          <w:rFonts w:hAnsi="宋体" w:cs="宋体"/>
        </w:rPr>
      </w:pPr>
      <w:r w:rsidRPr="00C81BAD">
        <w:rPr>
          <w:rFonts w:hAnsi="宋体" w:cs="宋体" w:hint="eastAsia"/>
        </w:rPr>
        <w:t xml:space="preserve">                    | cn-1 ...         an-1 bn-1  |         =  xn-1</w:t>
      </w:r>
    </w:p>
    <w:p w:rsidR="005F1F37" w:rsidRPr="00C81BAD" w:rsidRDefault="005F1F37" w:rsidP="005F1F37">
      <w:pPr>
        <w:pStyle w:val="ad"/>
        <w:rPr>
          <w:rFonts w:hAnsi="宋体" w:cs="宋体"/>
        </w:rPr>
      </w:pPr>
      <w:r w:rsidRPr="00C81BAD">
        <w:rPr>
          <w:rFonts w:hAnsi="宋体" w:cs="宋体" w:hint="eastAsia"/>
        </w:rPr>
        <w:t xml:space="preserve">                    | bn   cn                an   |         =  xn</w:t>
      </w:r>
    </w:p>
    <w:p w:rsidR="005F1F37" w:rsidRPr="00C81BAD" w:rsidRDefault="005F1F37" w:rsidP="005F1F37">
      <w:pPr>
        <w:pStyle w:val="ad"/>
        <w:rPr>
          <w:rFonts w:hAnsi="宋体" w:cs="宋体"/>
        </w:rPr>
      </w:pPr>
      <w:r w:rsidRPr="00C81BAD">
        <w:rPr>
          <w:rFonts w:hAnsi="宋体" w:cs="宋体" w:hint="eastAsia"/>
        </w:rPr>
        <w:t xml:space="preserve">    输入：a[],b[],c[],x[]</w:t>
      </w:r>
    </w:p>
    <w:p w:rsidR="005F1F37" w:rsidRPr="00C81BAD" w:rsidRDefault="005F1F37" w:rsidP="005F1F37">
      <w:pPr>
        <w:pStyle w:val="ad"/>
        <w:rPr>
          <w:rFonts w:hAnsi="宋体" w:cs="宋体"/>
        </w:rPr>
      </w:pPr>
      <w:r w:rsidRPr="00C81BAD">
        <w:rPr>
          <w:rFonts w:hAnsi="宋体" w:cs="宋体" w:hint="eastAsia"/>
        </w:rPr>
        <w:t xml:space="preserve">    输出：求解结果X在x[]中</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void run()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c[0] /= b[0]; a[0] /= b[0]; x[0] /= b[0];</w:t>
      </w:r>
    </w:p>
    <w:p w:rsidR="005F1F37" w:rsidRPr="00C81BAD" w:rsidRDefault="005F1F37" w:rsidP="005F1F37">
      <w:pPr>
        <w:pStyle w:val="ad"/>
        <w:rPr>
          <w:rFonts w:hAnsi="宋体" w:cs="宋体"/>
        </w:rPr>
      </w:pPr>
      <w:r w:rsidRPr="00C81BAD">
        <w:rPr>
          <w:rFonts w:hAnsi="宋体" w:cs="宋体" w:hint="eastAsia"/>
        </w:rPr>
        <w:t xml:space="preserve">       for (int i = 1; i &lt; N - 1; i ++) {</w:t>
      </w:r>
    </w:p>
    <w:p w:rsidR="005F1F37" w:rsidRPr="00C81BAD" w:rsidRDefault="005F1F37" w:rsidP="005F1F37">
      <w:pPr>
        <w:pStyle w:val="ad"/>
        <w:rPr>
          <w:rFonts w:hAnsi="宋体" w:cs="宋体"/>
        </w:rPr>
      </w:pPr>
      <w:r w:rsidRPr="00C81BAD">
        <w:rPr>
          <w:rFonts w:hAnsi="宋体" w:cs="宋体" w:hint="eastAsia"/>
        </w:rPr>
        <w:t xml:space="preserve">              double temp = b[i] - a[i] * c[i - 1];</w:t>
      </w:r>
    </w:p>
    <w:p w:rsidR="005F1F37" w:rsidRPr="00C81BAD" w:rsidRDefault="005F1F37" w:rsidP="005F1F37">
      <w:pPr>
        <w:pStyle w:val="ad"/>
        <w:rPr>
          <w:rFonts w:hAnsi="宋体" w:cs="宋体"/>
          <w:lang w:val="pt-BR"/>
        </w:rPr>
      </w:pPr>
      <w:r w:rsidRPr="00C81BAD">
        <w:rPr>
          <w:rFonts w:hAnsi="宋体" w:cs="宋体" w:hint="eastAsia"/>
          <w:lang w:val="pt-BR"/>
        </w:rPr>
        <w:t xml:space="preserve">              c[i] /= temp;</w:t>
      </w:r>
    </w:p>
    <w:p w:rsidR="005F1F37" w:rsidRPr="00C81BAD" w:rsidRDefault="005F1F37" w:rsidP="005F1F37">
      <w:pPr>
        <w:pStyle w:val="ad"/>
        <w:rPr>
          <w:rFonts w:hAnsi="宋体" w:cs="宋体"/>
          <w:lang w:val="pt-BR"/>
        </w:rPr>
      </w:pPr>
      <w:r w:rsidRPr="00C81BAD">
        <w:rPr>
          <w:rFonts w:hAnsi="宋体" w:cs="宋体" w:hint="eastAsia"/>
          <w:lang w:val="pt-BR"/>
        </w:rPr>
        <w:t xml:space="preserve">              x[i] = (x[i] - a[i] * x[i - 1]) / temp;</w:t>
      </w:r>
    </w:p>
    <w:p w:rsidR="005F1F37" w:rsidRPr="00C81BAD" w:rsidRDefault="005F1F37" w:rsidP="005F1F37">
      <w:pPr>
        <w:pStyle w:val="ad"/>
        <w:rPr>
          <w:rFonts w:hAnsi="宋体" w:cs="宋体"/>
          <w:lang w:val="pt-BR"/>
        </w:rPr>
      </w:pPr>
      <w:r w:rsidRPr="00C81BAD">
        <w:rPr>
          <w:rFonts w:hAnsi="宋体" w:cs="宋体" w:hint="eastAsia"/>
          <w:lang w:val="pt-BR"/>
        </w:rPr>
        <w:t xml:space="preserve">              a[i] = -a[i] * a[i - 1] / temp;</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a[N - 2] = -a[N - 2] - c[N - 2];</w:t>
      </w:r>
    </w:p>
    <w:p w:rsidR="005F1F37" w:rsidRPr="00C81BAD" w:rsidRDefault="005F1F37" w:rsidP="005F1F37">
      <w:pPr>
        <w:pStyle w:val="ad"/>
        <w:rPr>
          <w:rFonts w:hAnsi="宋体" w:cs="宋体"/>
        </w:rPr>
      </w:pPr>
      <w:r w:rsidRPr="00C81BAD">
        <w:rPr>
          <w:rFonts w:hAnsi="宋体" w:cs="宋体" w:hint="eastAsia"/>
        </w:rPr>
        <w:t xml:space="preserve">       for (int i = N - 3; i &gt;= 0; i --) {</w:t>
      </w:r>
    </w:p>
    <w:p w:rsidR="005F1F37" w:rsidRPr="00C81BAD" w:rsidRDefault="005F1F37" w:rsidP="005F1F37">
      <w:pPr>
        <w:pStyle w:val="ad"/>
        <w:rPr>
          <w:rFonts w:hAnsi="宋体" w:cs="宋体"/>
          <w:lang w:val="pt-BR"/>
        </w:rPr>
      </w:pPr>
      <w:r w:rsidRPr="00C81BAD">
        <w:rPr>
          <w:rFonts w:hAnsi="宋体" w:cs="宋体" w:hint="eastAsia"/>
          <w:lang w:val="pt-BR"/>
        </w:rPr>
        <w:t xml:space="preserve">              a[i] = -a[i] - c[i] * a[i + 1];</w:t>
      </w:r>
    </w:p>
    <w:p w:rsidR="005F1F37" w:rsidRPr="00C81BAD" w:rsidRDefault="005F1F37" w:rsidP="005F1F37">
      <w:pPr>
        <w:pStyle w:val="ad"/>
        <w:rPr>
          <w:rFonts w:hAnsi="宋体" w:cs="宋体"/>
          <w:lang w:val="pt-BR"/>
        </w:rPr>
      </w:pPr>
      <w:r w:rsidRPr="00C81BAD">
        <w:rPr>
          <w:rFonts w:hAnsi="宋体" w:cs="宋体" w:hint="eastAsia"/>
          <w:lang w:val="pt-BR"/>
        </w:rPr>
        <w:t xml:space="preserve">              x[i] -= c[i] * x[i + 1];</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x[N - 1] -= (c[N - 1] * x[0] + a[N - 1] * x[N - 2]);</w:t>
      </w:r>
    </w:p>
    <w:p w:rsidR="005F1F37" w:rsidRPr="00C81BAD" w:rsidRDefault="005F1F37" w:rsidP="005F1F37">
      <w:pPr>
        <w:pStyle w:val="ad"/>
        <w:rPr>
          <w:rFonts w:hAnsi="宋体" w:cs="宋体"/>
          <w:lang w:val="pt-BR"/>
        </w:rPr>
      </w:pPr>
      <w:r w:rsidRPr="00C81BAD">
        <w:rPr>
          <w:rFonts w:hAnsi="宋体" w:cs="宋体" w:hint="eastAsia"/>
          <w:lang w:val="pt-BR"/>
        </w:rPr>
        <w:t xml:space="preserve">       x[N - 1] /= (c[N - 1] * a[0] + a[N - 1] * a[N - 2] + b[N - 1]);</w:t>
      </w:r>
    </w:p>
    <w:p w:rsidR="005F1F37" w:rsidRPr="00C81BAD" w:rsidRDefault="005F1F37" w:rsidP="005F1F37">
      <w:pPr>
        <w:pStyle w:val="ad"/>
        <w:rPr>
          <w:rFonts w:hAnsi="宋体" w:cs="宋体"/>
        </w:rPr>
      </w:pPr>
      <w:r w:rsidRPr="00C81BAD">
        <w:rPr>
          <w:rFonts w:hAnsi="宋体" w:cs="宋体" w:hint="eastAsia"/>
        </w:rPr>
        <w:t xml:space="preserve">       for (int i = N - 2; i &gt;= 0; i --)</w:t>
      </w:r>
    </w:p>
    <w:p w:rsidR="005F1F37" w:rsidRPr="00C81BAD" w:rsidRDefault="005F1F37" w:rsidP="005F1F37">
      <w:pPr>
        <w:pStyle w:val="ad"/>
        <w:rPr>
          <w:rFonts w:hAnsi="宋体" w:cs="宋体"/>
        </w:rPr>
      </w:pPr>
      <w:r w:rsidRPr="00C81BAD">
        <w:rPr>
          <w:rFonts w:hAnsi="宋体" w:cs="宋体" w:hint="eastAsia"/>
        </w:rPr>
        <w:t xml:space="preserve">              x[i] += a[i] * x[N - 1];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sz w:val="24"/>
          <w:szCs w:val="24"/>
        </w:rPr>
      </w:pPr>
      <w:r w:rsidRPr="00C81BAD">
        <w:rPr>
          <w:rFonts w:hAnsi="宋体" w:cs="宋体" w:hint="eastAsia"/>
          <w:b/>
          <w:sz w:val="24"/>
          <w:szCs w:val="24"/>
        </w:rPr>
        <w:t>6、图论—NP搜索</w:t>
      </w:r>
    </w:p>
    <w:p w:rsidR="005F1F37" w:rsidRPr="00C81BAD" w:rsidRDefault="005F1F37" w:rsidP="005F1F37">
      <w:pPr>
        <w:pStyle w:val="ad"/>
        <w:rPr>
          <w:rFonts w:hAnsi="宋体" w:cs="宋体"/>
          <w:b/>
        </w:rPr>
      </w:pPr>
      <w:r w:rsidRPr="00C81BAD">
        <w:rPr>
          <w:rFonts w:hAnsi="宋体" w:cs="宋体" w:hint="eastAsia"/>
          <w:b/>
        </w:rPr>
        <w:t>6.1 最大团</w:t>
      </w:r>
    </w:p>
    <w:p w:rsidR="005F1F37" w:rsidRPr="00C81BAD" w:rsidRDefault="005F1F37" w:rsidP="005F1F37">
      <w:pPr>
        <w:pStyle w:val="ad"/>
        <w:rPr>
          <w:rFonts w:hAnsi="宋体" w:cs="宋体"/>
        </w:rPr>
      </w:pPr>
      <w:r w:rsidRPr="00C81BAD">
        <w:rPr>
          <w:rFonts w:hAnsi="宋体" w:cs="宋体" w:hint="eastAsia"/>
        </w:rPr>
        <w:t>//最大团</w:t>
      </w:r>
    </w:p>
    <w:p w:rsidR="005F1F37" w:rsidRPr="00C81BAD" w:rsidRDefault="005F1F37" w:rsidP="005F1F37">
      <w:pPr>
        <w:pStyle w:val="ad"/>
        <w:rPr>
          <w:rFonts w:hAnsi="宋体" w:cs="宋体"/>
        </w:rPr>
      </w:pPr>
      <w:r w:rsidRPr="00C81BAD">
        <w:rPr>
          <w:rFonts w:hAnsi="宋体" w:cs="宋体" w:hint="eastAsia"/>
        </w:rPr>
        <w:t>//返回最大团大小和一个方案,传入图的大小n和邻接阵mat</w:t>
      </w:r>
    </w:p>
    <w:p w:rsidR="005F1F37" w:rsidRPr="00C81BAD" w:rsidRDefault="005F1F37" w:rsidP="005F1F37">
      <w:pPr>
        <w:pStyle w:val="ad"/>
        <w:rPr>
          <w:rFonts w:hAnsi="宋体" w:cs="宋体"/>
        </w:rPr>
      </w:pPr>
      <w:r w:rsidRPr="00C81BAD">
        <w:rPr>
          <w:rFonts w:hAnsi="宋体" w:cs="宋体" w:hint="eastAsia"/>
        </w:rPr>
        <w:t>//mat[i][j]为布尔量</w:t>
      </w:r>
    </w:p>
    <w:p w:rsidR="005F1F37" w:rsidRPr="00C81BAD" w:rsidRDefault="005F1F37" w:rsidP="005F1F37">
      <w:pPr>
        <w:pStyle w:val="ad"/>
        <w:rPr>
          <w:rFonts w:hAnsi="宋体" w:cs="宋体"/>
        </w:rPr>
      </w:pPr>
      <w:r w:rsidRPr="00C81BAD">
        <w:rPr>
          <w:rFonts w:hAnsi="宋体" w:cs="宋体" w:hint="eastAsia"/>
        </w:rPr>
        <w:t>#define MAXN 60</w:t>
      </w:r>
    </w:p>
    <w:p w:rsidR="005F1F37" w:rsidRPr="00C81BAD" w:rsidRDefault="005F1F37" w:rsidP="005F1F37">
      <w:pPr>
        <w:pStyle w:val="ad"/>
        <w:rPr>
          <w:rFonts w:hAnsi="宋体" w:cs="宋体"/>
        </w:rPr>
      </w:pPr>
      <w:r w:rsidRPr="00C81BAD">
        <w:rPr>
          <w:rFonts w:hAnsi="宋体" w:cs="宋体" w:hint="eastAsia"/>
        </w:rPr>
        <w:t>void clique(int n, int* u, int mat[][MAXN], int size, int&amp; max, int&amp; bb, int* res, int* rr, int* c) {</w:t>
      </w:r>
    </w:p>
    <w:p w:rsidR="005F1F37" w:rsidRPr="00C81BAD" w:rsidRDefault="005F1F37" w:rsidP="005F1F37">
      <w:pPr>
        <w:pStyle w:val="ad"/>
        <w:rPr>
          <w:rFonts w:hAnsi="宋体" w:cs="宋体"/>
        </w:rPr>
      </w:pPr>
      <w:r w:rsidRPr="00C81BAD">
        <w:rPr>
          <w:rFonts w:hAnsi="宋体" w:cs="宋体" w:hint="eastAsia"/>
        </w:rPr>
        <w:t xml:space="preserve">       int i, j, vn, v[MAXN];</w:t>
      </w:r>
    </w:p>
    <w:p w:rsidR="005F1F37" w:rsidRPr="00C81BAD" w:rsidRDefault="005F1F37" w:rsidP="005F1F37">
      <w:pPr>
        <w:pStyle w:val="ad"/>
        <w:rPr>
          <w:rFonts w:hAnsi="宋体" w:cs="宋体"/>
        </w:rPr>
      </w:pPr>
      <w:r w:rsidRPr="00C81BAD">
        <w:rPr>
          <w:rFonts w:hAnsi="宋体" w:cs="宋体" w:hint="eastAsia"/>
        </w:rPr>
        <w:t xml:space="preserve">       if (n) {</w:t>
      </w:r>
    </w:p>
    <w:p w:rsidR="005F1F37" w:rsidRPr="00C81BAD" w:rsidRDefault="005F1F37" w:rsidP="005F1F37">
      <w:pPr>
        <w:pStyle w:val="ad"/>
        <w:rPr>
          <w:rFonts w:hAnsi="宋体" w:cs="宋体"/>
        </w:rPr>
      </w:pPr>
      <w:r w:rsidRPr="00C81BAD">
        <w:rPr>
          <w:rFonts w:hAnsi="宋体" w:cs="宋体" w:hint="eastAsia"/>
        </w:rPr>
        <w:t xml:space="preserve">              if (size + c[u[0]] &lt;= max) return;</w:t>
      </w:r>
    </w:p>
    <w:p w:rsidR="005F1F37" w:rsidRPr="00C81BAD" w:rsidRDefault="005F1F37" w:rsidP="005F1F37">
      <w:pPr>
        <w:pStyle w:val="ad"/>
        <w:rPr>
          <w:rFonts w:hAnsi="宋体" w:cs="宋体"/>
        </w:rPr>
      </w:pPr>
      <w:r w:rsidRPr="00C81BAD">
        <w:rPr>
          <w:rFonts w:hAnsi="宋体" w:cs="宋体" w:hint="eastAsia"/>
        </w:rPr>
        <w:lastRenderedPageBreak/>
        <w:t xml:space="preserve">              for (i = 0; i &lt; n + size - max &amp;&amp; i &lt; n; ++ i) {</w:t>
      </w:r>
    </w:p>
    <w:p w:rsidR="005F1F37" w:rsidRPr="00C81BAD" w:rsidRDefault="005F1F37" w:rsidP="005F1F37">
      <w:pPr>
        <w:pStyle w:val="ad"/>
        <w:rPr>
          <w:rFonts w:hAnsi="宋体" w:cs="宋体"/>
        </w:rPr>
      </w:pPr>
      <w:r w:rsidRPr="00C81BAD">
        <w:rPr>
          <w:rFonts w:hAnsi="宋体" w:cs="宋体" w:hint="eastAsia"/>
        </w:rPr>
        <w:t xml:space="preserve">                     for (j = i + 1, vn = 0; j &lt; n; ++ j)</w:t>
      </w:r>
    </w:p>
    <w:p w:rsidR="005F1F37" w:rsidRPr="00C81BAD" w:rsidRDefault="005F1F37" w:rsidP="005F1F37">
      <w:pPr>
        <w:pStyle w:val="ad"/>
        <w:rPr>
          <w:rFonts w:hAnsi="宋体" w:cs="宋体"/>
        </w:rPr>
      </w:pPr>
      <w:r w:rsidRPr="00C81BAD">
        <w:rPr>
          <w:rFonts w:hAnsi="宋体" w:cs="宋体" w:hint="eastAsia"/>
        </w:rPr>
        <w:t xml:space="preserve">                            if (mat[u[i]][u[j]])</w:t>
      </w:r>
    </w:p>
    <w:p w:rsidR="005F1F37" w:rsidRPr="00C81BAD" w:rsidRDefault="005F1F37" w:rsidP="005F1F37">
      <w:pPr>
        <w:pStyle w:val="ad"/>
        <w:rPr>
          <w:rFonts w:hAnsi="宋体" w:cs="宋体"/>
        </w:rPr>
      </w:pPr>
      <w:r w:rsidRPr="00C81BAD">
        <w:rPr>
          <w:rFonts w:hAnsi="宋体" w:cs="宋体" w:hint="eastAsia"/>
        </w:rPr>
        <w:t xml:space="preserve">                                   v[vn ++] = u[j];</w:t>
      </w:r>
    </w:p>
    <w:p w:rsidR="005F1F37" w:rsidRPr="00C81BAD" w:rsidRDefault="005F1F37" w:rsidP="005F1F37">
      <w:pPr>
        <w:pStyle w:val="ad"/>
        <w:rPr>
          <w:rFonts w:hAnsi="宋体" w:cs="宋体"/>
        </w:rPr>
      </w:pPr>
      <w:r w:rsidRPr="00C81BAD">
        <w:rPr>
          <w:rFonts w:hAnsi="宋体" w:cs="宋体" w:hint="eastAsia"/>
        </w:rPr>
        <w:t xml:space="preserve">                     rr[size] = u[i];</w:t>
      </w:r>
    </w:p>
    <w:p w:rsidR="005F1F37" w:rsidRPr="00C81BAD" w:rsidRDefault="005F1F37" w:rsidP="005F1F37">
      <w:pPr>
        <w:pStyle w:val="ad"/>
        <w:rPr>
          <w:rFonts w:hAnsi="宋体" w:cs="宋体"/>
        </w:rPr>
      </w:pPr>
      <w:r w:rsidRPr="00C81BAD">
        <w:rPr>
          <w:rFonts w:hAnsi="宋体" w:cs="宋体" w:hint="eastAsia"/>
        </w:rPr>
        <w:t xml:space="preserve">                     clique(vn, v, mat, size + 1, max, bb, res, rr, c);</w:t>
      </w:r>
    </w:p>
    <w:p w:rsidR="005F1F37" w:rsidRPr="00C81BAD" w:rsidRDefault="005F1F37" w:rsidP="005F1F37">
      <w:pPr>
        <w:pStyle w:val="ad"/>
        <w:rPr>
          <w:rFonts w:hAnsi="宋体" w:cs="宋体"/>
        </w:rPr>
      </w:pPr>
      <w:r w:rsidRPr="00C81BAD">
        <w:rPr>
          <w:rFonts w:hAnsi="宋体" w:cs="宋体" w:hint="eastAsia"/>
        </w:rPr>
        <w:t xml:space="preserve">                     if (bb) return;</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 else if (size &gt; max) {</w:t>
      </w:r>
    </w:p>
    <w:p w:rsidR="005F1F37" w:rsidRPr="00C81BAD" w:rsidRDefault="005F1F37" w:rsidP="005F1F37">
      <w:pPr>
        <w:pStyle w:val="ad"/>
        <w:rPr>
          <w:rFonts w:hAnsi="宋体" w:cs="宋体"/>
        </w:rPr>
      </w:pPr>
      <w:r w:rsidRPr="00C81BAD">
        <w:rPr>
          <w:rFonts w:hAnsi="宋体" w:cs="宋体" w:hint="eastAsia"/>
        </w:rPr>
        <w:t xml:space="preserve">              max = size;</w:t>
      </w:r>
    </w:p>
    <w:p w:rsidR="005F1F37" w:rsidRPr="00C81BAD" w:rsidRDefault="005F1F37" w:rsidP="005F1F37">
      <w:pPr>
        <w:pStyle w:val="ad"/>
        <w:rPr>
          <w:rFonts w:hAnsi="宋体" w:cs="宋体"/>
        </w:rPr>
      </w:pPr>
      <w:r w:rsidRPr="00C81BAD">
        <w:rPr>
          <w:rFonts w:hAnsi="宋体" w:cs="宋体" w:hint="eastAsia"/>
        </w:rPr>
        <w:t xml:space="preserve">              for (i = 0; i &lt; size; ++ i)</w:t>
      </w:r>
    </w:p>
    <w:p w:rsidR="005F1F37" w:rsidRPr="00C81BAD" w:rsidRDefault="005F1F37" w:rsidP="005F1F37">
      <w:pPr>
        <w:pStyle w:val="ad"/>
        <w:rPr>
          <w:rFonts w:hAnsi="宋体" w:cs="宋体"/>
        </w:rPr>
      </w:pPr>
      <w:r w:rsidRPr="00C81BAD">
        <w:rPr>
          <w:rFonts w:hAnsi="宋体" w:cs="宋体" w:hint="eastAsia"/>
        </w:rPr>
        <w:t xml:space="preserve">                     res[i] = rr[i];</w:t>
      </w:r>
    </w:p>
    <w:p w:rsidR="005F1F37" w:rsidRPr="00C81BAD" w:rsidRDefault="005F1F37" w:rsidP="005F1F37">
      <w:pPr>
        <w:pStyle w:val="ad"/>
        <w:rPr>
          <w:rFonts w:hAnsi="宋体" w:cs="宋体"/>
        </w:rPr>
      </w:pPr>
      <w:r w:rsidRPr="00C81BAD">
        <w:rPr>
          <w:rFonts w:hAnsi="宋体" w:cs="宋体" w:hint="eastAsia"/>
        </w:rPr>
        <w:t xml:space="preserve">              bb =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maxclique(int n, int mat[][MAXN], int *ret) {</w:t>
      </w:r>
    </w:p>
    <w:p w:rsidR="005F1F37" w:rsidRPr="00C81BAD" w:rsidRDefault="005F1F37" w:rsidP="005F1F37">
      <w:pPr>
        <w:pStyle w:val="ad"/>
        <w:rPr>
          <w:rFonts w:hAnsi="宋体" w:cs="宋体"/>
        </w:rPr>
      </w:pPr>
      <w:r w:rsidRPr="00C81BAD">
        <w:rPr>
          <w:rFonts w:hAnsi="宋体" w:cs="宋体" w:hint="eastAsia"/>
        </w:rPr>
        <w:t xml:space="preserve">       int max = 0, bb, c[MAXN], i, j;</w:t>
      </w:r>
    </w:p>
    <w:p w:rsidR="005F1F37" w:rsidRPr="00C81BAD" w:rsidRDefault="005F1F37" w:rsidP="005F1F37">
      <w:pPr>
        <w:pStyle w:val="ad"/>
        <w:rPr>
          <w:rFonts w:hAnsi="宋体" w:cs="宋体"/>
        </w:rPr>
      </w:pPr>
      <w:r w:rsidRPr="00C81BAD">
        <w:rPr>
          <w:rFonts w:hAnsi="宋体" w:cs="宋体" w:hint="eastAsia"/>
        </w:rPr>
        <w:t xml:space="preserve">       int vn, v[MAXN], rr[MAXN];</w:t>
      </w:r>
    </w:p>
    <w:p w:rsidR="005F1F37" w:rsidRPr="00C81BAD" w:rsidRDefault="005F1F37" w:rsidP="005F1F37">
      <w:pPr>
        <w:pStyle w:val="ad"/>
        <w:rPr>
          <w:rFonts w:hAnsi="宋体" w:cs="宋体"/>
        </w:rPr>
      </w:pPr>
      <w:r w:rsidRPr="00C81BAD">
        <w:rPr>
          <w:rFonts w:hAnsi="宋体" w:cs="宋体" w:hint="eastAsia"/>
        </w:rPr>
        <w:t xml:space="preserve">       for (c[i = n - 1] = 0; i &gt;= 0; -- i) {</w:t>
      </w:r>
    </w:p>
    <w:p w:rsidR="005F1F37" w:rsidRPr="00C81BAD" w:rsidRDefault="005F1F37" w:rsidP="005F1F37">
      <w:pPr>
        <w:pStyle w:val="ad"/>
        <w:rPr>
          <w:rFonts w:hAnsi="宋体" w:cs="宋体"/>
        </w:rPr>
      </w:pPr>
      <w:r w:rsidRPr="00C81BAD">
        <w:rPr>
          <w:rFonts w:hAnsi="宋体" w:cs="宋体" w:hint="eastAsia"/>
        </w:rPr>
        <w:t xml:space="preserve">              for (vn = 0, j = i + 1; j &lt; n; ++ j)</w:t>
      </w:r>
    </w:p>
    <w:p w:rsidR="005F1F37" w:rsidRPr="00C81BAD" w:rsidRDefault="005F1F37" w:rsidP="005F1F37">
      <w:pPr>
        <w:pStyle w:val="ad"/>
        <w:rPr>
          <w:rFonts w:hAnsi="宋体" w:cs="宋体"/>
        </w:rPr>
      </w:pPr>
      <w:r w:rsidRPr="00C81BAD">
        <w:rPr>
          <w:rFonts w:hAnsi="宋体" w:cs="宋体" w:hint="eastAsia"/>
        </w:rPr>
        <w:t xml:space="preserve">                     if (mat[i][j])</w:t>
      </w:r>
    </w:p>
    <w:p w:rsidR="005F1F37" w:rsidRPr="00C81BAD" w:rsidRDefault="005F1F37" w:rsidP="005F1F37">
      <w:pPr>
        <w:pStyle w:val="ad"/>
        <w:rPr>
          <w:rFonts w:hAnsi="宋体" w:cs="宋体"/>
        </w:rPr>
      </w:pPr>
      <w:r w:rsidRPr="00C81BAD">
        <w:rPr>
          <w:rFonts w:hAnsi="宋体" w:cs="宋体" w:hint="eastAsia"/>
        </w:rPr>
        <w:t xml:space="preserve">                            v[vn ++] = j;</w:t>
      </w:r>
    </w:p>
    <w:p w:rsidR="005F1F37" w:rsidRPr="00C81BAD" w:rsidRDefault="005F1F37" w:rsidP="005F1F37">
      <w:pPr>
        <w:pStyle w:val="ad"/>
        <w:rPr>
          <w:rFonts w:hAnsi="宋体" w:cs="宋体"/>
        </w:rPr>
      </w:pPr>
      <w:r w:rsidRPr="00C81BAD">
        <w:rPr>
          <w:rFonts w:hAnsi="宋体" w:cs="宋体" w:hint="eastAsia"/>
        </w:rPr>
        <w:t xml:space="preserve">              bb = 0;</w:t>
      </w:r>
    </w:p>
    <w:p w:rsidR="005F1F37" w:rsidRPr="00C81BAD" w:rsidRDefault="005F1F37" w:rsidP="005F1F37">
      <w:pPr>
        <w:pStyle w:val="ad"/>
        <w:rPr>
          <w:rFonts w:hAnsi="宋体" w:cs="宋体"/>
        </w:rPr>
      </w:pPr>
      <w:r w:rsidRPr="00C81BAD">
        <w:rPr>
          <w:rFonts w:hAnsi="宋体" w:cs="宋体" w:hint="eastAsia"/>
        </w:rPr>
        <w:t xml:space="preserve">              rr[0] = i;</w:t>
      </w:r>
    </w:p>
    <w:p w:rsidR="005F1F37" w:rsidRPr="00C81BAD" w:rsidRDefault="005F1F37" w:rsidP="005F1F37">
      <w:pPr>
        <w:pStyle w:val="ad"/>
        <w:rPr>
          <w:rFonts w:hAnsi="宋体" w:cs="宋体"/>
        </w:rPr>
      </w:pPr>
      <w:r w:rsidRPr="00C81BAD">
        <w:rPr>
          <w:rFonts w:hAnsi="宋体" w:cs="宋体" w:hint="eastAsia"/>
        </w:rPr>
        <w:t xml:space="preserve">              clique(vn, v, mat, 1, max, bb, ret, rr, c);</w:t>
      </w:r>
    </w:p>
    <w:p w:rsidR="005F1F37" w:rsidRPr="00C81BAD" w:rsidRDefault="005F1F37" w:rsidP="005F1F37">
      <w:pPr>
        <w:pStyle w:val="ad"/>
        <w:rPr>
          <w:rFonts w:hAnsi="宋体" w:cs="宋体"/>
        </w:rPr>
      </w:pPr>
      <w:r w:rsidRPr="00C81BAD">
        <w:rPr>
          <w:rFonts w:hAnsi="宋体" w:cs="宋体" w:hint="eastAsia"/>
        </w:rPr>
        <w:t xml:space="preserve">              c[i] = max;</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max;</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6.2 最大团(n&lt;64)(faster)</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 WishingBone's ACM/ICPC Routine Library</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 maximum clique solver</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#include &lt;vector&gt;</w:t>
      </w:r>
    </w:p>
    <w:p w:rsidR="005F1F37" w:rsidRPr="00C81BAD" w:rsidRDefault="005F1F37" w:rsidP="005F1F37">
      <w:pPr>
        <w:pStyle w:val="ad"/>
        <w:rPr>
          <w:rFonts w:hAnsi="宋体" w:cs="宋体"/>
        </w:rPr>
      </w:pPr>
      <w:r w:rsidRPr="00C81BAD">
        <w:rPr>
          <w:rFonts w:hAnsi="宋体" w:cs="宋体" w:hint="eastAsia"/>
        </w:rPr>
        <w:t>using std::vector;</w:t>
      </w:r>
    </w:p>
    <w:p w:rsidR="005F1F37" w:rsidRPr="00C81BAD" w:rsidRDefault="005F1F37" w:rsidP="005F1F37">
      <w:pPr>
        <w:pStyle w:val="ad"/>
        <w:rPr>
          <w:rFonts w:hAnsi="宋体" w:cs="宋体"/>
        </w:rPr>
      </w:pPr>
      <w:r w:rsidRPr="00C81BAD">
        <w:rPr>
          <w:rFonts w:hAnsi="宋体" w:cs="宋体" w:hint="eastAsia"/>
        </w:rPr>
        <w:t>// clique solver calculates both size and consitution of maximum clique</w:t>
      </w:r>
    </w:p>
    <w:p w:rsidR="005F1F37" w:rsidRPr="00C81BAD" w:rsidRDefault="005F1F37" w:rsidP="005F1F37">
      <w:pPr>
        <w:pStyle w:val="ad"/>
        <w:rPr>
          <w:rFonts w:hAnsi="宋体" w:cs="宋体"/>
        </w:rPr>
      </w:pPr>
      <w:r w:rsidRPr="00C81BAD">
        <w:rPr>
          <w:rFonts w:hAnsi="宋体" w:cs="宋体" w:hint="eastAsia"/>
        </w:rPr>
        <w:t>// uses bit operation to accelerate searching</w:t>
      </w:r>
    </w:p>
    <w:p w:rsidR="005F1F37" w:rsidRPr="00C81BAD" w:rsidRDefault="005F1F37" w:rsidP="005F1F37">
      <w:pPr>
        <w:pStyle w:val="ad"/>
        <w:rPr>
          <w:rFonts w:hAnsi="宋体" w:cs="宋体"/>
        </w:rPr>
      </w:pPr>
      <w:r w:rsidRPr="00C81BAD">
        <w:rPr>
          <w:rFonts w:hAnsi="宋体" w:cs="宋体" w:hint="eastAsia"/>
        </w:rPr>
        <w:t>// graph size limit is 63, the graph should be undirected</w:t>
      </w:r>
    </w:p>
    <w:p w:rsidR="005F1F37" w:rsidRPr="00C81BAD" w:rsidRDefault="005F1F37" w:rsidP="005F1F37">
      <w:pPr>
        <w:pStyle w:val="ad"/>
        <w:rPr>
          <w:rFonts w:hAnsi="宋体" w:cs="宋体"/>
        </w:rPr>
      </w:pPr>
      <w:r w:rsidRPr="00C81BAD">
        <w:rPr>
          <w:rFonts w:hAnsi="宋体" w:cs="宋体" w:hint="eastAsia"/>
        </w:rPr>
        <w:t>// can optimize to calculate on each component, and sort on vertex degrees</w:t>
      </w:r>
    </w:p>
    <w:p w:rsidR="005F1F37" w:rsidRPr="00C81BAD" w:rsidRDefault="005F1F37" w:rsidP="005F1F37">
      <w:pPr>
        <w:pStyle w:val="ad"/>
        <w:rPr>
          <w:rFonts w:hAnsi="宋体" w:cs="宋体"/>
        </w:rPr>
      </w:pPr>
      <w:r w:rsidRPr="00C81BAD">
        <w:rPr>
          <w:rFonts w:hAnsi="宋体" w:cs="宋体" w:hint="eastAsia"/>
        </w:rPr>
        <w:lastRenderedPageBreak/>
        <w:t>// can be used to solve maximum independent set</w:t>
      </w:r>
    </w:p>
    <w:p w:rsidR="005F1F37" w:rsidRPr="00C81BAD" w:rsidRDefault="005F1F37" w:rsidP="005F1F37">
      <w:pPr>
        <w:pStyle w:val="ad"/>
        <w:rPr>
          <w:rFonts w:hAnsi="宋体" w:cs="宋体"/>
        </w:rPr>
      </w:pPr>
      <w:r w:rsidRPr="00C81BAD">
        <w:rPr>
          <w:rFonts w:hAnsi="宋体" w:cs="宋体" w:hint="eastAsia"/>
        </w:rPr>
        <w:t>class clique {</w:t>
      </w:r>
    </w:p>
    <w:p w:rsidR="005F1F37" w:rsidRPr="00C81BAD" w:rsidRDefault="005F1F37" w:rsidP="005F1F37">
      <w:pPr>
        <w:pStyle w:val="ad"/>
        <w:rPr>
          <w:rFonts w:hAnsi="宋体" w:cs="宋体"/>
        </w:rPr>
      </w:pPr>
      <w:r w:rsidRPr="00C81BAD">
        <w:rPr>
          <w:rFonts w:hAnsi="宋体" w:cs="宋体" w:hint="eastAsia"/>
        </w:rPr>
        <w:t>public:</w:t>
      </w:r>
    </w:p>
    <w:p w:rsidR="005F1F37" w:rsidRPr="00C81BAD" w:rsidRDefault="005F1F37" w:rsidP="005F1F37">
      <w:pPr>
        <w:pStyle w:val="ad"/>
        <w:rPr>
          <w:rFonts w:hAnsi="宋体" w:cs="宋体"/>
        </w:rPr>
      </w:pPr>
      <w:r w:rsidRPr="00C81BAD">
        <w:rPr>
          <w:rFonts w:hAnsi="宋体" w:cs="宋体" w:hint="eastAsia"/>
        </w:rPr>
        <w:t xml:space="preserve">    static const long long ONE = 1;</w:t>
      </w:r>
    </w:p>
    <w:p w:rsidR="005F1F37" w:rsidRPr="00C81BAD" w:rsidRDefault="005F1F37" w:rsidP="005F1F37">
      <w:pPr>
        <w:pStyle w:val="ad"/>
        <w:rPr>
          <w:rFonts w:hAnsi="宋体" w:cs="宋体"/>
        </w:rPr>
      </w:pPr>
      <w:r w:rsidRPr="00C81BAD">
        <w:rPr>
          <w:rFonts w:hAnsi="宋体" w:cs="宋体" w:hint="eastAsia"/>
        </w:rPr>
        <w:t xml:space="preserve">    static const long long MASK = (1 &lt;&lt; 21) - 1;</w:t>
      </w:r>
    </w:p>
    <w:p w:rsidR="005F1F37" w:rsidRPr="00C81BAD" w:rsidRDefault="005F1F37" w:rsidP="005F1F37">
      <w:pPr>
        <w:pStyle w:val="ad"/>
        <w:rPr>
          <w:rFonts w:hAnsi="宋体" w:cs="宋体"/>
        </w:rPr>
      </w:pPr>
      <w:r w:rsidRPr="00C81BAD">
        <w:rPr>
          <w:rFonts w:hAnsi="宋体" w:cs="宋体" w:hint="eastAsia"/>
        </w:rPr>
        <w:t xml:space="preserve">    char* bits;</w:t>
      </w:r>
    </w:p>
    <w:p w:rsidR="005F1F37" w:rsidRPr="00C81BAD" w:rsidRDefault="005F1F37" w:rsidP="005F1F37">
      <w:pPr>
        <w:pStyle w:val="ad"/>
        <w:rPr>
          <w:rFonts w:hAnsi="宋体" w:cs="宋体"/>
        </w:rPr>
      </w:pPr>
      <w:r w:rsidRPr="00C81BAD">
        <w:rPr>
          <w:rFonts w:hAnsi="宋体" w:cs="宋体" w:hint="eastAsia"/>
        </w:rPr>
        <w:t xml:space="preserve">    int n, size, cmax[63];</w:t>
      </w:r>
    </w:p>
    <w:p w:rsidR="005F1F37" w:rsidRPr="00C81BAD" w:rsidRDefault="005F1F37" w:rsidP="005F1F37">
      <w:pPr>
        <w:pStyle w:val="ad"/>
        <w:rPr>
          <w:rFonts w:hAnsi="宋体" w:cs="宋体"/>
        </w:rPr>
      </w:pPr>
      <w:r w:rsidRPr="00C81BAD">
        <w:rPr>
          <w:rFonts w:hAnsi="宋体" w:cs="宋体" w:hint="eastAsia"/>
        </w:rPr>
        <w:t xml:space="preserve">    long long mask[63], cons;</w:t>
      </w:r>
    </w:p>
    <w:p w:rsidR="005F1F37" w:rsidRPr="00C81BAD" w:rsidRDefault="005F1F37" w:rsidP="005F1F37">
      <w:pPr>
        <w:pStyle w:val="ad"/>
        <w:rPr>
          <w:rFonts w:hAnsi="宋体" w:cs="宋体"/>
        </w:rPr>
      </w:pPr>
      <w:r w:rsidRPr="00C81BAD">
        <w:rPr>
          <w:rFonts w:hAnsi="宋体" w:cs="宋体" w:hint="eastAsia"/>
        </w:rPr>
        <w:t xml:space="preserve">    // initiate lookup table</w:t>
      </w:r>
    </w:p>
    <w:p w:rsidR="005F1F37" w:rsidRPr="00C81BAD" w:rsidRDefault="005F1F37" w:rsidP="005F1F37">
      <w:pPr>
        <w:pStyle w:val="ad"/>
        <w:rPr>
          <w:rFonts w:hAnsi="宋体" w:cs="宋体"/>
        </w:rPr>
      </w:pPr>
      <w:r w:rsidRPr="00C81BAD">
        <w:rPr>
          <w:rFonts w:hAnsi="宋体" w:cs="宋体" w:hint="eastAsia"/>
        </w:rPr>
        <w:t xml:space="preserve">    clique() {</w:t>
      </w:r>
    </w:p>
    <w:p w:rsidR="005F1F37" w:rsidRPr="00C81BAD" w:rsidRDefault="005F1F37" w:rsidP="005F1F37">
      <w:pPr>
        <w:pStyle w:val="ad"/>
        <w:rPr>
          <w:rFonts w:hAnsi="宋体" w:cs="宋体"/>
        </w:rPr>
      </w:pPr>
      <w:r w:rsidRPr="00C81BAD">
        <w:rPr>
          <w:rFonts w:hAnsi="宋体" w:cs="宋体" w:hint="eastAsia"/>
        </w:rPr>
        <w:t xml:space="preserve">        bits = new char[1 &lt;&lt; 21];</w:t>
      </w:r>
    </w:p>
    <w:p w:rsidR="005F1F37" w:rsidRPr="00C81BAD" w:rsidRDefault="005F1F37" w:rsidP="005F1F37">
      <w:pPr>
        <w:pStyle w:val="ad"/>
        <w:rPr>
          <w:rFonts w:hAnsi="宋体" w:cs="宋体"/>
        </w:rPr>
      </w:pPr>
      <w:r w:rsidRPr="00C81BAD">
        <w:rPr>
          <w:rFonts w:hAnsi="宋体" w:cs="宋体" w:hint="eastAsia"/>
        </w:rPr>
        <w:t xml:space="preserve">        bits[0] = 0;</w:t>
      </w:r>
    </w:p>
    <w:p w:rsidR="005F1F37" w:rsidRPr="00C81BAD" w:rsidRDefault="005F1F37" w:rsidP="005F1F37">
      <w:pPr>
        <w:pStyle w:val="ad"/>
        <w:rPr>
          <w:rFonts w:hAnsi="宋体" w:cs="宋体"/>
        </w:rPr>
      </w:pPr>
      <w:r w:rsidRPr="00C81BAD">
        <w:rPr>
          <w:rFonts w:hAnsi="宋体" w:cs="宋体" w:hint="eastAsia"/>
        </w:rPr>
        <w:t xml:space="preserve">        for (int i = 1; i &lt; 1 &lt;&lt; 21; ++i) bits[i] = bits[i &gt;&gt; 1] + (i &amp;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~clique() {</w:t>
      </w:r>
    </w:p>
    <w:p w:rsidR="005F1F37" w:rsidRPr="00C81BAD" w:rsidRDefault="005F1F37" w:rsidP="005F1F37">
      <w:pPr>
        <w:pStyle w:val="ad"/>
        <w:rPr>
          <w:rFonts w:hAnsi="宋体" w:cs="宋体"/>
        </w:rPr>
      </w:pPr>
      <w:r w:rsidRPr="00C81BAD">
        <w:rPr>
          <w:rFonts w:hAnsi="宋体" w:cs="宋体" w:hint="eastAsia"/>
        </w:rPr>
        <w:t xml:space="preserve">        delete bits;</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 search routine</w:t>
      </w:r>
    </w:p>
    <w:p w:rsidR="005F1F37" w:rsidRPr="00C81BAD" w:rsidRDefault="005F1F37" w:rsidP="005F1F37">
      <w:pPr>
        <w:pStyle w:val="ad"/>
        <w:rPr>
          <w:rFonts w:hAnsi="宋体" w:cs="宋体"/>
        </w:rPr>
      </w:pPr>
      <w:r w:rsidRPr="00C81BAD">
        <w:rPr>
          <w:rFonts w:hAnsi="宋体" w:cs="宋体" w:hint="eastAsia"/>
        </w:rPr>
        <w:t xml:space="preserve">    bool search(int step, int size, long long more, long long con);</w:t>
      </w:r>
    </w:p>
    <w:p w:rsidR="005F1F37" w:rsidRPr="00C81BAD" w:rsidRDefault="005F1F37" w:rsidP="005F1F37">
      <w:pPr>
        <w:pStyle w:val="ad"/>
        <w:rPr>
          <w:rFonts w:hAnsi="宋体" w:cs="宋体"/>
        </w:rPr>
      </w:pPr>
      <w:r w:rsidRPr="00C81BAD">
        <w:rPr>
          <w:rFonts w:hAnsi="宋体" w:cs="宋体" w:hint="eastAsia"/>
        </w:rPr>
        <w:t xml:space="preserve">    // solve maximum clique and return size</w:t>
      </w:r>
    </w:p>
    <w:p w:rsidR="005F1F37" w:rsidRPr="00C81BAD" w:rsidRDefault="005F1F37" w:rsidP="005F1F37">
      <w:pPr>
        <w:pStyle w:val="ad"/>
        <w:rPr>
          <w:rFonts w:hAnsi="宋体" w:cs="宋体"/>
        </w:rPr>
      </w:pPr>
      <w:r w:rsidRPr="00C81BAD">
        <w:rPr>
          <w:rFonts w:hAnsi="宋体" w:cs="宋体" w:hint="eastAsia"/>
        </w:rPr>
        <w:t xml:space="preserve">    int sizeClique(vector&lt;vector&lt;int&gt; &gt;&amp; mat);</w:t>
      </w:r>
    </w:p>
    <w:p w:rsidR="005F1F37" w:rsidRPr="00C81BAD" w:rsidRDefault="005F1F37" w:rsidP="005F1F37">
      <w:pPr>
        <w:pStyle w:val="ad"/>
        <w:rPr>
          <w:rFonts w:hAnsi="宋体" w:cs="宋体"/>
        </w:rPr>
      </w:pPr>
      <w:r w:rsidRPr="00C81BAD">
        <w:rPr>
          <w:rFonts w:hAnsi="宋体" w:cs="宋体" w:hint="eastAsia"/>
        </w:rPr>
        <w:t xml:space="preserve">    // solve maximum clique and return constitution</w:t>
      </w:r>
    </w:p>
    <w:p w:rsidR="005F1F37" w:rsidRPr="00C81BAD" w:rsidRDefault="005F1F37" w:rsidP="005F1F37">
      <w:pPr>
        <w:pStyle w:val="ad"/>
        <w:rPr>
          <w:rFonts w:hAnsi="宋体" w:cs="宋体"/>
        </w:rPr>
      </w:pPr>
      <w:r w:rsidRPr="00C81BAD">
        <w:rPr>
          <w:rFonts w:hAnsi="宋体" w:cs="宋体" w:hint="eastAsia"/>
        </w:rPr>
        <w:t xml:space="preserve">    vector&lt;int&gt; consClique(vector&lt;vector&lt;int&gt; &gt;&amp; mat);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search routine</w:t>
      </w:r>
    </w:p>
    <w:p w:rsidR="005F1F37" w:rsidRPr="00C81BAD" w:rsidRDefault="005F1F37" w:rsidP="005F1F37">
      <w:pPr>
        <w:pStyle w:val="ad"/>
        <w:rPr>
          <w:rFonts w:hAnsi="宋体" w:cs="宋体"/>
        </w:rPr>
      </w:pPr>
      <w:r w:rsidRPr="00C81BAD">
        <w:rPr>
          <w:rFonts w:hAnsi="宋体" w:cs="宋体" w:hint="eastAsia"/>
        </w:rPr>
        <w:t>// step is node id, size is current solution, more is available mask, cons is</w:t>
      </w:r>
    </w:p>
    <w:p w:rsidR="005F1F37" w:rsidRPr="00C81BAD" w:rsidRDefault="005F1F37" w:rsidP="005F1F37">
      <w:pPr>
        <w:pStyle w:val="ad"/>
        <w:rPr>
          <w:rFonts w:hAnsi="宋体" w:cs="宋体"/>
        </w:rPr>
      </w:pPr>
      <w:r w:rsidRPr="00C81BAD">
        <w:rPr>
          <w:rFonts w:hAnsi="宋体" w:cs="宋体" w:hint="eastAsia"/>
        </w:rPr>
        <w:t>constitution mask</w:t>
      </w:r>
    </w:p>
    <w:p w:rsidR="005F1F37" w:rsidRPr="00C81BAD" w:rsidRDefault="005F1F37" w:rsidP="005F1F37">
      <w:pPr>
        <w:pStyle w:val="ad"/>
        <w:rPr>
          <w:rFonts w:hAnsi="宋体" w:cs="宋体"/>
        </w:rPr>
      </w:pPr>
      <w:r w:rsidRPr="00C81BAD">
        <w:rPr>
          <w:rFonts w:hAnsi="宋体" w:cs="宋体" w:hint="eastAsia"/>
        </w:rPr>
        <w:t>bool clique::search(int step, int size, long long more, long long cons) {</w:t>
      </w:r>
    </w:p>
    <w:p w:rsidR="005F1F37" w:rsidRPr="00C81BAD" w:rsidRDefault="005F1F37" w:rsidP="005F1F37">
      <w:pPr>
        <w:pStyle w:val="ad"/>
        <w:rPr>
          <w:rFonts w:hAnsi="宋体" w:cs="宋体"/>
        </w:rPr>
      </w:pPr>
      <w:r w:rsidRPr="00C81BAD">
        <w:rPr>
          <w:rFonts w:hAnsi="宋体" w:cs="宋体" w:hint="eastAsia"/>
        </w:rPr>
        <w:t xml:space="preserve">    if (step &gt;= n) {</w:t>
      </w:r>
    </w:p>
    <w:p w:rsidR="005F1F37" w:rsidRPr="00C81BAD" w:rsidRDefault="005F1F37" w:rsidP="005F1F37">
      <w:pPr>
        <w:pStyle w:val="ad"/>
        <w:rPr>
          <w:rFonts w:hAnsi="宋体" w:cs="宋体"/>
        </w:rPr>
      </w:pPr>
      <w:r w:rsidRPr="00C81BAD">
        <w:rPr>
          <w:rFonts w:hAnsi="宋体" w:cs="宋体" w:hint="eastAsia"/>
        </w:rPr>
        <w:t xml:space="preserve">        // a new solution reached</w:t>
      </w:r>
    </w:p>
    <w:p w:rsidR="005F1F37" w:rsidRPr="00C81BAD" w:rsidRDefault="005F1F37" w:rsidP="005F1F37">
      <w:pPr>
        <w:pStyle w:val="ad"/>
        <w:rPr>
          <w:rFonts w:hAnsi="宋体" w:cs="宋体"/>
        </w:rPr>
      </w:pPr>
      <w:r w:rsidRPr="00C81BAD">
        <w:rPr>
          <w:rFonts w:hAnsi="宋体" w:cs="宋体" w:hint="eastAsia"/>
        </w:rPr>
        <w:t xml:space="preserve">        this-&gt;size = size;</w:t>
      </w:r>
    </w:p>
    <w:p w:rsidR="005F1F37" w:rsidRPr="00C81BAD" w:rsidRDefault="005F1F37" w:rsidP="005F1F37">
      <w:pPr>
        <w:pStyle w:val="ad"/>
        <w:rPr>
          <w:rFonts w:hAnsi="宋体" w:cs="宋体"/>
        </w:rPr>
      </w:pPr>
      <w:r w:rsidRPr="00C81BAD">
        <w:rPr>
          <w:rFonts w:hAnsi="宋体" w:cs="宋体" w:hint="eastAsia"/>
        </w:rPr>
        <w:t xml:space="preserve">        this-&gt;cons = cons;</w:t>
      </w:r>
    </w:p>
    <w:p w:rsidR="005F1F37" w:rsidRPr="00C81BAD" w:rsidRDefault="005F1F37" w:rsidP="005F1F37">
      <w:pPr>
        <w:pStyle w:val="ad"/>
        <w:rPr>
          <w:rFonts w:hAnsi="宋体" w:cs="宋体"/>
        </w:rPr>
      </w:pPr>
      <w:r w:rsidRPr="00C81BAD">
        <w:rPr>
          <w:rFonts w:hAnsi="宋体" w:cs="宋体" w:hint="eastAsia"/>
        </w:rPr>
        <w:t xml:space="preserve">        return true;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long long now = ONE &lt;&lt; step;</w:t>
      </w:r>
    </w:p>
    <w:p w:rsidR="005F1F37" w:rsidRPr="00C81BAD" w:rsidRDefault="005F1F37" w:rsidP="005F1F37">
      <w:pPr>
        <w:pStyle w:val="ad"/>
        <w:rPr>
          <w:rFonts w:hAnsi="宋体" w:cs="宋体"/>
        </w:rPr>
      </w:pPr>
      <w:r w:rsidRPr="00C81BAD">
        <w:rPr>
          <w:rFonts w:hAnsi="宋体" w:cs="宋体" w:hint="eastAsia"/>
        </w:rPr>
        <w:t xml:space="preserve">    if ((now &amp; more) &gt; 0) {</w:t>
      </w:r>
    </w:p>
    <w:p w:rsidR="005F1F37" w:rsidRPr="00C81BAD" w:rsidRDefault="005F1F37" w:rsidP="005F1F37">
      <w:pPr>
        <w:pStyle w:val="ad"/>
        <w:rPr>
          <w:rFonts w:hAnsi="宋体" w:cs="宋体"/>
        </w:rPr>
      </w:pPr>
      <w:r w:rsidRPr="00C81BAD">
        <w:rPr>
          <w:rFonts w:hAnsi="宋体" w:cs="宋体" w:hint="eastAsia"/>
        </w:rPr>
        <w:t xml:space="preserve">        long long next = more &amp; mask[step];</w:t>
      </w:r>
    </w:p>
    <w:p w:rsidR="005F1F37" w:rsidRPr="00C81BAD" w:rsidRDefault="005F1F37" w:rsidP="005F1F37">
      <w:pPr>
        <w:pStyle w:val="ad"/>
        <w:rPr>
          <w:rFonts w:hAnsi="宋体" w:cs="宋体"/>
        </w:rPr>
      </w:pPr>
      <w:r w:rsidRPr="00C81BAD">
        <w:rPr>
          <w:rFonts w:hAnsi="宋体" w:cs="宋体" w:hint="eastAsia"/>
        </w:rPr>
        <w:t xml:space="preserve">        if (size + bits[next &amp; MASK] + bits[(next &gt;&gt; 21) &amp; MASK] + bits[next &gt;&gt;</w:t>
      </w:r>
    </w:p>
    <w:p w:rsidR="005F1F37" w:rsidRPr="00C81BAD" w:rsidRDefault="005F1F37" w:rsidP="005F1F37">
      <w:pPr>
        <w:pStyle w:val="ad"/>
        <w:rPr>
          <w:rFonts w:hAnsi="宋体" w:cs="宋体"/>
        </w:rPr>
      </w:pPr>
      <w:r w:rsidRPr="00C81BAD">
        <w:rPr>
          <w:rFonts w:hAnsi="宋体" w:cs="宋体" w:hint="eastAsia"/>
        </w:rPr>
        <w:t>42] &gt;= this-&gt;size</w:t>
      </w:r>
    </w:p>
    <w:p w:rsidR="005F1F37" w:rsidRPr="00C81BAD" w:rsidRDefault="005F1F37" w:rsidP="005F1F37">
      <w:pPr>
        <w:pStyle w:val="ad"/>
        <w:rPr>
          <w:rFonts w:hAnsi="宋体" w:cs="宋体"/>
        </w:rPr>
      </w:pPr>
      <w:r w:rsidRPr="00C81BAD">
        <w:rPr>
          <w:rFonts w:hAnsi="宋体" w:cs="宋体" w:hint="eastAsia"/>
        </w:rPr>
        <w:t xml:space="preserve">                &amp;&amp; size + cmax[step] &gt; this-&gt;size) {</w:t>
      </w:r>
    </w:p>
    <w:p w:rsidR="005F1F37" w:rsidRPr="00C81BAD" w:rsidRDefault="005F1F37" w:rsidP="005F1F37">
      <w:pPr>
        <w:pStyle w:val="ad"/>
        <w:rPr>
          <w:rFonts w:hAnsi="宋体" w:cs="宋体"/>
        </w:rPr>
      </w:pPr>
      <w:r w:rsidRPr="00C81BAD">
        <w:rPr>
          <w:rFonts w:hAnsi="宋体" w:cs="宋体" w:hint="eastAsia"/>
        </w:rPr>
        <w:t xml:space="preserve">            // the current node is in the clique</w:t>
      </w:r>
    </w:p>
    <w:p w:rsidR="005F1F37" w:rsidRPr="00C81BAD" w:rsidRDefault="005F1F37" w:rsidP="005F1F37">
      <w:pPr>
        <w:pStyle w:val="ad"/>
        <w:rPr>
          <w:rFonts w:hAnsi="宋体" w:cs="宋体"/>
        </w:rPr>
      </w:pPr>
      <w:r w:rsidRPr="00C81BAD">
        <w:rPr>
          <w:rFonts w:hAnsi="宋体" w:cs="宋体" w:hint="eastAsia"/>
        </w:rPr>
        <w:t xml:space="preserve">            if (search(step + 1, size + 1, next, cons | now)) return true;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 xml:space="preserve">    long long next = more &amp; ~now;</w:t>
      </w:r>
    </w:p>
    <w:p w:rsidR="005F1F37" w:rsidRPr="00C81BAD" w:rsidRDefault="005F1F37" w:rsidP="005F1F37">
      <w:pPr>
        <w:pStyle w:val="ad"/>
        <w:rPr>
          <w:rFonts w:hAnsi="宋体" w:cs="宋体"/>
        </w:rPr>
      </w:pPr>
      <w:r w:rsidRPr="00C81BAD">
        <w:rPr>
          <w:rFonts w:hAnsi="宋体" w:cs="宋体" w:hint="eastAsia"/>
        </w:rPr>
        <w:t xml:space="preserve">    if (size + bits[next &amp; MASK] + bits[(next &gt;&gt; 21) &amp; MASK] + bits[next &gt;&gt; 42]</w:t>
      </w:r>
    </w:p>
    <w:p w:rsidR="005F1F37" w:rsidRPr="00C81BAD" w:rsidRDefault="005F1F37" w:rsidP="005F1F37">
      <w:pPr>
        <w:pStyle w:val="ad"/>
        <w:rPr>
          <w:rFonts w:hAnsi="宋体" w:cs="宋体"/>
        </w:rPr>
      </w:pPr>
      <w:r w:rsidRPr="00C81BAD">
        <w:rPr>
          <w:rFonts w:hAnsi="宋体" w:cs="宋体" w:hint="eastAsia"/>
        </w:rPr>
        <w:t>&gt; this-&gt;size) {</w:t>
      </w:r>
    </w:p>
    <w:p w:rsidR="005F1F37" w:rsidRPr="00C81BAD" w:rsidRDefault="005F1F37" w:rsidP="005F1F37">
      <w:pPr>
        <w:pStyle w:val="ad"/>
        <w:rPr>
          <w:rFonts w:hAnsi="宋体" w:cs="宋体"/>
        </w:rPr>
      </w:pPr>
      <w:r w:rsidRPr="00C81BAD">
        <w:rPr>
          <w:rFonts w:hAnsi="宋体" w:cs="宋体" w:hint="eastAsia"/>
        </w:rPr>
        <w:t xml:space="preserve">        // the current node is not in the clique</w:t>
      </w:r>
    </w:p>
    <w:p w:rsidR="005F1F37" w:rsidRPr="00C81BAD" w:rsidRDefault="005F1F37" w:rsidP="005F1F37">
      <w:pPr>
        <w:pStyle w:val="ad"/>
        <w:rPr>
          <w:rFonts w:hAnsi="宋体" w:cs="宋体"/>
        </w:rPr>
      </w:pPr>
      <w:r w:rsidRPr="00C81BAD">
        <w:rPr>
          <w:rFonts w:hAnsi="宋体" w:cs="宋体" w:hint="eastAsia"/>
        </w:rPr>
        <w:t xml:space="preserve">        if (search(step + 1, size, next, cons)) return true;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false;</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solve maximum clique and return size</w:t>
      </w:r>
    </w:p>
    <w:p w:rsidR="005F1F37" w:rsidRPr="00C81BAD" w:rsidRDefault="005F1F37" w:rsidP="005F1F37">
      <w:pPr>
        <w:pStyle w:val="ad"/>
        <w:rPr>
          <w:rFonts w:hAnsi="宋体" w:cs="宋体"/>
        </w:rPr>
      </w:pPr>
      <w:r w:rsidRPr="00C81BAD">
        <w:rPr>
          <w:rFonts w:hAnsi="宋体" w:cs="宋体" w:hint="eastAsia"/>
        </w:rPr>
        <w:t>int clique::sizeClique(vector&lt;vector&lt;int&gt; &gt;&amp; mat) {</w:t>
      </w:r>
    </w:p>
    <w:p w:rsidR="005F1F37" w:rsidRPr="00C81BAD" w:rsidRDefault="005F1F37" w:rsidP="005F1F37">
      <w:pPr>
        <w:pStyle w:val="ad"/>
        <w:rPr>
          <w:rFonts w:hAnsi="宋体" w:cs="宋体"/>
        </w:rPr>
      </w:pPr>
      <w:r w:rsidRPr="00C81BAD">
        <w:rPr>
          <w:rFonts w:hAnsi="宋体" w:cs="宋体" w:hint="eastAsia"/>
        </w:rPr>
        <w:t xml:space="preserve">    n = mat.size();</w:t>
      </w:r>
    </w:p>
    <w:p w:rsidR="005F1F37" w:rsidRPr="00C81BAD" w:rsidRDefault="005F1F37" w:rsidP="005F1F37">
      <w:pPr>
        <w:pStyle w:val="ad"/>
        <w:rPr>
          <w:rFonts w:hAnsi="宋体" w:cs="宋体"/>
        </w:rPr>
      </w:pPr>
      <w:r w:rsidRPr="00C81BAD">
        <w:rPr>
          <w:rFonts w:hAnsi="宋体" w:cs="宋体" w:hint="eastAsia"/>
        </w:rPr>
        <w:t xml:space="preserve">    // generate mask vectors</w:t>
      </w:r>
    </w:p>
    <w:p w:rsidR="005F1F37" w:rsidRPr="00C81BAD" w:rsidRDefault="005F1F37" w:rsidP="005F1F37">
      <w:pPr>
        <w:pStyle w:val="ad"/>
        <w:rPr>
          <w:rFonts w:hAnsi="宋体" w:cs="宋体"/>
        </w:rPr>
      </w:pPr>
      <w:r w:rsidRPr="00C81BAD">
        <w:rPr>
          <w:rFonts w:hAnsi="宋体" w:cs="宋体" w:hint="eastAsia"/>
        </w:rPr>
        <w:t xml:space="preserve">    for (int i = 0; i &lt; n; ++i) {</w:t>
      </w:r>
    </w:p>
    <w:p w:rsidR="005F1F37" w:rsidRPr="00C81BAD" w:rsidRDefault="005F1F37" w:rsidP="005F1F37">
      <w:pPr>
        <w:pStyle w:val="ad"/>
        <w:rPr>
          <w:rFonts w:hAnsi="宋体" w:cs="宋体"/>
        </w:rPr>
      </w:pPr>
      <w:r w:rsidRPr="00C81BAD">
        <w:rPr>
          <w:rFonts w:hAnsi="宋体" w:cs="宋体" w:hint="eastAsia"/>
        </w:rPr>
        <w:t xml:space="preserve">        mask[i] = 0;</w:t>
      </w:r>
    </w:p>
    <w:p w:rsidR="005F1F37" w:rsidRPr="00C81BAD" w:rsidRDefault="005F1F37" w:rsidP="005F1F37">
      <w:pPr>
        <w:pStyle w:val="ad"/>
        <w:rPr>
          <w:rFonts w:hAnsi="宋体" w:cs="宋体"/>
        </w:rPr>
      </w:pPr>
      <w:r w:rsidRPr="00C81BAD">
        <w:rPr>
          <w:rFonts w:hAnsi="宋体" w:cs="宋体" w:hint="eastAsia"/>
        </w:rPr>
        <w:t xml:space="preserve">        for (int j = 0; j &lt; n; ++j) if (mat[i][j] &gt; 0) mask[i] |= ONE &lt;&lt; 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size = 0;</w:t>
      </w:r>
    </w:p>
    <w:p w:rsidR="005F1F37" w:rsidRPr="00C81BAD" w:rsidRDefault="005F1F37" w:rsidP="005F1F37">
      <w:pPr>
        <w:pStyle w:val="ad"/>
        <w:rPr>
          <w:rFonts w:hAnsi="宋体" w:cs="宋体"/>
        </w:rPr>
      </w:pPr>
      <w:r w:rsidRPr="00C81BAD">
        <w:rPr>
          <w:rFonts w:hAnsi="宋体" w:cs="宋体" w:hint="eastAsia"/>
        </w:rPr>
        <w:t xml:space="preserve">    for (int i = n - 1; i &gt;= 0; --i) {</w:t>
      </w:r>
    </w:p>
    <w:p w:rsidR="005F1F37" w:rsidRPr="00C81BAD" w:rsidRDefault="005F1F37" w:rsidP="005F1F37">
      <w:pPr>
        <w:pStyle w:val="ad"/>
        <w:rPr>
          <w:rFonts w:hAnsi="宋体" w:cs="宋体"/>
        </w:rPr>
      </w:pPr>
      <w:r w:rsidRPr="00C81BAD">
        <w:rPr>
          <w:rFonts w:hAnsi="宋体" w:cs="宋体" w:hint="eastAsia"/>
        </w:rPr>
        <w:t xml:space="preserve">        search(i + 1, 1, mask[i], ONE &lt;&lt; i);</w:t>
      </w:r>
    </w:p>
    <w:p w:rsidR="005F1F37" w:rsidRPr="00C81BAD" w:rsidRDefault="005F1F37" w:rsidP="005F1F37">
      <w:pPr>
        <w:pStyle w:val="ad"/>
        <w:rPr>
          <w:rFonts w:hAnsi="宋体" w:cs="宋体"/>
        </w:rPr>
      </w:pPr>
      <w:r w:rsidRPr="00C81BAD">
        <w:rPr>
          <w:rFonts w:hAnsi="宋体" w:cs="宋体" w:hint="eastAsia"/>
        </w:rPr>
        <w:t xml:space="preserve">       cmax[i] = size;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size;</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solve maximum clique and return constitution</w:t>
      </w:r>
    </w:p>
    <w:p w:rsidR="005F1F37" w:rsidRPr="00C81BAD" w:rsidRDefault="005F1F37" w:rsidP="005F1F37">
      <w:pPr>
        <w:pStyle w:val="ad"/>
        <w:rPr>
          <w:rFonts w:hAnsi="宋体" w:cs="宋体"/>
        </w:rPr>
      </w:pPr>
      <w:r w:rsidRPr="00C81BAD">
        <w:rPr>
          <w:rFonts w:hAnsi="宋体" w:cs="宋体" w:hint="eastAsia"/>
        </w:rPr>
        <w:t>// calls sizeClique and restore cons</w:t>
      </w:r>
    </w:p>
    <w:p w:rsidR="005F1F37" w:rsidRPr="00C81BAD" w:rsidRDefault="005F1F37" w:rsidP="005F1F37">
      <w:pPr>
        <w:pStyle w:val="ad"/>
        <w:rPr>
          <w:rFonts w:hAnsi="宋体" w:cs="宋体"/>
        </w:rPr>
      </w:pPr>
      <w:r w:rsidRPr="00C81BAD">
        <w:rPr>
          <w:rFonts w:hAnsi="宋体" w:cs="宋体" w:hint="eastAsia"/>
        </w:rPr>
        <w:t>vector&lt;int&gt; clique::consClique(vector&lt;vector&lt;int&gt; &gt;&amp; mat) {</w:t>
      </w:r>
    </w:p>
    <w:p w:rsidR="005F1F37" w:rsidRPr="00C81BAD" w:rsidRDefault="005F1F37" w:rsidP="005F1F37">
      <w:pPr>
        <w:pStyle w:val="ad"/>
        <w:rPr>
          <w:rFonts w:hAnsi="宋体" w:cs="宋体"/>
        </w:rPr>
      </w:pPr>
      <w:r w:rsidRPr="00C81BAD">
        <w:rPr>
          <w:rFonts w:hAnsi="宋体" w:cs="宋体" w:hint="eastAsia"/>
        </w:rPr>
        <w:t xml:space="preserve">    sizeClique(mat);</w:t>
      </w:r>
    </w:p>
    <w:p w:rsidR="005F1F37" w:rsidRPr="00C81BAD" w:rsidRDefault="005F1F37" w:rsidP="005F1F37">
      <w:pPr>
        <w:pStyle w:val="ad"/>
        <w:rPr>
          <w:rFonts w:hAnsi="宋体" w:cs="宋体"/>
        </w:rPr>
      </w:pPr>
      <w:r w:rsidRPr="00C81BAD">
        <w:rPr>
          <w:rFonts w:hAnsi="宋体" w:cs="宋体" w:hint="eastAsia"/>
        </w:rPr>
        <w:t xml:space="preserve">    vector&lt;int&gt; ret;</w:t>
      </w:r>
    </w:p>
    <w:p w:rsidR="005F1F37" w:rsidRPr="00C81BAD" w:rsidRDefault="005F1F37" w:rsidP="005F1F37">
      <w:pPr>
        <w:pStyle w:val="ad"/>
        <w:rPr>
          <w:rFonts w:hAnsi="宋体" w:cs="宋体"/>
        </w:rPr>
      </w:pPr>
      <w:r w:rsidRPr="00C81BAD">
        <w:rPr>
          <w:rFonts w:hAnsi="宋体" w:cs="宋体" w:hint="eastAsia"/>
        </w:rPr>
        <w:t xml:space="preserve">    for (int i = 0; i &lt; n; ++i) if ((cons &amp; (ONE &lt;&lt; i)) &gt; 0) ret.push_back(i);</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sz w:val="24"/>
          <w:szCs w:val="24"/>
        </w:rPr>
      </w:pPr>
      <w:r w:rsidRPr="00C81BAD">
        <w:rPr>
          <w:rFonts w:hAnsi="宋体" w:cs="宋体" w:hint="eastAsia"/>
          <w:b/>
          <w:sz w:val="24"/>
          <w:szCs w:val="24"/>
        </w:rPr>
        <w:t>7、图论—连通性</w:t>
      </w:r>
    </w:p>
    <w:p w:rsidR="005F1F37" w:rsidRPr="00C81BAD" w:rsidRDefault="005F1F37" w:rsidP="005F1F37">
      <w:pPr>
        <w:pStyle w:val="ad"/>
        <w:rPr>
          <w:rFonts w:hAnsi="宋体" w:cs="宋体"/>
          <w:b/>
        </w:rPr>
      </w:pPr>
      <w:r w:rsidRPr="00C81BAD">
        <w:rPr>
          <w:rFonts w:hAnsi="宋体" w:cs="宋体" w:hint="eastAsia"/>
          <w:b/>
        </w:rPr>
        <w:t>7.1 无向图关键点(dfs邻接阵)</w:t>
      </w:r>
    </w:p>
    <w:p w:rsidR="005F1F37" w:rsidRPr="00C81BAD" w:rsidRDefault="005F1F37" w:rsidP="005F1F37">
      <w:pPr>
        <w:pStyle w:val="ad"/>
        <w:rPr>
          <w:rFonts w:hAnsi="宋体" w:cs="宋体"/>
        </w:rPr>
      </w:pPr>
      <w:r w:rsidRPr="00C81BAD">
        <w:rPr>
          <w:rFonts w:hAnsi="宋体" w:cs="宋体" w:hint="eastAsia"/>
        </w:rPr>
        <w:t>//无向图的关键点,dfs邻接阵形式,O(n^2)</w:t>
      </w:r>
    </w:p>
    <w:p w:rsidR="005F1F37" w:rsidRPr="00C81BAD" w:rsidRDefault="005F1F37" w:rsidP="005F1F37">
      <w:pPr>
        <w:pStyle w:val="ad"/>
        <w:rPr>
          <w:rFonts w:hAnsi="宋体" w:cs="宋体"/>
        </w:rPr>
      </w:pPr>
      <w:r w:rsidRPr="00C81BAD">
        <w:rPr>
          <w:rFonts w:hAnsi="宋体" w:cs="宋体" w:hint="eastAsia"/>
        </w:rPr>
        <w:t>//返回关键点个数,key[]返回点集</w:t>
      </w:r>
    </w:p>
    <w:p w:rsidR="005F1F37" w:rsidRPr="00C81BAD" w:rsidRDefault="005F1F37" w:rsidP="005F1F37">
      <w:pPr>
        <w:pStyle w:val="ad"/>
        <w:rPr>
          <w:rFonts w:hAnsi="宋体" w:cs="宋体"/>
        </w:rPr>
      </w:pPr>
      <w:r w:rsidRPr="00C81BAD">
        <w:rPr>
          <w:rFonts w:hAnsi="宋体" w:cs="宋体" w:hint="eastAsia"/>
        </w:rPr>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#define MAXN 110</w:t>
      </w:r>
    </w:p>
    <w:p w:rsidR="005F1F37" w:rsidRPr="00C81BAD" w:rsidRDefault="005F1F37" w:rsidP="005F1F37">
      <w:pPr>
        <w:pStyle w:val="ad"/>
        <w:rPr>
          <w:rFonts w:hAnsi="宋体" w:cs="宋体"/>
        </w:rPr>
      </w:pPr>
      <w:r w:rsidRPr="00C81BAD">
        <w:rPr>
          <w:rFonts w:hAnsi="宋体" w:cs="宋体" w:hint="eastAsia"/>
        </w:rPr>
        <w:t>void search(int n,int mat[][MAXN],int* dfn,int* low,int now,int&amp; ret,int* key,int&amp; cnt,int root,int&amp; rd,int* bb){</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lastRenderedPageBreak/>
        <w:t xml:space="preserve">       dfn[now]=low[now]=++cnt;</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(mat[now][i]){</w:t>
      </w:r>
    </w:p>
    <w:p w:rsidR="005F1F37" w:rsidRPr="00C81BAD" w:rsidRDefault="005F1F37" w:rsidP="005F1F37">
      <w:pPr>
        <w:pStyle w:val="ad"/>
        <w:rPr>
          <w:rFonts w:hAnsi="宋体" w:cs="宋体"/>
        </w:rPr>
      </w:pPr>
      <w:r w:rsidRPr="00C81BAD">
        <w:rPr>
          <w:rFonts w:hAnsi="宋体" w:cs="宋体" w:hint="eastAsia"/>
        </w:rPr>
        <w:t xml:space="preserve">                     if (!dfn[i]){</w:t>
      </w:r>
    </w:p>
    <w:p w:rsidR="005F1F37" w:rsidRPr="00C81BAD" w:rsidRDefault="005F1F37" w:rsidP="005F1F37">
      <w:pPr>
        <w:pStyle w:val="ad"/>
        <w:rPr>
          <w:rFonts w:hAnsi="宋体" w:cs="宋体"/>
        </w:rPr>
      </w:pPr>
      <w:r w:rsidRPr="00C81BAD">
        <w:rPr>
          <w:rFonts w:hAnsi="宋体" w:cs="宋体" w:hint="eastAsia"/>
        </w:rPr>
        <w:t xml:space="preserve">                            search(n,mat,dfn,low,i,ret,key,cnt,root,rd,bb);</w:t>
      </w:r>
    </w:p>
    <w:p w:rsidR="005F1F37" w:rsidRPr="00C81BAD" w:rsidRDefault="005F1F37" w:rsidP="005F1F37">
      <w:pPr>
        <w:pStyle w:val="ad"/>
        <w:rPr>
          <w:rFonts w:hAnsi="宋体" w:cs="宋体"/>
        </w:rPr>
      </w:pPr>
      <w:r w:rsidRPr="00C81BAD">
        <w:rPr>
          <w:rFonts w:hAnsi="宋体" w:cs="宋体" w:hint="eastAsia"/>
        </w:rPr>
        <w:t xml:space="preserve">                            if (low[i]&lt;low[now])</w:t>
      </w:r>
    </w:p>
    <w:p w:rsidR="005F1F37" w:rsidRPr="00C81BAD" w:rsidRDefault="005F1F37" w:rsidP="005F1F37">
      <w:pPr>
        <w:pStyle w:val="ad"/>
        <w:rPr>
          <w:rFonts w:hAnsi="宋体" w:cs="宋体"/>
        </w:rPr>
      </w:pPr>
      <w:r w:rsidRPr="00C81BAD">
        <w:rPr>
          <w:rFonts w:hAnsi="宋体" w:cs="宋体" w:hint="eastAsia"/>
        </w:rPr>
        <w:t xml:space="preserve">                                   low[now]=low[i];</w:t>
      </w:r>
    </w:p>
    <w:p w:rsidR="005F1F37" w:rsidRPr="00C81BAD" w:rsidRDefault="005F1F37" w:rsidP="005F1F37">
      <w:pPr>
        <w:pStyle w:val="ad"/>
        <w:rPr>
          <w:rFonts w:hAnsi="宋体" w:cs="宋体"/>
        </w:rPr>
      </w:pPr>
      <w:r w:rsidRPr="00C81BAD">
        <w:rPr>
          <w:rFonts w:hAnsi="宋体" w:cs="宋体" w:hint="eastAsia"/>
        </w:rPr>
        <w:t xml:space="preserve">                            if (low[i]&gt;=dfn[now]){</w:t>
      </w:r>
    </w:p>
    <w:p w:rsidR="005F1F37" w:rsidRPr="00C81BAD" w:rsidRDefault="005F1F37" w:rsidP="005F1F37">
      <w:pPr>
        <w:pStyle w:val="ad"/>
        <w:rPr>
          <w:rFonts w:hAnsi="宋体" w:cs="宋体"/>
        </w:rPr>
      </w:pPr>
      <w:r w:rsidRPr="00C81BAD">
        <w:rPr>
          <w:rFonts w:hAnsi="宋体" w:cs="宋体" w:hint="eastAsia"/>
        </w:rPr>
        <w:t xml:space="preserve">                                   if (now!=root&amp;&amp;!bb[now])</w:t>
      </w:r>
    </w:p>
    <w:p w:rsidR="005F1F37" w:rsidRPr="00C81BAD" w:rsidRDefault="005F1F37" w:rsidP="005F1F37">
      <w:pPr>
        <w:pStyle w:val="ad"/>
        <w:rPr>
          <w:rFonts w:hAnsi="宋体" w:cs="宋体"/>
        </w:rPr>
      </w:pPr>
      <w:r w:rsidRPr="00C81BAD">
        <w:rPr>
          <w:rFonts w:hAnsi="宋体" w:cs="宋体" w:hint="eastAsia"/>
        </w:rPr>
        <w:t xml:space="preserve">                                          key[ret++]=now,bb[now]=1;</w:t>
      </w:r>
    </w:p>
    <w:p w:rsidR="005F1F37" w:rsidRPr="00C81BAD" w:rsidRDefault="005F1F37" w:rsidP="005F1F37">
      <w:pPr>
        <w:pStyle w:val="ad"/>
        <w:rPr>
          <w:rFonts w:hAnsi="宋体" w:cs="宋体"/>
        </w:rPr>
      </w:pPr>
      <w:r w:rsidRPr="00C81BAD">
        <w:rPr>
          <w:rFonts w:hAnsi="宋体" w:cs="宋体" w:hint="eastAsia"/>
        </w:rPr>
        <w:t xml:space="preserve">                                   else if(now==root)</w:t>
      </w:r>
    </w:p>
    <w:p w:rsidR="005F1F37" w:rsidRPr="00C81BAD" w:rsidRDefault="005F1F37" w:rsidP="005F1F37">
      <w:pPr>
        <w:pStyle w:val="ad"/>
        <w:rPr>
          <w:rFonts w:hAnsi="宋体" w:cs="宋体"/>
        </w:rPr>
      </w:pPr>
      <w:r w:rsidRPr="00C81BAD">
        <w:rPr>
          <w:rFonts w:hAnsi="宋体" w:cs="宋体" w:hint="eastAsia"/>
        </w:rPr>
        <w:t xml:space="preserve">                                          rd++;</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else if (dfn[i]&lt;low[now])</w:t>
      </w:r>
    </w:p>
    <w:p w:rsidR="005F1F37" w:rsidRPr="00C81BAD" w:rsidRDefault="005F1F37" w:rsidP="005F1F37">
      <w:pPr>
        <w:pStyle w:val="ad"/>
        <w:rPr>
          <w:rFonts w:hAnsi="宋体" w:cs="宋体"/>
        </w:rPr>
      </w:pPr>
      <w:r w:rsidRPr="00C81BAD">
        <w:rPr>
          <w:rFonts w:hAnsi="宋体" w:cs="宋体" w:hint="eastAsia"/>
        </w:rPr>
        <w:t xml:space="preserve">                            low[now]=dfn[i];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key_vertex(int n,int mat[][MAXN],int* key){</w:t>
      </w:r>
    </w:p>
    <w:p w:rsidR="005F1F37" w:rsidRPr="00C81BAD" w:rsidRDefault="005F1F37" w:rsidP="005F1F37">
      <w:pPr>
        <w:pStyle w:val="ad"/>
        <w:rPr>
          <w:rFonts w:hAnsi="宋体" w:cs="宋体"/>
        </w:rPr>
      </w:pPr>
      <w:r w:rsidRPr="00C81BAD">
        <w:rPr>
          <w:rFonts w:hAnsi="宋体" w:cs="宋体" w:hint="eastAsia"/>
        </w:rPr>
        <w:t xml:space="preserve">       int ret=0,i,cnt,rd,dfn[MAXN],low[MAXN],bb[MAXN];</w:t>
      </w:r>
    </w:p>
    <w:p w:rsidR="005F1F37" w:rsidRPr="00C81BAD" w:rsidRDefault="005F1F37" w:rsidP="005F1F37">
      <w:pPr>
        <w:pStyle w:val="ad"/>
        <w:rPr>
          <w:rFonts w:hAnsi="宋体" w:cs="宋体"/>
        </w:rPr>
      </w:pPr>
      <w:r w:rsidRPr="00C81BAD">
        <w:rPr>
          <w:rFonts w:hAnsi="宋体" w:cs="宋体" w:hint="eastAsia"/>
        </w:rPr>
        <w:t xml:space="preserve">       for (i=0;i&lt;n;dfn[i++]=bb[i]=0);</w:t>
      </w:r>
    </w:p>
    <w:p w:rsidR="005F1F37" w:rsidRPr="00C81BAD" w:rsidRDefault="005F1F37" w:rsidP="005F1F37">
      <w:pPr>
        <w:pStyle w:val="ad"/>
        <w:rPr>
          <w:rFonts w:hAnsi="宋体" w:cs="宋体"/>
        </w:rPr>
      </w:pPr>
      <w:r w:rsidRPr="00C81BAD">
        <w:rPr>
          <w:rFonts w:hAnsi="宋体" w:cs="宋体" w:hint="eastAsia"/>
        </w:rPr>
        <w:t xml:space="preserve">       for (cnt=i=0;i&lt;n;i++)</w:t>
      </w:r>
    </w:p>
    <w:p w:rsidR="005F1F37" w:rsidRPr="00C81BAD" w:rsidRDefault="005F1F37" w:rsidP="005F1F37">
      <w:pPr>
        <w:pStyle w:val="ad"/>
        <w:rPr>
          <w:rFonts w:hAnsi="宋体" w:cs="宋体"/>
        </w:rPr>
      </w:pPr>
      <w:r w:rsidRPr="00C81BAD">
        <w:rPr>
          <w:rFonts w:hAnsi="宋体" w:cs="宋体" w:hint="eastAsia"/>
        </w:rPr>
        <w:t xml:space="preserve">              if (!dfn[i]){</w:t>
      </w:r>
    </w:p>
    <w:p w:rsidR="005F1F37" w:rsidRPr="00C81BAD" w:rsidRDefault="005F1F37" w:rsidP="005F1F37">
      <w:pPr>
        <w:pStyle w:val="ad"/>
        <w:rPr>
          <w:rFonts w:hAnsi="宋体" w:cs="宋体"/>
        </w:rPr>
      </w:pPr>
      <w:r w:rsidRPr="00C81BAD">
        <w:rPr>
          <w:rFonts w:hAnsi="宋体" w:cs="宋体" w:hint="eastAsia"/>
        </w:rPr>
        <w:t xml:space="preserve">                     rd=0;</w:t>
      </w:r>
    </w:p>
    <w:p w:rsidR="005F1F37" w:rsidRPr="00C81BAD" w:rsidRDefault="005F1F37" w:rsidP="005F1F37">
      <w:pPr>
        <w:pStyle w:val="ad"/>
        <w:rPr>
          <w:rFonts w:hAnsi="宋体" w:cs="宋体"/>
        </w:rPr>
      </w:pPr>
      <w:r w:rsidRPr="00C81BAD">
        <w:rPr>
          <w:rFonts w:hAnsi="宋体" w:cs="宋体" w:hint="eastAsia"/>
        </w:rPr>
        <w:t xml:space="preserve">                     search(n,mat,dfn,low,i,ret,key,cnt,i,rd,bb);</w:t>
      </w:r>
    </w:p>
    <w:p w:rsidR="005F1F37" w:rsidRPr="00C81BAD" w:rsidRDefault="005F1F37" w:rsidP="005F1F37">
      <w:pPr>
        <w:pStyle w:val="ad"/>
        <w:rPr>
          <w:rFonts w:hAnsi="宋体" w:cs="宋体"/>
        </w:rPr>
      </w:pPr>
      <w:r w:rsidRPr="00C81BAD">
        <w:rPr>
          <w:rFonts w:hAnsi="宋体" w:cs="宋体" w:hint="eastAsia"/>
        </w:rPr>
        <w:t xml:space="preserve">                     if (rd&gt;1&amp;&amp;!bb[i])</w:t>
      </w:r>
    </w:p>
    <w:p w:rsidR="005F1F37" w:rsidRPr="00C81BAD" w:rsidRDefault="005F1F37" w:rsidP="005F1F37">
      <w:pPr>
        <w:pStyle w:val="ad"/>
        <w:rPr>
          <w:rFonts w:hAnsi="宋体" w:cs="宋体"/>
        </w:rPr>
      </w:pPr>
      <w:r w:rsidRPr="00C81BAD">
        <w:rPr>
          <w:rFonts w:hAnsi="宋体" w:cs="宋体" w:hint="eastAsia"/>
        </w:rPr>
        <w:t xml:space="preserve">                            key[ret++]=i,bb[i]=1;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7.2 无向图关键边(dfs邻接阵)</w:t>
      </w:r>
    </w:p>
    <w:p w:rsidR="005F1F37" w:rsidRPr="00C81BAD" w:rsidRDefault="005F1F37" w:rsidP="005F1F37">
      <w:pPr>
        <w:pStyle w:val="ad"/>
        <w:rPr>
          <w:rFonts w:hAnsi="宋体" w:cs="宋体"/>
        </w:rPr>
      </w:pPr>
      <w:r w:rsidRPr="00C81BAD">
        <w:rPr>
          <w:rFonts w:hAnsi="宋体" w:cs="宋体" w:hint="eastAsia"/>
        </w:rPr>
        <w:t>//无向图的关键边,dfs邻接阵形式,O(n^2)</w:t>
      </w:r>
    </w:p>
    <w:p w:rsidR="005F1F37" w:rsidRPr="00C81BAD" w:rsidRDefault="005F1F37" w:rsidP="005F1F37">
      <w:pPr>
        <w:pStyle w:val="ad"/>
        <w:rPr>
          <w:rFonts w:hAnsi="宋体" w:cs="宋体"/>
        </w:rPr>
      </w:pPr>
      <w:r w:rsidRPr="00C81BAD">
        <w:rPr>
          <w:rFonts w:hAnsi="宋体" w:cs="宋体" w:hint="eastAsia"/>
        </w:rPr>
        <w:t>//返回关键边条数,key[][2]返回边集</w:t>
      </w:r>
    </w:p>
    <w:p w:rsidR="005F1F37" w:rsidRPr="00C81BAD" w:rsidRDefault="005F1F37" w:rsidP="005F1F37">
      <w:pPr>
        <w:pStyle w:val="ad"/>
        <w:rPr>
          <w:rFonts w:hAnsi="宋体" w:cs="宋体"/>
        </w:rPr>
      </w:pPr>
      <w:r w:rsidRPr="00C81BAD">
        <w:rPr>
          <w:rFonts w:hAnsi="宋体" w:cs="宋体" w:hint="eastAsia"/>
        </w:rPr>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void search(int n,int mat[][MAXN],int* dfn,int* low,int now,int&amp; cnt,int key[][2]){</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(low[now]=dfn[now],i=0;i&lt;n;i++)</w:t>
      </w:r>
    </w:p>
    <w:p w:rsidR="005F1F37" w:rsidRPr="00C81BAD" w:rsidRDefault="005F1F37" w:rsidP="005F1F37">
      <w:pPr>
        <w:pStyle w:val="ad"/>
        <w:rPr>
          <w:rFonts w:hAnsi="宋体" w:cs="宋体"/>
        </w:rPr>
      </w:pPr>
      <w:r w:rsidRPr="00C81BAD">
        <w:rPr>
          <w:rFonts w:hAnsi="宋体" w:cs="宋体" w:hint="eastAsia"/>
        </w:rPr>
        <w:t xml:space="preserve">              if (mat[now][i]){</w:t>
      </w:r>
    </w:p>
    <w:p w:rsidR="005F1F37" w:rsidRPr="00C81BAD" w:rsidRDefault="005F1F37" w:rsidP="005F1F37">
      <w:pPr>
        <w:pStyle w:val="ad"/>
        <w:rPr>
          <w:rFonts w:hAnsi="宋体" w:cs="宋体"/>
        </w:rPr>
      </w:pPr>
      <w:r w:rsidRPr="00C81BAD">
        <w:rPr>
          <w:rFonts w:hAnsi="宋体" w:cs="宋体" w:hint="eastAsia"/>
        </w:rPr>
        <w:t xml:space="preserve">                     if (!dfn[i]){</w:t>
      </w:r>
    </w:p>
    <w:p w:rsidR="005F1F37" w:rsidRPr="00C81BAD" w:rsidRDefault="005F1F37" w:rsidP="005F1F37">
      <w:pPr>
        <w:pStyle w:val="ad"/>
        <w:rPr>
          <w:rFonts w:hAnsi="宋体" w:cs="宋体"/>
        </w:rPr>
      </w:pPr>
      <w:r w:rsidRPr="00C81BAD">
        <w:rPr>
          <w:rFonts w:hAnsi="宋体" w:cs="宋体" w:hint="eastAsia"/>
        </w:rPr>
        <w:t xml:space="preserve">                            dfn[i]=dfn[now]+1;</w:t>
      </w:r>
    </w:p>
    <w:p w:rsidR="005F1F37" w:rsidRPr="00C81BAD" w:rsidRDefault="005F1F37" w:rsidP="005F1F37">
      <w:pPr>
        <w:pStyle w:val="ad"/>
        <w:rPr>
          <w:rFonts w:hAnsi="宋体" w:cs="宋体"/>
        </w:rPr>
      </w:pPr>
      <w:r w:rsidRPr="00C81BAD">
        <w:rPr>
          <w:rFonts w:hAnsi="宋体" w:cs="宋体" w:hint="eastAsia"/>
        </w:rPr>
        <w:t xml:space="preserve">                            search(n,mat,dfn,low,i,cnt,key);</w:t>
      </w:r>
    </w:p>
    <w:p w:rsidR="005F1F37" w:rsidRPr="00C81BAD" w:rsidRDefault="005F1F37" w:rsidP="005F1F37">
      <w:pPr>
        <w:pStyle w:val="ad"/>
        <w:rPr>
          <w:rFonts w:hAnsi="宋体" w:cs="宋体"/>
        </w:rPr>
      </w:pPr>
      <w:r w:rsidRPr="00C81BAD">
        <w:rPr>
          <w:rFonts w:hAnsi="宋体" w:cs="宋体" w:hint="eastAsia"/>
        </w:rPr>
        <w:lastRenderedPageBreak/>
        <w:t xml:space="preserve">                            if (low[i]&gt;dfn[now])</w:t>
      </w:r>
    </w:p>
    <w:p w:rsidR="005F1F37" w:rsidRPr="00C81BAD" w:rsidRDefault="005F1F37" w:rsidP="005F1F37">
      <w:pPr>
        <w:pStyle w:val="ad"/>
        <w:rPr>
          <w:rFonts w:hAnsi="宋体" w:cs="宋体"/>
        </w:rPr>
      </w:pPr>
      <w:r w:rsidRPr="00C81BAD">
        <w:rPr>
          <w:rFonts w:hAnsi="宋体" w:cs="宋体" w:hint="eastAsia"/>
        </w:rPr>
        <w:t xml:space="preserve">                                   key[cnt][0]=i,key[cnt++][1]=now;</w:t>
      </w:r>
    </w:p>
    <w:p w:rsidR="005F1F37" w:rsidRPr="00C81BAD" w:rsidRDefault="005F1F37" w:rsidP="005F1F37">
      <w:pPr>
        <w:pStyle w:val="ad"/>
        <w:rPr>
          <w:rFonts w:hAnsi="宋体" w:cs="宋体"/>
        </w:rPr>
      </w:pPr>
      <w:r w:rsidRPr="00C81BAD">
        <w:rPr>
          <w:rFonts w:hAnsi="宋体" w:cs="宋体" w:hint="eastAsia"/>
        </w:rPr>
        <w:t xml:space="preserve">                            if (low[i]&lt;low[now])</w:t>
      </w:r>
    </w:p>
    <w:p w:rsidR="005F1F37" w:rsidRPr="00C81BAD" w:rsidRDefault="005F1F37" w:rsidP="005F1F37">
      <w:pPr>
        <w:pStyle w:val="ad"/>
        <w:rPr>
          <w:rFonts w:hAnsi="宋体" w:cs="宋体"/>
        </w:rPr>
      </w:pPr>
      <w:r w:rsidRPr="00C81BAD">
        <w:rPr>
          <w:rFonts w:hAnsi="宋体" w:cs="宋体" w:hint="eastAsia"/>
        </w:rPr>
        <w:t xml:space="preserve">                                   low[now]=low[i];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else if (dfn[i]&lt;dfn[now]-1&amp;&amp;dfn[i]&lt;low[now])</w:t>
      </w:r>
    </w:p>
    <w:p w:rsidR="005F1F37" w:rsidRPr="00C81BAD" w:rsidRDefault="005F1F37" w:rsidP="005F1F37">
      <w:pPr>
        <w:pStyle w:val="ad"/>
        <w:rPr>
          <w:rFonts w:hAnsi="宋体" w:cs="宋体"/>
        </w:rPr>
      </w:pPr>
      <w:r w:rsidRPr="00C81BAD">
        <w:rPr>
          <w:rFonts w:hAnsi="宋体" w:cs="宋体" w:hint="eastAsia"/>
        </w:rPr>
        <w:t xml:space="preserve">                            low[now]=lev[i];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key_edge(int n,int mat[][MAXN],int key[][2]){</w:t>
      </w:r>
    </w:p>
    <w:p w:rsidR="005F1F37" w:rsidRPr="00C81BAD" w:rsidRDefault="005F1F37" w:rsidP="005F1F37">
      <w:pPr>
        <w:pStyle w:val="ad"/>
        <w:rPr>
          <w:rFonts w:hAnsi="宋体" w:cs="宋体"/>
        </w:rPr>
      </w:pPr>
      <w:r w:rsidRPr="00C81BAD">
        <w:rPr>
          <w:rFonts w:hAnsi="宋体" w:cs="宋体" w:hint="eastAsia"/>
        </w:rPr>
        <w:t xml:space="preserve">       int ret=0,i,dfn[MAXN],low[MAXN];</w:t>
      </w:r>
    </w:p>
    <w:p w:rsidR="005F1F37" w:rsidRPr="00C81BAD" w:rsidRDefault="005F1F37" w:rsidP="005F1F37">
      <w:pPr>
        <w:pStyle w:val="ad"/>
        <w:rPr>
          <w:rFonts w:hAnsi="宋体" w:cs="宋体"/>
        </w:rPr>
      </w:pPr>
      <w:r w:rsidRPr="00C81BAD">
        <w:rPr>
          <w:rFonts w:hAnsi="宋体" w:cs="宋体" w:hint="eastAsia"/>
        </w:rPr>
        <w:t xml:space="preserve">       for (i=0;i&lt;n;dfn[i++]=0);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(!dfn[i])</w:t>
      </w:r>
    </w:p>
    <w:p w:rsidR="005F1F37" w:rsidRPr="00C81BAD" w:rsidRDefault="005F1F37" w:rsidP="005F1F37">
      <w:pPr>
        <w:pStyle w:val="ad"/>
        <w:rPr>
          <w:rFonts w:hAnsi="宋体" w:cs="宋体"/>
        </w:rPr>
      </w:pPr>
      <w:r w:rsidRPr="00C81BAD">
        <w:rPr>
          <w:rFonts w:hAnsi="宋体" w:cs="宋体" w:hint="eastAsia"/>
        </w:rPr>
        <w:t xml:space="preserve">                     dfn[i]=1,bridge(n,mat,dfn,low,i,ret,key);</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7.3 无向图的块(bfs邻接阵)</w:t>
      </w:r>
    </w:p>
    <w:p w:rsidR="005F1F37" w:rsidRPr="00C81BAD" w:rsidRDefault="005F1F37" w:rsidP="005F1F37">
      <w:pPr>
        <w:pStyle w:val="ad"/>
        <w:rPr>
          <w:rFonts w:hAnsi="宋体" w:cs="宋体"/>
        </w:rPr>
      </w:pPr>
      <w:r w:rsidRPr="00C81BAD">
        <w:rPr>
          <w:rFonts w:hAnsi="宋体" w:cs="宋体" w:hint="eastAsia"/>
        </w:rPr>
        <w:t>//无向图的块,dfs邻接阵形式,O(n^2)</w:t>
      </w:r>
    </w:p>
    <w:p w:rsidR="005F1F37" w:rsidRPr="00C81BAD" w:rsidRDefault="005F1F37" w:rsidP="005F1F37">
      <w:pPr>
        <w:pStyle w:val="ad"/>
        <w:rPr>
          <w:rFonts w:hAnsi="宋体" w:cs="宋体"/>
        </w:rPr>
      </w:pPr>
      <w:r w:rsidRPr="00C81BAD">
        <w:rPr>
          <w:rFonts w:hAnsi="宋体" w:cs="宋体" w:hint="eastAsia"/>
        </w:rPr>
        <w:t>//每产生一个块调用dummy</w:t>
      </w:r>
    </w:p>
    <w:p w:rsidR="005F1F37" w:rsidRPr="00C81BAD" w:rsidRDefault="005F1F37" w:rsidP="005F1F37">
      <w:pPr>
        <w:pStyle w:val="ad"/>
        <w:rPr>
          <w:rFonts w:hAnsi="宋体" w:cs="宋体"/>
        </w:rPr>
      </w:pPr>
      <w:r w:rsidRPr="00C81BAD">
        <w:rPr>
          <w:rFonts w:hAnsi="宋体" w:cs="宋体" w:hint="eastAsia"/>
        </w:rPr>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#include &lt;iostream.h&gt;</w:t>
      </w:r>
    </w:p>
    <w:p w:rsidR="005F1F37" w:rsidRPr="00C81BAD" w:rsidRDefault="005F1F37" w:rsidP="005F1F37">
      <w:pPr>
        <w:pStyle w:val="ad"/>
        <w:rPr>
          <w:rFonts w:hAnsi="宋体" w:cs="宋体"/>
        </w:rPr>
      </w:pPr>
      <w:r w:rsidRPr="00C81BAD">
        <w:rPr>
          <w:rFonts w:hAnsi="宋体" w:cs="宋体" w:hint="eastAsia"/>
        </w:rPr>
        <w:t>void dummy(int n,int* a){</w:t>
      </w:r>
    </w:p>
    <w:p w:rsidR="005F1F37" w:rsidRPr="00C81BAD" w:rsidRDefault="005F1F37" w:rsidP="005F1F37">
      <w:pPr>
        <w:pStyle w:val="ad"/>
        <w:rPr>
          <w:rFonts w:hAnsi="宋体" w:cs="宋体"/>
        </w:rPr>
      </w:pPr>
      <w:r w:rsidRPr="00C81BAD">
        <w:rPr>
          <w:rFonts w:hAnsi="宋体" w:cs="宋体" w:hint="eastAsia"/>
        </w:rPr>
        <w:t xml:space="preserve">      for (int i=0;i&lt;n;i++)</w:t>
      </w:r>
    </w:p>
    <w:p w:rsidR="005F1F37" w:rsidRPr="00C81BAD" w:rsidRDefault="005F1F37" w:rsidP="005F1F37">
      <w:pPr>
        <w:pStyle w:val="ad"/>
        <w:rPr>
          <w:rFonts w:hAnsi="宋体" w:cs="宋体"/>
        </w:rPr>
      </w:pPr>
      <w:r w:rsidRPr="00C81BAD">
        <w:rPr>
          <w:rFonts w:hAnsi="宋体" w:cs="宋体" w:hint="eastAsia"/>
        </w:rPr>
        <w:t xml:space="preserve">              cout&lt;&lt;a[i]&lt;&lt;' ';</w:t>
      </w:r>
    </w:p>
    <w:p w:rsidR="005F1F37" w:rsidRPr="00C81BAD" w:rsidRDefault="005F1F37" w:rsidP="005F1F37">
      <w:pPr>
        <w:pStyle w:val="ad"/>
        <w:rPr>
          <w:rFonts w:hAnsi="宋体" w:cs="宋体"/>
        </w:rPr>
      </w:pPr>
      <w:r w:rsidRPr="00C81BAD">
        <w:rPr>
          <w:rFonts w:hAnsi="宋体" w:cs="宋体" w:hint="eastAsia"/>
        </w:rPr>
        <w:t xml:space="preserve">       cout&lt;&lt;endl;</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search(int n,int mat[][MAXN],int* dfn,int* low,int now,int&amp; cnt,int* st,int&amp; sp){</w:t>
      </w:r>
    </w:p>
    <w:p w:rsidR="005F1F37" w:rsidRPr="00C81BAD" w:rsidRDefault="005F1F37" w:rsidP="005F1F37">
      <w:pPr>
        <w:pStyle w:val="ad"/>
        <w:rPr>
          <w:rFonts w:hAnsi="宋体" w:cs="宋体"/>
        </w:rPr>
      </w:pPr>
      <w:r w:rsidRPr="00C81BAD">
        <w:rPr>
          <w:rFonts w:hAnsi="宋体" w:cs="宋体" w:hint="eastAsia"/>
        </w:rPr>
        <w:t xml:space="preserve">       int i,m,a[MAXN];</w:t>
      </w:r>
    </w:p>
    <w:p w:rsidR="005F1F37" w:rsidRPr="00C81BAD" w:rsidRDefault="005F1F37" w:rsidP="005F1F37">
      <w:pPr>
        <w:pStyle w:val="ad"/>
        <w:rPr>
          <w:rFonts w:hAnsi="宋体" w:cs="宋体"/>
        </w:rPr>
      </w:pPr>
      <w:r w:rsidRPr="00C81BAD">
        <w:rPr>
          <w:rFonts w:hAnsi="宋体" w:cs="宋体" w:hint="eastAsia"/>
        </w:rPr>
        <w:t xml:space="preserve">       dfn[st[sp++]=now]=low[now]=++cnt;</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(mat[now][i]){</w:t>
      </w:r>
    </w:p>
    <w:p w:rsidR="005F1F37" w:rsidRPr="00C81BAD" w:rsidRDefault="005F1F37" w:rsidP="005F1F37">
      <w:pPr>
        <w:pStyle w:val="ad"/>
        <w:rPr>
          <w:rFonts w:hAnsi="宋体" w:cs="宋体"/>
        </w:rPr>
      </w:pPr>
      <w:r w:rsidRPr="00C81BAD">
        <w:rPr>
          <w:rFonts w:hAnsi="宋体" w:cs="宋体" w:hint="eastAsia"/>
        </w:rPr>
        <w:t xml:space="preserve">                     if (!dfn[i]){</w:t>
      </w:r>
    </w:p>
    <w:p w:rsidR="005F1F37" w:rsidRPr="00C81BAD" w:rsidRDefault="005F1F37" w:rsidP="005F1F37">
      <w:pPr>
        <w:pStyle w:val="ad"/>
        <w:rPr>
          <w:rFonts w:hAnsi="宋体" w:cs="宋体"/>
        </w:rPr>
      </w:pPr>
      <w:r w:rsidRPr="00C81BAD">
        <w:rPr>
          <w:rFonts w:hAnsi="宋体" w:cs="宋体" w:hint="eastAsia"/>
        </w:rPr>
        <w:t xml:space="preserve">                            search(n,mat,dfn,low,i,cnt,st,sp);</w:t>
      </w:r>
    </w:p>
    <w:p w:rsidR="005F1F37" w:rsidRPr="00C81BAD" w:rsidRDefault="005F1F37" w:rsidP="005F1F37">
      <w:pPr>
        <w:pStyle w:val="ad"/>
        <w:rPr>
          <w:rFonts w:hAnsi="宋体" w:cs="宋体"/>
        </w:rPr>
      </w:pPr>
      <w:r w:rsidRPr="00C81BAD">
        <w:rPr>
          <w:rFonts w:hAnsi="宋体" w:cs="宋体" w:hint="eastAsia"/>
        </w:rPr>
        <w:t xml:space="preserve">                            if (low[i]&lt;low[now])</w:t>
      </w:r>
    </w:p>
    <w:p w:rsidR="005F1F37" w:rsidRPr="00C81BAD" w:rsidRDefault="005F1F37" w:rsidP="005F1F37">
      <w:pPr>
        <w:pStyle w:val="ad"/>
        <w:rPr>
          <w:rFonts w:hAnsi="宋体" w:cs="宋体"/>
        </w:rPr>
      </w:pPr>
      <w:r w:rsidRPr="00C81BAD">
        <w:rPr>
          <w:rFonts w:hAnsi="宋体" w:cs="宋体" w:hint="eastAsia"/>
        </w:rPr>
        <w:t xml:space="preserve">                                   low[now]=low[i];</w:t>
      </w:r>
    </w:p>
    <w:p w:rsidR="005F1F37" w:rsidRPr="00C81BAD" w:rsidRDefault="005F1F37" w:rsidP="005F1F37">
      <w:pPr>
        <w:pStyle w:val="ad"/>
        <w:rPr>
          <w:rFonts w:hAnsi="宋体" w:cs="宋体"/>
        </w:rPr>
      </w:pPr>
      <w:r w:rsidRPr="00C81BAD">
        <w:rPr>
          <w:rFonts w:hAnsi="宋体" w:cs="宋体" w:hint="eastAsia"/>
        </w:rPr>
        <w:t xml:space="preserve">                            if (low[i]&gt;=dfn[now]){</w:t>
      </w:r>
    </w:p>
    <w:p w:rsidR="005F1F37" w:rsidRPr="00C81BAD" w:rsidRDefault="005F1F37" w:rsidP="005F1F37">
      <w:pPr>
        <w:pStyle w:val="ad"/>
        <w:rPr>
          <w:rFonts w:hAnsi="宋体" w:cs="宋体"/>
        </w:rPr>
      </w:pPr>
      <w:r w:rsidRPr="00C81BAD">
        <w:rPr>
          <w:rFonts w:hAnsi="宋体" w:cs="宋体" w:hint="eastAsia"/>
        </w:rPr>
        <w:t xml:space="preserve">                                   for (st[sp]=-1,a[0]=now,m=1;st[sp]!=i;a[m++]=st[--sp]);</w:t>
      </w:r>
    </w:p>
    <w:p w:rsidR="005F1F37" w:rsidRPr="00C81BAD" w:rsidRDefault="005F1F37" w:rsidP="005F1F37">
      <w:pPr>
        <w:pStyle w:val="ad"/>
        <w:rPr>
          <w:rFonts w:hAnsi="宋体" w:cs="宋体"/>
        </w:rPr>
      </w:pPr>
      <w:r w:rsidRPr="00C81BAD">
        <w:rPr>
          <w:rFonts w:hAnsi="宋体" w:cs="宋体" w:hint="eastAsia"/>
        </w:rPr>
        <w:lastRenderedPageBreak/>
        <w:t xml:space="preserve">                                   dummy(m,a);</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else if (dfn[i]&lt;low[now])</w:t>
      </w:r>
    </w:p>
    <w:p w:rsidR="005F1F37" w:rsidRPr="00C81BAD" w:rsidRDefault="005F1F37" w:rsidP="005F1F37">
      <w:pPr>
        <w:pStyle w:val="ad"/>
        <w:rPr>
          <w:rFonts w:hAnsi="宋体" w:cs="宋体"/>
        </w:rPr>
      </w:pPr>
      <w:r w:rsidRPr="00C81BAD">
        <w:rPr>
          <w:rFonts w:hAnsi="宋体" w:cs="宋体" w:hint="eastAsia"/>
        </w:rPr>
        <w:t xml:space="preserve">                            low[now]=dfn[i];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block(int n,int mat[][MAXN]){</w:t>
      </w:r>
    </w:p>
    <w:p w:rsidR="005F1F37" w:rsidRPr="00C81BAD" w:rsidRDefault="005F1F37" w:rsidP="005F1F37">
      <w:pPr>
        <w:pStyle w:val="ad"/>
        <w:rPr>
          <w:rFonts w:hAnsi="宋体" w:cs="宋体"/>
        </w:rPr>
      </w:pPr>
      <w:r w:rsidRPr="00C81BAD">
        <w:rPr>
          <w:rFonts w:hAnsi="宋体" w:cs="宋体" w:hint="eastAsia"/>
        </w:rPr>
        <w:t xml:space="preserve">       int i,cnt,dfn[MAXN],low[MAXN],st[MAXN],sp=0;</w:t>
      </w:r>
    </w:p>
    <w:p w:rsidR="005F1F37" w:rsidRPr="00C81BAD" w:rsidRDefault="005F1F37" w:rsidP="005F1F37">
      <w:pPr>
        <w:pStyle w:val="ad"/>
        <w:rPr>
          <w:rFonts w:hAnsi="宋体" w:cs="宋体"/>
        </w:rPr>
      </w:pPr>
      <w:r w:rsidRPr="00C81BAD">
        <w:rPr>
          <w:rFonts w:hAnsi="宋体" w:cs="宋体" w:hint="eastAsia"/>
        </w:rPr>
        <w:t xml:space="preserve">       for (i=0;i&lt;n;dfn[i++]=0);</w:t>
      </w:r>
    </w:p>
    <w:p w:rsidR="005F1F37" w:rsidRPr="00C81BAD" w:rsidRDefault="005F1F37" w:rsidP="005F1F37">
      <w:pPr>
        <w:pStyle w:val="ad"/>
        <w:rPr>
          <w:rFonts w:hAnsi="宋体" w:cs="宋体"/>
        </w:rPr>
      </w:pPr>
      <w:r w:rsidRPr="00C81BAD">
        <w:rPr>
          <w:rFonts w:hAnsi="宋体" w:cs="宋体" w:hint="eastAsia"/>
        </w:rPr>
        <w:t xml:space="preserve">       for (cnt=i=0;i&lt;n;i++)</w:t>
      </w:r>
    </w:p>
    <w:p w:rsidR="005F1F37" w:rsidRPr="00C81BAD" w:rsidRDefault="005F1F37" w:rsidP="005F1F37">
      <w:pPr>
        <w:pStyle w:val="ad"/>
        <w:rPr>
          <w:rFonts w:hAnsi="宋体" w:cs="宋体"/>
        </w:rPr>
      </w:pPr>
      <w:r w:rsidRPr="00C81BAD">
        <w:rPr>
          <w:rFonts w:hAnsi="宋体" w:cs="宋体" w:hint="eastAsia"/>
        </w:rPr>
        <w:t xml:space="preserve">              if (!dfn[i])</w:t>
      </w:r>
    </w:p>
    <w:p w:rsidR="005F1F37" w:rsidRPr="00C81BAD" w:rsidRDefault="005F1F37" w:rsidP="005F1F37">
      <w:pPr>
        <w:pStyle w:val="ad"/>
        <w:rPr>
          <w:rFonts w:hAnsi="宋体" w:cs="宋体"/>
        </w:rPr>
      </w:pPr>
      <w:r w:rsidRPr="00C81BAD">
        <w:rPr>
          <w:rFonts w:hAnsi="宋体" w:cs="宋体" w:hint="eastAsia"/>
        </w:rPr>
        <w:t xml:space="preserve">                     search(n,mat,dfn,low,i,cnt,st,sp);</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r w:rsidRPr="00C81BAD">
        <w:rPr>
          <w:rFonts w:hAnsi="宋体" w:cs="宋体" w:hint="eastAsia"/>
          <w:b/>
        </w:rPr>
        <w:t>7.4 无向图连通分支(dfs/bfs邻接阵)</w:t>
      </w:r>
    </w:p>
    <w:p w:rsidR="005F1F37" w:rsidRPr="00C81BAD" w:rsidRDefault="005F1F37" w:rsidP="005F1F37">
      <w:pPr>
        <w:pStyle w:val="ad"/>
        <w:rPr>
          <w:rFonts w:hAnsi="宋体" w:cs="宋体"/>
        </w:rPr>
      </w:pPr>
      <w:r w:rsidRPr="00C81BAD">
        <w:rPr>
          <w:rFonts w:hAnsi="宋体" w:cs="宋体" w:hint="eastAsia"/>
        </w:rPr>
        <w:t>//无向图连通分支,dfs邻接阵形式,O(n^2)</w:t>
      </w:r>
    </w:p>
    <w:p w:rsidR="005F1F37" w:rsidRPr="00C81BAD" w:rsidRDefault="005F1F37" w:rsidP="005F1F37">
      <w:pPr>
        <w:pStyle w:val="ad"/>
        <w:rPr>
          <w:rFonts w:hAnsi="宋体" w:cs="宋体"/>
        </w:rPr>
      </w:pPr>
      <w:r w:rsidRPr="00C81BAD">
        <w:rPr>
          <w:rFonts w:hAnsi="宋体" w:cs="宋体" w:hint="eastAsia"/>
        </w:rPr>
        <w:t>//返回分支数,id返回1..分支数的值</w:t>
      </w:r>
    </w:p>
    <w:p w:rsidR="005F1F37" w:rsidRPr="00C81BAD" w:rsidRDefault="005F1F37" w:rsidP="005F1F37">
      <w:pPr>
        <w:pStyle w:val="ad"/>
        <w:rPr>
          <w:rFonts w:hAnsi="宋体" w:cs="宋体"/>
        </w:rPr>
      </w:pPr>
      <w:r w:rsidRPr="00C81BAD">
        <w:rPr>
          <w:rFonts w:hAnsi="宋体" w:cs="宋体" w:hint="eastAsia"/>
        </w:rPr>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void floodfill(int n,int mat[][MAXN],int* id,int now,int tag){</w:t>
      </w:r>
    </w:p>
    <w:p w:rsidR="005F1F37" w:rsidRPr="00C81BAD" w:rsidRDefault="005F1F37" w:rsidP="005F1F37">
      <w:pPr>
        <w:pStyle w:val="ad"/>
        <w:rPr>
          <w:rFonts w:hAnsi="宋体" w:cs="宋体"/>
        </w:rPr>
      </w:pPr>
      <w:r w:rsidRPr="00C81BAD">
        <w:rPr>
          <w:rFonts w:hAnsi="宋体" w:cs="宋体" w:hint="eastAsia"/>
        </w:rPr>
        <w:t xml:space="preserve">       int i; </w:t>
      </w:r>
    </w:p>
    <w:p w:rsidR="005F1F37" w:rsidRPr="00C81BAD" w:rsidRDefault="005F1F37" w:rsidP="005F1F37">
      <w:pPr>
        <w:pStyle w:val="ad"/>
        <w:rPr>
          <w:rFonts w:hAnsi="宋体" w:cs="宋体"/>
        </w:rPr>
      </w:pPr>
      <w:r w:rsidRPr="00C81BAD">
        <w:rPr>
          <w:rFonts w:hAnsi="宋体" w:cs="宋体" w:hint="eastAsia"/>
        </w:rPr>
        <w:t xml:space="preserve">       for (id[now]=tag,i=0;i&lt;n;i++)</w:t>
      </w:r>
    </w:p>
    <w:p w:rsidR="005F1F37" w:rsidRPr="00C81BAD" w:rsidRDefault="005F1F37" w:rsidP="005F1F37">
      <w:pPr>
        <w:pStyle w:val="ad"/>
        <w:rPr>
          <w:rFonts w:hAnsi="宋体" w:cs="宋体"/>
        </w:rPr>
      </w:pPr>
      <w:r w:rsidRPr="00C81BAD">
        <w:rPr>
          <w:rFonts w:hAnsi="宋体" w:cs="宋体" w:hint="eastAsia"/>
        </w:rPr>
        <w:t xml:space="preserve">              if (!id[i]&amp;&amp;mat[now][i])</w:t>
      </w:r>
    </w:p>
    <w:p w:rsidR="005F1F37" w:rsidRPr="00C81BAD" w:rsidRDefault="005F1F37" w:rsidP="005F1F37">
      <w:pPr>
        <w:pStyle w:val="ad"/>
        <w:rPr>
          <w:rFonts w:hAnsi="宋体" w:cs="宋体"/>
        </w:rPr>
      </w:pPr>
      <w:r w:rsidRPr="00C81BAD">
        <w:rPr>
          <w:rFonts w:hAnsi="宋体" w:cs="宋体" w:hint="eastAsia"/>
        </w:rPr>
        <w:t xml:space="preserve">                     floodfill(n,mat,id,i,tag);</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find_components(int n,int mat[][MAXN],int* id){</w:t>
      </w:r>
    </w:p>
    <w:p w:rsidR="005F1F37" w:rsidRPr="00C81BAD" w:rsidRDefault="005F1F37" w:rsidP="005F1F37">
      <w:pPr>
        <w:pStyle w:val="ad"/>
        <w:rPr>
          <w:rFonts w:hAnsi="宋体" w:cs="宋体"/>
        </w:rPr>
      </w:pPr>
      <w:r w:rsidRPr="00C81BAD">
        <w:rPr>
          <w:rFonts w:hAnsi="宋体" w:cs="宋体" w:hint="eastAsia"/>
        </w:rPr>
        <w:t xml:space="preserve">       int ret,i;</w:t>
      </w:r>
    </w:p>
    <w:p w:rsidR="005F1F37" w:rsidRPr="00C81BAD" w:rsidRDefault="005F1F37" w:rsidP="005F1F37">
      <w:pPr>
        <w:pStyle w:val="ad"/>
        <w:rPr>
          <w:rFonts w:hAnsi="宋体" w:cs="宋体"/>
        </w:rPr>
      </w:pPr>
      <w:r w:rsidRPr="00C81BAD">
        <w:rPr>
          <w:rFonts w:hAnsi="宋体" w:cs="宋体" w:hint="eastAsia"/>
        </w:rPr>
        <w:t xml:space="preserve">       for (i=0;i&lt;n;id[i++]=0);</w:t>
      </w:r>
    </w:p>
    <w:p w:rsidR="005F1F37" w:rsidRPr="00C81BAD" w:rsidRDefault="005F1F37" w:rsidP="005F1F37">
      <w:pPr>
        <w:pStyle w:val="ad"/>
        <w:rPr>
          <w:rFonts w:hAnsi="宋体" w:cs="宋体"/>
        </w:rPr>
      </w:pPr>
      <w:r w:rsidRPr="00C81BAD">
        <w:rPr>
          <w:rFonts w:hAnsi="宋体" w:cs="宋体" w:hint="eastAsia"/>
        </w:rPr>
        <w:t xml:space="preserve">       for (ret=i=0;i&lt;n;i++)</w:t>
      </w:r>
    </w:p>
    <w:p w:rsidR="005F1F37" w:rsidRPr="00C81BAD" w:rsidRDefault="005F1F37" w:rsidP="005F1F37">
      <w:pPr>
        <w:pStyle w:val="ad"/>
        <w:rPr>
          <w:rFonts w:hAnsi="宋体" w:cs="宋体"/>
        </w:rPr>
      </w:pPr>
      <w:r w:rsidRPr="00C81BAD">
        <w:rPr>
          <w:rFonts w:hAnsi="宋体" w:cs="宋体" w:hint="eastAsia"/>
        </w:rPr>
        <w:t xml:space="preserve">              if (!id[i])</w:t>
      </w:r>
    </w:p>
    <w:p w:rsidR="005F1F37" w:rsidRPr="00C81BAD" w:rsidRDefault="005F1F37" w:rsidP="005F1F37">
      <w:pPr>
        <w:pStyle w:val="ad"/>
        <w:rPr>
          <w:rFonts w:hAnsi="宋体" w:cs="宋体"/>
        </w:rPr>
      </w:pPr>
      <w:r w:rsidRPr="00C81BAD">
        <w:rPr>
          <w:rFonts w:hAnsi="宋体" w:cs="宋体" w:hint="eastAsia"/>
        </w:rPr>
        <w:t xml:space="preserve">                     floodfill(n,mat,id,i,++ret);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//无向图连通分支,bfs邻接阵形式,O(n^2)</w:t>
      </w:r>
    </w:p>
    <w:p w:rsidR="005F1F37" w:rsidRPr="00C81BAD" w:rsidRDefault="005F1F37" w:rsidP="005F1F37">
      <w:pPr>
        <w:pStyle w:val="ad"/>
        <w:rPr>
          <w:rFonts w:hAnsi="宋体" w:cs="宋体"/>
        </w:rPr>
      </w:pPr>
      <w:r w:rsidRPr="00C81BAD">
        <w:rPr>
          <w:rFonts w:hAnsi="宋体" w:cs="宋体" w:hint="eastAsia"/>
        </w:rPr>
        <w:t>//返回分支数,id返回1..分支数的值</w:t>
      </w:r>
    </w:p>
    <w:p w:rsidR="005F1F37" w:rsidRPr="00C81BAD" w:rsidRDefault="005F1F37" w:rsidP="005F1F37">
      <w:pPr>
        <w:pStyle w:val="ad"/>
        <w:rPr>
          <w:rFonts w:hAnsi="宋体" w:cs="宋体"/>
        </w:rPr>
      </w:pPr>
      <w:r w:rsidRPr="00C81BAD">
        <w:rPr>
          <w:rFonts w:hAnsi="宋体" w:cs="宋体" w:hint="eastAsia"/>
        </w:rPr>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int find_components(int n,int mat[][MAXN],int* id){</w:t>
      </w:r>
    </w:p>
    <w:p w:rsidR="005F1F37" w:rsidRPr="00C81BAD" w:rsidRDefault="005F1F37" w:rsidP="005F1F37">
      <w:pPr>
        <w:pStyle w:val="ad"/>
        <w:rPr>
          <w:rFonts w:hAnsi="宋体" w:cs="宋体"/>
        </w:rPr>
      </w:pPr>
      <w:r w:rsidRPr="00C81BAD">
        <w:rPr>
          <w:rFonts w:hAnsi="宋体" w:cs="宋体" w:hint="eastAsia"/>
        </w:rPr>
        <w:t xml:space="preserve">   int ret,k,i,j,m;</w:t>
      </w:r>
    </w:p>
    <w:p w:rsidR="005F1F37" w:rsidRPr="00C81BAD" w:rsidRDefault="005F1F37" w:rsidP="005F1F37">
      <w:pPr>
        <w:pStyle w:val="ad"/>
        <w:rPr>
          <w:rFonts w:hAnsi="宋体" w:cs="宋体"/>
        </w:rPr>
      </w:pPr>
      <w:r w:rsidRPr="00C81BAD">
        <w:rPr>
          <w:rFonts w:hAnsi="宋体" w:cs="宋体" w:hint="eastAsia"/>
        </w:rPr>
        <w:t xml:space="preserve">   for (k=0;k&lt;n;id[k++]=0);</w:t>
      </w:r>
    </w:p>
    <w:p w:rsidR="005F1F37" w:rsidRPr="00C81BAD" w:rsidRDefault="005F1F37" w:rsidP="005F1F37">
      <w:pPr>
        <w:pStyle w:val="ad"/>
        <w:rPr>
          <w:rFonts w:hAnsi="宋体" w:cs="宋体"/>
        </w:rPr>
      </w:pPr>
      <w:r w:rsidRPr="00C81BAD">
        <w:rPr>
          <w:rFonts w:hAnsi="宋体" w:cs="宋体" w:hint="eastAsia"/>
        </w:rPr>
        <w:t xml:space="preserve">   for (ret=k=0;k&lt;n;k++)</w:t>
      </w:r>
    </w:p>
    <w:p w:rsidR="005F1F37" w:rsidRPr="00C81BAD" w:rsidRDefault="005F1F37" w:rsidP="005F1F37">
      <w:pPr>
        <w:pStyle w:val="ad"/>
        <w:rPr>
          <w:rFonts w:hAnsi="宋体" w:cs="宋体"/>
        </w:rPr>
      </w:pPr>
      <w:r w:rsidRPr="00C81BAD">
        <w:rPr>
          <w:rFonts w:hAnsi="宋体" w:cs="宋体" w:hint="eastAsia"/>
        </w:rPr>
        <w:lastRenderedPageBreak/>
        <w:t xml:space="preserve">          if (!id[k])</w:t>
      </w:r>
    </w:p>
    <w:p w:rsidR="005F1F37" w:rsidRPr="00C81BAD" w:rsidRDefault="005F1F37" w:rsidP="005F1F37">
      <w:pPr>
        <w:pStyle w:val="ad"/>
        <w:rPr>
          <w:rFonts w:hAnsi="宋体" w:cs="宋体"/>
        </w:rPr>
      </w:pPr>
      <w:r w:rsidRPr="00C81BAD">
        <w:rPr>
          <w:rFonts w:hAnsi="宋体" w:cs="宋体" w:hint="eastAsia"/>
        </w:rPr>
        <w:t xml:space="preserve">                 for (id[k]=-1,ret++,m=1;m;)</w:t>
      </w:r>
    </w:p>
    <w:p w:rsidR="005F1F37" w:rsidRPr="00C81BAD" w:rsidRDefault="005F1F37" w:rsidP="005F1F37">
      <w:pPr>
        <w:pStyle w:val="ad"/>
        <w:rPr>
          <w:rFonts w:hAnsi="宋体" w:cs="宋体"/>
        </w:rPr>
      </w:pPr>
      <w:r w:rsidRPr="00C81BAD">
        <w:rPr>
          <w:rFonts w:hAnsi="宋体" w:cs="宋体" w:hint="eastAsia"/>
        </w:rPr>
        <w:t xml:space="preserve">                        for (m=i=0;i&lt;n;i++)</w:t>
      </w:r>
    </w:p>
    <w:p w:rsidR="005F1F37" w:rsidRPr="00C81BAD" w:rsidRDefault="005F1F37" w:rsidP="005F1F37">
      <w:pPr>
        <w:pStyle w:val="ad"/>
        <w:rPr>
          <w:rFonts w:hAnsi="宋体" w:cs="宋体"/>
        </w:rPr>
      </w:pPr>
      <w:r w:rsidRPr="00C81BAD">
        <w:rPr>
          <w:rFonts w:hAnsi="宋体" w:cs="宋体" w:hint="eastAsia"/>
        </w:rPr>
        <w:t xml:space="preserve">                               if (id[i]==-1)</w:t>
      </w:r>
    </w:p>
    <w:p w:rsidR="005F1F37" w:rsidRPr="00C81BAD" w:rsidRDefault="005F1F37" w:rsidP="005F1F37">
      <w:pPr>
        <w:pStyle w:val="ad"/>
        <w:rPr>
          <w:rFonts w:hAnsi="宋体" w:cs="宋体"/>
        </w:rPr>
      </w:pPr>
      <w:r w:rsidRPr="00C81BAD">
        <w:rPr>
          <w:rFonts w:hAnsi="宋体" w:cs="宋体" w:hint="eastAsia"/>
        </w:rPr>
        <w:t xml:space="preserve">                                      for (m++,id[i]=ret,j=0;j&lt;n;j++)</w:t>
      </w:r>
    </w:p>
    <w:p w:rsidR="005F1F37" w:rsidRPr="00C81BAD" w:rsidRDefault="005F1F37" w:rsidP="005F1F37">
      <w:pPr>
        <w:pStyle w:val="ad"/>
        <w:rPr>
          <w:rFonts w:hAnsi="宋体" w:cs="宋体"/>
        </w:rPr>
      </w:pPr>
      <w:r w:rsidRPr="00C81BAD">
        <w:rPr>
          <w:rFonts w:hAnsi="宋体" w:cs="宋体" w:hint="eastAsia"/>
        </w:rPr>
        <w:t xml:space="preserve">                                             if (!id[j]&amp;&amp;mat[i][j])</w:t>
      </w:r>
    </w:p>
    <w:p w:rsidR="005F1F37" w:rsidRPr="00C81BAD" w:rsidRDefault="005F1F37" w:rsidP="005F1F37">
      <w:pPr>
        <w:pStyle w:val="ad"/>
        <w:rPr>
          <w:rFonts w:hAnsi="宋体" w:cs="宋体"/>
        </w:rPr>
      </w:pPr>
      <w:r w:rsidRPr="00C81BAD">
        <w:rPr>
          <w:rFonts w:hAnsi="宋体" w:cs="宋体" w:hint="eastAsia"/>
        </w:rPr>
        <w:t xml:space="preserve">                                                   id[j]=-1;</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7.5 有向图强连通分支(dfs/bfs邻接阵)</w:t>
      </w:r>
    </w:p>
    <w:p w:rsidR="005F1F37" w:rsidRPr="00C81BAD" w:rsidRDefault="005F1F37" w:rsidP="005F1F37">
      <w:pPr>
        <w:pStyle w:val="ad"/>
        <w:rPr>
          <w:rFonts w:hAnsi="宋体" w:cs="宋体"/>
        </w:rPr>
      </w:pPr>
      <w:r w:rsidRPr="00C81BAD">
        <w:rPr>
          <w:rFonts w:hAnsi="宋体" w:cs="宋体" w:hint="eastAsia"/>
        </w:rPr>
        <w:t>//有向图强连通分支,dfs邻接阵形式,O(n^2)</w:t>
      </w:r>
    </w:p>
    <w:p w:rsidR="005F1F37" w:rsidRPr="00C81BAD" w:rsidRDefault="005F1F37" w:rsidP="005F1F37">
      <w:pPr>
        <w:pStyle w:val="ad"/>
        <w:rPr>
          <w:rFonts w:hAnsi="宋体" w:cs="宋体"/>
        </w:rPr>
      </w:pPr>
      <w:r w:rsidRPr="00C81BAD">
        <w:rPr>
          <w:rFonts w:hAnsi="宋体" w:cs="宋体" w:hint="eastAsia"/>
        </w:rPr>
        <w:t>//返回分支数,id返回1..分支数的值</w:t>
      </w:r>
    </w:p>
    <w:p w:rsidR="005F1F37" w:rsidRPr="00C81BAD" w:rsidRDefault="005F1F37" w:rsidP="005F1F37">
      <w:pPr>
        <w:pStyle w:val="ad"/>
        <w:rPr>
          <w:rFonts w:hAnsi="宋体" w:cs="宋体"/>
        </w:rPr>
      </w:pPr>
      <w:r w:rsidRPr="00C81BAD">
        <w:rPr>
          <w:rFonts w:hAnsi="宋体" w:cs="宋体" w:hint="eastAsia"/>
        </w:rPr>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void search(int n,int mat[][MAXN],int* dfn,int* low,int now,int&amp; cnt,int&amp; tag,int* id,int* st,int&amp; sp){</w:t>
      </w:r>
    </w:p>
    <w:p w:rsidR="005F1F37" w:rsidRPr="00C81BAD" w:rsidRDefault="005F1F37" w:rsidP="005F1F37">
      <w:pPr>
        <w:pStyle w:val="ad"/>
        <w:rPr>
          <w:rFonts w:hAnsi="宋体" w:cs="宋体"/>
        </w:rPr>
      </w:pPr>
      <w:r w:rsidRPr="00C81BAD">
        <w:rPr>
          <w:rFonts w:hAnsi="宋体" w:cs="宋体" w:hint="eastAsia"/>
        </w:rPr>
        <w:t xml:space="preserve">       int i,j;</w:t>
      </w:r>
    </w:p>
    <w:p w:rsidR="005F1F37" w:rsidRPr="00C81BAD" w:rsidRDefault="005F1F37" w:rsidP="005F1F37">
      <w:pPr>
        <w:pStyle w:val="ad"/>
        <w:rPr>
          <w:rFonts w:hAnsi="宋体" w:cs="宋体"/>
        </w:rPr>
      </w:pPr>
      <w:r w:rsidRPr="00C81BAD">
        <w:rPr>
          <w:rFonts w:hAnsi="宋体" w:cs="宋体" w:hint="eastAsia"/>
        </w:rPr>
        <w:t xml:space="preserve">       dfn[st[sp++]=now]=low[now]=++cnt;</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(mat[now][i]){</w:t>
      </w:r>
    </w:p>
    <w:p w:rsidR="005F1F37" w:rsidRPr="00C81BAD" w:rsidRDefault="005F1F37" w:rsidP="005F1F37">
      <w:pPr>
        <w:pStyle w:val="ad"/>
        <w:rPr>
          <w:rFonts w:hAnsi="宋体" w:cs="宋体"/>
        </w:rPr>
      </w:pPr>
      <w:r w:rsidRPr="00C81BAD">
        <w:rPr>
          <w:rFonts w:hAnsi="宋体" w:cs="宋体" w:hint="eastAsia"/>
        </w:rPr>
        <w:t xml:space="preserve">                     if (!dfn[i]){</w:t>
      </w:r>
    </w:p>
    <w:p w:rsidR="005F1F37" w:rsidRPr="00C81BAD" w:rsidRDefault="005F1F37" w:rsidP="005F1F37">
      <w:pPr>
        <w:pStyle w:val="ad"/>
        <w:rPr>
          <w:rFonts w:hAnsi="宋体" w:cs="宋体"/>
        </w:rPr>
      </w:pPr>
      <w:r w:rsidRPr="00C81BAD">
        <w:rPr>
          <w:rFonts w:hAnsi="宋体" w:cs="宋体" w:hint="eastAsia"/>
        </w:rPr>
        <w:t xml:space="preserve">                            ssearch(n,mat,dfn,low,i,cnt,tag,id,st,sp);</w:t>
      </w:r>
    </w:p>
    <w:p w:rsidR="005F1F37" w:rsidRPr="00C81BAD" w:rsidRDefault="005F1F37" w:rsidP="005F1F37">
      <w:pPr>
        <w:pStyle w:val="ad"/>
        <w:rPr>
          <w:rFonts w:hAnsi="宋体" w:cs="宋体"/>
        </w:rPr>
      </w:pPr>
      <w:r w:rsidRPr="00C81BAD">
        <w:rPr>
          <w:rFonts w:hAnsi="宋体" w:cs="宋体" w:hint="eastAsia"/>
        </w:rPr>
        <w:t xml:space="preserve">                            if (low[i]&lt;low[now])</w:t>
      </w:r>
    </w:p>
    <w:p w:rsidR="005F1F37" w:rsidRPr="00C81BAD" w:rsidRDefault="005F1F37" w:rsidP="005F1F37">
      <w:pPr>
        <w:pStyle w:val="ad"/>
        <w:rPr>
          <w:rFonts w:hAnsi="宋体" w:cs="宋体"/>
        </w:rPr>
      </w:pPr>
      <w:r w:rsidRPr="00C81BAD">
        <w:rPr>
          <w:rFonts w:hAnsi="宋体" w:cs="宋体" w:hint="eastAsia"/>
        </w:rPr>
        <w:t xml:space="preserve">                                   low[now]=low[i];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else if (dfn[i]&lt;dfn[now]){</w:t>
      </w:r>
    </w:p>
    <w:p w:rsidR="005F1F37" w:rsidRPr="00C81BAD" w:rsidRDefault="005F1F37" w:rsidP="005F1F37">
      <w:pPr>
        <w:pStyle w:val="ad"/>
        <w:rPr>
          <w:rFonts w:hAnsi="宋体" w:cs="宋体"/>
        </w:rPr>
      </w:pPr>
      <w:r w:rsidRPr="00C81BAD">
        <w:rPr>
          <w:rFonts w:hAnsi="宋体" w:cs="宋体" w:hint="eastAsia"/>
        </w:rPr>
        <w:t xml:space="preserve">                           for (j=0;j&lt;sp&amp;&amp;st[j]!=i;j++);</w:t>
      </w:r>
    </w:p>
    <w:p w:rsidR="005F1F37" w:rsidRPr="00C81BAD" w:rsidRDefault="005F1F37" w:rsidP="005F1F37">
      <w:pPr>
        <w:pStyle w:val="ad"/>
        <w:rPr>
          <w:rFonts w:hAnsi="宋体" w:cs="宋体"/>
        </w:rPr>
      </w:pPr>
      <w:r w:rsidRPr="00C81BAD">
        <w:rPr>
          <w:rFonts w:hAnsi="宋体" w:cs="宋体" w:hint="eastAsia"/>
        </w:rPr>
        <w:t xml:space="preserve">                            if (j&lt;cnt&amp;&amp;dfn[i]&lt;low[now])</w:t>
      </w:r>
    </w:p>
    <w:p w:rsidR="005F1F37" w:rsidRPr="00C81BAD" w:rsidRDefault="005F1F37" w:rsidP="005F1F37">
      <w:pPr>
        <w:pStyle w:val="ad"/>
        <w:rPr>
          <w:rFonts w:hAnsi="宋体" w:cs="宋体"/>
        </w:rPr>
      </w:pPr>
      <w:r w:rsidRPr="00C81BAD">
        <w:rPr>
          <w:rFonts w:hAnsi="宋体" w:cs="宋体" w:hint="eastAsia"/>
        </w:rPr>
        <w:t xml:space="preserve">                                   low[now]=dfn[i];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(low[now]==dfn[now])</w:t>
      </w:r>
    </w:p>
    <w:p w:rsidR="005F1F37" w:rsidRPr="00C81BAD" w:rsidRDefault="005F1F37" w:rsidP="005F1F37">
      <w:pPr>
        <w:pStyle w:val="ad"/>
        <w:rPr>
          <w:rFonts w:hAnsi="宋体" w:cs="宋体"/>
        </w:rPr>
      </w:pPr>
      <w:r w:rsidRPr="00C81BAD">
        <w:rPr>
          <w:rFonts w:hAnsi="宋体" w:cs="宋体" w:hint="eastAsia"/>
        </w:rPr>
        <w:t xml:space="preserve">              for (tag++;st[sp]!=now;id[st[--sp]]=tag);</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find_components(int n,int mat[][MAXN],int* id){</w:t>
      </w:r>
    </w:p>
    <w:p w:rsidR="005F1F37" w:rsidRPr="00C81BAD" w:rsidRDefault="005F1F37" w:rsidP="005F1F37">
      <w:pPr>
        <w:pStyle w:val="ad"/>
        <w:rPr>
          <w:rFonts w:hAnsi="宋体" w:cs="宋体"/>
        </w:rPr>
      </w:pPr>
      <w:r w:rsidRPr="00C81BAD">
        <w:rPr>
          <w:rFonts w:hAnsi="宋体" w:cs="宋体" w:hint="eastAsia"/>
        </w:rPr>
        <w:t xml:space="preserve">       int ret=0,i,cnt,sp,st[MAXN],dfn[MAXN],low[MAXN];</w:t>
      </w:r>
    </w:p>
    <w:p w:rsidR="005F1F37" w:rsidRPr="00C81BAD" w:rsidRDefault="005F1F37" w:rsidP="005F1F37">
      <w:pPr>
        <w:pStyle w:val="ad"/>
        <w:rPr>
          <w:rFonts w:hAnsi="宋体" w:cs="宋体"/>
        </w:rPr>
      </w:pPr>
      <w:r w:rsidRPr="00C81BAD">
        <w:rPr>
          <w:rFonts w:hAnsi="宋体" w:cs="宋体" w:hint="eastAsia"/>
        </w:rPr>
        <w:t xml:space="preserve">       for (i=0;i&lt;n;dfn[i++]=0);</w:t>
      </w:r>
    </w:p>
    <w:p w:rsidR="005F1F37" w:rsidRPr="00C81BAD" w:rsidRDefault="005F1F37" w:rsidP="005F1F37">
      <w:pPr>
        <w:pStyle w:val="ad"/>
        <w:rPr>
          <w:rFonts w:hAnsi="宋体" w:cs="宋体"/>
        </w:rPr>
      </w:pPr>
      <w:r w:rsidRPr="00C81BAD">
        <w:rPr>
          <w:rFonts w:hAnsi="宋体" w:cs="宋体" w:hint="eastAsia"/>
        </w:rPr>
        <w:t xml:space="preserve">       for (sp=cnt=i=0;i&lt;n;i++)</w:t>
      </w:r>
    </w:p>
    <w:p w:rsidR="005F1F37" w:rsidRPr="00C81BAD" w:rsidRDefault="005F1F37" w:rsidP="005F1F37">
      <w:pPr>
        <w:pStyle w:val="ad"/>
        <w:rPr>
          <w:rFonts w:hAnsi="宋体" w:cs="宋体"/>
        </w:rPr>
      </w:pPr>
      <w:r w:rsidRPr="00C81BAD">
        <w:rPr>
          <w:rFonts w:hAnsi="宋体" w:cs="宋体" w:hint="eastAsia"/>
        </w:rPr>
        <w:t xml:space="preserve">              if (!dfn[i])</w:t>
      </w:r>
    </w:p>
    <w:p w:rsidR="005F1F37" w:rsidRPr="00C81BAD" w:rsidRDefault="005F1F37" w:rsidP="005F1F37">
      <w:pPr>
        <w:pStyle w:val="ad"/>
        <w:rPr>
          <w:rFonts w:hAnsi="宋体" w:cs="宋体"/>
        </w:rPr>
      </w:pPr>
      <w:r w:rsidRPr="00C81BAD">
        <w:rPr>
          <w:rFonts w:hAnsi="宋体" w:cs="宋体" w:hint="eastAsia"/>
        </w:rPr>
        <w:t xml:space="preserve">                     search(n,mat,dfn,low,i,cnt,ret,id,st,sp);</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//有向图强连通分支,bfs邻接阵形式,O(n^2)</w:t>
      </w:r>
    </w:p>
    <w:p w:rsidR="005F1F37" w:rsidRPr="00C81BAD" w:rsidRDefault="005F1F37" w:rsidP="005F1F37">
      <w:pPr>
        <w:pStyle w:val="ad"/>
        <w:rPr>
          <w:rFonts w:hAnsi="宋体" w:cs="宋体"/>
        </w:rPr>
      </w:pPr>
      <w:r w:rsidRPr="00C81BAD">
        <w:rPr>
          <w:rFonts w:hAnsi="宋体" w:cs="宋体" w:hint="eastAsia"/>
        </w:rPr>
        <w:lastRenderedPageBreak/>
        <w:t>//返回分支数,id返回1..分支数的值</w:t>
      </w:r>
    </w:p>
    <w:p w:rsidR="005F1F37" w:rsidRPr="00C81BAD" w:rsidRDefault="005F1F37" w:rsidP="005F1F37">
      <w:pPr>
        <w:pStyle w:val="ad"/>
        <w:rPr>
          <w:rFonts w:hAnsi="宋体" w:cs="宋体"/>
        </w:rPr>
      </w:pPr>
      <w:r w:rsidRPr="00C81BAD">
        <w:rPr>
          <w:rFonts w:hAnsi="宋体" w:cs="宋体" w:hint="eastAsia"/>
        </w:rPr>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int find_components(int n,int mat[][MAXN],int* id){</w:t>
      </w:r>
    </w:p>
    <w:p w:rsidR="005F1F37" w:rsidRPr="00C81BAD" w:rsidRDefault="005F1F37" w:rsidP="005F1F37">
      <w:pPr>
        <w:pStyle w:val="ad"/>
        <w:rPr>
          <w:rFonts w:hAnsi="宋体" w:cs="宋体"/>
        </w:rPr>
      </w:pPr>
      <w:r w:rsidRPr="00C81BAD">
        <w:rPr>
          <w:rFonts w:hAnsi="宋体" w:cs="宋体" w:hint="eastAsia"/>
        </w:rPr>
        <w:t xml:space="preserve">       int ret=0,a[MAXN],b[MAXN],c[MAXN],d[MAXN],i,j,k,t;</w:t>
      </w:r>
    </w:p>
    <w:p w:rsidR="005F1F37" w:rsidRPr="00C81BAD" w:rsidRDefault="005F1F37" w:rsidP="005F1F37">
      <w:pPr>
        <w:pStyle w:val="ad"/>
        <w:rPr>
          <w:rFonts w:hAnsi="宋体" w:cs="宋体"/>
        </w:rPr>
      </w:pPr>
      <w:r w:rsidRPr="00C81BAD">
        <w:rPr>
          <w:rFonts w:hAnsi="宋体" w:cs="宋体" w:hint="eastAsia"/>
        </w:rPr>
        <w:t xml:space="preserve">       for (k=0;k&lt;n;id[k++]=0);</w:t>
      </w:r>
    </w:p>
    <w:p w:rsidR="005F1F37" w:rsidRPr="00C81BAD" w:rsidRDefault="005F1F37" w:rsidP="005F1F37">
      <w:pPr>
        <w:pStyle w:val="ad"/>
        <w:rPr>
          <w:rFonts w:hAnsi="宋体" w:cs="宋体"/>
        </w:rPr>
      </w:pPr>
      <w:r w:rsidRPr="00C81BAD">
        <w:rPr>
          <w:rFonts w:hAnsi="宋体" w:cs="宋体" w:hint="eastAsia"/>
        </w:rPr>
        <w:t xml:space="preserve">       for (k=0;k&lt;n;k++)</w:t>
      </w:r>
    </w:p>
    <w:p w:rsidR="005F1F37" w:rsidRPr="00C81BAD" w:rsidRDefault="005F1F37" w:rsidP="005F1F37">
      <w:pPr>
        <w:pStyle w:val="ad"/>
        <w:rPr>
          <w:rFonts w:hAnsi="宋体" w:cs="宋体"/>
        </w:rPr>
      </w:pPr>
      <w:r w:rsidRPr="00C81BAD">
        <w:rPr>
          <w:rFonts w:hAnsi="宋体" w:cs="宋体" w:hint="eastAsia"/>
        </w:rPr>
        <w:t xml:space="preserve">             if (!id[k]){</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a[i]=b[i]=c[i]=d[i]=0;</w:t>
      </w:r>
    </w:p>
    <w:p w:rsidR="005F1F37" w:rsidRPr="00C81BAD" w:rsidRDefault="005F1F37" w:rsidP="005F1F37">
      <w:pPr>
        <w:pStyle w:val="ad"/>
        <w:rPr>
          <w:rFonts w:hAnsi="宋体" w:cs="宋体"/>
        </w:rPr>
      </w:pPr>
      <w:r w:rsidRPr="00C81BAD">
        <w:rPr>
          <w:rFonts w:hAnsi="宋体" w:cs="宋体" w:hint="eastAsia"/>
        </w:rPr>
        <w:t xml:space="preserve">                     a[k]=b[k]=1;</w:t>
      </w:r>
    </w:p>
    <w:p w:rsidR="005F1F37" w:rsidRPr="00C81BAD" w:rsidRDefault="005F1F37" w:rsidP="005F1F37">
      <w:pPr>
        <w:pStyle w:val="ad"/>
        <w:rPr>
          <w:rFonts w:hAnsi="宋体" w:cs="宋体"/>
        </w:rPr>
      </w:pPr>
      <w:r w:rsidRPr="00C81BAD">
        <w:rPr>
          <w:rFonts w:hAnsi="宋体" w:cs="宋体" w:hint="eastAsia"/>
        </w:rPr>
        <w:t xml:space="preserve">                    for (t=1;t;)</w:t>
      </w:r>
    </w:p>
    <w:p w:rsidR="005F1F37" w:rsidRPr="00C81BAD" w:rsidRDefault="005F1F37" w:rsidP="005F1F37">
      <w:pPr>
        <w:pStyle w:val="ad"/>
        <w:rPr>
          <w:rFonts w:hAnsi="宋体" w:cs="宋体"/>
        </w:rPr>
      </w:pPr>
      <w:r w:rsidRPr="00C81BAD">
        <w:rPr>
          <w:rFonts w:hAnsi="宋体" w:cs="宋体" w:hint="eastAsia"/>
        </w:rPr>
        <w:t xml:space="preserve">                            for (t=i=0;i&lt;n;i++){</w:t>
      </w:r>
    </w:p>
    <w:p w:rsidR="005F1F37" w:rsidRPr="00C81BAD" w:rsidRDefault="005F1F37" w:rsidP="005F1F37">
      <w:pPr>
        <w:pStyle w:val="ad"/>
        <w:rPr>
          <w:rFonts w:hAnsi="宋体" w:cs="宋体"/>
        </w:rPr>
      </w:pPr>
      <w:r w:rsidRPr="00C81BAD">
        <w:rPr>
          <w:rFonts w:hAnsi="宋体" w:cs="宋体" w:hint="eastAsia"/>
        </w:rPr>
        <w:t xml:space="preserve">                                   if (a[i]&amp;&amp;!c[i])</w:t>
      </w:r>
    </w:p>
    <w:p w:rsidR="005F1F37" w:rsidRPr="00C81BAD" w:rsidRDefault="005F1F37" w:rsidP="005F1F37">
      <w:pPr>
        <w:pStyle w:val="ad"/>
        <w:rPr>
          <w:rFonts w:hAnsi="宋体" w:cs="宋体"/>
        </w:rPr>
      </w:pPr>
      <w:r w:rsidRPr="00C81BAD">
        <w:rPr>
          <w:rFonts w:hAnsi="宋体" w:cs="宋体" w:hint="eastAsia"/>
        </w:rPr>
        <w:t xml:space="preserve">                                          for (c[i]=t=1,j=0;j&lt;n;j++)</w:t>
      </w:r>
    </w:p>
    <w:p w:rsidR="005F1F37" w:rsidRPr="00C81BAD" w:rsidRDefault="005F1F37" w:rsidP="005F1F37">
      <w:pPr>
        <w:pStyle w:val="ad"/>
        <w:rPr>
          <w:rFonts w:hAnsi="宋体" w:cs="宋体"/>
        </w:rPr>
      </w:pPr>
      <w:r w:rsidRPr="00C81BAD">
        <w:rPr>
          <w:rFonts w:hAnsi="宋体" w:cs="宋体" w:hint="eastAsia"/>
        </w:rPr>
        <w:t xml:space="preserve">                                                 if (mat[i][j]&amp;&amp;!a[j])</w:t>
      </w:r>
    </w:p>
    <w:p w:rsidR="005F1F37" w:rsidRPr="00C81BAD" w:rsidRDefault="005F1F37" w:rsidP="005F1F37">
      <w:pPr>
        <w:pStyle w:val="ad"/>
        <w:rPr>
          <w:rFonts w:hAnsi="宋体" w:cs="宋体"/>
        </w:rPr>
      </w:pPr>
      <w:r w:rsidRPr="00C81BAD">
        <w:rPr>
          <w:rFonts w:hAnsi="宋体" w:cs="宋体" w:hint="eastAsia"/>
        </w:rPr>
        <w:t xml:space="preserve">                                                        a[j]=1;</w:t>
      </w:r>
    </w:p>
    <w:p w:rsidR="005F1F37" w:rsidRPr="00C81BAD" w:rsidRDefault="005F1F37" w:rsidP="005F1F37">
      <w:pPr>
        <w:pStyle w:val="ad"/>
        <w:rPr>
          <w:rFonts w:hAnsi="宋体" w:cs="宋体"/>
        </w:rPr>
      </w:pPr>
      <w:r w:rsidRPr="00C81BAD">
        <w:rPr>
          <w:rFonts w:hAnsi="宋体" w:cs="宋体" w:hint="eastAsia"/>
        </w:rPr>
        <w:t xml:space="preserve">                                   if (b[i]&amp;&amp;!d[i])</w:t>
      </w:r>
    </w:p>
    <w:p w:rsidR="005F1F37" w:rsidRPr="00C81BAD" w:rsidRDefault="005F1F37" w:rsidP="005F1F37">
      <w:pPr>
        <w:pStyle w:val="ad"/>
        <w:rPr>
          <w:rFonts w:hAnsi="宋体" w:cs="宋体"/>
        </w:rPr>
      </w:pPr>
      <w:r w:rsidRPr="00C81BAD">
        <w:rPr>
          <w:rFonts w:hAnsi="宋体" w:cs="宋体" w:hint="eastAsia"/>
        </w:rPr>
        <w:t xml:space="preserve">                                          for (d[i]=t=1,j=0;j&lt;n;j++)</w:t>
      </w:r>
    </w:p>
    <w:p w:rsidR="005F1F37" w:rsidRPr="00C81BAD" w:rsidRDefault="005F1F37" w:rsidP="005F1F37">
      <w:pPr>
        <w:pStyle w:val="ad"/>
        <w:rPr>
          <w:rFonts w:hAnsi="宋体" w:cs="宋体"/>
        </w:rPr>
      </w:pPr>
      <w:r w:rsidRPr="00C81BAD">
        <w:rPr>
          <w:rFonts w:hAnsi="宋体" w:cs="宋体" w:hint="eastAsia"/>
        </w:rPr>
        <w:t xml:space="preserve">                                                 if (mat[j][i]&amp;&amp;!b[j])</w:t>
      </w:r>
    </w:p>
    <w:p w:rsidR="005F1F37" w:rsidRPr="00C81BAD" w:rsidRDefault="005F1F37" w:rsidP="005F1F37">
      <w:pPr>
        <w:pStyle w:val="ad"/>
        <w:rPr>
          <w:rFonts w:hAnsi="宋体" w:cs="宋体"/>
        </w:rPr>
      </w:pPr>
      <w:r w:rsidRPr="00C81BAD">
        <w:rPr>
          <w:rFonts w:hAnsi="宋体" w:cs="宋体" w:hint="eastAsia"/>
        </w:rPr>
        <w:t xml:space="preserve">                                                        b[j]=1;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(ret++,i=0;i&lt;n;i++)</w:t>
      </w:r>
    </w:p>
    <w:p w:rsidR="005F1F37" w:rsidRPr="00C81BAD" w:rsidRDefault="005F1F37" w:rsidP="005F1F37">
      <w:pPr>
        <w:pStyle w:val="ad"/>
        <w:rPr>
          <w:rFonts w:hAnsi="宋体" w:cs="宋体"/>
        </w:rPr>
      </w:pPr>
      <w:r w:rsidRPr="00C81BAD">
        <w:rPr>
          <w:rFonts w:hAnsi="宋体" w:cs="宋体" w:hint="eastAsia"/>
        </w:rPr>
        <w:t xml:space="preserve">                            if (a[i]&amp;b[i])</w:t>
      </w:r>
    </w:p>
    <w:p w:rsidR="005F1F37" w:rsidRPr="00C81BAD" w:rsidRDefault="005F1F37" w:rsidP="005F1F37">
      <w:pPr>
        <w:pStyle w:val="ad"/>
        <w:rPr>
          <w:rFonts w:hAnsi="宋体" w:cs="宋体"/>
        </w:rPr>
      </w:pPr>
      <w:r w:rsidRPr="00C81BAD">
        <w:rPr>
          <w:rFonts w:hAnsi="宋体" w:cs="宋体" w:hint="eastAsia"/>
        </w:rPr>
        <w:t xml:space="preserve">                                   id[i]=ret;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7.6 有向图最小点基(邻接阵)</w:t>
      </w:r>
    </w:p>
    <w:p w:rsidR="005F1F37" w:rsidRPr="00C81BAD" w:rsidRDefault="005F1F37" w:rsidP="005F1F37">
      <w:pPr>
        <w:pStyle w:val="ad"/>
        <w:rPr>
          <w:rFonts w:hAnsi="宋体" w:cs="宋体"/>
        </w:rPr>
      </w:pPr>
      <w:r w:rsidRPr="00C81BAD">
        <w:rPr>
          <w:rFonts w:hAnsi="宋体" w:cs="宋体" w:hint="eastAsia"/>
        </w:rPr>
        <w:t>//有向图最小点基,邻接阵形式,O(n^2)</w:t>
      </w:r>
    </w:p>
    <w:p w:rsidR="005F1F37" w:rsidRPr="00C81BAD" w:rsidRDefault="005F1F37" w:rsidP="005F1F37">
      <w:pPr>
        <w:pStyle w:val="ad"/>
        <w:rPr>
          <w:rFonts w:hAnsi="宋体" w:cs="宋体"/>
        </w:rPr>
      </w:pPr>
      <w:r w:rsidRPr="00C81BAD">
        <w:rPr>
          <w:rFonts w:hAnsi="宋体" w:cs="宋体" w:hint="eastAsia"/>
        </w:rPr>
        <w:t>//返回电集大小和点集</w:t>
      </w:r>
    </w:p>
    <w:p w:rsidR="005F1F37" w:rsidRPr="00C81BAD" w:rsidRDefault="005F1F37" w:rsidP="005F1F37">
      <w:pPr>
        <w:pStyle w:val="ad"/>
        <w:rPr>
          <w:rFonts w:hAnsi="宋体" w:cs="宋体"/>
        </w:rPr>
      </w:pPr>
      <w:r w:rsidRPr="00C81BAD">
        <w:rPr>
          <w:rFonts w:hAnsi="宋体" w:cs="宋体" w:hint="eastAsia"/>
        </w:rPr>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//需要调用强连通分支</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int base_vertex(int n,int mat[][MAXN],int* sets){</w:t>
      </w:r>
    </w:p>
    <w:p w:rsidR="005F1F37" w:rsidRPr="00C81BAD" w:rsidRDefault="005F1F37" w:rsidP="005F1F37">
      <w:pPr>
        <w:pStyle w:val="ad"/>
        <w:rPr>
          <w:rFonts w:hAnsi="宋体" w:cs="宋体"/>
        </w:rPr>
      </w:pPr>
      <w:r w:rsidRPr="00C81BAD">
        <w:rPr>
          <w:rFonts w:hAnsi="宋体" w:cs="宋体" w:hint="eastAsia"/>
        </w:rPr>
        <w:t xml:space="preserve">       int ret=0,id[MAXN],v[MAXN],i,j;</w:t>
      </w:r>
    </w:p>
    <w:p w:rsidR="005F1F37" w:rsidRPr="00C81BAD" w:rsidRDefault="005F1F37" w:rsidP="005F1F37">
      <w:pPr>
        <w:pStyle w:val="ad"/>
        <w:rPr>
          <w:rFonts w:hAnsi="宋体" w:cs="宋体"/>
        </w:rPr>
      </w:pPr>
      <w:r w:rsidRPr="00C81BAD">
        <w:rPr>
          <w:rFonts w:hAnsi="宋体" w:cs="宋体" w:hint="eastAsia"/>
        </w:rPr>
        <w:t xml:space="preserve">       j=find_components(n,mat,id);</w:t>
      </w:r>
    </w:p>
    <w:p w:rsidR="005F1F37" w:rsidRPr="00C81BAD" w:rsidRDefault="005F1F37" w:rsidP="005F1F37">
      <w:pPr>
        <w:pStyle w:val="ad"/>
        <w:rPr>
          <w:rFonts w:hAnsi="宋体" w:cs="宋体"/>
        </w:rPr>
      </w:pPr>
      <w:r w:rsidRPr="00C81BAD">
        <w:rPr>
          <w:rFonts w:hAnsi="宋体" w:cs="宋体" w:hint="eastAsia"/>
        </w:rPr>
        <w:t xml:space="preserve">      for (i=0;i&lt;j;v[i++]=1);</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if (id[i]!=id[j]&amp;&amp;mat[i][j])</w:t>
      </w:r>
    </w:p>
    <w:p w:rsidR="005F1F37" w:rsidRPr="00C81BAD" w:rsidRDefault="005F1F37" w:rsidP="005F1F37">
      <w:pPr>
        <w:pStyle w:val="ad"/>
        <w:rPr>
          <w:rFonts w:hAnsi="宋体" w:cs="宋体"/>
        </w:rPr>
      </w:pPr>
      <w:r w:rsidRPr="00C81BAD">
        <w:rPr>
          <w:rFonts w:hAnsi="宋体" w:cs="宋体" w:hint="eastAsia"/>
        </w:rPr>
        <w:t xml:space="preserve">                            v[id[j]-1]=0;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lastRenderedPageBreak/>
        <w:t xml:space="preserve">              if (v[id[i]-1])</w:t>
      </w:r>
    </w:p>
    <w:p w:rsidR="005F1F37" w:rsidRPr="00C81BAD" w:rsidRDefault="005F1F37" w:rsidP="005F1F37">
      <w:pPr>
        <w:pStyle w:val="ad"/>
        <w:rPr>
          <w:rFonts w:hAnsi="宋体" w:cs="宋体"/>
        </w:rPr>
      </w:pPr>
      <w:r w:rsidRPr="00C81BAD">
        <w:rPr>
          <w:rFonts w:hAnsi="宋体" w:cs="宋体" w:hint="eastAsia"/>
        </w:rPr>
        <w:t xml:space="preserve">                     v[id[sets[ret++]=i]-1]=0;</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0772">
      <w:pPr>
        <w:pStyle w:val="ad"/>
        <w:outlineLvl w:val="1"/>
        <w:rPr>
          <w:rFonts w:hAnsi="宋体" w:cs="宋体"/>
          <w:b/>
          <w:sz w:val="24"/>
          <w:szCs w:val="24"/>
        </w:rPr>
      </w:pPr>
      <w:bookmarkStart w:id="351" w:name="_Toc523521433"/>
      <w:r w:rsidRPr="00C81BAD">
        <w:rPr>
          <w:rFonts w:hAnsi="宋体" w:cs="宋体" w:hint="eastAsia"/>
          <w:b/>
          <w:sz w:val="24"/>
          <w:szCs w:val="24"/>
        </w:rPr>
        <w:t>8、图论—匹配</w:t>
      </w:r>
      <w:bookmarkEnd w:id="351"/>
    </w:p>
    <w:p w:rsidR="005F1F37" w:rsidRPr="00C81BAD" w:rsidRDefault="005F1F37" w:rsidP="005F0772">
      <w:pPr>
        <w:pStyle w:val="ad"/>
        <w:outlineLvl w:val="2"/>
        <w:rPr>
          <w:rFonts w:hAnsi="宋体" w:cs="宋体"/>
          <w:b/>
        </w:rPr>
      </w:pPr>
      <w:bookmarkStart w:id="352" w:name="_Toc523521434"/>
      <w:r w:rsidRPr="00C81BAD">
        <w:rPr>
          <w:rFonts w:hAnsi="宋体" w:cs="宋体" w:hint="eastAsia"/>
          <w:b/>
        </w:rPr>
        <w:t>8.1 二分图最大匹配(hungary邻接表)</w:t>
      </w:r>
      <w:bookmarkEnd w:id="352"/>
      <w:r w:rsidRPr="00C81BAD">
        <w:rPr>
          <w:rFonts w:hAnsi="宋体" w:cs="宋体" w:hint="eastAsia"/>
          <w:b/>
        </w:rPr>
        <w:t xml:space="preserve"> </w:t>
      </w:r>
    </w:p>
    <w:p w:rsidR="005F1F37" w:rsidRPr="00C81BAD" w:rsidRDefault="005F1F37" w:rsidP="005F1F37">
      <w:pPr>
        <w:pStyle w:val="ad"/>
        <w:rPr>
          <w:rFonts w:hAnsi="宋体" w:cs="宋体"/>
        </w:rPr>
      </w:pPr>
      <w:r w:rsidRPr="00C81BAD">
        <w:rPr>
          <w:rFonts w:hAnsi="宋体" w:cs="宋体" w:hint="eastAsia"/>
        </w:rPr>
        <w:t>//二分图最大匹配,hungary算法,邻接表形式,复杂度O(m*e)</w:t>
      </w:r>
    </w:p>
    <w:p w:rsidR="005F1F37" w:rsidRPr="00C81BAD" w:rsidRDefault="005F1F37" w:rsidP="005F1F37">
      <w:pPr>
        <w:pStyle w:val="ad"/>
        <w:rPr>
          <w:rFonts w:hAnsi="宋体" w:cs="宋体"/>
        </w:rPr>
      </w:pPr>
      <w:r w:rsidRPr="00C81BAD">
        <w:rPr>
          <w:rFonts w:hAnsi="宋体" w:cs="宋体" w:hint="eastAsia"/>
        </w:rPr>
        <w:t>//返回最大匹配数,传入二分图大小m,n和邻接表list(只需一边)</w:t>
      </w:r>
    </w:p>
    <w:p w:rsidR="005F1F37" w:rsidRPr="00C81BAD" w:rsidRDefault="005F1F37" w:rsidP="005F1F37">
      <w:pPr>
        <w:pStyle w:val="ad"/>
        <w:rPr>
          <w:rFonts w:hAnsi="宋体" w:cs="宋体"/>
        </w:rPr>
      </w:pPr>
      <w:r w:rsidRPr="00C81BAD">
        <w:rPr>
          <w:rFonts w:hAnsi="宋体" w:cs="宋体" w:hint="eastAsia"/>
        </w:rPr>
        <w:t>//match1,match2返回一个最大匹配,未匹配顶点match值为-1</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310</w:t>
      </w:r>
    </w:p>
    <w:p w:rsidR="005F1F37" w:rsidRPr="00C81BAD" w:rsidRDefault="005F1F37" w:rsidP="005F1F37">
      <w:pPr>
        <w:pStyle w:val="ad"/>
        <w:rPr>
          <w:rFonts w:hAnsi="宋体" w:cs="宋体"/>
        </w:rPr>
      </w:pPr>
      <w:r w:rsidRPr="00C81BAD">
        <w:rPr>
          <w:rFonts w:hAnsi="宋体" w:cs="宋体" w:hint="eastAsia"/>
        </w:rPr>
        <w:t>#define _clr(x) memset(x,0xff,sizeof(int)*MAXN)</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from,to;</w:t>
      </w:r>
    </w:p>
    <w:p w:rsidR="005F1F37" w:rsidRPr="00C81BAD" w:rsidRDefault="005F1F37" w:rsidP="005F1F37">
      <w:pPr>
        <w:pStyle w:val="ad"/>
        <w:rPr>
          <w:rFonts w:hAnsi="宋体" w:cs="宋体"/>
        </w:rPr>
      </w:pPr>
      <w:r w:rsidRPr="00C81BAD">
        <w:rPr>
          <w:rFonts w:hAnsi="宋体" w:cs="宋体" w:hint="eastAsia"/>
        </w:rPr>
        <w:t xml:space="preserve">       edge_t* next;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int hungary(int m,int n,edge_t* list[],int* match1,int* match2){</w:t>
      </w:r>
    </w:p>
    <w:p w:rsidR="005F1F37" w:rsidRPr="00C81BAD" w:rsidRDefault="005F1F37" w:rsidP="005F1F37">
      <w:pPr>
        <w:pStyle w:val="ad"/>
        <w:rPr>
          <w:rFonts w:hAnsi="宋体" w:cs="宋体"/>
        </w:rPr>
      </w:pPr>
      <w:r w:rsidRPr="00C81BAD">
        <w:rPr>
          <w:rFonts w:hAnsi="宋体" w:cs="宋体" w:hint="eastAsia"/>
        </w:rPr>
        <w:t xml:space="preserve">       int s[MAXN],t[MAXN],p,q,ret=0,i,j,k;edge_t* e;</w:t>
      </w:r>
    </w:p>
    <w:p w:rsidR="005F1F37" w:rsidRPr="00C81BAD" w:rsidRDefault="005F1F37" w:rsidP="005F1F37">
      <w:pPr>
        <w:pStyle w:val="ad"/>
        <w:rPr>
          <w:rFonts w:hAnsi="宋体" w:cs="宋体"/>
        </w:rPr>
      </w:pPr>
      <w:r w:rsidRPr="00C81BAD">
        <w:rPr>
          <w:rFonts w:hAnsi="宋体" w:cs="宋体" w:hint="eastAsia"/>
        </w:rPr>
        <w:t xml:space="preserve">       for (_clr(match1),_clr(match2),i=0;i&lt;m;ret+=(match1[i++]&gt;=0))</w:t>
      </w:r>
    </w:p>
    <w:p w:rsidR="005F1F37" w:rsidRPr="00C81BAD" w:rsidRDefault="005F1F37" w:rsidP="005F1F37">
      <w:pPr>
        <w:pStyle w:val="ad"/>
        <w:rPr>
          <w:rFonts w:hAnsi="宋体" w:cs="宋体"/>
        </w:rPr>
      </w:pPr>
      <w:r w:rsidRPr="00C81BAD">
        <w:rPr>
          <w:rFonts w:hAnsi="宋体" w:cs="宋体" w:hint="eastAsia"/>
        </w:rPr>
        <w:t xml:space="preserve">              for (_clr(t),s[p=q=0]=i;p&lt;=q&amp;&amp;match1[i]&lt;0;p++)</w:t>
      </w:r>
    </w:p>
    <w:p w:rsidR="005F1F37" w:rsidRPr="00C81BAD" w:rsidRDefault="005F1F37" w:rsidP="005F1F37">
      <w:pPr>
        <w:pStyle w:val="ad"/>
        <w:rPr>
          <w:rFonts w:hAnsi="宋体" w:cs="宋体"/>
        </w:rPr>
      </w:pPr>
      <w:r w:rsidRPr="00C81BAD">
        <w:rPr>
          <w:rFonts w:hAnsi="宋体" w:cs="宋体" w:hint="eastAsia"/>
        </w:rPr>
        <w:t xml:space="preserve">                     for (e=list[k=s[p]];e&amp;&amp;match1[i]&lt;0;e=e-&gt;next)</w:t>
      </w:r>
    </w:p>
    <w:p w:rsidR="005F1F37" w:rsidRPr="00C81BAD" w:rsidRDefault="005F1F37" w:rsidP="005F1F37">
      <w:pPr>
        <w:pStyle w:val="ad"/>
        <w:rPr>
          <w:rFonts w:hAnsi="宋体" w:cs="宋体"/>
        </w:rPr>
      </w:pPr>
      <w:r w:rsidRPr="00C81BAD">
        <w:rPr>
          <w:rFonts w:hAnsi="宋体" w:cs="宋体" w:hint="eastAsia"/>
        </w:rPr>
        <w:t xml:space="preserve">                            if (t[j=e-&gt;to]&lt;0){</w:t>
      </w:r>
    </w:p>
    <w:p w:rsidR="005F1F37" w:rsidRPr="00C81BAD" w:rsidRDefault="005F1F37" w:rsidP="005F1F37">
      <w:pPr>
        <w:pStyle w:val="ad"/>
        <w:rPr>
          <w:rFonts w:hAnsi="宋体" w:cs="宋体"/>
        </w:rPr>
      </w:pPr>
      <w:r w:rsidRPr="00C81BAD">
        <w:rPr>
          <w:rFonts w:hAnsi="宋体" w:cs="宋体" w:hint="eastAsia"/>
        </w:rPr>
        <w:t xml:space="preserve">                                   s[++q]=match2[j],t[j]=k;</w:t>
      </w:r>
    </w:p>
    <w:p w:rsidR="005F1F37" w:rsidRPr="00C81BAD" w:rsidRDefault="005F1F37" w:rsidP="005F1F37">
      <w:pPr>
        <w:pStyle w:val="ad"/>
        <w:rPr>
          <w:rFonts w:hAnsi="宋体" w:cs="宋体"/>
        </w:rPr>
      </w:pPr>
      <w:r w:rsidRPr="00C81BAD">
        <w:rPr>
          <w:rFonts w:hAnsi="宋体" w:cs="宋体" w:hint="eastAsia"/>
        </w:rPr>
        <w:t xml:space="preserve">                                   if (s[q]&lt;0)</w:t>
      </w:r>
    </w:p>
    <w:p w:rsidR="005F1F37" w:rsidRPr="00C81BAD" w:rsidRDefault="005F1F37" w:rsidP="005F1F37">
      <w:pPr>
        <w:pStyle w:val="ad"/>
        <w:rPr>
          <w:rFonts w:hAnsi="宋体" w:cs="宋体"/>
        </w:rPr>
      </w:pPr>
      <w:r w:rsidRPr="00C81BAD">
        <w:rPr>
          <w:rFonts w:hAnsi="宋体" w:cs="宋体" w:hint="eastAsia"/>
        </w:rPr>
        <w:t xml:space="preserve">                                          for (p=j;p&gt;=0;j=p)</w:t>
      </w:r>
    </w:p>
    <w:p w:rsidR="005F1F37" w:rsidRPr="00C81BAD" w:rsidRDefault="005F1F37" w:rsidP="005F1F37">
      <w:pPr>
        <w:pStyle w:val="ad"/>
        <w:rPr>
          <w:rFonts w:hAnsi="宋体" w:cs="宋体"/>
        </w:rPr>
      </w:pPr>
      <w:r w:rsidRPr="00C81BAD">
        <w:rPr>
          <w:rFonts w:hAnsi="宋体" w:cs="宋体" w:hint="eastAsia"/>
        </w:rPr>
        <w:t xml:space="preserve">                                   match2[j]=k=t[j],p=match1[k],match1[k]=j;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0772">
      <w:pPr>
        <w:pStyle w:val="ad"/>
        <w:outlineLvl w:val="2"/>
        <w:rPr>
          <w:rFonts w:hAnsi="宋体" w:cs="宋体"/>
          <w:b/>
        </w:rPr>
      </w:pPr>
      <w:bookmarkStart w:id="353" w:name="_Toc523521435"/>
      <w:r w:rsidRPr="00C81BAD">
        <w:rPr>
          <w:rFonts w:hAnsi="宋体" w:cs="宋体" w:hint="eastAsia"/>
          <w:b/>
        </w:rPr>
        <w:t>8.2 二分图最大匹配(hungary邻接阵)</w:t>
      </w:r>
      <w:bookmarkEnd w:id="353"/>
      <w:r w:rsidRPr="00C81BAD">
        <w:rPr>
          <w:rFonts w:hAnsi="宋体" w:cs="宋体" w:hint="eastAsia"/>
          <w:b/>
        </w:rPr>
        <w:t xml:space="preserve"> </w:t>
      </w:r>
    </w:p>
    <w:p w:rsidR="005F1F37" w:rsidRPr="00C81BAD" w:rsidRDefault="005F1F37" w:rsidP="005F1F37">
      <w:pPr>
        <w:pStyle w:val="ad"/>
        <w:rPr>
          <w:rFonts w:hAnsi="宋体" w:cs="宋体"/>
        </w:rPr>
      </w:pPr>
      <w:r w:rsidRPr="00C81BAD">
        <w:rPr>
          <w:rFonts w:hAnsi="宋体" w:cs="宋体" w:hint="eastAsia"/>
        </w:rPr>
        <w:t>//二分图最大匹配,hungary算法,邻接阵形式,复杂度O(m*m*n)</w:t>
      </w:r>
    </w:p>
    <w:p w:rsidR="005F1F37" w:rsidRPr="00C81BAD" w:rsidRDefault="005F1F37" w:rsidP="005F1F37">
      <w:pPr>
        <w:pStyle w:val="ad"/>
        <w:rPr>
          <w:rFonts w:hAnsi="宋体" w:cs="宋体"/>
        </w:rPr>
      </w:pPr>
      <w:r w:rsidRPr="00C81BAD">
        <w:rPr>
          <w:rFonts w:hAnsi="宋体" w:cs="宋体" w:hint="eastAsia"/>
        </w:rPr>
        <w:t>//返回最大匹配数,传入二分图大小m,n和邻接阵mat,非零元素表示有边</w:t>
      </w:r>
    </w:p>
    <w:p w:rsidR="005F1F37" w:rsidRPr="00C81BAD" w:rsidRDefault="005F1F37" w:rsidP="005F1F37">
      <w:pPr>
        <w:pStyle w:val="ad"/>
        <w:rPr>
          <w:rFonts w:hAnsi="宋体" w:cs="宋体"/>
        </w:rPr>
      </w:pPr>
      <w:r w:rsidRPr="00C81BAD">
        <w:rPr>
          <w:rFonts w:hAnsi="宋体" w:cs="宋体" w:hint="eastAsia"/>
        </w:rPr>
        <w:t>//match1,match2返回一个最大匹配,未匹配顶点match值为-1</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310</w:t>
      </w:r>
    </w:p>
    <w:p w:rsidR="005F1F37" w:rsidRPr="00C81BAD" w:rsidRDefault="005F1F37" w:rsidP="005F1F37">
      <w:pPr>
        <w:pStyle w:val="ad"/>
        <w:rPr>
          <w:rFonts w:hAnsi="宋体" w:cs="宋体"/>
        </w:rPr>
      </w:pPr>
      <w:r w:rsidRPr="00C81BAD">
        <w:rPr>
          <w:rFonts w:hAnsi="宋体" w:cs="宋体" w:hint="eastAsia"/>
        </w:rPr>
        <w:t>#define _clr(x) memset(x,0xff,sizeof(int)*MAXN)</w:t>
      </w:r>
    </w:p>
    <w:p w:rsidR="005F1F37" w:rsidRPr="00C81BAD" w:rsidRDefault="005F1F37" w:rsidP="005F1F37">
      <w:pPr>
        <w:pStyle w:val="ad"/>
        <w:rPr>
          <w:rFonts w:hAnsi="宋体" w:cs="宋体"/>
        </w:rPr>
      </w:pPr>
      <w:r w:rsidRPr="00C81BAD">
        <w:rPr>
          <w:rFonts w:hAnsi="宋体" w:cs="宋体" w:hint="eastAsia"/>
        </w:rPr>
        <w:t>int hungary(int m,int n,int mat[][MAXN],int* match1,int* match2){</w:t>
      </w:r>
    </w:p>
    <w:p w:rsidR="005F1F37" w:rsidRPr="00C81BAD" w:rsidRDefault="005F1F37" w:rsidP="005F1F37">
      <w:pPr>
        <w:pStyle w:val="ad"/>
        <w:rPr>
          <w:rFonts w:hAnsi="宋体" w:cs="宋体"/>
        </w:rPr>
      </w:pPr>
      <w:r w:rsidRPr="00C81BAD">
        <w:rPr>
          <w:rFonts w:hAnsi="宋体" w:cs="宋体" w:hint="eastAsia"/>
        </w:rPr>
        <w:t xml:space="preserve">       int s[MAXN],t[MAXN],p,q,ret=0,i,j,k;</w:t>
      </w:r>
    </w:p>
    <w:p w:rsidR="005F1F37" w:rsidRPr="00C81BAD" w:rsidRDefault="005F1F37" w:rsidP="005F1F37">
      <w:pPr>
        <w:pStyle w:val="ad"/>
        <w:rPr>
          <w:rFonts w:hAnsi="宋体" w:cs="宋体"/>
        </w:rPr>
      </w:pPr>
      <w:r w:rsidRPr="00C81BAD">
        <w:rPr>
          <w:rFonts w:hAnsi="宋体" w:cs="宋体" w:hint="eastAsia"/>
        </w:rPr>
        <w:t xml:space="preserve">       for (_clr(match1),_clr(match2),i=0;i&lt;m;ret+=(match1[i++]&gt;=0))</w:t>
      </w:r>
    </w:p>
    <w:p w:rsidR="005F1F37" w:rsidRPr="00C81BAD" w:rsidRDefault="005F1F37" w:rsidP="005F1F37">
      <w:pPr>
        <w:pStyle w:val="ad"/>
        <w:rPr>
          <w:rFonts w:hAnsi="宋体" w:cs="宋体"/>
        </w:rPr>
      </w:pPr>
      <w:r w:rsidRPr="00C81BAD">
        <w:rPr>
          <w:rFonts w:hAnsi="宋体" w:cs="宋体" w:hint="eastAsia"/>
        </w:rPr>
        <w:t xml:space="preserve">              for (_clr(t),s[p=q=0]=i;p&lt;=q&amp;&amp;match1[i]&lt;0;p++)</w:t>
      </w:r>
    </w:p>
    <w:p w:rsidR="005F1F37" w:rsidRPr="00C81BAD" w:rsidRDefault="005F1F37" w:rsidP="005F1F37">
      <w:pPr>
        <w:pStyle w:val="ad"/>
        <w:rPr>
          <w:rFonts w:hAnsi="宋体" w:cs="宋体"/>
        </w:rPr>
      </w:pPr>
      <w:r w:rsidRPr="00C81BAD">
        <w:rPr>
          <w:rFonts w:hAnsi="宋体" w:cs="宋体" w:hint="eastAsia"/>
        </w:rPr>
        <w:t xml:space="preserve">                     for (k=s[p],j=0;j&lt;n&amp;&amp;match1[i]&lt;0;j++)</w:t>
      </w:r>
    </w:p>
    <w:p w:rsidR="005F1F37" w:rsidRPr="00C81BAD" w:rsidRDefault="005F1F37" w:rsidP="005F1F37">
      <w:pPr>
        <w:pStyle w:val="ad"/>
        <w:rPr>
          <w:rFonts w:hAnsi="宋体" w:cs="宋体"/>
        </w:rPr>
      </w:pPr>
      <w:r w:rsidRPr="00C81BAD">
        <w:rPr>
          <w:rFonts w:hAnsi="宋体" w:cs="宋体" w:hint="eastAsia"/>
        </w:rPr>
        <w:lastRenderedPageBreak/>
        <w:t xml:space="preserve">                            if (mat[k][j]&amp;&amp;t[j]&lt;0){</w:t>
      </w:r>
    </w:p>
    <w:p w:rsidR="005F1F37" w:rsidRPr="00C81BAD" w:rsidRDefault="005F1F37" w:rsidP="005F1F37">
      <w:pPr>
        <w:pStyle w:val="ad"/>
        <w:rPr>
          <w:rFonts w:hAnsi="宋体" w:cs="宋体"/>
        </w:rPr>
      </w:pPr>
      <w:r w:rsidRPr="00C81BAD">
        <w:rPr>
          <w:rFonts w:hAnsi="宋体" w:cs="宋体" w:hint="eastAsia"/>
        </w:rPr>
        <w:t xml:space="preserve">                                   s[++q]=match2[j],t[j]=k;</w:t>
      </w:r>
    </w:p>
    <w:p w:rsidR="005F1F37" w:rsidRPr="00C81BAD" w:rsidRDefault="005F1F37" w:rsidP="005F1F37">
      <w:pPr>
        <w:pStyle w:val="ad"/>
        <w:rPr>
          <w:rFonts w:hAnsi="宋体" w:cs="宋体"/>
        </w:rPr>
      </w:pPr>
      <w:r w:rsidRPr="00C81BAD">
        <w:rPr>
          <w:rFonts w:hAnsi="宋体" w:cs="宋体" w:hint="eastAsia"/>
        </w:rPr>
        <w:t xml:space="preserve">                                   if (s[q]&lt;0)</w:t>
      </w:r>
    </w:p>
    <w:p w:rsidR="005F1F37" w:rsidRPr="00C81BAD" w:rsidRDefault="005F1F37" w:rsidP="005F1F37">
      <w:pPr>
        <w:pStyle w:val="ad"/>
        <w:rPr>
          <w:rFonts w:hAnsi="宋体" w:cs="宋体"/>
        </w:rPr>
      </w:pPr>
      <w:r w:rsidRPr="00C81BAD">
        <w:rPr>
          <w:rFonts w:hAnsi="宋体" w:cs="宋体" w:hint="eastAsia"/>
        </w:rPr>
        <w:t xml:space="preserve">                                          for (p=j;p&gt;=0;j=p)</w:t>
      </w:r>
    </w:p>
    <w:p w:rsidR="005F1F37" w:rsidRPr="00C81BAD" w:rsidRDefault="005F1F37" w:rsidP="005F1F37">
      <w:pPr>
        <w:pStyle w:val="ad"/>
        <w:rPr>
          <w:rFonts w:hAnsi="宋体" w:cs="宋体"/>
        </w:rPr>
      </w:pPr>
      <w:r w:rsidRPr="00C81BAD">
        <w:rPr>
          <w:rFonts w:hAnsi="宋体" w:cs="宋体" w:hint="eastAsia"/>
        </w:rPr>
        <w:t xml:space="preserve">                                      match2[j]=k=t[j],p=match1[k],match1[k]=j;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0772">
      <w:pPr>
        <w:pStyle w:val="ad"/>
        <w:outlineLvl w:val="2"/>
        <w:rPr>
          <w:rFonts w:hAnsi="宋体" w:cs="宋体"/>
          <w:b/>
        </w:rPr>
      </w:pPr>
      <w:bookmarkStart w:id="354" w:name="_Toc523521436"/>
      <w:r w:rsidRPr="00C81BAD">
        <w:rPr>
          <w:rFonts w:hAnsi="宋体" w:cs="宋体" w:hint="eastAsia"/>
          <w:b/>
        </w:rPr>
        <w:t>8.3 二分图最大匹配(hungary正向表)</w:t>
      </w:r>
      <w:bookmarkEnd w:id="354"/>
    </w:p>
    <w:p w:rsidR="005F1F37" w:rsidRPr="00C81BAD" w:rsidRDefault="005F1F37" w:rsidP="005F1F37">
      <w:pPr>
        <w:pStyle w:val="ad"/>
        <w:rPr>
          <w:rFonts w:hAnsi="宋体" w:cs="宋体"/>
        </w:rPr>
      </w:pPr>
      <w:r w:rsidRPr="00C81BAD">
        <w:rPr>
          <w:rFonts w:hAnsi="宋体" w:cs="宋体" w:hint="eastAsia"/>
        </w:rPr>
        <w:t>//二分图最大匹配,hungary算法,正向表形式,复杂度O(m*e)</w:t>
      </w:r>
    </w:p>
    <w:p w:rsidR="005F1F37" w:rsidRPr="00C81BAD" w:rsidRDefault="005F1F37" w:rsidP="005F1F37">
      <w:pPr>
        <w:pStyle w:val="ad"/>
        <w:rPr>
          <w:rFonts w:hAnsi="宋体" w:cs="宋体"/>
        </w:rPr>
      </w:pPr>
      <w:r w:rsidRPr="00C81BAD">
        <w:rPr>
          <w:rFonts w:hAnsi="宋体" w:cs="宋体" w:hint="eastAsia"/>
        </w:rPr>
        <w:t>//返回最大匹配数,传入二分图大小m,n和正向表list,buf(只需一边)</w:t>
      </w:r>
    </w:p>
    <w:p w:rsidR="005F1F37" w:rsidRPr="00C81BAD" w:rsidRDefault="005F1F37" w:rsidP="005F1F37">
      <w:pPr>
        <w:pStyle w:val="ad"/>
        <w:rPr>
          <w:rFonts w:hAnsi="宋体" w:cs="宋体"/>
        </w:rPr>
      </w:pPr>
      <w:r w:rsidRPr="00C81BAD">
        <w:rPr>
          <w:rFonts w:hAnsi="宋体" w:cs="宋体" w:hint="eastAsia"/>
        </w:rPr>
        <w:t>//match1,match2返回一个最大匹配,未匹配顶点match值为-1</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310</w:t>
      </w:r>
    </w:p>
    <w:p w:rsidR="005F1F37" w:rsidRPr="00C81BAD" w:rsidRDefault="005F1F37" w:rsidP="005F1F37">
      <w:pPr>
        <w:pStyle w:val="ad"/>
        <w:rPr>
          <w:rFonts w:hAnsi="宋体" w:cs="宋体"/>
        </w:rPr>
      </w:pPr>
      <w:r w:rsidRPr="00C81BAD">
        <w:rPr>
          <w:rFonts w:hAnsi="宋体" w:cs="宋体" w:hint="eastAsia"/>
        </w:rPr>
        <w:t>#define _clr(x) memset(x,0xff,sizeof(int)*MAXN)</w:t>
      </w:r>
    </w:p>
    <w:p w:rsidR="005F1F37" w:rsidRPr="00C81BAD" w:rsidRDefault="005F1F37" w:rsidP="005F1F37">
      <w:pPr>
        <w:pStyle w:val="ad"/>
        <w:rPr>
          <w:rFonts w:hAnsi="宋体" w:cs="宋体"/>
        </w:rPr>
      </w:pPr>
      <w:r w:rsidRPr="00C81BAD">
        <w:rPr>
          <w:rFonts w:hAnsi="宋体" w:cs="宋体" w:hint="eastAsia"/>
        </w:rPr>
        <w:t>int hungary(int m,int n,int* list,int* buf,int* match1,int* match2){</w:t>
      </w:r>
    </w:p>
    <w:p w:rsidR="005F1F37" w:rsidRPr="00C81BAD" w:rsidRDefault="005F1F37" w:rsidP="005F1F37">
      <w:pPr>
        <w:pStyle w:val="ad"/>
        <w:rPr>
          <w:rFonts w:hAnsi="宋体" w:cs="宋体"/>
        </w:rPr>
      </w:pPr>
      <w:r w:rsidRPr="00C81BAD">
        <w:rPr>
          <w:rFonts w:hAnsi="宋体" w:cs="宋体" w:hint="eastAsia"/>
        </w:rPr>
        <w:t xml:space="preserve">       int s[MAXN],t[MAXN],p,q,ret=0,i,j,k,l;</w:t>
      </w:r>
    </w:p>
    <w:p w:rsidR="005F1F37" w:rsidRPr="00C81BAD" w:rsidRDefault="005F1F37" w:rsidP="005F1F37">
      <w:pPr>
        <w:pStyle w:val="ad"/>
        <w:rPr>
          <w:rFonts w:hAnsi="宋体" w:cs="宋体"/>
        </w:rPr>
      </w:pPr>
      <w:r w:rsidRPr="00C81BAD">
        <w:rPr>
          <w:rFonts w:hAnsi="宋体" w:cs="宋体" w:hint="eastAsia"/>
        </w:rPr>
        <w:t xml:space="preserve">       for (_clr(match1),_clr(match2),i=0;i&lt;m;ret+=(match1[i++]&gt;=0))</w:t>
      </w:r>
    </w:p>
    <w:p w:rsidR="005F1F37" w:rsidRPr="00C81BAD" w:rsidRDefault="005F1F37" w:rsidP="005F1F37">
      <w:pPr>
        <w:pStyle w:val="ad"/>
        <w:rPr>
          <w:rFonts w:hAnsi="宋体" w:cs="宋体"/>
        </w:rPr>
      </w:pPr>
      <w:r w:rsidRPr="00C81BAD">
        <w:rPr>
          <w:rFonts w:hAnsi="宋体" w:cs="宋体" w:hint="eastAsia"/>
        </w:rPr>
        <w:t xml:space="preserve">              for (_clr(t),s[p=q=0]=i;p&lt;=q&amp;&amp;match1[i]&lt;0;p++)</w:t>
      </w:r>
    </w:p>
    <w:p w:rsidR="005F1F37" w:rsidRPr="00C81BAD" w:rsidRDefault="005F1F37" w:rsidP="005F1F37">
      <w:pPr>
        <w:pStyle w:val="ad"/>
        <w:rPr>
          <w:rFonts w:hAnsi="宋体" w:cs="宋体"/>
        </w:rPr>
      </w:pPr>
      <w:r w:rsidRPr="00C81BAD">
        <w:rPr>
          <w:rFonts w:hAnsi="宋体" w:cs="宋体" w:hint="eastAsia"/>
        </w:rPr>
        <w:t xml:space="preserve">                     for (l=list[k=s[p]];l&lt;list[k+1]&amp;&amp;match1[i]&lt;0;l++)</w:t>
      </w:r>
    </w:p>
    <w:p w:rsidR="005F1F37" w:rsidRPr="00C81BAD" w:rsidRDefault="005F1F37" w:rsidP="005F1F37">
      <w:pPr>
        <w:pStyle w:val="ad"/>
        <w:rPr>
          <w:rFonts w:hAnsi="宋体" w:cs="宋体"/>
        </w:rPr>
      </w:pPr>
      <w:r w:rsidRPr="00C81BAD">
        <w:rPr>
          <w:rFonts w:hAnsi="宋体" w:cs="宋体" w:hint="eastAsia"/>
        </w:rPr>
        <w:t xml:space="preserve">                            if (t[j=buf[l]]&lt;0){</w:t>
      </w:r>
    </w:p>
    <w:p w:rsidR="005F1F37" w:rsidRPr="00C81BAD" w:rsidRDefault="005F1F37" w:rsidP="005F1F37">
      <w:pPr>
        <w:pStyle w:val="ad"/>
        <w:rPr>
          <w:rFonts w:hAnsi="宋体" w:cs="宋体"/>
        </w:rPr>
      </w:pPr>
      <w:r w:rsidRPr="00C81BAD">
        <w:rPr>
          <w:rFonts w:hAnsi="宋体" w:cs="宋体" w:hint="eastAsia"/>
        </w:rPr>
        <w:t xml:space="preserve">                                   s[++q]=match2[j],t[j]=k;</w:t>
      </w:r>
    </w:p>
    <w:p w:rsidR="005F1F37" w:rsidRPr="00C81BAD" w:rsidRDefault="005F1F37" w:rsidP="005F1F37">
      <w:pPr>
        <w:pStyle w:val="ad"/>
        <w:rPr>
          <w:rFonts w:hAnsi="宋体" w:cs="宋体"/>
        </w:rPr>
      </w:pPr>
      <w:r w:rsidRPr="00C81BAD">
        <w:rPr>
          <w:rFonts w:hAnsi="宋体" w:cs="宋体" w:hint="eastAsia"/>
        </w:rPr>
        <w:t xml:space="preserve">                                   if (s[q]&lt;0)</w:t>
      </w:r>
    </w:p>
    <w:p w:rsidR="005F1F37" w:rsidRPr="00C81BAD" w:rsidRDefault="005F1F37" w:rsidP="005F1F37">
      <w:pPr>
        <w:pStyle w:val="ad"/>
        <w:rPr>
          <w:rFonts w:hAnsi="宋体" w:cs="宋体"/>
        </w:rPr>
      </w:pPr>
      <w:r w:rsidRPr="00C81BAD">
        <w:rPr>
          <w:rFonts w:hAnsi="宋体" w:cs="宋体" w:hint="eastAsia"/>
        </w:rPr>
        <w:t xml:space="preserve">                                          for (p=j;p&gt;=0;j=p)</w:t>
      </w:r>
    </w:p>
    <w:p w:rsidR="005F1F37" w:rsidRPr="00C81BAD" w:rsidRDefault="005F1F37" w:rsidP="005F1F37">
      <w:pPr>
        <w:pStyle w:val="ad"/>
        <w:rPr>
          <w:rFonts w:hAnsi="宋体" w:cs="宋体"/>
        </w:rPr>
      </w:pPr>
      <w:r w:rsidRPr="00C81BAD">
        <w:rPr>
          <w:rFonts w:hAnsi="宋体" w:cs="宋体" w:hint="eastAsia"/>
        </w:rPr>
        <w:t xml:space="preserve">                                                 match2[j]=k=t[j],p=match1[k],match1[k]=j;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0772">
      <w:pPr>
        <w:pStyle w:val="ad"/>
        <w:outlineLvl w:val="2"/>
        <w:rPr>
          <w:rFonts w:hAnsi="宋体" w:cs="宋体"/>
          <w:b/>
        </w:rPr>
      </w:pPr>
      <w:bookmarkStart w:id="355" w:name="_Toc523521437"/>
      <w:r w:rsidRPr="00C81BAD">
        <w:rPr>
          <w:rFonts w:hAnsi="宋体" w:cs="宋体" w:hint="eastAsia"/>
          <w:b/>
        </w:rPr>
        <w:t>8.4二分图最佳匹配(kuhn_munkras邻接阵)</w:t>
      </w:r>
      <w:bookmarkEnd w:id="355"/>
    </w:p>
    <w:p w:rsidR="005F1F37" w:rsidRPr="00C81BAD" w:rsidRDefault="005F1F37" w:rsidP="005F1F37">
      <w:pPr>
        <w:pStyle w:val="ad"/>
        <w:rPr>
          <w:rFonts w:hAnsi="宋体" w:cs="宋体"/>
        </w:rPr>
      </w:pPr>
      <w:r w:rsidRPr="00C81BAD">
        <w:rPr>
          <w:rFonts w:hAnsi="宋体" w:cs="宋体" w:hint="eastAsia"/>
        </w:rPr>
        <w:t>//二分图最佳匹配,kuhn munkras算法,邻接阵形式,复杂度O(m*m*n)</w:t>
      </w:r>
    </w:p>
    <w:p w:rsidR="005F1F37" w:rsidRPr="00C81BAD" w:rsidRDefault="005F1F37" w:rsidP="005F1F37">
      <w:pPr>
        <w:pStyle w:val="ad"/>
        <w:rPr>
          <w:rFonts w:hAnsi="宋体" w:cs="宋体"/>
        </w:rPr>
      </w:pPr>
      <w:r w:rsidRPr="00C81BAD">
        <w:rPr>
          <w:rFonts w:hAnsi="宋体" w:cs="宋体" w:hint="eastAsia"/>
        </w:rPr>
        <w:t>//返回最佳匹配值,传入二分图大小m,n和邻接阵mat,表示权值</w:t>
      </w:r>
    </w:p>
    <w:p w:rsidR="005F1F37" w:rsidRPr="00C81BAD" w:rsidRDefault="005F1F37" w:rsidP="005F1F37">
      <w:pPr>
        <w:pStyle w:val="ad"/>
        <w:rPr>
          <w:rFonts w:hAnsi="宋体" w:cs="宋体"/>
        </w:rPr>
      </w:pPr>
      <w:r w:rsidRPr="00C81BAD">
        <w:rPr>
          <w:rFonts w:hAnsi="宋体" w:cs="宋体" w:hint="eastAsia"/>
        </w:rPr>
        <w:t>//match1,match2返回一个最佳匹配,未匹配顶点match值为-1</w:t>
      </w:r>
    </w:p>
    <w:p w:rsidR="005F1F37" w:rsidRPr="00C81BAD" w:rsidRDefault="005F1F37" w:rsidP="005F1F37">
      <w:pPr>
        <w:pStyle w:val="ad"/>
        <w:rPr>
          <w:rFonts w:hAnsi="宋体" w:cs="宋体"/>
        </w:rPr>
      </w:pPr>
      <w:r w:rsidRPr="00C81BAD">
        <w:rPr>
          <w:rFonts w:hAnsi="宋体" w:cs="宋体" w:hint="eastAsia"/>
        </w:rPr>
        <w:t>//一定注意m&lt;=n,否则循环无法终止</w:t>
      </w:r>
    </w:p>
    <w:p w:rsidR="005F1F37" w:rsidRPr="00C81BAD" w:rsidRDefault="005F1F37" w:rsidP="005F1F37">
      <w:pPr>
        <w:pStyle w:val="ad"/>
        <w:rPr>
          <w:rFonts w:hAnsi="宋体" w:cs="宋体"/>
        </w:rPr>
      </w:pPr>
      <w:r w:rsidRPr="00C81BAD">
        <w:rPr>
          <w:rFonts w:hAnsi="宋体" w:cs="宋体" w:hint="eastAsia"/>
        </w:rPr>
        <w:t>//最小权匹配可将权值取相反数</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310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#define _clr(x) memset(x,0xff,sizeof(int)*n)</w:t>
      </w:r>
    </w:p>
    <w:p w:rsidR="005F1F37" w:rsidRPr="00C81BAD" w:rsidRDefault="005F1F37" w:rsidP="005F1F37">
      <w:pPr>
        <w:pStyle w:val="ad"/>
        <w:rPr>
          <w:rFonts w:hAnsi="宋体" w:cs="宋体"/>
        </w:rPr>
      </w:pPr>
      <w:r w:rsidRPr="00C81BAD">
        <w:rPr>
          <w:rFonts w:hAnsi="宋体" w:cs="宋体" w:hint="eastAsia"/>
        </w:rPr>
        <w:t>int kuhn_munkras(int m,int n,int mat[][MAXN],int* match1,int* match2){</w:t>
      </w:r>
    </w:p>
    <w:p w:rsidR="005F1F37" w:rsidRPr="00C81BAD" w:rsidRDefault="005F1F37" w:rsidP="005F1F37">
      <w:pPr>
        <w:pStyle w:val="ad"/>
        <w:rPr>
          <w:rFonts w:hAnsi="宋体" w:cs="宋体"/>
        </w:rPr>
      </w:pPr>
      <w:r w:rsidRPr="00C81BAD">
        <w:rPr>
          <w:rFonts w:hAnsi="宋体" w:cs="宋体" w:hint="eastAsia"/>
        </w:rPr>
        <w:t xml:space="preserve">       int s[MAXN],t[MAXN],l1[MAXN],l2[MAXN],p,q,ret=0,i,j,k;</w:t>
      </w:r>
    </w:p>
    <w:p w:rsidR="005F1F37" w:rsidRPr="00C81BAD" w:rsidRDefault="005F1F37" w:rsidP="005F1F37">
      <w:pPr>
        <w:pStyle w:val="ad"/>
        <w:rPr>
          <w:rFonts w:hAnsi="宋体" w:cs="宋体"/>
        </w:rPr>
      </w:pPr>
      <w:r w:rsidRPr="00C81BAD">
        <w:rPr>
          <w:rFonts w:hAnsi="宋体" w:cs="宋体" w:hint="eastAsia"/>
        </w:rPr>
        <w:t xml:space="preserve">       for (i=0;i&lt;m;i++)</w:t>
      </w:r>
    </w:p>
    <w:p w:rsidR="005F1F37" w:rsidRPr="00C81BAD" w:rsidRDefault="005F1F37" w:rsidP="005F1F37">
      <w:pPr>
        <w:pStyle w:val="ad"/>
        <w:rPr>
          <w:rFonts w:hAnsi="宋体" w:cs="宋体"/>
        </w:rPr>
      </w:pPr>
      <w:r w:rsidRPr="00C81BAD">
        <w:rPr>
          <w:rFonts w:hAnsi="宋体" w:cs="宋体" w:hint="eastAsia"/>
        </w:rPr>
        <w:lastRenderedPageBreak/>
        <w:t xml:space="preserve">              for (l1[i]=-inf,j=0;j&lt;n;j++)</w:t>
      </w:r>
    </w:p>
    <w:p w:rsidR="005F1F37" w:rsidRPr="00C81BAD" w:rsidRDefault="005F1F37" w:rsidP="005F1F37">
      <w:pPr>
        <w:pStyle w:val="ad"/>
        <w:rPr>
          <w:rFonts w:hAnsi="宋体" w:cs="宋体"/>
        </w:rPr>
      </w:pPr>
      <w:r w:rsidRPr="00C81BAD">
        <w:rPr>
          <w:rFonts w:hAnsi="宋体" w:cs="宋体" w:hint="eastAsia"/>
        </w:rPr>
        <w:t xml:space="preserve">                     l1[i]=mat[i][j]&gt;l1[i]?mat[i][j]:l1[i];</w:t>
      </w:r>
    </w:p>
    <w:p w:rsidR="005F1F37" w:rsidRPr="00C81BAD" w:rsidRDefault="005F1F37" w:rsidP="005F1F37">
      <w:pPr>
        <w:pStyle w:val="ad"/>
        <w:rPr>
          <w:rFonts w:hAnsi="宋体" w:cs="宋体"/>
        </w:rPr>
      </w:pPr>
      <w:r w:rsidRPr="00C81BAD">
        <w:rPr>
          <w:rFonts w:hAnsi="宋体" w:cs="宋体" w:hint="eastAsia"/>
        </w:rPr>
        <w:t xml:space="preserve">       for (i=0;i&lt;n;l2[i++]=0);</w:t>
      </w:r>
    </w:p>
    <w:p w:rsidR="005F1F37" w:rsidRPr="00C81BAD" w:rsidRDefault="005F1F37" w:rsidP="005F1F37">
      <w:pPr>
        <w:pStyle w:val="ad"/>
        <w:rPr>
          <w:rFonts w:hAnsi="宋体" w:cs="宋体"/>
        </w:rPr>
      </w:pPr>
      <w:r w:rsidRPr="00C81BAD">
        <w:rPr>
          <w:rFonts w:hAnsi="宋体" w:cs="宋体" w:hint="eastAsia"/>
        </w:rPr>
        <w:t xml:space="preserve">       for (_clr(match1),_clr(match2),i=0;i&lt;m;i++){</w:t>
      </w:r>
    </w:p>
    <w:p w:rsidR="005F1F37" w:rsidRPr="00C81BAD" w:rsidRDefault="005F1F37" w:rsidP="005F1F37">
      <w:pPr>
        <w:pStyle w:val="ad"/>
        <w:rPr>
          <w:rFonts w:hAnsi="宋体" w:cs="宋体"/>
        </w:rPr>
      </w:pPr>
      <w:r w:rsidRPr="00C81BAD">
        <w:rPr>
          <w:rFonts w:hAnsi="宋体" w:cs="宋体" w:hint="eastAsia"/>
        </w:rPr>
        <w:t xml:space="preserve">              for (_clr(t),s[p=q=0]=i;p&lt;=q&amp;&amp;match1[i]&lt;0;p++)</w:t>
      </w:r>
    </w:p>
    <w:p w:rsidR="005F1F37" w:rsidRPr="00C81BAD" w:rsidRDefault="005F1F37" w:rsidP="005F1F37">
      <w:pPr>
        <w:pStyle w:val="ad"/>
        <w:rPr>
          <w:rFonts w:hAnsi="宋体" w:cs="宋体"/>
        </w:rPr>
      </w:pPr>
      <w:r w:rsidRPr="00C81BAD">
        <w:rPr>
          <w:rFonts w:hAnsi="宋体" w:cs="宋体" w:hint="eastAsia"/>
        </w:rPr>
        <w:t xml:space="preserve">                     for (k=s[p],j=0;j&lt;n&amp;&amp;match1[i]&lt;0;j++)</w:t>
      </w:r>
    </w:p>
    <w:p w:rsidR="005F1F37" w:rsidRPr="00C81BAD" w:rsidRDefault="005F1F37" w:rsidP="005F1F37">
      <w:pPr>
        <w:pStyle w:val="ad"/>
        <w:rPr>
          <w:rFonts w:hAnsi="宋体" w:cs="宋体"/>
        </w:rPr>
      </w:pPr>
      <w:r w:rsidRPr="00C81BAD">
        <w:rPr>
          <w:rFonts w:hAnsi="宋体" w:cs="宋体" w:hint="eastAsia"/>
        </w:rPr>
        <w:t xml:space="preserve">                            if (l1[k]+l2[j]==mat[k][j]&amp;&amp;t[j]&lt;0){</w:t>
      </w:r>
    </w:p>
    <w:p w:rsidR="005F1F37" w:rsidRPr="00C81BAD" w:rsidRDefault="005F1F37" w:rsidP="005F1F37">
      <w:pPr>
        <w:pStyle w:val="ad"/>
        <w:rPr>
          <w:rFonts w:hAnsi="宋体" w:cs="宋体"/>
        </w:rPr>
      </w:pPr>
      <w:r w:rsidRPr="00C81BAD">
        <w:rPr>
          <w:rFonts w:hAnsi="宋体" w:cs="宋体" w:hint="eastAsia"/>
        </w:rPr>
        <w:t xml:space="preserve">                                   s[++q]=match2[j],t[j]=k;</w:t>
      </w:r>
    </w:p>
    <w:p w:rsidR="005F1F37" w:rsidRPr="00C81BAD" w:rsidRDefault="005F1F37" w:rsidP="005F1F37">
      <w:pPr>
        <w:pStyle w:val="ad"/>
        <w:rPr>
          <w:rFonts w:hAnsi="宋体" w:cs="宋体"/>
        </w:rPr>
      </w:pPr>
      <w:r w:rsidRPr="00C81BAD">
        <w:rPr>
          <w:rFonts w:hAnsi="宋体" w:cs="宋体" w:hint="eastAsia"/>
        </w:rPr>
        <w:t xml:space="preserve">                                   if (s[q]&lt;0)</w:t>
      </w:r>
    </w:p>
    <w:p w:rsidR="005F1F37" w:rsidRPr="00C81BAD" w:rsidRDefault="005F1F37" w:rsidP="005F1F37">
      <w:pPr>
        <w:pStyle w:val="ad"/>
        <w:rPr>
          <w:rFonts w:hAnsi="宋体" w:cs="宋体"/>
        </w:rPr>
      </w:pPr>
      <w:r w:rsidRPr="00C81BAD">
        <w:rPr>
          <w:rFonts w:hAnsi="宋体" w:cs="宋体" w:hint="eastAsia"/>
        </w:rPr>
        <w:t xml:space="preserve">                                          for (p=j;p&gt;=0;j=p)</w:t>
      </w:r>
    </w:p>
    <w:p w:rsidR="005F1F37" w:rsidRPr="00C81BAD" w:rsidRDefault="005F1F37" w:rsidP="005F1F37">
      <w:pPr>
        <w:pStyle w:val="ad"/>
        <w:rPr>
          <w:rFonts w:hAnsi="宋体" w:cs="宋体"/>
        </w:rPr>
      </w:pPr>
      <w:r w:rsidRPr="00C81BAD">
        <w:rPr>
          <w:rFonts w:hAnsi="宋体" w:cs="宋体" w:hint="eastAsia"/>
        </w:rPr>
        <w:t xml:space="preserve">                                       match2[j]=k=t[j],p=match1[k],match1[k]=j;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(match1[i]&lt;0){</w:t>
      </w:r>
    </w:p>
    <w:p w:rsidR="005F1F37" w:rsidRPr="00C81BAD" w:rsidRDefault="005F1F37" w:rsidP="005F1F37">
      <w:pPr>
        <w:pStyle w:val="ad"/>
        <w:rPr>
          <w:rFonts w:hAnsi="宋体" w:cs="宋体"/>
        </w:rPr>
      </w:pPr>
      <w:r w:rsidRPr="00C81BAD">
        <w:rPr>
          <w:rFonts w:hAnsi="宋体" w:cs="宋体" w:hint="eastAsia"/>
        </w:rPr>
        <w:t xml:space="preserve">                     for (i--,p=inf,k=0;k&lt;=q;k++)</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if (t[j]&lt;0&amp;&amp;l1[s[k]]+l2[j]-mat[s[k]][j]&lt;p)</w:t>
      </w:r>
    </w:p>
    <w:p w:rsidR="005F1F37" w:rsidRPr="00C81BAD" w:rsidRDefault="005F1F37" w:rsidP="005F1F37">
      <w:pPr>
        <w:pStyle w:val="ad"/>
        <w:rPr>
          <w:rFonts w:hAnsi="宋体" w:cs="宋体"/>
        </w:rPr>
      </w:pPr>
      <w:r w:rsidRPr="00C81BAD">
        <w:rPr>
          <w:rFonts w:hAnsi="宋体" w:cs="宋体" w:hint="eastAsia"/>
        </w:rPr>
        <w:t xml:space="preserve">                                          p=l1[s[k]]+l2[j]-mat[s[k]][j];</w:t>
      </w:r>
    </w:p>
    <w:p w:rsidR="005F1F37" w:rsidRPr="00C81BAD" w:rsidRDefault="005F1F37" w:rsidP="005F1F37">
      <w:pPr>
        <w:pStyle w:val="ad"/>
        <w:rPr>
          <w:rFonts w:hAnsi="宋体" w:cs="宋体"/>
        </w:rPr>
      </w:pPr>
      <w:r w:rsidRPr="00C81BAD">
        <w:rPr>
          <w:rFonts w:hAnsi="宋体" w:cs="宋体" w:hint="eastAsia"/>
        </w:rPr>
        <w:t xml:space="preserve">                     for (j=0;j&lt;n;l2[j]+=t[j]&lt;0?0:p,j++);</w:t>
      </w:r>
    </w:p>
    <w:p w:rsidR="005F1F37" w:rsidRPr="00C81BAD" w:rsidRDefault="005F1F37" w:rsidP="005F1F37">
      <w:pPr>
        <w:pStyle w:val="ad"/>
        <w:rPr>
          <w:rFonts w:hAnsi="宋体" w:cs="宋体"/>
        </w:rPr>
      </w:pPr>
      <w:r w:rsidRPr="00C81BAD">
        <w:rPr>
          <w:rFonts w:hAnsi="宋体" w:cs="宋体" w:hint="eastAsia"/>
        </w:rPr>
        <w:t xml:space="preserve">                     for (k=0;k&lt;=q;l1[s[k++]]-=p);</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(i=0;i&lt;m;i++)</w:t>
      </w:r>
    </w:p>
    <w:p w:rsidR="005F1F37" w:rsidRPr="00C81BAD" w:rsidRDefault="005F1F37" w:rsidP="005F1F37">
      <w:pPr>
        <w:pStyle w:val="ad"/>
        <w:rPr>
          <w:rFonts w:hAnsi="宋体" w:cs="宋体"/>
        </w:rPr>
      </w:pPr>
      <w:r w:rsidRPr="00C81BAD">
        <w:rPr>
          <w:rFonts w:hAnsi="宋体" w:cs="宋体" w:hint="eastAsia"/>
        </w:rPr>
        <w:t xml:space="preserve">              ret+=mat[i][match1[i]];</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0772">
      <w:pPr>
        <w:pStyle w:val="ad"/>
        <w:outlineLvl w:val="2"/>
        <w:rPr>
          <w:rFonts w:hAnsi="宋体" w:cs="宋体"/>
          <w:b/>
        </w:rPr>
      </w:pPr>
      <w:bookmarkStart w:id="356" w:name="_Toc523521438"/>
      <w:r w:rsidRPr="00C81BAD">
        <w:rPr>
          <w:rFonts w:hAnsi="宋体" w:cs="宋体" w:hint="eastAsia"/>
          <w:b/>
        </w:rPr>
        <w:t>8.5 一般图匹配(邻接表)</w:t>
      </w:r>
      <w:bookmarkEnd w:id="356"/>
    </w:p>
    <w:p w:rsidR="005F1F37" w:rsidRPr="00C81BAD" w:rsidRDefault="005F1F37" w:rsidP="005F1F37">
      <w:pPr>
        <w:pStyle w:val="ad"/>
        <w:rPr>
          <w:rFonts w:hAnsi="宋体" w:cs="宋体"/>
        </w:rPr>
      </w:pPr>
      <w:r w:rsidRPr="00C81BAD">
        <w:rPr>
          <w:rFonts w:hAnsi="宋体" w:cs="宋体" w:hint="eastAsia"/>
        </w:rPr>
        <w:t>//一般图最大匹配,邻接表形式,复杂度O(n*e)</w:t>
      </w:r>
    </w:p>
    <w:p w:rsidR="005F1F37" w:rsidRPr="00C81BAD" w:rsidRDefault="005F1F37" w:rsidP="005F1F37">
      <w:pPr>
        <w:pStyle w:val="ad"/>
        <w:rPr>
          <w:rFonts w:hAnsi="宋体" w:cs="宋体"/>
        </w:rPr>
      </w:pPr>
      <w:r w:rsidRPr="00C81BAD">
        <w:rPr>
          <w:rFonts w:hAnsi="宋体" w:cs="宋体" w:hint="eastAsia"/>
        </w:rPr>
        <w:t>//返回匹配顶点对数,match返回匹配,未匹配顶点match值为-1</w:t>
      </w:r>
    </w:p>
    <w:p w:rsidR="005F1F37" w:rsidRPr="00C81BAD" w:rsidRDefault="005F1F37" w:rsidP="005F1F37">
      <w:pPr>
        <w:pStyle w:val="ad"/>
        <w:rPr>
          <w:rFonts w:hAnsi="宋体" w:cs="宋体"/>
        </w:rPr>
      </w:pPr>
      <w:r w:rsidRPr="00C81BAD">
        <w:rPr>
          <w:rFonts w:hAnsi="宋体" w:cs="宋体" w:hint="eastAsia"/>
        </w:rPr>
        <w:t>//传入图的顶点数n和邻接表list</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from,to;</w:t>
      </w:r>
    </w:p>
    <w:p w:rsidR="005F1F37" w:rsidRPr="00C81BAD" w:rsidRDefault="005F1F37" w:rsidP="005F1F37">
      <w:pPr>
        <w:pStyle w:val="ad"/>
        <w:rPr>
          <w:rFonts w:hAnsi="宋体" w:cs="宋体"/>
        </w:rPr>
      </w:pPr>
      <w:r w:rsidRPr="00C81BAD">
        <w:rPr>
          <w:rFonts w:hAnsi="宋体" w:cs="宋体" w:hint="eastAsia"/>
        </w:rPr>
        <w:t xml:space="preserve">       edge_t* next;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aug(int n,edge_t* list[],int* match,int* v,int now){</w:t>
      </w:r>
    </w:p>
    <w:p w:rsidR="005F1F37" w:rsidRPr="00C81BAD" w:rsidRDefault="005F1F37" w:rsidP="005F1F37">
      <w:pPr>
        <w:pStyle w:val="ad"/>
        <w:rPr>
          <w:rFonts w:hAnsi="宋体" w:cs="宋体"/>
        </w:rPr>
      </w:pPr>
      <w:r w:rsidRPr="00C81BAD">
        <w:rPr>
          <w:rFonts w:hAnsi="宋体" w:cs="宋体" w:hint="eastAsia"/>
        </w:rPr>
        <w:t xml:space="preserve">       int t,ret=0;edge_t* e;</w:t>
      </w:r>
    </w:p>
    <w:p w:rsidR="005F1F37" w:rsidRPr="00C81BAD" w:rsidRDefault="005F1F37" w:rsidP="005F1F37">
      <w:pPr>
        <w:pStyle w:val="ad"/>
        <w:rPr>
          <w:rFonts w:hAnsi="宋体" w:cs="宋体"/>
        </w:rPr>
      </w:pPr>
      <w:r w:rsidRPr="00C81BAD">
        <w:rPr>
          <w:rFonts w:hAnsi="宋体" w:cs="宋体" w:hint="eastAsia"/>
        </w:rPr>
        <w:t xml:space="preserve">       v[now]=1;</w:t>
      </w:r>
    </w:p>
    <w:p w:rsidR="005F1F37" w:rsidRPr="00C81BAD" w:rsidRDefault="005F1F37" w:rsidP="005F1F37">
      <w:pPr>
        <w:pStyle w:val="ad"/>
        <w:rPr>
          <w:rFonts w:hAnsi="宋体" w:cs="宋体"/>
        </w:rPr>
      </w:pPr>
      <w:r w:rsidRPr="00C81BAD">
        <w:rPr>
          <w:rFonts w:hAnsi="宋体" w:cs="宋体" w:hint="eastAsia"/>
        </w:rPr>
        <w:t xml:space="preserve">       for (e=list[now];e;e=e-&gt;next)</w:t>
      </w:r>
    </w:p>
    <w:p w:rsidR="005F1F37" w:rsidRPr="00C81BAD" w:rsidRDefault="005F1F37" w:rsidP="005F1F37">
      <w:pPr>
        <w:pStyle w:val="ad"/>
        <w:rPr>
          <w:rFonts w:hAnsi="宋体" w:cs="宋体"/>
        </w:rPr>
      </w:pPr>
      <w:r w:rsidRPr="00C81BAD">
        <w:rPr>
          <w:rFonts w:hAnsi="宋体" w:cs="宋体" w:hint="eastAsia"/>
        </w:rPr>
        <w:t xml:space="preserve">              if (!v[t=e-&gt;to]){</w:t>
      </w:r>
    </w:p>
    <w:p w:rsidR="005F1F37" w:rsidRPr="00C81BAD" w:rsidRDefault="005F1F37" w:rsidP="005F1F37">
      <w:pPr>
        <w:pStyle w:val="ad"/>
        <w:rPr>
          <w:rFonts w:hAnsi="宋体" w:cs="宋体"/>
        </w:rPr>
      </w:pPr>
      <w:r w:rsidRPr="00C81BAD">
        <w:rPr>
          <w:rFonts w:hAnsi="宋体" w:cs="宋体" w:hint="eastAsia"/>
        </w:rPr>
        <w:t xml:space="preserve">                     if (match[t]&lt;0)</w:t>
      </w:r>
    </w:p>
    <w:p w:rsidR="005F1F37" w:rsidRPr="00C81BAD" w:rsidRDefault="005F1F37" w:rsidP="005F1F37">
      <w:pPr>
        <w:pStyle w:val="ad"/>
        <w:rPr>
          <w:rFonts w:hAnsi="宋体" w:cs="宋体"/>
        </w:rPr>
      </w:pPr>
      <w:r w:rsidRPr="00C81BAD">
        <w:rPr>
          <w:rFonts w:hAnsi="宋体" w:cs="宋体" w:hint="eastAsia"/>
        </w:rPr>
        <w:t xml:space="preserve">                            match[now]=t,match[t]=now,ret=1;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v[t]=1;</w:t>
      </w:r>
    </w:p>
    <w:p w:rsidR="005F1F37" w:rsidRPr="00C81BAD" w:rsidRDefault="005F1F37" w:rsidP="005F1F37">
      <w:pPr>
        <w:pStyle w:val="ad"/>
        <w:rPr>
          <w:rFonts w:hAnsi="宋体" w:cs="宋体"/>
        </w:rPr>
      </w:pPr>
      <w:r w:rsidRPr="00C81BAD">
        <w:rPr>
          <w:rFonts w:hAnsi="宋体" w:cs="宋体" w:hint="eastAsia"/>
        </w:rPr>
        <w:lastRenderedPageBreak/>
        <w:t xml:space="preserve">                            if (aug(n,list,match,v,match[t]))</w:t>
      </w:r>
    </w:p>
    <w:p w:rsidR="005F1F37" w:rsidRPr="00C81BAD" w:rsidRDefault="005F1F37" w:rsidP="005F1F37">
      <w:pPr>
        <w:pStyle w:val="ad"/>
        <w:rPr>
          <w:rFonts w:hAnsi="宋体" w:cs="宋体"/>
        </w:rPr>
      </w:pPr>
      <w:r w:rsidRPr="00C81BAD">
        <w:rPr>
          <w:rFonts w:hAnsi="宋体" w:cs="宋体" w:hint="eastAsia"/>
        </w:rPr>
        <w:t xml:space="preserve">                                   match[now]=t,match[t]=now,ret=1;</w:t>
      </w:r>
    </w:p>
    <w:p w:rsidR="005F1F37" w:rsidRPr="00C81BAD" w:rsidRDefault="005F1F37" w:rsidP="005F1F37">
      <w:pPr>
        <w:pStyle w:val="ad"/>
        <w:rPr>
          <w:rFonts w:hAnsi="宋体" w:cs="宋体"/>
        </w:rPr>
      </w:pPr>
      <w:r w:rsidRPr="00C81BAD">
        <w:rPr>
          <w:rFonts w:hAnsi="宋体" w:cs="宋体" w:hint="eastAsia"/>
        </w:rPr>
        <w:t xml:space="preserve">                           v[t]=0;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(ret)</w:t>
      </w:r>
    </w:p>
    <w:p w:rsidR="005F1F37" w:rsidRPr="00C81BAD" w:rsidRDefault="005F1F37" w:rsidP="005F1F37">
      <w:pPr>
        <w:pStyle w:val="ad"/>
        <w:rPr>
          <w:rFonts w:hAnsi="宋体" w:cs="宋体"/>
        </w:rPr>
      </w:pPr>
      <w:r w:rsidRPr="00C81BAD">
        <w:rPr>
          <w:rFonts w:hAnsi="宋体" w:cs="宋体" w:hint="eastAsia"/>
        </w:rPr>
        <w:t xml:space="preserve">                            break;</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v[now]=0;</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int graph_match(int n,edge_t* list[],int* match){</w:t>
      </w:r>
    </w:p>
    <w:p w:rsidR="005F1F37" w:rsidRPr="00C81BAD" w:rsidRDefault="005F1F37" w:rsidP="005F1F37">
      <w:pPr>
        <w:pStyle w:val="ad"/>
        <w:rPr>
          <w:rFonts w:hAnsi="宋体" w:cs="宋体"/>
        </w:rPr>
      </w:pPr>
      <w:r w:rsidRPr="00C81BAD">
        <w:rPr>
          <w:rFonts w:hAnsi="宋体" w:cs="宋体" w:hint="eastAsia"/>
        </w:rPr>
        <w:t xml:space="preserve">       int v[MAXN],i,j;</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v[i]=0,match[i]=-1;</w:t>
      </w:r>
    </w:p>
    <w:p w:rsidR="005F1F37" w:rsidRPr="00C81BAD" w:rsidRDefault="005F1F37" w:rsidP="005F1F37">
      <w:pPr>
        <w:pStyle w:val="ad"/>
        <w:rPr>
          <w:rFonts w:hAnsi="宋体" w:cs="宋体"/>
        </w:rPr>
      </w:pPr>
      <w:r w:rsidRPr="00C81BAD">
        <w:rPr>
          <w:rFonts w:hAnsi="宋体" w:cs="宋体" w:hint="eastAsia"/>
        </w:rPr>
        <w:t xml:space="preserve">       for (i=0,j=n;i&lt;n&amp;&amp;j&gt;=2;)</w:t>
      </w:r>
    </w:p>
    <w:p w:rsidR="005F1F37" w:rsidRPr="00C81BAD" w:rsidRDefault="005F1F37" w:rsidP="005F1F37">
      <w:pPr>
        <w:pStyle w:val="ad"/>
        <w:rPr>
          <w:rFonts w:hAnsi="宋体" w:cs="宋体"/>
        </w:rPr>
      </w:pPr>
      <w:r w:rsidRPr="00C81BAD">
        <w:rPr>
          <w:rFonts w:hAnsi="宋体" w:cs="宋体" w:hint="eastAsia"/>
        </w:rPr>
        <w:t xml:space="preserve">              if (match[i]&lt;0&amp;&amp;aug(n,list,match,v,i))</w:t>
      </w:r>
    </w:p>
    <w:p w:rsidR="005F1F37" w:rsidRPr="00C81BAD" w:rsidRDefault="005F1F37" w:rsidP="005F1F37">
      <w:pPr>
        <w:pStyle w:val="ad"/>
        <w:rPr>
          <w:rFonts w:hAnsi="宋体" w:cs="宋体"/>
        </w:rPr>
      </w:pPr>
      <w:r w:rsidRPr="00C81BAD">
        <w:rPr>
          <w:rFonts w:hAnsi="宋体" w:cs="宋体" w:hint="eastAsia"/>
        </w:rPr>
        <w:t xml:space="preserve">                     i=0,j-=2;</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w:t>
      </w:r>
    </w:p>
    <w:p w:rsidR="005F1F37" w:rsidRPr="00C81BAD" w:rsidRDefault="005F1F37" w:rsidP="005F1F37">
      <w:pPr>
        <w:pStyle w:val="ad"/>
        <w:rPr>
          <w:rFonts w:hAnsi="宋体" w:cs="宋体"/>
        </w:rPr>
      </w:pPr>
      <w:r w:rsidRPr="00C81BAD">
        <w:rPr>
          <w:rFonts w:hAnsi="宋体" w:cs="宋体" w:hint="eastAsia"/>
        </w:rPr>
        <w:t xml:space="preserve">       for (i=j=0;i&lt;n;i++)</w:t>
      </w:r>
    </w:p>
    <w:p w:rsidR="005F1F37" w:rsidRPr="00C81BAD" w:rsidRDefault="005F1F37" w:rsidP="005F1F37">
      <w:pPr>
        <w:pStyle w:val="ad"/>
        <w:rPr>
          <w:rFonts w:hAnsi="宋体" w:cs="宋体"/>
        </w:rPr>
      </w:pPr>
      <w:r w:rsidRPr="00C81BAD">
        <w:rPr>
          <w:rFonts w:hAnsi="宋体" w:cs="宋体" w:hint="eastAsia"/>
        </w:rPr>
        <w:t xml:space="preserve">              j+=(match[i]&gt;=0);</w:t>
      </w:r>
    </w:p>
    <w:p w:rsidR="005F1F37" w:rsidRPr="00C81BAD" w:rsidRDefault="005F1F37" w:rsidP="005F1F37">
      <w:pPr>
        <w:pStyle w:val="ad"/>
        <w:rPr>
          <w:rFonts w:hAnsi="宋体" w:cs="宋体"/>
        </w:rPr>
      </w:pPr>
      <w:r w:rsidRPr="00C81BAD">
        <w:rPr>
          <w:rFonts w:hAnsi="宋体" w:cs="宋体" w:hint="eastAsia"/>
        </w:rPr>
        <w:t xml:space="preserve">       return j/2;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0772">
      <w:pPr>
        <w:pStyle w:val="ad"/>
        <w:outlineLvl w:val="2"/>
        <w:rPr>
          <w:rFonts w:hAnsi="宋体" w:cs="宋体"/>
          <w:b/>
        </w:rPr>
      </w:pPr>
      <w:bookmarkStart w:id="357" w:name="_Toc523521439"/>
      <w:r w:rsidRPr="00C81BAD">
        <w:rPr>
          <w:rFonts w:hAnsi="宋体" w:cs="宋体" w:hint="eastAsia"/>
          <w:b/>
        </w:rPr>
        <w:t>8.6 一般图匹配(邻接阵)</w:t>
      </w:r>
      <w:bookmarkEnd w:id="357"/>
    </w:p>
    <w:p w:rsidR="005F1F37" w:rsidRPr="00C81BAD" w:rsidRDefault="005F1F37" w:rsidP="005F1F37">
      <w:pPr>
        <w:pStyle w:val="ad"/>
        <w:rPr>
          <w:rFonts w:hAnsi="宋体" w:cs="宋体"/>
        </w:rPr>
      </w:pPr>
      <w:r w:rsidRPr="00C81BAD">
        <w:rPr>
          <w:rFonts w:hAnsi="宋体" w:cs="宋体" w:hint="eastAsia"/>
        </w:rPr>
        <w:t>//一般图最大匹配,邻接阵形式,复杂度O(n^3)</w:t>
      </w:r>
    </w:p>
    <w:p w:rsidR="005F1F37" w:rsidRPr="00C81BAD" w:rsidRDefault="005F1F37" w:rsidP="005F1F37">
      <w:pPr>
        <w:pStyle w:val="ad"/>
        <w:rPr>
          <w:rFonts w:hAnsi="宋体" w:cs="宋体"/>
        </w:rPr>
      </w:pPr>
      <w:r w:rsidRPr="00C81BAD">
        <w:rPr>
          <w:rFonts w:hAnsi="宋体" w:cs="宋体" w:hint="eastAsia"/>
        </w:rPr>
        <w:t>//返回匹配顶点对数,match返回匹配,未匹配顶点match值为-1</w:t>
      </w:r>
    </w:p>
    <w:p w:rsidR="005F1F37" w:rsidRPr="00C81BAD" w:rsidRDefault="005F1F37" w:rsidP="005F1F37">
      <w:pPr>
        <w:pStyle w:val="ad"/>
        <w:rPr>
          <w:rFonts w:hAnsi="宋体" w:cs="宋体"/>
        </w:rPr>
      </w:pPr>
      <w:r w:rsidRPr="00C81BAD">
        <w:rPr>
          <w:rFonts w:hAnsi="宋体" w:cs="宋体" w:hint="eastAsia"/>
        </w:rPr>
        <w:t>//传入图的顶点数n和邻接阵mat</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int aug(int n,int mat[][MAXN],int* match,int* v,int now){</w:t>
      </w:r>
    </w:p>
    <w:p w:rsidR="005F1F37" w:rsidRPr="00C81BAD" w:rsidRDefault="005F1F37" w:rsidP="005F1F37">
      <w:pPr>
        <w:pStyle w:val="ad"/>
        <w:rPr>
          <w:rFonts w:hAnsi="宋体" w:cs="宋体"/>
        </w:rPr>
      </w:pPr>
      <w:r w:rsidRPr="00C81BAD">
        <w:rPr>
          <w:rFonts w:hAnsi="宋体" w:cs="宋体" w:hint="eastAsia"/>
        </w:rPr>
        <w:t xml:space="preserve">       int i,ret=0;</w:t>
      </w:r>
    </w:p>
    <w:p w:rsidR="005F1F37" w:rsidRPr="00C81BAD" w:rsidRDefault="005F1F37" w:rsidP="005F1F37">
      <w:pPr>
        <w:pStyle w:val="ad"/>
        <w:rPr>
          <w:rFonts w:hAnsi="宋体" w:cs="宋体"/>
        </w:rPr>
      </w:pPr>
      <w:r w:rsidRPr="00C81BAD">
        <w:rPr>
          <w:rFonts w:hAnsi="宋体" w:cs="宋体" w:hint="eastAsia"/>
        </w:rPr>
        <w:t xml:space="preserve">       v[now]=1;</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(!v[i]&amp;&amp;mat[now][i]){</w:t>
      </w:r>
    </w:p>
    <w:p w:rsidR="005F1F37" w:rsidRPr="00C81BAD" w:rsidRDefault="005F1F37" w:rsidP="005F1F37">
      <w:pPr>
        <w:pStyle w:val="ad"/>
        <w:rPr>
          <w:rFonts w:hAnsi="宋体" w:cs="宋体"/>
        </w:rPr>
      </w:pPr>
      <w:r w:rsidRPr="00C81BAD">
        <w:rPr>
          <w:rFonts w:hAnsi="宋体" w:cs="宋体" w:hint="eastAsia"/>
        </w:rPr>
        <w:t xml:space="preserve">                     if (match[i]&lt;0)</w:t>
      </w:r>
    </w:p>
    <w:p w:rsidR="005F1F37" w:rsidRPr="00C81BAD" w:rsidRDefault="005F1F37" w:rsidP="005F1F37">
      <w:pPr>
        <w:pStyle w:val="ad"/>
        <w:rPr>
          <w:rFonts w:hAnsi="宋体" w:cs="宋体"/>
        </w:rPr>
      </w:pPr>
      <w:r w:rsidRPr="00C81BAD">
        <w:rPr>
          <w:rFonts w:hAnsi="宋体" w:cs="宋体" w:hint="eastAsia"/>
        </w:rPr>
        <w:t xml:space="preserve">                            match[now]=i,match[i]=now,ret=1;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v[i]=1;</w:t>
      </w:r>
    </w:p>
    <w:p w:rsidR="005F1F37" w:rsidRPr="00C81BAD" w:rsidRDefault="005F1F37" w:rsidP="005F1F37">
      <w:pPr>
        <w:pStyle w:val="ad"/>
        <w:rPr>
          <w:rFonts w:hAnsi="宋体" w:cs="宋体"/>
        </w:rPr>
      </w:pPr>
      <w:r w:rsidRPr="00C81BAD">
        <w:rPr>
          <w:rFonts w:hAnsi="宋体" w:cs="宋体" w:hint="eastAsia"/>
        </w:rPr>
        <w:t xml:space="preserve">                            if (aug(n,mat,match,v,match[i]))</w:t>
      </w:r>
    </w:p>
    <w:p w:rsidR="005F1F37" w:rsidRPr="00C81BAD" w:rsidRDefault="005F1F37" w:rsidP="005F1F37">
      <w:pPr>
        <w:pStyle w:val="ad"/>
        <w:rPr>
          <w:rFonts w:hAnsi="宋体" w:cs="宋体"/>
        </w:rPr>
      </w:pPr>
      <w:r w:rsidRPr="00C81BAD">
        <w:rPr>
          <w:rFonts w:hAnsi="宋体" w:cs="宋体" w:hint="eastAsia"/>
        </w:rPr>
        <w:t xml:space="preserve">                                   match[now]=i,match[i]=now,ret=1;</w:t>
      </w:r>
    </w:p>
    <w:p w:rsidR="005F1F37" w:rsidRPr="00C81BAD" w:rsidRDefault="005F1F37" w:rsidP="005F1F37">
      <w:pPr>
        <w:pStyle w:val="ad"/>
        <w:rPr>
          <w:rFonts w:hAnsi="宋体" w:cs="宋体"/>
        </w:rPr>
      </w:pPr>
      <w:r w:rsidRPr="00C81BAD">
        <w:rPr>
          <w:rFonts w:hAnsi="宋体" w:cs="宋体" w:hint="eastAsia"/>
        </w:rPr>
        <w:t xml:space="preserve">                            v[i]=0;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(ret)</w:t>
      </w:r>
    </w:p>
    <w:p w:rsidR="005F1F37" w:rsidRPr="00C81BAD" w:rsidRDefault="005F1F37" w:rsidP="005F1F37">
      <w:pPr>
        <w:pStyle w:val="ad"/>
        <w:rPr>
          <w:rFonts w:hAnsi="宋体" w:cs="宋体"/>
        </w:rPr>
      </w:pPr>
      <w:r w:rsidRPr="00C81BAD">
        <w:rPr>
          <w:rFonts w:hAnsi="宋体" w:cs="宋体" w:hint="eastAsia"/>
        </w:rPr>
        <w:lastRenderedPageBreak/>
        <w:t xml:space="preserve">                            break;</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v[now]=0;</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int graph_match(int n,int mat[][MAXN],int* match){</w:t>
      </w:r>
    </w:p>
    <w:p w:rsidR="005F1F37" w:rsidRPr="00C81BAD" w:rsidRDefault="005F1F37" w:rsidP="005F1F37">
      <w:pPr>
        <w:pStyle w:val="ad"/>
        <w:rPr>
          <w:rFonts w:hAnsi="宋体" w:cs="宋体"/>
        </w:rPr>
      </w:pPr>
      <w:r w:rsidRPr="00C81BAD">
        <w:rPr>
          <w:rFonts w:hAnsi="宋体" w:cs="宋体" w:hint="eastAsia"/>
        </w:rPr>
        <w:t xml:space="preserve">       int v[MAXN],i,j;</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v[i]=0,match[i]=-1;</w:t>
      </w:r>
    </w:p>
    <w:p w:rsidR="005F1F37" w:rsidRPr="00C81BAD" w:rsidRDefault="005F1F37" w:rsidP="005F1F37">
      <w:pPr>
        <w:pStyle w:val="ad"/>
        <w:rPr>
          <w:rFonts w:hAnsi="宋体" w:cs="宋体"/>
        </w:rPr>
      </w:pPr>
      <w:r w:rsidRPr="00C81BAD">
        <w:rPr>
          <w:rFonts w:hAnsi="宋体" w:cs="宋体" w:hint="eastAsia"/>
        </w:rPr>
        <w:t xml:space="preserve">       for (i=0,j=n;i&lt;n&amp;&amp;j&gt;=2;)</w:t>
      </w:r>
    </w:p>
    <w:p w:rsidR="005F1F37" w:rsidRPr="00C81BAD" w:rsidRDefault="005F1F37" w:rsidP="005F1F37">
      <w:pPr>
        <w:pStyle w:val="ad"/>
        <w:rPr>
          <w:rFonts w:hAnsi="宋体" w:cs="宋体"/>
        </w:rPr>
      </w:pPr>
      <w:r w:rsidRPr="00C81BAD">
        <w:rPr>
          <w:rFonts w:hAnsi="宋体" w:cs="宋体" w:hint="eastAsia"/>
        </w:rPr>
        <w:t xml:space="preserve">              if (match[i]&lt;0&amp;&amp;aug(n,mat,match,v,i))</w:t>
      </w:r>
    </w:p>
    <w:p w:rsidR="005F1F37" w:rsidRPr="00C81BAD" w:rsidRDefault="005F1F37" w:rsidP="005F1F37">
      <w:pPr>
        <w:pStyle w:val="ad"/>
        <w:rPr>
          <w:rFonts w:hAnsi="宋体" w:cs="宋体"/>
        </w:rPr>
      </w:pPr>
      <w:r w:rsidRPr="00C81BAD">
        <w:rPr>
          <w:rFonts w:hAnsi="宋体" w:cs="宋体" w:hint="eastAsia"/>
        </w:rPr>
        <w:t xml:space="preserve">                     i=0,j-=2;</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w:t>
      </w:r>
    </w:p>
    <w:p w:rsidR="005F1F37" w:rsidRPr="00C81BAD" w:rsidRDefault="005F1F37" w:rsidP="005F1F37">
      <w:pPr>
        <w:pStyle w:val="ad"/>
        <w:rPr>
          <w:rFonts w:hAnsi="宋体" w:cs="宋体"/>
        </w:rPr>
      </w:pPr>
      <w:r w:rsidRPr="00C81BAD">
        <w:rPr>
          <w:rFonts w:hAnsi="宋体" w:cs="宋体" w:hint="eastAsia"/>
        </w:rPr>
        <w:t xml:space="preserve">       for (i=j=0;i&lt;n;i++)</w:t>
      </w:r>
    </w:p>
    <w:p w:rsidR="005F1F37" w:rsidRPr="00C81BAD" w:rsidRDefault="005F1F37" w:rsidP="005F1F37">
      <w:pPr>
        <w:pStyle w:val="ad"/>
        <w:rPr>
          <w:rFonts w:hAnsi="宋体" w:cs="宋体"/>
        </w:rPr>
      </w:pPr>
      <w:r w:rsidRPr="00C81BAD">
        <w:rPr>
          <w:rFonts w:hAnsi="宋体" w:cs="宋体" w:hint="eastAsia"/>
        </w:rPr>
        <w:t xml:space="preserve">              j+=(match[i]&gt;=0);</w:t>
      </w:r>
    </w:p>
    <w:p w:rsidR="005F1F37" w:rsidRPr="00C81BAD" w:rsidRDefault="005F1F37" w:rsidP="005F1F37">
      <w:pPr>
        <w:pStyle w:val="ad"/>
        <w:rPr>
          <w:rFonts w:hAnsi="宋体" w:cs="宋体"/>
        </w:rPr>
      </w:pPr>
      <w:r w:rsidRPr="00C81BAD">
        <w:rPr>
          <w:rFonts w:hAnsi="宋体" w:cs="宋体" w:hint="eastAsia"/>
        </w:rPr>
        <w:t xml:space="preserve">       return j/2;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0772">
      <w:pPr>
        <w:pStyle w:val="ad"/>
        <w:outlineLvl w:val="2"/>
        <w:rPr>
          <w:rFonts w:hAnsi="宋体" w:cs="宋体"/>
          <w:b/>
        </w:rPr>
      </w:pPr>
      <w:bookmarkStart w:id="358" w:name="_Toc523521440"/>
      <w:r w:rsidRPr="00C81BAD">
        <w:rPr>
          <w:rFonts w:hAnsi="宋体" w:cs="宋体" w:hint="eastAsia"/>
          <w:b/>
        </w:rPr>
        <w:t>8.7 一般图匹配(正向表)</w:t>
      </w:r>
      <w:bookmarkEnd w:id="358"/>
    </w:p>
    <w:p w:rsidR="005F1F37" w:rsidRPr="00C81BAD" w:rsidRDefault="005F1F37" w:rsidP="005F1F37">
      <w:pPr>
        <w:pStyle w:val="ad"/>
        <w:rPr>
          <w:rFonts w:hAnsi="宋体" w:cs="宋体"/>
        </w:rPr>
      </w:pPr>
      <w:r w:rsidRPr="00C81BAD">
        <w:rPr>
          <w:rFonts w:hAnsi="宋体" w:cs="宋体" w:hint="eastAsia"/>
        </w:rPr>
        <w:t>//一般图最大匹配,正向表形式,复杂度O(n*e)</w:t>
      </w:r>
    </w:p>
    <w:p w:rsidR="005F1F37" w:rsidRPr="00C81BAD" w:rsidRDefault="005F1F37" w:rsidP="005F1F37">
      <w:pPr>
        <w:pStyle w:val="ad"/>
        <w:rPr>
          <w:rFonts w:hAnsi="宋体" w:cs="宋体"/>
        </w:rPr>
      </w:pPr>
      <w:r w:rsidRPr="00C81BAD">
        <w:rPr>
          <w:rFonts w:hAnsi="宋体" w:cs="宋体" w:hint="eastAsia"/>
        </w:rPr>
        <w:t>//返回匹配顶点对数,match返回匹配,未匹配顶点match值为-1</w:t>
      </w:r>
    </w:p>
    <w:p w:rsidR="005F1F37" w:rsidRPr="00C81BAD" w:rsidRDefault="005F1F37" w:rsidP="005F1F37">
      <w:pPr>
        <w:pStyle w:val="ad"/>
        <w:rPr>
          <w:rFonts w:hAnsi="宋体" w:cs="宋体"/>
        </w:rPr>
      </w:pPr>
      <w:r w:rsidRPr="00C81BAD">
        <w:rPr>
          <w:rFonts w:hAnsi="宋体" w:cs="宋体" w:hint="eastAsia"/>
        </w:rPr>
        <w:t>//传入图的顶点数n和正向表list,buf</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int aug(int n,int* list,int* buf,int* match,int* v,int now){</w:t>
      </w:r>
    </w:p>
    <w:p w:rsidR="005F1F37" w:rsidRPr="00C81BAD" w:rsidRDefault="005F1F37" w:rsidP="005F1F37">
      <w:pPr>
        <w:pStyle w:val="ad"/>
        <w:rPr>
          <w:rFonts w:hAnsi="宋体" w:cs="宋体"/>
        </w:rPr>
      </w:pPr>
      <w:r w:rsidRPr="00C81BAD">
        <w:rPr>
          <w:rFonts w:hAnsi="宋体" w:cs="宋体" w:hint="eastAsia"/>
        </w:rPr>
        <w:t xml:space="preserve">       int i,t,ret=0;</w:t>
      </w:r>
    </w:p>
    <w:p w:rsidR="005F1F37" w:rsidRPr="00C81BAD" w:rsidRDefault="005F1F37" w:rsidP="005F1F37">
      <w:pPr>
        <w:pStyle w:val="ad"/>
        <w:rPr>
          <w:rFonts w:hAnsi="宋体" w:cs="宋体"/>
        </w:rPr>
      </w:pPr>
      <w:r w:rsidRPr="00C81BAD">
        <w:rPr>
          <w:rFonts w:hAnsi="宋体" w:cs="宋体" w:hint="eastAsia"/>
        </w:rPr>
        <w:t xml:space="preserve">       v[now]=1;</w:t>
      </w:r>
    </w:p>
    <w:p w:rsidR="005F1F37" w:rsidRPr="00C81BAD" w:rsidRDefault="005F1F37" w:rsidP="005F1F37">
      <w:pPr>
        <w:pStyle w:val="ad"/>
        <w:rPr>
          <w:rFonts w:hAnsi="宋体" w:cs="宋体"/>
        </w:rPr>
      </w:pPr>
      <w:r w:rsidRPr="00C81BAD">
        <w:rPr>
          <w:rFonts w:hAnsi="宋体" w:cs="宋体" w:hint="eastAsia"/>
        </w:rPr>
        <w:t xml:space="preserve">       for (i=list[now];i&lt;list[now+1];i++)</w:t>
      </w:r>
    </w:p>
    <w:p w:rsidR="005F1F37" w:rsidRPr="00C81BAD" w:rsidRDefault="005F1F37" w:rsidP="005F1F37">
      <w:pPr>
        <w:pStyle w:val="ad"/>
        <w:rPr>
          <w:rFonts w:hAnsi="宋体" w:cs="宋体"/>
        </w:rPr>
      </w:pPr>
      <w:r w:rsidRPr="00C81BAD">
        <w:rPr>
          <w:rFonts w:hAnsi="宋体" w:cs="宋体" w:hint="eastAsia"/>
        </w:rPr>
        <w:t xml:space="preserve">              if (!v[t=buf[i]]){</w:t>
      </w:r>
    </w:p>
    <w:p w:rsidR="005F1F37" w:rsidRPr="00C81BAD" w:rsidRDefault="005F1F37" w:rsidP="005F1F37">
      <w:pPr>
        <w:pStyle w:val="ad"/>
        <w:rPr>
          <w:rFonts w:hAnsi="宋体" w:cs="宋体"/>
        </w:rPr>
      </w:pPr>
      <w:r w:rsidRPr="00C81BAD">
        <w:rPr>
          <w:rFonts w:hAnsi="宋体" w:cs="宋体" w:hint="eastAsia"/>
        </w:rPr>
        <w:t xml:space="preserve">                     if (match[t]&lt;0)</w:t>
      </w:r>
    </w:p>
    <w:p w:rsidR="005F1F37" w:rsidRPr="00C81BAD" w:rsidRDefault="005F1F37" w:rsidP="005F1F37">
      <w:pPr>
        <w:pStyle w:val="ad"/>
        <w:rPr>
          <w:rFonts w:hAnsi="宋体" w:cs="宋体"/>
        </w:rPr>
      </w:pPr>
      <w:r w:rsidRPr="00C81BAD">
        <w:rPr>
          <w:rFonts w:hAnsi="宋体" w:cs="宋体" w:hint="eastAsia"/>
        </w:rPr>
        <w:t xml:space="preserve">                           match[now]=t,match[t]=now,ret=1;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v[t]=1;</w:t>
      </w:r>
    </w:p>
    <w:p w:rsidR="005F1F37" w:rsidRPr="00C81BAD" w:rsidRDefault="005F1F37" w:rsidP="005F1F37">
      <w:pPr>
        <w:pStyle w:val="ad"/>
        <w:rPr>
          <w:rFonts w:hAnsi="宋体" w:cs="宋体"/>
        </w:rPr>
      </w:pPr>
      <w:r w:rsidRPr="00C81BAD">
        <w:rPr>
          <w:rFonts w:hAnsi="宋体" w:cs="宋体" w:hint="eastAsia"/>
        </w:rPr>
        <w:t xml:space="preserve">                           if (aug(n,list,buf,match,v,match[t]))</w:t>
      </w:r>
    </w:p>
    <w:p w:rsidR="005F1F37" w:rsidRPr="00C81BAD" w:rsidRDefault="005F1F37" w:rsidP="005F1F37">
      <w:pPr>
        <w:pStyle w:val="ad"/>
        <w:rPr>
          <w:rFonts w:hAnsi="宋体" w:cs="宋体"/>
        </w:rPr>
      </w:pPr>
      <w:r w:rsidRPr="00C81BAD">
        <w:rPr>
          <w:rFonts w:hAnsi="宋体" w:cs="宋体" w:hint="eastAsia"/>
        </w:rPr>
        <w:t xml:space="preserve">                                   match[now]=t,match[t]=now,ret=1;</w:t>
      </w:r>
    </w:p>
    <w:p w:rsidR="005F1F37" w:rsidRPr="00C81BAD" w:rsidRDefault="005F1F37" w:rsidP="005F1F37">
      <w:pPr>
        <w:pStyle w:val="ad"/>
        <w:rPr>
          <w:rFonts w:hAnsi="宋体" w:cs="宋体"/>
        </w:rPr>
      </w:pPr>
      <w:r w:rsidRPr="00C81BAD">
        <w:rPr>
          <w:rFonts w:hAnsi="宋体" w:cs="宋体" w:hint="eastAsia"/>
        </w:rPr>
        <w:t xml:space="preserve">                            v[t]=0;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(ret)</w:t>
      </w:r>
    </w:p>
    <w:p w:rsidR="005F1F37" w:rsidRPr="00C81BAD" w:rsidRDefault="005F1F37" w:rsidP="005F1F37">
      <w:pPr>
        <w:pStyle w:val="ad"/>
        <w:rPr>
          <w:rFonts w:hAnsi="宋体" w:cs="宋体"/>
        </w:rPr>
      </w:pPr>
      <w:r w:rsidRPr="00C81BAD">
        <w:rPr>
          <w:rFonts w:hAnsi="宋体" w:cs="宋体" w:hint="eastAsia"/>
        </w:rPr>
        <w:t xml:space="preserve">                            break;</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v[now]=0;</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int graph_match(int n,int* list,int* buf,int* match){</w:t>
      </w:r>
    </w:p>
    <w:p w:rsidR="005F1F37" w:rsidRPr="00C81BAD" w:rsidRDefault="005F1F37" w:rsidP="005F1F37">
      <w:pPr>
        <w:pStyle w:val="ad"/>
        <w:rPr>
          <w:rFonts w:hAnsi="宋体" w:cs="宋体"/>
        </w:rPr>
      </w:pPr>
      <w:r w:rsidRPr="00C81BAD">
        <w:rPr>
          <w:rFonts w:hAnsi="宋体" w:cs="宋体" w:hint="eastAsia"/>
        </w:rPr>
        <w:t xml:space="preserve">       int v[MAXN],i,j;</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v[i]=0,match[i]=-1;</w:t>
      </w:r>
    </w:p>
    <w:p w:rsidR="005F1F37" w:rsidRPr="00C81BAD" w:rsidRDefault="005F1F37" w:rsidP="005F1F37">
      <w:pPr>
        <w:pStyle w:val="ad"/>
        <w:rPr>
          <w:rFonts w:hAnsi="宋体" w:cs="宋体"/>
        </w:rPr>
      </w:pPr>
      <w:r w:rsidRPr="00C81BAD">
        <w:rPr>
          <w:rFonts w:hAnsi="宋体" w:cs="宋体" w:hint="eastAsia"/>
        </w:rPr>
        <w:t xml:space="preserve">       for (i=0,j=n;i&lt;n&amp;&amp;j&gt;=2;)</w:t>
      </w:r>
    </w:p>
    <w:p w:rsidR="005F1F37" w:rsidRPr="00C81BAD" w:rsidRDefault="005F1F37" w:rsidP="005F1F37">
      <w:pPr>
        <w:pStyle w:val="ad"/>
        <w:rPr>
          <w:rFonts w:hAnsi="宋体" w:cs="宋体"/>
        </w:rPr>
      </w:pPr>
      <w:r w:rsidRPr="00C81BAD">
        <w:rPr>
          <w:rFonts w:hAnsi="宋体" w:cs="宋体" w:hint="eastAsia"/>
        </w:rPr>
        <w:t xml:space="preserve">              if (match[i]&lt;0&amp;&amp;aug(n,list,buf,match,v,i))</w:t>
      </w:r>
    </w:p>
    <w:p w:rsidR="005F1F37" w:rsidRPr="00C81BAD" w:rsidRDefault="005F1F37" w:rsidP="005F1F37">
      <w:pPr>
        <w:pStyle w:val="ad"/>
        <w:rPr>
          <w:rFonts w:hAnsi="宋体" w:cs="宋体"/>
        </w:rPr>
      </w:pPr>
      <w:r w:rsidRPr="00C81BAD">
        <w:rPr>
          <w:rFonts w:hAnsi="宋体" w:cs="宋体" w:hint="eastAsia"/>
        </w:rPr>
        <w:t xml:space="preserve">                     i=0,j-=2;</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w:t>
      </w:r>
    </w:p>
    <w:p w:rsidR="005F1F37" w:rsidRPr="00C81BAD" w:rsidRDefault="005F1F37" w:rsidP="005F1F37">
      <w:pPr>
        <w:pStyle w:val="ad"/>
        <w:rPr>
          <w:rFonts w:hAnsi="宋体" w:cs="宋体"/>
        </w:rPr>
      </w:pPr>
      <w:r w:rsidRPr="00C81BAD">
        <w:rPr>
          <w:rFonts w:hAnsi="宋体" w:cs="宋体" w:hint="eastAsia"/>
        </w:rPr>
        <w:t xml:space="preserve">       for (i=j=0;i&lt;n;i++)</w:t>
      </w:r>
    </w:p>
    <w:p w:rsidR="005F1F37" w:rsidRPr="00C81BAD" w:rsidRDefault="005F1F37" w:rsidP="005F1F37">
      <w:pPr>
        <w:pStyle w:val="ad"/>
        <w:rPr>
          <w:rFonts w:hAnsi="宋体" w:cs="宋体"/>
        </w:rPr>
      </w:pPr>
      <w:r w:rsidRPr="00C81BAD">
        <w:rPr>
          <w:rFonts w:hAnsi="宋体" w:cs="宋体" w:hint="eastAsia"/>
        </w:rPr>
        <w:t xml:space="preserve">              j+=(match[i]&gt;=0);</w:t>
      </w:r>
    </w:p>
    <w:p w:rsidR="005F1F37" w:rsidRPr="00C81BAD" w:rsidRDefault="005F1F37" w:rsidP="005F1F37">
      <w:pPr>
        <w:pStyle w:val="ad"/>
        <w:rPr>
          <w:rFonts w:hAnsi="宋体" w:cs="宋体"/>
        </w:rPr>
      </w:pPr>
      <w:r w:rsidRPr="00C81BAD">
        <w:rPr>
          <w:rFonts w:hAnsi="宋体" w:cs="宋体" w:hint="eastAsia"/>
        </w:rPr>
        <w:t xml:space="preserve">       return j/2;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1"/>
        <w:rPr>
          <w:rFonts w:hAnsi="宋体" w:cs="宋体"/>
          <w:b/>
          <w:sz w:val="24"/>
          <w:szCs w:val="24"/>
        </w:rPr>
      </w:pPr>
      <w:bookmarkStart w:id="359" w:name="_Toc523521441"/>
      <w:r w:rsidRPr="00C81BAD">
        <w:rPr>
          <w:rFonts w:hAnsi="宋体" w:cs="宋体" w:hint="eastAsia"/>
          <w:b/>
          <w:sz w:val="24"/>
          <w:szCs w:val="24"/>
        </w:rPr>
        <w:t>9、图论—网络流</w:t>
      </w:r>
      <w:bookmarkEnd w:id="359"/>
    </w:p>
    <w:p w:rsidR="005F1F37" w:rsidRPr="00C81BAD" w:rsidRDefault="005F1F37" w:rsidP="00174533">
      <w:pPr>
        <w:pStyle w:val="ad"/>
        <w:outlineLvl w:val="2"/>
        <w:rPr>
          <w:rFonts w:hAnsi="宋体" w:cs="宋体"/>
          <w:b/>
        </w:rPr>
      </w:pPr>
      <w:bookmarkStart w:id="360" w:name="_Toc523521442"/>
      <w:r w:rsidRPr="00C81BAD">
        <w:rPr>
          <w:rFonts w:hAnsi="宋体" w:cs="宋体" w:hint="eastAsia"/>
          <w:b/>
        </w:rPr>
        <w:t>9.1 最大流(邻接阵)</w:t>
      </w:r>
      <w:bookmarkEnd w:id="360"/>
    </w:p>
    <w:p w:rsidR="005F1F37" w:rsidRPr="00C81BAD" w:rsidRDefault="005F1F37" w:rsidP="005F1F37">
      <w:pPr>
        <w:pStyle w:val="ad"/>
        <w:rPr>
          <w:rFonts w:hAnsi="宋体" w:cs="宋体"/>
        </w:rPr>
      </w:pPr>
      <w:r w:rsidRPr="00C81BAD">
        <w:rPr>
          <w:rFonts w:hAnsi="宋体" w:cs="宋体" w:hint="eastAsia"/>
        </w:rPr>
        <w:t>//求网络最大流,邻接阵形式</w:t>
      </w:r>
    </w:p>
    <w:p w:rsidR="005F1F37" w:rsidRPr="00C81BAD" w:rsidRDefault="005F1F37" w:rsidP="005F1F37">
      <w:pPr>
        <w:pStyle w:val="ad"/>
        <w:rPr>
          <w:rFonts w:hAnsi="宋体" w:cs="宋体"/>
        </w:rPr>
      </w:pPr>
      <w:r w:rsidRPr="00C81BAD">
        <w:rPr>
          <w:rFonts w:hAnsi="宋体" w:cs="宋体" w:hint="eastAsia"/>
        </w:rPr>
        <w:t>//返回最大流量,flow返回每条边的流量</w:t>
      </w:r>
    </w:p>
    <w:p w:rsidR="005F1F37" w:rsidRPr="00C81BAD" w:rsidRDefault="005F1F37" w:rsidP="005F1F37">
      <w:pPr>
        <w:pStyle w:val="ad"/>
        <w:rPr>
          <w:rFonts w:hAnsi="宋体" w:cs="宋体"/>
        </w:rPr>
      </w:pPr>
      <w:r w:rsidRPr="00C81BAD">
        <w:rPr>
          <w:rFonts w:hAnsi="宋体" w:cs="宋体" w:hint="eastAsia"/>
        </w:rPr>
        <w:t>//传入网络节点数n,容量mat,源点source,汇点sink</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int max_flow(int n,int mat[][MAXN],int source,int sink,int flow[][MAXN]){</w:t>
      </w:r>
    </w:p>
    <w:p w:rsidR="005F1F37" w:rsidRPr="00C81BAD" w:rsidRDefault="005F1F37" w:rsidP="005F1F37">
      <w:pPr>
        <w:pStyle w:val="ad"/>
        <w:rPr>
          <w:rFonts w:hAnsi="宋体" w:cs="宋体"/>
        </w:rPr>
      </w:pPr>
      <w:r w:rsidRPr="00C81BAD">
        <w:rPr>
          <w:rFonts w:hAnsi="宋体" w:cs="宋体" w:hint="eastAsia"/>
        </w:rPr>
        <w:t xml:space="preserve">       int pre[MAXN],que[MAXN],d[MAXN],p,q,t,i,j;</w:t>
      </w:r>
    </w:p>
    <w:p w:rsidR="005F1F37" w:rsidRPr="00C81BAD" w:rsidRDefault="005F1F37" w:rsidP="005F1F37">
      <w:pPr>
        <w:pStyle w:val="ad"/>
        <w:rPr>
          <w:rFonts w:hAnsi="宋体" w:cs="宋体"/>
        </w:rPr>
      </w:pPr>
      <w:r w:rsidRPr="00C81BAD">
        <w:rPr>
          <w:rFonts w:hAnsi="宋体" w:cs="宋体" w:hint="eastAsia"/>
        </w:rPr>
        <w:t xml:space="preserve">       if (source==sink) return inf;</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(j=0;j&lt;n;flow[i][j++]=0);</w:t>
      </w:r>
    </w:p>
    <w:p w:rsidR="005F1F37" w:rsidRPr="00C81BAD" w:rsidRDefault="005F1F37" w:rsidP="005F1F37">
      <w:pPr>
        <w:pStyle w:val="ad"/>
        <w:rPr>
          <w:rFonts w:hAnsi="宋体" w:cs="宋体"/>
        </w:rPr>
      </w:pPr>
      <w:r w:rsidRPr="00C81BAD">
        <w:rPr>
          <w:rFonts w:hAnsi="宋体" w:cs="宋体" w:hint="eastAsia"/>
        </w:rPr>
        <w:t xml:space="preserve">       for (;;){</w:t>
      </w:r>
    </w:p>
    <w:p w:rsidR="005F1F37" w:rsidRPr="00C81BAD" w:rsidRDefault="005F1F37" w:rsidP="005F1F37">
      <w:pPr>
        <w:pStyle w:val="ad"/>
        <w:rPr>
          <w:rFonts w:hAnsi="宋体" w:cs="宋体"/>
        </w:rPr>
      </w:pPr>
      <w:r w:rsidRPr="00C81BAD">
        <w:rPr>
          <w:rFonts w:hAnsi="宋体" w:cs="宋体" w:hint="eastAsia"/>
        </w:rPr>
        <w:t xml:space="preserve">              for (i=0;i&lt;n;pre[i++]=0);</w:t>
      </w:r>
    </w:p>
    <w:p w:rsidR="005F1F37" w:rsidRPr="00C81BAD" w:rsidRDefault="005F1F37" w:rsidP="005F1F37">
      <w:pPr>
        <w:pStyle w:val="ad"/>
        <w:rPr>
          <w:rFonts w:hAnsi="宋体" w:cs="宋体"/>
        </w:rPr>
      </w:pPr>
      <w:r w:rsidRPr="00C81BAD">
        <w:rPr>
          <w:rFonts w:hAnsi="宋体" w:cs="宋体" w:hint="eastAsia"/>
        </w:rPr>
        <w:t xml:space="preserve">              pre[t=source]=source+1,d[t]=inf;</w:t>
      </w:r>
    </w:p>
    <w:p w:rsidR="005F1F37" w:rsidRPr="00C81BAD" w:rsidRDefault="005F1F37" w:rsidP="005F1F37">
      <w:pPr>
        <w:pStyle w:val="ad"/>
        <w:rPr>
          <w:rFonts w:hAnsi="宋体" w:cs="宋体"/>
        </w:rPr>
      </w:pPr>
      <w:r w:rsidRPr="00C81BAD">
        <w:rPr>
          <w:rFonts w:hAnsi="宋体" w:cs="宋体" w:hint="eastAsia"/>
        </w:rPr>
        <w:t xml:space="preserve">              for (p=q=0;p&lt;=q&amp;&amp;!pre[sink];t=que[p++])</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(!pre[i]&amp;&amp;j=mat[t][i]-flow[t][i])</w:t>
      </w:r>
    </w:p>
    <w:p w:rsidR="005F1F37" w:rsidRPr="00C81BAD" w:rsidRDefault="005F1F37" w:rsidP="005F1F37">
      <w:pPr>
        <w:pStyle w:val="ad"/>
        <w:rPr>
          <w:rFonts w:hAnsi="宋体" w:cs="宋体"/>
          <w:lang w:val="pt-BR"/>
        </w:rPr>
      </w:pPr>
      <w:r w:rsidRPr="00C81BAD">
        <w:rPr>
          <w:rFonts w:hAnsi="宋体" w:cs="宋体" w:hint="eastAsia"/>
          <w:lang w:val="pt-BR"/>
        </w:rPr>
        <w:t xml:space="preserve">                                   pre[que[q++]=i]=t+1,d[i]=d[t]&lt;j?d[t]:j;</w:t>
      </w:r>
    </w:p>
    <w:p w:rsidR="005F1F37" w:rsidRPr="00C81BAD" w:rsidRDefault="005F1F37" w:rsidP="005F1F37">
      <w:pPr>
        <w:pStyle w:val="ad"/>
        <w:rPr>
          <w:rFonts w:hAnsi="宋体" w:cs="宋体"/>
        </w:rPr>
      </w:pPr>
      <w:r w:rsidRPr="00C81BAD">
        <w:rPr>
          <w:rFonts w:hAnsi="宋体" w:cs="宋体" w:hint="eastAsia"/>
        </w:rPr>
        <w:t xml:space="preserve">                            else if (!pre[i]&amp;&amp;j=flow[i][t])</w:t>
      </w:r>
    </w:p>
    <w:p w:rsidR="005F1F37" w:rsidRPr="00C81BAD" w:rsidRDefault="005F1F37" w:rsidP="005F1F37">
      <w:pPr>
        <w:pStyle w:val="ad"/>
        <w:rPr>
          <w:rFonts w:hAnsi="宋体" w:cs="宋体"/>
          <w:lang w:val="pt-BR"/>
        </w:rPr>
      </w:pPr>
      <w:r w:rsidRPr="00C81BAD">
        <w:rPr>
          <w:rFonts w:hAnsi="宋体" w:cs="宋体" w:hint="eastAsia"/>
          <w:lang w:val="pt-BR"/>
        </w:rPr>
        <w:t xml:space="preserve">                                   pre[que[q++]=i]=-t-1,d[i]=d[t]&lt;j?d[t]:j;</w:t>
      </w:r>
    </w:p>
    <w:p w:rsidR="005F1F37" w:rsidRPr="00C81BAD" w:rsidRDefault="005F1F37" w:rsidP="005F1F37">
      <w:pPr>
        <w:pStyle w:val="ad"/>
        <w:rPr>
          <w:rFonts w:hAnsi="宋体" w:cs="宋体"/>
        </w:rPr>
      </w:pPr>
      <w:r w:rsidRPr="00C81BAD">
        <w:rPr>
          <w:rFonts w:hAnsi="宋体" w:cs="宋体" w:hint="eastAsia"/>
        </w:rPr>
        <w:t xml:space="preserve">              if (!pre[sink]) break;</w:t>
      </w:r>
    </w:p>
    <w:p w:rsidR="005F1F37" w:rsidRPr="00C81BAD" w:rsidRDefault="005F1F37" w:rsidP="005F1F37">
      <w:pPr>
        <w:pStyle w:val="ad"/>
        <w:rPr>
          <w:rFonts w:hAnsi="宋体" w:cs="宋体"/>
        </w:rPr>
      </w:pPr>
      <w:r w:rsidRPr="00C81BAD">
        <w:rPr>
          <w:rFonts w:hAnsi="宋体" w:cs="宋体" w:hint="eastAsia"/>
        </w:rPr>
        <w:t xml:space="preserve">              for (i=sink;i!=source;)</w:t>
      </w:r>
    </w:p>
    <w:p w:rsidR="005F1F37" w:rsidRPr="00C81BAD" w:rsidRDefault="005F1F37" w:rsidP="005F1F37">
      <w:pPr>
        <w:pStyle w:val="ad"/>
        <w:rPr>
          <w:rFonts w:hAnsi="宋体" w:cs="宋体"/>
        </w:rPr>
      </w:pPr>
      <w:r w:rsidRPr="00C81BAD">
        <w:rPr>
          <w:rFonts w:hAnsi="宋体" w:cs="宋体" w:hint="eastAsia"/>
        </w:rPr>
        <w:t xml:space="preserve">                     if (pre[i]&gt;0)</w:t>
      </w:r>
    </w:p>
    <w:p w:rsidR="005F1F37" w:rsidRPr="00C81BAD" w:rsidRDefault="005F1F37" w:rsidP="005F1F37">
      <w:pPr>
        <w:pStyle w:val="ad"/>
        <w:rPr>
          <w:rFonts w:hAnsi="宋体" w:cs="宋体"/>
        </w:rPr>
      </w:pPr>
      <w:r w:rsidRPr="00C81BAD">
        <w:rPr>
          <w:rFonts w:hAnsi="宋体" w:cs="宋体" w:hint="eastAsia"/>
        </w:rPr>
        <w:t xml:space="preserve">                            flow[pre[i]-1][i]+=d[sink],i=pre[i]-1;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flow[i][-pre[i]-1]-=d[sink],i=-pre[i]-1;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(j=i=0;i&lt;n;j+=flow[source][i++]);</w:t>
      </w:r>
    </w:p>
    <w:p w:rsidR="005F1F37" w:rsidRPr="00C81BAD" w:rsidRDefault="005F1F37" w:rsidP="005F1F37">
      <w:pPr>
        <w:pStyle w:val="ad"/>
        <w:rPr>
          <w:rFonts w:hAnsi="宋体" w:cs="宋体"/>
        </w:rPr>
      </w:pPr>
      <w:r w:rsidRPr="00C81BAD">
        <w:rPr>
          <w:rFonts w:hAnsi="宋体" w:cs="宋体" w:hint="eastAsia"/>
        </w:rPr>
        <w:lastRenderedPageBreak/>
        <w:t xml:space="preserve">       return j;</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61" w:name="_Toc523521443"/>
      <w:r w:rsidRPr="00C81BAD">
        <w:rPr>
          <w:rFonts w:hAnsi="宋体" w:cs="宋体" w:hint="eastAsia"/>
          <w:b/>
        </w:rPr>
        <w:t>9.2 上下界最大流(邻接阵)</w:t>
      </w:r>
      <w:bookmarkEnd w:id="361"/>
    </w:p>
    <w:p w:rsidR="005F1F37" w:rsidRPr="00C81BAD" w:rsidRDefault="005F1F37" w:rsidP="005F1F37">
      <w:pPr>
        <w:pStyle w:val="ad"/>
        <w:rPr>
          <w:rFonts w:hAnsi="宋体" w:cs="宋体"/>
        </w:rPr>
      </w:pPr>
      <w:r w:rsidRPr="00C81BAD">
        <w:rPr>
          <w:rFonts w:hAnsi="宋体" w:cs="宋体" w:hint="eastAsia"/>
        </w:rPr>
        <w:t>//求上下界网络最大流,邻接阵形式</w:t>
      </w:r>
    </w:p>
    <w:p w:rsidR="005F1F37" w:rsidRPr="00C81BAD" w:rsidRDefault="005F1F37" w:rsidP="005F1F37">
      <w:pPr>
        <w:pStyle w:val="ad"/>
        <w:rPr>
          <w:rFonts w:hAnsi="宋体" w:cs="宋体"/>
        </w:rPr>
      </w:pPr>
      <w:r w:rsidRPr="00C81BAD">
        <w:rPr>
          <w:rFonts w:hAnsi="宋体" w:cs="宋体" w:hint="eastAsia"/>
        </w:rPr>
        <w:t>//返回最大流量,-1表示无可行流,flow返回每条边的流量</w:t>
      </w:r>
    </w:p>
    <w:p w:rsidR="005F1F37" w:rsidRPr="00C81BAD" w:rsidRDefault="005F1F37" w:rsidP="005F1F37">
      <w:pPr>
        <w:pStyle w:val="ad"/>
        <w:rPr>
          <w:rFonts w:hAnsi="宋体" w:cs="宋体"/>
        </w:rPr>
      </w:pPr>
      <w:r w:rsidRPr="00C81BAD">
        <w:rPr>
          <w:rFonts w:hAnsi="宋体" w:cs="宋体" w:hint="eastAsia"/>
        </w:rPr>
        <w:t>//传入网络节点数n,容量mat,流量下界bf,源点source,汇点sink</w:t>
      </w:r>
    </w:p>
    <w:p w:rsidR="005F1F37" w:rsidRPr="00C81BAD" w:rsidRDefault="005F1F37" w:rsidP="005F1F37">
      <w:pPr>
        <w:pStyle w:val="ad"/>
        <w:rPr>
          <w:rFonts w:hAnsi="宋体" w:cs="宋体"/>
        </w:rPr>
      </w:pPr>
      <w:r w:rsidRPr="00C81BAD">
        <w:rPr>
          <w:rFonts w:hAnsi="宋体" w:cs="宋体" w:hint="eastAsia"/>
        </w:rPr>
        <w:t>//MAXN应比最大结点数多2,无可行流返回-1时mat未复原!</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int limit_max_flow(int n,int mat[][MAXN],int bf[][MAXN],int source,int sink,int flow[][MAXN]){</w:t>
      </w:r>
    </w:p>
    <w:p w:rsidR="005F1F37" w:rsidRPr="00C81BAD" w:rsidRDefault="005F1F37" w:rsidP="005F1F37">
      <w:pPr>
        <w:pStyle w:val="ad"/>
        <w:rPr>
          <w:rFonts w:hAnsi="宋体" w:cs="宋体"/>
        </w:rPr>
      </w:pPr>
      <w:r w:rsidRPr="00C81BAD">
        <w:rPr>
          <w:rFonts w:hAnsi="宋体" w:cs="宋体" w:hint="eastAsia"/>
        </w:rPr>
        <w:t xml:space="preserve">       int i,j,sk,ks;</w:t>
      </w:r>
    </w:p>
    <w:p w:rsidR="005F1F37" w:rsidRPr="00C81BAD" w:rsidRDefault="005F1F37" w:rsidP="005F1F37">
      <w:pPr>
        <w:pStyle w:val="ad"/>
        <w:rPr>
          <w:rFonts w:hAnsi="宋体" w:cs="宋体"/>
        </w:rPr>
      </w:pPr>
      <w:r w:rsidRPr="00C81BAD">
        <w:rPr>
          <w:rFonts w:hAnsi="宋体" w:cs="宋体" w:hint="eastAsia"/>
        </w:rPr>
        <w:t xml:space="preserve">       if (source==sink) return inf;</w:t>
      </w:r>
    </w:p>
    <w:p w:rsidR="005F1F37" w:rsidRPr="00C81BAD" w:rsidRDefault="005F1F37" w:rsidP="005F1F37">
      <w:pPr>
        <w:pStyle w:val="ad"/>
        <w:rPr>
          <w:rFonts w:hAnsi="宋体" w:cs="宋体"/>
          <w:lang w:val="pt-BR"/>
        </w:rPr>
      </w:pPr>
      <w:r w:rsidRPr="00C81BAD">
        <w:rPr>
          <w:rFonts w:hAnsi="宋体" w:cs="宋体" w:hint="eastAsia"/>
          <w:lang w:val="pt-BR"/>
        </w:rPr>
        <w:t xml:space="preserve">       for (mat[n][n+1]=mat[n+1][n]=mat[n][n]=mat[n+1][n+1]=i=0;i&lt;n;i++)</w:t>
      </w:r>
    </w:p>
    <w:p w:rsidR="005F1F37" w:rsidRPr="00C81BAD" w:rsidRDefault="005F1F37" w:rsidP="005F1F37">
      <w:pPr>
        <w:pStyle w:val="ad"/>
        <w:rPr>
          <w:rFonts w:hAnsi="宋体" w:cs="宋体"/>
          <w:lang w:val="pt-BR"/>
        </w:rPr>
      </w:pPr>
      <w:r w:rsidRPr="00C81BAD">
        <w:rPr>
          <w:rFonts w:hAnsi="宋体" w:cs="宋体" w:hint="eastAsia"/>
          <w:lang w:val="pt-BR"/>
        </w:rPr>
        <w:t xml:space="preserve">              for (mat[n][i]=mat[i][n]=mat[n+1][i]=mat[i][n+1]=j=0;j&lt;n;j++)</w:t>
      </w:r>
    </w:p>
    <w:p w:rsidR="005F1F37" w:rsidRPr="00C81BAD" w:rsidRDefault="005F1F37" w:rsidP="005F1F37">
      <w:pPr>
        <w:pStyle w:val="ad"/>
        <w:rPr>
          <w:rFonts w:hAnsi="宋体" w:cs="宋体"/>
        </w:rPr>
      </w:pPr>
      <w:r w:rsidRPr="00C81BAD">
        <w:rPr>
          <w:rFonts w:hAnsi="宋体" w:cs="宋体" w:hint="eastAsia"/>
        </w:rPr>
        <w:t xml:space="preserve">                     mat[i][j]-=bf[i][j],mat[n][i]+=bf[j][i],mat[i][n+1]+=bf[i][j];</w:t>
      </w:r>
    </w:p>
    <w:p w:rsidR="005F1F37" w:rsidRPr="00C81BAD" w:rsidRDefault="005F1F37" w:rsidP="005F1F37">
      <w:pPr>
        <w:pStyle w:val="ad"/>
        <w:rPr>
          <w:rFonts w:hAnsi="宋体" w:cs="宋体"/>
        </w:rPr>
      </w:pPr>
      <w:r w:rsidRPr="00C81BAD">
        <w:rPr>
          <w:rFonts w:hAnsi="宋体" w:cs="宋体" w:hint="eastAsia"/>
        </w:rPr>
        <w:t xml:space="preserve">       sk=mat[source][sink],ks=mat[sink][source],mat[source][sink]=mat[sink][source]=inf;</w:t>
      </w:r>
    </w:p>
    <w:p w:rsidR="005F1F37" w:rsidRPr="00C81BAD" w:rsidRDefault="005F1F37" w:rsidP="005F1F37">
      <w:pPr>
        <w:pStyle w:val="ad"/>
        <w:rPr>
          <w:rFonts w:hAnsi="宋体" w:cs="宋体"/>
        </w:rPr>
      </w:pPr>
      <w:r w:rsidRPr="00C81BAD">
        <w:rPr>
          <w:rFonts w:hAnsi="宋体" w:cs="宋体" w:hint="eastAsia"/>
        </w:rPr>
        <w:t xml:space="preserve">       for (i=0;i&lt;n+2;i++)</w:t>
      </w:r>
    </w:p>
    <w:p w:rsidR="005F1F37" w:rsidRPr="00C81BAD" w:rsidRDefault="005F1F37" w:rsidP="005F1F37">
      <w:pPr>
        <w:pStyle w:val="ad"/>
        <w:rPr>
          <w:rFonts w:hAnsi="宋体" w:cs="宋体"/>
        </w:rPr>
      </w:pPr>
      <w:r w:rsidRPr="00C81BAD">
        <w:rPr>
          <w:rFonts w:hAnsi="宋体" w:cs="宋体" w:hint="eastAsia"/>
        </w:rPr>
        <w:t xml:space="preserve">              for (j=0;j&lt;n+2;flow[i][j++]=0);</w:t>
      </w:r>
    </w:p>
    <w:p w:rsidR="005F1F37" w:rsidRPr="00C81BAD" w:rsidRDefault="005F1F37" w:rsidP="005F1F37">
      <w:pPr>
        <w:pStyle w:val="ad"/>
        <w:rPr>
          <w:rFonts w:hAnsi="宋体" w:cs="宋体"/>
        </w:rPr>
      </w:pPr>
      <w:r w:rsidRPr="00C81BAD">
        <w:rPr>
          <w:rFonts w:hAnsi="宋体" w:cs="宋体" w:hint="eastAsia"/>
        </w:rPr>
        <w:t xml:space="preserve">       _max_flow(n+2,mat,n,n+1,flow);</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(flow[n][i]&lt;mat[n][i]) return -1;</w:t>
      </w:r>
    </w:p>
    <w:p w:rsidR="005F1F37" w:rsidRPr="00C81BAD" w:rsidRDefault="005F1F37" w:rsidP="005F1F37">
      <w:pPr>
        <w:pStyle w:val="ad"/>
        <w:rPr>
          <w:rFonts w:hAnsi="宋体" w:cs="宋体"/>
        </w:rPr>
      </w:pPr>
      <w:r w:rsidRPr="00C81BAD">
        <w:rPr>
          <w:rFonts w:hAnsi="宋体" w:cs="宋体" w:hint="eastAsia"/>
        </w:rPr>
        <w:t xml:space="preserve">       flow[source][sink]=flow[sink][source]=0,mat[source][sink]=sk,mat[sink][source]=ks;</w:t>
      </w:r>
    </w:p>
    <w:p w:rsidR="005F1F37" w:rsidRPr="00C81BAD" w:rsidRDefault="005F1F37" w:rsidP="005F1F37">
      <w:pPr>
        <w:pStyle w:val="ad"/>
        <w:rPr>
          <w:rFonts w:hAnsi="宋体" w:cs="宋体"/>
        </w:rPr>
      </w:pPr>
      <w:r w:rsidRPr="00C81BAD">
        <w:rPr>
          <w:rFonts w:hAnsi="宋体" w:cs="宋体" w:hint="eastAsia"/>
        </w:rPr>
        <w:t xml:space="preserve">       _max_flow(n,mat,source,sink,flow);</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mat[i][j]+=bf[i][j],flow[i][j]+=bf[i][j];</w:t>
      </w:r>
    </w:p>
    <w:p w:rsidR="005F1F37" w:rsidRPr="00C81BAD" w:rsidRDefault="005F1F37" w:rsidP="005F1F37">
      <w:pPr>
        <w:pStyle w:val="ad"/>
        <w:rPr>
          <w:rFonts w:hAnsi="宋体" w:cs="宋体"/>
        </w:rPr>
      </w:pPr>
      <w:r w:rsidRPr="00C81BAD">
        <w:rPr>
          <w:rFonts w:hAnsi="宋体" w:cs="宋体" w:hint="eastAsia"/>
        </w:rPr>
        <w:t xml:space="preserve">       for (j=i=0;i&lt;n;j+=flow[source][i++]);</w:t>
      </w:r>
    </w:p>
    <w:p w:rsidR="005F1F37" w:rsidRPr="00C81BAD" w:rsidRDefault="005F1F37" w:rsidP="005F1F37">
      <w:pPr>
        <w:pStyle w:val="ad"/>
        <w:rPr>
          <w:rFonts w:hAnsi="宋体" w:cs="宋体"/>
        </w:rPr>
      </w:pPr>
      <w:r w:rsidRPr="00C81BAD">
        <w:rPr>
          <w:rFonts w:hAnsi="宋体" w:cs="宋体" w:hint="eastAsia"/>
        </w:rPr>
        <w:t xml:space="preserve">       return j;</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p>
    <w:p w:rsidR="005F1F37" w:rsidRPr="00C81BAD" w:rsidRDefault="005F1F37" w:rsidP="00174533">
      <w:pPr>
        <w:pStyle w:val="ad"/>
        <w:outlineLvl w:val="2"/>
        <w:rPr>
          <w:rFonts w:hAnsi="宋体" w:cs="宋体"/>
          <w:b/>
        </w:rPr>
      </w:pPr>
      <w:bookmarkStart w:id="362" w:name="_Toc523521444"/>
      <w:r w:rsidRPr="00C81BAD">
        <w:rPr>
          <w:rFonts w:hAnsi="宋体" w:cs="宋体" w:hint="eastAsia"/>
          <w:b/>
        </w:rPr>
        <w:t>9.3 上下界最小流(邻接阵)</w:t>
      </w:r>
      <w:bookmarkEnd w:id="362"/>
    </w:p>
    <w:p w:rsidR="005F1F37" w:rsidRPr="00C81BAD" w:rsidRDefault="005F1F37" w:rsidP="005F1F37">
      <w:pPr>
        <w:pStyle w:val="ad"/>
        <w:rPr>
          <w:rFonts w:hAnsi="宋体" w:cs="宋体"/>
        </w:rPr>
      </w:pPr>
      <w:r w:rsidRPr="00C81BAD">
        <w:rPr>
          <w:rFonts w:hAnsi="宋体" w:cs="宋体" w:hint="eastAsia"/>
        </w:rPr>
        <w:t>//求上下界网络最小流,邻接阵形式</w:t>
      </w:r>
    </w:p>
    <w:p w:rsidR="005F1F37" w:rsidRPr="00C81BAD" w:rsidRDefault="005F1F37" w:rsidP="005F1F37">
      <w:pPr>
        <w:pStyle w:val="ad"/>
        <w:rPr>
          <w:rFonts w:hAnsi="宋体" w:cs="宋体"/>
        </w:rPr>
      </w:pPr>
      <w:r w:rsidRPr="00C81BAD">
        <w:rPr>
          <w:rFonts w:hAnsi="宋体" w:cs="宋体" w:hint="eastAsia"/>
        </w:rPr>
        <w:t>//返回最大流量,-1表示无可行流,flow返回每条边的流量</w:t>
      </w:r>
    </w:p>
    <w:p w:rsidR="005F1F37" w:rsidRPr="00C81BAD" w:rsidRDefault="005F1F37" w:rsidP="005F1F37">
      <w:pPr>
        <w:pStyle w:val="ad"/>
        <w:rPr>
          <w:rFonts w:hAnsi="宋体" w:cs="宋体"/>
        </w:rPr>
      </w:pPr>
      <w:r w:rsidRPr="00C81BAD">
        <w:rPr>
          <w:rFonts w:hAnsi="宋体" w:cs="宋体" w:hint="eastAsia"/>
        </w:rPr>
        <w:t>//传入网络节点数n,容量mat,流量下界bf,源点source,汇点sink</w:t>
      </w:r>
    </w:p>
    <w:p w:rsidR="005F1F37" w:rsidRPr="00C81BAD" w:rsidRDefault="005F1F37" w:rsidP="005F1F37">
      <w:pPr>
        <w:pStyle w:val="ad"/>
        <w:rPr>
          <w:rFonts w:hAnsi="宋体" w:cs="宋体"/>
        </w:rPr>
      </w:pPr>
      <w:r w:rsidRPr="00C81BAD">
        <w:rPr>
          <w:rFonts w:hAnsi="宋体" w:cs="宋体" w:hint="eastAsia"/>
        </w:rPr>
        <w:t>//MAXN应比最大结点数多2,无可行流返回-1时mat未复原!</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lastRenderedPageBreak/>
        <w:t>int limit_min_flow(int n,int mat[][MAXN],int bf[][MAXN],int source,int sink,int flow[][MAXN]){</w:t>
      </w:r>
    </w:p>
    <w:p w:rsidR="005F1F37" w:rsidRPr="00C81BAD" w:rsidRDefault="005F1F37" w:rsidP="005F1F37">
      <w:pPr>
        <w:pStyle w:val="ad"/>
        <w:rPr>
          <w:rFonts w:hAnsi="宋体" w:cs="宋体"/>
        </w:rPr>
      </w:pPr>
      <w:r w:rsidRPr="00C81BAD">
        <w:rPr>
          <w:rFonts w:hAnsi="宋体" w:cs="宋体" w:hint="eastAsia"/>
        </w:rPr>
        <w:t xml:space="preserve">       int i,j,sk,ks;</w:t>
      </w:r>
    </w:p>
    <w:p w:rsidR="005F1F37" w:rsidRPr="00C81BAD" w:rsidRDefault="005F1F37" w:rsidP="005F1F37">
      <w:pPr>
        <w:pStyle w:val="ad"/>
        <w:rPr>
          <w:rFonts w:hAnsi="宋体" w:cs="宋体"/>
        </w:rPr>
      </w:pPr>
      <w:r w:rsidRPr="00C81BAD">
        <w:rPr>
          <w:rFonts w:hAnsi="宋体" w:cs="宋体" w:hint="eastAsia"/>
        </w:rPr>
        <w:t xml:space="preserve">       if (source==sink) return inf;</w:t>
      </w:r>
    </w:p>
    <w:p w:rsidR="005F1F37" w:rsidRPr="00C81BAD" w:rsidRDefault="005F1F37" w:rsidP="005F1F37">
      <w:pPr>
        <w:pStyle w:val="ad"/>
        <w:rPr>
          <w:rFonts w:hAnsi="宋体" w:cs="宋体"/>
          <w:lang w:val="pt-BR"/>
        </w:rPr>
      </w:pPr>
      <w:r w:rsidRPr="00C81BAD">
        <w:rPr>
          <w:rFonts w:hAnsi="宋体" w:cs="宋体" w:hint="eastAsia"/>
          <w:lang w:val="pt-BR"/>
        </w:rPr>
        <w:t xml:space="preserve">       for (mat[n][n+1]=mat[n+1][n]=mat[n][n]=mat[n+1][n+1]=i=0;i&lt;n;i++)</w:t>
      </w:r>
    </w:p>
    <w:p w:rsidR="005F1F37" w:rsidRPr="00C81BAD" w:rsidRDefault="005F1F37" w:rsidP="005F1F37">
      <w:pPr>
        <w:pStyle w:val="ad"/>
        <w:rPr>
          <w:rFonts w:hAnsi="宋体" w:cs="宋体"/>
          <w:lang w:val="pt-BR"/>
        </w:rPr>
      </w:pPr>
      <w:r w:rsidRPr="00C81BAD">
        <w:rPr>
          <w:rFonts w:hAnsi="宋体" w:cs="宋体" w:hint="eastAsia"/>
          <w:lang w:val="pt-BR"/>
        </w:rPr>
        <w:t xml:space="preserve">              for (mat[n][i]=mat[i][n]=mat[n+1][i]=mat[i][n+1]=j=0;j&lt;n;j++)</w:t>
      </w:r>
    </w:p>
    <w:p w:rsidR="005F1F37" w:rsidRPr="00C81BAD" w:rsidRDefault="005F1F37" w:rsidP="005F1F37">
      <w:pPr>
        <w:pStyle w:val="ad"/>
        <w:rPr>
          <w:rFonts w:hAnsi="宋体" w:cs="宋体"/>
        </w:rPr>
      </w:pPr>
      <w:r w:rsidRPr="00C81BAD">
        <w:rPr>
          <w:rFonts w:hAnsi="宋体" w:cs="宋体" w:hint="eastAsia"/>
        </w:rPr>
        <w:t xml:space="preserve">                     mat[i][j]-=bf[i][j],mat[n][i]+=bf[j][i],mat[i][n+1]+=bf[i][j];</w:t>
      </w:r>
    </w:p>
    <w:p w:rsidR="005F1F37" w:rsidRPr="00C81BAD" w:rsidRDefault="005F1F37" w:rsidP="005F1F37">
      <w:pPr>
        <w:pStyle w:val="ad"/>
        <w:rPr>
          <w:rFonts w:hAnsi="宋体" w:cs="宋体"/>
        </w:rPr>
      </w:pPr>
      <w:r w:rsidRPr="00C81BAD">
        <w:rPr>
          <w:rFonts w:hAnsi="宋体" w:cs="宋体" w:hint="eastAsia"/>
        </w:rPr>
        <w:t xml:space="preserve">       sk=mat[source][sink],ks=mat[sink][source],mat[source][sink]=mat[sink][source]=inf;</w:t>
      </w:r>
    </w:p>
    <w:p w:rsidR="005F1F37" w:rsidRPr="00C81BAD" w:rsidRDefault="005F1F37" w:rsidP="005F1F37">
      <w:pPr>
        <w:pStyle w:val="ad"/>
        <w:rPr>
          <w:rFonts w:hAnsi="宋体" w:cs="宋体"/>
        </w:rPr>
      </w:pPr>
      <w:r w:rsidRPr="00C81BAD">
        <w:rPr>
          <w:rFonts w:hAnsi="宋体" w:cs="宋体" w:hint="eastAsia"/>
        </w:rPr>
        <w:t xml:space="preserve">       for (i=0;i&lt;n+2;i++)</w:t>
      </w:r>
    </w:p>
    <w:p w:rsidR="005F1F37" w:rsidRPr="00C81BAD" w:rsidRDefault="005F1F37" w:rsidP="005F1F37">
      <w:pPr>
        <w:pStyle w:val="ad"/>
        <w:rPr>
          <w:rFonts w:hAnsi="宋体" w:cs="宋体"/>
        </w:rPr>
      </w:pPr>
      <w:r w:rsidRPr="00C81BAD">
        <w:rPr>
          <w:rFonts w:hAnsi="宋体" w:cs="宋体" w:hint="eastAsia"/>
        </w:rPr>
        <w:t xml:space="preserve">              for (j=0;j&lt;n+2;flow[i][j++]=0);</w:t>
      </w:r>
    </w:p>
    <w:p w:rsidR="005F1F37" w:rsidRPr="00C81BAD" w:rsidRDefault="005F1F37" w:rsidP="005F1F37">
      <w:pPr>
        <w:pStyle w:val="ad"/>
        <w:rPr>
          <w:rFonts w:hAnsi="宋体" w:cs="宋体"/>
        </w:rPr>
      </w:pPr>
      <w:r w:rsidRPr="00C81BAD">
        <w:rPr>
          <w:rFonts w:hAnsi="宋体" w:cs="宋体" w:hint="eastAsia"/>
        </w:rPr>
        <w:t xml:space="preserve">       _max_flow(n+2,mat,n,n+1,flow);</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(flow[n][i]&lt;mat[n][i]) return -1;</w:t>
      </w:r>
    </w:p>
    <w:p w:rsidR="005F1F37" w:rsidRPr="00C81BAD" w:rsidRDefault="005F1F37" w:rsidP="005F1F37">
      <w:pPr>
        <w:pStyle w:val="ad"/>
        <w:rPr>
          <w:rFonts w:hAnsi="宋体" w:cs="宋体"/>
        </w:rPr>
      </w:pPr>
      <w:r w:rsidRPr="00C81BAD">
        <w:rPr>
          <w:rFonts w:hAnsi="宋体" w:cs="宋体" w:hint="eastAsia"/>
        </w:rPr>
        <w:t xml:space="preserve">       flow[source][sink]=flow[sink][source]=0,mat[source][sink]=sk,mat[sink][source]=ks;</w:t>
      </w:r>
    </w:p>
    <w:p w:rsidR="005F1F37" w:rsidRPr="00C81BAD" w:rsidRDefault="005F1F37" w:rsidP="005F1F37">
      <w:pPr>
        <w:pStyle w:val="ad"/>
        <w:rPr>
          <w:rFonts w:hAnsi="宋体" w:cs="宋体"/>
        </w:rPr>
      </w:pPr>
      <w:r w:rsidRPr="00C81BAD">
        <w:rPr>
          <w:rFonts w:hAnsi="宋体" w:cs="宋体" w:hint="eastAsia"/>
        </w:rPr>
        <w:t xml:space="preserve">       _max_flow(n,mat,sink,source,flow);</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mat[i][j]+=bf[i][j],flow[i][j]+=bf[i][j];</w:t>
      </w:r>
    </w:p>
    <w:p w:rsidR="005F1F37" w:rsidRPr="00C81BAD" w:rsidRDefault="005F1F37" w:rsidP="005F1F37">
      <w:pPr>
        <w:pStyle w:val="ad"/>
        <w:rPr>
          <w:rFonts w:hAnsi="宋体" w:cs="宋体"/>
        </w:rPr>
      </w:pPr>
      <w:r w:rsidRPr="00C81BAD">
        <w:rPr>
          <w:rFonts w:hAnsi="宋体" w:cs="宋体" w:hint="eastAsia"/>
        </w:rPr>
        <w:t xml:space="preserve">       for (j=i=0;i&lt;n;j+=flow[source][i++]);</w:t>
      </w:r>
    </w:p>
    <w:p w:rsidR="005F1F37" w:rsidRPr="00C81BAD" w:rsidRDefault="005F1F37" w:rsidP="005F1F37">
      <w:pPr>
        <w:pStyle w:val="ad"/>
        <w:rPr>
          <w:rFonts w:hAnsi="宋体" w:cs="宋体"/>
        </w:rPr>
      </w:pPr>
      <w:r w:rsidRPr="00C81BAD">
        <w:rPr>
          <w:rFonts w:hAnsi="宋体" w:cs="宋体" w:hint="eastAsia"/>
        </w:rPr>
        <w:t xml:space="preserve">       return j;</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63" w:name="_Toc523521445"/>
      <w:r w:rsidRPr="00C81BAD">
        <w:rPr>
          <w:rFonts w:hAnsi="宋体" w:cs="宋体" w:hint="eastAsia"/>
          <w:b/>
        </w:rPr>
        <w:t>9.4 最大流无流量(邻接阵)</w:t>
      </w:r>
      <w:bookmarkEnd w:id="363"/>
    </w:p>
    <w:p w:rsidR="005F1F37" w:rsidRPr="00C81BAD" w:rsidRDefault="005F1F37" w:rsidP="005F1F37">
      <w:pPr>
        <w:pStyle w:val="ad"/>
        <w:rPr>
          <w:rFonts w:hAnsi="宋体" w:cs="宋体"/>
        </w:rPr>
      </w:pPr>
      <w:r w:rsidRPr="00C81BAD">
        <w:rPr>
          <w:rFonts w:hAnsi="宋体" w:cs="宋体" w:hint="eastAsia"/>
        </w:rPr>
        <w:t>//求网络最大流,邻接阵形式</w:t>
      </w:r>
    </w:p>
    <w:p w:rsidR="005F1F37" w:rsidRPr="00C81BAD" w:rsidRDefault="005F1F37" w:rsidP="005F1F37">
      <w:pPr>
        <w:pStyle w:val="ad"/>
        <w:rPr>
          <w:rFonts w:hAnsi="宋体" w:cs="宋体"/>
        </w:rPr>
      </w:pPr>
      <w:r w:rsidRPr="00C81BAD">
        <w:rPr>
          <w:rFonts w:hAnsi="宋体" w:cs="宋体" w:hint="eastAsia"/>
        </w:rPr>
        <w:t>//返回最大流量</w:t>
      </w:r>
    </w:p>
    <w:p w:rsidR="005F1F37" w:rsidRPr="00C81BAD" w:rsidRDefault="005F1F37" w:rsidP="005F1F37">
      <w:pPr>
        <w:pStyle w:val="ad"/>
        <w:rPr>
          <w:rFonts w:hAnsi="宋体" w:cs="宋体"/>
        </w:rPr>
      </w:pPr>
      <w:r w:rsidRPr="00C81BAD">
        <w:rPr>
          <w:rFonts w:hAnsi="宋体" w:cs="宋体" w:hint="eastAsia"/>
        </w:rPr>
        <w:t>//传入网络节点数n,容量mat,源点source,汇点sink</w:t>
      </w:r>
    </w:p>
    <w:p w:rsidR="005F1F37" w:rsidRPr="00C81BAD" w:rsidRDefault="005F1F37" w:rsidP="005F1F37">
      <w:pPr>
        <w:pStyle w:val="ad"/>
        <w:rPr>
          <w:rFonts w:hAnsi="宋体" w:cs="宋体"/>
        </w:rPr>
      </w:pPr>
      <w:r w:rsidRPr="00C81BAD">
        <w:rPr>
          <w:rFonts w:hAnsi="宋体" w:cs="宋体" w:hint="eastAsia"/>
        </w:rPr>
        <w:t>//注意mat矩阵被修改</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int max_flow(int n,int mat[][MAXN],int source,int sink){</w:t>
      </w:r>
    </w:p>
    <w:p w:rsidR="005F1F37" w:rsidRPr="00C81BAD" w:rsidRDefault="005F1F37" w:rsidP="005F1F37">
      <w:pPr>
        <w:pStyle w:val="ad"/>
        <w:rPr>
          <w:rFonts w:hAnsi="宋体" w:cs="宋体"/>
        </w:rPr>
      </w:pPr>
      <w:r w:rsidRPr="00C81BAD">
        <w:rPr>
          <w:rFonts w:hAnsi="宋体" w:cs="宋体" w:hint="eastAsia"/>
        </w:rPr>
        <w:t xml:space="preserve">       int v[MAXN],c[MAXN],p[MAXN],ret=0,i,j;</w:t>
      </w:r>
    </w:p>
    <w:p w:rsidR="005F1F37" w:rsidRPr="00C81BAD" w:rsidRDefault="005F1F37" w:rsidP="005F1F37">
      <w:pPr>
        <w:pStyle w:val="ad"/>
        <w:rPr>
          <w:rFonts w:hAnsi="宋体" w:cs="宋体"/>
        </w:rPr>
      </w:pPr>
      <w:r w:rsidRPr="00C81BAD">
        <w:rPr>
          <w:rFonts w:hAnsi="宋体" w:cs="宋体" w:hint="eastAsia"/>
        </w:rPr>
        <w:t xml:space="preserve">       for (;;){</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v[i]=c[i]=0;</w:t>
      </w:r>
    </w:p>
    <w:p w:rsidR="005F1F37" w:rsidRPr="00C81BAD" w:rsidRDefault="005F1F37" w:rsidP="005F1F37">
      <w:pPr>
        <w:pStyle w:val="ad"/>
        <w:rPr>
          <w:rFonts w:hAnsi="宋体" w:cs="宋体"/>
        </w:rPr>
      </w:pPr>
      <w:r w:rsidRPr="00C81BAD">
        <w:rPr>
          <w:rFonts w:hAnsi="宋体" w:cs="宋体" w:hint="eastAsia"/>
        </w:rPr>
        <w:t xml:space="preserve">              for (c[source]=inf;;){</w:t>
      </w:r>
    </w:p>
    <w:p w:rsidR="005F1F37" w:rsidRPr="00C81BAD" w:rsidRDefault="005F1F37" w:rsidP="005F1F37">
      <w:pPr>
        <w:pStyle w:val="ad"/>
        <w:rPr>
          <w:rFonts w:hAnsi="宋体" w:cs="宋体"/>
        </w:rPr>
      </w:pPr>
      <w:r w:rsidRPr="00C81BAD">
        <w:rPr>
          <w:rFonts w:hAnsi="宋体" w:cs="宋体" w:hint="eastAsia"/>
        </w:rPr>
        <w:t xml:space="preserve">                    for (j=-1,i=0;i&lt;n;i++)</w:t>
      </w:r>
    </w:p>
    <w:p w:rsidR="005F1F37" w:rsidRPr="00C81BAD" w:rsidRDefault="005F1F37" w:rsidP="005F1F37">
      <w:pPr>
        <w:pStyle w:val="ad"/>
        <w:rPr>
          <w:rFonts w:hAnsi="宋体" w:cs="宋体"/>
        </w:rPr>
      </w:pPr>
      <w:r w:rsidRPr="00C81BAD">
        <w:rPr>
          <w:rFonts w:hAnsi="宋体" w:cs="宋体" w:hint="eastAsia"/>
        </w:rPr>
        <w:t xml:space="preserve">                            if (!v[i]&amp;&amp;c[i]&amp;&amp;(j==-1||c[i]&gt;c[j]))</w:t>
      </w:r>
    </w:p>
    <w:p w:rsidR="005F1F37" w:rsidRPr="00C81BAD" w:rsidRDefault="005F1F37" w:rsidP="005F1F37">
      <w:pPr>
        <w:pStyle w:val="ad"/>
        <w:rPr>
          <w:rFonts w:hAnsi="宋体" w:cs="宋体"/>
        </w:rPr>
      </w:pPr>
      <w:r w:rsidRPr="00C81BAD">
        <w:rPr>
          <w:rFonts w:hAnsi="宋体" w:cs="宋体" w:hint="eastAsia"/>
        </w:rPr>
        <w:t xml:space="preserve">                                   j=i;</w:t>
      </w:r>
    </w:p>
    <w:p w:rsidR="005F1F37" w:rsidRPr="00C81BAD" w:rsidRDefault="005F1F37" w:rsidP="005F1F37">
      <w:pPr>
        <w:pStyle w:val="ad"/>
        <w:rPr>
          <w:rFonts w:hAnsi="宋体" w:cs="宋体"/>
        </w:rPr>
      </w:pPr>
      <w:r w:rsidRPr="00C81BAD">
        <w:rPr>
          <w:rFonts w:hAnsi="宋体" w:cs="宋体" w:hint="eastAsia"/>
        </w:rPr>
        <w:t xml:space="preserve">                     if (j&lt;0) return ret;</w:t>
      </w:r>
    </w:p>
    <w:p w:rsidR="005F1F37" w:rsidRPr="00C81BAD" w:rsidRDefault="005F1F37" w:rsidP="005F1F37">
      <w:pPr>
        <w:pStyle w:val="ad"/>
        <w:rPr>
          <w:rFonts w:hAnsi="宋体" w:cs="宋体"/>
        </w:rPr>
      </w:pPr>
      <w:r w:rsidRPr="00C81BAD">
        <w:rPr>
          <w:rFonts w:hAnsi="宋体" w:cs="宋体" w:hint="eastAsia"/>
        </w:rPr>
        <w:lastRenderedPageBreak/>
        <w:t xml:space="preserve">                     if (j==sink) break;</w:t>
      </w:r>
    </w:p>
    <w:p w:rsidR="005F1F37" w:rsidRPr="00C81BAD" w:rsidRDefault="005F1F37" w:rsidP="005F1F37">
      <w:pPr>
        <w:pStyle w:val="ad"/>
        <w:rPr>
          <w:rFonts w:hAnsi="宋体" w:cs="宋体"/>
        </w:rPr>
      </w:pPr>
      <w:r w:rsidRPr="00C81BAD">
        <w:rPr>
          <w:rFonts w:hAnsi="宋体" w:cs="宋体" w:hint="eastAsia"/>
        </w:rPr>
        <w:t xml:space="preserve">                     for (v[j]=1,i=0;i&lt;n;i++)</w:t>
      </w:r>
    </w:p>
    <w:p w:rsidR="005F1F37" w:rsidRPr="00C81BAD" w:rsidRDefault="005F1F37" w:rsidP="005F1F37">
      <w:pPr>
        <w:pStyle w:val="ad"/>
        <w:rPr>
          <w:rFonts w:hAnsi="宋体" w:cs="宋体"/>
        </w:rPr>
      </w:pPr>
      <w:r w:rsidRPr="00C81BAD">
        <w:rPr>
          <w:rFonts w:hAnsi="宋体" w:cs="宋体" w:hint="eastAsia"/>
        </w:rPr>
        <w:t xml:space="preserve">                            if (mat[j][i]&gt;c[i]&amp;&amp;c[j]&gt;c[i])</w:t>
      </w:r>
    </w:p>
    <w:p w:rsidR="005F1F37" w:rsidRPr="00C81BAD" w:rsidRDefault="005F1F37" w:rsidP="005F1F37">
      <w:pPr>
        <w:pStyle w:val="ad"/>
        <w:rPr>
          <w:rFonts w:hAnsi="宋体" w:cs="宋体"/>
        </w:rPr>
      </w:pPr>
      <w:r w:rsidRPr="00C81BAD">
        <w:rPr>
          <w:rFonts w:hAnsi="宋体" w:cs="宋体" w:hint="eastAsia"/>
        </w:rPr>
        <w:t xml:space="preserve">                                   c[i]=mat[j][i]&lt;c[j]?mat[j][i]:c[j],p[i]=j;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(ret+=j=c[i=sink];i!=source;i=p[i])</w:t>
      </w:r>
    </w:p>
    <w:p w:rsidR="005F1F37" w:rsidRPr="00C81BAD" w:rsidRDefault="005F1F37" w:rsidP="005F1F37">
      <w:pPr>
        <w:pStyle w:val="ad"/>
        <w:rPr>
          <w:rFonts w:hAnsi="宋体" w:cs="宋体"/>
        </w:rPr>
      </w:pPr>
      <w:r w:rsidRPr="00C81BAD">
        <w:rPr>
          <w:rFonts w:hAnsi="宋体" w:cs="宋体" w:hint="eastAsia"/>
        </w:rPr>
        <w:t xml:space="preserve">                     mat[p[i]][i]-=j,mat[i][p[i]]+=j;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64" w:name="_Toc523521446"/>
      <w:r w:rsidRPr="00C81BAD">
        <w:rPr>
          <w:rFonts w:hAnsi="宋体" w:cs="宋体" w:hint="eastAsia"/>
          <w:b/>
        </w:rPr>
        <w:t>9.5 最小费用最大流(邻接阵)</w:t>
      </w:r>
      <w:bookmarkEnd w:id="364"/>
    </w:p>
    <w:p w:rsidR="005F1F37" w:rsidRPr="00C81BAD" w:rsidRDefault="005F1F37" w:rsidP="005F1F37">
      <w:pPr>
        <w:pStyle w:val="ad"/>
        <w:rPr>
          <w:rFonts w:hAnsi="宋体" w:cs="宋体"/>
        </w:rPr>
      </w:pPr>
      <w:r w:rsidRPr="00C81BAD">
        <w:rPr>
          <w:rFonts w:hAnsi="宋体" w:cs="宋体" w:hint="eastAsia"/>
        </w:rPr>
        <w:t>//求网络最小费用最大流,邻接阵形式</w:t>
      </w:r>
    </w:p>
    <w:p w:rsidR="005F1F37" w:rsidRPr="00C81BAD" w:rsidRDefault="005F1F37" w:rsidP="005F1F37">
      <w:pPr>
        <w:pStyle w:val="ad"/>
        <w:rPr>
          <w:rFonts w:hAnsi="宋体" w:cs="宋体"/>
        </w:rPr>
      </w:pPr>
      <w:r w:rsidRPr="00C81BAD">
        <w:rPr>
          <w:rFonts w:hAnsi="宋体" w:cs="宋体" w:hint="eastAsia"/>
        </w:rPr>
        <w:t>//返回最大流量,flow返回每条边的流量,netcost返回总费用</w:t>
      </w:r>
    </w:p>
    <w:p w:rsidR="005F1F37" w:rsidRPr="00C81BAD" w:rsidRDefault="005F1F37" w:rsidP="005F1F37">
      <w:pPr>
        <w:pStyle w:val="ad"/>
        <w:rPr>
          <w:rFonts w:hAnsi="宋体" w:cs="宋体"/>
        </w:rPr>
      </w:pPr>
      <w:r w:rsidRPr="00C81BAD">
        <w:rPr>
          <w:rFonts w:hAnsi="宋体" w:cs="宋体" w:hint="eastAsia"/>
        </w:rPr>
        <w:t>//传入网络节点数n,容量mat,单位费用cost,源点source,汇点sink</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int min_cost_max_flow(int n,int mat[][MAXN],int cost[][MAXN],int source,int sink,int flow[][MAXN],int&amp; netcost){</w:t>
      </w:r>
    </w:p>
    <w:p w:rsidR="005F1F37" w:rsidRPr="00C81BAD" w:rsidRDefault="005F1F37" w:rsidP="005F1F37">
      <w:pPr>
        <w:pStyle w:val="ad"/>
        <w:rPr>
          <w:rFonts w:hAnsi="宋体" w:cs="宋体"/>
        </w:rPr>
      </w:pPr>
      <w:r w:rsidRPr="00C81BAD">
        <w:rPr>
          <w:rFonts w:hAnsi="宋体" w:cs="宋体" w:hint="eastAsia"/>
        </w:rPr>
        <w:t xml:space="preserve">       int pre[MAXN],min[MAXN],d[MAXN],i,j,t,tag;</w:t>
      </w:r>
    </w:p>
    <w:p w:rsidR="005F1F37" w:rsidRPr="00C81BAD" w:rsidRDefault="005F1F37" w:rsidP="005F1F37">
      <w:pPr>
        <w:pStyle w:val="ad"/>
        <w:rPr>
          <w:rFonts w:hAnsi="宋体" w:cs="宋体"/>
        </w:rPr>
      </w:pPr>
      <w:r w:rsidRPr="00C81BAD">
        <w:rPr>
          <w:rFonts w:hAnsi="宋体" w:cs="宋体" w:hint="eastAsia"/>
        </w:rPr>
        <w:t xml:space="preserve">       if (source==sink) return inf;</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(j=0;j&lt;n;flow[i][j++]=0);</w:t>
      </w:r>
    </w:p>
    <w:p w:rsidR="005F1F37" w:rsidRPr="00C81BAD" w:rsidRDefault="005F1F37" w:rsidP="005F1F37">
      <w:pPr>
        <w:pStyle w:val="ad"/>
        <w:rPr>
          <w:rFonts w:hAnsi="宋体" w:cs="宋体"/>
        </w:rPr>
      </w:pPr>
      <w:r w:rsidRPr="00C81BAD">
        <w:rPr>
          <w:rFonts w:hAnsi="宋体" w:cs="宋体" w:hint="eastAsia"/>
        </w:rPr>
        <w:t xml:space="preserve">       for (netcost=0;;){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pre[i]=0,min[i]=inf;</w:t>
      </w:r>
    </w:p>
    <w:p w:rsidR="005F1F37" w:rsidRPr="00C81BAD" w:rsidRDefault="005F1F37" w:rsidP="005F1F37">
      <w:pPr>
        <w:pStyle w:val="ad"/>
        <w:rPr>
          <w:rFonts w:hAnsi="宋体" w:cs="宋体"/>
        </w:rPr>
      </w:pPr>
      <w:r w:rsidRPr="00C81BAD">
        <w:rPr>
          <w:rFonts w:hAnsi="宋体" w:cs="宋体" w:hint="eastAsia"/>
        </w:rPr>
        <w:t xml:space="preserve">              for (pre[source]=source+1,min[source]=0,d[source]=inf,tag=1;tag;)</w:t>
      </w:r>
    </w:p>
    <w:p w:rsidR="005F1F37" w:rsidRPr="00C81BAD" w:rsidRDefault="005F1F37" w:rsidP="005F1F37">
      <w:pPr>
        <w:pStyle w:val="ad"/>
        <w:rPr>
          <w:rFonts w:hAnsi="宋体" w:cs="宋体"/>
        </w:rPr>
      </w:pPr>
      <w:r w:rsidRPr="00C81BAD">
        <w:rPr>
          <w:rFonts w:hAnsi="宋体" w:cs="宋体" w:hint="eastAsia"/>
        </w:rPr>
        <w:t xml:space="preserve">                     for (tag=t=0;t&lt;n;t++)</w:t>
      </w:r>
    </w:p>
    <w:p w:rsidR="005F1F37" w:rsidRPr="00C81BAD" w:rsidRDefault="005F1F37" w:rsidP="005F1F37">
      <w:pPr>
        <w:pStyle w:val="ad"/>
        <w:rPr>
          <w:rFonts w:hAnsi="宋体" w:cs="宋体"/>
        </w:rPr>
      </w:pPr>
      <w:r w:rsidRPr="00C81BAD">
        <w:rPr>
          <w:rFonts w:hAnsi="宋体" w:cs="宋体" w:hint="eastAsia"/>
        </w:rPr>
        <w:t xml:space="preserve">                            if (d[t])</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(j=mat[t][i]-flow[t][i]&amp;&amp;min[t]+cost[t][i]&lt;min[i])</w:t>
      </w:r>
    </w:p>
    <w:p w:rsidR="005F1F37" w:rsidRPr="00C81BAD" w:rsidRDefault="005F1F37" w:rsidP="005F1F37">
      <w:pPr>
        <w:pStyle w:val="ad"/>
        <w:rPr>
          <w:rFonts w:hAnsi="宋体" w:cs="宋体"/>
        </w:rPr>
      </w:pPr>
      <w:r w:rsidRPr="00C81BAD">
        <w:rPr>
          <w:rFonts w:hAnsi="宋体" w:cs="宋体" w:hint="eastAsia"/>
        </w:rPr>
        <w:t xml:space="preserve">                                 tag=1,min[i]=min[t]+cost[t][i],pre[i]=t+1,d[i]=d[t]&lt;j?d[t]:j;</w:t>
      </w:r>
    </w:p>
    <w:p w:rsidR="005F1F37" w:rsidRPr="00C81BAD" w:rsidRDefault="005F1F37" w:rsidP="005F1F37">
      <w:pPr>
        <w:pStyle w:val="ad"/>
        <w:rPr>
          <w:rFonts w:hAnsi="宋体" w:cs="宋体"/>
        </w:rPr>
      </w:pPr>
      <w:r w:rsidRPr="00C81BAD">
        <w:rPr>
          <w:rFonts w:hAnsi="宋体" w:cs="宋体" w:hint="eastAsia"/>
        </w:rPr>
        <w:t xml:space="preserve">                                          else if (j=flow[i][t]&amp;&amp;min[t]&lt;inf&amp;&amp;min[t]-cost[i][t]&lt;min[i])</w:t>
      </w:r>
    </w:p>
    <w:p w:rsidR="005F1F37" w:rsidRPr="00C81BAD" w:rsidRDefault="005F1F37" w:rsidP="005F1F37">
      <w:pPr>
        <w:pStyle w:val="ad"/>
        <w:rPr>
          <w:rFonts w:hAnsi="宋体" w:cs="宋体"/>
        </w:rPr>
      </w:pPr>
      <w:r w:rsidRPr="00C81BAD">
        <w:rPr>
          <w:rFonts w:hAnsi="宋体" w:cs="宋体" w:hint="eastAsia"/>
        </w:rPr>
        <w:t xml:space="preserve">                                                 tag=1,min[i]=min[t]-cost[i][t],pre[i]=-t-1,d[i]=d[t]&lt;j?d[t]:j;</w:t>
      </w:r>
    </w:p>
    <w:p w:rsidR="005F1F37" w:rsidRPr="00C81BAD" w:rsidRDefault="005F1F37" w:rsidP="005F1F37">
      <w:pPr>
        <w:pStyle w:val="ad"/>
        <w:rPr>
          <w:rFonts w:hAnsi="宋体" w:cs="宋体"/>
        </w:rPr>
      </w:pPr>
      <w:r w:rsidRPr="00C81BAD">
        <w:rPr>
          <w:rFonts w:hAnsi="宋体" w:cs="宋体" w:hint="eastAsia"/>
        </w:rPr>
        <w:t xml:space="preserve">              if (!pre[sink])  break;</w:t>
      </w:r>
    </w:p>
    <w:p w:rsidR="005F1F37" w:rsidRPr="00C81BAD" w:rsidRDefault="005F1F37" w:rsidP="005F1F37">
      <w:pPr>
        <w:pStyle w:val="ad"/>
        <w:rPr>
          <w:rFonts w:hAnsi="宋体" w:cs="宋体"/>
        </w:rPr>
      </w:pPr>
      <w:r w:rsidRPr="00C81BAD">
        <w:rPr>
          <w:rFonts w:hAnsi="宋体" w:cs="宋体" w:hint="eastAsia"/>
        </w:rPr>
        <w:t xml:space="preserve">              for (netcost+=min[sink]*d[i=sink];i!=source;)</w:t>
      </w:r>
    </w:p>
    <w:p w:rsidR="005F1F37" w:rsidRPr="00C81BAD" w:rsidRDefault="005F1F37" w:rsidP="005F1F37">
      <w:pPr>
        <w:pStyle w:val="ad"/>
        <w:rPr>
          <w:rFonts w:hAnsi="宋体" w:cs="宋体"/>
        </w:rPr>
      </w:pPr>
      <w:r w:rsidRPr="00C81BAD">
        <w:rPr>
          <w:rFonts w:hAnsi="宋体" w:cs="宋体" w:hint="eastAsia"/>
        </w:rPr>
        <w:t xml:space="preserve">                     if (pre[i]&gt;0)</w:t>
      </w:r>
    </w:p>
    <w:p w:rsidR="005F1F37" w:rsidRPr="00C81BAD" w:rsidRDefault="005F1F37" w:rsidP="005F1F37">
      <w:pPr>
        <w:pStyle w:val="ad"/>
        <w:rPr>
          <w:rFonts w:hAnsi="宋体" w:cs="宋体"/>
        </w:rPr>
      </w:pPr>
      <w:r w:rsidRPr="00C81BAD">
        <w:rPr>
          <w:rFonts w:hAnsi="宋体" w:cs="宋体" w:hint="eastAsia"/>
        </w:rPr>
        <w:t xml:space="preserve">                            flow[pre[i]-1][i]+=d[sink],i=pre[i]-1;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flow[i][-pre[i]-1]-=d[sink],i=-pre[i]-1;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lastRenderedPageBreak/>
        <w:t xml:space="preserve">       for (j=i=0;i&lt;n;j+=flow[source][i++]);</w:t>
      </w:r>
    </w:p>
    <w:p w:rsidR="005F1F37" w:rsidRPr="00C81BAD" w:rsidRDefault="005F1F37" w:rsidP="005F1F37">
      <w:pPr>
        <w:pStyle w:val="ad"/>
        <w:rPr>
          <w:rFonts w:hAnsi="宋体" w:cs="宋体"/>
        </w:rPr>
      </w:pPr>
      <w:r w:rsidRPr="00C81BAD">
        <w:rPr>
          <w:rFonts w:hAnsi="宋体" w:cs="宋体" w:hint="eastAsia"/>
        </w:rPr>
        <w:t xml:space="preserve">       return j;</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1"/>
        <w:rPr>
          <w:rFonts w:hAnsi="宋体" w:cs="宋体"/>
          <w:b/>
          <w:sz w:val="24"/>
          <w:szCs w:val="24"/>
        </w:rPr>
      </w:pPr>
      <w:bookmarkStart w:id="365" w:name="_Toc523521447"/>
      <w:r w:rsidRPr="00C81BAD">
        <w:rPr>
          <w:rFonts w:hAnsi="宋体" w:cs="宋体" w:hint="eastAsia"/>
          <w:b/>
          <w:sz w:val="24"/>
          <w:szCs w:val="24"/>
        </w:rPr>
        <w:t>10、     图论—应用</w:t>
      </w:r>
      <w:bookmarkEnd w:id="365"/>
    </w:p>
    <w:p w:rsidR="005F1F37" w:rsidRPr="00C81BAD" w:rsidRDefault="005F1F37" w:rsidP="00174533">
      <w:pPr>
        <w:pStyle w:val="ad"/>
        <w:outlineLvl w:val="2"/>
        <w:rPr>
          <w:rFonts w:hAnsi="宋体" w:cs="宋体"/>
          <w:b/>
        </w:rPr>
      </w:pPr>
      <w:bookmarkStart w:id="366" w:name="_Toc523521448"/>
      <w:r w:rsidRPr="00C81BAD">
        <w:rPr>
          <w:rFonts w:hAnsi="宋体" w:cs="宋体" w:hint="eastAsia"/>
          <w:b/>
        </w:rPr>
        <w:t>10.1 欧拉回路(邻接阵)</w:t>
      </w:r>
      <w:bookmarkEnd w:id="366"/>
    </w:p>
    <w:p w:rsidR="005F1F37" w:rsidRPr="00C81BAD" w:rsidRDefault="005F1F37" w:rsidP="005F1F37">
      <w:pPr>
        <w:pStyle w:val="ad"/>
        <w:rPr>
          <w:rFonts w:hAnsi="宋体" w:cs="宋体"/>
        </w:rPr>
      </w:pPr>
      <w:r w:rsidRPr="00C81BAD">
        <w:rPr>
          <w:rFonts w:hAnsi="宋体" w:cs="宋体" w:hint="eastAsia"/>
        </w:rPr>
        <w:t>//求欧拉回路或欧拉路,邻接阵形式,复杂度O(n^2)</w:t>
      </w:r>
    </w:p>
    <w:p w:rsidR="005F1F37" w:rsidRPr="00C81BAD" w:rsidRDefault="005F1F37" w:rsidP="005F1F37">
      <w:pPr>
        <w:pStyle w:val="ad"/>
        <w:rPr>
          <w:rFonts w:hAnsi="宋体" w:cs="宋体"/>
        </w:rPr>
      </w:pPr>
      <w:r w:rsidRPr="00C81BAD">
        <w:rPr>
          <w:rFonts w:hAnsi="宋体" w:cs="宋体" w:hint="eastAsia"/>
        </w:rPr>
        <w:t>//返回路径长度,path返回路径(有向图时得到的是反向路径)</w:t>
      </w:r>
    </w:p>
    <w:p w:rsidR="005F1F37" w:rsidRPr="00C81BAD" w:rsidRDefault="005F1F37" w:rsidP="005F1F37">
      <w:pPr>
        <w:pStyle w:val="ad"/>
        <w:rPr>
          <w:rFonts w:hAnsi="宋体" w:cs="宋体"/>
        </w:rPr>
      </w:pPr>
      <w:r w:rsidRPr="00C81BAD">
        <w:rPr>
          <w:rFonts w:hAnsi="宋体" w:cs="宋体" w:hint="eastAsia"/>
        </w:rPr>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//可以有自环与重边,分为无向图和有向图</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void find_path_u(int n,int mat[][MAXN],int now,int&amp; step,int* path){</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(i=n-1;i&gt;=0;i--)</w:t>
      </w:r>
    </w:p>
    <w:p w:rsidR="005F1F37" w:rsidRPr="00C81BAD" w:rsidRDefault="005F1F37" w:rsidP="005F1F37">
      <w:pPr>
        <w:pStyle w:val="ad"/>
        <w:rPr>
          <w:rFonts w:hAnsi="宋体" w:cs="宋体"/>
        </w:rPr>
      </w:pPr>
      <w:r w:rsidRPr="00C81BAD">
        <w:rPr>
          <w:rFonts w:hAnsi="宋体" w:cs="宋体" w:hint="eastAsia"/>
        </w:rPr>
        <w:t xml:space="preserve">              while (mat[now][i]){</w:t>
      </w:r>
    </w:p>
    <w:p w:rsidR="005F1F37" w:rsidRPr="00C81BAD" w:rsidRDefault="005F1F37" w:rsidP="005F1F37">
      <w:pPr>
        <w:pStyle w:val="ad"/>
        <w:rPr>
          <w:rFonts w:hAnsi="宋体" w:cs="宋体"/>
        </w:rPr>
      </w:pPr>
      <w:r w:rsidRPr="00C81BAD">
        <w:rPr>
          <w:rFonts w:hAnsi="宋体" w:cs="宋体" w:hint="eastAsia"/>
        </w:rPr>
        <w:t xml:space="preserve">                     mat[now][i]--,mat[i][now]--;</w:t>
      </w:r>
    </w:p>
    <w:p w:rsidR="005F1F37" w:rsidRPr="00C81BAD" w:rsidRDefault="005F1F37" w:rsidP="005F1F37">
      <w:pPr>
        <w:pStyle w:val="ad"/>
        <w:rPr>
          <w:rFonts w:hAnsi="宋体" w:cs="宋体"/>
        </w:rPr>
      </w:pPr>
      <w:r w:rsidRPr="00C81BAD">
        <w:rPr>
          <w:rFonts w:hAnsi="宋体" w:cs="宋体" w:hint="eastAsia"/>
        </w:rPr>
        <w:t xml:space="preserve">                     find_path_u(n,mat,i,step,path);</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path[step++]=now;</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void find_path_d(int n,int mat[][MAXN],int now,int&amp; step,int* path){</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(i=n-1;i&gt;=0;i--)</w:t>
      </w:r>
    </w:p>
    <w:p w:rsidR="005F1F37" w:rsidRPr="00C81BAD" w:rsidRDefault="005F1F37" w:rsidP="005F1F37">
      <w:pPr>
        <w:pStyle w:val="ad"/>
        <w:rPr>
          <w:rFonts w:hAnsi="宋体" w:cs="宋体"/>
        </w:rPr>
      </w:pPr>
      <w:r w:rsidRPr="00C81BAD">
        <w:rPr>
          <w:rFonts w:hAnsi="宋体" w:cs="宋体" w:hint="eastAsia"/>
        </w:rPr>
        <w:t xml:space="preserve">              while (mat[now][i]){</w:t>
      </w:r>
    </w:p>
    <w:p w:rsidR="005F1F37" w:rsidRPr="00C81BAD" w:rsidRDefault="005F1F37" w:rsidP="005F1F37">
      <w:pPr>
        <w:pStyle w:val="ad"/>
        <w:rPr>
          <w:rFonts w:hAnsi="宋体" w:cs="宋体"/>
        </w:rPr>
      </w:pPr>
      <w:r w:rsidRPr="00C81BAD">
        <w:rPr>
          <w:rFonts w:hAnsi="宋体" w:cs="宋体" w:hint="eastAsia"/>
        </w:rPr>
        <w:t xml:space="preserve">                    mat[now][i]--;</w:t>
      </w:r>
    </w:p>
    <w:p w:rsidR="005F1F37" w:rsidRPr="00C81BAD" w:rsidRDefault="005F1F37" w:rsidP="005F1F37">
      <w:pPr>
        <w:pStyle w:val="ad"/>
        <w:rPr>
          <w:rFonts w:hAnsi="宋体" w:cs="宋体"/>
        </w:rPr>
      </w:pPr>
      <w:r w:rsidRPr="00C81BAD">
        <w:rPr>
          <w:rFonts w:hAnsi="宋体" w:cs="宋体" w:hint="eastAsia"/>
        </w:rPr>
        <w:t xml:space="preserve">                     find_path_d(n,mat,i,step,path);</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path[step++]=now;</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euclid_path(int n,int mat[][MAXN],int start,int* path){</w:t>
      </w:r>
    </w:p>
    <w:p w:rsidR="005F1F37" w:rsidRPr="00C81BAD" w:rsidRDefault="005F1F37" w:rsidP="005F1F37">
      <w:pPr>
        <w:pStyle w:val="ad"/>
        <w:rPr>
          <w:rFonts w:hAnsi="宋体" w:cs="宋体"/>
        </w:rPr>
      </w:pPr>
      <w:r w:rsidRPr="00C81BAD">
        <w:rPr>
          <w:rFonts w:hAnsi="宋体" w:cs="宋体" w:hint="eastAsia"/>
        </w:rPr>
        <w:t xml:space="preserve">       int ret=0;</w:t>
      </w:r>
    </w:p>
    <w:p w:rsidR="005F1F37" w:rsidRPr="00C81BAD" w:rsidRDefault="005F1F37" w:rsidP="005F1F37">
      <w:pPr>
        <w:pStyle w:val="ad"/>
        <w:rPr>
          <w:rFonts w:hAnsi="宋体" w:cs="宋体"/>
        </w:rPr>
      </w:pPr>
      <w:r w:rsidRPr="00C81BAD">
        <w:rPr>
          <w:rFonts w:hAnsi="宋体" w:cs="宋体" w:hint="eastAsia"/>
        </w:rPr>
        <w:t xml:space="preserve">       find_path_u(n,mat,start,ret,path);</w:t>
      </w:r>
    </w:p>
    <w:p w:rsidR="005F1F37" w:rsidRPr="00C81BAD" w:rsidRDefault="005F1F37" w:rsidP="005F1F37">
      <w:pPr>
        <w:pStyle w:val="ad"/>
        <w:rPr>
          <w:rFonts w:hAnsi="宋体" w:cs="宋体"/>
        </w:rPr>
      </w:pPr>
      <w:r w:rsidRPr="00C81BAD">
        <w:rPr>
          <w:rFonts w:hAnsi="宋体" w:cs="宋体" w:hint="eastAsia"/>
        </w:rPr>
        <w:t>//     find_path_d(n,mat,start,ret,path);</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67" w:name="_Toc523521449"/>
      <w:r w:rsidRPr="00C81BAD">
        <w:rPr>
          <w:rFonts w:hAnsi="宋体" w:cs="宋体" w:hint="eastAsia"/>
          <w:b/>
        </w:rPr>
        <w:t>10.2 树的前序表转化</w:t>
      </w:r>
      <w:bookmarkEnd w:id="367"/>
    </w:p>
    <w:p w:rsidR="005F1F37" w:rsidRPr="00C81BAD" w:rsidRDefault="005F1F37" w:rsidP="005F1F37">
      <w:pPr>
        <w:pStyle w:val="ad"/>
        <w:rPr>
          <w:rFonts w:hAnsi="宋体" w:cs="宋体"/>
        </w:rPr>
      </w:pPr>
      <w:r w:rsidRPr="00C81BAD">
        <w:rPr>
          <w:rFonts w:hAnsi="宋体" w:cs="宋体" w:hint="eastAsia"/>
        </w:rPr>
        <w:t>//将用边表示的树转化为前序表示的树</w:t>
      </w:r>
    </w:p>
    <w:p w:rsidR="005F1F37" w:rsidRPr="00C81BAD" w:rsidRDefault="005F1F37" w:rsidP="005F1F37">
      <w:pPr>
        <w:pStyle w:val="ad"/>
        <w:rPr>
          <w:rFonts w:hAnsi="宋体" w:cs="宋体"/>
        </w:rPr>
      </w:pPr>
      <w:r w:rsidRPr="00C81BAD">
        <w:rPr>
          <w:rFonts w:hAnsi="宋体" w:cs="宋体" w:hint="eastAsia"/>
        </w:rPr>
        <w:t>//传入节点数n和邻接表list[],邻接表必须是双向的,会在函数中释放</w:t>
      </w:r>
    </w:p>
    <w:p w:rsidR="005F1F37" w:rsidRPr="00C81BAD" w:rsidRDefault="005F1F37" w:rsidP="005F1F37">
      <w:pPr>
        <w:pStyle w:val="ad"/>
        <w:rPr>
          <w:rFonts w:hAnsi="宋体" w:cs="宋体"/>
        </w:rPr>
      </w:pPr>
      <w:r w:rsidRPr="00C81BAD">
        <w:rPr>
          <w:rFonts w:hAnsi="宋体" w:cs="宋体" w:hint="eastAsia"/>
        </w:rPr>
        <w:t>//pre[]返回前序表,map[]返回前序表中的节点到原来节点的映射</w:t>
      </w:r>
    </w:p>
    <w:p w:rsidR="005F1F37" w:rsidRPr="00C81BAD" w:rsidRDefault="005F1F37" w:rsidP="005F1F37">
      <w:pPr>
        <w:pStyle w:val="ad"/>
        <w:rPr>
          <w:rFonts w:hAnsi="宋体" w:cs="宋体"/>
        </w:rPr>
      </w:pPr>
      <w:r w:rsidRPr="00C81BAD">
        <w:rPr>
          <w:rFonts w:hAnsi="宋体" w:cs="宋体" w:hint="eastAsia"/>
        </w:rPr>
        <w:t>#define MAXN 10000</w:t>
      </w:r>
    </w:p>
    <w:p w:rsidR="005F1F37" w:rsidRPr="00C81BAD" w:rsidRDefault="005F1F37" w:rsidP="005F1F37">
      <w:pPr>
        <w:pStyle w:val="ad"/>
        <w:rPr>
          <w:rFonts w:hAnsi="宋体" w:cs="宋体"/>
        </w:rPr>
      </w:pPr>
      <w:r w:rsidRPr="00C81BAD">
        <w:rPr>
          <w:rFonts w:hAnsi="宋体" w:cs="宋体" w:hint="eastAsia"/>
        </w:rPr>
        <w:t>struct node{</w:t>
      </w:r>
    </w:p>
    <w:p w:rsidR="005F1F37" w:rsidRPr="00C81BAD" w:rsidRDefault="005F1F37" w:rsidP="005F1F37">
      <w:pPr>
        <w:pStyle w:val="ad"/>
        <w:rPr>
          <w:rFonts w:hAnsi="宋体" w:cs="宋体"/>
        </w:rPr>
      </w:pPr>
      <w:r w:rsidRPr="00C81BAD">
        <w:rPr>
          <w:rFonts w:hAnsi="宋体" w:cs="宋体" w:hint="eastAsia"/>
        </w:rPr>
        <w:lastRenderedPageBreak/>
        <w:t xml:space="preserve">      int to;</w:t>
      </w:r>
    </w:p>
    <w:p w:rsidR="005F1F37" w:rsidRPr="00C81BAD" w:rsidRDefault="005F1F37" w:rsidP="005F1F37">
      <w:pPr>
        <w:pStyle w:val="ad"/>
        <w:rPr>
          <w:rFonts w:hAnsi="宋体" w:cs="宋体"/>
        </w:rPr>
      </w:pPr>
      <w:r w:rsidRPr="00C81BAD">
        <w:rPr>
          <w:rFonts w:hAnsi="宋体" w:cs="宋体" w:hint="eastAsia"/>
        </w:rPr>
        <w:t xml:space="preserve">       node* next;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void prenode(int n,node* list[],int* pre,int* map,int* v,int now,int last,int&amp; id){</w:t>
      </w:r>
    </w:p>
    <w:p w:rsidR="005F1F37" w:rsidRPr="00C81BAD" w:rsidRDefault="005F1F37" w:rsidP="005F1F37">
      <w:pPr>
        <w:pStyle w:val="ad"/>
        <w:rPr>
          <w:rFonts w:hAnsi="宋体" w:cs="宋体"/>
        </w:rPr>
      </w:pPr>
      <w:r w:rsidRPr="00C81BAD">
        <w:rPr>
          <w:rFonts w:hAnsi="宋体" w:cs="宋体" w:hint="eastAsia"/>
        </w:rPr>
        <w:t xml:space="preserve">       node* t;</w:t>
      </w:r>
    </w:p>
    <w:p w:rsidR="005F1F37" w:rsidRPr="00C81BAD" w:rsidRDefault="005F1F37" w:rsidP="005F1F37">
      <w:pPr>
        <w:pStyle w:val="ad"/>
        <w:rPr>
          <w:rFonts w:hAnsi="宋体" w:cs="宋体"/>
        </w:rPr>
      </w:pPr>
      <w:r w:rsidRPr="00C81BAD">
        <w:rPr>
          <w:rFonts w:hAnsi="宋体" w:cs="宋体" w:hint="eastAsia"/>
        </w:rPr>
        <w:t xml:space="preserve">       int p=id++;</w:t>
      </w:r>
    </w:p>
    <w:p w:rsidR="005F1F37" w:rsidRPr="00C81BAD" w:rsidRDefault="005F1F37" w:rsidP="005F1F37">
      <w:pPr>
        <w:pStyle w:val="ad"/>
        <w:rPr>
          <w:rFonts w:hAnsi="宋体" w:cs="宋体"/>
        </w:rPr>
      </w:pPr>
      <w:r w:rsidRPr="00C81BAD">
        <w:rPr>
          <w:rFonts w:hAnsi="宋体" w:cs="宋体" w:hint="eastAsia"/>
        </w:rPr>
        <w:t xml:space="preserve">       for (v[map[p]=now]=1,pre[p]=last;list[now];){</w:t>
      </w:r>
    </w:p>
    <w:p w:rsidR="005F1F37" w:rsidRPr="00C81BAD" w:rsidRDefault="005F1F37" w:rsidP="005F1F37">
      <w:pPr>
        <w:pStyle w:val="ad"/>
        <w:rPr>
          <w:rFonts w:hAnsi="宋体" w:cs="宋体"/>
        </w:rPr>
      </w:pPr>
      <w:r w:rsidRPr="00C81BAD">
        <w:rPr>
          <w:rFonts w:hAnsi="宋体" w:cs="宋体" w:hint="eastAsia"/>
        </w:rPr>
        <w:t xml:space="preserve">              t=list[now],list[now]=t-&gt;next;</w:t>
      </w:r>
    </w:p>
    <w:p w:rsidR="005F1F37" w:rsidRPr="00C81BAD" w:rsidRDefault="005F1F37" w:rsidP="005F1F37">
      <w:pPr>
        <w:pStyle w:val="ad"/>
        <w:rPr>
          <w:rFonts w:hAnsi="宋体" w:cs="宋体"/>
        </w:rPr>
      </w:pPr>
      <w:r w:rsidRPr="00C81BAD">
        <w:rPr>
          <w:rFonts w:hAnsi="宋体" w:cs="宋体" w:hint="eastAsia"/>
        </w:rPr>
        <w:t xml:space="preserve">              if (!v[t-&gt;to])</w:t>
      </w:r>
    </w:p>
    <w:p w:rsidR="005F1F37" w:rsidRPr="00C81BAD" w:rsidRDefault="005F1F37" w:rsidP="005F1F37">
      <w:pPr>
        <w:pStyle w:val="ad"/>
        <w:rPr>
          <w:rFonts w:hAnsi="宋体" w:cs="宋体"/>
        </w:rPr>
      </w:pPr>
      <w:r w:rsidRPr="00C81BAD">
        <w:rPr>
          <w:rFonts w:hAnsi="宋体" w:cs="宋体" w:hint="eastAsia"/>
        </w:rPr>
        <w:t xml:space="preserve">                     prenode(n,list,pre,map,v,t-&gt;to,p,id);</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void makepre(int n,node* list[],int* pre,int* map){</w:t>
      </w:r>
    </w:p>
    <w:p w:rsidR="005F1F37" w:rsidRPr="00C81BAD" w:rsidRDefault="005F1F37" w:rsidP="005F1F37">
      <w:pPr>
        <w:pStyle w:val="ad"/>
        <w:rPr>
          <w:rFonts w:hAnsi="宋体" w:cs="宋体"/>
        </w:rPr>
      </w:pPr>
      <w:r w:rsidRPr="00C81BAD">
        <w:rPr>
          <w:rFonts w:hAnsi="宋体" w:cs="宋体" w:hint="eastAsia"/>
        </w:rPr>
        <w:t xml:space="preserve">       int v[MAXN],id=0,i;</w:t>
      </w:r>
    </w:p>
    <w:p w:rsidR="005F1F37" w:rsidRPr="00C81BAD" w:rsidRDefault="005F1F37" w:rsidP="005F1F37">
      <w:pPr>
        <w:pStyle w:val="ad"/>
        <w:rPr>
          <w:rFonts w:hAnsi="宋体" w:cs="宋体"/>
        </w:rPr>
      </w:pPr>
      <w:r w:rsidRPr="00C81BAD">
        <w:rPr>
          <w:rFonts w:hAnsi="宋体" w:cs="宋体" w:hint="eastAsia"/>
        </w:rPr>
        <w:t xml:space="preserve">       for (i=0;i&lt;n;v[i++]=0);</w:t>
      </w:r>
    </w:p>
    <w:p w:rsidR="005F1F37" w:rsidRPr="00C81BAD" w:rsidRDefault="005F1F37" w:rsidP="005F1F37">
      <w:pPr>
        <w:pStyle w:val="ad"/>
        <w:rPr>
          <w:rFonts w:hAnsi="宋体" w:cs="宋体"/>
        </w:rPr>
      </w:pPr>
      <w:r w:rsidRPr="00C81BAD">
        <w:rPr>
          <w:rFonts w:hAnsi="宋体" w:cs="宋体" w:hint="eastAsia"/>
        </w:rPr>
        <w:t xml:space="preserve">       prenode(n,list,pre,map,v,0,-1,id);</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68" w:name="_Toc523521450"/>
      <w:r w:rsidRPr="00C81BAD">
        <w:rPr>
          <w:rFonts w:hAnsi="宋体" w:cs="宋体" w:hint="eastAsia"/>
          <w:b/>
        </w:rPr>
        <w:t>10.3 树的优化算法</w:t>
      </w:r>
      <w:bookmarkEnd w:id="368"/>
    </w:p>
    <w:p w:rsidR="005F1F37" w:rsidRPr="00C81BAD" w:rsidRDefault="005F1F37" w:rsidP="005F1F37">
      <w:pPr>
        <w:pStyle w:val="ad"/>
        <w:rPr>
          <w:rFonts w:hAnsi="宋体" w:cs="宋体"/>
        </w:rPr>
      </w:pPr>
      <w:r w:rsidRPr="00C81BAD">
        <w:rPr>
          <w:rFonts w:hAnsi="宋体" w:cs="宋体" w:hint="eastAsia"/>
        </w:rPr>
        <w:t>//最大顶点独立集</w:t>
      </w:r>
    </w:p>
    <w:p w:rsidR="005F1F37" w:rsidRPr="00C81BAD" w:rsidRDefault="005F1F37" w:rsidP="005F1F37">
      <w:pPr>
        <w:pStyle w:val="ad"/>
        <w:rPr>
          <w:rFonts w:hAnsi="宋体" w:cs="宋体"/>
        </w:rPr>
      </w:pPr>
      <w:r w:rsidRPr="00C81BAD">
        <w:rPr>
          <w:rFonts w:hAnsi="宋体" w:cs="宋体" w:hint="eastAsia"/>
        </w:rPr>
        <w:t>int max_node_independent(int n,int* pre,int* set){</w:t>
      </w:r>
    </w:p>
    <w:p w:rsidR="005F1F37" w:rsidRPr="00C81BAD" w:rsidRDefault="005F1F37" w:rsidP="005F1F37">
      <w:pPr>
        <w:pStyle w:val="ad"/>
        <w:rPr>
          <w:rFonts w:hAnsi="宋体" w:cs="宋体"/>
        </w:rPr>
      </w:pPr>
      <w:r w:rsidRPr="00C81BAD">
        <w:rPr>
          <w:rFonts w:hAnsi="宋体" w:cs="宋体" w:hint="eastAsia"/>
        </w:rPr>
        <w:t xml:space="preserve">       int c[MAXN],i,ret=0;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c[i]=set[i]=0;</w:t>
      </w:r>
    </w:p>
    <w:p w:rsidR="005F1F37" w:rsidRPr="00C81BAD" w:rsidRDefault="005F1F37" w:rsidP="005F1F37">
      <w:pPr>
        <w:pStyle w:val="ad"/>
        <w:rPr>
          <w:rFonts w:hAnsi="宋体" w:cs="宋体"/>
        </w:rPr>
      </w:pPr>
      <w:r w:rsidRPr="00C81BAD">
        <w:rPr>
          <w:rFonts w:hAnsi="宋体" w:cs="宋体" w:hint="eastAsia"/>
        </w:rPr>
        <w:t xml:space="preserve">       for (i=n-1;i&gt;=0;i--)</w:t>
      </w:r>
    </w:p>
    <w:p w:rsidR="005F1F37" w:rsidRPr="00C81BAD" w:rsidRDefault="005F1F37" w:rsidP="005F1F37">
      <w:pPr>
        <w:pStyle w:val="ad"/>
        <w:rPr>
          <w:rFonts w:hAnsi="宋体" w:cs="宋体"/>
        </w:rPr>
      </w:pPr>
      <w:r w:rsidRPr="00C81BAD">
        <w:rPr>
          <w:rFonts w:hAnsi="宋体" w:cs="宋体" w:hint="eastAsia"/>
        </w:rPr>
        <w:t xml:space="preserve">              if (!c[i]){</w:t>
      </w:r>
    </w:p>
    <w:p w:rsidR="005F1F37" w:rsidRPr="00C81BAD" w:rsidRDefault="005F1F37" w:rsidP="005F1F37">
      <w:pPr>
        <w:pStyle w:val="ad"/>
        <w:rPr>
          <w:rFonts w:hAnsi="宋体" w:cs="宋体"/>
        </w:rPr>
      </w:pPr>
      <w:r w:rsidRPr="00C81BAD">
        <w:rPr>
          <w:rFonts w:hAnsi="宋体" w:cs="宋体" w:hint="eastAsia"/>
        </w:rPr>
        <w:t xml:space="preserve">                     set[i]=1;</w:t>
      </w:r>
    </w:p>
    <w:p w:rsidR="005F1F37" w:rsidRPr="00C81BAD" w:rsidRDefault="005F1F37" w:rsidP="005F1F37">
      <w:pPr>
        <w:pStyle w:val="ad"/>
        <w:rPr>
          <w:rFonts w:hAnsi="宋体" w:cs="宋体"/>
        </w:rPr>
      </w:pPr>
      <w:r w:rsidRPr="00C81BAD">
        <w:rPr>
          <w:rFonts w:hAnsi="宋体" w:cs="宋体" w:hint="eastAsia"/>
        </w:rPr>
        <w:t xml:space="preserve">                     if (pre[i]!=-1)</w:t>
      </w:r>
    </w:p>
    <w:p w:rsidR="005F1F37" w:rsidRPr="00C81BAD" w:rsidRDefault="005F1F37" w:rsidP="005F1F37">
      <w:pPr>
        <w:pStyle w:val="ad"/>
        <w:rPr>
          <w:rFonts w:hAnsi="宋体" w:cs="宋体"/>
        </w:rPr>
      </w:pPr>
      <w:r w:rsidRPr="00C81BAD">
        <w:rPr>
          <w:rFonts w:hAnsi="宋体" w:cs="宋体" w:hint="eastAsia"/>
        </w:rPr>
        <w:t xml:space="preserve">                            c[pre[i]]=1;</w:t>
      </w:r>
    </w:p>
    <w:p w:rsidR="005F1F37" w:rsidRPr="00C81BAD" w:rsidRDefault="005F1F37" w:rsidP="005F1F37">
      <w:pPr>
        <w:pStyle w:val="ad"/>
        <w:rPr>
          <w:rFonts w:hAnsi="宋体" w:cs="宋体"/>
        </w:rPr>
      </w:pPr>
      <w:r w:rsidRPr="00C81BAD">
        <w:rPr>
          <w:rFonts w:hAnsi="宋体" w:cs="宋体" w:hint="eastAsia"/>
        </w:rPr>
        <w:t xml:space="preserve">                     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//最大边独立集</w:t>
      </w:r>
    </w:p>
    <w:p w:rsidR="005F1F37" w:rsidRPr="00C81BAD" w:rsidRDefault="005F1F37" w:rsidP="005F1F37">
      <w:pPr>
        <w:pStyle w:val="ad"/>
        <w:rPr>
          <w:rFonts w:hAnsi="宋体" w:cs="宋体"/>
        </w:rPr>
      </w:pPr>
      <w:r w:rsidRPr="00C81BAD">
        <w:rPr>
          <w:rFonts w:hAnsi="宋体" w:cs="宋体" w:hint="eastAsia"/>
        </w:rPr>
        <w:t>int max_edge_independent(int n,int* pre,int* set){</w:t>
      </w:r>
    </w:p>
    <w:p w:rsidR="005F1F37" w:rsidRPr="00C81BAD" w:rsidRDefault="005F1F37" w:rsidP="005F1F37">
      <w:pPr>
        <w:pStyle w:val="ad"/>
        <w:rPr>
          <w:rFonts w:hAnsi="宋体" w:cs="宋体"/>
        </w:rPr>
      </w:pPr>
      <w:r w:rsidRPr="00C81BAD">
        <w:rPr>
          <w:rFonts w:hAnsi="宋体" w:cs="宋体" w:hint="eastAsia"/>
        </w:rPr>
        <w:t xml:space="preserve">       int c[MAXN],i,ret=0;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c[i]=set[i]=0;</w:t>
      </w:r>
    </w:p>
    <w:p w:rsidR="005F1F37" w:rsidRPr="00C81BAD" w:rsidRDefault="005F1F37" w:rsidP="005F1F37">
      <w:pPr>
        <w:pStyle w:val="ad"/>
        <w:rPr>
          <w:rFonts w:hAnsi="宋体" w:cs="宋体"/>
        </w:rPr>
      </w:pPr>
      <w:r w:rsidRPr="00C81BAD">
        <w:rPr>
          <w:rFonts w:hAnsi="宋体" w:cs="宋体" w:hint="eastAsia"/>
        </w:rPr>
        <w:t xml:space="preserve">       for (i=n-1;i&gt;=0;i--)</w:t>
      </w:r>
    </w:p>
    <w:p w:rsidR="005F1F37" w:rsidRPr="00C81BAD" w:rsidRDefault="005F1F37" w:rsidP="005F1F37">
      <w:pPr>
        <w:pStyle w:val="ad"/>
        <w:rPr>
          <w:rFonts w:hAnsi="宋体" w:cs="宋体"/>
        </w:rPr>
      </w:pPr>
      <w:r w:rsidRPr="00C81BAD">
        <w:rPr>
          <w:rFonts w:hAnsi="宋体" w:cs="宋体" w:hint="eastAsia"/>
        </w:rPr>
        <w:t xml:space="preserve">              if (!c[i]&amp;&amp;pre[i]!=-1&amp;&amp;!c[pre[i]]){</w:t>
      </w:r>
    </w:p>
    <w:p w:rsidR="005F1F37" w:rsidRPr="00C81BAD" w:rsidRDefault="005F1F37" w:rsidP="005F1F37">
      <w:pPr>
        <w:pStyle w:val="ad"/>
        <w:rPr>
          <w:rFonts w:hAnsi="宋体" w:cs="宋体"/>
        </w:rPr>
      </w:pPr>
      <w:r w:rsidRPr="00C81BAD">
        <w:rPr>
          <w:rFonts w:hAnsi="宋体" w:cs="宋体" w:hint="eastAsia"/>
        </w:rPr>
        <w:lastRenderedPageBreak/>
        <w:t xml:space="preserve">                     set[i]=1;</w:t>
      </w:r>
    </w:p>
    <w:p w:rsidR="005F1F37" w:rsidRPr="00C81BAD" w:rsidRDefault="005F1F37" w:rsidP="005F1F37">
      <w:pPr>
        <w:pStyle w:val="ad"/>
        <w:rPr>
          <w:rFonts w:hAnsi="宋体" w:cs="宋体"/>
        </w:rPr>
      </w:pPr>
      <w:r w:rsidRPr="00C81BAD">
        <w:rPr>
          <w:rFonts w:hAnsi="宋体" w:cs="宋体" w:hint="eastAsia"/>
        </w:rPr>
        <w:t xml:space="preserve">                     c[pre[i]]=1;</w:t>
      </w:r>
    </w:p>
    <w:p w:rsidR="005F1F37" w:rsidRPr="00C81BAD" w:rsidRDefault="005F1F37" w:rsidP="005F1F37">
      <w:pPr>
        <w:pStyle w:val="ad"/>
        <w:rPr>
          <w:rFonts w:hAnsi="宋体" w:cs="宋体"/>
        </w:rPr>
      </w:pPr>
      <w:r w:rsidRPr="00C81BAD">
        <w:rPr>
          <w:rFonts w:hAnsi="宋体" w:cs="宋体" w:hint="eastAsia"/>
        </w:rPr>
        <w:t xml:space="preserve">                     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//最小顶点覆盖集</w:t>
      </w:r>
    </w:p>
    <w:p w:rsidR="005F1F37" w:rsidRPr="00C81BAD" w:rsidRDefault="005F1F37" w:rsidP="005F1F37">
      <w:pPr>
        <w:pStyle w:val="ad"/>
        <w:rPr>
          <w:rFonts w:hAnsi="宋体" w:cs="宋体"/>
        </w:rPr>
      </w:pPr>
      <w:r w:rsidRPr="00C81BAD">
        <w:rPr>
          <w:rFonts w:hAnsi="宋体" w:cs="宋体" w:hint="eastAsia"/>
        </w:rPr>
        <w:t>int min_node_cover(int n,int* pre,int* set){</w:t>
      </w:r>
    </w:p>
    <w:p w:rsidR="005F1F37" w:rsidRPr="00C81BAD" w:rsidRDefault="005F1F37" w:rsidP="005F1F37">
      <w:pPr>
        <w:pStyle w:val="ad"/>
        <w:rPr>
          <w:rFonts w:hAnsi="宋体" w:cs="宋体"/>
        </w:rPr>
      </w:pPr>
      <w:r w:rsidRPr="00C81BAD">
        <w:rPr>
          <w:rFonts w:hAnsi="宋体" w:cs="宋体" w:hint="eastAsia"/>
        </w:rPr>
        <w:t xml:space="preserve">       int c[MAXN],i,ret=0;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c[i]=set[i]=0;</w:t>
      </w:r>
    </w:p>
    <w:p w:rsidR="005F1F37" w:rsidRPr="00C81BAD" w:rsidRDefault="005F1F37" w:rsidP="005F1F37">
      <w:pPr>
        <w:pStyle w:val="ad"/>
        <w:rPr>
          <w:rFonts w:hAnsi="宋体" w:cs="宋体"/>
        </w:rPr>
      </w:pPr>
      <w:r w:rsidRPr="00C81BAD">
        <w:rPr>
          <w:rFonts w:hAnsi="宋体" w:cs="宋体" w:hint="eastAsia"/>
        </w:rPr>
        <w:t xml:space="preserve">       for (i=n-1;i&gt;=0;i--)</w:t>
      </w:r>
    </w:p>
    <w:p w:rsidR="005F1F37" w:rsidRPr="00C81BAD" w:rsidRDefault="005F1F37" w:rsidP="005F1F37">
      <w:pPr>
        <w:pStyle w:val="ad"/>
        <w:rPr>
          <w:rFonts w:hAnsi="宋体" w:cs="宋体"/>
        </w:rPr>
      </w:pPr>
      <w:r w:rsidRPr="00C81BAD">
        <w:rPr>
          <w:rFonts w:hAnsi="宋体" w:cs="宋体" w:hint="eastAsia"/>
        </w:rPr>
        <w:t xml:space="preserve">              if (!c[i]&amp;&amp;pre[i]!=-1&amp;&amp;!c[pre[i]]){</w:t>
      </w:r>
    </w:p>
    <w:p w:rsidR="005F1F37" w:rsidRPr="00C81BAD" w:rsidRDefault="005F1F37" w:rsidP="005F1F37">
      <w:pPr>
        <w:pStyle w:val="ad"/>
        <w:rPr>
          <w:rFonts w:hAnsi="宋体" w:cs="宋体"/>
        </w:rPr>
      </w:pPr>
      <w:r w:rsidRPr="00C81BAD">
        <w:rPr>
          <w:rFonts w:hAnsi="宋体" w:cs="宋体" w:hint="eastAsia"/>
        </w:rPr>
        <w:t xml:space="preserve">                     set[i]=1;</w:t>
      </w:r>
    </w:p>
    <w:p w:rsidR="005F1F37" w:rsidRPr="00C81BAD" w:rsidRDefault="005F1F37" w:rsidP="005F1F37">
      <w:pPr>
        <w:pStyle w:val="ad"/>
        <w:rPr>
          <w:rFonts w:hAnsi="宋体" w:cs="宋体"/>
        </w:rPr>
      </w:pPr>
      <w:r w:rsidRPr="00C81BAD">
        <w:rPr>
          <w:rFonts w:hAnsi="宋体" w:cs="宋体" w:hint="eastAsia"/>
        </w:rPr>
        <w:t xml:space="preserve">                     c[pre[i]]=1;</w:t>
      </w:r>
    </w:p>
    <w:p w:rsidR="005F1F37" w:rsidRPr="00C81BAD" w:rsidRDefault="005F1F37" w:rsidP="005F1F37">
      <w:pPr>
        <w:pStyle w:val="ad"/>
        <w:rPr>
          <w:rFonts w:hAnsi="宋体" w:cs="宋体"/>
        </w:rPr>
      </w:pPr>
      <w:r w:rsidRPr="00C81BAD">
        <w:rPr>
          <w:rFonts w:hAnsi="宋体" w:cs="宋体" w:hint="eastAsia"/>
        </w:rPr>
        <w:t xml:space="preserve">                     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//最小顶点支配集</w:t>
      </w:r>
    </w:p>
    <w:p w:rsidR="005F1F37" w:rsidRPr="00C81BAD" w:rsidRDefault="005F1F37" w:rsidP="005F1F37">
      <w:pPr>
        <w:pStyle w:val="ad"/>
        <w:rPr>
          <w:rFonts w:hAnsi="宋体" w:cs="宋体"/>
        </w:rPr>
      </w:pPr>
      <w:r w:rsidRPr="00C81BAD">
        <w:rPr>
          <w:rFonts w:hAnsi="宋体" w:cs="宋体" w:hint="eastAsia"/>
        </w:rPr>
        <w:t>int min_node_dominant(int n,int* pre,int* set){</w:t>
      </w:r>
    </w:p>
    <w:p w:rsidR="005F1F37" w:rsidRPr="00C81BAD" w:rsidRDefault="005F1F37" w:rsidP="005F1F37">
      <w:pPr>
        <w:pStyle w:val="ad"/>
        <w:rPr>
          <w:rFonts w:hAnsi="宋体" w:cs="宋体"/>
        </w:rPr>
      </w:pPr>
      <w:r w:rsidRPr="00C81BAD">
        <w:rPr>
          <w:rFonts w:hAnsi="宋体" w:cs="宋体" w:hint="eastAsia"/>
        </w:rPr>
        <w:t xml:space="preserve">       int c[MAXN],i,ret=0;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c[i]=set[i]=0;</w:t>
      </w:r>
    </w:p>
    <w:p w:rsidR="005F1F37" w:rsidRPr="00C81BAD" w:rsidRDefault="005F1F37" w:rsidP="005F1F37">
      <w:pPr>
        <w:pStyle w:val="ad"/>
        <w:rPr>
          <w:rFonts w:hAnsi="宋体" w:cs="宋体"/>
        </w:rPr>
      </w:pPr>
      <w:r w:rsidRPr="00C81BAD">
        <w:rPr>
          <w:rFonts w:hAnsi="宋体" w:cs="宋体" w:hint="eastAsia"/>
        </w:rPr>
        <w:t xml:space="preserve">       for (i=n-1;i&gt;=0;i--)</w:t>
      </w:r>
    </w:p>
    <w:p w:rsidR="005F1F37" w:rsidRPr="00C81BAD" w:rsidRDefault="005F1F37" w:rsidP="005F1F37">
      <w:pPr>
        <w:pStyle w:val="ad"/>
        <w:rPr>
          <w:rFonts w:hAnsi="宋体" w:cs="宋体"/>
        </w:rPr>
      </w:pPr>
      <w:r w:rsidRPr="00C81BAD">
        <w:rPr>
          <w:rFonts w:hAnsi="宋体" w:cs="宋体" w:hint="eastAsia"/>
        </w:rPr>
        <w:t xml:space="preserve">              if (!c[i]&amp;&amp;(pre[i]==-1||!set[pre[i]])){</w:t>
      </w:r>
    </w:p>
    <w:p w:rsidR="005F1F37" w:rsidRPr="00C81BAD" w:rsidRDefault="005F1F37" w:rsidP="005F1F37">
      <w:pPr>
        <w:pStyle w:val="ad"/>
        <w:rPr>
          <w:rFonts w:hAnsi="宋体" w:cs="宋体"/>
        </w:rPr>
      </w:pPr>
      <w:r w:rsidRPr="00C81BAD">
        <w:rPr>
          <w:rFonts w:hAnsi="宋体" w:cs="宋体" w:hint="eastAsia"/>
        </w:rPr>
        <w:t xml:space="preserve">                     if (pre[i]!=-1){</w:t>
      </w:r>
    </w:p>
    <w:p w:rsidR="005F1F37" w:rsidRPr="00C81BAD" w:rsidRDefault="005F1F37" w:rsidP="005F1F37">
      <w:pPr>
        <w:pStyle w:val="ad"/>
        <w:rPr>
          <w:rFonts w:hAnsi="宋体" w:cs="宋体"/>
        </w:rPr>
      </w:pPr>
      <w:r w:rsidRPr="00C81BAD">
        <w:rPr>
          <w:rFonts w:hAnsi="宋体" w:cs="宋体" w:hint="eastAsia"/>
        </w:rPr>
        <w:t xml:space="preserve">                           set[pre[i]]=1;</w:t>
      </w:r>
    </w:p>
    <w:p w:rsidR="005F1F37" w:rsidRPr="00C81BAD" w:rsidRDefault="005F1F37" w:rsidP="005F1F37">
      <w:pPr>
        <w:pStyle w:val="ad"/>
        <w:rPr>
          <w:rFonts w:hAnsi="宋体" w:cs="宋体"/>
        </w:rPr>
      </w:pPr>
      <w:r w:rsidRPr="00C81BAD">
        <w:rPr>
          <w:rFonts w:hAnsi="宋体" w:cs="宋体" w:hint="eastAsia"/>
        </w:rPr>
        <w:t xml:space="preserve">                           c[pre[i]]=1;</w:t>
      </w:r>
    </w:p>
    <w:p w:rsidR="005F1F37" w:rsidRPr="00C81BAD" w:rsidRDefault="005F1F37" w:rsidP="005F1F37">
      <w:pPr>
        <w:pStyle w:val="ad"/>
        <w:rPr>
          <w:rFonts w:hAnsi="宋体" w:cs="宋体"/>
        </w:rPr>
      </w:pPr>
      <w:r w:rsidRPr="00C81BAD">
        <w:rPr>
          <w:rFonts w:hAnsi="宋体" w:cs="宋体" w:hint="eastAsia"/>
        </w:rPr>
        <w:t xml:space="preserve">                            if (pre[pre[i]]!=-1)</w:t>
      </w:r>
    </w:p>
    <w:p w:rsidR="005F1F37" w:rsidRPr="00C81BAD" w:rsidRDefault="005F1F37" w:rsidP="005F1F37">
      <w:pPr>
        <w:pStyle w:val="ad"/>
        <w:rPr>
          <w:rFonts w:hAnsi="宋体" w:cs="宋体"/>
        </w:rPr>
      </w:pPr>
      <w:r w:rsidRPr="00C81BAD">
        <w:rPr>
          <w:rFonts w:hAnsi="宋体" w:cs="宋体" w:hint="eastAsia"/>
        </w:rPr>
        <w:t xml:space="preserve">                                   c[pre[pre[i]]]=1;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set[i]=1;</w:t>
      </w:r>
    </w:p>
    <w:p w:rsidR="005F1F37" w:rsidRPr="00C81BAD" w:rsidRDefault="005F1F37" w:rsidP="005F1F37">
      <w:pPr>
        <w:pStyle w:val="ad"/>
        <w:rPr>
          <w:rFonts w:hAnsi="宋体" w:cs="宋体"/>
        </w:rPr>
      </w:pPr>
      <w:r w:rsidRPr="00C81BAD">
        <w:rPr>
          <w:rFonts w:hAnsi="宋体" w:cs="宋体" w:hint="eastAsia"/>
        </w:rPr>
        <w:t xml:space="preserve">                     ret++;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69" w:name="_Toc523521451"/>
      <w:r w:rsidRPr="00C81BAD">
        <w:rPr>
          <w:rFonts w:hAnsi="宋体" w:cs="宋体" w:hint="eastAsia"/>
          <w:b/>
        </w:rPr>
        <w:t>10.4 拓扑排序(邻接阵)</w:t>
      </w:r>
      <w:bookmarkEnd w:id="369"/>
    </w:p>
    <w:p w:rsidR="005F1F37" w:rsidRPr="00C81BAD" w:rsidRDefault="005F1F37" w:rsidP="005F1F37">
      <w:pPr>
        <w:pStyle w:val="ad"/>
        <w:rPr>
          <w:rFonts w:hAnsi="宋体" w:cs="宋体"/>
        </w:rPr>
      </w:pPr>
      <w:r w:rsidRPr="00C81BAD">
        <w:rPr>
          <w:rFonts w:hAnsi="宋体" w:cs="宋体" w:hint="eastAsia"/>
        </w:rPr>
        <w:t>//拓扑排序,邻接阵形式,复杂度O(n^2)</w:t>
      </w:r>
    </w:p>
    <w:p w:rsidR="005F1F37" w:rsidRPr="00C81BAD" w:rsidRDefault="005F1F37" w:rsidP="005F1F37">
      <w:pPr>
        <w:pStyle w:val="ad"/>
        <w:rPr>
          <w:rFonts w:hAnsi="宋体" w:cs="宋体"/>
        </w:rPr>
      </w:pPr>
      <w:r w:rsidRPr="00C81BAD">
        <w:rPr>
          <w:rFonts w:hAnsi="宋体" w:cs="宋体" w:hint="eastAsia"/>
        </w:rPr>
        <w:t>//如果无法完成排序,返回0,否则返回1,ret返回有序点列</w:t>
      </w:r>
    </w:p>
    <w:p w:rsidR="005F1F37" w:rsidRPr="00C81BAD" w:rsidRDefault="005F1F37" w:rsidP="005F1F37">
      <w:pPr>
        <w:pStyle w:val="ad"/>
        <w:rPr>
          <w:rFonts w:hAnsi="宋体" w:cs="宋体"/>
        </w:rPr>
      </w:pPr>
      <w:r w:rsidRPr="00C81BAD">
        <w:rPr>
          <w:rFonts w:hAnsi="宋体" w:cs="宋体" w:hint="eastAsia"/>
        </w:rPr>
        <w:lastRenderedPageBreak/>
        <w:t>//传入图的大小n和邻接阵mat,不相邻点边权0</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int toposort(int n,int mat[][MAXN],int* ret){</w:t>
      </w:r>
    </w:p>
    <w:p w:rsidR="005F1F37" w:rsidRPr="00C81BAD" w:rsidRDefault="005F1F37" w:rsidP="005F1F37">
      <w:pPr>
        <w:pStyle w:val="ad"/>
        <w:rPr>
          <w:rFonts w:hAnsi="宋体" w:cs="宋体"/>
        </w:rPr>
      </w:pPr>
      <w:r w:rsidRPr="00C81BAD">
        <w:rPr>
          <w:rFonts w:hAnsi="宋体" w:cs="宋体" w:hint="eastAsia"/>
        </w:rPr>
        <w:t xml:space="preserve">       int d[MAXN],i,j,k;</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(d[i]=j=0;j&lt;n;d[i]+=mat[j++][i]);</w:t>
      </w:r>
    </w:p>
    <w:p w:rsidR="005F1F37" w:rsidRPr="00C81BAD" w:rsidRDefault="005F1F37" w:rsidP="005F1F37">
      <w:pPr>
        <w:pStyle w:val="ad"/>
        <w:rPr>
          <w:rFonts w:hAnsi="宋体" w:cs="宋体"/>
        </w:rPr>
      </w:pPr>
      <w:r w:rsidRPr="00C81BAD">
        <w:rPr>
          <w:rFonts w:hAnsi="宋体" w:cs="宋体" w:hint="eastAsia"/>
        </w:rPr>
        <w:t xml:space="preserve">       for (k=0;k&lt;n;ret[k++]=i){</w:t>
      </w:r>
    </w:p>
    <w:p w:rsidR="005F1F37" w:rsidRPr="00C81BAD" w:rsidRDefault="005F1F37" w:rsidP="005F1F37">
      <w:pPr>
        <w:pStyle w:val="ad"/>
        <w:rPr>
          <w:rFonts w:hAnsi="宋体" w:cs="宋体"/>
        </w:rPr>
      </w:pPr>
      <w:r w:rsidRPr="00C81BAD">
        <w:rPr>
          <w:rFonts w:hAnsi="宋体" w:cs="宋体" w:hint="eastAsia"/>
        </w:rPr>
        <w:t xml:space="preserve">              for (i=0;d[i]&amp;&amp;i&lt;n;i++);</w:t>
      </w:r>
    </w:p>
    <w:p w:rsidR="005F1F37" w:rsidRPr="00C81BAD" w:rsidRDefault="005F1F37" w:rsidP="005F1F37">
      <w:pPr>
        <w:pStyle w:val="ad"/>
        <w:rPr>
          <w:rFonts w:hAnsi="宋体" w:cs="宋体"/>
        </w:rPr>
      </w:pPr>
      <w:r w:rsidRPr="00C81BAD">
        <w:rPr>
          <w:rFonts w:hAnsi="宋体" w:cs="宋体" w:hint="eastAsia"/>
        </w:rPr>
        <w:t xml:space="preserve">              if (i==n)</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for (d[i]=-1,j=0;j&lt;n;j++)</w:t>
      </w:r>
    </w:p>
    <w:p w:rsidR="005F1F37" w:rsidRPr="00C81BAD" w:rsidRDefault="005F1F37" w:rsidP="005F1F37">
      <w:pPr>
        <w:pStyle w:val="ad"/>
        <w:rPr>
          <w:rFonts w:hAnsi="宋体" w:cs="宋体"/>
        </w:rPr>
      </w:pPr>
      <w:r w:rsidRPr="00C81BAD">
        <w:rPr>
          <w:rFonts w:hAnsi="宋体" w:cs="宋体" w:hint="eastAsia"/>
        </w:rPr>
        <w:t xml:space="preserve">                     d[j]-=mat[i][j];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70" w:name="_Toc523521452"/>
      <w:r w:rsidRPr="00C81BAD">
        <w:rPr>
          <w:rFonts w:hAnsi="宋体" w:cs="宋体" w:hint="eastAsia"/>
          <w:b/>
        </w:rPr>
        <w:t>10.5 最佳边割集</w:t>
      </w:r>
      <w:bookmarkEnd w:id="370"/>
    </w:p>
    <w:p w:rsidR="005F1F37" w:rsidRPr="00C81BAD" w:rsidRDefault="005F1F37" w:rsidP="005F1F37">
      <w:pPr>
        <w:pStyle w:val="ad"/>
        <w:rPr>
          <w:rFonts w:hAnsi="宋体" w:cs="宋体"/>
        </w:rPr>
      </w:pPr>
      <w:r w:rsidRPr="00C81BAD">
        <w:rPr>
          <w:rFonts w:hAnsi="宋体" w:cs="宋体" w:hint="eastAsia"/>
        </w:rPr>
        <w:t>//最佳边割集</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int max_flow(int n,int mat[][MAXN],int source,int sink){</w:t>
      </w:r>
    </w:p>
    <w:p w:rsidR="005F1F37" w:rsidRPr="00C81BAD" w:rsidRDefault="005F1F37" w:rsidP="005F1F37">
      <w:pPr>
        <w:pStyle w:val="ad"/>
        <w:rPr>
          <w:rFonts w:hAnsi="宋体" w:cs="宋体"/>
        </w:rPr>
      </w:pPr>
      <w:r w:rsidRPr="00C81BAD">
        <w:rPr>
          <w:rFonts w:hAnsi="宋体" w:cs="宋体" w:hint="eastAsia"/>
        </w:rPr>
        <w:t xml:space="preserve">       int v[MAXN],c[MAXN],p[MAXN],ret=0,i,j;</w:t>
      </w:r>
    </w:p>
    <w:p w:rsidR="005F1F37" w:rsidRPr="00C81BAD" w:rsidRDefault="005F1F37" w:rsidP="005F1F37">
      <w:pPr>
        <w:pStyle w:val="ad"/>
        <w:rPr>
          <w:rFonts w:hAnsi="宋体" w:cs="宋体"/>
        </w:rPr>
      </w:pPr>
      <w:r w:rsidRPr="00C81BAD">
        <w:rPr>
          <w:rFonts w:hAnsi="宋体" w:cs="宋体" w:hint="eastAsia"/>
        </w:rPr>
        <w:t xml:space="preserve">       for (;;){</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v[i]=c[i]=0;</w:t>
      </w:r>
    </w:p>
    <w:p w:rsidR="005F1F37" w:rsidRPr="00C81BAD" w:rsidRDefault="005F1F37" w:rsidP="005F1F37">
      <w:pPr>
        <w:pStyle w:val="ad"/>
        <w:rPr>
          <w:rFonts w:hAnsi="宋体" w:cs="宋体"/>
        </w:rPr>
      </w:pPr>
      <w:r w:rsidRPr="00C81BAD">
        <w:rPr>
          <w:rFonts w:hAnsi="宋体" w:cs="宋体" w:hint="eastAsia"/>
        </w:rPr>
        <w:t xml:space="preserve">              for (c[source]=inf;;){</w:t>
      </w:r>
    </w:p>
    <w:p w:rsidR="005F1F37" w:rsidRPr="00C81BAD" w:rsidRDefault="005F1F37" w:rsidP="005F1F37">
      <w:pPr>
        <w:pStyle w:val="ad"/>
        <w:rPr>
          <w:rFonts w:hAnsi="宋体" w:cs="宋体"/>
        </w:rPr>
      </w:pPr>
      <w:r w:rsidRPr="00C81BAD">
        <w:rPr>
          <w:rFonts w:hAnsi="宋体" w:cs="宋体" w:hint="eastAsia"/>
        </w:rPr>
        <w:t xml:space="preserve">                     for (j=-1,i=0;i&lt;n;i++)</w:t>
      </w:r>
    </w:p>
    <w:p w:rsidR="005F1F37" w:rsidRPr="00C81BAD" w:rsidRDefault="005F1F37" w:rsidP="005F1F37">
      <w:pPr>
        <w:pStyle w:val="ad"/>
        <w:rPr>
          <w:rFonts w:hAnsi="宋体" w:cs="宋体"/>
        </w:rPr>
      </w:pPr>
      <w:r w:rsidRPr="00C81BAD">
        <w:rPr>
          <w:rFonts w:hAnsi="宋体" w:cs="宋体" w:hint="eastAsia"/>
        </w:rPr>
        <w:t xml:space="preserve">                            if (!v[i]&amp;&amp;c[i]&amp;&amp;(j==-1||c[i]&gt;c[j]))</w:t>
      </w:r>
    </w:p>
    <w:p w:rsidR="005F1F37" w:rsidRPr="00C81BAD" w:rsidRDefault="005F1F37" w:rsidP="005F1F37">
      <w:pPr>
        <w:pStyle w:val="ad"/>
        <w:rPr>
          <w:rFonts w:hAnsi="宋体" w:cs="宋体"/>
        </w:rPr>
      </w:pPr>
      <w:r w:rsidRPr="00C81BAD">
        <w:rPr>
          <w:rFonts w:hAnsi="宋体" w:cs="宋体" w:hint="eastAsia"/>
        </w:rPr>
        <w:t xml:space="preserve">                                   j=i;</w:t>
      </w:r>
    </w:p>
    <w:p w:rsidR="005F1F37" w:rsidRPr="00C81BAD" w:rsidRDefault="005F1F37" w:rsidP="005F1F37">
      <w:pPr>
        <w:pStyle w:val="ad"/>
        <w:rPr>
          <w:rFonts w:hAnsi="宋体" w:cs="宋体"/>
        </w:rPr>
      </w:pPr>
      <w:r w:rsidRPr="00C81BAD">
        <w:rPr>
          <w:rFonts w:hAnsi="宋体" w:cs="宋体" w:hint="eastAsia"/>
        </w:rPr>
        <w:t xml:space="preserve">                     if (j&lt;0) return ret;</w:t>
      </w:r>
    </w:p>
    <w:p w:rsidR="005F1F37" w:rsidRPr="00C81BAD" w:rsidRDefault="005F1F37" w:rsidP="005F1F37">
      <w:pPr>
        <w:pStyle w:val="ad"/>
        <w:rPr>
          <w:rFonts w:hAnsi="宋体" w:cs="宋体"/>
        </w:rPr>
      </w:pPr>
      <w:r w:rsidRPr="00C81BAD">
        <w:rPr>
          <w:rFonts w:hAnsi="宋体" w:cs="宋体" w:hint="eastAsia"/>
        </w:rPr>
        <w:t xml:space="preserve">                     if (j==sink) break;</w:t>
      </w:r>
    </w:p>
    <w:p w:rsidR="005F1F37" w:rsidRPr="00C81BAD" w:rsidRDefault="005F1F37" w:rsidP="005F1F37">
      <w:pPr>
        <w:pStyle w:val="ad"/>
        <w:rPr>
          <w:rFonts w:hAnsi="宋体" w:cs="宋体"/>
        </w:rPr>
      </w:pPr>
      <w:r w:rsidRPr="00C81BAD">
        <w:rPr>
          <w:rFonts w:hAnsi="宋体" w:cs="宋体" w:hint="eastAsia"/>
        </w:rPr>
        <w:t xml:space="preserve">                     for (v[j]=1,i=0;i&lt;n;i++)</w:t>
      </w:r>
    </w:p>
    <w:p w:rsidR="005F1F37" w:rsidRPr="00C81BAD" w:rsidRDefault="005F1F37" w:rsidP="005F1F37">
      <w:pPr>
        <w:pStyle w:val="ad"/>
        <w:rPr>
          <w:rFonts w:hAnsi="宋体" w:cs="宋体"/>
        </w:rPr>
      </w:pPr>
      <w:r w:rsidRPr="00C81BAD">
        <w:rPr>
          <w:rFonts w:hAnsi="宋体" w:cs="宋体" w:hint="eastAsia"/>
        </w:rPr>
        <w:t xml:space="preserve">                            if (mat[j][i]&gt;c[i]&amp;&amp;c[j]&gt;c[i])</w:t>
      </w:r>
    </w:p>
    <w:p w:rsidR="005F1F37" w:rsidRPr="00C81BAD" w:rsidRDefault="005F1F37" w:rsidP="005F1F37">
      <w:pPr>
        <w:pStyle w:val="ad"/>
        <w:rPr>
          <w:rFonts w:hAnsi="宋体" w:cs="宋体"/>
        </w:rPr>
      </w:pPr>
      <w:r w:rsidRPr="00C81BAD">
        <w:rPr>
          <w:rFonts w:hAnsi="宋体" w:cs="宋体" w:hint="eastAsia"/>
        </w:rPr>
        <w:t xml:space="preserve">                                   c[i]=mat[j][i]&lt;c[j]?mat[j][i]:c[j],p[i]=j;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(ret+=j=c[i=sink];i!=source;i=p[i])</w:t>
      </w:r>
    </w:p>
    <w:p w:rsidR="005F1F37" w:rsidRPr="00C81BAD" w:rsidRDefault="005F1F37" w:rsidP="005F1F37">
      <w:pPr>
        <w:pStyle w:val="ad"/>
        <w:rPr>
          <w:rFonts w:hAnsi="宋体" w:cs="宋体"/>
        </w:rPr>
      </w:pPr>
      <w:r w:rsidRPr="00C81BAD">
        <w:rPr>
          <w:rFonts w:hAnsi="宋体" w:cs="宋体" w:hint="eastAsia"/>
        </w:rPr>
        <w:t xml:space="preserve">                     mat[p[i]][i]-=j,mat[i][p[i]]+=j;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best_edge_cut(int n,int mat[][MAXN],int source,int sink,int set[][2],int&amp; mincost){</w:t>
      </w:r>
    </w:p>
    <w:p w:rsidR="005F1F37" w:rsidRPr="00C81BAD" w:rsidRDefault="005F1F37" w:rsidP="005F1F37">
      <w:pPr>
        <w:pStyle w:val="ad"/>
        <w:rPr>
          <w:rFonts w:hAnsi="宋体" w:cs="宋体"/>
        </w:rPr>
      </w:pPr>
      <w:r w:rsidRPr="00C81BAD">
        <w:rPr>
          <w:rFonts w:hAnsi="宋体" w:cs="宋体" w:hint="eastAsia"/>
        </w:rPr>
        <w:t xml:space="preserve">       int m0[MAXN][MAXN],m[MAXN][MAXN],i,j,k,l,ret=0,last;</w:t>
      </w:r>
    </w:p>
    <w:p w:rsidR="005F1F37" w:rsidRPr="00C81BAD" w:rsidRDefault="005F1F37" w:rsidP="005F1F37">
      <w:pPr>
        <w:pStyle w:val="ad"/>
        <w:rPr>
          <w:rFonts w:hAnsi="宋体" w:cs="宋体"/>
        </w:rPr>
      </w:pPr>
      <w:r w:rsidRPr="00C81BAD">
        <w:rPr>
          <w:rFonts w:hAnsi="宋体" w:cs="宋体" w:hint="eastAsia"/>
        </w:rPr>
        <w:t xml:space="preserve">       if (source==sink)</w:t>
      </w:r>
    </w:p>
    <w:p w:rsidR="005F1F37" w:rsidRPr="00C81BAD" w:rsidRDefault="005F1F37" w:rsidP="005F1F37">
      <w:pPr>
        <w:pStyle w:val="ad"/>
        <w:rPr>
          <w:rFonts w:hAnsi="宋体" w:cs="宋体"/>
        </w:rPr>
      </w:pPr>
      <w:r w:rsidRPr="00C81BAD">
        <w:rPr>
          <w:rFonts w:hAnsi="宋体" w:cs="宋体" w:hint="eastAsia"/>
        </w:rPr>
        <w:lastRenderedPageBreak/>
        <w:t xml:space="preserve">              return -1;</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m0[i][j]=mat[i][j];</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m[i][j]=m0[i][j];</w:t>
      </w:r>
    </w:p>
    <w:p w:rsidR="005F1F37" w:rsidRPr="00C81BAD" w:rsidRDefault="005F1F37" w:rsidP="005F1F37">
      <w:pPr>
        <w:pStyle w:val="ad"/>
        <w:rPr>
          <w:rFonts w:hAnsi="宋体" w:cs="宋体"/>
        </w:rPr>
      </w:pPr>
      <w:r w:rsidRPr="00C81BAD">
        <w:rPr>
          <w:rFonts w:hAnsi="宋体" w:cs="宋体" w:hint="eastAsia"/>
        </w:rPr>
        <w:t xml:space="preserve">       mincost=last=max_flow(n,m,source,sink);</w:t>
      </w:r>
    </w:p>
    <w:p w:rsidR="005F1F37" w:rsidRPr="00C81BAD" w:rsidRDefault="005F1F37" w:rsidP="005F1F37">
      <w:pPr>
        <w:pStyle w:val="ad"/>
        <w:rPr>
          <w:rFonts w:hAnsi="宋体" w:cs="宋体"/>
        </w:rPr>
      </w:pPr>
      <w:r w:rsidRPr="00C81BAD">
        <w:rPr>
          <w:rFonts w:hAnsi="宋体" w:cs="宋体" w:hint="eastAsia"/>
        </w:rPr>
        <w:t xml:space="preserve">       for (k=0;k&lt;n&amp;&amp;last;k++)</w:t>
      </w:r>
    </w:p>
    <w:p w:rsidR="005F1F37" w:rsidRPr="00C81BAD" w:rsidRDefault="005F1F37" w:rsidP="005F1F37">
      <w:pPr>
        <w:pStyle w:val="ad"/>
        <w:rPr>
          <w:rFonts w:hAnsi="宋体" w:cs="宋体"/>
        </w:rPr>
      </w:pPr>
      <w:r w:rsidRPr="00C81BAD">
        <w:rPr>
          <w:rFonts w:hAnsi="宋体" w:cs="宋体" w:hint="eastAsia"/>
        </w:rPr>
        <w:t xml:space="preserve">              for (l=0;l&lt;n&amp;&amp;last;l++)</w:t>
      </w:r>
    </w:p>
    <w:p w:rsidR="005F1F37" w:rsidRPr="00C81BAD" w:rsidRDefault="005F1F37" w:rsidP="005F1F37">
      <w:pPr>
        <w:pStyle w:val="ad"/>
        <w:rPr>
          <w:rFonts w:hAnsi="宋体" w:cs="宋体"/>
        </w:rPr>
      </w:pPr>
      <w:r w:rsidRPr="00C81BAD">
        <w:rPr>
          <w:rFonts w:hAnsi="宋体" w:cs="宋体" w:hint="eastAsia"/>
        </w:rPr>
        <w:t xml:space="preserve">                     if (m0[k][l]){</w:t>
      </w:r>
    </w:p>
    <w:p w:rsidR="005F1F37" w:rsidRPr="00C81BAD" w:rsidRDefault="005F1F37" w:rsidP="005F1F37">
      <w:pPr>
        <w:pStyle w:val="ad"/>
        <w:rPr>
          <w:rFonts w:hAnsi="宋体" w:cs="宋体"/>
        </w:rPr>
      </w:pPr>
      <w:r w:rsidRPr="00C81BAD">
        <w:rPr>
          <w:rFonts w:hAnsi="宋体" w:cs="宋体" w:hint="eastAsia"/>
        </w:rPr>
        <w:t xml:space="preserve">                            for (i=0;i&lt;n+n;i++)</w:t>
      </w:r>
    </w:p>
    <w:p w:rsidR="005F1F37" w:rsidRPr="00C81BAD" w:rsidRDefault="005F1F37" w:rsidP="005F1F37">
      <w:pPr>
        <w:pStyle w:val="ad"/>
        <w:rPr>
          <w:rFonts w:hAnsi="宋体" w:cs="宋体"/>
          <w:lang w:val="pt-BR"/>
        </w:rPr>
      </w:pPr>
      <w:r w:rsidRPr="00C81BAD">
        <w:rPr>
          <w:rFonts w:hAnsi="宋体" w:cs="宋体" w:hint="eastAsia"/>
          <w:lang w:val="pt-BR"/>
        </w:rPr>
        <w:t xml:space="preserve">                                   for (j=0;j&lt;n+n;j++)</w:t>
      </w:r>
    </w:p>
    <w:p w:rsidR="005F1F37" w:rsidRPr="00C81BAD" w:rsidRDefault="005F1F37" w:rsidP="005F1F37">
      <w:pPr>
        <w:pStyle w:val="ad"/>
        <w:rPr>
          <w:rFonts w:hAnsi="宋体" w:cs="宋体"/>
          <w:lang w:val="pt-BR"/>
        </w:rPr>
      </w:pPr>
      <w:r w:rsidRPr="00C81BAD">
        <w:rPr>
          <w:rFonts w:hAnsi="宋体" w:cs="宋体" w:hint="eastAsia"/>
          <w:lang w:val="pt-BR"/>
        </w:rPr>
        <w:t xml:space="preserve">                                          m[i][j]=m0[i][j];</w:t>
      </w:r>
    </w:p>
    <w:p w:rsidR="005F1F37" w:rsidRPr="00C81BAD" w:rsidRDefault="005F1F37" w:rsidP="005F1F37">
      <w:pPr>
        <w:pStyle w:val="ad"/>
        <w:rPr>
          <w:rFonts w:hAnsi="宋体" w:cs="宋体"/>
        </w:rPr>
      </w:pPr>
      <w:r w:rsidRPr="00C81BAD">
        <w:rPr>
          <w:rFonts w:hAnsi="宋体" w:cs="宋体" w:hint="eastAsia"/>
        </w:rPr>
        <w:t xml:space="preserve">                            m[k][l]=0;</w:t>
      </w:r>
    </w:p>
    <w:p w:rsidR="005F1F37" w:rsidRPr="00C81BAD" w:rsidRDefault="005F1F37" w:rsidP="005F1F37">
      <w:pPr>
        <w:pStyle w:val="ad"/>
        <w:rPr>
          <w:rFonts w:hAnsi="宋体" w:cs="宋体"/>
        </w:rPr>
      </w:pPr>
      <w:r w:rsidRPr="00C81BAD">
        <w:rPr>
          <w:rFonts w:hAnsi="宋体" w:cs="宋体" w:hint="eastAsia"/>
        </w:rPr>
        <w:t xml:space="preserve">                            if (max_flow(n,m,source,sink)==last-mat[k][l]){</w:t>
      </w:r>
    </w:p>
    <w:p w:rsidR="005F1F37" w:rsidRPr="00C81BAD" w:rsidRDefault="005F1F37" w:rsidP="005F1F37">
      <w:pPr>
        <w:pStyle w:val="ad"/>
        <w:rPr>
          <w:rFonts w:hAnsi="宋体" w:cs="宋体"/>
        </w:rPr>
      </w:pPr>
      <w:r w:rsidRPr="00C81BAD">
        <w:rPr>
          <w:rFonts w:hAnsi="宋体" w:cs="宋体" w:hint="eastAsia"/>
        </w:rPr>
        <w:t xml:space="preserve">                                   set[ret][0]=k;</w:t>
      </w:r>
    </w:p>
    <w:p w:rsidR="005F1F37" w:rsidRPr="00C81BAD" w:rsidRDefault="005F1F37" w:rsidP="005F1F37">
      <w:pPr>
        <w:pStyle w:val="ad"/>
        <w:rPr>
          <w:rFonts w:hAnsi="宋体" w:cs="宋体"/>
        </w:rPr>
      </w:pPr>
      <w:r w:rsidRPr="00C81BAD">
        <w:rPr>
          <w:rFonts w:hAnsi="宋体" w:cs="宋体" w:hint="eastAsia"/>
        </w:rPr>
        <w:t xml:space="preserve">                                   set[ret++][1]=l;</w:t>
      </w:r>
    </w:p>
    <w:p w:rsidR="005F1F37" w:rsidRPr="00C81BAD" w:rsidRDefault="005F1F37" w:rsidP="005F1F37">
      <w:pPr>
        <w:pStyle w:val="ad"/>
        <w:rPr>
          <w:rFonts w:hAnsi="宋体" w:cs="宋体"/>
        </w:rPr>
      </w:pPr>
      <w:r w:rsidRPr="00C81BAD">
        <w:rPr>
          <w:rFonts w:hAnsi="宋体" w:cs="宋体" w:hint="eastAsia"/>
        </w:rPr>
        <w:t xml:space="preserve">                                   m0[k][l]=0;</w:t>
      </w:r>
    </w:p>
    <w:p w:rsidR="005F1F37" w:rsidRPr="00C81BAD" w:rsidRDefault="005F1F37" w:rsidP="005F1F37">
      <w:pPr>
        <w:pStyle w:val="ad"/>
        <w:rPr>
          <w:rFonts w:hAnsi="宋体" w:cs="宋体"/>
        </w:rPr>
      </w:pPr>
      <w:r w:rsidRPr="00C81BAD">
        <w:rPr>
          <w:rFonts w:hAnsi="宋体" w:cs="宋体" w:hint="eastAsia"/>
        </w:rPr>
        <w:t xml:space="preserve">                                   last-=mat[k][l];</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71" w:name="_Toc523521453"/>
      <w:r w:rsidRPr="00C81BAD">
        <w:rPr>
          <w:rFonts w:hAnsi="宋体" w:cs="宋体" w:hint="eastAsia"/>
          <w:b/>
        </w:rPr>
        <w:t>10.6 最佳点割集</w:t>
      </w:r>
      <w:bookmarkEnd w:id="371"/>
    </w:p>
    <w:p w:rsidR="005F1F37" w:rsidRPr="00C81BAD" w:rsidRDefault="005F1F37" w:rsidP="005F1F37">
      <w:pPr>
        <w:pStyle w:val="ad"/>
        <w:rPr>
          <w:rFonts w:hAnsi="宋体" w:cs="宋体"/>
        </w:rPr>
      </w:pPr>
      <w:r w:rsidRPr="00C81BAD">
        <w:rPr>
          <w:rFonts w:hAnsi="宋体" w:cs="宋体" w:hint="eastAsia"/>
        </w:rPr>
        <w:t>//最佳顶点割集</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int max_flow(int n,int mat[][MAXN],int source,int sink){</w:t>
      </w:r>
    </w:p>
    <w:p w:rsidR="005F1F37" w:rsidRPr="00C81BAD" w:rsidRDefault="005F1F37" w:rsidP="005F1F37">
      <w:pPr>
        <w:pStyle w:val="ad"/>
        <w:rPr>
          <w:rFonts w:hAnsi="宋体" w:cs="宋体"/>
        </w:rPr>
      </w:pPr>
      <w:r w:rsidRPr="00C81BAD">
        <w:rPr>
          <w:rFonts w:hAnsi="宋体" w:cs="宋体" w:hint="eastAsia"/>
        </w:rPr>
        <w:t xml:space="preserve">       int v[MAXN],c[MAXN],p[MAXN],ret=0,i,j;</w:t>
      </w:r>
    </w:p>
    <w:p w:rsidR="005F1F37" w:rsidRPr="00C81BAD" w:rsidRDefault="005F1F37" w:rsidP="005F1F37">
      <w:pPr>
        <w:pStyle w:val="ad"/>
        <w:rPr>
          <w:rFonts w:hAnsi="宋体" w:cs="宋体"/>
        </w:rPr>
      </w:pPr>
      <w:r w:rsidRPr="00C81BAD">
        <w:rPr>
          <w:rFonts w:hAnsi="宋体" w:cs="宋体" w:hint="eastAsia"/>
        </w:rPr>
        <w:t xml:space="preserve">       for (;;){</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v[i]=c[i]=0;</w:t>
      </w:r>
    </w:p>
    <w:p w:rsidR="005F1F37" w:rsidRPr="00C81BAD" w:rsidRDefault="005F1F37" w:rsidP="005F1F37">
      <w:pPr>
        <w:pStyle w:val="ad"/>
        <w:rPr>
          <w:rFonts w:hAnsi="宋体" w:cs="宋体"/>
        </w:rPr>
      </w:pPr>
      <w:r w:rsidRPr="00C81BAD">
        <w:rPr>
          <w:rFonts w:hAnsi="宋体" w:cs="宋体" w:hint="eastAsia"/>
        </w:rPr>
        <w:t xml:space="preserve">              for (c[source]=inf;;){</w:t>
      </w:r>
    </w:p>
    <w:p w:rsidR="005F1F37" w:rsidRPr="00C81BAD" w:rsidRDefault="005F1F37" w:rsidP="005F1F37">
      <w:pPr>
        <w:pStyle w:val="ad"/>
        <w:rPr>
          <w:rFonts w:hAnsi="宋体" w:cs="宋体"/>
        </w:rPr>
      </w:pPr>
      <w:r w:rsidRPr="00C81BAD">
        <w:rPr>
          <w:rFonts w:hAnsi="宋体" w:cs="宋体" w:hint="eastAsia"/>
        </w:rPr>
        <w:t xml:space="preserve">                     for (j=-1,i=0;i&lt;n;i++)</w:t>
      </w:r>
    </w:p>
    <w:p w:rsidR="005F1F37" w:rsidRPr="00C81BAD" w:rsidRDefault="005F1F37" w:rsidP="005F1F37">
      <w:pPr>
        <w:pStyle w:val="ad"/>
        <w:rPr>
          <w:rFonts w:hAnsi="宋体" w:cs="宋体"/>
        </w:rPr>
      </w:pPr>
      <w:r w:rsidRPr="00C81BAD">
        <w:rPr>
          <w:rFonts w:hAnsi="宋体" w:cs="宋体" w:hint="eastAsia"/>
        </w:rPr>
        <w:t xml:space="preserve">                            if (!v[i]&amp;&amp;c[i]&amp;&amp;(j==-1||c[i]&gt;c[j]))</w:t>
      </w:r>
    </w:p>
    <w:p w:rsidR="005F1F37" w:rsidRPr="00C81BAD" w:rsidRDefault="005F1F37" w:rsidP="005F1F37">
      <w:pPr>
        <w:pStyle w:val="ad"/>
        <w:rPr>
          <w:rFonts w:hAnsi="宋体" w:cs="宋体"/>
        </w:rPr>
      </w:pPr>
      <w:r w:rsidRPr="00C81BAD">
        <w:rPr>
          <w:rFonts w:hAnsi="宋体" w:cs="宋体" w:hint="eastAsia"/>
        </w:rPr>
        <w:t xml:space="preserve">                                   j=i;</w:t>
      </w:r>
    </w:p>
    <w:p w:rsidR="005F1F37" w:rsidRPr="00C81BAD" w:rsidRDefault="005F1F37" w:rsidP="005F1F37">
      <w:pPr>
        <w:pStyle w:val="ad"/>
        <w:rPr>
          <w:rFonts w:hAnsi="宋体" w:cs="宋体"/>
        </w:rPr>
      </w:pPr>
      <w:r w:rsidRPr="00C81BAD">
        <w:rPr>
          <w:rFonts w:hAnsi="宋体" w:cs="宋体" w:hint="eastAsia"/>
        </w:rPr>
        <w:t xml:space="preserve">                     if (j&lt;0) return ret;</w:t>
      </w:r>
    </w:p>
    <w:p w:rsidR="005F1F37" w:rsidRPr="00C81BAD" w:rsidRDefault="005F1F37" w:rsidP="005F1F37">
      <w:pPr>
        <w:pStyle w:val="ad"/>
        <w:rPr>
          <w:rFonts w:hAnsi="宋体" w:cs="宋体"/>
        </w:rPr>
      </w:pPr>
      <w:r w:rsidRPr="00C81BAD">
        <w:rPr>
          <w:rFonts w:hAnsi="宋体" w:cs="宋体" w:hint="eastAsia"/>
        </w:rPr>
        <w:t xml:space="preserve">                     if (j==sink) break;</w:t>
      </w:r>
    </w:p>
    <w:p w:rsidR="005F1F37" w:rsidRPr="00C81BAD" w:rsidRDefault="005F1F37" w:rsidP="005F1F37">
      <w:pPr>
        <w:pStyle w:val="ad"/>
        <w:rPr>
          <w:rFonts w:hAnsi="宋体" w:cs="宋体"/>
        </w:rPr>
      </w:pPr>
      <w:r w:rsidRPr="00C81BAD">
        <w:rPr>
          <w:rFonts w:hAnsi="宋体" w:cs="宋体" w:hint="eastAsia"/>
        </w:rPr>
        <w:t xml:space="preserve">                     for (v[j]=1,i=0;i&lt;n;i++)</w:t>
      </w:r>
    </w:p>
    <w:p w:rsidR="005F1F37" w:rsidRPr="00C81BAD" w:rsidRDefault="005F1F37" w:rsidP="005F1F37">
      <w:pPr>
        <w:pStyle w:val="ad"/>
        <w:rPr>
          <w:rFonts w:hAnsi="宋体" w:cs="宋体"/>
        </w:rPr>
      </w:pPr>
      <w:r w:rsidRPr="00C81BAD">
        <w:rPr>
          <w:rFonts w:hAnsi="宋体" w:cs="宋体" w:hint="eastAsia"/>
        </w:rPr>
        <w:t xml:space="preserve">                            if (mat[j][i]&gt;c[i]&amp;&amp;c[j]&gt;c[i])</w:t>
      </w:r>
    </w:p>
    <w:p w:rsidR="005F1F37" w:rsidRPr="00C81BAD" w:rsidRDefault="005F1F37" w:rsidP="005F1F37">
      <w:pPr>
        <w:pStyle w:val="ad"/>
        <w:rPr>
          <w:rFonts w:hAnsi="宋体" w:cs="宋体"/>
        </w:rPr>
      </w:pPr>
      <w:r w:rsidRPr="00C81BAD">
        <w:rPr>
          <w:rFonts w:hAnsi="宋体" w:cs="宋体" w:hint="eastAsia"/>
        </w:rPr>
        <w:t xml:space="preserve">                                   c[i]=mat[j][i]&lt;c[j]?mat[j][i]:c[j],p[i]=j;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lastRenderedPageBreak/>
        <w:t xml:space="preserve">              for (ret+=j=c[i=sink];i!=source;i=p[i])</w:t>
      </w:r>
    </w:p>
    <w:p w:rsidR="005F1F37" w:rsidRPr="00C81BAD" w:rsidRDefault="005F1F37" w:rsidP="005F1F37">
      <w:pPr>
        <w:pStyle w:val="ad"/>
        <w:rPr>
          <w:rFonts w:hAnsi="宋体" w:cs="宋体"/>
        </w:rPr>
      </w:pPr>
      <w:r w:rsidRPr="00C81BAD">
        <w:rPr>
          <w:rFonts w:hAnsi="宋体" w:cs="宋体" w:hint="eastAsia"/>
        </w:rPr>
        <w:t xml:space="preserve">                     mat[p[i]][i]-=j,mat[i][p[i]]+=j;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best_vertex_cut(int n,int mat[][MAXN],int* cost,int source,int sink,int* set,int&amp; mincost){</w:t>
      </w:r>
    </w:p>
    <w:p w:rsidR="005F1F37" w:rsidRPr="00C81BAD" w:rsidRDefault="005F1F37" w:rsidP="005F1F37">
      <w:pPr>
        <w:pStyle w:val="ad"/>
        <w:rPr>
          <w:rFonts w:hAnsi="宋体" w:cs="宋体"/>
        </w:rPr>
      </w:pPr>
      <w:r w:rsidRPr="00C81BAD">
        <w:rPr>
          <w:rFonts w:hAnsi="宋体" w:cs="宋体" w:hint="eastAsia"/>
        </w:rPr>
        <w:t xml:space="preserve">       int m0[MAXN][MAXN],m[MAXN][MAXN],i,j,k,ret=0,last;</w:t>
      </w:r>
    </w:p>
    <w:p w:rsidR="005F1F37" w:rsidRPr="00C81BAD" w:rsidRDefault="005F1F37" w:rsidP="005F1F37">
      <w:pPr>
        <w:pStyle w:val="ad"/>
        <w:rPr>
          <w:rFonts w:hAnsi="宋体" w:cs="宋体"/>
        </w:rPr>
      </w:pPr>
      <w:r w:rsidRPr="00C81BAD">
        <w:rPr>
          <w:rFonts w:hAnsi="宋体" w:cs="宋体" w:hint="eastAsia"/>
        </w:rPr>
        <w:t xml:space="preserve">       if (source==sink||mat[source][sink])</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 xml:space="preserve">       for (i=0;i&lt;n+n;i++)</w:t>
      </w:r>
    </w:p>
    <w:p w:rsidR="005F1F37" w:rsidRPr="00C81BAD" w:rsidRDefault="005F1F37" w:rsidP="005F1F37">
      <w:pPr>
        <w:pStyle w:val="ad"/>
        <w:rPr>
          <w:rFonts w:hAnsi="宋体" w:cs="宋体"/>
          <w:lang w:val="pt-BR"/>
        </w:rPr>
      </w:pPr>
      <w:r w:rsidRPr="00C81BAD">
        <w:rPr>
          <w:rFonts w:hAnsi="宋体" w:cs="宋体" w:hint="eastAsia"/>
          <w:lang w:val="pt-BR"/>
        </w:rPr>
        <w:t xml:space="preserve">              for (j=0;j&lt;n+n;j++)</w:t>
      </w:r>
    </w:p>
    <w:p w:rsidR="005F1F37" w:rsidRPr="00C81BAD" w:rsidRDefault="005F1F37" w:rsidP="005F1F37">
      <w:pPr>
        <w:pStyle w:val="ad"/>
        <w:rPr>
          <w:rFonts w:hAnsi="宋体" w:cs="宋体"/>
          <w:lang w:val="pt-BR"/>
        </w:rPr>
      </w:pPr>
      <w:r w:rsidRPr="00C81BAD">
        <w:rPr>
          <w:rFonts w:hAnsi="宋体" w:cs="宋体" w:hint="eastAsia"/>
          <w:lang w:val="pt-BR"/>
        </w:rPr>
        <w:t xml:space="preserve">                     m0[i][j]=0;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if (mat[i][j])</w:t>
      </w:r>
    </w:p>
    <w:p w:rsidR="005F1F37" w:rsidRPr="00C81BAD" w:rsidRDefault="005F1F37" w:rsidP="005F1F37">
      <w:pPr>
        <w:pStyle w:val="ad"/>
        <w:rPr>
          <w:rFonts w:hAnsi="宋体" w:cs="宋体"/>
        </w:rPr>
      </w:pPr>
      <w:r w:rsidRPr="00C81BAD">
        <w:rPr>
          <w:rFonts w:hAnsi="宋体" w:cs="宋体" w:hint="eastAsia"/>
        </w:rPr>
        <w:t xml:space="preserve">                            m0[i][n+j]=inf;</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m0[n+i][i]=cost[i];</w:t>
      </w:r>
    </w:p>
    <w:p w:rsidR="005F1F37" w:rsidRPr="00C81BAD" w:rsidRDefault="005F1F37" w:rsidP="005F1F37">
      <w:pPr>
        <w:pStyle w:val="ad"/>
        <w:rPr>
          <w:rFonts w:hAnsi="宋体" w:cs="宋体"/>
          <w:lang w:val="pt-BR"/>
        </w:rPr>
      </w:pPr>
      <w:r w:rsidRPr="00C81BAD">
        <w:rPr>
          <w:rFonts w:hAnsi="宋体" w:cs="宋体" w:hint="eastAsia"/>
          <w:lang w:val="pt-BR"/>
        </w:rPr>
        <w:t xml:space="preserve">       for (i=0;i&lt;n+n;i++)</w:t>
      </w:r>
    </w:p>
    <w:p w:rsidR="005F1F37" w:rsidRPr="00C81BAD" w:rsidRDefault="005F1F37" w:rsidP="005F1F37">
      <w:pPr>
        <w:pStyle w:val="ad"/>
        <w:rPr>
          <w:rFonts w:hAnsi="宋体" w:cs="宋体"/>
          <w:lang w:val="pt-BR"/>
        </w:rPr>
      </w:pPr>
      <w:r w:rsidRPr="00C81BAD">
        <w:rPr>
          <w:rFonts w:hAnsi="宋体" w:cs="宋体" w:hint="eastAsia"/>
          <w:lang w:val="pt-BR"/>
        </w:rPr>
        <w:t xml:space="preserve">             for (j=0;j&lt;n+n;j++)</w:t>
      </w:r>
    </w:p>
    <w:p w:rsidR="005F1F37" w:rsidRPr="00C81BAD" w:rsidRDefault="005F1F37" w:rsidP="005F1F37">
      <w:pPr>
        <w:pStyle w:val="ad"/>
        <w:rPr>
          <w:rFonts w:hAnsi="宋体" w:cs="宋体"/>
          <w:lang w:val="pt-BR"/>
        </w:rPr>
      </w:pPr>
      <w:r w:rsidRPr="00C81BAD">
        <w:rPr>
          <w:rFonts w:hAnsi="宋体" w:cs="宋体" w:hint="eastAsia"/>
          <w:lang w:val="pt-BR"/>
        </w:rPr>
        <w:t xml:space="preserve">                     m[i][j]=m0[i][j];</w:t>
      </w:r>
    </w:p>
    <w:p w:rsidR="005F1F37" w:rsidRPr="00C81BAD" w:rsidRDefault="005F1F37" w:rsidP="005F1F37">
      <w:pPr>
        <w:pStyle w:val="ad"/>
        <w:rPr>
          <w:rFonts w:hAnsi="宋体" w:cs="宋体"/>
        </w:rPr>
      </w:pPr>
      <w:r w:rsidRPr="00C81BAD">
        <w:rPr>
          <w:rFonts w:hAnsi="宋体" w:cs="宋体" w:hint="eastAsia"/>
        </w:rPr>
        <w:t xml:space="preserve">       mincost=last=max_flow(n+n,m,source,n+sink);</w:t>
      </w:r>
    </w:p>
    <w:p w:rsidR="005F1F37" w:rsidRPr="00C81BAD" w:rsidRDefault="005F1F37" w:rsidP="005F1F37">
      <w:pPr>
        <w:pStyle w:val="ad"/>
        <w:rPr>
          <w:rFonts w:hAnsi="宋体" w:cs="宋体"/>
        </w:rPr>
      </w:pPr>
      <w:r w:rsidRPr="00C81BAD">
        <w:rPr>
          <w:rFonts w:hAnsi="宋体" w:cs="宋体" w:hint="eastAsia"/>
        </w:rPr>
        <w:t xml:space="preserve">       for (k=0;k&lt;n&amp;&amp;last;k++)</w:t>
      </w:r>
    </w:p>
    <w:p w:rsidR="005F1F37" w:rsidRPr="00C81BAD" w:rsidRDefault="005F1F37" w:rsidP="005F1F37">
      <w:pPr>
        <w:pStyle w:val="ad"/>
        <w:rPr>
          <w:rFonts w:hAnsi="宋体" w:cs="宋体"/>
        </w:rPr>
      </w:pPr>
      <w:r w:rsidRPr="00C81BAD">
        <w:rPr>
          <w:rFonts w:hAnsi="宋体" w:cs="宋体" w:hint="eastAsia"/>
        </w:rPr>
        <w:t xml:space="preserve">              if (k!=source&amp;&amp;k!=sink){</w:t>
      </w:r>
    </w:p>
    <w:p w:rsidR="005F1F37" w:rsidRPr="00C81BAD" w:rsidRDefault="005F1F37" w:rsidP="005F1F37">
      <w:pPr>
        <w:pStyle w:val="ad"/>
        <w:rPr>
          <w:rFonts w:hAnsi="宋体" w:cs="宋体"/>
          <w:lang w:val="pt-BR"/>
        </w:rPr>
      </w:pPr>
      <w:r w:rsidRPr="00C81BAD">
        <w:rPr>
          <w:rFonts w:hAnsi="宋体" w:cs="宋体" w:hint="eastAsia"/>
          <w:lang w:val="pt-BR"/>
        </w:rPr>
        <w:t xml:space="preserve">                     for (i=0;i&lt;n+n;i++)</w:t>
      </w:r>
    </w:p>
    <w:p w:rsidR="005F1F37" w:rsidRPr="00C81BAD" w:rsidRDefault="005F1F37" w:rsidP="005F1F37">
      <w:pPr>
        <w:pStyle w:val="ad"/>
        <w:rPr>
          <w:rFonts w:hAnsi="宋体" w:cs="宋体"/>
          <w:lang w:val="pt-BR"/>
        </w:rPr>
      </w:pPr>
      <w:r w:rsidRPr="00C81BAD">
        <w:rPr>
          <w:rFonts w:hAnsi="宋体" w:cs="宋体" w:hint="eastAsia"/>
          <w:lang w:val="pt-BR"/>
        </w:rPr>
        <w:t xml:space="preserve">                            for (j=0;j&lt;n+n;j++)</w:t>
      </w:r>
    </w:p>
    <w:p w:rsidR="005F1F37" w:rsidRPr="00C81BAD" w:rsidRDefault="005F1F37" w:rsidP="005F1F37">
      <w:pPr>
        <w:pStyle w:val="ad"/>
        <w:rPr>
          <w:rFonts w:hAnsi="宋体" w:cs="宋体"/>
          <w:lang w:val="pt-BR"/>
        </w:rPr>
      </w:pPr>
      <w:r w:rsidRPr="00C81BAD">
        <w:rPr>
          <w:rFonts w:hAnsi="宋体" w:cs="宋体" w:hint="eastAsia"/>
          <w:lang w:val="pt-BR"/>
        </w:rPr>
        <w:t xml:space="preserve">                                  m[i][j]=m0[i][j];</w:t>
      </w:r>
    </w:p>
    <w:p w:rsidR="005F1F37" w:rsidRPr="00C81BAD" w:rsidRDefault="005F1F37" w:rsidP="005F1F37">
      <w:pPr>
        <w:pStyle w:val="ad"/>
        <w:rPr>
          <w:rFonts w:hAnsi="宋体" w:cs="宋体"/>
          <w:lang w:val="pt-BR"/>
        </w:rPr>
      </w:pPr>
      <w:r w:rsidRPr="00C81BAD">
        <w:rPr>
          <w:rFonts w:hAnsi="宋体" w:cs="宋体" w:hint="eastAsia"/>
          <w:lang w:val="pt-BR"/>
        </w:rPr>
        <w:t xml:space="preserve">                     m[n+k][k]=0;</w:t>
      </w:r>
    </w:p>
    <w:p w:rsidR="005F1F37" w:rsidRPr="00C81BAD" w:rsidRDefault="005F1F37" w:rsidP="005F1F37">
      <w:pPr>
        <w:pStyle w:val="ad"/>
        <w:rPr>
          <w:rFonts w:hAnsi="宋体" w:cs="宋体"/>
        </w:rPr>
      </w:pPr>
      <w:r w:rsidRPr="00C81BAD">
        <w:rPr>
          <w:rFonts w:hAnsi="宋体" w:cs="宋体" w:hint="eastAsia"/>
        </w:rPr>
        <w:t xml:space="preserve">                     if (max_flow(n+n,m,source,n+sink)==last-cost[k]){</w:t>
      </w:r>
    </w:p>
    <w:p w:rsidR="005F1F37" w:rsidRPr="00C81BAD" w:rsidRDefault="005F1F37" w:rsidP="005F1F37">
      <w:pPr>
        <w:pStyle w:val="ad"/>
        <w:rPr>
          <w:rFonts w:hAnsi="宋体" w:cs="宋体"/>
        </w:rPr>
      </w:pPr>
      <w:r w:rsidRPr="00C81BAD">
        <w:rPr>
          <w:rFonts w:hAnsi="宋体" w:cs="宋体" w:hint="eastAsia"/>
        </w:rPr>
        <w:t xml:space="preserve">                            set[ret++]=k;</w:t>
      </w:r>
    </w:p>
    <w:p w:rsidR="005F1F37" w:rsidRPr="00C81BAD" w:rsidRDefault="005F1F37" w:rsidP="005F1F37">
      <w:pPr>
        <w:pStyle w:val="ad"/>
        <w:rPr>
          <w:rFonts w:hAnsi="宋体" w:cs="宋体"/>
        </w:rPr>
      </w:pPr>
      <w:r w:rsidRPr="00C81BAD">
        <w:rPr>
          <w:rFonts w:hAnsi="宋体" w:cs="宋体" w:hint="eastAsia"/>
        </w:rPr>
        <w:t xml:space="preserve">                            m0[n+k][k]=0;</w:t>
      </w:r>
    </w:p>
    <w:p w:rsidR="005F1F37" w:rsidRPr="00C81BAD" w:rsidRDefault="005F1F37" w:rsidP="005F1F37">
      <w:pPr>
        <w:pStyle w:val="ad"/>
        <w:rPr>
          <w:rFonts w:hAnsi="宋体" w:cs="宋体"/>
        </w:rPr>
      </w:pPr>
      <w:r w:rsidRPr="00C81BAD">
        <w:rPr>
          <w:rFonts w:hAnsi="宋体" w:cs="宋体" w:hint="eastAsia"/>
        </w:rPr>
        <w:t xml:space="preserve">                            last-=cost[k];</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72" w:name="_Toc523521454"/>
      <w:r w:rsidRPr="00C81BAD">
        <w:rPr>
          <w:rFonts w:hAnsi="宋体" w:cs="宋体" w:hint="eastAsia"/>
          <w:b/>
        </w:rPr>
        <w:t>10.7 最小边割集</w:t>
      </w:r>
      <w:bookmarkEnd w:id="372"/>
    </w:p>
    <w:p w:rsidR="005F1F37" w:rsidRPr="00C81BAD" w:rsidRDefault="005F1F37" w:rsidP="005F1F37">
      <w:pPr>
        <w:pStyle w:val="ad"/>
        <w:rPr>
          <w:rFonts w:hAnsi="宋体" w:cs="宋体"/>
        </w:rPr>
      </w:pPr>
      <w:r w:rsidRPr="00C81BAD">
        <w:rPr>
          <w:rFonts w:hAnsi="宋体" w:cs="宋体" w:hint="eastAsia"/>
        </w:rPr>
        <w:t>//最小边割集</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int max_flow(int n,int mat[][MAXN],int source,int sink){</w:t>
      </w:r>
    </w:p>
    <w:p w:rsidR="005F1F37" w:rsidRPr="00C81BAD" w:rsidRDefault="005F1F37" w:rsidP="005F1F37">
      <w:pPr>
        <w:pStyle w:val="ad"/>
        <w:rPr>
          <w:rFonts w:hAnsi="宋体" w:cs="宋体"/>
        </w:rPr>
      </w:pPr>
      <w:r w:rsidRPr="00C81BAD">
        <w:rPr>
          <w:rFonts w:hAnsi="宋体" w:cs="宋体" w:hint="eastAsia"/>
        </w:rPr>
        <w:t xml:space="preserve">       int v[MAXN],c[MAXN],p[MAXN],ret=0,i,j;</w:t>
      </w:r>
    </w:p>
    <w:p w:rsidR="005F1F37" w:rsidRPr="00C81BAD" w:rsidRDefault="005F1F37" w:rsidP="005F1F37">
      <w:pPr>
        <w:pStyle w:val="ad"/>
        <w:rPr>
          <w:rFonts w:hAnsi="宋体" w:cs="宋体"/>
        </w:rPr>
      </w:pPr>
      <w:r w:rsidRPr="00C81BAD">
        <w:rPr>
          <w:rFonts w:hAnsi="宋体" w:cs="宋体" w:hint="eastAsia"/>
        </w:rPr>
        <w:lastRenderedPageBreak/>
        <w:t xml:space="preserve">       for (;;){</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v[i]=c[i]=0;</w:t>
      </w:r>
    </w:p>
    <w:p w:rsidR="005F1F37" w:rsidRPr="00C81BAD" w:rsidRDefault="005F1F37" w:rsidP="005F1F37">
      <w:pPr>
        <w:pStyle w:val="ad"/>
        <w:rPr>
          <w:rFonts w:hAnsi="宋体" w:cs="宋体"/>
        </w:rPr>
      </w:pPr>
      <w:r w:rsidRPr="00C81BAD">
        <w:rPr>
          <w:rFonts w:hAnsi="宋体" w:cs="宋体" w:hint="eastAsia"/>
        </w:rPr>
        <w:t xml:space="preserve">              for (c[source]=inf;;){</w:t>
      </w:r>
    </w:p>
    <w:p w:rsidR="005F1F37" w:rsidRPr="00C81BAD" w:rsidRDefault="005F1F37" w:rsidP="005F1F37">
      <w:pPr>
        <w:pStyle w:val="ad"/>
        <w:rPr>
          <w:rFonts w:hAnsi="宋体" w:cs="宋体"/>
        </w:rPr>
      </w:pPr>
      <w:r w:rsidRPr="00C81BAD">
        <w:rPr>
          <w:rFonts w:hAnsi="宋体" w:cs="宋体" w:hint="eastAsia"/>
        </w:rPr>
        <w:t xml:space="preserve">                     for (j=-1,i=0;i&lt;n;i++)</w:t>
      </w:r>
    </w:p>
    <w:p w:rsidR="005F1F37" w:rsidRPr="00C81BAD" w:rsidRDefault="005F1F37" w:rsidP="005F1F37">
      <w:pPr>
        <w:pStyle w:val="ad"/>
        <w:rPr>
          <w:rFonts w:hAnsi="宋体" w:cs="宋体"/>
        </w:rPr>
      </w:pPr>
      <w:r w:rsidRPr="00C81BAD">
        <w:rPr>
          <w:rFonts w:hAnsi="宋体" w:cs="宋体" w:hint="eastAsia"/>
        </w:rPr>
        <w:t xml:space="preserve">                            if (!v[i]&amp;&amp;c[i]&amp;&amp;(j==-1||c[i]&gt;c[j]))</w:t>
      </w:r>
    </w:p>
    <w:p w:rsidR="005F1F37" w:rsidRPr="00C81BAD" w:rsidRDefault="005F1F37" w:rsidP="005F1F37">
      <w:pPr>
        <w:pStyle w:val="ad"/>
        <w:rPr>
          <w:rFonts w:hAnsi="宋体" w:cs="宋体"/>
        </w:rPr>
      </w:pPr>
      <w:r w:rsidRPr="00C81BAD">
        <w:rPr>
          <w:rFonts w:hAnsi="宋体" w:cs="宋体" w:hint="eastAsia"/>
        </w:rPr>
        <w:t xml:space="preserve">                                   j=i;</w:t>
      </w:r>
    </w:p>
    <w:p w:rsidR="005F1F37" w:rsidRPr="00C81BAD" w:rsidRDefault="005F1F37" w:rsidP="005F1F37">
      <w:pPr>
        <w:pStyle w:val="ad"/>
        <w:rPr>
          <w:rFonts w:hAnsi="宋体" w:cs="宋体"/>
        </w:rPr>
      </w:pPr>
      <w:r w:rsidRPr="00C81BAD">
        <w:rPr>
          <w:rFonts w:hAnsi="宋体" w:cs="宋体" w:hint="eastAsia"/>
        </w:rPr>
        <w:t xml:space="preserve">                    if (j&lt;0) return ret;</w:t>
      </w:r>
    </w:p>
    <w:p w:rsidR="005F1F37" w:rsidRPr="00C81BAD" w:rsidRDefault="005F1F37" w:rsidP="005F1F37">
      <w:pPr>
        <w:pStyle w:val="ad"/>
        <w:rPr>
          <w:rFonts w:hAnsi="宋体" w:cs="宋体"/>
        </w:rPr>
      </w:pPr>
      <w:r w:rsidRPr="00C81BAD">
        <w:rPr>
          <w:rFonts w:hAnsi="宋体" w:cs="宋体" w:hint="eastAsia"/>
        </w:rPr>
        <w:t xml:space="preserve">                    if (j==sink) break;</w:t>
      </w:r>
    </w:p>
    <w:p w:rsidR="005F1F37" w:rsidRPr="00C81BAD" w:rsidRDefault="005F1F37" w:rsidP="005F1F37">
      <w:pPr>
        <w:pStyle w:val="ad"/>
        <w:rPr>
          <w:rFonts w:hAnsi="宋体" w:cs="宋体"/>
        </w:rPr>
      </w:pPr>
      <w:r w:rsidRPr="00C81BAD">
        <w:rPr>
          <w:rFonts w:hAnsi="宋体" w:cs="宋体" w:hint="eastAsia"/>
        </w:rPr>
        <w:t xml:space="preserve">                     for (v[j]=1,i=0;i&lt;n;i++)</w:t>
      </w:r>
    </w:p>
    <w:p w:rsidR="005F1F37" w:rsidRPr="00C81BAD" w:rsidRDefault="005F1F37" w:rsidP="005F1F37">
      <w:pPr>
        <w:pStyle w:val="ad"/>
        <w:rPr>
          <w:rFonts w:hAnsi="宋体" w:cs="宋体"/>
        </w:rPr>
      </w:pPr>
      <w:r w:rsidRPr="00C81BAD">
        <w:rPr>
          <w:rFonts w:hAnsi="宋体" w:cs="宋体" w:hint="eastAsia"/>
        </w:rPr>
        <w:t xml:space="preserve">                            if (mat[j][i]&gt;c[i]&amp;&amp;c[j]&gt;c[i])</w:t>
      </w:r>
    </w:p>
    <w:p w:rsidR="005F1F37" w:rsidRPr="00C81BAD" w:rsidRDefault="005F1F37" w:rsidP="005F1F37">
      <w:pPr>
        <w:pStyle w:val="ad"/>
        <w:rPr>
          <w:rFonts w:hAnsi="宋体" w:cs="宋体"/>
        </w:rPr>
      </w:pPr>
      <w:r w:rsidRPr="00C81BAD">
        <w:rPr>
          <w:rFonts w:hAnsi="宋体" w:cs="宋体" w:hint="eastAsia"/>
        </w:rPr>
        <w:t xml:space="preserve">                                  c[i]=mat[j][i]&lt;c[j]?mat[j][i]:c[j],p[i]=j;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(ret+=j=c[i=sink];i!=source;i=p[i])</w:t>
      </w:r>
    </w:p>
    <w:p w:rsidR="005F1F37" w:rsidRPr="00C81BAD" w:rsidRDefault="005F1F37" w:rsidP="005F1F37">
      <w:pPr>
        <w:pStyle w:val="ad"/>
        <w:rPr>
          <w:rFonts w:hAnsi="宋体" w:cs="宋体"/>
        </w:rPr>
      </w:pPr>
      <w:r w:rsidRPr="00C81BAD">
        <w:rPr>
          <w:rFonts w:hAnsi="宋体" w:cs="宋体" w:hint="eastAsia"/>
        </w:rPr>
        <w:t xml:space="preserve">                     mat[p[i]][i]-=j,mat[i][p[i]]+=j;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int min_edge_cut(int n,int mat[][MAXN],int source,int sink,int set[][2]){</w:t>
      </w:r>
    </w:p>
    <w:p w:rsidR="005F1F37" w:rsidRPr="00C81BAD" w:rsidRDefault="005F1F37" w:rsidP="005F1F37">
      <w:pPr>
        <w:pStyle w:val="ad"/>
        <w:rPr>
          <w:rFonts w:hAnsi="宋体" w:cs="宋体"/>
        </w:rPr>
      </w:pPr>
      <w:r w:rsidRPr="00C81BAD">
        <w:rPr>
          <w:rFonts w:hAnsi="宋体" w:cs="宋体" w:hint="eastAsia"/>
        </w:rPr>
        <w:t xml:space="preserve">       int m0[MAXN][MAXN],m[MAXN][MAXN],i,j,k,l,ret=0,last;</w:t>
      </w:r>
    </w:p>
    <w:p w:rsidR="005F1F37" w:rsidRPr="00C81BAD" w:rsidRDefault="005F1F37" w:rsidP="005F1F37">
      <w:pPr>
        <w:pStyle w:val="ad"/>
        <w:rPr>
          <w:rFonts w:hAnsi="宋体" w:cs="宋体"/>
        </w:rPr>
      </w:pPr>
      <w:r w:rsidRPr="00C81BAD">
        <w:rPr>
          <w:rFonts w:hAnsi="宋体" w:cs="宋体" w:hint="eastAsia"/>
        </w:rPr>
        <w:t xml:space="preserve">       if (source==sink)</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m0[i][j]=(mat[i][j]!=0);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m[i][j]=m0[i][j];</w:t>
      </w:r>
    </w:p>
    <w:p w:rsidR="005F1F37" w:rsidRPr="00C81BAD" w:rsidRDefault="005F1F37" w:rsidP="005F1F37">
      <w:pPr>
        <w:pStyle w:val="ad"/>
        <w:rPr>
          <w:rFonts w:hAnsi="宋体" w:cs="宋体"/>
        </w:rPr>
      </w:pPr>
      <w:r w:rsidRPr="00C81BAD">
        <w:rPr>
          <w:rFonts w:hAnsi="宋体" w:cs="宋体" w:hint="eastAsia"/>
        </w:rPr>
        <w:t xml:space="preserve">       last=max_flow(n,m,source,sink);</w:t>
      </w:r>
    </w:p>
    <w:p w:rsidR="005F1F37" w:rsidRPr="00C81BAD" w:rsidRDefault="005F1F37" w:rsidP="005F1F37">
      <w:pPr>
        <w:pStyle w:val="ad"/>
        <w:rPr>
          <w:rFonts w:hAnsi="宋体" w:cs="宋体"/>
        </w:rPr>
      </w:pPr>
      <w:r w:rsidRPr="00C81BAD">
        <w:rPr>
          <w:rFonts w:hAnsi="宋体" w:cs="宋体" w:hint="eastAsia"/>
        </w:rPr>
        <w:t xml:space="preserve">       for (k=0;k&lt;n&amp;&amp;last;k++)</w:t>
      </w:r>
    </w:p>
    <w:p w:rsidR="005F1F37" w:rsidRPr="00C81BAD" w:rsidRDefault="005F1F37" w:rsidP="005F1F37">
      <w:pPr>
        <w:pStyle w:val="ad"/>
        <w:rPr>
          <w:rFonts w:hAnsi="宋体" w:cs="宋体"/>
        </w:rPr>
      </w:pPr>
      <w:r w:rsidRPr="00C81BAD">
        <w:rPr>
          <w:rFonts w:hAnsi="宋体" w:cs="宋体" w:hint="eastAsia"/>
        </w:rPr>
        <w:t xml:space="preserve">              for (l=0;l&lt;n&amp;&amp;last;l++)</w:t>
      </w:r>
    </w:p>
    <w:p w:rsidR="005F1F37" w:rsidRPr="00C81BAD" w:rsidRDefault="005F1F37" w:rsidP="005F1F37">
      <w:pPr>
        <w:pStyle w:val="ad"/>
        <w:rPr>
          <w:rFonts w:hAnsi="宋体" w:cs="宋体"/>
        </w:rPr>
      </w:pPr>
      <w:r w:rsidRPr="00C81BAD">
        <w:rPr>
          <w:rFonts w:hAnsi="宋体" w:cs="宋体" w:hint="eastAsia"/>
        </w:rPr>
        <w:t xml:space="preserve">                     if (m0[k][l]){</w:t>
      </w:r>
    </w:p>
    <w:p w:rsidR="005F1F37" w:rsidRPr="00C81BAD" w:rsidRDefault="005F1F37" w:rsidP="005F1F37">
      <w:pPr>
        <w:pStyle w:val="ad"/>
        <w:rPr>
          <w:rFonts w:hAnsi="宋体" w:cs="宋体"/>
        </w:rPr>
      </w:pPr>
      <w:r w:rsidRPr="00C81BAD">
        <w:rPr>
          <w:rFonts w:hAnsi="宋体" w:cs="宋体" w:hint="eastAsia"/>
        </w:rPr>
        <w:t xml:space="preserve">                            for (i=0;i&lt;n+n;i++)</w:t>
      </w:r>
    </w:p>
    <w:p w:rsidR="005F1F37" w:rsidRPr="00C81BAD" w:rsidRDefault="005F1F37" w:rsidP="005F1F37">
      <w:pPr>
        <w:pStyle w:val="ad"/>
        <w:rPr>
          <w:rFonts w:hAnsi="宋体" w:cs="宋体"/>
          <w:lang w:val="pt-BR"/>
        </w:rPr>
      </w:pPr>
      <w:r w:rsidRPr="00C81BAD">
        <w:rPr>
          <w:rFonts w:hAnsi="宋体" w:cs="宋体" w:hint="eastAsia"/>
          <w:lang w:val="pt-BR"/>
        </w:rPr>
        <w:t xml:space="preserve">                                   for (j=0;j&lt;n+n;j++)</w:t>
      </w:r>
    </w:p>
    <w:p w:rsidR="005F1F37" w:rsidRPr="00C81BAD" w:rsidRDefault="005F1F37" w:rsidP="005F1F37">
      <w:pPr>
        <w:pStyle w:val="ad"/>
        <w:rPr>
          <w:rFonts w:hAnsi="宋体" w:cs="宋体"/>
          <w:lang w:val="pt-BR"/>
        </w:rPr>
      </w:pPr>
      <w:r w:rsidRPr="00C81BAD">
        <w:rPr>
          <w:rFonts w:hAnsi="宋体" w:cs="宋体" w:hint="eastAsia"/>
          <w:lang w:val="pt-BR"/>
        </w:rPr>
        <w:t xml:space="preserve">                                          m[i][j]=m0[i][j];</w:t>
      </w:r>
    </w:p>
    <w:p w:rsidR="005F1F37" w:rsidRPr="00C81BAD" w:rsidRDefault="005F1F37" w:rsidP="005F1F37">
      <w:pPr>
        <w:pStyle w:val="ad"/>
        <w:rPr>
          <w:rFonts w:hAnsi="宋体" w:cs="宋体"/>
        </w:rPr>
      </w:pPr>
      <w:r w:rsidRPr="00C81BAD">
        <w:rPr>
          <w:rFonts w:hAnsi="宋体" w:cs="宋体" w:hint="eastAsia"/>
        </w:rPr>
        <w:t xml:space="preserve">                            m[k][l]=0;</w:t>
      </w:r>
    </w:p>
    <w:p w:rsidR="005F1F37" w:rsidRPr="00C81BAD" w:rsidRDefault="005F1F37" w:rsidP="005F1F37">
      <w:pPr>
        <w:pStyle w:val="ad"/>
        <w:rPr>
          <w:rFonts w:hAnsi="宋体" w:cs="宋体"/>
        </w:rPr>
      </w:pPr>
      <w:r w:rsidRPr="00C81BAD">
        <w:rPr>
          <w:rFonts w:hAnsi="宋体" w:cs="宋体" w:hint="eastAsia"/>
        </w:rPr>
        <w:t xml:space="preserve">                            if (max_flow(n,m,source,sink)&lt;last){</w:t>
      </w:r>
    </w:p>
    <w:p w:rsidR="005F1F37" w:rsidRPr="00C81BAD" w:rsidRDefault="005F1F37" w:rsidP="005F1F37">
      <w:pPr>
        <w:pStyle w:val="ad"/>
        <w:rPr>
          <w:rFonts w:hAnsi="宋体" w:cs="宋体"/>
        </w:rPr>
      </w:pPr>
      <w:r w:rsidRPr="00C81BAD">
        <w:rPr>
          <w:rFonts w:hAnsi="宋体" w:cs="宋体" w:hint="eastAsia"/>
        </w:rPr>
        <w:t xml:space="preserve">                                   set[ret][0]=k;</w:t>
      </w:r>
    </w:p>
    <w:p w:rsidR="005F1F37" w:rsidRPr="00C81BAD" w:rsidRDefault="005F1F37" w:rsidP="005F1F37">
      <w:pPr>
        <w:pStyle w:val="ad"/>
        <w:rPr>
          <w:rFonts w:hAnsi="宋体" w:cs="宋体"/>
        </w:rPr>
      </w:pPr>
      <w:r w:rsidRPr="00C81BAD">
        <w:rPr>
          <w:rFonts w:hAnsi="宋体" w:cs="宋体" w:hint="eastAsia"/>
        </w:rPr>
        <w:t xml:space="preserve">                                   set[ret++][1]=l;</w:t>
      </w:r>
    </w:p>
    <w:p w:rsidR="005F1F37" w:rsidRPr="00C81BAD" w:rsidRDefault="005F1F37" w:rsidP="005F1F37">
      <w:pPr>
        <w:pStyle w:val="ad"/>
        <w:rPr>
          <w:rFonts w:hAnsi="宋体" w:cs="宋体"/>
        </w:rPr>
      </w:pPr>
      <w:r w:rsidRPr="00C81BAD">
        <w:rPr>
          <w:rFonts w:hAnsi="宋体" w:cs="宋体" w:hint="eastAsia"/>
        </w:rPr>
        <w:t xml:space="preserve">                                   m0[k][l]=0;</w:t>
      </w:r>
    </w:p>
    <w:p w:rsidR="005F1F37" w:rsidRPr="00C81BAD" w:rsidRDefault="005F1F37" w:rsidP="005F1F37">
      <w:pPr>
        <w:pStyle w:val="ad"/>
        <w:rPr>
          <w:rFonts w:hAnsi="宋体" w:cs="宋体"/>
        </w:rPr>
      </w:pPr>
      <w:r w:rsidRPr="00C81BAD">
        <w:rPr>
          <w:rFonts w:hAnsi="宋体" w:cs="宋体" w:hint="eastAsia"/>
        </w:rPr>
        <w:t xml:space="preserve">                                   last--;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lastRenderedPageBreak/>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73" w:name="_Toc523521455"/>
      <w:r w:rsidRPr="00C81BAD">
        <w:rPr>
          <w:rFonts w:hAnsi="宋体" w:cs="宋体" w:hint="eastAsia"/>
          <w:b/>
        </w:rPr>
        <w:t>10.8 最小点割集</w:t>
      </w:r>
      <w:bookmarkEnd w:id="373"/>
    </w:p>
    <w:p w:rsidR="005F1F37" w:rsidRPr="00C81BAD" w:rsidRDefault="005F1F37" w:rsidP="005F1F37">
      <w:pPr>
        <w:pStyle w:val="ad"/>
        <w:rPr>
          <w:rFonts w:hAnsi="宋体" w:cs="宋体"/>
        </w:rPr>
      </w:pPr>
      <w:r w:rsidRPr="00C81BAD">
        <w:rPr>
          <w:rFonts w:hAnsi="宋体" w:cs="宋体" w:hint="eastAsia"/>
        </w:rPr>
        <w:t>//最小顶点割集</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int max_flow(int n,int mat[][MAXN],int source,int sink){</w:t>
      </w:r>
    </w:p>
    <w:p w:rsidR="005F1F37" w:rsidRPr="00C81BAD" w:rsidRDefault="005F1F37" w:rsidP="005F1F37">
      <w:pPr>
        <w:pStyle w:val="ad"/>
        <w:rPr>
          <w:rFonts w:hAnsi="宋体" w:cs="宋体"/>
        </w:rPr>
      </w:pPr>
      <w:r w:rsidRPr="00C81BAD">
        <w:rPr>
          <w:rFonts w:hAnsi="宋体" w:cs="宋体" w:hint="eastAsia"/>
        </w:rPr>
        <w:t xml:space="preserve">       int v[MAXN],c[MAXN],p[MAXN],ret=0,i,j;</w:t>
      </w:r>
    </w:p>
    <w:p w:rsidR="005F1F37" w:rsidRPr="00C81BAD" w:rsidRDefault="005F1F37" w:rsidP="005F1F37">
      <w:pPr>
        <w:pStyle w:val="ad"/>
        <w:rPr>
          <w:rFonts w:hAnsi="宋体" w:cs="宋体"/>
        </w:rPr>
      </w:pPr>
      <w:r w:rsidRPr="00C81BAD">
        <w:rPr>
          <w:rFonts w:hAnsi="宋体" w:cs="宋体" w:hint="eastAsia"/>
        </w:rPr>
        <w:t xml:space="preserve">       for (;;){</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v[i]=c[i]=0;</w:t>
      </w:r>
    </w:p>
    <w:p w:rsidR="005F1F37" w:rsidRPr="00C81BAD" w:rsidRDefault="005F1F37" w:rsidP="005F1F37">
      <w:pPr>
        <w:pStyle w:val="ad"/>
        <w:rPr>
          <w:rFonts w:hAnsi="宋体" w:cs="宋体"/>
        </w:rPr>
      </w:pPr>
      <w:r w:rsidRPr="00C81BAD">
        <w:rPr>
          <w:rFonts w:hAnsi="宋体" w:cs="宋体" w:hint="eastAsia"/>
        </w:rPr>
        <w:t xml:space="preserve">              for (c[source]=inf;;){</w:t>
      </w:r>
    </w:p>
    <w:p w:rsidR="005F1F37" w:rsidRPr="00C81BAD" w:rsidRDefault="005F1F37" w:rsidP="005F1F37">
      <w:pPr>
        <w:pStyle w:val="ad"/>
        <w:rPr>
          <w:rFonts w:hAnsi="宋体" w:cs="宋体"/>
        </w:rPr>
      </w:pPr>
      <w:r w:rsidRPr="00C81BAD">
        <w:rPr>
          <w:rFonts w:hAnsi="宋体" w:cs="宋体" w:hint="eastAsia"/>
        </w:rPr>
        <w:t xml:space="preserve">                     for (j=-1,i=0;i&lt;n;i++)</w:t>
      </w:r>
    </w:p>
    <w:p w:rsidR="005F1F37" w:rsidRPr="00C81BAD" w:rsidRDefault="005F1F37" w:rsidP="005F1F37">
      <w:pPr>
        <w:pStyle w:val="ad"/>
        <w:rPr>
          <w:rFonts w:hAnsi="宋体" w:cs="宋体"/>
        </w:rPr>
      </w:pPr>
      <w:r w:rsidRPr="00C81BAD">
        <w:rPr>
          <w:rFonts w:hAnsi="宋体" w:cs="宋体" w:hint="eastAsia"/>
        </w:rPr>
        <w:t xml:space="preserve">                            if (!v[i]&amp;&amp;c[i]&amp;&amp;(j==-1||c[i]&gt;c[j]))</w:t>
      </w:r>
    </w:p>
    <w:p w:rsidR="005F1F37" w:rsidRPr="00C81BAD" w:rsidRDefault="005F1F37" w:rsidP="005F1F37">
      <w:pPr>
        <w:pStyle w:val="ad"/>
        <w:rPr>
          <w:rFonts w:hAnsi="宋体" w:cs="宋体"/>
        </w:rPr>
      </w:pPr>
      <w:r w:rsidRPr="00C81BAD">
        <w:rPr>
          <w:rFonts w:hAnsi="宋体" w:cs="宋体" w:hint="eastAsia"/>
        </w:rPr>
        <w:t xml:space="preserve">                                   j=i;</w:t>
      </w:r>
    </w:p>
    <w:p w:rsidR="005F1F37" w:rsidRPr="00C81BAD" w:rsidRDefault="005F1F37" w:rsidP="005F1F37">
      <w:pPr>
        <w:pStyle w:val="ad"/>
        <w:rPr>
          <w:rFonts w:hAnsi="宋体" w:cs="宋体"/>
        </w:rPr>
      </w:pPr>
      <w:r w:rsidRPr="00C81BAD">
        <w:rPr>
          <w:rFonts w:hAnsi="宋体" w:cs="宋体" w:hint="eastAsia"/>
        </w:rPr>
        <w:t xml:space="preserve">                     if (j&lt;0) return ret;</w:t>
      </w:r>
    </w:p>
    <w:p w:rsidR="005F1F37" w:rsidRPr="00C81BAD" w:rsidRDefault="005F1F37" w:rsidP="005F1F37">
      <w:pPr>
        <w:pStyle w:val="ad"/>
        <w:rPr>
          <w:rFonts w:hAnsi="宋体" w:cs="宋体"/>
        </w:rPr>
      </w:pPr>
      <w:r w:rsidRPr="00C81BAD">
        <w:rPr>
          <w:rFonts w:hAnsi="宋体" w:cs="宋体" w:hint="eastAsia"/>
        </w:rPr>
        <w:t xml:space="preserve">                     if (j==sink) break;</w:t>
      </w:r>
    </w:p>
    <w:p w:rsidR="005F1F37" w:rsidRPr="00C81BAD" w:rsidRDefault="005F1F37" w:rsidP="005F1F37">
      <w:pPr>
        <w:pStyle w:val="ad"/>
        <w:rPr>
          <w:rFonts w:hAnsi="宋体" w:cs="宋体"/>
        </w:rPr>
      </w:pPr>
      <w:r w:rsidRPr="00C81BAD">
        <w:rPr>
          <w:rFonts w:hAnsi="宋体" w:cs="宋体" w:hint="eastAsia"/>
        </w:rPr>
        <w:t xml:space="preserve">                     for (v[j]=1,i=0;i&lt;n;i++)</w:t>
      </w:r>
    </w:p>
    <w:p w:rsidR="005F1F37" w:rsidRPr="00C81BAD" w:rsidRDefault="005F1F37" w:rsidP="005F1F37">
      <w:pPr>
        <w:pStyle w:val="ad"/>
        <w:rPr>
          <w:rFonts w:hAnsi="宋体" w:cs="宋体"/>
        </w:rPr>
      </w:pPr>
      <w:r w:rsidRPr="00C81BAD">
        <w:rPr>
          <w:rFonts w:hAnsi="宋体" w:cs="宋体" w:hint="eastAsia"/>
        </w:rPr>
        <w:t xml:space="preserve">                            if (mat[j][i]&gt;c[i]&amp;&amp;c[j]&gt;c[i])</w:t>
      </w:r>
    </w:p>
    <w:p w:rsidR="005F1F37" w:rsidRPr="00C81BAD" w:rsidRDefault="005F1F37" w:rsidP="005F1F37">
      <w:pPr>
        <w:pStyle w:val="ad"/>
        <w:rPr>
          <w:rFonts w:hAnsi="宋体" w:cs="宋体"/>
        </w:rPr>
      </w:pPr>
      <w:r w:rsidRPr="00C81BAD">
        <w:rPr>
          <w:rFonts w:hAnsi="宋体" w:cs="宋体" w:hint="eastAsia"/>
        </w:rPr>
        <w:t xml:space="preserve">                                  c[i]=mat[j][i]&lt;c[j]?mat[j][i]:c[j],p[i]=j;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(ret+=j=c[i=sink];i!=source;i=p[i])</w:t>
      </w:r>
    </w:p>
    <w:p w:rsidR="005F1F37" w:rsidRPr="00C81BAD" w:rsidRDefault="005F1F37" w:rsidP="005F1F37">
      <w:pPr>
        <w:pStyle w:val="ad"/>
        <w:rPr>
          <w:rFonts w:hAnsi="宋体" w:cs="宋体"/>
        </w:rPr>
      </w:pPr>
      <w:r w:rsidRPr="00C81BAD">
        <w:rPr>
          <w:rFonts w:hAnsi="宋体" w:cs="宋体" w:hint="eastAsia"/>
        </w:rPr>
        <w:t xml:space="preserve">                     mat[p[i]][i]-=j,mat[i][p[i]]+=j;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min_vertex_cut(int n,int mat[][MAXN],int source,int sink,int* set){</w:t>
      </w:r>
    </w:p>
    <w:p w:rsidR="005F1F37" w:rsidRPr="00C81BAD" w:rsidRDefault="005F1F37" w:rsidP="005F1F37">
      <w:pPr>
        <w:pStyle w:val="ad"/>
        <w:rPr>
          <w:rFonts w:hAnsi="宋体" w:cs="宋体"/>
        </w:rPr>
      </w:pPr>
      <w:r w:rsidRPr="00C81BAD">
        <w:rPr>
          <w:rFonts w:hAnsi="宋体" w:cs="宋体" w:hint="eastAsia"/>
        </w:rPr>
        <w:t xml:space="preserve">       int m0[MAXN][MAXN],m[MAXN][MAXN],i,j,k,ret=0,last;</w:t>
      </w:r>
    </w:p>
    <w:p w:rsidR="005F1F37" w:rsidRPr="00C81BAD" w:rsidRDefault="005F1F37" w:rsidP="005F1F37">
      <w:pPr>
        <w:pStyle w:val="ad"/>
        <w:rPr>
          <w:rFonts w:hAnsi="宋体" w:cs="宋体"/>
        </w:rPr>
      </w:pPr>
      <w:r w:rsidRPr="00C81BAD">
        <w:rPr>
          <w:rFonts w:hAnsi="宋体" w:cs="宋体" w:hint="eastAsia"/>
        </w:rPr>
        <w:t xml:space="preserve">       if (source==sink||mat[source][sink])</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 xml:space="preserve">       for (i=0;i&lt;n+n;i++)</w:t>
      </w:r>
    </w:p>
    <w:p w:rsidR="005F1F37" w:rsidRPr="00C81BAD" w:rsidRDefault="005F1F37" w:rsidP="005F1F37">
      <w:pPr>
        <w:pStyle w:val="ad"/>
        <w:rPr>
          <w:rFonts w:hAnsi="宋体" w:cs="宋体"/>
          <w:lang w:val="pt-BR"/>
        </w:rPr>
      </w:pPr>
      <w:r w:rsidRPr="00C81BAD">
        <w:rPr>
          <w:rFonts w:hAnsi="宋体" w:cs="宋体" w:hint="eastAsia"/>
          <w:lang w:val="pt-BR"/>
        </w:rPr>
        <w:t xml:space="preserve">              for (j=0;j&lt;n+n;j++)</w:t>
      </w:r>
    </w:p>
    <w:p w:rsidR="005F1F37" w:rsidRPr="00C81BAD" w:rsidRDefault="005F1F37" w:rsidP="005F1F37">
      <w:pPr>
        <w:pStyle w:val="ad"/>
        <w:rPr>
          <w:rFonts w:hAnsi="宋体" w:cs="宋体"/>
          <w:lang w:val="pt-BR"/>
        </w:rPr>
      </w:pPr>
      <w:r w:rsidRPr="00C81BAD">
        <w:rPr>
          <w:rFonts w:hAnsi="宋体" w:cs="宋体" w:hint="eastAsia"/>
          <w:lang w:val="pt-BR"/>
        </w:rPr>
        <w:t xml:space="preserve">                     m0[i][j]=0;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if (mat[i][j])</w:t>
      </w:r>
    </w:p>
    <w:p w:rsidR="005F1F37" w:rsidRPr="00C81BAD" w:rsidRDefault="005F1F37" w:rsidP="005F1F37">
      <w:pPr>
        <w:pStyle w:val="ad"/>
        <w:rPr>
          <w:rFonts w:hAnsi="宋体" w:cs="宋体"/>
        </w:rPr>
      </w:pPr>
      <w:r w:rsidRPr="00C81BAD">
        <w:rPr>
          <w:rFonts w:hAnsi="宋体" w:cs="宋体" w:hint="eastAsia"/>
        </w:rPr>
        <w:t xml:space="preserve">                            m0[i][n+j]=inf;</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m0[n+i][i]=1;</w:t>
      </w:r>
    </w:p>
    <w:p w:rsidR="005F1F37" w:rsidRPr="00C81BAD" w:rsidRDefault="005F1F37" w:rsidP="005F1F37">
      <w:pPr>
        <w:pStyle w:val="ad"/>
        <w:rPr>
          <w:rFonts w:hAnsi="宋体" w:cs="宋体"/>
        </w:rPr>
      </w:pPr>
      <w:r w:rsidRPr="00C81BAD">
        <w:rPr>
          <w:rFonts w:hAnsi="宋体" w:cs="宋体" w:hint="eastAsia"/>
        </w:rPr>
        <w:t xml:space="preserve">       for (i=0;i&lt;n+n;i++)</w:t>
      </w:r>
    </w:p>
    <w:p w:rsidR="005F1F37" w:rsidRPr="00C81BAD" w:rsidRDefault="005F1F37" w:rsidP="005F1F37">
      <w:pPr>
        <w:pStyle w:val="ad"/>
        <w:rPr>
          <w:rFonts w:hAnsi="宋体" w:cs="宋体"/>
          <w:lang w:val="pt-BR"/>
        </w:rPr>
      </w:pPr>
      <w:r w:rsidRPr="00C81BAD">
        <w:rPr>
          <w:rFonts w:hAnsi="宋体" w:cs="宋体" w:hint="eastAsia"/>
          <w:lang w:val="pt-BR"/>
        </w:rPr>
        <w:t xml:space="preserve">              for (j=0;j&lt;n+n;j++)</w:t>
      </w:r>
    </w:p>
    <w:p w:rsidR="005F1F37" w:rsidRPr="00C81BAD" w:rsidRDefault="005F1F37" w:rsidP="005F1F37">
      <w:pPr>
        <w:pStyle w:val="ad"/>
        <w:rPr>
          <w:rFonts w:hAnsi="宋体" w:cs="宋体"/>
          <w:lang w:val="pt-BR"/>
        </w:rPr>
      </w:pPr>
      <w:r w:rsidRPr="00C81BAD">
        <w:rPr>
          <w:rFonts w:hAnsi="宋体" w:cs="宋体" w:hint="eastAsia"/>
          <w:lang w:val="pt-BR"/>
        </w:rPr>
        <w:t xml:space="preserve">                     m[i][j]=m0[i][j];</w:t>
      </w:r>
    </w:p>
    <w:p w:rsidR="005F1F37" w:rsidRPr="00C81BAD" w:rsidRDefault="005F1F37" w:rsidP="005F1F37">
      <w:pPr>
        <w:pStyle w:val="ad"/>
        <w:rPr>
          <w:rFonts w:hAnsi="宋体" w:cs="宋体"/>
        </w:rPr>
      </w:pPr>
      <w:r w:rsidRPr="00C81BAD">
        <w:rPr>
          <w:rFonts w:hAnsi="宋体" w:cs="宋体" w:hint="eastAsia"/>
        </w:rPr>
        <w:t xml:space="preserve">       last=max_flow(n+n,m,source,n+sink);</w:t>
      </w:r>
    </w:p>
    <w:p w:rsidR="005F1F37" w:rsidRPr="00C81BAD" w:rsidRDefault="005F1F37" w:rsidP="005F1F37">
      <w:pPr>
        <w:pStyle w:val="ad"/>
        <w:rPr>
          <w:rFonts w:hAnsi="宋体" w:cs="宋体"/>
        </w:rPr>
      </w:pPr>
      <w:r w:rsidRPr="00C81BAD">
        <w:rPr>
          <w:rFonts w:hAnsi="宋体" w:cs="宋体" w:hint="eastAsia"/>
        </w:rPr>
        <w:t xml:space="preserve">       for (k=0;k&lt;n&amp;&amp;last;k++)</w:t>
      </w:r>
    </w:p>
    <w:p w:rsidR="005F1F37" w:rsidRPr="00C81BAD" w:rsidRDefault="005F1F37" w:rsidP="005F1F37">
      <w:pPr>
        <w:pStyle w:val="ad"/>
        <w:rPr>
          <w:rFonts w:hAnsi="宋体" w:cs="宋体"/>
        </w:rPr>
      </w:pPr>
      <w:r w:rsidRPr="00C81BAD">
        <w:rPr>
          <w:rFonts w:hAnsi="宋体" w:cs="宋体" w:hint="eastAsia"/>
        </w:rPr>
        <w:lastRenderedPageBreak/>
        <w:t xml:space="preserve">              if (k!=source&amp;&amp;k!=sink){</w:t>
      </w:r>
    </w:p>
    <w:p w:rsidR="005F1F37" w:rsidRPr="00C81BAD" w:rsidRDefault="005F1F37" w:rsidP="005F1F37">
      <w:pPr>
        <w:pStyle w:val="ad"/>
        <w:rPr>
          <w:rFonts w:hAnsi="宋体" w:cs="宋体"/>
          <w:lang w:val="pt-BR"/>
        </w:rPr>
      </w:pPr>
      <w:r w:rsidRPr="00C81BAD">
        <w:rPr>
          <w:rFonts w:hAnsi="宋体" w:cs="宋体" w:hint="eastAsia"/>
          <w:lang w:val="pt-BR"/>
        </w:rPr>
        <w:t xml:space="preserve">                     for (i=0;i&lt;n+n;i++)</w:t>
      </w:r>
    </w:p>
    <w:p w:rsidR="005F1F37" w:rsidRPr="00C81BAD" w:rsidRDefault="005F1F37" w:rsidP="005F1F37">
      <w:pPr>
        <w:pStyle w:val="ad"/>
        <w:rPr>
          <w:rFonts w:hAnsi="宋体" w:cs="宋体"/>
          <w:lang w:val="pt-BR"/>
        </w:rPr>
      </w:pPr>
      <w:r w:rsidRPr="00C81BAD">
        <w:rPr>
          <w:rFonts w:hAnsi="宋体" w:cs="宋体" w:hint="eastAsia"/>
          <w:lang w:val="pt-BR"/>
        </w:rPr>
        <w:t xml:space="preserve">                            for (j=0;j&lt;n+n;j++)</w:t>
      </w:r>
    </w:p>
    <w:p w:rsidR="005F1F37" w:rsidRPr="00C81BAD" w:rsidRDefault="005F1F37" w:rsidP="005F1F37">
      <w:pPr>
        <w:pStyle w:val="ad"/>
        <w:rPr>
          <w:rFonts w:hAnsi="宋体" w:cs="宋体"/>
          <w:lang w:val="pt-BR"/>
        </w:rPr>
      </w:pPr>
      <w:r w:rsidRPr="00C81BAD">
        <w:rPr>
          <w:rFonts w:hAnsi="宋体" w:cs="宋体" w:hint="eastAsia"/>
          <w:lang w:val="pt-BR"/>
        </w:rPr>
        <w:t xml:space="preserve">                                   m[i][j]=m0[i][j];</w:t>
      </w:r>
    </w:p>
    <w:p w:rsidR="005F1F37" w:rsidRPr="00C81BAD" w:rsidRDefault="005F1F37" w:rsidP="005F1F37">
      <w:pPr>
        <w:pStyle w:val="ad"/>
        <w:rPr>
          <w:rFonts w:hAnsi="宋体" w:cs="宋体"/>
          <w:lang w:val="pt-BR"/>
        </w:rPr>
      </w:pPr>
      <w:r w:rsidRPr="00C81BAD">
        <w:rPr>
          <w:rFonts w:hAnsi="宋体" w:cs="宋体" w:hint="eastAsia"/>
          <w:lang w:val="pt-BR"/>
        </w:rPr>
        <w:t xml:space="preserve">                     m[n+k][k]=0;</w:t>
      </w:r>
    </w:p>
    <w:p w:rsidR="005F1F37" w:rsidRPr="00C81BAD" w:rsidRDefault="005F1F37" w:rsidP="005F1F37">
      <w:pPr>
        <w:pStyle w:val="ad"/>
        <w:rPr>
          <w:rFonts w:hAnsi="宋体" w:cs="宋体"/>
        </w:rPr>
      </w:pPr>
      <w:r w:rsidRPr="00C81BAD">
        <w:rPr>
          <w:rFonts w:hAnsi="宋体" w:cs="宋体" w:hint="eastAsia"/>
        </w:rPr>
        <w:t xml:space="preserve">                     if (max_flow(n+n,m,source,n+sink)&lt;last){</w:t>
      </w:r>
    </w:p>
    <w:p w:rsidR="005F1F37" w:rsidRPr="00C81BAD" w:rsidRDefault="005F1F37" w:rsidP="005F1F37">
      <w:pPr>
        <w:pStyle w:val="ad"/>
        <w:rPr>
          <w:rFonts w:hAnsi="宋体" w:cs="宋体"/>
        </w:rPr>
      </w:pPr>
      <w:r w:rsidRPr="00C81BAD">
        <w:rPr>
          <w:rFonts w:hAnsi="宋体" w:cs="宋体" w:hint="eastAsia"/>
        </w:rPr>
        <w:t xml:space="preserve">                            set[ret++]=k;</w:t>
      </w:r>
    </w:p>
    <w:p w:rsidR="005F1F37" w:rsidRPr="00C81BAD" w:rsidRDefault="005F1F37" w:rsidP="005F1F37">
      <w:pPr>
        <w:pStyle w:val="ad"/>
        <w:rPr>
          <w:rFonts w:hAnsi="宋体" w:cs="宋体"/>
        </w:rPr>
      </w:pPr>
      <w:r w:rsidRPr="00C81BAD">
        <w:rPr>
          <w:rFonts w:hAnsi="宋体" w:cs="宋体" w:hint="eastAsia"/>
        </w:rPr>
        <w:t xml:space="preserve">                            m0[n+k][k]=0;</w:t>
      </w:r>
    </w:p>
    <w:p w:rsidR="005F1F37" w:rsidRPr="00C81BAD" w:rsidRDefault="005F1F37" w:rsidP="005F1F37">
      <w:pPr>
        <w:pStyle w:val="ad"/>
        <w:rPr>
          <w:rFonts w:hAnsi="宋体" w:cs="宋体"/>
        </w:rPr>
      </w:pPr>
      <w:r w:rsidRPr="00C81BAD">
        <w:rPr>
          <w:rFonts w:hAnsi="宋体" w:cs="宋体" w:hint="eastAsia"/>
        </w:rPr>
        <w:t xml:space="preserve">                           last--;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174533">
      <w:pPr>
        <w:pStyle w:val="ad"/>
        <w:outlineLvl w:val="2"/>
        <w:rPr>
          <w:rFonts w:hAnsi="宋体" w:cs="宋体"/>
          <w:b/>
        </w:rPr>
      </w:pPr>
      <w:bookmarkStart w:id="374" w:name="_Toc523521456"/>
      <w:r w:rsidRPr="00C81BAD">
        <w:rPr>
          <w:rFonts w:hAnsi="宋体" w:cs="宋体" w:hint="eastAsia"/>
          <w:b/>
        </w:rPr>
        <w:t>10.9 最小路径覆盖</w:t>
      </w:r>
      <w:bookmarkEnd w:id="374"/>
    </w:p>
    <w:p w:rsidR="005F1F37" w:rsidRPr="00C81BAD" w:rsidRDefault="005F1F37" w:rsidP="005F1F37">
      <w:pPr>
        <w:pStyle w:val="ad"/>
        <w:rPr>
          <w:rFonts w:hAnsi="宋体" w:cs="宋体"/>
        </w:rPr>
      </w:pPr>
      <w:r w:rsidRPr="00C81BAD">
        <w:rPr>
          <w:rFonts w:hAnsi="宋体" w:cs="宋体" w:hint="eastAsia"/>
        </w:rPr>
        <w:t>//最小路径覆盖,O(n^3)</w:t>
      </w:r>
    </w:p>
    <w:p w:rsidR="005F1F37" w:rsidRPr="00C81BAD" w:rsidRDefault="005F1F37" w:rsidP="005F1F37">
      <w:pPr>
        <w:pStyle w:val="ad"/>
        <w:rPr>
          <w:rFonts w:hAnsi="宋体" w:cs="宋体"/>
        </w:rPr>
      </w:pPr>
      <w:r w:rsidRPr="00C81BAD">
        <w:rPr>
          <w:rFonts w:hAnsi="宋体" w:cs="宋体" w:hint="eastAsia"/>
        </w:rPr>
        <w:t>//求解最小的路径覆盖图中所有点,有向图无向图均适用</w:t>
      </w:r>
    </w:p>
    <w:p w:rsidR="005F1F37" w:rsidRPr="00C81BAD" w:rsidRDefault="005F1F37" w:rsidP="005F1F37">
      <w:pPr>
        <w:pStyle w:val="ad"/>
        <w:rPr>
          <w:rFonts w:hAnsi="宋体" w:cs="宋体"/>
        </w:rPr>
      </w:pPr>
      <w:r w:rsidRPr="00C81BAD">
        <w:rPr>
          <w:rFonts w:hAnsi="宋体" w:cs="宋体" w:hint="eastAsia"/>
        </w:rPr>
        <w:t>//注意此问题等价二分图最大匹配,可以用邻接表或正向表减小复杂度</w:t>
      </w:r>
    </w:p>
    <w:p w:rsidR="005F1F37" w:rsidRPr="00C81BAD" w:rsidRDefault="005F1F37" w:rsidP="005F1F37">
      <w:pPr>
        <w:pStyle w:val="ad"/>
        <w:rPr>
          <w:rFonts w:hAnsi="宋体" w:cs="宋体"/>
        </w:rPr>
      </w:pPr>
      <w:r w:rsidRPr="00C81BAD">
        <w:rPr>
          <w:rFonts w:hAnsi="宋体" w:cs="宋体" w:hint="eastAsia"/>
        </w:rPr>
        <w:t>//返回最小路径条数,pre返回前指针(起点-1),next返回后指针(终点-1)</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310</w:t>
      </w:r>
    </w:p>
    <w:p w:rsidR="005F1F37" w:rsidRPr="00C81BAD" w:rsidRDefault="005F1F37" w:rsidP="005F1F37">
      <w:pPr>
        <w:pStyle w:val="ad"/>
        <w:rPr>
          <w:rFonts w:hAnsi="宋体" w:cs="宋体"/>
        </w:rPr>
      </w:pPr>
      <w:r w:rsidRPr="00C81BAD">
        <w:rPr>
          <w:rFonts w:hAnsi="宋体" w:cs="宋体" w:hint="eastAsia"/>
        </w:rPr>
        <w:t>#define _clr(x) memset(x,0xff,sizeof(int)*n)</w:t>
      </w:r>
    </w:p>
    <w:p w:rsidR="005F1F37" w:rsidRPr="00C81BAD" w:rsidRDefault="005F1F37" w:rsidP="005F1F37">
      <w:pPr>
        <w:pStyle w:val="ad"/>
        <w:rPr>
          <w:rFonts w:hAnsi="宋体" w:cs="宋体"/>
        </w:rPr>
      </w:pPr>
      <w:r w:rsidRPr="00C81BAD">
        <w:rPr>
          <w:rFonts w:hAnsi="宋体" w:cs="宋体" w:hint="eastAsia"/>
        </w:rPr>
        <w:t>int hungary(int n,int mat[][MAXN],int* match1,int* match2){</w:t>
      </w:r>
    </w:p>
    <w:p w:rsidR="005F1F37" w:rsidRPr="00C81BAD" w:rsidRDefault="005F1F37" w:rsidP="005F1F37">
      <w:pPr>
        <w:pStyle w:val="ad"/>
        <w:rPr>
          <w:rFonts w:hAnsi="宋体" w:cs="宋体"/>
        </w:rPr>
      </w:pPr>
      <w:r w:rsidRPr="00C81BAD">
        <w:rPr>
          <w:rFonts w:hAnsi="宋体" w:cs="宋体" w:hint="eastAsia"/>
        </w:rPr>
        <w:t xml:space="preserve">       int s[MAXN],t[MAXN],p,q,ret=0,i,j,k;</w:t>
      </w:r>
    </w:p>
    <w:p w:rsidR="005F1F37" w:rsidRPr="00C81BAD" w:rsidRDefault="005F1F37" w:rsidP="005F1F37">
      <w:pPr>
        <w:pStyle w:val="ad"/>
        <w:rPr>
          <w:rFonts w:hAnsi="宋体" w:cs="宋体"/>
        </w:rPr>
      </w:pPr>
      <w:r w:rsidRPr="00C81BAD">
        <w:rPr>
          <w:rFonts w:hAnsi="宋体" w:cs="宋体" w:hint="eastAsia"/>
        </w:rPr>
        <w:t xml:space="preserve">       for (_clr(match1),_clr(match2),i=0;i&lt;n;ret+=(match1[i++]&gt;=0))</w:t>
      </w:r>
    </w:p>
    <w:p w:rsidR="005F1F37" w:rsidRPr="00C81BAD" w:rsidRDefault="005F1F37" w:rsidP="005F1F37">
      <w:pPr>
        <w:pStyle w:val="ad"/>
        <w:rPr>
          <w:rFonts w:hAnsi="宋体" w:cs="宋体"/>
        </w:rPr>
      </w:pPr>
      <w:r w:rsidRPr="00C81BAD">
        <w:rPr>
          <w:rFonts w:hAnsi="宋体" w:cs="宋体" w:hint="eastAsia"/>
        </w:rPr>
        <w:t xml:space="preserve">              for (_clr(t),s[p=q=0]=i;p&lt;=q&amp;&amp;match1[i]&lt;0;p++)</w:t>
      </w:r>
    </w:p>
    <w:p w:rsidR="005F1F37" w:rsidRPr="00C81BAD" w:rsidRDefault="005F1F37" w:rsidP="005F1F37">
      <w:pPr>
        <w:pStyle w:val="ad"/>
        <w:rPr>
          <w:rFonts w:hAnsi="宋体" w:cs="宋体"/>
        </w:rPr>
      </w:pPr>
      <w:r w:rsidRPr="00C81BAD">
        <w:rPr>
          <w:rFonts w:hAnsi="宋体" w:cs="宋体" w:hint="eastAsia"/>
        </w:rPr>
        <w:t xml:space="preserve">                     for (k=s[p],j=0;j&lt;n&amp;&amp;match1[i]&lt;0;j++)</w:t>
      </w:r>
    </w:p>
    <w:p w:rsidR="005F1F37" w:rsidRPr="00C81BAD" w:rsidRDefault="005F1F37" w:rsidP="005F1F37">
      <w:pPr>
        <w:pStyle w:val="ad"/>
        <w:rPr>
          <w:rFonts w:hAnsi="宋体" w:cs="宋体"/>
        </w:rPr>
      </w:pPr>
      <w:r w:rsidRPr="00C81BAD">
        <w:rPr>
          <w:rFonts w:hAnsi="宋体" w:cs="宋体" w:hint="eastAsia"/>
        </w:rPr>
        <w:t xml:space="preserve">                            if (mat[k][j]&amp;&amp;t[j]&lt;0){</w:t>
      </w:r>
    </w:p>
    <w:p w:rsidR="005F1F37" w:rsidRPr="00C81BAD" w:rsidRDefault="005F1F37" w:rsidP="005F1F37">
      <w:pPr>
        <w:pStyle w:val="ad"/>
        <w:rPr>
          <w:rFonts w:hAnsi="宋体" w:cs="宋体"/>
        </w:rPr>
      </w:pPr>
      <w:r w:rsidRPr="00C81BAD">
        <w:rPr>
          <w:rFonts w:hAnsi="宋体" w:cs="宋体" w:hint="eastAsia"/>
        </w:rPr>
        <w:t xml:space="preserve">                                   s[++q]=match2[j],t[j]=k;</w:t>
      </w:r>
    </w:p>
    <w:p w:rsidR="005F1F37" w:rsidRPr="00C81BAD" w:rsidRDefault="005F1F37" w:rsidP="005F1F37">
      <w:pPr>
        <w:pStyle w:val="ad"/>
        <w:rPr>
          <w:rFonts w:hAnsi="宋体" w:cs="宋体"/>
        </w:rPr>
      </w:pPr>
      <w:r w:rsidRPr="00C81BAD">
        <w:rPr>
          <w:rFonts w:hAnsi="宋体" w:cs="宋体" w:hint="eastAsia"/>
        </w:rPr>
        <w:t xml:space="preserve">                                   if (s[q]&lt;0)</w:t>
      </w:r>
    </w:p>
    <w:p w:rsidR="005F1F37" w:rsidRPr="00C81BAD" w:rsidRDefault="005F1F37" w:rsidP="005F1F37">
      <w:pPr>
        <w:pStyle w:val="ad"/>
        <w:rPr>
          <w:rFonts w:hAnsi="宋体" w:cs="宋体"/>
        </w:rPr>
      </w:pPr>
      <w:r w:rsidRPr="00C81BAD">
        <w:rPr>
          <w:rFonts w:hAnsi="宋体" w:cs="宋体" w:hint="eastAsia"/>
        </w:rPr>
        <w:t xml:space="preserve">                                          for (p=j;p&gt;=0;j=p)</w:t>
      </w:r>
    </w:p>
    <w:p w:rsidR="005F1F37" w:rsidRPr="00C81BAD" w:rsidRDefault="005F1F37" w:rsidP="005F1F37">
      <w:pPr>
        <w:pStyle w:val="ad"/>
        <w:rPr>
          <w:rFonts w:hAnsi="宋体" w:cs="宋体"/>
        </w:rPr>
      </w:pPr>
      <w:r w:rsidRPr="00C81BAD">
        <w:rPr>
          <w:rFonts w:hAnsi="宋体" w:cs="宋体" w:hint="eastAsia"/>
        </w:rPr>
        <w:t xml:space="preserve">                                                 match2[j]=k=t[j],p=match1[k],match1[k]=j;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inline int path_cover(int n,int mat[][MAXN],int* pre,int* next){</w:t>
      </w:r>
    </w:p>
    <w:p w:rsidR="005F1F37" w:rsidRPr="00C81BAD" w:rsidRDefault="005F1F37" w:rsidP="005F1F37">
      <w:pPr>
        <w:pStyle w:val="ad"/>
        <w:rPr>
          <w:rFonts w:hAnsi="宋体" w:cs="宋体"/>
        </w:rPr>
      </w:pPr>
      <w:r w:rsidRPr="00C81BAD">
        <w:rPr>
          <w:rFonts w:hAnsi="宋体" w:cs="宋体" w:hint="eastAsia"/>
        </w:rPr>
        <w:t xml:space="preserve">       return n-hungary(n,mat,next,pre);</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sz w:val="24"/>
          <w:szCs w:val="24"/>
        </w:rPr>
      </w:pPr>
    </w:p>
    <w:p w:rsidR="005F1F37" w:rsidRPr="00C81BAD" w:rsidRDefault="005F1F37" w:rsidP="005F1F37">
      <w:pPr>
        <w:pStyle w:val="ad"/>
        <w:rPr>
          <w:rFonts w:hAnsi="宋体" w:cs="宋体"/>
          <w:b/>
          <w:sz w:val="24"/>
          <w:szCs w:val="24"/>
        </w:rPr>
      </w:pPr>
      <w:r w:rsidRPr="00C81BAD">
        <w:rPr>
          <w:rFonts w:hAnsi="宋体" w:cs="宋体" w:hint="eastAsia"/>
          <w:b/>
          <w:sz w:val="24"/>
          <w:szCs w:val="24"/>
        </w:rPr>
        <w:t>11、  图论—支撑树</w:t>
      </w:r>
    </w:p>
    <w:p w:rsidR="005F1F37" w:rsidRPr="00C81BAD" w:rsidRDefault="005F1F37" w:rsidP="005F1F37">
      <w:pPr>
        <w:pStyle w:val="ad"/>
        <w:rPr>
          <w:rFonts w:hAnsi="宋体" w:cs="宋体"/>
          <w:b/>
        </w:rPr>
      </w:pPr>
      <w:r w:rsidRPr="00C81BAD">
        <w:rPr>
          <w:rFonts w:hAnsi="宋体" w:cs="宋体" w:hint="eastAsia"/>
          <w:b/>
        </w:rPr>
        <w:t>11.1 最小生成树(kruskal邻接表)</w:t>
      </w:r>
    </w:p>
    <w:p w:rsidR="005F1F37" w:rsidRPr="00C81BAD" w:rsidRDefault="005F1F37" w:rsidP="005F1F37">
      <w:pPr>
        <w:pStyle w:val="ad"/>
        <w:rPr>
          <w:rFonts w:hAnsi="宋体" w:cs="宋体"/>
        </w:rPr>
      </w:pPr>
      <w:r w:rsidRPr="00C81BAD">
        <w:rPr>
          <w:rFonts w:hAnsi="宋体" w:cs="宋体" w:hint="eastAsia"/>
        </w:rPr>
        <w:t>//无向图最小生成树,kruskal算法,邻接表形式,复杂度O(mlogm)</w:t>
      </w:r>
    </w:p>
    <w:p w:rsidR="005F1F37" w:rsidRPr="00C81BAD" w:rsidRDefault="005F1F37" w:rsidP="005F1F37">
      <w:pPr>
        <w:pStyle w:val="ad"/>
        <w:rPr>
          <w:rFonts w:hAnsi="宋体" w:cs="宋体"/>
        </w:rPr>
      </w:pPr>
      <w:r w:rsidRPr="00C81BAD">
        <w:rPr>
          <w:rFonts w:hAnsi="宋体" w:cs="宋体" w:hint="eastAsia"/>
        </w:rPr>
        <w:lastRenderedPageBreak/>
        <w:t>//返回最小生成树的长度,传入图的大小n和邻接表list</w:t>
      </w:r>
    </w:p>
    <w:p w:rsidR="005F1F37" w:rsidRPr="00C81BAD" w:rsidRDefault="005F1F37" w:rsidP="005F1F37">
      <w:pPr>
        <w:pStyle w:val="ad"/>
        <w:rPr>
          <w:rFonts w:hAnsi="宋体" w:cs="宋体"/>
        </w:rPr>
      </w:pPr>
      <w:r w:rsidRPr="00C81BAD">
        <w:rPr>
          <w:rFonts w:hAnsi="宋体" w:cs="宋体" w:hint="eastAsia"/>
        </w:rPr>
        <w:t>//可更改边权的类型,edge[][2]返回树的构造,用边集表示</w:t>
      </w:r>
    </w:p>
    <w:p w:rsidR="005F1F37" w:rsidRPr="00C81BAD" w:rsidRDefault="005F1F37" w:rsidP="005F1F37">
      <w:pPr>
        <w:pStyle w:val="ad"/>
        <w:rPr>
          <w:rFonts w:hAnsi="宋体" w:cs="宋体"/>
        </w:rPr>
      </w:pPr>
      <w:r w:rsidRPr="00C81BAD">
        <w:rPr>
          <w:rFonts w:hAnsi="宋体" w:cs="宋体" w:hint="eastAsia"/>
        </w:rPr>
        <w:t>//如果图不连通,则对各连通分支构造最小生成树,返回总长度</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double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from,to;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 xml:space="preserve">       edge_t* next;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_ufind_run(x) for(;p[t=x];x=p[x],p[t]=(p[x]?p[x]:x))</w:t>
      </w:r>
    </w:p>
    <w:p w:rsidR="005F1F37" w:rsidRPr="00C81BAD" w:rsidRDefault="005F1F37" w:rsidP="005F1F37">
      <w:pPr>
        <w:pStyle w:val="ad"/>
        <w:rPr>
          <w:rFonts w:hAnsi="宋体" w:cs="宋体"/>
        </w:rPr>
      </w:pPr>
      <w:r w:rsidRPr="00C81BAD">
        <w:rPr>
          <w:rFonts w:hAnsi="宋体" w:cs="宋体" w:hint="eastAsia"/>
        </w:rPr>
        <w:t>#define _run_both _ufind_run(i);_ufind_run(j)</w:t>
      </w:r>
    </w:p>
    <w:p w:rsidR="005F1F37" w:rsidRPr="00C81BAD" w:rsidRDefault="005F1F37" w:rsidP="005F1F37">
      <w:pPr>
        <w:pStyle w:val="ad"/>
        <w:rPr>
          <w:rFonts w:hAnsi="宋体" w:cs="宋体"/>
        </w:rPr>
      </w:pPr>
      <w:r w:rsidRPr="00C81BAD">
        <w:rPr>
          <w:rFonts w:hAnsi="宋体" w:cs="宋体" w:hint="eastAsia"/>
        </w:rPr>
        <w:t>struct ufind{</w:t>
      </w:r>
    </w:p>
    <w:p w:rsidR="005F1F37" w:rsidRPr="00C81BAD" w:rsidRDefault="005F1F37" w:rsidP="005F1F37">
      <w:pPr>
        <w:pStyle w:val="ad"/>
        <w:rPr>
          <w:rFonts w:hAnsi="宋体" w:cs="宋体"/>
        </w:rPr>
      </w:pPr>
      <w:r w:rsidRPr="00C81BAD">
        <w:rPr>
          <w:rFonts w:hAnsi="宋体" w:cs="宋体" w:hint="eastAsia"/>
        </w:rPr>
        <w:t xml:space="preserve">       int p[MAXN],t;</w:t>
      </w:r>
    </w:p>
    <w:p w:rsidR="005F1F37" w:rsidRPr="00C81BAD" w:rsidRDefault="005F1F37" w:rsidP="005F1F37">
      <w:pPr>
        <w:pStyle w:val="ad"/>
        <w:rPr>
          <w:rFonts w:hAnsi="宋体" w:cs="宋体"/>
        </w:rPr>
      </w:pPr>
      <w:r w:rsidRPr="00C81BAD">
        <w:rPr>
          <w:rFonts w:hAnsi="宋体" w:cs="宋体" w:hint="eastAsia"/>
        </w:rPr>
        <w:t xml:space="preserve">       void init(){memset(p,0,sizeof(p));}</w:t>
      </w:r>
    </w:p>
    <w:p w:rsidR="005F1F37" w:rsidRPr="00C81BAD" w:rsidRDefault="005F1F37" w:rsidP="005F1F37">
      <w:pPr>
        <w:pStyle w:val="ad"/>
        <w:rPr>
          <w:rFonts w:hAnsi="宋体" w:cs="宋体"/>
        </w:rPr>
      </w:pPr>
      <w:r w:rsidRPr="00C81BAD">
        <w:rPr>
          <w:rFonts w:hAnsi="宋体" w:cs="宋体" w:hint="eastAsia"/>
        </w:rPr>
        <w:t xml:space="preserve">       void set_friend(int i,int j){_run_both;p[i]=(i==j?0:j);}</w:t>
      </w:r>
    </w:p>
    <w:p w:rsidR="005F1F37" w:rsidRPr="00C81BAD" w:rsidRDefault="005F1F37" w:rsidP="005F1F37">
      <w:pPr>
        <w:pStyle w:val="ad"/>
        <w:rPr>
          <w:rFonts w:hAnsi="宋体" w:cs="宋体"/>
        </w:rPr>
      </w:pPr>
      <w:r w:rsidRPr="00C81BAD">
        <w:rPr>
          <w:rFonts w:hAnsi="宋体" w:cs="宋体" w:hint="eastAsia"/>
        </w:rPr>
        <w:t xml:space="preserve">       int is_friend(int i,int j){_run_both;return i==j&amp;&amp;i;}</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((a).len&lt;(b).len)</w:t>
      </w:r>
    </w:p>
    <w:p w:rsidR="005F1F37" w:rsidRPr="00C81BAD" w:rsidRDefault="005F1F37" w:rsidP="005F1F37">
      <w:pPr>
        <w:pStyle w:val="ad"/>
        <w:rPr>
          <w:rFonts w:hAnsi="宋体" w:cs="宋体"/>
        </w:rPr>
      </w:pPr>
      <w:r w:rsidRPr="00C81BAD">
        <w:rPr>
          <w:rFonts w:hAnsi="宋体" w:cs="宋体" w:hint="eastAsia"/>
        </w:rPr>
        <w:t>struct heap_t{int a,b;elem_t len;};</w:t>
      </w:r>
    </w:p>
    <w:p w:rsidR="005F1F37" w:rsidRPr="00C81BAD" w:rsidRDefault="005F1F37" w:rsidP="005F1F37">
      <w:pPr>
        <w:pStyle w:val="ad"/>
        <w:rPr>
          <w:rFonts w:hAnsi="宋体" w:cs="宋体"/>
        </w:rPr>
      </w:pPr>
      <w:r w:rsidRPr="00C81BAD">
        <w:rPr>
          <w:rFonts w:hAnsi="宋体" w:cs="宋体" w:hint="eastAsia"/>
        </w:rPr>
        <w:t>struct minheap{</w:t>
      </w:r>
    </w:p>
    <w:p w:rsidR="005F1F37" w:rsidRPr="00C81BAD" w:rsidRDefault="005F1F37" w:rsidP="005F1F37">
      <w:pPr>
        <w:pStyle w:val="ad"/>
        <w:rPr>
          <w:rFonts w:hAnsi="宋体" w:cs="宋体"/>
        </w:rPr>
      </w:pPr>
      <w:r w:rsidRPr="00C81BAD">
        <w:rPr>
          <w:rFonts w:hAnsi="宋体" w:cs="宋体" w:hint="eastAsia"/>
        </w:rPr>
        <w:t xml:space="preserve">       heap_t h[MAXN*MAXN];</w:t>
      </w:r>
    </w:p>
    <w:p w:rsidR="005F1F37" w:rsidRPr="00C81BAD" w:rsidRDefault="005F1F37" w:rsidP="005F1F37">
      <w:pPr>
        <w:pStyle w:val="ad"/>
        <w:rPr>
          <w:rFonts w:hAnsi="宋体" w:cs="宋体"/>
        </w:rPr>
      </w:pPr>
      <w:r w:rsidRPr="00C81BAD">
        <w:rPr>
          <w:rFonts w:hAnsi="宋体" w:cs="宋体" w:hint="eastAsia"/>
        </w:rPr>
        <w:t xml:space="preserve">       int 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ins(heap_t e){</w:t>
      </w:r>
    </w:p>
    <w:p w:rsidR="005F1F37" w:rsidRPr="00C81BAD" w:rsidRDefault="005F1F37" w:rsidP="005F1F37">
      <w:pPr>
        <w:pStyle w:val="ad"/>
        <w:rPr>
          <w:rFonts w:hAnsi="宋体" w:cs="宋体"/>
          <w:lang w:val="pt-BR"/>
        </w:rPr>
      </w:pPr>
      <w:r w:rsidRPr="00C81BAD">
        <w:rPr>
          <w:rFonts w:hAnsi="宋体" w:cs="宋体" w:hint="eastAsia"/>
          <w:lang w:val="pt-BR"/>
        </w:rPr>
        <w:t xml:space="preserve">              for (p=++n;p&gt;1&amp;&amp;_cp(e,h[p&gt;&gt;1]);h[p]=h[p&gt;&gt;1],p&gt;&gt;=1);</w:t>
      </w:r>
    </w:p>
    <w:p w:rsidR="005F1F37" w:rsidRPr="00C81BAD" w:rsidRDefault="005F1F37" w:rsidP="005F1F37">
      <w:pPr>
        <w:pStyle w:val="ad"/>
        <w:rPr>
          <w:rFonts w:hAnsi="宋体" w:cs="宋体"/>
        </w:rPr>
      </w:pPr>
      <w:r w:rsidRPr="00C81BAD">
        <w:rPr>
          <w:rFonts w:hAnsi="宋体" w:cs="宋体" w:hint="eastAsia"/>
        </w:rPr>
        <w:t xml:space="preserve">              h[p]=e;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del(heap_t&amp; e){</w:t>
      </w:r>
    </w:p>
    <w:p w:rsidR="005F1F37" w:rsidRPr="00C81BAD" w:rsidRDefault="005F1F37" w:rsidP="005F1F37">
      <w:pPr>
        <w:pStyle w:val="ad"/>
        <w:rPr>
          <w:rFonts w:hAnsi="宋体" w:cs="宋体"/>
        </w:rPr>
      </w:pPr>
      <w:r w:rsidRPr="00C81BAD">
        <w:rPr>
          <w:rFonts w:hAnsi="宋体" w:cs="宋体" w:hint="eastAsia"/>
        </w:rPr>
        <w:t xml:space="preserve">              if (!n) return 0;</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h[p]=h[n--];return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kruskal(int n,edge_t* list[],int edge[][2]){</w:t>
      </w:r>
    </w:p>
    <w:p w:rsidR="005F1F37" w:rsidRPr="00C81BAD" w:rsidRDefault="005F1F37" w:rsidP="005F1F37">
      <w:pPr>
        <w:pStyle w:val="ad"/>
        <w:rPr>
          <w:rFonts w:hAnsi="宋体" w:cs="宋体"/>
        </w:rPr>
      </w:pPr>
      <w:r w:rsidRPr="00C81BAD">
        <w:rPr>
          <w:rFonts w:hAnsi="宋体" w:cs="宋体" w:hint="eastAsia"/>
        </w:rPr>
        <w:t xml:space="preserve">       ufind u;minheap h;</w:t>
      </w:r>
    </w:p>
    <w:p w:rsidR="005F1F37" w:rsidRPr="00C81BAD" w:rsidRDefault="005F1F37" w:rsidP="005F1F37">
      <w:pPr>
        <w:pStyle w:val="ad"/>
        <w:rPr>
          <w:rFonts w:hAnsi="宋体" w:cs="宋体"/>
        </w:rPr>
      </w:pPr>
      <w:r w:rsidRPr="00C81BAD">
        <w:rPr>
          <w:rFonts w:hAnsi="宋体" w:cs="宋体" w:hint="eastAsia"/>
        </w:rPr>
        <w:t xml:space="preserve">       edge_t* t;heap_t e;</w:t>
      </w:r>
    </w:p>
    <w:p w:rsidR="005F1F37" w:rsidRPr="00C81BAD" w:rsidRDefault="005F1F37" w:rsidP="005F1F37">
      <w:pPr>
        <w:pStyle w:val="ad"/>
        <w:rPr>
          <w:rFonts w:hAnsi="宋体" w:cs="宋体"/>
        </w:rPr>
      </w:pPr>
      <w:r w:rsidRPr="00C81BAD">
        <w:rPr>
          <w:rFonts w:hAnsi="宋体" w:cs="宋体" w:hint="eastAsia"/>
        </w:rPr>
        <w:t xml:space="preserve">       elem_t ret=0;int i,m=0;</w:t>
      </w:r>
    </w:p>
    <w:p w:rsidR="005F1F37" w:rsidRPr="00C81BAD" w:rsidRDefault="005F1F37" w:rsidP="005F1F37">
      <w:pPr>
        <w:pStyle w:val="ad"/>
        <w:rPr>
          <w:rFonts w:hAnsi="宋体" w:cs="宋体"/>
        </w:rPr>
      </w:pPr>
      <w:r w:rsidRPr="00C81BAD">
        <w:rPr>
          <w:rFonts w:hAnsi="宋体" w:cs="宋体" w:hint="eastAsia"/>
        </w:rPr>
        <w:lastRenderedPageBreak/>
        <w:t xml:space="preserve">       u.init(),h.init();</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(t=list[i];t;t=t-&gt;next)</w:t>
      </w:r>
    </w:p>
    <w:p w:rsidR="005F1F37" w:rsidRPr="00C81BAD" w:rsidRDefault="005F1F37" w:rsidP="005F1F37">
      <w:pPr>
        <w:pStyle w:val="ad"/>
        <w:rPr>
          <w:rFonts w:hAnsi="宋体" w:cs="宋体"/>
        </w:rPr>
      </w:pPr>
      <w:r w:rsidRPr="00C81BAD">
        <w:rPr>
          <w:rFonts w:hAnsi="宋体" w:cs="宋体" w:hint="eastAsia"/>
        </w:rPr>
        <w:t xml:space="preserve">                     if (i&lt;t-&gt;to)</w:t>
      </w:r>
    </w:p>
    <w:p w:rsidR="005F1F37" w:rsidRPr="00C81BAD" w:rsidRDefault="005F1F37" w:rsidP="005F1F37">
      <w:pPr>
        <w:pStyle w:val="ad"/>
        <w:rPr>
          <w:rFonts w:hAnsi="宋体" w:cs="宋体"/>
        </w:rPr>
      </w:pPr>
      <w:r w:rsidRPr="00C81BAD">
        <w:rPr>
          <w:rFonts w:hAnsi="宋体" w:cs="宋体" w:hint="eastAsia"/>
        </w:rPr>
        <w:t xml:space="preserve">                            e.a=i,e.b=t-&gt;to,e.len=t-&gt;len,h.ins(e);</w:t>
      </w:r>
    </w:p>
    <w:p w:rsidR="005F1F37" w:rsidRPr="00C81BAD" w:rsidRDefault="005F1F37" w:rsidP="005F1F37">
      <w:pPr>
        <w:pStyle w:val="ad"/>
        <w:rPr>
          <w:rFonts w:hAnsi="宋体" w:cs="宋体"/>
          <w:lang w:val="pt-BR"/>
        </w:rPr>
      </w:pPr>
      <w:r w:rsidRPr="00C81BAD">
        <w:rPr>
          <w:rFonts w:hAnsi="宋体" w:cs="宋体" w:hint="eastAsia"/>
          <w:lang w:val="pt-BR"/>
        </w:rPr>
        <w:t xml:space="preserve">       while (m&lt;n-1&amp;&amp;h.del(e))</w:t>
      </w:r>
    </w:p>
    <w:p w:rsidR="005F1F37" w:rsidRPr="00C81BAD" w:rsidRDefault="005F1F37" w:rsidP="005F1F37">
      <w:pPr>
        <w:pStyle w:val="ad"/>
        <w:rPr>
          <w:rFonts w:hAnsi="宋体" w:cs="宋体"/>
        </w:rPr>
      </w:pPr>
      <w:r w:rsidRPr="00C81BAD">
        <w:rPr>
          <w:rFonts w:hAnsi="宋体" w:cs="宋体" w:hint="eastAsia"/>
        </w:rPr>
        <w:t xml:space="preserve">              if (!u.is_friend(e.a+1,e.b+1))</w:t>
      </w:r>
    </w:p>
    <w:p w:rsidR="005F1F37" w:rsidRPr="00C81BAD" w:rsidRDefault="005F1F37" w:rsidP="005F1F37">
      <w:pPr>
        <w:pStyle w:val="ad"/>
        <w:rPr>
          <w:rFonts w:hAnsi="宋体" w:cs="宋体"/>
        </w:rPr>
      </w:pPr>
      <w:r w:rsidRPr="00C81BAD">
        <w:rPr>
          <w:rFonts w:hAnsi="宋体" w:cs="宋体" w:hint="eastAsia"/>
        </w:rPr>
        <w:t xml:space="preserve">                     edge[m][0]=e.a,edge[m][1]=e.b,ret+=e.len,u.set_friend(e.a+1,e.b+1);</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11.2 最小生成树(kruskal正向表)</w:t>
      </w:r>
    </w:p>
    <w:p w:rsidR="005F1F37" w:rsidRPr="00C81BAD" w:rsidRDefault="005F1F37" w:rsidP="005F1F37">
      <w:pPr>
        <w:pStyle w:val="ad"/>
        <w:rPr>
          <w:rFonts w:hAnsi="宋体" w:cs="宋体"/>
        </w:rPr>
      </w:pPr>
      <w:r w:rsidRPr="00C81BAD">
        <w:rPr>
          <w:rFonts w:hAnsi="宋体" w:cs="宋体" w:hint="eastAsia"/>
        </w:rPr>
        <w:t>//无向图最小生成树,kruskal算法,正向表形式,复杂度O(mlogm)</w:t>
      </w:r>
    </w:p>
    <w:p w:rsidR="005F1F37" w:rsidRPr="00C81BAD" w:rsidRDefault="005F1F37" w:rsidP="005F1F37">
      <w:pPr>
        <w:pStyle w:val="ad"/>
        <w:rPr>
          <w:rFonts w:hAnsi="宋体" w:cs="宋体"/>
        </w:rPr>
      </w:pPr>
      <w:r w:rsidRPr="00C81BAD">
        <w:rPr>
          <w:rFonts w:hAnsi="宋体" w:cs="宋体" w:hint="eastAsia"/>
        </w:rPr>
        <w:t>//返回最小生成树的长度,传入图的大小n和正向表list,buf</w:t>
      </w:r>
    </w:p>
    <w:p w:rsidR="005F1F37" w:rsidRPr="00C81BAD" w:rsidRDefault="005F1F37" w:rsidP="005F1F37">
      <w:pPr>
        <w:pStyle w:val="ad"/>
        <w:rPr>
          <w:rFonts w:hAnsi="宋体" w:cs="宋体"/>
        </w:rPr>
      </w:pPr>
      <w:r w:rsidRPr="00C81BAD">
        <w:rPr>
          <w:rFonts w:hAnsi="宋体" w:cs="宋体" w:hint="eastAsia"/>
        </w:rPr>
        <w:t>//可更改边权的类型,edge[][2]返回树的构造,用边集表示</w:t>
      </w:r>
    </w:p>
    <w:p w:rsidR="005F1F37" w:rsidRPr="00C81BAD" w:rsidRDefault="005F1F37" w:rsidP="005F1F37">
      <w:pPr>
        <w:pStyle w:val="ad"/>
        <w:rPr>
          <w:rFonts w:hAnsi="宋体" w:cs="宋体"/>
        </w:rPr>
      </w:pPr>
      <w:r w:rsidRPr="00C81BAD">
        <w:rPr>
          <w:rFonts w:hAnsi="宋体" w:cs="宋体" w:hint="eastAsia"/>
        </w:rPr>
        <w:t>//如果图不连通,则对各连通分支构造最小生成树,返回总长度</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double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_ufind_run(x) for(;p[t=x];x=p[x],p[t]=(p[x]?p[x]:x))</w:t>
      </w:r>
    </w:p>
    <w:p w:rsidR="005F1F37" w:rsidRPr="00C81BAD" w:rsidRDefault="005F1F37" w:rsidP="005F1F37">
      <w:pPr>
        <w:pStyle w:val="ad"/>
        <w:rPr>
          <w:rFonts w:hAnsi="宋体" w:cs="宋体"/>
        </w:rPr>
      </w:pPr>
      <w:r w:rsidRPr="00C81BAD">
        <w:rPr>
          <w:rFonts w:hAnsi="宋体" w:cs="宋体" w:hint="eastAsia"/>
        </w:rPr>
        <w:t>#define _run_both _ufind_run(i);_ufind_run(j)</w:t>
      </w:r>
    </w:p>
    <w:p w:rsidR="005F1F37" w:rsidRPr="00C81BAD" w:rsidRDefault="005F1F37" w:rsidP="005F1F37">
      <w:pPr>
        <w:pStyle w:val="ad"/>
        <w:rPr>
          <w:rFonts w:hAnsi="宋体" w:cs="宋体"/>
        </w:rPr>
      </w:pPr>
      <w:r w:rsidRPr="00C81BAD">
        <w:rPr>
          <w:rFonts w:hAnsi="宋体" w:cs="宋体" w:hint="eastAsia"/>
        </w:rPr>
        <w:t>struct ufind{</w:t>
      </w:r>
    </w:p>
    <w:p w:rsidR="005F1F37" w:rsidRPr="00C81BAD" w:rsidRDefault="005F1F37" w:rsidP="005F1F37">
      <w:pPr>
        <w:pStyle w:val="ad"/>
        <w:rPr>
          <w:rFonts w:hAnsi="宋体" w:cs="宋体"/>
        </w:rPr>
      </w:pPr>
      <w:r w:rsidRPr="00C81BAD">
        <w:rPr>
          <w:rFonts w:hAnsi="宋体" w:cs="宋体" w:hint="eastAsia"/>
        </w:rPr>
        <w:t xml:space="preserve">       int p[MAXN],t;</w:t>
      </w:r>
    </w:p>
    <w:p w:rsidR="005F1F37" w:rsidRPr="00C81BAD" w:rsidRDefault="005F1F37" w:rsidP="005F1F37">
      <w:pPr>
        <w:pStyle w:val="ad"/>
        <w:rPr>
          <w:rFonts w:hAnsi="宋体" w:cs="宋体"/>
        </w:rPr>
      </w:pPr>
      <w:r w:rsidRPr="00C81BAD">
        <w:rPr>
          <w:rFonts w:hAnsi="宋体" w:cs="宋体" w:hint="eastAsia"/>
        </w:rPr>
        <w:t xml:space="preserve">       void init(){memset(p,0,sizeof(p));}</w:t>
      </w:r>
    </w:p>
    <w:p w:rsidR="005F1F37" w:rsidRPr="00C81BAD" w:rsidRDefault="005F1F37" w:rsidP="005F1F37">
      <w:pPr>
        <w:pStyle w:val="ad"/>
        <w:rPr>
          <w:rFonts w:hAnsi="宋体" w:cs="宋体"/>
        </w:rPr>
      </w:pPr>
      <w:r w:rsidRPr="00C81BAD">
        <w:rPr>
          <w:rFonts w:hAnsi="宋体" w:cs="宋体" w:hint="eastAsia"/>
        </w:rPr>
        <w:t xml:space="preserve">       void set_friend(int i,int j){_run_both;p[i]=(i==j?0:j);}</w:t>
      </w:r>
    </w:p>
    <w:p w:rsidR="005F1F37" w:rsidRPr="00C81BAD" w:rsidRDefault="005F1F37" w:rsidP="005F1F37">
      <w:pPr>
        <w:pStyle w:val="ad"/>
        <w:rPr>
          <w:rFonts w:hAnsi="宋体" w:cs="宋体"/>
        </w:rPr>
      </w:pPr>
      <w:r w:rsidRPr="00C81BAD">
        <w:rPr>
          <w:rFonts w:hAnsi="宋体" w:cs="宋体" w:hint="eastAsia"/>
        </w:rPr>
        <w:t xml:space="preserve">       int is_friend(int i,int j){_run_both;return i==j&amp;&amp;i;}</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((a).len&lt;(b).len)</w:t>
      </w:r>
    </w:p>
    <w:p w:rsidR="005F1F37" w:rsidRPr="00C81BAD" w:rsidRDefault="005F1F37" w:rsidP="005F1F37">
      <w:pPr>
        <w:pStyle w:val="ad"/>
        <w:rPr>
          <w:rFonts w:hAnsi="宋体" w:cs="宋体"/>
        </w:rPr>
      </w:pPr>
      <w:r w:rsidRPr="00C81BAD">
        <w:rPr>
          <w:rFonts w:hAnsi="宋体" w:cs="宋体" w:hint="eastAsia"/>
        </w:rPr>
        <w:t>struct heap_t{int a,b;elem_t len;};</w:t>
      </w:r>
    </w:p>
    <w:p w:rsidR="005F1F37" w:rsidRPr="00C81BAD" w:rsidRDefault="005F1F37" w:rsidP="005F1F37">
      <w:pPr>
        <w:pStyle w:val="ad"/>
        <w:rPr>
          <w:rFonts w:hAnsi="宋体" w:cs="宋体"/>
        </w:rPr>
      </w:pPr>
      <w:r w:rsidRPr="00C81BAD">
        <w:rPr>
          <w:rFonts w:hAnsi="宋体" w:cs="宋体" w:hint="eastAsia"/>
        </w:rPr>
        <w:t>struct minheap{</w:t>
      </w:r>
    </w:p>
    <w:p w:rsidR="005F1F37" w:rsidRPr="00C81BAD" w:rsidRDefault="005F1F37" w:rsidP="005F1F37">
      <w:pPr>
        <w:pStyle w:val="ad"/>
        <w:rPr>
          <w:rFonts w:hAnsi="宋体" w:cs="宋体"/>
        </w:rPr>
      </w:pPr>
      <w:r w:rsidRPr="00C81BAD">
        <w:rPr>
          <w:rFonts w:hAnsi="宋体" w:cs="宋体" w:hint="eastAsia"/>
        </w:rPr>
        <w:t xml:space="preserve">       heap_t h[MAXN*MAXN];</w:t>
      </w:r>
    </w:p>
    <w:p w:rsidR="005F1F37" w:rsidRPr="00C81BAD" w:rsidRDefault="005F1F37" w:rsidP="005F1F37">
      <w:pPr>
        <w:pStyle w:val="ad"/>
        <w:rPr>
          <w:rFonts w:hAnsi="宋体" w:cs="宋体"/>
        </w:rPr>
      </w:pPr>
      <w:r w:rsidRPr="00C81BAD">
        <w:rPr>
          <w:rFonts w:hAnsi="宋体" w:cs="宋体" w:hint="eastAsia"/>
        </w:rPr>
        <w:t xml:space="preserve">       int 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ins(heap_t e){</w:t>
      </w:r>
    </w:p>
    <w:p w:rsidR="005F1F37" w:rsidRPr="00C81BAD" w:rsidRDefault="005F1F37" w:rsidP="005F1F37">
      <w:pPr>
        <w:pStyle w:val="ad"/>
        <w:rPr>
          <w:rFonts w:hAnsi="宋体" w:cs="宋体"/>
          <w:lang w:val="pt-BR"/>
        </w:rPr>
      </w:pPr>
      <w:r w:rsidRPr="00C81BAD">
        <w:rPr>
          <w:rFonts w:hAnsi="宋体" w:cs="宋体" w:hint="eastAsia"/>
          <w:lang w:val="pt-BR"/>
        </w:rPr>
        <w:t xml:space="preserve">              for (p=++n;p&gt;1&amp;&amp;_cp(e,h[p&gt;&gt;1]);h[p]=h[p&gt;&gt;1],p&gt;&gt;=1);</w:t>
      </w:r>
    </w:p>
    <w:p w:rsidR="005F1F37" w:rsidRPr="00C81BAD" w:rsidRDefault="005F1F37" w:rsidP="005F1F37">
      <w:pPr>
        <w:pStyle w:val="ad"/>
        <w:rPr>
          <w:rFonts w:hAnsi="宋体" w:cs="宋体"/>
        </w:rPr>
      </w:pPr>
      <w:r w:rsidRPr="00C81BAD">
        <w:rPr>
          <w:rFonts w:hAnsi="宋体" w:cs="宋体" w:hint="eastAsia"/>
        </w:rPr>
        <w:t xml:space="preserve">              h[p]=e;</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 xml:space="preserve">       int del(heap_t&amp; e){</w:t>
      </w:r>
    </w:p>
    <w:p w:rsidR="005F1F37" w:rsidRPr="00C81BAD" w:rsidRDefault="005F1F37" w:rsidP="005F1F37">
      <w:pPr>
        <w:pStyle w:val="ad"/>
        <w:rPr>
          <w:rFonts w:hAnsi="宋体" w:cs="宋体"/>
        </w:rPr>
      </w:pPr>
      <w:r w:rsidRPr="00C81BAD">
        <w:rPr>
          <w:rFonts w:hAnsi="宋体" w:cs="宋体" w:hint="eastAsia"/>
        </w:rPr>
        <w:t xml:space="preserve">              if (!n) return 0;</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h[p]=h[n--];return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kruskal(int n,int* list,edge_t* buf,int edge[][2]){</w:t>
      </w:r>
    </w:p>
    <w:p w:rsidR="005F1F37" w:rsidRPr="00C81BAD" w:rsidRDefault="005F1F37" w:rsidP="005F1F37">
      <w:pPr>
        <w:pStyle w:val="ad"/>
        <w:rPr>
          <w:rFonts w:hAnsi="宋体" w:cs="宋体"/>
        </w:rPr>
      </w:pPr>
      <w:r w:rsidRPr="00C81BAD">
        <w:rPr>
          <w:rFonts w:hAnsi="宋体" w:cs="宋体" w:hint="eastAsia"/>
        </w:rPr>
        <w:t xml:space="preserve">       ufind u;minheap h;</w:t>
      </w:r>
    </w:p>
    <w:p w:rsidR="005F1F37" w:rsidRPr="00C81BAD" w:rsidRDefault="005F1F37" w:rsidP="005F1F37">
      <w:pPr>
        <w:pStyle w:val="ad"/>
        <w:rPr>
          <w:rFonts w:hAnsi="宋体" w:cs="宋体"/>
        </w:rPr>
      </w:pPr>
      <w:r w:rsidRPr="00C81BAD">
        <w:rPr>
          <w:rFonts w:hAnsi="宋体" w:cs="宋体" w:hint="eastAsia"/>
        </w:rPr>
        <w:t xml:space="preserve">       heap_t e;elem_t ret=0;</w:t>
      </w:r>
    </w:p>
    <w:p w:rsidR="005F1F37" w:rsidRPr="00C81BAD" w:rsidRDefault="005F1F37" w:rsidP="005F1F37">
      <w:pPr>
        <w:pStyle w:val="ad"/>
        <w:rPr>
          <w:rFonts w:hAnsi="宋体" w:cs="宋体"/>
        </w:rPr>
      </w:pPr>
      <w:r w:rsidRPr="00C81BAD">
        <w:rPr>
          <w:rFonts w:hAnsi="宋体" w:cs="宋体" w:hint="eastAsia"/>
        </w:rPr>
        <w:t xml:space="preserve">       int i,j,m=0;</w:t>
      </w:r>
    </w:p>
    <w:p w:rsidR="005F1F37" w:rsidRPr="00C81BAD" w:rsidRDefault="005F1F37" w:rsidP="005F1F37">
      <w:pPr>
        <w:pStyle w:val="ad"/>
        <w:rPr>
          <w:rFonts w:hAnsi="宋体" w:cs="宋体"/>
        </w:rPr>
      </w:pPr>
      <w:r w:rsidRPr="00C81BAD">
        <w:rPr>
          <w:rFonts w:hAnsi="宋体" w:cs="宋体" w:hint="eastAsia"/>
        </w:rPr>
        <w:t xml:space="preserve">       u.init(),h.init();</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(j=list[i];j&lt;list[i+1];j++)</w:t>
      </w:r>
    </w:p>
    <w:p w:rsidR="005F1F37" w:rsidRPr="00C81BAD" w:rsidRDefault="005F1F37" w:rsidP="005F1F37">
      <w:pPr>
        <w:pStyle w:val="ad"/>
        <w:rPr>
          <w:rFonts w:hAnsi="宋体" w:cs="宋体"/>
        </w:rPr>
      </w:pPr>
      <w:r w:rsidRPr="00C81BAD">
        <w:rPr>
          <w:rFonts w:hAnsi="宋体" w:cs="宋体" w:hint="eastAsia"/>
        </w:rPr>
        <w:t xml:space="preserve">                     if (i&lt;buf[j].to)</w:t>
      </w:r>
    </w:p>
    <w:p w:rsidR="005F1F37" w:rsidRPr="00C81BAD" w:rsidRDefault="005F1F37" w:rsidP="005F1F37">
      <w:pPr>
        <w:pStyle w:val="ad"/>
        <w:rPr>
          <w:rFonts w:hAnsi="宋体" w:cs="宋体"/>
        </w:rPr>
      </w:pPr>
      <w:r w:rsidRPr="00C81BAD">
        <w:rPr>
          <w:rFonts w:hAnsi="宋体" w:cs="宋体" w:hint="eastAsia"/>
        </w:rPr>
        <w:t xml:space="preserve">                            e.a=i,e.b=buf[j].to,e.len=buf[j].len,h.ins(e);</w:t>
      </w:r>
    </w:p>
    <w:p w:rsidR="005F1F37" w:rsidRPr="00C81BAD" w:rsidRDefault="005F1F37" w:rsidP="005F1F37">
      <w:pPr>
        <w:pStyle w:val="ad"/>
        <w:rPr>
          <w:rFonts w:hAnsi="宋体" w:cs="宋体"/>
          <w:lang w:val="pt-BR"/>
        </w:rPr>
      </w:pPr>
      <w:r w:rsidRPr="00C81BAD">
        <w:rPr>
          <w:rFonts w:hAnsi="宋体" w:cs="宋体" w:hint="eastAsia"/>
          <w:lang w:val="pt-BR"/>
        </w:rPr>
        <w:t xml:space="preserve">       while (m&lt;n-1&amp;&amp;h.del(e))</w:t>
      </w:r>
    </w:p>
    <w:p w:rsidR="005F1F37" w:rsidRPr="00C81BAD" w:rsidRDefault="005F1F37" w:rsidP="005F1F37">
      <w:pPr>
        <w:pStyle w:val="ad"/>
        <w:rPr>
          <w:rFonts w:hAnsi="宋体" w:cs="宋体"/>
        </w:rPr>
      </w:pPr>
      <w:r w:rsidRPr="00C81BAD">
        <w:rPr>
          <w:rFonts w:hAnsi="宋体" w:cs="宋体" w:hint="eastAsia"/>
        </w:rPr>
        <w:t xml:space="preserve">              if (!u.is_friend(e.a+1,e.b+1))</w:t>
      </w:r>
    </w:p>
    <w:p w:rsidR="005F1F37" w:rsidRPr="00C81BAD" w:rsidRDefault="005F1F37" w:rsidP="005F1F37">
      <w:pPr>
        <w:pStyle w:val="ad"/>
        <w:rPr>
          <w:rFonts w:hAnsi="宋体" w:cs="宋体"/>
        </w:rPr>
      </w:pPr>
      <w:r w:rsidRPr="00C81BAD">
        <w:rPr>
          <w:rFonts w:hAnsi="宋体" w:cs="宋体" w:hint="eastAsia"/>
        </w:rPr>
        <w:t xml:space="preserve">                     edge[m][0]=e.a,edge[m][1]=e.b,ret+=e.len,u.set_friend(e.a+1,e.b+1);</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11.3 最小生成树(prim+binary_heap邻接表)</w:t>
      </w:r>
    </w:p>
    <w:p w:rsidR="005F1F37" w:rsidRPr="00C81BAD" w:rsidRDefault="005F1F37" w:rsidP="005F1F37">
      <w:pPr>
        <w:pStyle w:val="ad"/>
        <w:rPr>
          <w:rFonts w:hAnsi="宋体" w:cs="宋体"/>
        </w:rPr>
      </w:pPr>
      <w:r w:rsidRPr="00C81BAD">
        <w:rPr>
          <w:rFonts w:hAnsi="宋体" w:cs="宋体" w:hint="eastAsia"/>
        </w:rPr>
        <w:t>//无向图最小生成树,prim算法+二分堆,邻接表形式,复杂度O(mlogm)</w:t>
      </w:r>
    </w:p>
    <w:p w:rsidR="005F1F37" w:rsidRPr="00C81BAD" w:rsidRDefault="005F1F37" w:rsidP="005F1F37">
      <w:pPr>
        <w:pStyle w:val="ad"/>
        <w:rPr>
          <w:rFonts w:hAnsi="宋体" w:cs="宋体"/>
        </w:rPr>
      </w:pPr>
      <w:r w:rsidRPr="00C81BAD">
        <w:rPr>
          <w:rFonts w:hAnsi="宋体" w:cs="宋体" w:hint="eastAsia"/>
        </w:rPr>
        <w:t>//返回最小生成树的长度,传入图的大小n和邻接表list</w:t>
      </w:r>
    </w:p>
    <w:p w:rsidR="005F1F37" w:rsidRPr="00C81BAD" w:rsidRDefault="005F1F37" w:rsidP="005F1F37">
      <w:pPr>
        <w:pStyle w:val="ad"/>
        <w:rPr>
          <w:rFonts w:hAnsi="宋体" w:cs="宋体"/>
        </w:rPr>
      </w:pPr>
      <w:r w:rsidRPr="00C81BAD">
        <w:rPr>
          <w:rFonts w:hAnsi="宋体" w:cs="宋体" w:hint="eastAsia"/>
        </w:rPr>
        <w:t>//可更改边权的类型,pre[]返回树的构造,用父结点表示,根节点(第一个)pre值为-1</w:t>
      </w:r>
    </w:p>
    <w:p w:rsidR="005F1F37" w:rsidRPr="00C81BAD" w:rsidRDefault="005F1F37" w:rsidP="005F1F37">
      <w:pPr>
        <w:pStyle w:val="ad"/>
        <w:rPr>
          <w:rFonts w:hAnsi="宋体" w:cs="宋体"/>
        </w:rPr>
      </w:pPr>
      <w:r w:rsidRPr="00C81BAD">
        <w:rPr>
          <w:rFonts w:hAnsi="宋体" w:cs="宋体" w:hint="eastAsia"/>
        </w:rPr>
        <w:t>//必须保证图的连通的!</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double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from,to;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 xml:space="preserve">       edge_t* next;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((a).d&lt;(b).d)</w:t>
      </w:r>
    </w:p>
    <w:p w:rsidR="005F1F37" w:rsidRPr="00C81BAD" w:rsidRDefault="005F1F37" w:rsidP="005F1F37">
      <w:pPr>
        <w:pStyle w:val="ad"/>
        <w:rPr>
          <w:rFonts w:hAnsi="宋体" w:cs="宋体"/>
        </w:rPr>
      </w:pPr>
      <w:r w:rsidRPr="00C81BAD">
        <w:rPr>
          <w:rFonts w:hAnsi="宋体" w:cs="宋体" w:hint="eastAsia"/>
        </w:rPr>
        <w:t>struct heap_t{elem_t d;int v;};</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heap_t h[MAXN*MAXN];</w:t>
      </w:r>
    </w:p>
    <w:p w:rsidR="005F1F37" w:rsidRPr="00C81BAD" w:rsidRDefault="005F1F37" w:rsidP="005F1F37">
      <w:pPr>
        <w:pStyle w:val="ad"/>
        <w:rPr>
          <w:rFonts w:hAnsi="宋体" w:cs="宋体"/>
        </w:rPr>
      </w:pPr>
      <w:r w:rsidRPr="00C81BAD">
        <w:rPr>
          <w:rFonts w:hAnsi="宋体" w:cs="宋体" w:hint="eastAsia"/>
        </w:rPr>
        <w:t xml:space="preserve">       int n,p,c;</w:t>
      </w:r>
    </w:p>
    <w:p w:rsidR="005F1F37" w:rsidRPr="00C81BAD" w:rsidRDefault="005F1F37" w:rsidP="005F1F37">
      <w:pPr>
        <w:pStyle w:val="ad"/>
        <w:rPr>
          <w:rFonts w:hAnsi="宋体" w:cs="宋体"/>
        </w:rPr>
      </w:pPr>
      <w:r w:rsidRPr="00C81BAD">
        <w:rPr>
          <w:rFonts w:hAnsi="宋体" w:cs="宋体" w:hint="eastAsia"/>
        </w:rPr>
        <w:lastRenderedPageBreak/>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ins(heap_t e){</w:t>
      </w:r>
    </w:p>
    <w:p w:rsidR="005F1F37" w:rsidRPr="00C81BAD" w:rsidRDefault="005F1F37" w:rsidP="005F1F37">
      <w:pPr>
        <w:pStyle w:val="ad"/>
        <w:rPr>
          <w:rFonts w:hAnsi="宋体" w:cs="宋体"/>
          <w:lang w:val="pt-BR"/>
        </w:rPr>
      </w:pPr>
      <w:r w:rsidRPr="00C81BAD">
        <w:rPr>
          <w:rFonts w:hAnsi="宋体" w:cs="宋体" w:hint="eastAsia"/>
          <w:lang w:val="pt-BR"/>
        </w:rPr>
        <w:t xml:space="preserve">              for (p=++n;p&gt;1&amp;&amp;_cp(e,h[p&gt;&gt;1]);h[p]=h[p&gt;&gt;1],p&gt;&gt;=1);</w:t>
      </w:r>
    </w:p>
    <w:p w:rsidR="005F1F37" w:rsidRPr="00C81BAD" w:rsidRDefault="005F1F37" w:rsidP="005F1F37">
      <w:pPr>
        <w:pStyle w:val="ad"/>
        <w:rPr>
          <w:rFonts w:hAnsi="宋体" w:cs="宋体"/>
        </w:rPr>
      </w:pPr>
      <w:r w:rsidRPr="00C81BAD">
        <w:rPr>
          <w:rFonts w:hAnsi="宋体" w:cs="宋体" w:hint="eastAsia"/>
        </w:rPr>
        <w:t xml:space="preserve">              h[p]=e;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del(heap_t&amp; e){</w:t>
      </w:r>
    </w:p>
    <w:p w:rsidR="005F1F37" w:rsidRPr="00C81BAD" w:rsidRDefault="005F1F37" w:rsidP="005F1F37">
      <w:pPr>
        <w:pStyle w:val="ad"/>
        <w:rPr>
          <w:rFonts w:hAnsi="宋体" w:cs="宋体"/>
        </w:rPr>
      </w:pPr>
      <w:r w:rsidRPr="00C81BAD">
        <w:rPr>
          <w:rFonts w:hAnsi="宋体" w:cs="宋体" w:hint="eastAsia"/>
        </w:rPr>
        <w:t xml:space="preserve">              if (!n) return 0;</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h[p]=h[n--];return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prim(int n,edge_t* list[],int* pre){</w:t>
      </w:r>
    </w:p>
    <w:p w:rsidR="005F1F37" w:rsidRPr="00C81BAD" w:rsidRDefault="005F1F37" w:rsidP="005F1F37">
      <w:pPr>
        <w:pStyle w:val="ad"/>
        <w:rPr>
          <w:rFonts w:hAnsi="宋体" w:cs="宋体"/>
        </w:rPr>
      </w:pPr>
      <w:r w:rsidRPr="00C81BAD">
        <w:rPr>
          <w:rFonts w:hAnsi="宋体" w:cs="宋体" w:hint="eastAsia"/>
        </w:rPr>
        <w:t xml:space="preserve">       heap h;</w:t>
      </w:r>
    </w:p>
    <w:p w:rsidR="005F1F37" w:rsidRPr="00C81BAD" w:rsidRDefault="005F1F37" w:rsidP="005F1F37">
      <w:pPr>
        <w:pStyle w:val="ad"/>
        <w:rPr>
          <w:rFonts w:hAnsi="宋体" w:cs="宋体"/>
        </w:rPr>
      </w:pPr>
      <w:r w:rsidRPr="00C81BAD">
        <w:rPr>
          <w:rFonts w:hAnsi="宋体" w:cs="宋体" w:hint="eastAsia"/>
        </w:rPr>
        <w:t xml:space="preserve">       elem_t min[MAXN],ret=0;</w:t>
      </w:r>
    </w:p>
    <w:p w:rsidR="005F1F37" w:rsidRPr="00C81BAD" w:rsidRDefault="005F1F37" w:rsidP="005F1F37">
      <w:pPr>
        <w:pStyle w:val="ad"/>
        <w:rPr>
          <w:rFonts w:hAnsi="宋体" w:cs="宋体"/>
        </w:rPr>
      </w:pPr>
      <w:r w:rsidRPr="00C81BAD">
        <w:rPr>
          <w:rFonts w:hAnsi="宋体" w:cs="宋体" w:hint="eastAsia"/>
        </w:rPr>
        <w:t xml:space="preserve">       edge_t* t;heap_t e;</w:t>
      </w:r>
    </w:p>
    <w:p w:rsidR="005F1F37" w:rsidRPr="00C81BAD" w:rsidRDefault="005F1F37" w:rsidP="005F1F37">
      <w:pPr>
        <w:pStyle w:val="ad"/>
        <w:rPr>
          <w:rFonts w:hAnsi="宋体" w:cs="宋体"/>
        </w:rPr>
      </w:pPr>
      <w:r w:rsidRPr="00C81BAD">
        <w:rPr>
          <w:rFonts w:hAnsi="宋体" w:cs="宋体" w:hint="eastAsia"/>
        </w:rPr>
        <w:t xml:space="preserve">       int v[MAXN],i;</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min[i]=inf,v[i]=0,pre[i]=-1;</w:t>
      </w:r>
    </w:p>
    <w:p w:rsidR="005F1F37" w:rsidRPr="00C81BAD" w:rsidRDefault="005F1F37" w:rsidP="005F1F37">
      <w:pPr>
        <w:pStyle w:val="ad"/>
        <w:rPr>
          <w:rFonts w:hAnsi="宋体" w:cs="宋体"/>
          <w:lang w:val="pt-BR"/>
        </w:rPr>
      </w:pPr>
      <w:r w:rsidRPr="00C81BAD">
        <w:rPr>
          <w:rFonts w:hAnsi="宋体" w:cs="宋体" w:hint="eastAsia"/>
          <w:lang w:val="pt-BR"/>
        </w:rPr>
        <w:t xml:space="preserve">      h.init();e.v=0,e.d=0,h.ins(e);</w:t>
      </w:r>
    </w:p>
    <w:p w:rsidR="005F1F37" w:rsidRPr="00C81BAD" w:rsidRDefault="005F1F37" w:rsidP="005F1F37">
      <w:pPr>
        <w:pStyle w:val="ad"/>
        <w:rPr>
          <w:rFonts w:hAnsi="宋体" w:cs="宋体"/>
        </w:rPr>
      </w:pPr>
      <w:r w:rsidRPr="00C81BAD">
        <w:rPr>
          <w:rFonts w:hAnsi="宋体" w:cs="宋体" w:hint="eastAsia"/>
        </w:rPr>
        <w:t xml:space="preserve">      while (h.del(e))</w:t>
      </w:r>
    </w:p>
    <w:p w:rsidR="005F1F37" w:rsidRPr="00C81BAD" w:rsidRDefault="005F1F37" w:rsidP="005F1F37">
      <w:pPr>
        <w:pStyle w:val="ad"/>
        <w:rPr>
          <w:rFonts w:hAnsi="宋体" w:cs="宋体"/>
        </w:rPr>
      </w:pPr>
      <w:r w:rsidRPr="00C81BAD">
        <w:rPr>
          <w:rFonts w:hAnsi="宋体" w:cs="宋体" w:hint="eastAsia"/>
        </w:rPr>
        <w:t xml:space="preserve">              if (!v[e.v])</w:t>
      </w:r>
    </w:p>
    <w:p w:rsidR="005F1F37" w:rsidRPr="00C81BAD" w:rsidRDefault="005F1F37" w:rsidP="005F1F37">
      <w:pPr>
        <w:pStyle w:val="ad"/>
        <w:rPr>
          <w:rFonts w:hAnsi="宋体" w:cs="宋体"/>
        </w:rPr>
      </w:pPr>
      <w:r w:rsidRPr="00C81BAD">
        <w:rPr>
          <w:rFonts w:hAnsi="宋体" w:cs="宋体" w:hint="eastAsia"/>
        </w:rPr>
        <w:t xml:space="preserve">                     for (v[e.v]=1,ret+=e.d,t=list[e.v];t;t=t-&gt;next)</w:t>
      </w:r>
    </w:p>
    <w:p w:rsidR="005F1F37" w:rsidRPr="00C81BAD" w:rsidRDefault="005F1F37" w:rsidP="005F1F37">
      <w:pPr>
        <w:pStyle w:val="ad"/>
        <w:rPr>
          <w:rFonts w:hAnsi="宋体" w:cs="宋体"/>
        </w:rPr>
      </w:pPr>
      <w:r w:rsidRPr="00C81BAD">
        <w:rPr>
          <w:rFonts w:hAnsi="宋体" w:cs="宋体" w:hint="eastAsia"/>
        </w:rPr>
        <w:t xml:space="preserve">                            if (!v[t-&gt;to]&amp;&amp;t-&gt;len&lt;min[t-&gt;to])</w:t>
      </w:r>
    </w:p>
    <w:p w:rsidR="005F1F37" w:rsidRPr="00C81BAD" w:rsidRDefault="005F1F37" w:rsidP="005F1F37">
      <w:pPr>
        <w:pStyle w:val="ad"/>
        <w:rPr>
          <w:rFonts w:hAnsi="宋体" w:cs="宋体"/>
        </w:rPr>
      </w:pPr>
      <w:r w:rsidRPr="00C81BAD">
        <w:rPr>
          <w:rFonts w:hAnsi="宋体" w:cs="宋体" w:hint="eastAsia"/>
        </w:rPr>
        <w:t xml:space="preserve">                                   pre[t-&gt;to]=t-&gt;from,min[e.v=t-&gt;to]=e.d=t-&gt;len,h.ins(e);</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11.4 最小生成树(prim+binary_heap正向表)</w:t>
      </w:r>
    </w:p>
    <w:p w:rsidR="005F1F37" w:rsidRPr="00C81BAD" w:rsidRDefault="005F1F37" w:rsidP="005F1F37">
      <w:pPr>
        <w:pStyle w:val="ad"/>
        <w:rPr>
          <w:rFonts w:hAnsi="宋体" w:cs="宋体"/>
        </w:rPr>
      </w:pPr>
      <w:r w:rsidRPr="00C81BAD">
        <w:rPr>
          <w:rFonts w:hAnsi="宋体" w:cs="宋体" w:hint="eastAsia"/>
        </w:rPr>
        <w:t>//无向图最小生成树,prim算法+二分堆,正向表形式,复杂度O(mlogm)</w:t>
      </w:r>
    </w:p>
    <w:p w:rsidR="005F1F37" w:rsidRPr="00C81BAD" w:rsidRDefault="005F1F37" w:rsidP="005F1F37">
      <w:pPr>
        <w:pStyle w:val="ad"/>
        <w:rPr>
          <w:rFonts w:hAnsi="宋体" w:cs="宋体"/>
        </w:rPr>
      </w:pPr>
      <w:r w:rsidRPr="00C81BAD">
        <w:rPr>
          <w:rFonts w:hAnsi="宋体" w:cs="宋体" w:hint="eastAsia"/>
        </w:rPr>
        <w:t>//返回最小生成树的长度,传入图的大小n和正向表list,buf</w:t>
      </w:r>
    </w:p>
    <w:p w:rsidR="005F1F37" w:rsidRPr="00C81BAD" w:rsidRDefault="005F1F37" w:rsidP="005F1F37">
      <w:pPr>
        <w:pStyle w:val="ad"/>
        <w:rPr>
          <w:rFonts w:hAnsi="宋体" w:cs="宋体"/>
        </w:rPr>
      </w:pPr>
      <w:r w:rsidRPr="00C81BAD">
        <w:rPr>
          <w:rFonts w:hAnsi="宋体" w:cs="宋体" w:hint="eastAsia"/>
        </w:rPr>
        <w:t>//可更改边权的类型,pre[]返回树的构造,用父结点表示,根节点(第一个)pre值为-1</w:t>
      </w:r>
    </w:p>
    <w:p w:rsidR="005F1F37" w:rsidRPr="00C81BAD" w:rsidRDefault="005F1F37" w:rsidP="005F1F37">
      <w:pPr>
        <w:pStyle w:val="ad"/>
        <w:rPr>
          <w:rFonts w:hAnsi="宋体" w:cs="宋体"/>
        </w:rPr>
      </w:pPr>
      <w:r w:rsidRPr="00C81BAD">
        <w:rPr>
          <w:rFonts w:hAnsi="宋体" w:cs="宋体" w:hint="eastAsia"/>
        </w:rPr>
        <w:t>//必须保证图的连通的!</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double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((a).d&lt;(b).d)</w:t>
      </w:r>
    </w:p>
    <w:p w:rsidR="005F1F37" w:rsidRPr="00C81BAD" w:rsidRDefault="005F1F37" w:rsidP="005F1F37">
      <w:pPr>
        <w:pStyle w:val="ad"/>
        <w:rPr>
          <w:rFonts w:hAnsi="宋体" w:cs="宋体"/>
        </w:rPr>
      </w:pPr>
      <w:r w:rsidRPr="00C81BAD">
        <w:rPr>
          <w:rFonts w:hAnsi="宋体" w:cs="宋体" w:hint="eastAsia"/>
        </w:rPr>
        <w:lastRenderedPageBreak/>
        <w:t>struct heap_t{elem_t d;int v;};</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heap_t h[MAXN*MAXN];</w:t>
      </w:r>
    </w:p>
    <w:p w:rsidR="005F1F37" w:rsidRPr="00C81BAD" w:rsidRDefault="005F1F37" w:rsidP="005F1F37">
      <w:pPr>
        <w:pStyle w:val="ad"/>
        <w:rPr>
          <w:rFonts w:hAnsi="宋体" w:cs="宋体"/>
        </w:rPr>
      </w:pPr>
      <w:r w:rsidRPr="00C81BAD">
        <w:rPr>
          <w:rFonts w:hAnsi="宋体" w:cs="宋体" w:hint="eastAsia"/>
        </w:rPr>
        <w:t xml:space="preserve">       int 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ins(heap_t e){</w:t>
      </w:r>
    </w:p>
    <w:p w:rsidR="005F1F37" w:rsidRPr="00C81BAD" w:rsidRDefault="005F1F37" w:rsidP="005F1F37">
      <w:pPr>
        <w:pStyle w:val="ad"/>
        <w:rPr>
          <w:rFonts w:hAnsi="宋体" w:cs="宋体"/>
          <w:lang w:val="pt-BR"/>
        </w:rPr>
      </w:pPr>
      <w:r w:rsidRPr="00C81BAD">
        <w:rPr>
          <w:rFonts w:hAnsi="宋体" w:cs="宋体" w:hint="eastAsia"/>
          <w:lang w:val="pt-BR"/>
        </w:rPr>
        <w:t xml:space="preserve">              for (p=++n;p&gt;1&amp;&amp;_cp(e,h[p&gt;&gt;1]);h[p]=h[p&gt;&gt;1],p&gt;&gt;=1);</w:t>
      </w:r>
    </w:p>
    <w:p w:rsidR="005F1F37" w:rsidRPr="00C81BAD" w:rsidRDefault="005F1F37" w:rsidP="005F1F37">
      <w:pPr>
        <w:pStyle w:val="ad"/>
        <w:rPr>
          <w:rFonts w:hAnsi="宋体" w:cs="宋体"/>
        </w:rPr>
      </w:pPr>
      <w:r w:rsidRPr="00C81BAD">
        <w:rPr>
          <w:rFonts w:hAnsi="宋体" w:cs="宋体" w:hint="eastAsia"/>
        </w:rPr>
        <w:t xml:space="preserve">              h[p]=e;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del(heap_t&amp; e){</w:t>
      </w:r>
    </w:p>
    <w:p w:rsidR="005F1F37" w:rsidRPr="00C81BAD" w:rsidRDefault="005F1F37" w:rsidP="005F1F37">
      <w:pPr>
        <w:pStyle w:val="ad"/>
        <w:rPr>
          <w:rFonts w:hAnsi="宋体" w:cs="宋体"/>
        </w:rPr>
      </w:pPr>
      <w:r w:rsidRPr="00C81BAD">
        <w:rPr>
          <w:rFonts w:hAnsi="宋体" w:cs="宋体" w:hint="eastAsia"/>
        </w:rPr>
        <w:t xml:space="preserve">              if (!n) return 0;</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h[p]=h[n--];return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prim(int n,int* list,edge_t* buf,int* pre){</w:t>
      </w:r>
    </w:p>
    <w:p w:rsidR="005F1F37" w:rsidRPr="00C81BAD" w:rsidRDefault="005F1F37" w:rsidP="005F1F37">
      <w:pPr>
        <w:pStyle w:val="ad"/>
        <w:rPr>
          <w:rFonts w:hAnsi="宋体" w:cs="宋体"/>
        </w:rPr>
      </w:pPr>
      <w:r w:rsidRPr="00C81BAD">
        <w:rPr>
          <w:rFonts w:hAnsi="宋体" w:cs="宋体" w:hint="eastAsia"/>
        </w:rPr>
        <w:t xml:space="preserve">       heap h;heap_t e;</w:t>
      </w:r>
    </w:p>
    <w:p w:rsidR="005F1F37" w:rsidRPr="00C81BAD" w:rsidRDefault="005F1F37" w:rsidP="005F1F37">
      <w:pPr>
        <w:pStyle w:val="ad"/>
        <w:rPr>
          <w:rFonts w:hAnsi="宋体" w:cs="宋体"/>
        </w:rPr>
      </w:pPr>
      <w:r w:rsidRPr="00C81BAD">
        <w:rPr>
          <w:rFonts w:hAnsi="宋体" w:cs="宋体" w:hint="eastAsia"/>
        </w:rPr>
        <w:t xml:space="preserve">       elem_t min[MAXN],ret=0;</w:t>
      </w:r>
    </w:p>
    <w:p w:rsidR="005F1F37" w:rsidRPr="00C81BAD" w:rsidRDefault="005F1F37" w:rsidP="005F1F37">
      <w:pPr>
        <w:pStyle w:val="ad"/>
        <w:rPr>
          <w:rFonts w:hAnsi="宋体" w:cs="宋体"/>
        </w:rPr>
      </w:pPr>
      <w:r w:rsidRPr="00C81BAD">
        <w:rPr>
          <w:rFonts w:hAnsi="宋体" w:cs="宋体" w:hint="eastAsia"/>
        </w:rPr>
        <w:t xml:space="preserve">       int v[MAXN],i,j;</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min[i]=inf,v[i]=0,pre[i]=-1;</w:t>
      </w:r>
    </w:p>
    <w:p w:rsidR="005F1F37" w:rsidRPr="00C81BAD" w:rsidRDefault="005F1F37" w:rsidP="005F1F37">
      <w:pPr>
        <w:pStyle w:val="ad"/>
        <w:rPr>
          <w:rFonts w:hAnsi="宋体" w:cs="宋体"/>
          <w:lang w:val="pt-BR"/>
        </w:rPr>
      </w:pPr>
      <w:r w:rsidRPr="00C81BAD">
        <w:rPr>
          <w:rFonts w:hAnsi="宋体" w:cs="宋体" w:hint="eastAsia"/>
          <w:lang w:val="pt-BR"/>
        </w:rPr>
        <w:t xml:space="preserve">       h.init();e.v=0,e.d=0,h.ins(e);</w:t>
      </w:r>
    </w:p>
    <w:p w:rsidR="005F1F37" w:rsidRPr="00C81BAD" w:rsidRDefault="005F1F37" w:rsidP="005F1F37">
      <w:pPr>
        <w:pStyle w:val="ad"/>
        <w:rPr>
          <w:rFonts w:hAnsi="宋体" w:cs="宋体"/>
        </w:rPr>
      </w:pPr>
      <w:r w:rsidRPr="00C81BAD">
        <w:rPr>
          <w:rFonts w:hAnsi="宋体" w:cs="宋体" w:hint="eastAsia"/>
        </w:rPr>
        <w:t xml:space="preserve">       while (h.del(e))</w:t>
      </w:r>
    </w:p>
    <w:p w:rsidR="005F1F37" w:rsidRPr="00C81BAD" w:rsidRDefault="005F1F37" w:rsidP="005F1F37">
      <w:pPr>
        <w:pStyle w:val="ad"/>
        <w:rPr>
          <w:rFonts w:hAnsi="宋体" w:cs="宋体"/>
        </w:rPr>
      </w:pPr>
      <w:r w:rsidRPr="00C81BAD">
        <w:rPr>
          <w:rFonts w:hAnsi="宋体" w:cs="宋体" w:hint="eastAsia"/>
        </w:rPr>
        <w:t xml:space="preserve">              if (!v[i=e.v])</w:t>
      </w:r>
    </w:p>
    <w:p w:rsidR="005F1F37" w:rsidRPr="00C81BAD" w:rsidRDefault="005F1F37" w:rsidP="005F1F37">
      <w:pPr>
        <w:pStyle w:val="ad"/>
        <w:rPr>
          <w:rFonts w:hAnsi="宋体" w:cs="宋体"/>
        </w:rPr>
      </w:pPr>
      <w:r w:rsidRPr="00C81BAD">
        <w:rPr>
          <w:rFonts w:hAnsi="宋体" w:cs="宋体" w:hint="eastAsia"/>
        </w:rPr>
        <w:t xml:space="preserve">                     for (v[i]=1,ret+=e.d,j=list[i];j&lt;list[i+1];j++)</w:t>
      </w:r>
    </w:p>
    <w:p w:rsidR="005F1F37" w:rsidRPr="00C81BAD" w:rsidRDefault="005F1F37" w:rsidP="005F1F37">
      <w:pPr>
        <w:pStyle w:val="ad"/>
        <w:rPr>
          <w:rFonts w:hAnsi="宋体" w:cs="宋体"/>
        </w:rPr>
      </w:pPr>
      <w:r w:rsidRPr="00C81BAD">
        <w:rPr>
          <w:rFonts w:hAnsi="宋体" w:cs="宋体" w:hint="eastAsia"/>
        </w:rPr>
        <w:t xml:space="preserve">                            if (!v[buf[j].to]&amp;&amp;buf[j].len&lt;min[buf[j].to])</w:t>
      </w:r>
    </w:p>
    <w:p w:rsidR="005F1F37" w:rsidRPr="00C81BAD" w:rsidRDefault="005F1F37" w:rsidP="005F1F37">
      <w:pPr>
        <w:pStyle w:val="ad"/>
        <w:rPr>
          <w:rFonts w:hAnsi="宋体" w:cs="宋体"/>
        </w:rPr>
      </w:pPr>
      <w:r w:rsidRPr="00C81BAD">
        <w:rPr>
          <w:rFonts w:hAnsi="宋体" w:cs="宋体" w:hint="eastAsia"/>
        </w:rPr>
        <w:t xml:space="preserve">                                   pre[buf[j].to]=i,min[e.v=buf[j].to]=e.d=buf[j].len,h.ins(e);</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r w:rsidRPr="00C81BAD">
        <w:rPr>
          <w:rFonts w:hAnsi="宋体" w:cs="宋体" w:hint="eastAsia"/>
          <w:b/>
        </w:rPr>
        <w:t>11.5 最小生成树(prim+mapped_heap邻接表)</w:t>
      </w:r>
    </w:p>
    <w:p w:rsidR="005F1F37" w:rsidRPr="00C81BAD" w:rsidRDefault="005F1F37" w:rsidP="005F1F37">
      <w:pPr>
        <w:pStyle w:val="ad"/>
        <w:rPr>
          <w:rFonts w:hAnsi="宋体" w:cs="宋体"/>
        </w:rPr>
      </w:pPr>
      <w:r w:rsidRPr="00C81BAD">
        <w:rPr>
          <w:rFonts w:hAnsi="宋体" w:cs="宋体" w:hint="eastAsia"/>
        </w:rPr>
        <w:t>//无向图最小生成树,prim算法+映射二分堆,邻接表形式,复杂度O(mlogn)</w:t>
      </w:r>
    </w:p>
    <w:p w:rsidR="005F1F37" w:rsidRPr="00C81BAD" w:rsidRDefault="005F1F37" w:rsidP="005F1F37">
      <w:pPr>
        <w:pStyle w:val="ad"/>
        <w:rPr>
          <w:rFonts w:hAnsi="宋体" w:cs="宋体"/>
        </w:rPr>
      </w:pPr>
      <w:r w:rsidRPr="00C81BAD">
        <w:rPr>
          <w:rFonts w:hAnsi="宋体" w:cs="宋体" w:hint="eastAsia"/>
        </w:rPr>
        <w:t>//返回最小生成树的长度,传入图的大小n和邻接表list</w:t>
      </w:r>
    </w:p>
    <w:p w:rsidR="005F1F37" w:rsidRPr="00C81BAD" w:rsidRDefault="005F1F37" w:rsidP="005F1F37">
      <w:pPr>
        <w:pStyle w:val="ad"/>
        <w:rPr>
          <w:rFonts w:hAnsi="宋体" w:cs="宋体"/>
        </w:rPr>
      </w:pPr>
      <w:r w:rsidRPr="00C81BAD">
        <w:rPr>
          <w:rFonts w:hAnsi="宋体" w:cs="宋体" w:hint="eastAsia"/>
        </w:rPr>
        <w:t>//可更改边权的类型,pre[]返回树的构造,用父结点表示,根节点(第一个)pre值为-1</w:t>
      </w:r>
    </w:p>
    <w:p w:rsidR="005F1F37" w:rsidRPr="00C81BAD" w:rsidRDefault="005F1F37" w:rsidP="005F1F37">
      <w:pPr>
        <w:pStyle w:val="ad"/>
        <w:rPr>
          <w:rFonts w:hAnsi="宋体" w:cs="宋体"/>
        </w:rPr>
      </w:pPr>
      <w:r w:rsidRPr="00C81BAD">
        <w:rPr>
          <w:rFonts w:hAnsi="宋体" w:cs="宋体" w:hint="eastAsia"/>
        </w:rPr>
        <w:t>//必须保证图的连通的!</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double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from,to;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 xml:space="preserve">       edge_t* next;</w:t>
      </w:r>
    </w:p>
    <w:p w:rsidR="005F1F37" w:rsidRPr="00C81BAD" w:rsidRDefault="005F1F37" w:rsidP="005F1F37">
      <w:pPr>
        <w:pStyle w:val="ad"/>
        <w:rPr>
          <w:rFonts w:hAnsi="宋体" w:cs="宋体"/>
        </w:rPr>
      </w:pPr>
      <w:r w:rsidRPr="00C81BAD">
        <w:rPr>
          <w:rFonts w:hAnsi="宋体" w:cs="宋体" w:hint="eastAsia"/>
        </w:rPr>
        <w:lastRenderedPageBreak/>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((a)&lt;(b))</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elem_t h[MAXN+1];</w:t>
      </w:r>
    </w:p>
    <w:p w:rsidR="005F1F37" w:rsidRPr="00C81BAD" w:rsidRDefault="005F1F37" w:rsidP="005F1F37">
      <w:pPr>
        <w:pStyle w:val="ad"/>
        <w:rPr>
          <w:rFonts w:hAnsi="宋体" w:cs="宋体"/>
        </w:rPr>
      </w:pPr>
      <w:r w:rsidRPr="00C81BAD">
        <w:rPr>
          <w:rFonts w:hAnsi="宋体" w:cs="宋体" w:hint="eastAsia"/>
        </w:rPr>
        <w:t xml:space="preserve">       int ind[MAXN+1],map[MAXN+1],n,p,c;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ins(int i,elem_t e){</w:t>
      </w:r>
    </w:p>
    <w:p w:rsidR="005F1F37" w:rsidRPr="00C81BAD" w:rsidRDefault="005F1F37" w:rsidP="005F1F37">
      <w:pPr>
        <w:pStyle w:val="ad"/>
        <w:rPr>
          <w:rFonts w:hAnsi="宋体" w:cs="宋体"/>
        </w:rPr>
      </w:pPr>
      <w:r w:rsidRPr="00C81BAD">
        <w:rPr>
          <w:rFonts w:hAnsi="宋体" w:cs="宋体" w:hint="eastAsia"/>
        </w:rPr>
        <w:t xml:space="preserve">              for (p=++n;p&gt;1&amp;&amp;_cp(e,h[p&gt;&gt;1]);h[map[ind[p]=ind[p&gt;&gt;1]]=p]=h[p&gt;&gt;1],p&gt;&gt;=1);</w:t>
      </w:r>
    </w:p>
    <w:p w:rsidR="005F1F37" w:rsidRPr="00C81BAD" w:rsidRDefault="005F1F37" w:rsidP="005F1F37">
      <w:pPr>
        <w:pStyle w:val="ad"/>
        <w:rPr>
          <w:rFonts w:hAnsi="宋体" w:cs="宋体"/>
        </w:rPr>
      </w:pPr>
      <w:r w:rsidRPr="00C81BAD">
        <w:rPr>
          <w:rFonts w:hAnsi="宋体" w:cs="宋体" w:hint="eastAsia"/>
        </w:rPr>
        <w:t xml:space="preserve">              h[map[ind[p]=i]=p]=e;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del(int i,elem_t&amp; e){</w:t>
      </w:r>
    </w:p>
    <w:p w:rsidR="005F1F37" w:rsidRPr="00C81BAD" w:rsidRDefault="005F1F37" w:rsidP="005F1F37">
      <w:pPr>
        <w:pStyle w:val="ad"/>
        <w:rPr>
          <w:rFonts w:hAnsi="宋体" w:cs="宋体"/>
        </w:rPr>
      </w:pPr>
      <w:r w:rsidRPr="00C81BAD">
        <w:rPr>
          <w:rFonts w:hAnsi="宋体" w:cs="宋体" w:hint="eastAsia"/>
        </w:rPr>
        <w:t xml:space="preserve">              i=map[i];if (i&lt;1||i&gt;n) return 0;</w:t>
      </w:r>
    </w:p>
    <w:p w:rsidR="005F1F37" w:rsidRPr="00C81BAD" w:rsidRDefault="005F1F37" w:rsidP="005F1F37">
      <w:pPr>
        <w:pStyle w:val="ad"/>
        <w:rPr>
          <w:rFonts w:hAnsi="宋体" w:cs="宋体"/>
        </w:rPr>
      </w:pPr>
      <w:r w:rsidRPr="00C81BAD">
        <w:rPr>
          <w:rFonts w:hAnsi="宋体" w:cs="宋体" w:hint="eastAsia"/>
        </w:rPr>
        <w:t xml:space="preserve">              for (e=h[p=i];p&gt;1;h[map[ind[p]=ind[p&gt;&gt;1]]=p]=h[p&gt;&gt;1],p&gt;&gt;=1);</w:t>
      </w:r>
    </w:p>
    <w:p w:rsidR="005F1F37" w:rsidRPr="00C81BAD" w:rsidRDefault="005F1F37" w:rsidP="005F1F37">
      <w:pPr>
        <w:pStyle w:val="ad"/>
        <w:rPr>
          <w:rFonts w:hAnsi="宋体" w:cs="宋体"/>
          <w:lang w:val="pt-BR"/>
        </w:rPr>
      </w:pPr>
      <w:r w:rsidRPr="00C81BAD">
        <w:rPr>
          <w:rFonts w:hAnsi="宋体" w:cs="宋体" w:hint="eastAsia"/>
          <w:lang w:val="pt-BR"/>
        </w:rPr>
        <w:t xml:space="preserve">              for (c=2;c&lt;n&amp;&amp;_cp(h[c+=(c&lt;n-1&amp;&amp;_cp(h[c+1],h[c]))],h[n]);h[map[ind[p]=ind[c]]=p]=h[c],p=c,c&lt;&lt;=1);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delmin(int&amp; i,elem_t&amp; e){</w:t>
      </w:r>
    </w:p>
    <w:p w:rsidR="005F1F37" w:rsidRPr="00C81BAD" w:rsidRDefault="005F1F37" w:rsidP="005F1F37">
      <w:pPr>
        <w:pStyle w:val="ad"/>
        <w:rPr>
          <w:rFonts w:hAnsi="宋体" w:cs="宋体"/>
        </w:rPr>
      </w:pPr>
      <w:r w:rsidRPr="00C81BAD">
        <w:rPr>
          <w:rFonts w:hAnsi="宋体" w:cs="宋体" w:hint="eastAsia"/>
        </w:rPr>
        <w:t xml:space="preserve">              if (n&lt;1) return 0;i=ind[1];</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prim(int n,edge_t* list[],int* pre){</w:t>
      </w:r>
    </w:p>
    <w:p w:rsidR="005F1F37" w:rsidRPr="00C81BAD" w:rsidRDefault="005F1F37" w:rsidP="005F1F37">
      <w:pPr>
        <w:pStyle w:val="ad"/>
        <w:rPr>
          <w:rFonts w:hAnsi="宋体" w:cs="宋体"/>
        </w:rPr>
      </w:pPr>
      <w:r w:rsidRPr="00C81BAD">
        <w:rPr>
          <w:rFonts w:hAnsi="宋体" w:cs="宋体" w:hint="eastAsia"/>
        </w:rPr>
        <w:t xml:space="preserve">       heap h;</w:t>
      </w:r>
    </w:p>
    <w:p w:rsidR="005F1F37" w:rsidRPr="00C81BAD" w:rsidRDefault="005F1F37" w:rsidP="005F1F37">
      <w:pPr>
        <w:pStyle w:val="ad"/>
        <w:rPr>
          <w:rFonts w:hAnsi="宋体" w:cs="宋体"/>
        </w:rPr>
      </w:pPr>
      <w:r w:rsidRPr="00C81BAD">
        <w:rPr>
          <w:rFonts w:hAnsi="宋体" w:cs="宋体" w:hint="eastAsia"/>
        </w:rPr>
        <w:t xml:space="preserve">       elem_t min[MAXN],ret=0,e;</w:t>
      </w:r>
    </w:p>
    <w:p w:rsidR="005F1F37" w:rsidRPr="00C81BAD" w:rsidRDefault="005F1F37" w:rsidP="005F1F37">
      <w:pPr>
        <w:pStyle w:val="ad"/>
        <w:rPr>
          <w:rFonts w:hAnsi="宋体" w:cs="宋体"/>
        </w:rPr>
      </w:pPr>
      <w:r w:rsidRPr="00C81BAD">
        <w:rPr>
          <w:rFonts w:hAnsi="宋体" w:cs="宋体" w:hint="eastAsia"/>
        </w:rPr>
        <w:t xml:space="preserve">       edge_t* t;</w:t>
      </w:r>
    </w:p>
    <w:p w:rsidR="005F1F37" w:rsidRPr="00C81BAD" w:rsidRDefault="005F1F37" w:rsidP="005F1F37">
      <w:pPr>
        <w:pStyle w:val="ad"/>
        <w:rPr>
          <w:rFonts w:hAnsi="宋体" w:cs="宋体"/>
        </w:rPr>
      </w:pPr>
      <w:r w:rsidRPr="00C81BAD">
        <w:rPr>
          <w:rFonts w:hAnsi="宋体" w:cs="宋体" w:hint="eastAsia"/>
        </w:rPr>
        <w:t xml:space="preserve">       int v[MAXN],i;</w:t>
      </w:r>
    </w:p>
    <w:p w:rsidR="005F1F37" w:rsidRPr="00C81BAD" w:rsidRDefault="005F1F37" w:rsidP="005F1F37">
      <w:pPr>
        <w:pStyle w:val="ad"/>
        <w:rPr>
          <w:rFonts w:hAnsi="宋体" w:cs="宋体"/>
        </w:rPr>
      </w:pPr>
      <w:r w:rsidRPr="00C81BAD">
        <w:rPr>
          <w:rFonts w:hAnsi="宋体" w:cs="宋体" w:hint="eastAsia"/>
        </w:rPr>
        <w:t xml:space="preserve">       for (h.init(),i=0;i&lt;n;i++)</w:t>
      </w:r>
    </w:p>
    <w:p w:rsidR="005F1F37" w:rsidRPr="00C81BAD" w:rsidRDefault="005F1F37" w:rsidP="005F1F37">
      <w:pPr>
        <w:pStyle w:val="ad"/>
        <w:rPr>
          <w:rFonts w:hAnsi="宋体" w:cs="宋体"/>
        </w:rPr>
      </w:pPr>
      <w:r w:rsidRPr="00C81BAD">
        <w:rPr>
          <w:rFonts w:hAnsi="宋体" w:cs="宋体" w:hint="eastAsia"/>
        </w:rPr>
        <w:t xml:space="preserve">              min[i]=(i?inf:0),v[i]=0,pre[i]=-1,h.ins(i,min[i]);</w:t>
      </w:r>
    </w:p>
    <w:p w:rsidR="005F1F37" w:rsidRPr="00C81BAD" w:rsidRDefault="005F1F37" w:rsidP="005F1F37">
      <w:pPr>
        <w:pStyle w:val="ad"/>
        <w:rPr>
          <w:rFonts w:hAnsi="宋体" w:cs="宋体"/>
        </w:rPr>
      </w:pPr>
      <w:r w:rsidRPr="00C81BAD">
        <w:rPr>
          <w:rFonts w:hAnsi="宋体" w:cs="宋体" w:hint="eastAsia"/>
        </w:rPr>
        <w:t xml:space="preserve">       while (h.delmin(i,e))</w:t>
      </w:r>
    </w:p>
    <w:p w:rsidR="005F1F37" w:rsidRPr="00C81BAD" w:rsidRDefault="005F1F37" w:rsidP="005F1F37">
      <w:pPr>
        <w:pStyle w:val="ad"/>
        <w:rPr>
          <w:rFonts w:hAnsi="宋体" w:cs="宋体"/>
        </w:rPr>
      </w:pPr>
      <w:r w:rsidRPr="00C81BAD">
        <w:rPr>
          <w:rFonts w:hAnsi="宋体" w:cs="宋体" w:hint="eastAsia"/>
        </w:rPr>
        <w:t xml:space="preserve">              for (v[i]=1,ret+=e,t=list[i];t;t=t-&gt;next)</w:t>
      </w:r>
    </w:p>
    <w:p w:rsidR="005F1F37" w:rsidRPr="00C81BAD" w:rsidRDefault="005F1F37" w:rsidP="005F1F37">
      <w:pPr>
        <w:pStyle w:val="ad"/>
        <w:rPr>
          <w:rFonts w:hAnsi="宋体" w:cs="宋体"/>
        </w:rPr>
      </w:pPr>
      <w:r w:rsidRPr="00C81BAD">
        <w:rPr>
          <w:rFonts w:hAnsi="宋体" w:cs="宋体" w:hint="eastAsia"/>
        </w:rPr>
        <w:t xml:space="preserve">                     if (!v[t-&gt;to]&amp;&amp;t-&gt;len&lt;min[t-&gt;to])</w:t>
      </w:r>
    </w:p>
    <w:p w:rsidR="005F1F37" w:rsidRPr="00C81BAD" w:rsidRDefault="005F1F37" w:rsidP="005F1F37">
      <w:pPr>
        <w:pStyle w:val="ad"/>
        <w:rPr>
          <w:rFonts w:hAnsi="宋体" w:cs="宋体"/>
        </w:rPr>
      </w:pPr>
      <w:r w:rsidRPr="00C81BAD">
        <w:rPr>
          <w:rFonts w:hAnsi="宋体" w:cs="宋体" w:hint="eastAsia"/>
        </w:rPr>
        <w:t xml:space="preserve">                            pre[t-&gt;to]=t-&gt;from,h.del(t-&gt;to,e),h.ins(t-&gt;to,min[t-&gt;to]=t-&gt;len);</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p>
    <w:p w:rsidR="005F1F37" w:rsidRPr="00C81BAD" w:rsidRDefault="005F1F37" w:rsidP="005F1F37">
      <w:pPr>
        <w:pStyle w:val="ad"/>
        <w:rPr>
          <w:rFonts w:hAnsi="宋体" w:cs="宋体"/>
          <w:b/>
        </w:rPr>
      </w:pPr>
      <w:r w:rsidRPr="00C81BAD">
        <w:rPr>
          <w:rFonts w:hAnsi="宋体" w:cs="宋体" w:hint="eastAsia"/>
          <w:b/>
        </w:rPr>
        <w:t>11.6 最小生成树(prim+mapped_heap正向表)</w:t>
      </w:r>
    </w:p>
    <w:p w:rsidR="005F1F37" w:rsidRPr="00C81BAD" w:rsidRDefault="005F1F37" w:rsidP="005F1F37">
      <w:pPr>
        <w:pStyle w:val="ad"/>
        <w:rPr>
          <w:rFonts w:hAnsi="宋体" w:cs="宋体"/>
        </w:rPr>
      </w:pPr>
      <w:r w:rsidRPr="00C81BAD">
        <w:rPr>
          <w:rFonts w:hAnsi="宋体" w:cs="宋体" w:hint="eastAsia"/>
        </w:rPr>
        <w:t>//无向图最小生成树,prim算法+映射二分堆,正向表形式,复杂度O(mlogn)</w:t>
      </w:r>
    </w:p>
    <w:p w:rsidR="005F1F37" w:rsidRPr="00C81BAD" w:rsidRDefault="005F1F37" w:rsidP="005F1F37">
      <w:pPr>
        <w:pStyle w:val="ad"/>
        <w:rPr>
          <w:rFonts w:hAnsi="宋体" w:cs="宋体"/>
        </w:rPr>
      </w:pPr>
      <w:r w:rsidRPr="00C81BAD">
        <w:rPr>
          <w:rFonts w:hAnsi="宋体" w:cs="宋体" w:hint="eastAsia"/>
        </w:rPr>
        <w:lastRenderedPageBreak/>
        <w:t>//返回最小生成树的长度,传入图的大小n和正向表list,buf</w:t>
      </w:r>
    </w:p>
    <w:p w:rsidR="005F1F37" w:rsidRPr="00C81BAD" w:rsidRDefault="005F1F37" w:rsidP="005F1F37">
      <w:pPr>
        <w:pStyle w:val="ad"/>
        <w:rPr>
          <w:rFonts w:hAnsi="宋体" w:cs="宋体"/>
        </w:rPr>
      </w:pPr>
      <w:r w:rsidRPr="00C81BAD">
        <w:rPr>
          <w:rFonts w:hAnsi="宋体" w:cs="宋体" w:hint="eastAsia"/>
        </w:rPr>
        <w:t>//可更改边权的类型,pre[]返回树的构造,用父结点表示,根节点(第一个)pre值为-1</w:t>
      </w:r>
    </w:p>
    <w:p w:rsidR="005F1F37" w:rsidRPr="00C81BAD" w:rsidRDefault="005F1F37" w:rsidP="005F1F37">
      <w:pPr>
        <w:pStyle w:val="ad"/>
        <w:rPr>
          <w:rFonts w:hAnsi="宋体" w:cs="宋体"/>
        </w:rPr>
      </w:pPr>
      <w:r w:rsidRPr="00C81BAD">
        <w:rPr>
          <w:rFonts w:hAnsi="宋体" w:cs="宋体" w:hint="eastAsia"/>
        </w:rPr>
        <w:t>//必须保证图的连通的!</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double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((a)&lt;(b))</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elem_t h[MAXN+1];</w:t>
      </w:r>
    </w:p>
    <w:p w:rsidR="005F1F37" w:rsidRPr="00C81BAD" w:rsidRDefault="005F1F37" w:rsidP="005F1F37">
      <w:pPr>
        <w:pStyle w:val="ad"/>
        <w:rPr>
          <w:rFonts w:hAnsi="宋体" w:cs="宋体"/>
        </w:rPr>
      </w:pPr>
      <w:r w:rsidRPr="00C81BAD">
        <w:rPr>
          <w:rFonts w:hAnsi="宋体" w:cs="宋体" w:hint="eastAsia"/>
        </w:rPr>
        <w:t xml:space="preserve">      int ind[MAXN+1],map[MAXN+1],n,p,c;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ins(int i,elem_t e){</w:t>
      </w:r>
    </w:p>
    <w:p w:rsidR="005F1F37" w:rsidRPr="00C81BAD" w:rsidRDefault="005F1F37" w:rsidP="005F1F37">
      <w:pPr>
        <w:pStyle w:val="ad"/>
        <w:rPr>
          <w:rFonts w:hAnsi="宋体" w:cs="宋体"/>
        </w:rPr>
      </w:pPr>
      <w:r w:rsidRPr="00C81BAD">
        <w:rPr>
          <w:rFonts w:hAnsi="宋体" w:cs="宋体" w:hint="eastAsia"/>
        </w:rPr>
        <w:t xml:space="preserve">              for (p=++n;p&gt;1&amp;&amp;_cp(e,h[p&gt;&gt;1]);h[map[ind[p]=ind[p&gt;&gt;1]]=p]=h[p&gt;&gt;1],p&gt;&gt;=1);</w:t>
      </w:r>
    </w:p>
    <w:p w:rsidR="005F1F37" w:rsidRPr="00C81BAD" w:rsidRDefault="005F1F37" w:rsidP="005F1F37">
      <w:pPr>
        <w:pStyle w:val="ad"/>
        <w:rPr>
          <w:rFonts w:hAnsi="宋体" w:cs="宋体"/>
        </w:rPr>
      </w:pPr>
      <w:r w:rsidRPr="00C81BAD">
        <w:rPr>
          <w:rFonts w:hAnsi="宋体" w:cs="宋体" w:hint="eastAsia"/>
        </w:rPr>
        <w:t xml:space="preserve">              h[map[ind[p]=i]=p]=e;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del(int i,elem_t&amp; e){</w:t>
      </w:r>
    </w:p>
    <w:p w:rsidR="005F1F37" w:rsidRPr="00C81BAD" w:rsidRDefault="005F1F37" w:rsidP="005F1F37">
      <w:pPr>
        <w:pStyle w:val="ad"/>
        <w:rPr>
          <w:rFonts w:hAnsi="宋体" w:cs="宋体"/>
        </w:rPr>
      </w:pPr>
      <w:r w:rsidRPr="00C81BAD">
        <w:rPr>
          <w:rFonts w:hAnsi="宋体" w:cs="宋体" w:hint="eastAsia"/>
        </w:rPr>
        <w:t xml:space="preserve">              i=map[i];if (i&lt;1||i&gt;n) return 0;</w:t>
      </w:r>
    </w:p>
    <w:p w:rsidR="005F1F37" w:rsidRPr="00C81BAD" w:rsidRDefault="005F1F37" w:rsidP="005F1F37">
      <w:pPr>
        <w:pStyle w:val="ad"/>
        <w:rPr>
          <w:rFonts w:hAnsi="宋体" w:cs="宋体"/>
        </w:rPr>
      </w:pPr>
      <w:r w:rsidRPr="00C81BAD">
        <w:rPr>
          <w:rFonts w:hAnsi="宋体" w:cs="宋体" w:hint="eastAsia"/>
        </w:rPr>
        <w:t xml:space="preserve">              for (e=h[p=i];p&gt;1;h[map[ind[p]=ind[p&gt;&gt;1]]=p]=h[p&gt;&gt;1],p&gt;&gt;=1);</w:t>
      </w:r>
    </w:p>
    <w:p w:rsidR="005F1F37" w:rsidRPr="00C81BAD" w:rsidRDefault="005F1F37" w:rsidP="005F1F37">
      <w:pPr>
        <w:pStyle w:val="ad"/>
        <w:rPr>
          <w:rFonts w:hAnsi="宋体" w:cs="宋体"/>
          <w:lang w:val="pt-BR"/>
        </w:rPr>
      </w:pPr>
      <w:r w:rsidRPr="00C81BAD">
        <w:rPr>
          <w:rFonts w:hAnsi="宋体" w:cs="宋体" w:hint="eastAsia"/>
          <w:lang w:val="pt-BR"/>
        </w:rPr>
        <w:t xml:space="preserve">              for (c=2;c&lt;n&amp;&amp;_cp(h[c+=(c&lt;n-1&amp;&amp;_cp(h[c+1],h[c]))],h[n]);h[map[ind[p]=ind[c]]=p]=h[c],p=c,c&lt;&lt;=1);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delmin(int&amp; i,elem_t&amp; e){</w:t>
      </w:r>
    </w:p>
    <w:p w:rsidR="005F1F37" w:rsidRPr="00C81BAD" w:rsidRDefault="005F1F37" w:rsidP="005F1F37">
      <w:pPr>
        <w:pStyle w:val="ad"/>
        <w:rPr>
          <w:rFonts w:hAnsi="宋体" w:cs="宋体"/>
        </w:rPr>
      </w:pPr>
      <w:r w:rsidRPr="00C81BAD">
        <w:rPr>
          <w:rFonts w:hAnsi="宋体" w:cs="宋体" w:hint="eastAsia"/>
        </w:rPr>
        <w:t xml:space="preserve">              if (n&lt;1) return 0;i=ind[1];</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prim(int n,int* list,edge_t* buf,int* pre){</w:t>
      </w:r>
    </w:p>
    <w:p w:rsidR="005F1F37" w:rsidRPr="00C81BAD" w:rsidRDefault="005F1F37" w:rsidP="005F1F37">
      <w:pPr>
        <w:pStyle w:val="ad"/>
        <w:rPr>
          <w:rFonts w:hAnsi="宋体" w:cs="宋体"/>
        </w:rPr>
      </w:pPr>
      <w:r w:rsidRPr="00C81BAD">
        <w:rPr>
          <w:rFonts w:hAnsi="宋体" w:cs="宋体" w:hint="eastAsia"/>
        </w:rPr>
        <w:t xml:space="preserve">       heap h;</w:t>
      </w:r>
    </w:p>
    <w:p w:rsidR="005F1F37" w:rsidRPr="00C81BAD" w:rsidRDefault="005F1F37" w:rsidP="005F1F37">
      <w:pPr>
        <w:pStyle w:val="ad"/>
        <w:rPr>
          <w:rFonts w:hAnsi="宋体" w:cs="宋体"/>
        </w:rPr>
      </w:pPr>
      <w:r w:rsidRPr="00C81BAD">
        <w:rPr>
          <w:rFonts w:hAnsi="宋体" w:cs="宋体" w:hint="eastAsia"/>
        </w:rPr>
        <w:t xml:space="preserve">       elem_t min[MAXN],ret=0,e;</w:t>
      </w:r>
    </w:p>
    <w:p w:rsidR="005F1F37" w:rsidRPr="00C81BAD" w:rsidRDefault="005F1F37" w:rsidP="005F1F37">
      <w:pPr>
        <w:pStyle w:val="ad"/>
        <w:rPr>
          <w:rFonts w:hAnsi="宋体" w:cs="宋体"/>
        </w:rPr>
      </w:pPr>
      <w:r w:rsidRPr="00C81BAD">
        <w:rPr>
          <w:rFonts w:hAnsi="宋体" w:cs="宋体" w:hint="eastAsia"/>
        </w:rPr>
        <w:t xml:space="preserve">       int v[MAXN],i,j;</w:t>
      </w:r>
    </w:p>
    <w:p w:rsidR="005F1F37" w:rsidRPr="00C81BAD" w:rsidRDefault="005F1F37" w:rsidP="005F1F37">
      <w:pPr>
        <w:pStyle w:val="ad"/>
        <w:rPr>
          <w:rFonts w:hAnsi="宋体" w:cs="宋体"/>
        </w:rPr>
      </w:pPr>
      <w:r w:rsidRPr="00C81BAD">
        <w:rPr>
          <w:rFonts w:hAnsi="宋体" w:cs="宋体" w:hint="eastAsia"/>
        </w:rPr>
        <w:t xml:space="preserve">       for (h.init(),i=0;i&lt;n;i++)</w:t>
      </w:r>
    </w:p>
    <w:p w:rsidR="005F1F37" w:rsidRPr="00C81BAD" w:rsidRDefault="005F1F37" w:rsidP="005F1F37">
      <w:pPr>
        <w:pStyle w:val="ad"/>
        <w:rPr>
          <w:rFonts w:hAnsi="宋体" w:cs="宋体"/>
        </w:rPr>
      </w:pPr>
      <w:r w:rsidRPr="00C81BAD">
        <w:rPr>
          <w:rFonts w:hAnsi="宋体" w:cs="宋体" w:hint="eastAsia"/>
        </w:rPr>
        <w:t xml:space="preserve">              min[i]=(i?inf:0),v[i]=0,pre[i]=-1,h.ins(i,min[i]);</w:t>
      </w:r>
    </w:p>
    <w:p w:rsidR="005F1F37" w:rsidRPr="00C81BAD" w:rsidRDefault="005F1F37" w:rsidP="005F1F37">
      <w:pPr>
        <w:pStyle w:val="ad"/>
        <w:rPr>
          <w:rFonts w:hAnsi="宋体" w:cs="宋体"/>
        </w:rPr>
      </w:pPr>
      <w:r w:rsidRPr="00C81BAD">
        <w:rPr>
          <w:rFonts w:hAnsi="宋体" w:cs="宋体" w:hint="eastAsia"/>
        </w:rPr>
        <w:t xml:space="preserve">       while (h.delmin(i,e))</w:t>
      </w:r>
    </w:p>
    <w:p w:rsidR="005F1F37" w:rsidRPr="00C81BAD" w:rsidRDefault="005F1F37" w:rsidP="005F1F37">
      <w:pPr>
        <w:pStyle w:val="ad"/>
        <w:rPr>
          <w:rFonts w:hAnsi="宋体" w:cs="宋体"/>
        </w:rPr>
      </w:pPr>
      <w:r w:rsidRPr="00C81BAD">
        <w:rPr>
          <w:rFonts w:hAnsi="宋体" w:cs="宋体" w:hint="eastAsia"/>
        </w:rPr>
        <w:t xml:space="preserve">              for (v[i]=1,ret+=e,j=list[i];j&lt;list[i+1];j++)</w:t>
      </w:r>
    </w:p>
    <w:p w:rsidR="005F1F37" w:rsidRPr="00C81BAD" w:rsidRDefault="005F1F37" w:rsidP="005F1F37">
      <w:pPr>
        <w:pStyle w:val="ad"/>
        <w:rPr>
          <w:rFonts w:hAnsi="宋体" w:cs="宋体"/>
        </w:rPr>
      </w:pPr>
      <w:r w:rsidRPr="00C81BAD">
        <w:rPr>
          <w:rFonts w:hAnsi="宋体" w:cs="宋体" w:hint="eastAsia"/>
        </w:rPr>
        <w:lastRenderedPageBreak/>
        <w:t xml:space="preserve">                     if (!v[buf[j].to]&amp;&amp;buf[j].len&lt;min[buf[j].to])</w:t>
      </w:r>
    </w:p>
    <w:p w:rsidR="005F1F37" w:rsidRPr="00C81BAD" w:rsidRDefault="005F1F37" w:rsidP="005F1F37">
      <w:pPr>
        <w:pStyle w:val="ad"/>
        <w:rPr>
          <w:rFonts w:hAnsi="宋体" w:cs="宋体"/>
        </w:rPr>
      </w:pPr>
      <w:r w:rsidRPr="00C81BAD">
        <w:rPr>
          <w:rFonts w:hAnsi="宋体" w:cs="宋体" w:hint="eastAsia"/>
        </w:rPr>
        <w:t xml:space="preserve">                            pre[buf[j].to]=i,h.del(buf[j].to,e),h.ins(buf[j].to,min[buf[j].to]=buf[j].len);</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11.7 最小生成树(prim邻接阵)</w:t>
      </w:r>
    </w:p>
    <w:p w:rsidR="005F1F37" w:rsidRPr="00C81BAD" w:rsidRDefault="005F1F37" w:rsidP="005F1F37">
      <w:pPr>
        <w:pStyle w:val="ad"/>
        <w:rPr>
          <w:rFonts w:hAnsi="宋体" w:cs="宋体"/>
        </w:rPr>
      </w:pPr>
      <w:r w:rsidRPr="00C81BAD">
        <w:rPr>
          <w:rFonts w:hAnsi="宋体" w:cs="宋体" w:hint="eastAsia"/>
        </w:rPr>
        <w:t>//无向图最小生成树,prim算法,邻接阵形式,复杂度O(n^2)</w:t>
      </w:r>
    </w:p>
    <w:p w:rsidR="005F1F37" w:rsidRPr="00C81BAD" w:rsidRDefault="005F1F37" w:rsidP="005F1F37">
      <w:pPr>
        <w:pStyle w:val="ad"/>
        <w:rPr>
          <w:rFonts w:hAnsi="宋体" w:cs="宋体"/>
        </w:rPr>
      </w:pPr>
      <w:r w:rsidRPr="00C81BAD">
        <w:rPr>
          <w:rFonts w:hAnsi="宋体" w:cs="宋体" w:hint="eastAsia"/>
        </w:rPr>
        <w:t>//返回最小生成树的长度,传入图的大小n和邻接阵mat,不相邻点边权inf</w:t>
      </w:r>
    </w:p>
    <w:p w:rsidR="005F1F37" w:rsidRPr="00C81BAD" w:rsidRDefault="005F1F37" w:rsidP="005F1F37">
      <w:pPr>
        <w:pStyle w:val="ad"/>
        <w:rPr>
          <w:rFonts w:hAnsi="宋体" w:cs="宋体"/>
        </w:rPr>
      </w:pPr>
      <w:r w:rsidRPr="00C81BAD">
        <w:rPr>
          <w:rFonts w:hAnsi="宋体" w:cs="宋体" w:hint="eastAsia"/>
        </w:rPr>
        <w:t>//可更改边权的类型,pre[]返回树的构造,用父结点表示,根节点(第一个)pre值为-1</w:t>
      </w:r>
    </w:p>
    <w:p w:rsidR="005F1F37" w:rsidRPr="00C81BAD" w:rsidRDefault="005F1F37" w:rsidP="005F1F37">
      <w:pPr>
        <w:pStyle w:val="ad"/>
        <w:rPr>
          <w:rFonts w:hAnsi="宋体" w:cs="宋体"/>
        </w:rPr>
      </w:pPr>
      <w:r w:rsidRPr="00C81BAD">
        <w:rPr>
          <w:rFonts w:hAnsi="宋体" w:cs="宋体" w:hint="eastAsia"/>
        </w:rPr>
        <w:t>//必须保证图的连通的!</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double elem_t;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prim(int n,elem_t mat[][MAXN],int* pre){</w:t>
      </w:r>
    </w:p>
    <w:p w:rsidR="005F1F37" w:rsidRPr="00C81BAD" w:rsidRDefault="005F1F37" w:rsidP="005F1F37">
      <w:pPr>
        <w:pStyle w:val="ad"/>
        <w:rPr>
          <w:rFonts w:hAnsi="宋体" w:cs="宋体"/>
        </w:rPr>
      </w:pPr>
      <w:r w:rsidRPr="00C81BAD">
        <w:rPr>
          <w:rFonts w:hAnsi="宋体" w:cs="宋体" w:hint="eastAsia"/>
        </w:rPr>
        <w:t xml:space="preserve">       elem_t min[MAXN],ret=0;</w:t>
      </w:r>
    </w:p>
    <w:p w:rsidR="005F1F37" w:rsidRPr="00C81BAD" w:rsidRDefault="005F1F37" w:rsidP="005F1F37">
      <w:pPr>
        <w:pStyle w:val="ad"/>
        <w:rPr>
          <w:rFonts w:hAnsi="宋体" w:cs="宋体"/>
        </w:rPr>
      </w:pPr>
      <w:r w:rsidRPr="00C81BAD">
        <w:rPr>
          <w:rFonts w:hAnsi="宋体" w:cs="宋体" w:hint="eastAsia"/>
        </w:rPr>
        <w:t xml:space="preserve">       int v[MAXN],i,j,k;</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min[i]=inf,v[i]=0,pre[i]=-1;</w:t>
      </w:r>
    </w:p>
    <w:p w:rsidR="005F1F37" w:rsidRPr="00C81BAD" w:rsidRDefault="005F1F37" w:rsidP="005F1F37">
      <w:pPr>
        <w:pStyle w:val="ad"/>
        <w:rPr>
          <w:rFonts w:hAnsi="宋体" w:cs="宋体"/>
        </w:rPr>
      </w:pPr>
      <w:r w:rsidRPr="00C81BAD">
        <w:rPr>
          <w:rFonts w:hAnsi="宋体" w:cs="宋体" w:hint="eastAsia"/>
        </w:rPr>
        <w:t xml:space="preserve">       for (min[j=0]=0;j&lt;n;j++){</w:t>
      </w:r>
    </w:p>
    <w:p w:rsidR="005F1F37" w:rsidRPr="00C81BAD" w:rsidRDefault="005F1F37" w:rsidP="005F1F37">
      <w:pPr>
        <w:pStyle w:val="ad"/>
        <w:rPr>
          <w:rFonts w:hAnsi="宋体" w:cs="宋体"/>
        </w:rPr>
      </w:pPr>
      <w:r w:rsidRPr="00C81BAD">
        <w:rPr>
          <w:rFonts w:hAnsi="宋体" w:cs="宋体" w:hint="eastAsia"/>
        </w:rPr>
        <w:t xml:space="preserve">              for (k=-1,i=0;i&lt;n;i++)</w:t>
      </w:r>
    </w:p>
    <w:p w:rsidR="005F1F37" w:rsidRPr="00C81BAD" w:rsidRDefault="005F1F37" w:rsidP="005F1F37">
      <w:pPr>
        <w:pStyle w:val="ad"/>
        <w:rPr>
          <w:rFonts w:hAnsi="宋体" w:cs="宋体"/>
        </w:rPr>
      </w:pPr>
      <w:r w:rsidRPr="00C81BAD">
        <w:rPr>
          <w:rFonts w:hAnsi="宋体" w:cs="宋体" w:hint="eastAsia"/>
        </w:rPr>
        <w:t xml:space="preserve">                    if (!v[i]&amp;&amp;(k==-1||min[i]&lt;min[k]))</w:t>
      </w:r>
    </w:p>
    <w:p w:rsidR="005F1F37" w:rsidRPr="00C81BAD" w:rsidRDefault="005F1F37" w:rsidP="005F1F37">
      <w:pPr>
        <w:pStyle w:val="ad"/>
        <w:rPr>
          <w:rFonts w:hAnsi="宋体" w:cs="宋体"/>
        </w:rPr>
      </w:pPr>
      <w:r w:rsidRPr="00C81BAD">
        <w:rPr>
          <w:rFonts w:hAnsi="宋体" w:cs="宋体" w:hint="eastAsia"/>
        </w:rPr>
        <w:t xml:space="preserve">                            k=i;</w:t>
      </w:r>
    </w:p>
    <w:p w:rsidR="005F1F37" w:rsidRPr="00C81BAD" w:rsidRDefault="005F1F37" w:rsidP="005F1F37">
      <w:pPr>
        <w:pStyle w:val="ad"/>
        <w:rPr>
          <w:rFonts w:hAnsi="宋体" w:cs="宋体"/>
        </w:rPr>
      </w:pPr>
      <w:r w:rsidRPr="00C81BAD">
        <w:rPr>
          <w:rFonts w:hAnsi="宋体" w:cs="宋体" w:hint="eastAsia"/>
        </w:rPr>
        <w:t xml:space="preserve">              for (v[k]=1,ret+=min[k],i=0;i&lt;n;i++)</w:t>
      </w:r>
    </w:p>
    <w:p w:rsidR="005F1F37" w:rsidRPr="00C81BAD" w:rsidRDefault="005F1F37" w:rsidP="005F1F37">
      <w:pPr>
        <w:pStyle w:val="ad"/>
        <w:rPr>
          <w:rFonts w:hAnsi="宋体" w:cs="宋体"/>
        </w:rPr>
      </w:pPr>
      <w:r w:rsidRPr="00C81BAD">
        <w:rPr>
          <w:rFonts w:hAnsi="宋体" w:cs="宋体" w:hint="eastAsia"/>
        </w:rPr>
        <w:t xml:space="preserve">                     if (!v[i]&amp;&amp;mat[k][i]&lt;min[i])</w:t>
      </w:r>
    </w:p>
    <w:p w:rsidR="005F1F37" w:rsidRPr="00C81BAD" w:rsidRDefault="005F1F37" w:rsidP="005F1F37">
      <w:pPr>
        <w:pStyle w:val="ad"/>
        <w:rPr>
          <w:rFonts w:hAnsi="宋体" w:cs="宋体"/>
        </w:rPr>
      </w:pPr>
      <w:r w:rsidRPr="00C81BAD">
        <w:rPr>
          <w:rFonts w:hAnsi="宋体" w:cs="宋体" w:hint="eastAsia"/>
        </w:rPr>
        <w:t xml:space="preserve">                            min[i]=mat[pre[i]=k][i];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p>
    <w:p w:rsidR="005F1F37" w:rsidRPr="00C81BAD" w:rsidRDefault="005F1F37" w:rsidP="005F1F37">
      <w:pPr>
        <w:pStyle w:val="ad"/>
        <w:rPr>
          <w:rFonts w:hAnsi="宋体" w:cs="宋体"/>
        </w:rPr>
      </w:pPr>
      <w:r w:rsidRPr="00C81BAD">
        <w:rPr>
          <w:rFonts w:hAnsi="宋体" w:cs="宋体" w:hint="eastAsia"/>
          <w:b/>
        </w:rPr>
        <w:t>11.8 最小树形图(邻接阵)</w:t>
      </w:r>
    </w:p>
    <w:p w:rsidR="005F1F37" w:rsidRPr="00C81BAD" w:rsidRDefault="005F1F37" w:rsidP="005F1F37">
      <w:pPr>
        <w:pStyle w:val="ad"/>
        <w:rPr>
          <w:rFonts w:hAnsi="宋体" w:cs="宋体"/>
        </w:rPr>
      </w:pPr>
      <w:r w:rsidRPr="00C81BAD">
        <w:rPr>
          <w:rFonts w:hAnsi="宋体" w:cs="宋体" w:hint="eastAsia"/>
        </w:rPr>
        <w:t>//多源最小树形图,edmonds算法,邻接阵形式,复杂度O(n^3)</w:t>
      </w:r>
    </w:p>
    <w:p w:rsidR="005F1F37" w:rsidRPr="00C81BAD" w:rsidRDefault="005F1F37" w:rsidP="005F1F37">
      <w:pPr>
        <w:pStyle w:val="ad"/>
        <w:rPr>
          <w:rFonts w:hAnsi="宋体" w:cs="宋体"/>
        </w:rPr>
      </w:pPr>
      <w:r w:rsidRPr="00C81BAD">
        <w:rPr>
          <w:rFonts w:hAnsi="宋体" w:cs="宋体" w:hint="eastAsia"/>
        </w:rPr>
        <w:t>//返回最小生成树的长度,构造失败返回负值</w:t>
      </w:r>
    </w:p>
    <w:p w:rsidR="005F1F37" w:rsidRPr="00C81BAD" w:rsidRDefault="005F1F37" w:rsidP="005F1F37">
      <w:pPr>
        <w:pStyle w:val="ad"/>
        <w:rPr>
          <w:rFonts w:hAnsi="宋体" w:cs="宋体"/>
        </w:rPr>
      </w:pPr>
      <w:r w:rsidRPr="00C81BAD">
        <w:rPr>
          <w:rFonts w:hAnsi="宋体" w:cs="宋体" w:hint="eastAsia"/>
        </w:rPr>
        <w:t>//传入图的大小n和邻接阵mat,不相邻点边权inf</w:t>
      </w:r>
    </w:p>
    <w:p w:rsidR="005F1F37" w:rsidRPr="00C81BAD" w:rsidRDefault="005F1F37" w:rsidP="005F1F37">
      <w:pPr>
        <w:pStyle w:val="ad"/>
        <w:rPr>
          <w:rFonts w:hAnsi="宋体" w:cs="宋体"/>
        </w:rPr>
      </w:pPr>
      <w:r w:rsidRPr="00C81BAD">
        <w:rPr>
          <w:rFonts w:hAnsi="宋体" w:cs="宋体" w:hint="eastAsia"/>
        </w:rPr>
        <w:t>//可更改边权的类型,pre[]返回树的构造,用父结点表示</w:t>
      </w:r>
    </w:p>
    <w:p w:rsidR="005F1F37" w:rsidRPr="00C81BAD" w:rsidRDefault="005F1F37" w:rsidP="005F1F37">
      <w:pPr>
        <w:pStyle w:val="ad"/>
        <w:rPr>
          <w:rFonts w:hAnsi="宋体" w:cs="宋体"/>
        </w:rPr>
      </w:pPr>
      <w:r w:rsidRPr="00C81BAD">
        <w:rPr>
          <w:rFonts w:hAnsi="宋体" w:cs="宋体" w:hint="eastAsia"/>
        </w:rPr>
        <w:t>//传入时pre[]数组清零,用-1标出源点</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120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lastRenderedPageBreak/>
        <w:t>elem_t edmonds(int n,elem_t mat[][MAXN*2],int* pre){</w:t>
      </w:r>
    </w:p>
    <w:p w:rsidR="005F1F37" w:rsidRPr="00C81BAD" w:rsidRDefault="005F1F37" w:rsidP="005F1F37">
      <w:pPr>
        <w:pStyle w:val="ad"/>
        <w:rPr>
          <w:rFonts w:hAnsi="宋体" w:cs="宋体"/>
        </w:rPr>
      </w:pPr>
      <w:r w:rsidRPr="00C81BAD">
        <w:rPr>
          <w:rFonts w:hAnsi="宋体" w:cs="宋体" w:hint="eastAsia"/>
        </w:rPr>
        <w:t xml:space="preserve">       elem_t ret=0;</w:t>
      </w:r>
    </w:p>
    <w:p w:rsidR="005F1F37" w:rsidRPr="00C81BAD" w:rsidRDefault="005F1F37" w:rsidP="005F1F37">
      <w:pPr>
        <w:pStyle w:val="ad"/>
        <w:rPr>
          <w:rFonts w:hAnsi="宋体" w:cs="宋体"/>
        </w:rPr>
      </w:pPr>
      <w:r w:rsidRPr="00C81BAD">
        <w:rPr>
          <w:rFonts w:hAnsi="宋体" w:cs="宋体" w:hint="eastAsia"/>
        </w:rPr>
        <w:t xml:space="preserve">       int c[MAXN*2][MAXN*2],l[MAXN*2],p[MAXN*2],m=n,t,i,j,k;</w:t>
      </w:r>
    </w:p>
    <w:p w:rsidR="005F1F37" w:rsidRPr="00C81BAD" w:rsidRDefault="005F1F37" w:rsidP="005F1F37">
      <w:pPr>
        <w:pStyle w:val="ad"/>
        <w:rPr>
          <w:rFonts w:hAnsi="宋体" w:cs="宋体"/>
        </w:rPr>
      </w:pPr>
      <w:r w:rsidRPr="00C81BAD">
        <w:rPr>
          <w:rFonts w:hAnsi="宋体" w:cs="宋体" w:hint="eastAsia"/>
        </w:rPr>
        <w:t xml:space="preserve">       for (i=0;i&lt;n;l[i]=i,i++);</w:t>
      </w:r>
    </w:p>
    <w:p w:rsidR="005F1F37" w:rsidRPr="00C81BAD" w:rsidRDefault="005F1F37" w:rsidP="005F1F37">
      <w:pPr>
        <w:pStyle w:val="ad"/>
        <w:rPr>
          <w:rFonts w:hAnsi="宋体" w:cs="宋体"/>
        </w:rPr>
      </w:pPr>
      <w:r w:rsidRPr="00C81BAD">
        <w:rPr>
          <w:rFonts w:hAnsi="宋体" w:cs="宋体" w:hint="eastAsia"/>
        </w:rPr>
        <w:t xml:space="preserve">       do{</w:t>
      </w:r>
    </w:p>
    <w:p w:rsidR="005F1F37" w:rsidRPr="00C81BAD" w:rsidRDefault="005F1F37" w:rsidP="005F1F37">
      <w:pPr>
        <w:pStyle w:val="ad"/>
        <w:rPr>
          <w:rFonts w:hAnsi="宋体" w:cs="宋体"/>
        </w:rPr>
      </w:pPr>
      <w:r w:rsidRPr="00C81BAD">
        <w:rPr>
          <w:rFonts w:hAnsi="宋体" w:cs="宋体" w:hint="eastAsia"/>
        </w:rPr>
        <w:t xml:space="preserve">              memset(c,0,sizeof(c)),memset(p,0xff,sizeof(p));</w:t>
      </w:r>
    </w:p>
    <w:p w:rsidR="005F1F37" w:rsidRPr="00C81BAD" w:rsidRDefault="005F1F37" w:rsidP="005F1F37">
      <w:pPr>
        <w:pStyle w:val="ad"/>
        <w:rPr>
          <w:rFonts w:hAnsi="宋体" w:cs="宋体"/>
        </w:rPr>
      </w:pPr>
      <w:r w:rsidRPr="00C81BAD">
        <w:rPr>
          <w:rFonts w:hAnsi="宋体" w:cs="宋体" w:hint="eastAsia"/>
        </w:rPr>
        <w:t xml:space="preserve">              for (t=m,i=0;i&lt;m;c[i][i]=1,i++);</w:t>
      </w:r>
    </w:p>
    <w:p w:rsidR="005F1F37" w:rsidRPr="00C81BAD" w:rsidRDefault="005F1F37" w:rsidP="005F1F37">
      <w:pPr>
        <w:pStyle w:val="ad"/>
        <w:rPr>
          <w:rFonts w:hAnsi="宋体" w:cs="宋体"/>
        </w:rPr>
      </w:pPr>
      <w:r w:rsidRPr="00C81BAD">
        <w:rPr>
          <w:rFonts w:hAnsi="宋体" w:cs="宋体" w:hint="eastAsia"/>
        </w:rPr>
        <w:t xml:space="preserve">              for (i=0;i&lt;t;i++)</w:t>
      </w:r>
    </w:p>
    <w:p w:rsidR="005F1F37" w:rsidRPr="00C81BAD" w:rsidRDefault="005F1F37" w:rsidP="005F1F37">
      <w:pPr>
        <w:pStyle w:val="ad"/>
        <w:rPr>
          <w:rFonts w:hAnsi="宋体" w:cs="宋体"/>
        </w:rPr>
      </w:pPr>
      <w:r w:rsidRPr="00C81BAD">
        <w:rPr>
          <w:rFonts w:hAnsi="宋体" w:cs="宋体" w:hint="eastAsia"/>
        </w:rPr>
        <w:t xml:space="preserve">                     if (l[i]==i&amp;&amp;pre[i]!=-1){</w:t>
      </w:r>
    </w:p>
    <w:p w:rsidR="005F1F37" w:rsidRPr="00C81BAD" w:rsidRDefault="005F1F37" w:rsidP="005F1F37">
      <w:pPr>
        <w:pStyle w:val="ad"/>
        <w:rPr>
          <w:rFonts w:hAnsi="宋体" w:cs="宋体"/>
        </w:rPr>
      </w:pPr>
      <w:r w:rsidRPr="00C81BAD">
        <w:rPr>
          <w:rFonts w:hAnsi="宋体" w:cs="宋体" w:hint="eastAsia"/>
        </w:rPr>
        <w:t xml:space="preserve">                            for (j=0;j&lt;m;j++)</w:t>
      </w:r>
    </w:p>
    <w:p w:rsidR="005F1F37" w:rsidRPr="00C81BAD" w:rsidRDefault="005F1F37" w:rsidP="005F1F37">
      <w:pPr>
        <w:pStyle w:val="ad"/>
        <w:rPr>
          <w:rFonts w:hAnsi="宋体" w:cs="宋体"/>
        </w:rPr>
      </w:pPr>
      <w:r w:rsidRPr="00C81BAD">
        <w:rPr>
          <w:rFonts w:hAnsi="宋体" w:cs="宋体" w:hint="eastAsia"/>
        </w:rPr>
        <w:t xml:space="preserve">                                   if (l[j]==j&amp;&amp;i!=j&amp;&amp;mat[j][i]&lt;inf&amp;&amp;(p[i]==-1||mat[j][i]&lt;mat[p[i]][i]))</w:t>
      </w:r>
    </w:p>
    <w:p w:rsidR="005F1F37" w:rsidRPr="00C81BAD" w:rsidRDefault="005F1F37" w:rsidP="005F1F37">
      <w:pPr>
        <w:pStyle w:val="ad"/>
        <w:rPr>
          <w:rFonts w:hAnsi="宋体" w:cs="宋体"/>
        </w:rPr>
      </w:pPr>
      <w:r w:rsidRPr="00C81BAD">
        <w:rPr>
          <w:rFonts w:hAnsi="宋体" w:cs="宋体" w:hint="eastAsia"/>
        </w:rPr>
        <w:t xml:space="preserve">                                          p[i]=j;</w:t>
      </w:r>
    </w:p>
    <w:p w:rsidR="005F1F37" w:rsidRPr="00C81BAD" w:rsidRDefault="005F1F37" w:rsidP="005F1F37">
      <w:pPr>
        <w:pStyle w:val="ad"/>
        <w:rPr>
          <w:rFonts w:hAnsi="宋体" w:cs="宋体"/>
        </w:rPr>
      </w:pPr>
      <w:r w:rsidRPr="00C81BAD">
        <w:rPr>
          <w:rFonts w:hAnsi="宋体" w:cs="宋体" w:hint="eastAsia"/>
        </w:rPr>
        <w:t xml:space="preserve">                            if ((pre[i]=p[i])==-1)</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 xml:space="preserve">                            if (c[i][p[i]]){</w:t>
      </w:r>
    </w:p>
    <w:p w:rsidR="005F1F37" w:rsidRPr="00C81BAD" w:rsidRDefault="005F1F37" w:rsidP="005F1F37">
      <w:pPr>
        <w:pStyle w:val="ad"/>
        <w:rPr>
          <w:rFonts w:hAnsi="宋体" w:cs="宋体"/>
        </w:rPr>
      </w:pPr>
      <w:r w:rsidRPr="00C81BAD">
        <w:rPr>
          <w:rFonts w:hAnsi="宋体" w:cs="宋体" w:hint="eastAsia"/>
        </w:rPr>
        <w:t xml:space="preserve">                                   for (j=0;j&lt;=m;mat[j][m]=mat[m][j]=inf,j++);</w:t>
      </w:r>
    </w:p>
    <w:p w:rsidR="005F1F37" w:rsidRPr="00C81BAD" w:rsidRDefault="005F1F37" w:rsidP="005F1F37">
      <w:pPr>
        <w:pStyle w:val="ad"/>
        <w:rPr>
          <w:rFonts w:hAnsi="宋体" w:cs="宋体"/>
        </w:rPr>
      </w:pPr>
      <w:r w:rsidRPr="00C81BAD">
        <w:rPr>
          <w:rFonts w:hAnsi="宋体" w:cs="宋体" w:hint="eastAsia"/>
        </w:rPr>
        <w:t xml:space="preserve">                                   for (k=i;l[k]!=m;l[k]=m,k=p[k])</w:t>
      </w:r>
    </w:p>
    <w:p w:rsidR="005F1F37" w:rsidRPr="00C81BAD" w:rsidRDefault="005F1F37" w:rsidP="005F1F37">
      <w:pPr>
        <w:pStyle w:val="ad"/>
        <w:rPr>
          <w:rFonts w:hAnsi="宋体" w:cs="宋体"/>
        </w:rPr>
      </w:pPr>
      <w:r w:rsidRPr="00C81BAD">
        <w:rPr>
          <w:rFonts w:hAnsi="宋体" w:cs="宋体" w:hint="eastAsia"/>
        </w:rPr>
        <w:t xml:space="preserve">                                          for (j=0;j&lt;m;j++)</w:t>
      </w:r>
    </w:p>
    <w:p w:rsidR="005F1F37" w:rsidRPr="00C81BAD" w:rsidRDefault="005F1F37" w:rsidP="005F1F37">
      <w:pPr>
        <w:pStyle w:val="ad"/>
        <w:rPr>
          <w:rFonts w:hAnsi="宋体" w:cs="宋体"/>
        </w:rPr>
      </w:pPr>
      <w:r w:rsidRPr="00C81BAD">
        <w:rPr>
          <w:rFonts w:hAnsi="宋体" w:cs="宋体" w:hint="eastAsia"/>
        </w:rPr>
        <w:t xml:space="preserve">                                                 if (l[j]==j){</w:t>
      </w:r>
    </w:p>
    <w:p w:rsidR="005F1F37" w:rsidRPr="00C81BAD" w:rsidRDefault="005F1F37" w:rsidP="005F1F37">
      <w:pPr>
        <w:pStyle w:val="ad"/>
        <w:rPr>
          <w:rFonts w:hAnsi="宋体" w:cs="宋体"/>
        </w:rPr>
      </w:pPr>
      <w:r w:rsidRPr="00C81BAD">
        <w:rPr>
          <w:rFonts w:hAnsi="宋体" w:cs="宋体" w:hint="eastAsia"/>
        </w:rPr>
        <w:t xml:space="preserve">                                                        if (mat[j][k]-mat[p[k]][k]&lt;mat[j][m])</w:t>
      </w:r>
    </w:p>
    <w:p w:rsidR="005F1F37" w:rsidRPr="00C81BAD" w:rsidRDefault="005F1F37" w:rsidP="005F1F37">
      <w:pPr>
        <w:pStyle w:val="ad"/>
        <w:rPr>
          <w:rFonts w:hAnsi="宋体" w:cs="宋体"/>
        </w:rPr>
      </w:pPr>
      <w:r w:rsidRPr="00C81BAD">
        <w:rPr>
          <w:rFonts w:hAnsi="宋体" w:cs="宋体" w:hint="eastAsia"/>
        </w:rPr>
        <w:t xml:space="preserve">                                                            mat[j][m]=mat[j][k]-mat[p[k]][k];</w:t>
      </w:r>
    </w:p>
    <w:p w:rsidR="005F1F37" w:rsidRPr="00C81BAD" w:rsidRDefault="005F1F37" w:rsidP="005F1F37">
      <w:pPr>
        <w:pStyle w:val="ad"/>
        <w:rPr>
          <w:rFonts w:hAnsi="宋体" w:cs="宋体"/>
        </w:rPr>
      </w:pPr>
      <w:r w:rsidRPr="00C81BAD">
        <w:rPr>
          <w:rFonts w:hAnsi="宋体" w:cs="宋体" w:hint="eastAsia"/>
        </w:rPr>
        <w:t xml:space="preserve">                                                        if (mat[k][j]&lt;mat[m][j])</w:t>
      </w:r>
    </w:p>
    <w:p w:rsidR="005F1F37" w:rsidRPr="00C81BAD" w:rsidRDefault="005F1F37" w:rsidP="005F1F37">
      <w:pPr>
        <w:pStyle w:val="ad"/>
        <w:rPr>
          <w:rFonts w:hAnsi="宋体" w:cs="宋体"/>
        </w:rPr>
      </w:pPr>
      <w:r w:rsidRPr="00C81BAD">
        <w:rPr>
          <w:rFonts w:hAnsi="宋体" w:cs="宋体" w:hint="eastAsia"/>
        </w:rPr>
        <w:t xml:space="preserve">                                                               mat[m][j]=mat[k][j];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c[m][m]=1,l[m]=m,m++;</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(j=0;j&lt;m;j++)</w:t>
      </w:r>
    </w:p>
    <w:p w:rsidR="005F1F37" w:rsidRPr="00C81BAD" w:rsidRDefault="005F1F37" w:rsidP="005F1F37">
      <w:pPr>
        <w:pStyle w:val="ad"/>
        <w:rPr>
          <w:rFonts w:hAnsi="宋体" w:cs="宋体"/>
        </w:rPr>
      </w:pPr>
      <w:r w:rsidRPr="00C81BAD">
        <w:rPr>
          <w:rFonts w:hAnsi="宋体" w:cs="宋体" w:hint="eastAsia"/>
        </w:rPr>
        <w:t xml:space="preserve">                                   if (c[i][j])</w:t>
      </w:r>
    </w:p>
    <w:p w:rsidR="005F1F37" w:rsidRPr="00C81BAD" w:rsidRDefault="005F1F37" w:rsidP="005F1F37">
      <w:pPr>
        <w:pStyle w:val="ad"/>
        <w:rPr>
          <w:rFonts w:hAnsi="宋体" w:cs="宋体"/>
        </w:rPr>
      </w:pPr>
      <w:r w:rsidRPr="00C81BAD">
        <w:rPr>
          <w:rFonts w:hAnsi="宋体" w:cs="宋体" w:hint="eastAsia"/>
        </w:rPr>
        <w:t xml:space="preserve">                                          for (k=p[i];k!=-1&amp;&amp;l[k]==k;c[k][j]=1,k=p[k]);</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while (t&lt;m);</w:t>
      </w:r>
    </w:p>
    <w:p w:rsidR="005F1F37" w:rsidRPr="00C81BAD" w:rsidRDefault="005F1F37" w:rsidP="005F1F37">
      <w:pPr>
        <w:pStyle w:val="ad"/>
        <w:rPr>
          <w:rFonts w:hAnsi="宋体" w:cs="宋体"/>
        </w:rPr>
      </w:pPr>
      <w:r w:rsidRPr="00C81BAD">
        <w:rPr>
          <w:rFonts w:hAnsi="宋体" w:cs="宋体" w:hint="eastAsia"/>
        </w:rPr>
        <w:t xml:space="preserve">       for (;m--&gt;n;pre[k]=pre[m])</w:t>
      </w:r>
    </w:p>
    <w:p w:rsidR="005F1F37" w:rsidRPr="00C81BAD" w:rsidRDefault="005F1F37" w:rsidP="005F1F37">
      <w:pPr>
        <w:pStyle w:val="ad"/>
        <w:rPr>
          <w:rFonts w:hAnsi="宋体" w:cs="宋体"/>
        </w:rPr>
      </w:pPr>
      <w:r w:rsidRPr="00C81BAD">
        <w:rPr>
          <w:rFonts w:hAnsi="宋体" w:cs="宋体" w:hint="eastAsia"/>
        </w:rPr>
        <w:t xml:space="preserve">             for (i=0;i&lt;m;i++)</w:t>
      </w:r>
    </w:p>
    <w:p w:rsidR="005F1F37" w:rsidRPr="00C81BAD" w:rsidRDefault="005F1F37" w:rsidP="005F1F37">
      <w:pPr>
        <w:pStyle w:val="ad"/>
        <w:rPr>
          <w:rFonts w:hAnsi="宋体" w:cs="宋体"/>
        </w:rPr>
      </w:pPr>
      <w:r w:rsidRPr="00C81BAD">
        <w:rPr>
          <w:rFonts w:hAnsi="宋体" w:cs="宋体" w:hint="eastAsia"/>
        </w:rPr>
        <w:t xml:space="preserve">                    if (l[i]==m){</w:t>
      </w:r>
    </w:p>
    <w:p w:rsidR="005F1F37" w:rsidRPr="00C81BAD" w:rsidRDefault="005F1F37" w:rsidP="005F1F37">
      <w:pPr>
        <w:pStyle w:val="ad"/>
        <w:rPr>
          <w:rFonts w:hAnsi="宋体" w:cs="宋体"/>
        </w:rPr>
      </w:pPr>
      <w:r w:rsidRPr="00C81BAD">
        <w:rPr>
          <w:rFonts w:hAnsi="宋体" w:cs="宋体" w:hint="eastAsia"/>
        </w:rPr>
        <w:t xml:space="preserve">                            for (j=0;j&lt;m;j++)</w:t>
      </w:r>
    </w:p>
    <w:p w:rsidR="005F1F37" w:rsidRPr="00C81BAD" w:rsidRDefault="005F1F37" w:rsidP="005F1F37">
      <w:pPr>
        <w:pStyle w:val="ad"/>
        <w:rPr>
          <w:rFonts w:hAnsi="宋体" w:cs="宋体"/>
        </w:rPr>
      </w:pPr>
      <w:r w:rsidRPr="00C81BAD">
        <w:rPr>
          <w:rFonts w:hAnsi="宋体" w:cs="宋体" w:hint="eastAsia"/>
        </w:rPr>
        <w:t xml:space="preserve">                                   if (pre[j]==m&amp;&amp;mat[i][j]==mat[m][j])</w:t>
      </w:r>
    </w:p>
    <w:p w:rsidR="005F1F37" w:rsidRPr="00C81BAD" w:rsidRDefault="005F1F37" w:rsidP="005F1F37">
      <w:pPr>
        <w:pStyle w:val="ad"/>
        <w:rPr>
          <w:rFonts w:hAnsi="宋体" w:cs="宋体"/>
        </w:rPr>
      </w:pPr>
      <w:r w:rsidRPr="00C81BAD">
        <w:rPr>
          <w:rFonts w:hAnsi="宋体" w:cs="宋体" w:hint="eastAsia"/>
        </w:rPr>
        <w:t xml:space="preserve">                                          pre[j]=i;</w:t>
      </w:r>
    </w:p>
    <w:p w:rsidR="005F1F37" w:rsidRPr="00C81BAD" w:rsidRDefault="005F1F37" w:rsidP="005F1F37">
      <w:pPr>
        <w:pStyle w:val="ad"/>
        <w:rPr>
          <w:rFonts w:hAnsi="宋体" w:cs="宋体"/>
        </w:rPr>
      </w:pPr>
      <w:r w:rsidRPr="00C81BAD">
        <w:rPr>
          <w:rFonts w:hAnsi="宋体" w:cs="宋体" w:hint="eastAsia"/>
        </w:rPr>
        <w:t xml:space="preserve">                           if (mat[pre[m]][m]==mat[pre[m]][i]-mat[pre[i]][i])</w:t>
      </w:r>
    </w:p>
    <w:p w:rsidR="005F1F37" w:rsidRPr="00C81BAD" w:rsidRDefault="005F1F37" w:rsidP="005F1F37">
      <w:pPr>
        <w:pStyle w:val="ad"/>
        <w:rPr>
          <w:rFonts w:hAnsi="宋体" w:cs="宋体"/>
        </w:rPr>
      </w:pPr>
      <w:r w:rsidRPr="00C81BAD">
        <w:rPr>
          <w:rFonts w:hAnsi="宋体" w:cs="宋体" w:hint="eastAsia"/>
        </w:rPr>
        <w:lastRenderedPageBreak/>
        <w:t xml:space="preserve">                                  k=i;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if (pre[i]!=-1)</w:t>
      </w:r>
    </w:p>
    <w:p w:rsidR="005F1F37" w:rsidRPr="00C81BAD" w:rsidRDefault="005F1F37" w:rsidP="005F1F37">
      <w:pPr>
        <w:pStyle w:val="ad"/>
        <w:rPr>
          <w:rFonts w:hAnsi="宋体" w:cs="宋体"/>
        </w:rPr>
      </w:pPr>
      <w:r w:rsidRPr="00C81BAD">
        <w:rPr>
          <w:rFonts w:hAnsi="宋体" w:cs="宋体" w:hint="eastAsia"/>
        </w:rPr>
        <w:t xml:space="preserve">                     ret+=mat[pre[i]][i];</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sz w:val="24"/>
          <w:szCs w:val="24"/>
        </w:rPr>
      </w:pPr>
      <w:r w:rsidRPr="00C81BAD">
        <w:rPr>
          <w:rFonts w:hAnsi="宋体" w:cs="宋体" w:hint="eastAsia"/>
          <w:b/>
          <w:sz w:val="24"/>
          <w:szCs w:val="24"/>
        </w:rPr>
        <w:t>12、     图论—最短路径</w:t>
      </w:r>
    </w:p>
    <w:p w:rsidR="005F1F37" w:rsidRPr="00C81BAD" w:rsidRDefault="005F1F37" w:rsidP="005F1F37">
      <w:pPr>
        <w:pStyle w:val="ad"/>
        <w:rPr>
          <w:rFonts w:hAnsi="宋体" w:cs="宋体"/>
          <w:b/>
        </w:rPr>
      </w:pPr>
      <w:r w:rsidRPr="00C81BAD">
        <w:rPr>
          <w:rFonts w:hAnsi="宋体" w:cs="宋体" w:hint="eastAsia"/>
          <w:b/>
        </w:rPr>
        <w:t>12.1 最短路径(单源bellman_ford邻接阵)</w:t>
      </w:r>
    </w:p>
    <w:p w:rsidR="005F1F37" w:rsidRPr="00C81BAD" w:rsidRDefault="005F1F37" w:rsidP="005F1F37">
      <w:pPr>
        <w:pStyle w:val="ad"/>
        <w:rPr>
          <w:rFonts w:hAnsi="宋体" w:cs="宋体"/>
        </w:rPr>
      </w:pPr>
      <w:r w:rsidRPr="00C81BAD">
        <w:rPr>
          <w:rFonts w:hAnsi="宋体" w:cs="宋体" w:hint="eastAsia"/>
        </w:rPr>
        <w:t>//单源最短路径,bellman_ford算法,邻接阵形式,复杂度O(n^3)</w:t>
      </w:r>
    </w:p>
    <w:p w:rsidR="005F1F37" w:rsidRPr="00C81BAD" w:rsidRDefault="005F1F37" w:rsidP="005F1F37">
      <w:pPr>
        <w:pStyle w:val="ad"/>
        <w:rPr>
          <w:rFonts w:hAnsi="宋体" w:cs="宋体"/>
        </w:rPr>
      </w:pPr>
      <w:r w:rsidRPr="00C81BAD">
        <w:rPr>
          <w:rFonts w:hAnsi="宋体" w:cs="宋体" w:hint="eastAsia"/>
        </w:rPr>
        <w:t>//求出源s到所有点的最短路经,传入图的大小n和邻接阵mat</w:t>
      </w:r>
    </w:p>
    <w:p w:rsidR="005F1F37" w:rsidRPr="00C81BAD" w:rsidRDefault="005F1F37" w:rsidP="005F1F37">
      <w:pPr>
        <w:pStyle w:val="ad"/>
        <w:rPr>
          <w:rFonts w:hAnsi="宋体" w:cs="宋体"/>
        </w:rPr>
      </w:pPr>
      <w:r w:rsidRPr="00C81BAD">
        <w:rPr>
          <w:rFonts w:hAnsi="宋体" w:cs="宋体" w:hint="eastAsia"/>
        </w:rPr>
        <w:t>//返回到各点最短距离min[]和路径pre[],pre[i]记录s到i路径上i的父结点,pre[s]=-1</w:t>
      </w:r>
    </w:p>
    <w:p w:rsidR="005F1F37" w:rsidRPr="00C81BAD" w:rsidRDefault="005F1F37" w:rsidP="005F1F37">
      <w:pPr>
        <w:pStyle w:val="ad"/>
        <w:rPr>
          <w:rFonts w:hAnsi="宋体" w:cs="宋体"/>
        </w:rPr>
      </w:pPr>
      <w:r w:rsidRPr="00C81BAD">
        <w:rPr>
          <w:rFonts w:hAnsi="宋体" w:cs="宋体" w:hint="eastAsia"/>
        </w:rPr>
        <w:t>//可更改路权类型,路权可为负,若图包含负环则求解失败,返回0</w:t>
      </w:r>
    </w:p>
    <w:p w:rsidR="005F1F37" w:rsidRPr="00C81BAD" w:rsidRDefault="005F1F37" w:rsidP="005F1F37">
      <w:pPr>
        <w:pStyle w:val="ad"/>
        <w:rPr>
          <w:rFonts w:hAnsi="宋体" w:cs="宋体"/>
        </w:rPr>
      </w:pPr>
      <w:r w:rsidRPr="00C81BAD">
        <w:rPr>
          <w:rFonts w:hAnsi="宋体" w:cs="宋体" w:hint="eastAsia"/>
        </w:rPr>
        <w:t>//优化:先删去负边使用dijkstra求出上界,加速迭代过程</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int bellman_ford(int n,elem_t mat[][MAXN],int s,elem_t* min,int* pre){</w:t>
      </w:r>
    </w:p>
    <w:p w:rsidR="005F1F37" w:rsidRPr="00C81BAD" w:rsidRDefault="005F1F37" w:rsidP="005F1F37">
      <w:pPr>
        <w:pStyle w:val="ad"/>
        <w:rPr>
          <w:rFonts w:hAnsi="宋体" w:cs="宋体"/>
        </w:rPr>
      </w:pPr>
      <w:r w:rsidRPr="00C81BAD">
        <w:rPr>
          <w:rFonts w:hAnsi="宋体" w:cs="宋体" w:hint="eastAsia"/>
        </w:rPr>
        <w:t xml:space="preserve">       int v[MAXN],i,j,k,tag;</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min[i]=inf,v[i]=0,pre[i]=-1;</w:t>
      </w:r>
    </w:p>
    <w:p w:rsidR="005F1F37" w:rsidRPr="00C81BAD" w:rsidRDefault="005F1F37" w:rsidP="005F1F37">
      <w:pPr>
        <w:pStyle w:val="ad"/>
        <w:rPr>
          <w:rFonts w:hAnsi="宋体" w:cs="宋体"/>
        </w:rPr>
      </w:pPr>
      <w:r w:rsidRPr="00C81BAD">
        <w:rPr>
          <w:rFonts w:hAnsi="宋体" w:cs="宋体" w:hint="eastAsia"/>
        </w:rPr>
        <w:t xml:space="preserve">       for (min[s]=0,j=0;j&lt;n;j++){</w:t>
      </w:r>
    </w:p>
    <w:p w:rsidR="005F1F37" w:rsidRPr="00C81BAD" w:rsidRDefault="005F1F37" w:rsidP="005F1F37">
      <w:pPr>
        <w:pStyle w:val="ad"/>
        <w:rPr>
          <w:rFonts w:hAnsi="宋体" w:cs="宋体"/>
        </w:rPr>
      </w:pPr>
      <w:r w:rsidRPr="00C81BAD">
        <w:rPr>
          <w:rFonts w:hAnsi="宋体" w:cs="宋体" w:hint="eastAsia"/>
        </w:rPr>
        <w:t xml:space="preserve">              for (k=-1,i=0;i&lt;n;i++)</w:t>
      </w:r>
    </w:p>
    <w:p w:rsidR="005F1F37" w:rsidRPr="00C81BAD" w:rsidRDefault="005F1F37" w:rsidP="005F1F37">
      <w:pPr>
        <w:pStyle w:val="ad"/>
        <w:rPr>
          <w:rFonts w:hAnsi="宋体" w:cs="宋体"/>
        </w:rPr>
      </w:pPr>
      <w:r w:rsidRPr="00C81BAD">
        <w:rPr>
          <w:rFonts w:hAnsi="宋体" w:cs="宋体" w:hint="eastAsia"/>
        </w:rPr>
        <w:t xml:space="preserve">                     if (!v[i]&amp;&amp;(k==-1||min[i]&lt;min[k]))</w:t>
      </w:r>
    </w:p>
    <w:p w:rsidR="005F1F37" w:rsidRPr="00C81BAD" w:rsidRDefault="005F1F37" w:rsidP="005F1F37">
      <w:pPr>
        <w:pStyle w:val="ad"/>
        <w:rPr>
          <w:rFonts w:hAnsi="宋体" w:cs="宋体"/>
        </w:rPr>
      </w:pPr>
      <w:r w:rsidRPr="00C81BAD">
        <w:rPr>
          <w:rFonts w:hAnsi="宋体" w:cs="宋体" w:hint="eastAsia"/>
        </w:rPr>
        <w:t xml:space="preserve">                            k=i;</w:t>
      </w:r>
    </w:p>
    <w:p w:rsidR="005F1F37" w:rsidRPr="00C81BAD" w:rsidRDefault="005F1F37" w:rsidP="005F1F37">
      <w:pPr>
        <w:pStyle w:val="ad"/>
        <w:rPr>
          <w:rFonts w:hAnsi="宋体" w:cs="宋体"/>
        </w:rPr>
      </w:pPr>
      <w:r w:rsidRPr="00C81BAD">
        <w:rPr>
          <w:rFonts w:hAnsi="宋体" w:cs="宋体" w:hint="eastAsia"/>
        </w:rPr>
        <w:t xml:space="preserve">              for (v[k]=1,i=0;i&lt;n;i++)</w:t>
      </w:r>
    </w:p>
    <w:p w:rsidR="005F1F37" w:rsidRPr="00C81BAD" w:rsidRDefault="005F1F37" w:rsidP="005F1F37">
      <w:pPr>
        <w:pStyle w:val="ad"/>
        <w:rPr>
          <w:rFonts w:hAnsi="宋体" w:cs="宋体"/>
        </w:rPr>
      </w:pPr>
      <w:r w:rsidRPr="00C81BAD">
        <w:rPr>
          <w:rFonts w:hAnsi="宋体" w:cs="宋体" w:hint="eastAsia"/>
        </w:rPr>
        <w:t xml:space="preserve">                     if (!v[i]&amp;&amp;mat[k][i]&gt;=0&amp;&amp;min[k]+mat[k][i]&lt;min[i])</w:t>
      </w:r>
    </w:p>
    <w:p w:rsidR="005F1F37" w:rsidRPr="00C81BAD" w:rsidRDefault="005F1F37" w:rsidP="005F1F37">
      <w:pPr>
        <w:pStyle w:val="ad"/>
        <w:rPr>
          <w:rFonts w:hAnsi="宋体" w:cs="宋体"/>
        </w:rPr>
      </w:pPr>
      <w:r w:rsidRPr="00C81BAD">
        <w:rPr>
          <w:rFonts w:hAnsi="宋体" w:cs="宋体" w:hint="eastAsia"/>
        </w:rPr>
        <w:t xml:space="preserve">                            min[i]=min[k]+mat[pre[i]=k][i];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(tag=1,j=0;tag&amp;&amp;j&lt;=n;j++)</w:t>
      </w:r>
    </w:p>
    <w:p w:rsidR="005F1F37" w:rsidRPr="00C81BAD" w:rsidRDefault="005F1F37" w:rsidP="005F1F37">
      <w:pPr>
        <w:pStyle w:val="ad"/>
        <w:rPr>
          <w:rFonts w:hAnsi="宋体" w:cs="宋体"/>
        </w:rPr>
      </w:pPr>
      <w:r w:rsidRPr="00C81BAD">
        <w:rPr>
          <w:rFonts w:hAnsi="宋体" w:cs="宋体" w:hint="eastAsia"/>
        </w:rPr>
        <w:t xml:space="preserve">              for (tag=i=0;i&lt;n;i++)</w:t>
      </w:r>
    </w:p>
    <w:p w:rsidR="005F1F37" w:rsidRPr="00C81BAD" w:rsidRDefault="005F1F37" w:rsidP="005F1F37">
      <w:pPr>
        <w:pStyle w:val="ad"/>
        <w:rPr>
          <w:rFonts w:hAnsi="宋体" w:cs="宋体"/>
        </w:rPr>
      </w:pPr>
      <w:r w:rsidRPr="00C81BAD">
        <w:rPr>
          <w:rFonts w:hAnsi="宋体" w:cs="宋体" w:hint="eastAsia"/>
        </w:rPr>
        <w:t xml:space="preserve">                     for (k=0;k&lt;n;k++)</w:t>
      </w:r>
    </w:p>
    <w:p w:rsidR="005F1F37" w:rsidRPr="00C81BAD" w:rsidRDefault="005F1F37" w:rsidP="005F1F37">
      <w:pPr>
        <w:pStyle w:val="ad"/>
        <w:rPr>
          <w:rFonts w:hAnsi="宋体" w:cs="宋体"/>
        </w:rPr>
      </w:pPr>
      <w:r w:rsidRPr="00C81BAD">
        <w:rPr>
          <w:rFonts w:hAnsi="宋体" w:cs="宋体" w:hint="eastAsia"/>
        </w:rPr>
        <w:t xml:space="preserve">                            if (min[k]+mat[k][i]&lt;min[i])</w:t>
      </w:r>
    </w:p>
    <w:p w:rsidR="005F1F37" w:rsidRPr="00C81BAD" w:rsidRDefault="005F1F37" w:rsidP="005F1F37">
      <w:pPr>
        <w:pStyle w:val="ad"/>
        <w:rPr>
          <w:rFonts w:hAnsi="宋体" w:cs="宋体"/>
        </w:rPr>
      </w:pPr>
      <w:r w:rsidRPr="00C81BAD">
        <w:rPr>
          <w:rFonts w:hAnsi="宋体" w:cs="宋体" w:hint="eastAsia"/>
        </w:rPr>
        <w:t xml:space="preserve">                                   min[i]=min[k]+mat[pre[i]=k][i],tag=1;</w:t>
      </w:r>
    </w:p>
    <w:p w:rsidR="005F1F37" w:rsidRPr="00C81BAD" w:rsidRDefault="005F1F37" w:rsidP="005F1F37">
      <w:pPr>
        <w:pStyle w:val="ad"/>
        <w:rPr>
          <w:rFonts w:hAnsi="宋体" w:cs="宋体"/>
        </w:rPr>
      </w:pPr>
      <w:r w:rsidRPr="00C81BAD">
        <w:rPr>
          <w:rFonts w:hAnsi="宋体" w:cs="宋体" w:hint="eastAsia"/>
        </w:rPr>
        <w:t xml:space="preserve">       return j&lt;=n;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p>
    <w:p w:rsidR="005F1F37" w:rsidRPr="00C81BAD" w:rsidRDefault="005F1F37" w:rsidP="005F1F37">
      <w:pPr>
        <w:pStyle w:val="ad"/>
        <w:rPr>
          <w:rFonts w:hAnsi="宋体" w:cs="宋体"/>
          <w:b/>
        </w:rPr>
      </w:pPr>
      <w:r w:rsidRPr="00C81BAD">
        <w:rPr>
          <w:rFonts w:hAnsi="宋体" w:cs="宋体" w:hint="eastAsia"/>
          <w:b/>
        </w:rPr>
        <w:t>12.2 最短路径(单源dijkstra+bfs邻接表)</w:t>
      </w:r>
    </w:p>
    <w:p w:rsidR="005F1F37" w:rsidRPr="00C81BAD" w:rsidRDefault="005F1F37" w:rsidP="005F1F37">
      <w:pPr>
        <w:pStyle w:val="ad"/>
        <w:rPr>
          <w:rFonts w:hAnsi="宋体" w:cs="宋体"/>
        </w:rPr>
      </w:pPr>
      <w:r w:rsidRPr="00C81BAD">
        <w:rPr>
          <w:rFonts w:hAnsi="宋体" w:cs="宋体" w:hint="eastAsia"/>
        </w:rPr>
        <w:t>//单源最短路径,用于路权相等的情况,dijkstra优化为bfs,邻接表形式,复杂度O(m)</w:t>
      </w:r>
    </w:p>
    <w:p w:rsidR="005F1F37" w:rsidRPr="00C81BAD" w:rsidRDefault="005F1F37" w:rsidP="005F1F37">
      <w:pPr>
        <w:pStyle w:val="ad"/>
        <w:rPr>
          <w:rFonts w:hAnsi="宋体" w:cs="宋体"/>
        </w:rPr>
      </w:pPr>
      <w:r w:rsidRPr="00C81BAD">
        <w:rPr>
          <w:rFonts w:hAnsi="宋体" w:cs="宋体" w:hint="eastAsia"/>
        </w:rPr>
        <w:t>//求出源s到所有点的最短路经,传入图的大小n和邻接表list,边权值len</w:t>
      </w:r>
    </w:p>
    <w:p w:rsidR="005F1F37" w:rsidRPr="00C81BAD" w:rsidRDefault="005F1F37" w:rsidP="005F1F37">
      <w:pPr>
        <w:pStyle w:val="ad"/>
        <w:rPr>
          <w:rFonts w:hAnsi="宋体" w:cs="宋体"/>
        </w:rPr>
      </w:pPr>
      <w:r w:rsidRPr="00C81BAD">
        <w:rPr>
          <w:rFonts w:hAnsi="宋体" w:cs="宋体" w:hint="eastAsia"/>
        </w:rPr>
        <w:t>//返回到各点最短距离min[]和路径pre[],pre[i]记录s到i路径上i的父结点,pre[s]=-1</w:t>
      </w:r>
    </w:p>
    <w:p w:rsidR="005F1F37" w:rsidRPr="00C81BAD" w:rsidRDefault="005F1F37" w:rsidP="005F1F37">
      <w:pPr>
        <w:pStyle w:val="ad"/>
        <w:rPr>
          <w:rFonts w:hAnsi="宋体" w:cs="宋体"/>
        </w:rPr>
      </w:pPr>
      <w:r w:rsidRPr="00C81BAD">
        <w:rPr>
          <w:rFonts w:hAnsi="宋体" w:cs="宋体" w:hint="eastAsia"/>
        </w:rPr>
        <w:lastRenderedPageBreak/>
        <w:t>//可更改路权类型,但必须非负且相等!</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from,to;</w:t>
      </w:r>
    </w:p>
    <w:p w:rsidR="005F1F37" w:rsidRPr="00C81BAD" w:rsidRDefault="005F1F37" w:rsidP="005F1F37">
      <w:pPr>
        <w:pStyle w:val="ad"/>
        <w:rPr>
          <w:rFonts w:hAnsi="宋体" w:cs="宋体"/>
        </w:rPr>
      </w:pPr>
      <w:r w:rsidRPr="00C81BAD">
        <w:rPr>
          <w:rFonts w:hAnsi="宋体" w:cs="宋体" w:hint="eastAsia"/>
        </w:rPr>
        <w:t xml:space="preserve">       edge_t* next;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dijkstra(int n,edge_t* list[],elem_t len,int s,elem_t* min,int* pre){</w:t>
      </w:r>
    </w:p>
    <w:p w:rsidR="005F1F37" w:rsidRPr="00C81BAD" w:rsidRDefault="005F1F37" w:rsidP="005F1F37">
      <w:pPr>
        <w:pStyle w:val="ad"/>
        <w:rPr>
          <w:rFonts w:hAnsi="宋体" w:cs="宋体"/>
        </w:rPr>
      </w:pPr>
      <w:r w:rsidRPr="00C81BAD">
        <w:rPr>
          <w:rFonts w:hAnsi="宋体" w:cs="宋体" w:hint="eastAsia"/>
        </w:rPr>
        <w:t xml:space="preserve">       edge_t* t;</w:t>
      </w:r>
    </w:p>
    <w:p w:rsidR="005F1F37" w:rsidRPr="00C81BAD" w:rsidRDefault="005F1F37" w:rsidP="005F1F37">
      <w:pPr>
        <w:pStyle w:val="ad"/>
        <w:rPr>
          <w:rFonts w:hAnsi="宋体" w:cs="宋体"/>
        </w:rPr>
      </w:pPr>
      <w:r w:rsidRPr="00C81BAD">
        <w:rPr>
          <w:rFonts w:hAnsi="宋体" w:cs="宋体" w:hint="eastAsia"/>
        </w:rPr>
        <w:t xml:space="preserve">       int i,que[MAXN],f=0,r=0,p=1,l=1;</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lang w:val="pt-BR"/>
        </w:rPr>
      </w:pPr>
      <w:r w:rsidRPr="00C81BAD">
        <w:rPr>
          <w:rFonts w:hAnsi="宋体" w:cs="宋体" w:hint="eastAsia"/>
          <w:lang w:val="pt-BR"/>
        </w:rPr>
        <w:t xml:space="preserve">              min[i]=inf;</w:t>
      </w:r>
    </w:p>
    <w:p w:rsidR="005F1F37" w:rsidRPr="00C81BAD" w:rsidRDefault="005F1F37" w:rsidP="005F1F37">
      <w:pPr>
        <w:pStyle w:val="ad"/>
        <w:rPr>
          <w:rFonts w:hAnsi="宋体" w:cs="宋体"/>
          <w:lang w:val="pt-BR"/>
        </w:rPr>
      </w:pPr>
      <w:r w:rsidRPr="00C81BAD">
        <w:rPr>
          <w:rFonts w:hAnsi="宋体" w:cs="宋体" w:hint="eastAsia"/>
          <w:lang w:val="pt-BR"/>
        </w:rPr>
        <w:t xml:space="preserve">       min[que[0]=s]=0,pre[s]=-1;</w:t>
      </w:r>
    </w:p>
    <w:p w:rsidR="005F1F37" w:rsidRPr="00C81BAD" w:rsidRDefault="005F1F37" w:rsidP="005F1F37">
      <w:pPr>
        <w:pStyle w:val="ad"/>
        <w:rPr>
          <w:rFonts w:hAnsi="宋体" w:cs="宋体"/>
          <w:lang w:val="pt-BR"/>
        </w:rPr>
      </w:pPr>
      <w:r w:rsidRPr="00C81BAD">
        <w:rPr>
          <w:rFonts w:hAnsi="宋体" w:cs="宋体" w:hint="eastAsia"/>
          <w:lang w:val="pt-BR"/>
        </w:rPr>
        <w:t xml:space="preserve">       for (;r&lt;=f;l++,r=f+1,f=p-1)</w:t>
      </w:r>
    </w:p>
    <w:p w:rsidR="005F1F37" w:rsidRPr="00C81BAD" w:rsidRDefault="005F1F37" w:rsidP="005F1F37">
      <w:pPr>
        <w:pStyle w:val="ad"/>
        <w:rPr>
          <w:rFonts w:hAnsi="宋体" w:cs="宋体"/>
        </w:rPr>
      </w:pPr>
      <w:r w:rsidRPr="00C81BAD">
        <w:rPr>
          <w:rFonts w:hAnsi="宋体" w:cs="宋体" w:hint="eastAsia"/>
        </w:rPr>
        <w:t xml:space="preserve">              for (i=r;i&lt;=f;i++)</w:t>
      </w:r>
    </w:p>
    <w:p w:rsidR="005F1F37" w:rsidRPr="00C81BAD" w:rsidRDefault="005F1F37" w:rsidP="005F1F37">
      <w:pPr>
        <w:pStyle w:val="ad"/>
        <w:rPr>
          <w:rFonts w:hAnsi="宋体" w:cs="宋体"/>
        </w:rPr>
      </w:pPr>
      <w:r w:rsidRPr="00C81BAD">
        <w:rPr>
          <w:rFonts w:hAnsi="宋体" w:cs="宋体" w:hint="eastAsia"/>
        </w:rPr>
        <w:t xml:space="preserve">                     for (t=list[que[i]];t;t=t-&gt;next)</w:t>
      </w:r>
    </w:p>
    <w:p w:rsidR="005F1F37" w:rsidRPr="00C81BAD" w:rsidRDefault="005F1F37" w:rsidP="005F1F37">
      <w:pPr>
        <w:pStyle w:val="ad"/>
        <w:rPr>
          <w:rFonts w:hAnsi="宋体" w:cs="宋体"/>
        </w:rPr>
      </w:pPr>
      <w:r w:rsidRPr="00C81BAD">
        <w:rPr>
          <w:rFonts w:hAnsi="宋体" w:cs="宋体" w:hint="eastAsia"/>
        </w:rPr>
        <w:t xml:space="preserve">                            if (min[t-&gt;to]==inf)</w:t>
      </w:r>
    </w:p>
    <w:p w:rsidR="005F1F37" w:rsidRPr="00C81BAD" w:rsidRDefault="005F1F37" w:rsidP="005F1F37">
      <w:pPr>
        <w:pStyle w:val="ad"/>
        <w:rPr>
          <w:rFonts w:hAnsi="宋体" w:cs="宋体"/>
        </w:rPr>
      </w:pPr>
      <w:r w:rsidRPr="00C81BAD">
        <w:rPr>
          <w:rFonts w:hAnsi="宋体" w:cs="宋体" w:hint="eastAsia"/>
        </w:rPr>
        <w:t xml:space="preserve">                                   min[que[p++]=t-&gt;to]=len*l,pre[t-&gt;to]=que[i];</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12.3 最短路径(单源dijkstra+bfs正向表)</w:t>
      </w:r>
    </w:p>
    <w:p w:rsidR="005F1F37" w:rsidRPr="00C81BAD" w:rsidRDefault="005F1F37" w:rsidP="005F1F37">
      <w:pPr>
        <w:pStyle w:val="ad"/>
        <w:rPr>
          <w:rFonts w:hAnsi="宋体" w:cs="宋体"/>
        </w:rPr>
      </w:pPr>
      <w:r w:rsidRPr="00C81BAD">
        <w:rPr>
          <w:rFonts w:hAnsi="宋体" w:cs="宋体" w:hint="eastAsia"/>
        </w:rPr>
        <w:t>//单源最短路径,用于路权相等的情况,dijkstra优化为bfs,正向表形式,复杂度O(m)</w:t>
      </w:r>
    </w:p>
    <w:p w:rsidR="005F1F37" w:rsidRPr="00C81BAD" w:rsidRDefault="005F1F37" w:rsidP="005F1F37">
      <w:pPr>
        <w:pStyle w:val="ad"/>
        <w:rPr>
          <w:rFonts w:hAnsi="宋体" w:cs="宋体"/>
        </w:rPr>
      </w:pPr>
      <w:r w:rsidRPr="00C81BAD">
        <w:rPr>
          <w:rFonts w:hAnsi="宋体" w:cs="宋体" w:hint="eastAsia"/>
        </w:rPr>
        <w:t>//求出源s到所有点的最短路经,传入图的大小n和正向表list,buf,边权值len</w:t>
      </w:r>
    </w:p>
    <w:p w:rsidR="005F1F37" w:rsidRPr="00C81BAD" w:rsidRDefault="005F1F37" w:rsidP="005F1F37">
      <w:pPr>
        <w:pStyle w:val="ad"/>
        <w:rPr>
          <w:rFonts w:hAnsi="宋体" w:cs="宋体"/>
        </w:rPr>
      </w:pPr>
      <w:r w:rsidRPr="00C81BAD">
        <w:rPr>
          <w:rFonts w:hAnsi="宋体" w:cs="宋体" w:hint="eastAsia"/>
        </w:rPr>
        <w:t>//返回到各点最短距离min[]和路径pre[],pre[i]记录s到i路径上i的父结点,pre[s]=-1</w:t>
      </w:r>
    </w:p>
    <w:p w:rsidR="005F1F37" w:rsidRPr="00C81BAD" w:rsidRDefault="005F1F37" w:rsidP="005F1F37">
      <w:pPr>
        <w:pStyle w:val="ad"/>
        <w:rPr>
          <w:rFonts w:hAnsi="宋体" w:cs="宋体"/>
        </w:rPr>
      </w:pPr>
      <w:r w:rsidRPr="00C81BAD">
        <w:rPr>
          <w:rFonts w:hAnsi="宋体" w:cs="宋体" w:hint="eastAsia"/>
        </w:rPr>
        <w:t>//可更改路权类型,但必须非负且相等!</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void dijkstra(int n,int* list,int* buf,elem_t len,int s,elem_t* min,int* pre){</w:t>
      </w:r>
    </w:p>
    <w:p w:rsidR="005F1F37" w:rsidRPr="00C81BAD" w:rsidRDefault="005F1F37" w:rsidP="005F1F37">
      <w:pPr>
        <w:pStyle w:val="ad"/>
        <w:rPr>
          <w:rFonts w:hAnsi="宋体" w:cs="宋体"/>
          <w:lang w:val="pt-BR"/>
        </w:rPr>
      </w:pPr>
      <w:r w:rsidRPr="00C81BAD">
        <w:rPr>
          <w:rFonts w:hAnsi="宋体" w:cs="宋体" w:hint="eastAsia"/>
          <w:lang w:val="pt-BR"/>
        </w:rPr>
        <w:t xml:space="preserve">      int i,que[MAXN],f=0,r=0,p=1,l=1,t;</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min[i]=inf;</w:t>
      </w:r>
    </w:p>
    <w:p w:rsidR="005F1F37" w:rsidRPr="00C81BAD" w:rsidRDefault="005F1F37" w:rsidP="005F1F37">
      <w:pPr>
        <w:pStyle w:val="ad"/>
        <w:rPr>
          <w:rFonts w:hAnsi="宋体" w:cs="宋体"/>
          <w:lang w:val="pt-BR"/>
        </w:rPr>
      </w:pPr>
      <w:r w:rsidRPr="00C81BAD">
        <w:rPr>
          <w:rFonts w:hAnsi="宋体" w:cs="宋体" w:hint="eastAsia"/>
          <w:lang w:val="pt-BR"/>
        </w:rPr>
        <w:t xml:space="preserve">       min[que[0]=s]=0,pre[s]=-1;</w:t>
      </w:r>
    </w:p>
    <w:p w:rsidR="005F1F37" w:rsidRPr="00C81BAD" w:rsidRDefault="005F1F37" w:rsidP="005F1F37">
      <w:pPr>
        <w:pStyle w:val="ad"/>
        <w:rPr>
          <w:rFonts w:hAnsi="宋体" w:cs="宋体"/>
          <w:lang w:val="pt-BR"/>
        </w:rPr>
      </w:pPr>
      <w:r w:rsidRPr="00C81BAD">
        <w:rPr>
          <w:rFonts w:hAnsi="宋体" w:cs="宋体" w:hint="eastAsia"/>
          <w:lang w:val="pt-BR"/>
        </w:rPr>
        <w:t xml:space="preserve">       for (;r&lt;=f;l++,r=f+1,f=p-1)</w:t>
      </w:r>
    </w:p>
    <w:p w:rsidR="005F1F37" w:rsidRPr="00C81BAD" w:rsidRDefault="005F1F37" w:rsidP="005F1F37">
      <w:pPr>
        <w:pStyle w:val="ad"/>
        <w:rPr>
          <w:rFonts w:hAnsi="宋体" w:cs="宋体"/>
        </w:rPr>
      </w:pPr>
      <w:r w:rsidRPr="00C81BAD">
        <w:rPr>
          <w:rFonts w:hAnsi="宋体" w:cs="宋体" w:hint="eastAsia"/>
        </w:rPr>
        <w:t xml:space="preserve">              for (i=r;i&lt;=f;i++)</w:t>
      </w:r>
    </w:p>
    <w:p w:rsidR="005F1F37" w:rsidRPr="00C81BAD" w:rsidRDefault="005F1F37" w:rsidP="005F1F37">
      <w:pPr>
        <w:pStyle w:val="ad"/>
        <w:rPr>
          <w:rFonts w:hAnsi="宋体" w:cs="宋体"/>
        </w:rPr>
      </w:pPr>
      <w:r w:rsidRPr="00C81BAD">
        <w:rPr>
          <w:rFonts w:hAnsi="宋体" w:cs="宋体" w:hint="eastAsia"/>
        </w:rPr>
        <w:t xml:space="preserve">                     for (t=list[que[i]];t&lt;list[que[i]+1];t++)</w:t>
      </w:r>
    </w:p>
    <w:p w:rsidR="005F1F37" w:rsidRPr="00C81BAD" w:rsidRDefault="005F1F37" w:rsidP="005F1F37">
      <w:pPr>
        <w:pStyle w:val="ad"/>
        <w:rPr>
          <w:rFonts w:hAnsi="宋体" w:cs="宋体"/>
        </w:rPr>
      </w:pPr>
      <w:r w:rsidRPr="00C81BAD">
        <w:rPr>
          <w:rFonts w:hAnsi="宋体" w:cs="宋体" w:hint="eastAsia"/>
        </w:rPr>
        <w:t xml:space="preserve">                            if (min[buf[t]]==inf)</w:t>
      </w:r>
    </w:p>
    <w:p w:rsidR="005F1F37" w:rsidRPr="00C81BAD" w:rsidRDefault="005F1F37" w:rsidP="005F1F37">
      <w:pPr>
        <w:pStyle w:val="ad"/>
        <w:rPr>
          <w:rFonts w:hAnsi="宋体" w:cs="宋体"/>
        </w:rPr>
      </w:pPr>
      <w:r w:rsidRPr="00C81BAD">
        <w:rPr>
          <w:rFonts w:hAnsi="宋体" w:cs="宋体" w:hint="eastAsia"/>
        </w:rPr>
        <w:t xml:space="preserve">                                   min[que[p++]=buf[t]]=len*l,pre[buf[t]]=que[i];</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p>
    <w:p w:rsidR="005F1F37" w:rsidRPr="00C81BAD" w:rsidRDefault="005F1F37" w:rsidP="005F1F37">
      <w:pPr>
        <w:pStyle w:val="ad"/>
        <w:rPr>
          <w:rFonts w:hAnsi="宋体" w:cs="宋体"/>
          <w:b/>
        </w:rPr>
      </w:pPr>
      <w:r w:rsidRPr="00C81BAD">
        <w:rPr>
          <w:rFonts w:hAnsi="宋体" w:cs="宋体" w:hint="eastAsia"/>
          <w:b/>
        </w:rPr>
        <w:t>12.4 最短路径(单源dijkstra+binary_heap邻接表)</w:t>
      </w:r>
    </w:p>
    <w:p w:rsidR="005F1F37" w:rsidRPr="00C81BAD" w:rsidRDefault="005F1F37" w:rsidP="005F1F37">
      <w:pPr>
        <w:pStyle w:val="ad"/>
        <w:rPr>
          <w:rFonts w:hAnsi="宋体" w:cs="宋体"/>
        </w:rPr>
      </w:pPr>
      <w:r w:rsidRPr="00C81BAD">
        <w:rPr>
          <w:rFonts w:hAnsi="宋体" w:cs="宋体" w:hint="eastAsia"/>
        </w:rPr>
        <w:t>//单源最短路径,dijkstra算法+二分堆,邻接表形式,复杂度O(mlogm)</w:t>
      </w:r>
    </w:p>
    <w:p w:rsidR="005F1F37" w:rsidRPr="00C81BAD" w:rsidRDefault="005F1F37" w:rsidP="005F1F37">
      <w:pPr>
        <w:pStyle w:val="ad"/>
        <w:rPr>
          <w:rFonts w:hAnsi="宋体" w:cs="宋体"/>
        </w:rPr>
      </w:pPr>
      <w:r w:rsidRPr="00C81BAD">
        <w:rPr>
          <w:rFonts w:hAnsi="宋体" w:cs="宋体" w:hint="eastAsia"/>
        </w:rPr>
        <w:t>//求出源s到所有点的最短路经,传入图的大小n和邻接表list</w:t>
      </w:r>
    </w:p>
    <w:p w:rsidR="005F1F37" w:rsidRPr="00C81BAD" w:rsidRDefault="005F1F37" w:rsidP="005F1F37">
      <w:pPr>
        <w:pStyle w:val="ad"/>
        <w:rPr>
          <w:rFonts w:hAnsi="宋体" w:cs="宋体"/>
        </w:rPr>
      </w:pPr>
      <w:r w:rsidRPr="00C81BAD">
        <w:rPr>
          <w:rFonts w:hAnsi="宋体" w:cs="宋体" w:hint="eastAsia"/>
        </w:rPr>
        <w:t>//返回到各点最短距离min[]和路径pre[],pre[i]记录s到i路径上i的父结点,pre[s]=-1</w:t>
      </w:r>
    </w:p>
    <w:p w:rsidR="005F1F37" w:rsidRPr="00C81BAD" w:rsidRDefault="005F1F37" w:rsidP="005F1F37">
      <w:pPr>
        <w:pStyle w:val="ad"/>
        <w:rPr>
          <w:rFonts w:hAnsi="宋体" w:cs="宋体"/>
        </w:rPr>
      </w:pPr>
      <w:r w:rsidRPr="00C81BAD">
        <w:rPr>
          <w:rFonts w:hAnsi="宋体" w:cs="宋体" w:hint="eastAsia"/>
        </w:rPr>
        <w:t>//可更改路权类型,但必须非负!</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from,to;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 xml:space="preserve">       edge_t* next;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((a).d&lt;(b).d)</w:t>
      </w:r>
    </w:p>
    <w:p w:rsidR="005F1F37" w:rsidRPr="00C81BAD" w:rsidRDefault="005F1F37" w:rsidP="005F1F37">
      <w:pPr>
        <w:pStyle w:val="ad"/>
        <w:rPr>
          <w:rFonts w:hAnsi="宋体" w:cs="宋体"/>
        </w:rPr>
      </w:pPr>
      <w:r w:rsidRPr="00C81BAD">
        <w:rPr>
          <w:rFonts w:hAnsi="宋体" w:cs="宋体" w:hint="eastAsia"/>
        </w:rPr>
        <w:t>struct heap_t{elem_t d;int v;};</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heap_t h[MAXN*MAXN];</w:t>
      </w:r>
    </w:p>
    <w:p w:rsidR="005F1F37" w:rsidRPr="00C81BAD" w:rsidRDefault="005F1F37" w:rsidP="005F1F37">
      <w:pPr>
        <w:pStyle w:val="ad"/>
        <w:rPr>
          <w:rFonts w:hAnsi="宋体" w:cs="宋体"/>
        </w:rPr>
      </w:pPr>
      <w:r w:rsidRPr="00C81BAD">
        <w:rPr>
          <w:rFonts w:hAnsi="宋体" w:cs="宋体" w:hint="eastAsia"/>
        </w:rPr>
        <w:t xml:space="preserve">       int 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ins(heap_t e){</w:t>
      </w:r>
    </w:p>
    <w:p w:rsidR="005F1F37" w:rsidRPr="00C81BAD" w:rsidRDefault="005F1F37" w:rsidP="005F1F37">
      <w:pPr>
        <w:pStyle w:val="ad"/>
        <w:rPr>
          <w:rFonts w:hAnsi="宋体" w:cs="宋体"/>
          <w:lang w:val="pt-BR"/>
        </w:rPr>
      </w:pPr>
      <w:r w:rsidRPr="00C81BAD">
        <w:rPr>
          <w:rFonts w:hAnsi="宋体" w:cs="宋体" w:hint="eastAsia"/>
          <w:lang w:val="pt-BR"/>
        </w:rPr>
        <w:t xml:space="preserve">              for (p=++n;p&gt;1&amp;&amp;_cp(e,h[p&gt;&gt;1]);h[p]=h[p&gt;&gt;1],p&gt;&gt;=1);</w:t>
      </w:r>
    </w:p>
    <w:p w:rsidR="005F1F37" w:rsidRPr="00C81BAD" w:rsidRDefault="005F1F37" w:rsidP="005F1F37">
      <w:pPr>
        <w:pStyle w:val="ad"/>
        <w:rPr>
          <w:rFonts w:hAnsi="宋体" w:cs="宋体"/>
        </w:rPr>
      </w:pPr>
      <w:r w:rsidRPr="00C81BAD">
        <w:rPr>
          <w:rFonts w:hAnsi="宋体" w:cs="宋体" w:hint="eastAsia"/>
        </w:rPr>
        <w:t xml:space="preserve">              h[p]=e;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del(heap_t&amp; e){</w:t>
      </w:r>
    </w:p>
    <w:p w:rsidR="005F1F37" w:rsidRPr="00C81BAD" w:rsidRDefault="005F1F37" w:rsidP="005F1F37">
      <w:pPr>
        <w:pStyle w:val="ad"/>
        <w:rPr>
          <w:rFonts w:hAnsi="宋体" w:cs="宋体"/>
        </w:rPr>
      </w:pPr>
      <w:r w:rsidRPr="00C81BAD">
        <w:rPr>
          <w:rFonts w:hAnsi="宋体" w:cs="宋体" w:hint="eastAsia"/>
        </w:rPr>
        <w:t xml:space="preserve">              if (!n) return 0;</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h[p]=h[n--];return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dijkstra(int n,edge_t* list[],int s,elem_t* min,int* pre){</w:t>
      </w:r>
    </w:p>
    <w:p w:rsidR="005F1F37" w:rsidRPr="00C81BAD" w:rsidRDefault="005F1F37" w:rsidP="005F1F37">
      <w:pPr>
        <w:pStyle w:val="ad"/>
        <w:rPr>
          <w:rFonts w:hAnsi="宋体" w:cs="宋体"/>
        </w:rPr>
      </w:pPr>
      <w:r w:rsidRPr="00C81BAD">
        <w:rPr>
          <w:rFonts w:hAnsi="宋体" w:cs="宋体" w:hint="eastAsia"/>
        </w:rPr>
        <w:t xml:space="preserve">       heap h;</w:t>
      </w:r>
    </w:p>
    <w:p w:rsidR="005F1F37" w:rsidRPr="00C81BAD" w:rsidRDefault="005F1F37" w:rsidP="005F1F37">
      <w:pPr>
        <w:pStyle w:val="ad"/>
        <w:rPr>
          <w:rFonts w:hAnsi="宋体" w:cs="宋体"/>
        </w:rPr>
      </w:pPr>
      <w:r w:rsidRPr="00C81BAD">
        <w:rPr>
          <w:rFonts w:hAnsi="宋体" w:cs="宋体" w:hint="eastAsia"/>
        </w:rPr>
        <w:t xml:space="preserve">       edge_t* t;heap_t e;</w:t>
      </w:r>
    </w:p>
    <w:p w:rsidR="005F1F37" w:rsidRPr="00C81BAD" w:rsidRDefault="005F1F37" w:rsidP="005F1F37">
      <w:pPr>
        <w:pStyle w:val="ad"/>
        <w:rPr>
          <w:rFonts w:hAnsi="宋体" w:cs="宋体"/>
        </w:rPr>
      </w:pPr>
      <w:r w:rsidRPr="00C81BAD">
        <w:rPr>
          <w:rFonts w:hAnsi="宋体" w:cs="宋体" w:hint="eastAsia"/>
        </w:rPr>
        <w:t xml:space="preserve">       int v[MAXN],i;</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min[i]=inf,v[i]=0,pre[i]=-1;</w:t>
      </w:r>
    </w:p>
    <w:p w:rsidR="005F1F37" w:rsidRPr="00C81BAD" w:rsidRDefault="005F1F37" w:rsidP="005F1F37">
      <w:pPr>
        <w:pStyle w:val="ad"/>
        <w:rPr>
          <w:rFonts w:hAnsi="宋体" w:cs="宋体"/>
        </w:rPr>
      </w:pPr>
      <w:r w:rsidRPr="00C81BAD">
        <w:rPr>
          <w:rFonts w:hAnsi="宋体" w:cs="宋体" w:hint="eastAsia"/>
        </w:rPr>
        <w:t xml:space="preserve">       h.init();min[e.v=s]=e.d=0,h.ins(e);</w:t>
      </w:r>
    </w:p>
    <w:p w:rsidR="005F1F37" w:rsidRPr="00C81BAD" w:rsidRDefault="005F1F37" w:rsidP="005F1F37">
      <w:pPr>
        <w:pStyle w:val="ad"/>
        <w:rPr>
          <w:rFonts w:hAnsi="宋体" w:cs="宋体"/>
        </w:rPr>
      </w:pPr>
      <w:r w:rsidRPr="00C81BAD">
        <w:rPr>
          <w:rFonts w:hAnsi="宋体" w:cs="宋体" w:hint="eastAsia"/>
        </w:rPr>
        <w:t xml:space="preserve">       while (h.del(e))</w:t>
      </w:r>
    </w:p>
    <w:p w:rsidR="005F1F37" w:rsidRPr="00C81BAD" w:rsidRDefault="005F1F37" w:rsidP="005F1F37">
      <w:pPr>
        <w:pStyle w:val="ad"/>
        <w:rPr>
          <w:rFonts w:hAnsi="宋体" w:cs="宋体"/>
        </w:rPr>
      </w:pPr>
      <w:r w:rsidRPr="00C81BAD">
        <w:rPr>
          <w:rFonts w:hAnsi="宋体" w:cs="宋体" w:hint="eastAsia"/>
        </w:rPr>
        <w:t xml:space="preserve">              if (!v[e.v])</w:t>
      </w:r>
    </w:p>
    <w:p w:rsidR="005F1F37" w:rsidRPr="00C81BAD" w:rsidRDefault="005F1F37" w:rsidP="005F1F37">
      <w:pPr>
        <w:pStyle w:val="ad"/>
        <w:rPr>
          <w:rFonts w:hAnsi="宋体" w:cs="宋体"/>
        </w:rPr>
      </w:pPr>
      <w:r w:rsidRPr="00C81BAD">
        <w:rPr>
          <w:rFonts w:hAnsi="宋体" w:cs="宋体" w:hint="eastAsia"/>
        </w:rPr>
        <w:t xml:space="preserve">                     for (v[e.v]=1,t=list[e.v];t;t=t-&gt;next)</w:t>
      </w:r>
    </w:p>
    <w:p w:rsidR="005F1F37" w:rsidRPr="00C81BAD" w:rsidRDefault="005F1F37" w:rsidP="005F1F37">
      <w:pPr>
        <w:pStyle w:val="ad"/>
        <w:rPr>
          <w:rFonts w:hAnsi="宋体" w:cs="宋体"/>
        </w:rPr>
      </w:pPr>
      <w:r w:rsidRPr="00C81BAD">
        <w:rPr>
          <w:rFonts w:hAnsi="宋体" w:cs="宋体" w:hint="eastAsia"/>
        </w:rPr>
        <w:lastRenderedPageBreak/>
        <w:t xml:space="preserve">                            if (!v[t-&gt;to]&amp;&amp;min[t-&gt;from]+t-&gt;len&lt;min[t-&gt;to])</w:t>
      </w:r>
    </w:p>
    <w:p w:rsidR="005F1F37" w:rsidRPr="00C81BAD" w:rsidRDefault="005F1F37" w:rsidP="005F1F37">
      <w:pPr>
        <w:pStyle w:val="ad"/>
        <w:rPr>
          <w:rFonts w:hAnsi="宋体" w:cs="宋体"/>
        </w:rPr>
      </w:pPr>
      <w:r w:rsidRPr="00C81BAD">
        <w:rPr>
          <w:rFonts w:hAnsi="宋体" w:cs="宋体" w:hint="eastAsia"/>
        </w:rPr>
        <w:t xml:space="preserve">                                   pre[t-&gt;to]=t-&gt;from,min[e.v=t-&gt;to]=e.d=min[t-&gt;from]+t-&gt;len,h.ins(e);</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12.5 最短路径(单源dijkstra+binary_heap正向表)</w:t>
      </w:r>
    </w:p>
    <w:p w:rsidR="005F1F37" w:rsidRPr="00C81BAD" w:rsidRDefault="005F1F37" w:rsidP="005F1F37">
      <w:pPr>
        <w:pStyle w:val="ad"/>
        <w:rPr>
          <w:rFonts w:hAnsi="宋体" w:cs="宋体"/>
        </w:rPr>
      </w:pPr>
      <w:r w:rsidRPr="00C81BAD">
        <w:rPr>
          <w:rFonts w:hAnsi="宋体" w:cs="宋体" w:hint="eastAsia"/>
        </w:rPr>
        <w:t>//单源最短路径,dijkstra算法+二分堆,正向表形式,复杂度O(mlogm)</w:t>
      </w:r>
    </w:p>
    <w:p w:rsidR="005F1F37" w:rsidRPr="00C81BAD" w:rsidRDefault="005F1F37" w:rsidP="005F1F37">
      <w:pPr>
        <w:pStyle w:val="ad"/>
        <w:rPr>
          <w:rFonts w:hAnsi="宋体" w:cs="宋体"/>
        </w:rPr>
      </w:pPr>
      <w:r w:rsidRPr="00C81BAD">
        <w:rPr>
          <w:rFonts w:hAnsi="宋体" w:cs="宋体" w:hint="eastAsia"/>
        </w:rPr>
        <w:t>//求出源s到所有点的最短路经,传入图的大小n和正向表list,buf</w:t>
      </w:r>
    </w:p>
    <w:p w:rsidR="005F1F37" w:rsidRPr="00C81BAD" w:rsidRDefault="005F1F37" w:rsidP="005F1F37">
      <w:pPr>
        <w:pStyle w:val="ad"/>
        <w:rPr>
          <w:rFonts w:hAnsi="宋体" w:cs="宋体"/>
        </w:rPr>
      </w:pPr>
      <w:r w:rsidRPr="00C81BAD">
        <w:rPr>
          <w:rFonts w:hAnsi="宋体" w:cs="宋体" w:hint="eastAsia"/>
        </w:rPr>
        <w:t>//返回到各点最短距离min[]和路径pre[],pre[i]记录s到i路径上i的父结点,pre[s]=-1</w:t>
      </w:r>
    </w:p>
    <w:p w:rsidR="005F1F37" w:rsidRPr="00C81BAD" w:rsidRDefault="005F1F37" w:rsidP="005F1F37">
      <w:pPr>
        <w:pStyle w:val="ad"/>
        <w:rPr>
          <w:rFonts w:hAnsi="宋体" w:cs="宋体"/>
        </w:rPr>
      </w:pPr>
      <w:r w:rsidRPr="00C81BAD">
        <w:rPr>
          <w:rFonts w:hAnsi="宋体" w:cs="宋体" w:hint="eastAsia"/>
        </w:rPr>
        <w:t>//可更改路权类型,但必须非负!</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((a).d&lt;(b).d)</w:t>
      </w:r>
    </w:p>
    <w:p w:rsidR="005F1F37" w:rsidRPr="00C81BAD" w:rsidRDefault="005F1F37" w:rsidP="005F1F37">
      <w:pPr>
        <w:pStyle w:val="ad"/>
        <w:rPr>
          <w:rFonts w:hAnsi="宋体" w:cs="宋体"/>
        </w:rPr>
      </w:pPr>
      <w:r w:rsidRPr="00C81BAD">
        <w:rPr>
          <w:rFonts w:hAnsi="宋体" w:cs="宋体" w:hint="eastAsia"/>
        </w:rPr>
        <w:t>struct heap_t{elem_t d;int v;};</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heap_t h[MAXN*MAXN];</w:t>
      </w:r>
    </w:p>
    <w:p w:rsidR="005F1F37" w:rsidRPr="00C81BAD" w:rsidRDefault="005F1F37" w:rsidP="005F1F37">
      <w:pPr>
        <w:pStyle w:val="ad"/>
        <w:rPr>
          <w:rFonts w:hAnsi="宋体" w:cs="宋体"/>
        </w:rPr>
      </w:pPr>
      <w:r w:rsidRPr="00C81BAD">
        <w:rPr>
          <w:rFonts w:hAnsi="宋体" w:cs="宋体" w:hint="eastAsia"/>
        </w:rPr>
        <w:t xml:space="preserve">       int 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ins(heap_t e){</w:t>
      </w:r>
    </w:p>
    <w:p w:rsidR="005F1F37" w:rsidRPr="00C81BAD" w:rsidRDefault="005F1F37" w:rsidP="005F1F37">
      <w:pPr>
        <w:pStyle w:val="ad"/>
        <w:rPr>
          <w:rFonts w:hAnsi="宋体" w:cs="宋体"/>
          <w:lang w:val="pt-BR"/>
        </w:rPr>
      </w:pPr>
      <w:r w:rsidRPr="00C81BAD">
        <w:rPr>
          <w:rFonts w:hAnsi="宋体" w:cs="宋体" w:hint="eastAsia"/>
          <w:lang w:val="pt-BR"/>
        </w:rPr>
        <w:t xml:space="preserve">              for (p=++n;p&gt;1&amp;&amp;_cp(e,h[p&gt;&gt;1]);h[p]=h[p&gt;&gt;1],p&gt;&gt;=1);</w:t>
      </w:r>
    </w:p>
    <w:p w:rsidR="005F1F37" w:rsidRPr="00C81BAD" w:rsidRDefault="005F1F37" w:rsidP="005F1F37">
      <w:pPr>
        <w:pStyle w:val="ad"/>
        <w:rPr>
          <w:rFonts w:hAnsi="宋体" w:cs="宋体"/>
        </w:rPr>
      </w:pPr>
      <w:r w:rsidRPr="00C81BAD">
        <w:rPr>
          <w:rFonts w:hAnsi="宋体" w:cs="宋体" w:hint="eastAsia"/>
        </w:rPr>
        <w:t xml:space="preserve">              h[p]=e;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del(heap_t&amp; e){</w:t>
      </w:r>
    </w:p>
    <w:p w:rsidR="005F1F37" w:rsidRPr="00C81BAD" w:rsidRDefault="005F1F37" w:rsidP="005F1F37">
      <w:pPr>
        <w:pStyle w:val="ad"/>
        <w:rPr>
          <w:rFonts w:hAnsi="宋体" w:cs="宋体"/>
        </w:rPr>
      </w:pPr>
      <w:r w:rsidRPr="00C81BAD">
        <w:rPr>
          <w:rFonts w:hAnsi="宋体" w:cs="宋体" w:hint="eastAsia"/>
        </w:rPr>
        <w:t xml:space="preserve">              if (!n) return 0;</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h[p]=h[n--];return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dijkstra(int n,int* list,edge_t* buf,int s,elem_t* min,int* pre){</w:t>
      </w:r>
    </w:p>
    <w:p w:rsidR="005F1F37" w:rsidRPr="00C81BAD" w:rsidRDefault="005F1F37" w:rsidP="005F1F37">
      <w:pPr>
        <w:pStyle w:val="ad"/>
        <w:rPr>
          <w:rFonts w:hAnsi="宋体" w:cs="宋体"/>
        </w:rPr>
      </w:pPr>
      <w:r w:rsidRPr="00C81BAD">
        <w:rPr>
          <w:rFonts w:hAnsi="宋体" w:cs="宋体" w:hint="eastAsia"/>
        </w:rPr>
        <w:t xml:space="preserve">       heap h;heap_t e;</w:t>
      </w:r>
    </w:p>
    <w:p w:rsidR="005F1F37" w:rsidRPr="00C81BAD" w:rsidRDefault="005F1F37" w:rsidP="005F1F37">
      <w:pPr>
        <w:pStyle w:val="ad"/>
        <w:rPr>
          <w:rFonts w:hAnsi="宋体" w:cs="宋体"/>
        </w:rPr>
      </w:pPr>
      <w:r w:rsidRPr="00C81BAD">
        <w:rPr>
          <w:rFonts w:hAnsi="宋体" w:cs="宋体" w:hint="eastAsia"/>
        </w:rPr>
        <w:t xml:space="preserve">       int v[MAXN],i,t,f;</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min[i]=inf,v[i]=0,pre[i]=-1;</w:t>
      </w:r>
    </w:p>
    <w:p w:rsidR="005F1F37" w:rsidRPr="00C81BAD" w:rsidRDefault="005F1F37" w:rsidP="005F1F37">
      <w:pPr>
        <w:pStyle w:val="ad"/>
        <w:rPr>
          <w:rFonts w:hAnsi="宋体" w:cs="宋体"/>
        </w:rPr>
      </w:pPr>
      <w:r w:rsidRPr="00C81BAD">
        <w:rPr>
          <w:rFonts w:hAnsi="宋体" w:cs="宋体" w:hint="eastAsia"/>
        </w:rPr>
        <w:t xml:space="preserve">       h.init();min[e.v=s]=e.d=0,h.ins(e);</w:t>
      </w:r>
    </w:p>
    <w:p w:rsidR="005F1F37" w:rsidRPr="00C81BAD" w:rsidRDefault="005F1F37" w:rsidP="005F1F37">
      <w:pPr>
        <w:pStyle w:val="ad"/>
        <w:rPr>
          <w:rFonts w:hAnsi="宋体" w:cs="宋体"/>
        </w:rPr>
      </w:pPr>
      <w:r w:rsidRPr="00C81BAD">
        <w:rPr>
          <w:rFonts w:hAnsi="宋体" w:cs="宋体" w:hint="eastAsia"/>
        </w:rPr>
        <w:t xml:space="preserve">       while (h.del(e))</w:t>
      </w:r>
    </w:p>
    <w:p w:rsidR="005F1F37" w:rsidRPr="00C81BAD" w:rsidRDefault="005F1F37" w:rsidP="005F1F37">
      <w:pPr>
        <w:pStyle w:val="ad"/>
        <w:rPr>
          <w:rFonts w:hAnsi="宋体" w:cs="宋体"/>
        </w:rPr>
      </w:pPr>
      <w:r w:rsidRPr="00C81BAD">
        <w:rPr>
          <w:rFonts w:hAnsi="宋体" w:cs="宋体" w:hint="eastAsia"/>
        </w:rPr>
        <w:lastRenderedPageBreak/>
        <w:t xml:space="preserve">              if (!v[e.v])</w:t>
      </w:r>
    </w:p>
    <w:p w:rsidR="005F1F37" w:rsidRPr="00C81BAD" w:rsidRDefault="005F1F37" w:rsidP="005F1F37">
      <w:pPr>
        <w:pStyle w:val="ad"/>
        <w:rPr>
          <w:rFonts w:hAnsi="宋体" w:cs="宋体"/>
        </w:rPr>
      </w:pPr>
      <w:r w:rsidRPr="00C81BAD">
        <w:rPr>
          <w:rFonts w:hAnsi="宋体" w:cs="宋体" w:hint="eastAsia"/>
        </w:rPr>
        <w:t xml:space="preserve">                     for (v[f=e.v]=1,t=list[f];t&lt;list[f+1];t++)</w:t>
      </w:r>
    </w:p>
    <w:p w:rsidR="005F1F37" w:rsidRPr="00C81BAD" w:rsidRDefault="005F1F37" w:rsidP="005F1F37">
      <w:pPr>
        <w:pStyle w:val="ad"/>
        <w:rPr>
          <w:rFonts w:hAnsi="宋体" w:cs="宋体"/>
        </w:rPr>
      </w:pPr>
      <w:r w:rsidRPr="00C81BAD">
        <w:rPr>
          <w:rFonts w:hAnsi="宋体" w:cs="宋体" w:hint="eastAsia"/>
        </w:rPr>
        <w:t xml:space="preserve">                            if (!v[buf[t].to]&amp;&amp;min[f]+buf[t].len&lt;min[buf[t].to])</w:t>
      </w:r>
    </w:p>
    <w:p w:rsidR="005F1F37" w:rsidRPr="00C81BAD" w:rsidRDefault="005F1F37" w:rsidP="005F1F37">
      <w:pPr>
        <w:pStyle w:val="ad"/>
        <w:rPr>
          <w:rFonts w:hAnsi="宋体" w:cs="宋体"/>
        </w:rPr>
      </w:pPr>
      <w:r w:rsidRPr="00C81BAD">
        <w:rPr>
          <w:rFonts w:hAnsi="宋体" w:cs="宋体" w:hint="eastAsia"/>
        </w:rPr>
        <w:t xml:space="preserve">                                   pre[buf[t].to]=f,min[e.v=buf[t].to]=e.d=min[f]+buf[t].len,h.ins(e);</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12.6 最短路径(单源dijkstra+mapped_heap邻接表)</w:t>
      </w:r>
    </w:p>
    <w:p w:rsidR="005F1F37" w:rsidRPr="00C81BAD" w:rsidRDefault="005F1F37" w:rsidP="005F1F37">
      <w:pPr>
        <w:pStyle w:val="ad"/>
        <w:rPr>
          <w:rFonts w:hAnsi="宋体" w:cs="宋体"/>
        </w:rPr>
      </w:pPr>
      <w:r w:rsidRPr="00C81BAD">
        <w:rPr>
          <w:rFonts w:hAnsi="宋体" w:cs="宋体" w:hint="eastAsia"/>
        </w:rPr>
        <w:t>//单源最短路径,dijkstra算法+映射二分堆,邻接表形式,复杂度O(mlogn)</w:t>
      </w:r>
    </w:p>
    <w:p w:rsidR="005F1F37" w:rsidRPr="00C81BAD" w:rsidRDefault="005F1F37" w:rsidP="005F1F37">
      <w:pPr>
        <w:pStyle w:val="ad"/>
        <w:rPr>
          <w:rFonts w:hAnsi="宋体" w:cs="宋体"/>
        </w:rPr>
      </w:pPr>
      <w:r w:rsidRPr="00C81BAD">
        <w:rPr>
          <w:rFonts w:hAnsi="宋体" w:cs="宋体" w:hint="eastAsia"/>
        </w:rPr>
        <w:t>//求出源s到所有点的最短路经,传入图的大小n和邻接表list</w:t>
      </w:r>
    </w:p>
    <w:p w:rsidR="005F1F37" w:rsidRPr="00C81BAD" w:rsidRDefault="005F1F37" w:rsidP="005F1F37">
      <w:pPr>
        <w:pStyle w:val="ad"/>
        <w:rPr>
          <w:rFonts w:hAnsi="宋体" w:cs="宋体"/>
        </w:rPr>
      </w:pPr>
      <w:r w:rsidRPr="00C81BAD">
        <w:rPr>
          <w:rFonts w:hAnsi="宋体" w:cs="宋体" w:hint="eastAsia"/>
        </w:rPr>
        <w:t>//返回到各点最短距离min[]和路径pre[],pre[i]记录s到i路径上i的父结点,pre[s]=-1</w:t>
      </w:r>
    </w:p>
    <w:p w:rsidR="005F1F37" w:rsidRPr="00C81BAD" w:rsidRDefault="005F1F37" w:rsidP="005F1F37">
      <w:pPr>
        <w:pStyle w:val="ad"/>
        <w:rPr>
          <w:rFonts w:hAnsi="宋体" w:cs="宋体"/>
        </w:rPr>
      </w:pPr>
      <w:r w:rsidRPr="00C81BAD">
        <w:rPr>
          <w:rFonts w:hAnsi="宋体" w:cs="宋体" w:hint="eastAsia"/>
        </w:rPr>
        <w:t>//可更改路权类型,但必须非负!</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from,to;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 xml:space="preserve">       edge_t* next;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((a)&lt;(b))</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elem_t h[MAXN+1];</w:t>
      </w:r>
    </w:p>
    <w:p w:rsidR="005F1F37" w:rsidRPr="00C81BAD" w:rsidRDefault="005F1F37" w:rsidP="005F1F37">
      <w:pPr>
        <w:pStyle w:val="ad"/>
        <w:rPr>
          <w:rFonts w:hAnsi="宋体" w:cs="宋体"/>
        </w:rPr>
      </w:pPr>
      <w:r w:rsidRPr="00C81BAD">
        <w:rPr>
          <w:rFonts w:hAnsi="宋体" w:cs="宋体" w:hint="eastAsia"/>
        </w:rPr>
        <w:t xml:space="preserve">       int ind[MAXN+1],map[MAXN+1],n,p,c;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ins(int i,elem_t e){</w:t>
      </w:r>
    </w:p>
    <w:p w:rsidR="005F1F37" w:rsidRPr="00C81BAD" w:rsidRDefault="005F1F37" w:rsidP="005F1F37">
      <w:pPr>
        <w:pStyle w:val="ad"/>
        <w:rPr>
          <w:rFonts w:hAnsi="宋体" w:cs="宋体"/>
        </w:rPr>
      </w:pPr>
      <w:r w:rsidRPr="00C81BAD">
        <w:rPr>
          <w:rFonts w:hAnsi="宋体" w:cs="宋体" w:hint="eastAsia"/>
        </w:rPr>
        <w:t xml:space="preserve">              for (p=++n;p&gt;1&amp;&amp;_cp(e,h[p&gt;&gt;1]);h[map[ind[p]=ind[p&gt;&gt;1]]=p]=h[p&gt;&gt;1],p&gt;&gt;=1);</w:t>
      </w:r>
    </w:p>
    <w:p w:rsidR="005F1F37" w:rsidRPr="00C81BAD" w:rsidRDefault="005F1F37" w:rsidP="005F1F37">
      <w:pPr>
        <w:pStyle w:val="ad"/>
        <w:rPr>
          <w:rFonts w:hAnsi="宋体" w:cs="宋体"/>
        </w:rPr>
      </w:pPr>
      <w:r w:rsidRPr="00C81BAD">
        <w:rPr>
          <w:rFonts w:hAnsi="宋体" w:cs="宋体" w:hint="eastAsia"/>
        </w:rPr>
        <w:t xml:space="preserve">              h[map[ind[p]=i]=p]=e;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del(int i,elem_t&amp; e){</w:t>
      </w:r>
    </w:p>
    <w:p w:rsidR="005F1F37" w:rsidRPr="00C81BAD" w:rsidRDefault="005F1F37" w:rsidP="005F1F37">
      <w:pPr>
        <w:pStyle w:val="ad"/>
        <w:rPr>
          <w:rFonts w:hAnsi="宋体" w:cs="宋体"/>
        </w:rPr>
      </w:pPr>
      <w:r w:rsidRPr="00C81BAD">
        <w:rPr>
          <w:rFonts w:hAnsi="宋体" w:cs="宋体" w:hint="eastAsia"/>
        </w:rPr>
        <w:t xml:space="preserve">              i=map[i];if (i&lt;1||i&gt;n) return 0;</w:t>
      </w:r>
    </w:p>
    <w:p w:rsidR="005F1F37" w:rsidRPr="00C81BAD" w:rsidRDefault="005F1F37" w:rsidP="005F1F37">
      <w:pPr>
        <w:pStyle w:val="ad"/>
        <w:rPr>
          <w:rFonts w:hAnsi="宋体" w:cs="宋体"/>
        </w:rPr>
      </w:pPr>
      <w:r w:rsidRPr="00C81BAD">
        <w:rPr>
          <w:rFonts w:hAnsi="宋体" w:cs="宋体" w:hint="eastAsia"/>
        </w:rPr>
        <w:t xml:space="preserve">              for (e=h[p=i];p&gt;1;h[map[ind[p]=ind[p&gt;&gt;1]]=p]=h[p&gt;&gt;1],p&gt;&gt;=1);</w:t>
      </w:r>
    </w:p>
    <w:p w:rsidR="005F1F37" w:rsidRPr="00C81BAD" w:rsidRDefault="005F1F37" w:rsidP="005F1F37">
      <w:pPr>
        <w:pStyle w:val="ad"/>
        <w:rPr>
          <w:rFonts w:hAnsi="宋体" w:cs="宋体"/>
          <w:lang w:val="pt-BR"/>
        </w:rPr>
      </w:pPr>
      <w:r w:rsidRPr="00C81BAD">
        <w:rPr>
          <w:rFonts w:hAnsi="宋体" w:cs="宋体" w:hint="eastAsia"/>
          <w:lang w:val="pt-BR"/>
        </w:rPr>
        <w:t xml:space="preserve">              for (c=2;c&lt;n&amp;&amp;_cp(h[c+=(c&lt;n-1&amp;&amp;_cp(h[c+1],h[c]))],h[n]);h[map[ind[p]=ind[c]]=p]=h[c],p=c,c&lt;&lt;=1);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delmin(int&amp; i,elem_t&amp; e){</w:t>
      </w:r>
    </w:p>
    <w:p w:rsidR="005F1F37" w:rsidRPr="00C81BAD" w:rsidRDefault="005F1F37" w:rsidP="005F1F37">
      <w:pPr>
        <w:pStyle w:val="ad"/>
        <w:rPr>
          <w:rFonts w:hAnsi="宋体" w:cs="宋体"/>
        </w:rPr>
      </w:pPr>
      <w:r w:rsidRPr="00C81BAD">
        <w:rPr>
          <w:rFonts w:hAnsi="宋体" w:cs="宋体" w:hint="eastAsia"/>
        </w:rPr>
        <w:t xml:space="preserve">              if (n&lt;1) return 0;i=ind[1];</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dijkstra(int n,edge_t* list[],int s,elem_t* min,int* pre){</w:t>
      </w:r>
    </w:p>
    <w:p w:rsidR="005F1F37" w:rsidRPr="00C81BAD" w:rsidRDefault="005F1F37" w:rsidP="005F1F37">
      <w:pPr>
        <w:pStyle w:val="ad"/>
        <w:rPr>
          <w:rFonts w:hAnsi="宋体" w:cs="宋体"/>
        </w:rPr>
      </w:pPr>
      <w:r w:rsidRPr="00C81BAD">
        <w:rPr>
          <w:rFonts w:hAnsi="宋体" w:cs="宋体" w:hint="eastAsia"/>
        </w:rPr>
        <w:t xml:space="preserve">       heap h;</w:t>
      </w:r>
    </w:p>
    <w:p w:rsidR="005F1F37" w:rsidRPr="00C81BAD" w:rsidRDefault="005F1F37" w:rsidP="005F1F37">
      <w:pPr>
        <w:pStyle w:val="ad"/>
        <w:rPr>
          <w:rFonts w:hAnsi="宋体" w:cs="宋体"/>
        </w:rPr>
      </w:pPr>
      <w:r w:rsidRPr="00C81BAD">
        <w:rPr>
          <w:rFonts w:hAnsi="宋体" w:cs="宋体" w:hint="eastAsia"/>
        </w:rPr>
        <w:t xml:space="preserve">       edge_t* t;elem_t e;</w:t>
      </w:r>
    </w:p>
    <w:p w:rsidR="005F1F37" w:rsidRPr="00C81BAD" w:rsidRDefault="005F1F37" w:rsidP="005F1F37">
      <w:pPr>
        <w:pStyle w:val="ad"/>
        <w:rPr>
          <w:rFonts w:hAnsi="宋体" w:cs="宋体"/>
        </w:rPr>
      </w:pPr>
      <w:r w:rsidRPr="00C81BAD">
        <w:rPr>
          <w:rFonts w:hAnsi="宋体" w:cs="宋体" w:hint="eastAsia"/>
        </w:rPr>
        <w:t xml:space="preserve">       int v[MAXN],i;</w:t>
      </w:r>
    </w:p>
    <w:p w:rsidR="005F1F37" w:rsidRPr="00C81BAD" w:rsidRDefault="005F1F37" w:rsidP="005F1F37">
      <w:pPr>
        <w:pStyle w:val="ad"/>
        <w:rPr>
          <w:rFonts w:hAnsi="宋体" w:cs="宋体"/>
        </w:rPr>
      </w:pPr>
      <w:r w:rsidRPr="00C81BAD">
        <w:rPr>
          <w:rFonts w:hAnsi="宋体" w:cs="宋体" w:hint="eastAsia"/>
        </w:rPr>
        <w:t xml:space="preserve">       for (h.init(),i=0;i&lt;n;i++)</w:t>
      </w:r>
    </w:p>
    <w:p w:rsidR="005F1F37" w:rsidRPr="00C81BAD" w:rsidRDefault="005F1F37" w:rsidP="005F1F37">
      <w:pPr>
        <w:pStyle w:val="ad"/>
        <w:rPr>
          <w:rFonts w:hAnsi="宋体" w:cs="宋体"/>
        </w:rPr>
      </w:pPr>
      <w:r w:rsidRPr="00C81BAD">
        <w:rPr>
          <w:rFonts w:hAnsi="宋体" w:cs="宋体" w:hint="eastAsia"/>
        </w:rPr>
        <w:t xml:space="preserve">              min[i]=((i==s)?0:inf),v[i]=0,pre[i]=-1,h.ins(i,min[i]);</w:t>
      </w:r>
    </w:p>
    <w:p w:rsidR="005F1F37" w:rsidRPr="00C81BAD" w:rsidRDefault="005F1F37" w:rsidP="005F1F37">
      <w:pPr>
        <w:pStyle w:val="ad"/>
        <w:rPr>
          <w:rFonts w:hAnsi="宋体" w:cs="宋体"/>
        </w:rPr>
      </w:pPr>
      <w:r w:rsidRPr="00C81BAD">
        <w:rPr>
          <w:rFonts w:hAnsi="宋体" w:cs="宋体" w:hint="eastAsia"/>
        </w:rPr>
        <w:t xml:space="preserve">       while (h.delmin(i,e))</w:t>
      </w:r>
    </w:p>
    <w:p w:rsidR="005F1F37" w:rsidRPr="00C81BAD" w:rsidRDefault="005F1F37" w:rsidP="005F1F37">
      <w:pPr>
        <w:pStyle w:val="ad"/>
        <w:rPr>
          <w:rFonts w:hAnsi="宋体" w:cs="宋体"/>
        </w:rPr>
      </w:pPr>
      <w:r w:rsidRPr="00C81BAD">
        <w:rPr>
          <w:rFonts w:hAnsi="宋体" w:cs="宋体" w:hint="eastAsia"/>
        </w:rPr>
        <w:t xml:space="preserve">              for (v[i]=1,t=list[i];t;t=t-&gt;next)</w:t>
      </w:r>
    </w:p>
    <w:p w:rsidR="005F1F37" w:rsidRPr="00C81BAD" w:rsidRDefault="005F1F37" w:rsidP="005F1F37">
      <w:pPr>
        <w:pStyle w:val="ad"/>
        <w:rPr>
          <w:rFonts w:hAnsi="宋体" w:cs="宋体"/>
        </w:rPr>
      </w:pPr>
      <w:r w:rsidRPr="00C81BAD">
        <w:rPr>
          <w:rFonts w:hAnsi="宋体" w:cs="宋体" w:hint="eastAsia"/>
        </w:rPr>
        <w:t xml:space="preserve">                     if (!v[t-&gt;to]&amp;&amp;min[i]+t-&gt;len&lt;min[t-&gt;to])</w:t>
      </w:r>
    </w:p>
    <w:p w:rsidR="005F1F37" w:rsidRPr="00C81BAD" w:rsidRDefault="005F1F37" w:rsidP="005F1F37">
      <w:pPr>
        <w:pStyle w:val="ad"/>
        <w:rPr>
          <w:rFonts w:hAnsi="宋体" w:cs="宋体"/>
        </w:rPr>
      </w:pPr>
      <w:r w:rsidRPr="00C81BAD">
        <w:rPr>
          <w:rFonts w:hAnsi="宋体" w:cs="宋体" w:hint="eastAsia"/>
        </w:rPr>
        <w:t xml:space="preserve">                            pre[t-&gt;to]=i,h.del(t-&gt;to,e),min[t-&gt;to]=e=min[i]+t-&gt;len,h.ins(t-&gt;to,e);</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12.7 最短路径(单源dijkstra+mapped_heap正向表)</w:t>
      </w:r>
    </w:p>
    <w:p w:rsidR="005F1F37" w:rsidRPr="00C81BAD" w:rsidRDefault="005F1F37" w:rsidP="005F1F37">
      <w:pPr>
        <w:pStyle w:val="ad"/>
        <w:rPr>
          <w:rFonts w:hAnsi="宋体" w:cs="宋体"/>
        </w:rPr>
      </w:pPr>
      <w:r w:rsidRPr="00C81BAD">
        <w:rPr>
          <w:rFonts w:hAnsi="宋体" w:cs="宋体" w:hint="eastAsia"/>
        </w:rPr>
        <w:t>//单源最短路径,dijkstra算法+映射二分堆,正向表形式,复杂度O(mlogn)</w:t>
      </w:r>
    </w:p>
    <w:p w:rsidR="005F1F37" w:rsidRPr="00C81BAD" w:rsidRDefault="005F1F37" w:rsidP="005F1F37">
      <w:pPr>
        <w:pStyle w:val="ad"/>
        <w:rPr>
          <w:rFonts w:hAnsi="宋体" w:cs="宋体"/>
        </w:rPr>
      </w:pPr>
      <w:r w:rsidRPr="00C81BAD">
        <w:rPr>
          <w:rFonts w:hAnsi="宋体" w:cs="宋体" w:hint="eastAsia"/>
        </w:rPr>
        <w:t>//求出源s到所有点的最短路经,传入图的大小n和正向表list,buf</w:t>
      </w:r>
    </w:p>
    <w:p w:rsidR="005F1F37" w:rsidRPr="00C81BAD" w:rsidRDefault="005F1F37" w:rsidP="005F1F37">
      <w:pPr>
        <w:pStyle w:val="ad"/>
        <w:rPr>
          <w:rFonts w:hAnsi="宋体" w:cs="宋体"/>
        </w:rPr>
      </w:pPr>
      <w:r w:rsidRPr="00C81BAD">
        <w:rPr>
          <w:rFonts w:hAnsi="宋体" w:cs="宋体" w:hint="eastAsia"/>
        </w:rPr>
        <w:t>//返回到各点最短距离min[]和路径pre[],pre[i]记录s到i路径上i的父结点,pre[s]=-1</w:t>
      </w:r>
    </w:p>
    <w:p w:rsidR="005F1F37" w:rsidRPr="00C81BAD" w:rsidRDefault="005F1F37" w:rsidP="005F1F37">
      <w:pPr>
        <w:pStyle w:val="ad"/>
        <w:rPr>
          <w:rFonts w:hAnsi="宋体" w:cs="宋体"/>
        </w:rPr>
      </w:pPr>
      <w:r w:rsidRPr="00C81BAD">
        <w:rPr>
          <w:rFonts w:hAnsi="宋体" w:cs="宋体" w:hint="eastAsia"/>
        </w:rPr>
        <w:t>//可更改路权类型,但必须非负!</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struct edge_t{</w:t>
      </w:r>
    </w:p>
    <w:p w:rsidR="005F1F37" w:rsidRPr="00C81BAD" w:rsidRDefault="005F1F37" w:rsidP="005F1F37">
      <w:pPr>
        <w:pStyle w:val="ad"/>
        <w:rPr>
          <w:rFonts w:hAnsi="宋体" w:cs="宋体"/>
        </w:rPr>
      </w:pPr>
      <w:r w:rsidRPr="00C81BAD">
        <w:rPr>
          <w:rFonts w:hAnsi="宋体" w:cs="宋体" w:hint="eastAsia"/>
        </w:rPr>
        <w:t xml:space="preserve">       int to;</w:t>
      </w:r>
    </w:p>
    <w:p w:rsidR="005F1F37" w:rsidRPr="00C81BAD" w:rsidRDefault="005F1F37" w:rsidP="005F1F37">
      <w:pPr>
        <w:pStyle w:val="ad"/>
        <w:rPr>
          <w:rFonts w:hAnsi="宋体" w:cs="宋体"/>
        </w:rPr>
      </w:pPr>
      <w:r w:rsidRPr="00C81BAD">
        <w:rPr>
          <w:rFonts w:hAnsi="宋体" w:cs="宋体" w:hint="eastAsia"/>
        </w:rPr>
        <w:t xml:space="preserve">       elem_t len;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_cp(a,b) ((a)&lt;(b))</w:t>
      </w:r>
    </w:p>
    <w:p w:rsidR="005F1F37" w:rsidRPr="00C81BAD" w:rsidRDefault="005F1F37" w:rsidP="005F1F37">
      <w:pPr>
        <w:pStyle w:val="ad"/>
        <w:rPr>
          <w:rFonts w:hAnsi="宋体" w:cs="宋体"/>
        </w:rPr>
      </w:pPr>
      <w:r w:rsidRPr="00C81BAD">
        <w:rPr>
          <w:rFonts w:hAnsi="宋体" w:cs="宋体" w:hint="eastAsia"/>
        </w:rPr>
        <w:t>struct heap{</w:t>
      </w:r>
    </w:p>
    <w:p w:rsidR="005F1F37" w:rsidRPr="00C81BAD" w:rsidRDefault="005F1F37" w:rsidP="005F1F37">
      <w:pPr>
        <w:pStyle w:val="ad"/>
        <w:rPr>
          <w:rFonts w:hAnsi="宋体" w:cs="宋体"/>
        </w:rPr>
      </w:pPr>
      <w:r w:rsidRPr="00C81BAD">
        <w:rPr>
          <w:rFonts w:hAnsi="宋体" w:cs="宋体" w:hint="eastAsia"/>
        </w:rPr>
        <w:t xml:space="preserve">       elem_t h[MAXN+1];</w:t>
      </w:r>
    </w:p>
    <w:p w:rsidR="005F1F37" w:rsidRPr="00C81BAD" w:rsidRDefault="005F1F37" w:rsidP="005F1F37">
      <w:pPr>
        <w:pStyle w:val="ad"/>
        <w:rPr>
          <w:rFonts w:hAnsi="宋体" w:cs="宋体"/>
        </w:rPr>
      </w:pPr>
      <w:r w:rsidRPr="00C81BAD">
        <w:rPr>
          <w:rFonts w:hAnsi="宋体" w:cs="宋体" w:hint="eastAsia"/>
        </w:rPr>
        <w:t xml:space="preserve">       int ind[MAXN+1],map[MAXN+1],n,p,c;</w:t>
      </w:r>
    </w:p>
    <w:p w:rsidR="005F1F37" w:rsidRPr="00C81BAD" w:rsidRDefault="005F1F37" w:rsidP="005F1F37">
      <w:pPr>
        <w:pStyle w:val="ad"/>
        <w:rPr>
          <w:rFonts w:hAnsi="宋体" w:cs="宋体"/>
        </w:rPr>
      </w:pPr>
      <w:r w:rsidRPr="00C81BAD">
        <w:rPr>
          <w:rFonts w:hAnsi="宋体" w:cs="宋体" w:hint="eastAsia"/>
        </w:rPr>
        <w:t xml:space="preserve">       void init(){n=0;}</w:t>
      </w:r>
    </w:p>
    <w:p w:rsidR="005F1F37" w:rsidRPr="00C81BAD" w:rsidRDefault="005F1F37" w:rsidP="005F1F37">
      <w:pPr>
        <w:pStyle w:val="ad"/>
        <w:rPr>
          <w:rFonts w:hAnsi="宋体" w:cs="宋体"/>
        </w:rPr>
      </w:pPr>
      <w:r w:rsidRPr="00C81BAD">
        <w:rPr>
          <w:rFonts w:hAnsi="宋体" w:cs="宋体" w:hint="eastAsia"/>
        </w:rPr>
        <w:t xml:space="preserve">       void ins(int i,elem_t e){</w:t>
      </w:r>
    </w:p>
    <w:p w:rsidR="005F1F37" w:rsidRPr="00C81BAD" w:rsidRDefault="005F1F37" w:rsidP="005F1F37">
      <w:pPr>
        <w:pStyle w:val="ad"/>
        <w:rPr>
          <w:rFonts w:hAnsi="宋体" w:cs="宋体"/>
        </w:rPr>
      </w:pPr>
      <w:r w:rsidRPr="00C81BAD">
        <w:rPr>
          <w:rFonts w:hAnsi="宋体" w:cs="宋体" w:hint="eastAsia"/>
        </w:rPr>
        <w:t xml:space="preserve">              for (p=++n;p&gt;1&amp;&amp;_cp(e,h[p&gt;&gt;1]);h[map[ind[p]=ind[p&gt;&gt;1]]=p]=h[p&gt;&gt;1],p&gt;&gt;=1);</w:t>
      </w:r>
    </w:p>
    <w:p w:rsidR="005F1F37" w:rsidRPr="00C81BAD" w:rsidRDefault="005F1F37" w:rsidP="005F1F37">
      <w:pPr>
        <w:pStyle w:val="ad"/>
        <w:rPr>
          <w:rFonts w:hAnsi="宋体" w:cs="宋体"/>
        </w:rPr>
      </w:pPr>
      <w:r w:rsidRPr="00C81BAD">
        <w:rPr>
          <w:rFonts w:hAnsi="宋体" w:cs="宋体" w:hint="eastAsia"/>
        </w:rPr>
        <w:t xml:space="preserve">              h[map[ind[p]=i]=p]=e;</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del(int i,elem_t&amp; e){</w:t>
      </w:r>
    </w:p>
    <w:p w:rsidR="005F1F37" w:rsidRPr="00C81BAD" w:rsidRDefault="005F1F37" w:rsidP="005F1F37">
      <w:pPr>
        <w:pStyle w:val="ad"/>
        <w:rPr>
          <w:rFonts w:hAnsi="宋体" w:cs="宋体"/>
        </w:rPr>
      </w:pPr>
      <w:r w:rsidRPr="00C81BAD">
        <w:rPr>
          <w:rFonts w:hAnsi="宋体" w:cs="宋体" w:hint="eastAsia"/>
        </w:rPr>
        <w:t xml:space="preserve">              i=map[i];if (i&lt;1||i&gt;n) return 0;</w:t>
      </w:r>
    </w:p>
    <w:p w:rsidR="005F1F37" w:rsidRPr="00C81BAD" w:rsidRDefault="005F1F37" w:rsidP="005F1F37">
      <w:pPr>
        <w:pStyle w:val="ad"/>
        <w:rPr>
          <w:rFonts w:hAnsi="宋体" w:cs="宋体"/>
        </w:rPr>
      </w:pPr>
      <w:r w:rsidRPr="00C81BAD">
        <w:rPr>
          <w:rFonts w:hAnsi="宋体" w:cs="宋体" w:hint="eastAsia"/>
        </w:rPr>
        <w:t xml:space="preserve">              for (e=h[p=i];p&gt;1;h[map[ind[p]=ind[p&gt;&gt;1]]=p]=h[p&gt;&gt;1],p&gt;&gt;=1);</w:t>
      </w:r>
    </w:p>
    <w:p w:rsidR="005F1F37" w:rsidRPr="00C81BAD" w:rsidRDefault="005F1F37" w:rsidP="005F1F37">
      <w:pPr>
        <w:pStyle w:val="ad"/>
        <w:rPr>
          <w:rFonts w:hAnsi="宋体" w:cs="宋体"/>
          <w:lang w:val="pt-BR"/>
        </w:rPr>
      </w:pPr>
      <w:r w:rsidRPr="00C81BAD">
        <w:rPr>
          <w:rFonts w:hAnsi="宋体" w:cs="宋体" w:hint="eastAsia"/>
          <w:lang w:val="pt-BR"/>
        </w:rPr>
        <w:t xml:space="preserve">              for (c=2;c&lt;n&amp;&amp;_cp(h[c+=(c&lt;n-</w:t>
      </w:r>
      <w:r w:rsidRPr="00C81BAD">
        <w:rPr>
          <w:rFonts w:hAnsi="宋体" w:cs="宋体" w:hint="eastAsia"/>
          <w:lang w:val="pt-BR"/>
        </w:rPr>
        <w:lastRenderedPageBreak/>
        <w:t>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int delmin(int&amp; i,elem_t&amp; e){</w:t>
      </w:r>
    </w:p>
    <w:p w:rsidR="005F1F37" w:rsidRPr="00C81BAD" w:rsidRDefault="005F1F37" w:rsidP="005F1F37">
      <w:pPr>
        <w:pStyle w:val="ad"/>
        <w:rPr>
          <w:rFonts w:hAnsi="宋体" w:cs="宋体"/>
        </w:rPr>
      </w:pPr>
      <w:r w:rsidRPr="00C81BAD">
        <w:rPr>
          <w:rFonts w:hAnsi="宋体" w:cs="宋体" w:hint="eastAsia"/>
        </w:rPr>
        <w:t xml:space="preserve">              if (n&lt;1) return 0;i=ind[1];</w:t>
      </w:r>
    </w:p>
    <w:p w:rsidR="005F1F37" w:rsidRPr="00C81BAD" w:rsidRDefault="005F1F37" w:rsidP="005F1F37">
      <w:pPr>
        <w:pStyle w:val="ad"/>
        <w:rPr>
          <w:rFonts w:hAnsi="宋体" w:cs="宋体"/>
          <w:lang w:val="pt-BR"/>
        </w:rPr>
      </w:pPr>
      <w:r w:rsidRPr="00C81BAD">
        <w:rPr>
          <w:rFonts w:hAnsi="宋体" w:cs="宋体" w:hint="eastAsia"/>
          <w:lang w:val="pt-BR"/>
        </w:rPr>
        <w:t xml:space="preserve">              for (e=h[p=1],c=2;c&lt;n&amp;&amp;_cp(h[c+=(c&lt;n-1&amp;&amp;_cp(h[c+1],h[c]))],h[n]);h[map[ind[p]=ind[c]]=p]=h[c],p=c,c&lt;&lt;=1);</w:t>
      </w:r>
    </w:p>
    <w:p w:rsidR="005F1F37" w:rsidRPr="00C81BAD" w:rsidRDefault="005F1F37" w:rsidP="005F1F37">
      <w:pPr>
        <w:pStyle w:val="ad"/>
        <w:rPr>
          <w:rFonts w:hAnsi="宋体" w:cs="宋体"/>
          <w:lang w:val="pt-BR"/>
        </w:rPr>
      </w:pPr>
      <w:r w:rsidRPr="00C81BAD">
        <w:rPr>
          <w:rFonts w:hAnsi="宋体" w:cs="宋体" w:hint="eastAsia"/>
          <w:lang w:val="pt-BR"/>
        </w:rPr>
        <w:t xml:space="preserve">              h[map[ind[p]=ind[n]]=p]=h[n];n--;return 1;</w:t>
      </w:r>
    </w:p>
    <w:p w:rsidR="005F1F37" w:rsidRPr="00C81BAD" w:rsidRDefault="005F1F37" w:rsidP="005F1F37">
      <w:pPr>
        <w:pStyle w:val="ad"/>
        <w:rPr>
          <w:rFonts w:hAnsi="宋体" w:cs="宋体"/>
        </w:rPr>
      </w:pPr>
      <w:r w:rsidRPr="00C81BAD">
        <w:rPr>
          <w:rFonts w:hAnsi="宋体" w:cs="宋体" w:hint="eastAsia"/>
          <w:lang w:val="pt-BR"/>
        </w:rPr>
        <w:t xml:space="preserve">       </w:t>
      </w: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void dijkstra(int n,int* list,edge_t* buf,int s,elem_t* min,int* pre){</w:t>
      </w:r>
    </w:p>
    <w:p w:rsidR="005F1F37" w:rsidRPr="00C81BAD" w:rsidRDefault="005F1F37" w:rsidP="005F1F37">
      <w:pPr>
        <w:pStyle w:val="ad"/>
        <w:rPr>
          <w:rFonts w:hAnsi="宋体" w:cs="宋体"/>
        </w:rPr>
      </w:pPr>
      <w:r w:rsidRPr="00C81BAD">
        <w:rPr>
          <w:rFonts w:hAnsi="宋体" w:cs="宋体" w:hint="eastAsia"/>
        </w:rPr>
        <w:t xml:space="preserve">       heap h;elem_t e;</w:t>
      </w:r>
    </w:p>
    <w:p w:rsidR="005F1F37" w:rsidRPr="00C81BAD" w:rsidRDefault="005F1F37" w:rsidP="005F1F37">
      <w:pPr>
        <w:pStyle w:val="ad"/>
        <w:rPr>
          <w:rFonts w:hAnsi="宋体" w:cs="宋体"/>
        </w:rPr>
      </w:pPr>
      <w:r w:rsidRPr="00C81BAD">
        <w:rPr>
          <w:rFonts w:hAnsi="宋体" w:cs="宋体" w:hint="eastAsia"/>
        </w:rPr>
        <w:t xml:space="preserve">       int v[MAXN],i,t;</w:t>
      </w:r>
    </w:p>
    <w:p w:rsidR="005F1F37" w:rsidRPr="00C81BAD" w:rsidRDefault="005F1F37" w:rsidP="005F1F37">
      <w:pPr>
        <w:pStyle w:val="ad"/>
        <w:rPr>
          <w:rFonts w:hAnsi="宋体" w:cs="宋体"/>
        </w:rPr>
      </w:pPr>
      <w:r w:rsidRPr="00C81BAD">
        <w:rPr>
          <w:rFonts w:hAnsi="宋体" w:cs="宋体" w:hint="eastAsia"/>
        </w:rPr>
        <w:t xml:space="preserve">       for (h.init(),i=0;i&lt;n;i++)</w:t>
      </w:r>
    </w:p>
    <w:p w:rsidR="005F1F37" w:rsidRPr="00C81BAD" w:rsidRDefault="005F1F37" w:rsidP="005F1F37">
      <w:pPr>
        <w:pStyle w:val="ad"/>
        <w:rPr>
          <w:rFonts w:hAnsi="宋体" w:cs="宋体"/>
        </w:rPr>
      </w:pPr>
      <w:r w:rsidRPr="00C81BAD">
        <w:rPr>
          <w:rFonts w:hAnsi="宋体" w:cs="宋体" w:hint="eastAsia"/>
        </w:rPr>
        <w:t xml:space="preserve">              min[i]=((i==s)?0:inf),v[i]=0,pre[i]=-1,h.ins(i,min[i]);</w:t>
      </w:r>
    </w:p>
    <w:p w:rsidR="005F1F37" w:rsidRPr="00C81BAD" w:rsidRDefault="005F1F37" w:rsidP="005F1F37">
      <w:pPr>
        <w:pStyle w:val="ad"/>
        <w:rPr>
          <w:rFonts w:hAnsi="宋体" w:cs="宋体"/>
        </w:rPr>
      </w:pPr>
      <w:r w:rsidRPr="00C81BAD">
        <w:rPr>
          <w:rFonts w:hAnsi="宋体" w:cs="宋体" w:hint="eastAsia"/>
        </w:rPr>
        <w:t xml:space="preserve">       while (h.delmin(i,e))</w:t>
      </w:r>
    </w:p>
    <w:p w:rsidR="005F1F37" w:rsidRPr="00C81BAD" w:rsidRDefault="005F1F37" w:rsidP="005F1F37">
      <w:pPr>
        <w:pStyle w:val="ad"/>
        <w:rPr>
          <w:rFonts w:hAnsi="宋体" w:cs="宋体"/>
        </w:rPr>
      </w:pPr>
      <w:r w:rsidRPr="00C81BAD">
        <w:rPr>
          <w:rFonts w:hAnsi="宋体" w:cs="宋体" w:hint="eastAsia"/>
        </w:rPr>
        <w:t xml:space="preserve">              for (v[i]=1,t=list[i];t&lt;list[i+1];t++)</w:t>
      </w:r>
    </w:p>
    <w:p w:rsidR="005F1F37" w:rsidRPr="00C81BAD" w:rsidRDefault="005F1F37" w:rsidP="005F1F37">
      <w:pPr>
        <w:pStyle w:val="ad"/>
        <w:rPr>
          <w:rFonts w:hAnsi="宋体" w:cs="宋体"/>
        </w:rPr>
      </w:pPr>
      <w:r w:rsidRPr="00C81BAD">
        <w:rPr>
          <w:rFonts w:hAnsi="宋体" w:cs="宋体" w:hint="eastAsia"/>
        </w:rPr>
        <w:t xml:space="preserve">                     if (!v[buf[t].to]&amp;&amp;min[i]+buf[t].len&lt;min[buf[t].to])</w:t>
      </w:r>
    </w:p>
    <w:p w:rsidR="005F1F37" w:rsidRPr="00C81BAD" w:rsidRDefault="005F1F37" w:rsidP="005F1F37">
      <w:pPr>
        <w:pStyle w:val="ad"/>
        <w:rPr>
          <w:rFonts w:hAnsi="宋体" w:cs="宋体"/>
        </w:rPr>
      </w:pPr>
      <w:r w:rsidRPr="00C81BAD">
        <w:rPr>
          <w:rFonts w:hAnsi="宋体" w:cs="宋体" w:hint="eastAsia"/>
        </w:rPr>
        <w:t xml:space="preserve">                            pre[buf[t].to]=i,h.del(buf[t].to,e),min[buf[t].to]=e=min[i]+buf[t].len,h.ins(buf[t].to,e);</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12.8 最短路径(单源dijkstra邻接阵)</w:t>
      </w:r>
    </w:p>
    <w:p w:rsidR="005F1F37" w:rsidRPr="00C81BAD" w:rsidRDefault="005F1F37" w:rsidP="005F1F37">
      <w:pPr>
        <w:pStyle w:val="ad"/>
        <w:rPr>
          <w:rFonts w:hAnsi="宋体" w:cs="宋体"/>
        </w:rPr>
      </w:pPr>
      <w:r w:rsidRPr="00C81BAD">
        <w:rPr>
          <w:rFonts w:hAnsi="宋体" w:cs="宋体" w:hint="eastAsia"/>
        </w:rPr>
        <w:t>//单源最短路径,dijkstra算法,邻接阵形式,复杂度O(n^2)</w:t>
      </w:r>
    </w:p>
    <w:p w:rsidR="005F1F37" w:rsidRPr="00C81BAD" w:rsidRDefault="005F1F37" w:rsidP="005F1F37">
      <w:pPr>
        <w:pStyle w:val="ad"/>
        <w:rPr>
          <w:rFonts w:hAnsi="宋体" w:cs="宋体"/>
        </w:rPr>
      </w:pPr>
      <w:r w:rsidRPr="00C81BAD">
        <w:rPr>
          <w:rFonts w:hAnsi="宋体" w:cs="宋体" w:hint="eastAsia"/>
        </w:rPr>
        <w:t>//求出源s到所有点的最短路经,传入图的顶点数n,(有向)邻接矩阵mat</w:t>
      </w:r>
    </w:p>
    <w:p w:rsidR="005F1F37" w:rsidRPr="00C81BAD" w:rsidRDefault="005F1F37" w:rsidP="005F1F37">
      <w:pPr>
        <w:pStyle w:val="ad"/>
        <w:rPr>
          <w:rFonts w:hAnsi="宋体" w:cs="宋体"/>
        </w:rPr>
      </w:pPr>
      <w:r w:rsidRPr="00C81BAD">
        <w:rPr>
          <w:rFonts w:hAnsi="宋体" w:cs="宋体" w:hint="eastAsia"/>
        </w:rPr>
        <w:t>//返回到各点最短距离min[]和路径pre[],pre[i]记录s到i路径上i的父结点,pre[s]=-1</w:t>
      </w:r>
    </w:p>
    <w:p w:rsidR="005F1F37" w:rsidRPr="00C81BAD" w:rsidRDefault="005F1F37" w:rsidP="005F1F37">
      <w:pPr>
        <w:pStyle w:val="ad"/>
        <w:rPr>
          <w:rFonts w:hAnsi="宋体" w:cs="宋体"/>
        </w:rPr>
      </w:pPr>
      <w:r w:rsidRPr="00C81BAD">
        <w:rPr>
          <w:rFonts w:hAnsi="宋体" w:cs="宋体" w:hint="eastAsia"/>
        </w:rPr>
        <w:t>//可更改路权类型,但必须非负!</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dijkstra(int n,elem_t mat[][MAXN],int s,elem_t* min,int* pre){</w:t>
      </w:r>
    </w:p>
    <w:p w:rsidR="005F1F37" w:rsidRPr="00C81BAD" w:rsidRDefault="005F1F37" w:rsidP="005F1F37">
      <w:pPr>
        <w:pStyle w:val="ad"/>
        <w:rPr>
          <w:rFonts w:hAnsi="宋体" w:cs="宋体"/>
        </w:rPr>
      </w:pPr>
      <w:r w:rsidRPr="00C81BAD">
        <w:rPr>
          <w:rFonts w:hAnsi="宋体" w:cs="宋体" w:hint="eastAsia"/>
        </w:rPr>
        <w:t xml:space="preserve">       int v[MAXN],i,j,k;</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min[i]=inf,v[i]=0,pre[i]=-1;</w:t>
      </w:r>
    </w:p>
    <w:p w:rsidR="005F1F37" w:rsidRPr="00C81BAD" w:rsidRDefault="005F1F37" w:rsidP="005F1F37">
      <w:pPr>
        <w:pStyle w:val="ad"/>
        <w:rPr>
          <w:rFonts w:hAnsi="宋体" w:cs="宋体"/>
        </w:rPr>
      </w:pPr>
      <w:r w:rsidRPr="00C81BAD">
        <w:rPr>
          <w:rFonts w:hAnsi="宋体" w:cs="宋体" w:hint="eastAsia"/>
        </w:rPr>
        <w:t xml:space="preserve">       for (min[s]=0,j=0;j&lt;n;j++){</w:t>
      </w:r>
    </w:p>
    <w:p w:rsidR="005F1F37" w:rsidRPr="00C81BAD" w:rsidRDefault="005F1F37" w:rsidP="005F1F37">
      <w:pPr>
        <w:pStyle w:val="ad"/>
        <w:rPr>
          <w:rFonts w:hAnsi="宋体" w:cs="宋体"/>
        </w:rPr>
      </w:pPr>
      <w:r w:rsidRPr="00C81BAD">
        <w:rPr>
          <w:rFonts w:hAnsi="宋体" w:cs="宋体" w:hint="eastAsia"/>
        </w:rPr>
        <w:t xml:space="preserve">              for (k=-1,i=0;i&lt;n;i++)</w:t>
      </w:r>
    </w:p>
    <w:p w:rsidR="005F1F37" w:rsidRPr="00C81BAD" w:rsidRDefault="005F1F37" w:rsidP="005F1F37">
      <w:pPr>
        <w:pStyle w:val="ad"/>
        <w:rPr>
          <w:rFonts w:hAnsi="宋体" w:cs="宋体"/>
        </w:rPr>
      </w:pPr>
      <w:r w:rsidRPr="00C81BAD">
        <w:rPr>
          <w:rFonts w:hAnsi="宋体" w:cs="宋体" w:hint="eastAsia"/>
        </w:rPr>
        <w:t xml:space="preserve">                     if (!v[i]&amp;&amp;(k==-1||min[i]&lt;min[k]))</w:t>
      </w:r>
    </w:p>
    <w:p w:rsidR="005F1F37" w:rsidRPr="00C81BAD" w:rsidRDefault="005F1F37" w:rsidP="005F1F37">
      <w:pPr>
        <w:pStyle w:val="ad"/>
        <w:rPr>
          <w:rFonts w:hAnsi="宋体" w:cs="宋体"/>
        </w:rPr>
      </w:pPr>
      <w:r w:rsidRPr="00C81BAD">
        <w:rPr>
          <w:rFonts w:hAnsi="宋体" w:cs="宋体" w:hint="eastAsia"/>
        </w:rPr>
        <w:t xml:space="preserve">                            k=i;</w:t>
      </w:r>
    </w:p>
    <w:p w:rsidR="005F1F37" w:rsidRPr="00C81BAD" w:rsidRDefault="005F1F37" w:rsidP="005F1F37">
      <w:pPr>
        <w:pStyle w:val="ad"/>
        <w:rPr>
          <w:rFonts w:hAnsi="宋体" w:cs="宋体"/>
        </w:rPr>
      </w:pPr>
      <w:r w:rsidRPr="00C81BAD">
        <w:rPr>
          <w:rFonts w:hAnsi="宋体" w:cs="宋体" w:hint="eastAsia"/>
        </w:rPr>
        <w:t xml:space="preserve">              for (v[k]=1,i=0;i&lt;n;i++)</w:t>
      </w:r>
    </w:p>
    <w:p w:rsidR="005F1F37" w:rsidRPr="00C81BAD" w:rsidRDefault="005F1F37" w:rsidP="005F1F37">
      <w:pPr>
        <w:pStyle w:val="ad"/>
        <w:rPr>
          <w:rFonts w:hAnsi="宋体" w:cs="宋体"/>
        </w:rPr>
      </w:pPr>
      <w:r w:rsidRPr="00C81BAD">
        <w:rPr>
          <w:rFonts w:hAnsi="宋体" w:cs="宋体" w:hint="eastAsia"/>
        </w:rPr>
        <w:t xml:space="preserve">                     if (!v[i]&amp;&amp;min[k]+mat[k][i]&lt;min[i])</w:t>
      </w:r>
    </w:p>
    <w:p w:rsidR="005F1F37" w:rsidRPr="00C81BAD" w:rsidRDefault="005F1F37" w:rsidP="005F1F37">
      <w:pPr>
        <w:pStyle w:val="ad"/>
        <w:rPr>
          <w:rFonts w:hAnsi="宋体" w:cs="宋体"/>
        </w:rPr>
      </w:pPr>
      <w:r w:rsidRPr="00C81BAD">
        <w:rPr>
          <w:rFonts w:hAnsi="宋体" w:cs="宋体" w:hint="eastAsia"/>
        </w:rPr>
        <w:lastRenderedPageBreak/>
        <w:t xml:space="preserve">                            min[i]=min[k]+mat[pre[i]=k][i];</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12.9 最短路径(多源floyd_warshall邻接阵)</w:t>
      </w:r>
    </w:p>
    <w:p w:rsidR="005F1F37" w:rsidRPr="00C81BAD" w:rsidRDefault="005F1F37" w:rsidP="005F1F37">
      <w:pPr>
        <w:pStyle w:val="ad"/>
        <w:rPr>
          <w:rFonts w:hAnsi="宋体" w:cs="宋体"/>
        </w:rPr>
      </w:pPr>
      <w:r w:rsidRPr="00C81BAD">
        <w:rPr>
          <w:rFonts w:hAnsi="宋体" w:cs="宋体" w:hint="eastAsia"/>
        </w:rPr>
        <w:t>//多源最短路径,floyd_warshall算法,复杂度O(n^3)</w:t>
      </w:r>
    </w:p>
    <w:p w:rsidR="005F1F37" w:rsidRPr="00C81BAD" w:rsidRDefault="005F1F37" w:rsidP="005F1F37">
      <w:pPr>
        <w:pStyle w:val="ad"/>
        <w:rPr>
          <w:rFonts w:hAnsi="宋体" w:cs="宋体"/>
        </w:rPr>
      </w:pPr>
      <w:r w:rsidRPr="00C81BAD">
        <w:rPr>
          <w:rFonts w:hAnsi="宋体" w:cs="宋体" w:hint="eastAsia"/>
        </w:rPr>
        <w:t>//求出所有点对之间的最短路经,传入图的大小和邻接阵</w:t>
      </w:r>
    </w:p>
    <w:p w:rsidR="005F1F37" w:rsidRPr="00C81BAD" w:rsidRDefault="005F1F37" w:rsidP="005F1F37">
      <w:pPr>
        <w:pStyle w:val="ad"/>
        <w:rPr>
          <w:rFonts w:hAnsi="宋体" w:cs="宋体"/>
        </w:rPr>
      </w:pPr>
      <w:r w:rsidRPr="00C81BAD">
        <w:rPr>
          <w:rFonts w:hAnsi="宋体" w:cs="宋体" w:hint="eastAsia"/>
        </w:rPr>
        <w:t>//返回各点间最短距离min[]和路径pre[],pre[i][j]记录i到j最短路径上j的父结点</w:t>
      </w:r>
    </w:p>
    <w:p w:rsidR="005F1F37" w:rsidRPr="00C81BAD" w:rsidRDefault="005F1F37" w:rsidP="005F1F37">
      <w:pPr>
        <w:pStyle w:val="ad"/>
        <w:rPr>
          <w:rFonts w:hAnsi="宋体" w:cs="宋体"/>
        </w:rPr>
      </w:pPr>
      <w:r w:rsidRPr="00C81BAD">
        <w:rPr>
          <w:rFonts w:hAnsi="宋体" w:cs="宋体" w:hint="eastAsia"/>
        </w:rPr>
        <w:t>//可更改路权类型,路权必须非负!</w:t>
      </w:r>
    </w:p>
    <w:p w:rsidR="005F1F37" w:rsidRPr="00C81BAD" w:rsidRDefault="005F1F37" w:rsidP="005F1F37">
      <w:pPr>
        <w:pStyle w:val="ad"/>
        <w:rPr>
          <w:rFonts w:hAnsi="宋体" w:cs="宋体"/>
        </w:rPr>
      </w:pPr>
      <w:r w:rsidRPr="00C81BAD">
        <w:rPr>
          <w:rFonts w:hAnsi="宋体" w:cs="宋体" w:hint="eastAsia"/>
        </w:rPr>
        <w:t>#define MAXN 200</w:t>
      </w:r>
    </w:p>
    <w:p w:rsidR="005F1F37" w:rsidRPr="00C81BAD" w:rsidRDefault="005F1F37" w:rsidP="005F1F37">
      <w:pPr>
        <w:pStyle w:val="ad"/>
        <w:rPr>
          <w:rFonts w:hAnsi="宋体" w:cs="宋体"/>
        </w:rPr>
      </w:pPr>
      <w:r w:rsidRPr="00C81BAD">
        <w:rPr>
          <w:rFonts w:hAnsi="宋体" w:cs="宋体" w:hint="eastAsia"/>
        </w:rPr>
        <w:t>#define inf 1000000000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floyd_warshall(int n,elem_t mat[][MAXN],elem_t min[][MAXN],int pre[][MAXN]){</w:t>
      </w:r>
    </w:p>
    <w:p w:rsidR="005F1F37" w:rsidRPr="00C81BAD" w:rsidRDefault="005F1F37" w:rsidP="005F1F37">
      <w:pPr>
        <w:pStyle w:val="ad"/>
        <w:rPr>
          <w:rFonts w:hAnsi="宋体" w:cs="宋体"/>
        </w:rPr>
      </w:pPr>
      <w:r w:rsidRPr="00C81BAD">
        <w:rPr>
          <w:rFonts w:hAnsi="宋体" w:cs="宋体" w:hint="eastAsia"/>
        </w:rPr>
        <w:t xml:space="preserve">       int i,j,k;</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min[i][j]=mat[i][j],pre[i][j]=(i==j)?-1:i;</w:t>
      </w:r>
    </w:p>
    <w:p w:rsidR="005F1F37" w:rsidRPr="00C81BAD" w:rsidRDefault="005F1F37" w:rsidP="005F1F37">
      <w:pPr>
        <w:pStyle w:val="ad"/>
        <w:rPr>
          <w:rFonts w:hAnsi="宋体" w:cs="宋体"/>
        </w:rPr>
      </w:pPr>
      <w:r w:rsidRPr="00C81BAD">
        <w:rPr>
          <w:rFonts w:hAnsi="宋体" w:cs="宋体" w:hint="eastAsia"/>
        </w:rPr>
        <w:t xml:space="preserve">       for (k=0;k&lt;n;k++)</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if (min[i][k]+min[k][j]&lt;min[i][j])</w:t>
      </w:r>
    </w:p>
    <w:p w:rsidR="005F1F37" w:rsidRPr="00C81BAD" w:rsidRDefault="005F1F37" w:rsidP="005F1F37">
      <w:pPr>
        <w:pStyle w:val="ad"/>
        <w:rPr>
          <w:rFonts w:hAnsi="宋体" w:cs="宋体"/>
        </w:rPr>
      </w:pPr>
      <w:r w:rsidRPr="00C81BAD">
        <w:rPr>
          <w:rFonts w:hAnsi="宋体" w:cs="宋体" w:hint="eastAsia"/>
        </w:rPr>
        <w:t xml:space="preserve">                                   min[i][j]=min[i][k]+min[k][j],pre[i][j]=pre[k][j];</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sz w:val="24"/>
          <w:szCs w:val="24"/>
        </w:rPr>
      </w:pPr>
      <w:r w:rsidRPr="00C81BAD">
        <w:rPr>
          <w:rFonts w:hAnsi="宋体" w:cs="宋体" w:hint="eastAsia"/>
          <w:b/>
          <w:sz w:val="24"/>
          <w:szCs w:val="24"/>
        </w:rPr>
        <w:t>13、  应用</w:t>
      </w:r>
    </w:p>
    <w:p w:rsidR="005F1F37" w:rsidRPr="00C81BAD" w:rsidRDefault="005F1F37" w:rsidP="005F1F37">
      <w:pPr>
        <w:pStyle w:val="ad"/>
        <w:rPr>
          <w:rFonts w:hAnsi="宋体" w:cs="宋体"/>
          <w:b/>
        </w:rPr>
      </w:pPr>
      <w:r w:rsidRPr="00C81BAD">
        <w:rPr>
          <w:rFonts w:hAnsi="宋体" w:cs="宋体" w:hint="eastAsia"/>
          <w:b/>
        </w:rPr>
        <w:t>13.1 Joseph问题</w:t>
      </w:r>
    </w:p>
    <w:p w:rsidR="005F1F37" w:rsidRPr="00C81BAD" w:rsidRDefault="005F1F37" w:rsidP="005F1F37">
      <w:pPr>
        <w:pStyle w:val="ad"/>
        <w:rPr>
          <w:rFonts w:hAnsi="宋体" w:cs="宋体"/>
        </w:rPr>
      </w:pPr>
      <w:r w:rsidRPr="00C81BAD">
        <w:rPr>
          <w:rFonts w:hAnsi="宋体" w:cs="宋体" w:hint="eastAsia"/>
        </w:rPr>
        <w:t>// Joseph's Problem</w:t>
      </w:r>
    </w:p>
    <w:p w:rsidR="005F1F37" w:rsidRPr="00C81BAD" w:rsidRDefault="005F1F37" w:rsidP="005F1F37">
      <w:pPr>
        <w:pStyle w:val="ad"/>
        <w:rPr>
          <w:rFonts w:hAnsi="宋体" w:cs="宋体"/>
        </w:rPr>
      </w:pPr>
      <w:r w:rsidRPr="00C81BAD">
        <w:rPr>
          <w:rFonts w:hAnsi="宋体" w:cs="宋体" w:hint="eastAsia"/>
        </w:rPr>
        <w:t>// input: n,m           -- the number of persons, the inteval between persons</w:t>
      </w:r>
    </w:p>
    <w:p w:rsidR="005F1F37" w:rsidRPr="00C81BAD" w:rsidRDefault="005F1F37" w:rsidP="005F1F37">
      <w:pPr>
        <w:pStyle w:val="ad"/>
        <w:rPr>
          <w:rFonts w:hAnsi="宋体" w:cs="宋体"/>
        </w:rPr>
      </w:pPr>
      <w:r w:rsidRPr="00C81BAD">
        <w:rPr>
          <w:rFonts w:hAnsi="宋体" w:cs="宋体" w:hint="eastAsia"/>
        </w:rPr>
        <w:t>// output:        -- return the reference of last person</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josephus0(int n, int m)</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if (n == 2) return (m%2) ? 2 : 1;</w:t>
      </w:r>
    </w:p>
    <w:p w:rsidR="005F1F37" w:rsidRPr="00C81BAD" w:rsidRDefault="005F1F37" w:rsidP="005F1F37">
      <w:pPr>
        <w:pStyle w:val="ad"/>
        <w:rPr>
          <w:rFonts w:hAnsi="宋体" w:cs="宋体"/>
          <w:lang w:val="pt-BR"/>
        </w:rPr>
      </w:pPr>
      <w:r w:rsidRPr="00C81BAD">
        <w:rPr>
          <w:rFonts w:hAnsi="宋体" w:cs="宋体" w:hint="eastAsia"/>
          <w:lang w:val="pt-BR"/>
        </w:rPr>
        <w:t xml:space="preserve">       int v = (m+josephus0(n-1,m)) % n;</w:t>
      </w:r>
    </w:p>
    <w:p w:rsidR="005F1F37" w:rsidRPr="00C81BAD" w:rsidRDefault="005F1F37" w:rsidP="005F1F37">
      <w:pPr>
        <w:pStyle w:val="ad"/>
        <w:rPr>
          <w:rFonts w:hAnsi="宋体" w:cs="宋体"/>
        </w:rPr>
      </w:pPr>
      <w:r w:rsidRPr="00C81BAD">
        <w:rPr>
          <w:rFonts w:hAnsi="宋体" w:cs="宋体" w:hint="eastAsia"/>
        </w:rPr>
        <w:t xml:space="preserve">       if (v == 0) v = n;</w:t>
      </w:r>
    </w:p>
    <w:p w:rsidR="005F1F37" w:rsidRPr="00C81BAD" w:rsidRDefault="005F1F37" w:rsidP="005F1F37">
      <w:pPr>
        <w:pStyle w:val="ad"/>
        <w:rPr>
          <w:rFonts w:hAnsi="宋体" w:cs="宋体"/>
        </w:rPr>
      </w:pPr>
      <w:r w:rsidRPr="00C81BAD">
        <w:rPr>
          <w:rFonts w:hAnsi="宋体" w:cs="宋体" w:hint="eastAsia"/>
        </w:rPr>
        <w:t xml:space="preserve">       return v;</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int josephus(int n, int m)</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if (m == 1) return n;</w:t>
      </w:r>
    </w:p>
    <w:p w:rsidR="005F1F37" w:rsidRPr="00C81BAD" w:rsidRDefault="005F1F37" w:rsidP="005F1F37">
      <w:pPr>
        <w:pStyle w:val="ad"/>
        <w:rPr>
          <w:rFonts w:hAnsi="宋体" w:cs="宋体"/>
        </w:rPr>
      </w:pPr>
      <w:r w:rsidRPr="00C81BAD">
        <w:rPr>
          <w:rFonts w:hAnsi="宋体" w:cs="宋体" w:hint="eastAsia"/>
        </w:rPr>
        <w:lastRenderedPageBreak/>
        <w:t xml:space="preserve">       if (n == 1) return 1;</w:t>
      </w:r>
    </w:p>
    <w:p w:rsidR="005F1F37" w:rsidRPr="00C81BAD" w:rsidRDefault="005F1F37" w:rsidP="005F1F37">
      <w:pPr>
        <w:pStyle w:val="ad"/>
        <w:rPr>
          <w:rFonts w:hAnsi="宋体" w:cs="宋体"/>
        </w:rPr>
      </w:pPr>
      <w:r w:rsidRPr="00C81BAD">
        <w:rPr>
          <w:rFonts w:hAnsi="宋体" w:cs="宋体" w:hint="eastAsia"/>
        </w:rPr>
        <w:t xml:space="preserve">       if (m &gt;=n) return josephus0(n,m);</w:t>
      </w:r>
    </w:p>
    <w:p w:rsidR="005F1F37" w:rsidRPr="00C81BAD" w:rsidRDefault="005F1F37" w:rsidP="005F1F37">
      <w:pPr>
        <w:pStyle w:val="ad"/>
        <w:rPr>
          <w:rFonts w:hAnsi="宋体" w:cs="宋体"/>
          <w:lang w:val="pt-BR"/>
        </w:rPr>
      </w:pPr>
      <w:r w:rsidRPr="00C81BAD">
        <w:rPr>
          <w:rFonts w:hAnsi="宋体" w:cs="宋体" w:hint="eastAsia"/>
          <w:lang w:val="pt-BR"/>
        </w:rPr>
        <w:t xml:space="preserve">       int l = (n/m)*m;</w:t>
      </w:r>
    </w:p>
    <w:p w:rsidR="005F1F37" w:rsidRPr="00C81BAD" w:rsidRDefault="005F1F37" w:rsidP="005F1F37">
      <w:pPr>
        <w:pStyle w:val="ad"/>
        <w:rPr>
          <w:rFonts w:hAnsi="宋体" w:cs="宋体"/>
          <w:lang w:val="pt-BR"/>
        </w:rPr>
      </w:pPr>
      <w:r w:rsidRPr="00C81BAD">
        <w:rPr>
          <w:rFonts w:hAnsi="宋体" w:cs="宋体" w:hint="eastAsia"/>
          <w:lang w:val="pt-BR"/>
        </w:rPr>
        <w:t xml:space="preserve">       int j = josephus(n - (n/m), m);</w:t>
      </w:r>
    </w:p>
    <w:p w:rsidR="005F1F37" w:rsidRPr="00C81BAD" w:rsidRDefault="005F1F37" w:rsidP="005F1F37">
      <w:pPr>
        <w:pStyle w:val="ad"/>
        <w:rPr>
          <w:rFonts w:hAnsi="宋体" w:cs="宋体"/>
        </w:rPr>
      </w:pPr>
      <w:r w:rsidRPr="00C81BAD">
        <w:rPr>
          <w:rFonts w:hAnsi="宋体" w:cs="宋体" w:hint="eastAsia"/>
        </w:rPr>
        <w:t xml:space="preserve">       if (j &lt;= n-l) return l+j;</w:t>
      </w:r>
    </w:p>
    <w:p w:rsidR="005F1F37" w:rsidRPr="00C81BAD" w:rsidRDefault="005F1F37" w:rsidP="005F1F37">
      <w:pPr>
        <w:pStyle w:val="ad"/>
        <w:rPr>
          <w:rFonts w:hAnsi="宋体" w:cs="宋体"/>
        </w:rPr>
      </w:pPr>
      <w:r w:rsidRPr="00C81BAD">
        <w:rPr>
          <w:rFonts w:hAnsi="宋体" w:cs="宋体" w:hint="eastAsia"/>
        </w:rPr>
        <w:t xml:space="preserve">       j -= n-l;</w:t>
      </w:r>
    </w:p>
    <w:p w:rsidR="005F1F37" w:rsidRPr="00C81BAD" w:rsidRDefault="005F1F37" w:rsidP="005F1F37">
      <w:pPr>
        <w:pStyle w:val="ad"/>
        <w:rPr>
          <w:rFonts w:hAnsi="宋体" w:cs="宋体"/>
        </w:rPr>
      </w:pPr>
      <w:r w:rsidRPr="00C81BAD">
        <w:rPr>
          <w:rFonts w:hAnsi="宋体" w:cs="宋体" w:hint="eastAsia"/>
        </w:rPr>
        <w:t xml:space="preserve">       int t = (j/(m-1))*m;</w:t>
      </w:r>
    </w:p>
    <w:p w:rsidR="005F1F37" w:rsidRPr="00C81BAD" w:rsidRDefault="005F1F37" w:rsidP="005F1F37">
      <w:pPr>
        <w:pStyle w:val="ad"/>
        <w:rPr>
          <w:rFonts w:hAnsi="宋体" w:cs="宋体"/>
        </w:rPr>
      </w:pPr>
      <w:r w:rsidRPr="00C81BAD">
        <w:rPr>
          <w:rFonts w:hAnsi="宋体" w:cs="宋体" w:hint="eastAsia"/>
        </w:rPr>
        <w:t xml:space="preserve">       if ((j % (m-1)) == 0) return t-1;</w:t>
      </w:r>
    </w:p>
    <w:p w:rsidR="005F1F37" w:rsidRPr="00C81BAD" w:rsidRDefault="005F1F37" w:rsidP="005F1F37">
      <w:pPr>
        <w:pStyle w:val="ad"/>
        <w:rPr>
          <w:rFonts w:hAnsi="宋体" w:cs="宋体"/>
        </w:rPr>
      </w:pPr>
      <w:r w:rsidRPr="00C81BAD">
        <w:rPr>
          <w:rFonts w:hAnsi="宋体" w:cs="宋体" w:hint="eastAsia"/>
        </w:rPr>
        <w:t xml:space="preserve">       return t + (j % (m-1));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13.2 N皇后构造解</w:t>
      </w:r>
    </w:p>
    <w:p w:rsidR="005F1F37" w:rsidRPr="00C81BAD" w:rsidRDefault="005F1F37" w:rsidP="005F1F37">
      <w:pPr>
        <w:pStyle w:val="ad"/>
        <w:rPr>
          <w:rFonts w:hAnsi="宋体" w:cs="宋体"/>
        </w:rPr>
      </w:pPr>
      <w:r w:rsidRPr="00C81BAD">
        <w:rPr>
          <w:rFonts w:hAnsi="宋体" w:cs="宋体" w:hint="eastAsia"/>
        </w:rPr>
        <w:t>//N皇后构造解,n&gt;=4</w:t>
      </w:r>
    </w:p>
    <w:p w:rsidR="005F1F37" w:rsidRPr="00C81BAD" w:rsidRDefault="005F1F37" w:rsidP="005F1F37">
      <w:pPr>
        <w:pStyle w:val="ad"/>
        <w:rPr>
          <w:rFonts w:hAnsi="宋体" w:cs="宋体"/>
        </w:rPr>
      </w:pPr>
      <w:r w:rsidRPr="00C81BAD">
        <w:rPr>
          <w:rFonts w:hAnsi="宋体" w:cs="宋体" w:hint="eastAsia"/>
        </w:rPr>
        <w:t>void even1(int n,int *p){</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(i=1;i&lt;=n/2;i++) </w:t>
      </w:r>
    </w:p>
    <w:p w:rsidR="005F1F37" w:rsidRPr="00C81BAD" w:rsidRDefault="005F1F37" w:rsidP="005F1F37">
      <w:pPr>
        <w:pStyle w:val="ad"/>
        <w:rPr>
          <w:rFonts w:hAnsi="宋体" w:cs="宋体"/>
        </w:rPr>
      </w:pPr>
      <w:r w:rsidRPr="00C81BAD">
        <w:rPr>
          <w:rFonts w:hAnsi="宋体" w:cs="宋体" w:hint="eastAsia"/>
        </w:rPr>
        <w:t xml:space="preserve">              p[i-1]=2*i;</w:t>
      </w:r>
    </w:p>
    <w:p w:rsidR="005F1F37" w:rsidRPr="00C81BAD" w:rsidRDefault="005F1F37" w:rsidP="005F1F37">
      <w:pPr>
        <w:pStyle w:val="ad"/>
        <w:rPr>
          <w:rFonts w:hAnsi="宋体" w:cs="宋体"/>
          <w:lang w:val="pt-BR"/>
        </w:rPr>
      </w:pPr>
      <w:r w:rsidRPr="00C81BAD">
        <w:rPr>
          <w:rFonts w:hAnsi="宋体" w:cs="宋体" w:hint="eastAsia"/>
          <w:lang w:val="pt-BR"/>
        </w:rPr>
        <w:t xml:space="preserve">       for (i=n/2+1;i&lt;=n;i++) </w:t>
      </w:r>
    </w:p>
    <w:p w:rsidR="005F1F37" w:rsidRPr="00C81BAD" w:rsidRDefault="005F1F37" w:rsidP="005F1F37">
      <w:pPr>
        <w:pStyle w:val="ad"/>
        <w:rPr>
          <w:rFonts w:hAnsi="宋体" w:cs="宋体"/>
          <w:lang w:val="pt-BR"/>
        </w:rPr>
      </w:pPr>
      <w:r w:rsidRPr="00C81BAD">
        <w:rPr>
          <w:rFonts w:hAnsi="宋体" w:cs="宋体" w:hint="eastAsia"/>
          <w:lang w:val="pt-BR"/>
        </w:rPr>
        <w:t xml:space="preserve">              p[i-1]=2*i-n-1;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even2(int n,int *p){</w:t>
      </w:r>
    </w:p>
    <w:p w:rsidR="005F1F37" w:rsidRPr="00C81BAD" w:rsidRDefault="005F1F37" w:rsidP="005F1F37">
      <w:pPr>
        <w:pStyle w:val="ad"/>
        <w:rPr>
          <w:rFonts w:hAnsi="宋体" w:cs="宋体"/>
          <w:lang w:val="pt-BR"/>
        </w:rPr>
      </w:pPr>
      <w:r w:rsidRPr="00C81BAD">
        <w:rPr>
          <w:rFonts w:hAnsi="宋体" w:cs="宋体" w:hint="eastAsia"/>
          <w:lang w:val="pt-BR"/>
        </w:rPr>
        <w:t xml:space="preserve">       int i;</w:t>
      </w:r>
    </w:p>
    <w:p w:rsidR="005F1F37" w:rsidRPr="00C81BAD" w:rsidRDefault="005F1F37" w:rsidP="005F1F37">
      <w:pPr>
        <w:pStyle w:val="ad"/>
        <w:rPr>
          <w:rFonts w:hAnsi="宋体" w:cs="宋体"/>
          <w:lang w:val="pt-BR"/>
        </w:rPr>
      </w:pPr>
      <w:r w:rsidRPr="00C81BAD">
        <w:rPr>
          <w:rFonts w:hAnsi="宋体" w:cs="宋体" w:hint="eastAsia"/>
          <w:lang w:val="pt-BR"/>
        </w:rPr>
        <w:t xml:space="preserve">       for (i=1;i&lt;=n/2;i++)</w:t>
      </w:r>
    </w:p>
    <w:p w:rsidR="005F1F37" w:rsidRPr="00C81BAD" w:rsidRDefault="005F1F37" w:rsidP="005F1F37">
      <w:pPr>
        <w:pStyle w:val="ad"/>
        <w:rPr>
          <w:rFonts w:hAnsi="宋体" w:cs="宋体"/>
          <w:lang w:val="pt-BR"/>
        </w:rPr>
      </w:pPr>
      <w:r w:rsidRPr="00C81BAD">
        <w:rPr>
          <w:rFonts w:hAnsi="宋体" w:cs="宋体" w:hint="eastAsia"/>
          <w:lang w:val="pt-BR"/>
        </w:rPr>
        <w:t xml:space="preserve">              p[i-1]=(2*i+n/2-3)%n+1;</w:t>
      </w:r>
    </w:p>
    <w:p w:rsidR="005F1F37" w:rsidRPr="00C81BAD" w:rsidRDefault="005F1F37" w:rsidP="005F1F37">
      <w:pPr>
        <w:pStyle w:val="ad"/>
        <w:rPr>
          <w:rFonts w:hAnsi="宋体" w:cs="宋体"/>
          <w:lang w:val="pt-BR"/>
        </w:rPr>
      </w:pPr>
      <w:r w:rsidRPr="00C81BAD">
        <w:rPr>
          <w:rFonts w:hAnsi="宋体" w:cs="宋体" w:hint="eastAsia"/>
          <w:lang w:val="pt-BR"/>
        </w:rPr>
        <w:t xml:space="preserve">       for (i=n/2+1;i&lt;=n;i++)</w:t>
      </w:r>
    </w:p>
    <w:p w:rsidR="005F1F37" w:rsidRPr="00C81BAD" w:rsidRDefault="005F1F37" w:rsidP="005F1F37">
      <w:pPr>
        <w:pStyle w:val="ad"/>
        <w:rPr>
          <w:rFonts w:hAnsi="宋体" w:cs="宋体"/>
          <w:lang w:val="pt-BR"/>
        </w:rPr>
      </w:pPr>
      <w:r w:rsidRPr="00C81BAD">
        <w:rPr>
          <w:rFonts w:hAnsi="宋体" w:cs="宋体" w:hint="eastAsia"/>
          <w:lang w:val="pt-BR"/>
        </w:rPr>
        <w:t xml:space="preserve">              p[i-1]=n-(2*(n-i+1)+n/2-3)%n;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generate(int,int*);</w:t>
      </w:r>
    </w:p>
    <w:p w:rsidR="005F1F37" w:rsidRPr="00C81BAD" w:rsidRDefault="005F1F37" w:rsidP="005F1F37">
      <w:pPr>
        <w:pStyle w:val="ad"/>
        <w:rPr>
          <w:rFonts w:hAnsi="宋体" w:cs="宋体"/>
        </w:rPr>
      </w:pPr>
      <w:r w:rsidRPr="00C81BAD">
        <w:rPr>
          <w:rFonts w:hAnsi="宋体" w:cs="宋体" w:hint="eastAsia"/>
        </w:rPr>
        <w:t>void odd(int n,int *p){</w:t>
      </w:r>
    </w:p>
    <w:p w:rsidR="005F1F37" w:rsidRPr="00C81BAD" w:rsidRDefault="005F1F37" w:rsidP="005F1F37">
      <w:pPr>
        <w:pStyle w:val="ad"/>
        <w:rPr>
          <w:rFonts w:hAnsi="宋体" w:cs="宋体"/>
          <w:lang w:val="pt-BR"/>
        </w:rPr>
      </w:pPr>
      <w:r w:rsidRPr="00C81BAD">
        <w:rPr>
          <w:rFonts w:hAnsi="宋体" w:cs="宋体" w:hint="eastAsia"/>
          <w:lang w:val="pt-BR"/>
        </w:rPr>
        <w:t xml:space="preserve">       generate(n-1,p),p[n-1]=n;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generate(int n,int *p){</w:t>
      </w:r>
    </w:p>
    <w:p w:rsidR="005F1F37" w:rsidRPr="00C81BAD" w:rsidRDefault="005F1F37" w:rsidP="005F1F37">
      <w:pPr>
        <w:pStyle w:val="ad"/>
        <w:rPr>
          <w:rFonts w:hAnsi="宋体" w:cs="宋体"/>
        </w:rPr>
      </w:pPr>
      <w:r w:rsidRPr="00C81BAD">
        <w:rPr>
          <w:rFonts w:hAnsi="宋体" w:cs="宋体" w:hint="eastAsia"/>
        </w:rPr>
        <w:t xml:space="preserve">       if (n&amp;1)</w:t>
      </w:r>
    </w:p>
    <w:p w:rsidR="005F1F37" w:rsidRPr="00C81BAD" w:rsidRDefault="005F1F37" w:rsidP="005F1F37">
      <w:pPr>
        <w:pStyle w:val="ad"/>
        <w:rPr>
          <w:rFonts w:hAnsi="宋体" w:cs="宋体"/>
        </w:rPr>
      </w:pPr>
      <w:r w:rsidRPr="00C81BAD">
        <w:rPr>
          <w:rFonts w:hAnsi="宋体" w:cs="宋体" w:hint="eastAsia"/>
        </w:rPr>
        <w:t xml:space="preserve">              odd(n,p);</w:t>
      </w:r>
    </w:p>
    <w:p w:rsidR="005F1F37" w:rsidRPr="00C81BAD" w:rsidRDefault="005F1F37" w:rsidP="005F1F37">
      <w:pPr>
        <w:pStyle w:val="ad"/>
        <w:rPr>
          <w:rFonts w:hAnsi="宋体" w:cs="宋体"/>
        </w:rPr>
      </w:pPr>
      <w:r w:rsidRPr="00C81BAD">
        <w:rPr>
          <w:rFonts w:hAnsi="宋体" w:cs="宋体" w:hint="eastAsia"/>
        </w:rPr>
        <w:t xml:space="preserve">       else if (n%6!=2)</w:t>
      </w:r>
    </w:p>
    <w:p w:rsidR="005F1F37" w:rsidRPr="00C81BAD" w:rsidRDefault="005F1F37" w:rsidP="005F1F37">
      <w:pPr>
        <w:pStyle w:val="ad"/>
        <w:rPr>
          <w:rFonts w:hAnsi="宋体" w:cs="宋体"/>
        </w:rPr>
      </w:pPr>
      <w:r w:rsidRPr="00C81BAD">
        <w:rPr>
          <w:rFonts w:hAnsi="宋体" w:cs="宋体" w:hint="eastAsia"/>
        </w:rPr>
        <w:t xml:space="preserve">              even1(n,p);</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even2(n,p);</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13.3 布尔母函数</w:t>
      </w:r>
    </w:p>
    <w:p w:rsidR="005F1F37" w:rsidRPr="00C81BAD" w:rsidRDefault="005F1F37" w:rsidP="005F1F37">
      <w:pPr>
        <w:pStyle w:val="ad"/>
        <w:rPr>
          <w:rFonts w:hAnsi="宋体" w:cs="宋体"/>
        </w:rPr>
      </w:pPr>
      <w:r w:rsidRPr="00C81BAD">
        <w:rPr>
          <w:rFonts w:hAnsi="宋体" w:cs="宋体" w:hint="eastAsia"/>
        </w:rPr>
        <w:lastRenderedPageBreak/>
        <w:t>//布尔母函数</w:t>
      </w:r>
    </w:p>
    <w:p w:rsidR="005F1F37" w:rsidRPr="00C81BAD" w:rsidRDefault="005F1F37" w:rsidP="005F1F37">
      <w:pPr>
        <w:pStyle w:val="ad"/>
        <w:rPr>
          <w:rFonts w:hAnsi="宋体" w:cs="宋体"/>
        </w:rPr>
      </w:pPr>
      <w:r w:rsidRPr="00C81BAD">
        <w:rPr>
          <w:rFonts w:hAnsi="宋体" w:cs="宋体" w:hint="eastAsia"/>
        </w:rPr>
        <w:t>//判m[]个价值为w[]的货币能否构成value</w:t>
      </w:r>
    </w:p>
    <w:p w:rsidR="005F1F37" w:rsidRPr="00C81BAD" w:rsidRDefault="005F1F37" w:rsidP="005F1F37">
      <w:pPr>
        <w:pStyle w:val="ad"/>
        <w:rPr>
          <w:rFonts w:hAnsi="宋体" w:cs="宋体"/>
        </w:rPr>
      </w:pPr>
      <w:r w:rsidRPr="00C81BAD">
        <w:rPr>
          <w:rFonts w:hAnsi="宋体" w:cs="宋体" w:hint="eastAsia"/>
        </w:rPr>
        <w:t>//适合m[]较大w[]较小的情况</w:t>
      </w:r>
    </w:p>
    <w:p w:rsidR="005F1F37" w:rsidRPr="00C81BAD" w:rsidRDefault="005F1F37" w:rsidP="005F1F37">
      <w:pPr>
        <w:pStyle w:val="ad"/>
        <w:rPr>
          <w:rFonts w:hAnsi="宋体" w:cs="宋体"/>
        </w:rPr>
      </w:pPr>
      <w:r w:rsidRPr="00C81BAD">
        <w:rPr>
          <w:rFonts w:hAnsi="宋体" w:cs="宋体" w:hint="eastAsia"/>
        </w:rPr>
        <w:t>//返回布尔量</w:t>
      </w:r>
    </w:p>
    <w:p w:rsidR="005F1F37" w:rsidRPr="00C81BAD" w:rsidRDefault="005F1F37" w:rsidP="005F1F37">
      <w:pPr>
        <w:pStyle w:val="ad"/>
        <w:rPr>
          <w:rFonts w:hAnsi="宋体" w:cs="宋体"/>
        </w:rPr>
      </w:pPr>
      <w:r w:rsidRPr="00C81BAD">
        <w:rPr>
          <w:rFonts w:hAnsi="宋体" w:cs="宋体" w:hint="eastAsia"/>
        </w:rPr>
        <w:t>//传入货币种数n,个数m[],价值w[]和目标值value</w:t>
      </w:r>
    </w:p>
    <w:p w:rsidR="005F1F37" w:rsidRPr="00C81BAD" w:rsidRDefault="005F1F37" w:rsidP="005F1F37">
      <w:pPr>
        <w:pStyle w:val="ad"/>
        <w:rPr>
          <w:rFonts w:hAnsi="宋体" w:cs="宋体"/>
        </w:rPr>
      </w:pPr>
      <w:r w:rsidRPr="00C81BAD">
        <w:rPr>
          <w:rFonts w:hAnsi="宋体" w:cs="宋体" w:hint="eastAsia"/>
        </w:rPr>
        <w:t>#define MAXV 100000</w:t>
      </w:r>
    </w:p>
    <w:p w:rsidR="005F1F37" w:rsidRPr="00C81BAD" w:rsidRDefault="005F1F37" w:rsidP="005F1F37">
      <w:pPr>
        <w:pStyle w:val="ad"/>
        <w:rPr>
          <w:rFonts w:hAnsi="宋体" w:cs="宋体"/>
        </w:rPr>
      </w:pPr>
      <w:r w:rsidRPr="00C81BAD">
        <w:rPr>
          <w:rFonts w:hAnsi="宋体" w:cs="宋体" w:hint="eastAsia"/>
        </w:rPr>
        <w:t xml:space="preserve"> int genfunc(int n,int* m,int* w,int value){</w:t>
      </w:r>
    </w:p>
    <w:p w:rsidR="005F1F37" w:rsidRPr="00C81BAD" w:rsidRDefault="005F1F37" w:rsidP="005F1F37">
      <w:pPr>
        <w:pStyle w:val="ad"/>
        <w:rPr>
          <w:rFonts w:hAnsi="宋体" w:cs="宋体"/>
        </w:rPr>
      </w:pPr>
      <w:r w:rsidRPr="00C81BAD">
        <w:rPr>
          <w:rFonts w:hAnsi="宋体" w:cs="宋体" w:hint="eastAsia"/>
        </w:rPr>
        <w:t xml:space="preserve">       int i,j,k,c;</w:t>
      </w:r>
    </w:p>
    <w:p w:rsidR="005F1F37" w:rsidRPr="00C81BAD" w:rsidRDefault="005F1F37" w:rsidP="005F1F37">
      <w:pPr>
        <w:pStyle w:val="ad"/>
        <w:rPr>
          <w:rFonts w:hAnsi="宋体" w:cs="宋体"/>
        </w:rPr>
      </w:pPr>
      <w:r w:rsidRPr="00C81BAD">
        <w:rPr>
          <w:rFonts w:hAnsi="宋体" w:cs="宋体" w:hint="eastAsia"/>
        </w:rPr>
        <w:t xml:space="preserve">       char r[MAXV];</w:t>
      </w:r>
    </w:p>
    <w:p w:rsidR="005F1F37" w:rsidRPr="00C81BAD" w:rsidRDefault="005F1F37" w:rsidP="005F1F37">
      <w:pPr>
        <w:pStyle w:val="ad"/>
        <w:rPr>
          <w:rFonts w:hAnsi="宋体" w:cs="宋体"/>
        </w:rPr>
      </w:pPr>
      <w:r w:rsidRPr="00C81BAD">
        <w:rPr>
          <w:rFonts w:hAnsi="宋体" w:cs="宋体" w:hint="eastAsia"/>
        </w:rPr>
        <w:t xml:space="preserve">       for (r[0]=i=1;i&lt;=value;r[i++]=0);</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for (j=0;j&lt;w[i];j++){</w:t>
      </w:r>
    </w:p>
    <w:p w:rsidR="005F1F37" w:rsidRPr="00C81BAD" w:rsidRDefault="005F1F37" w:rsidP="005F1F37">
      <w:pPr>
        <w:pStyle w:val="ad"/>
        <w:rPr>
          <w:rFonts w:hAnsi="宋体" w:cs="宋体"/>
        </w:rPr>
      </w:pPr>
      <w:r w:rsidRPr="00C81BAD">
        <w:rPr>
          <w:rFonts w:hAnsi="宋体" w:cs="宋体" w:hint="eastAsia"/>
        </w:rPr>
        <w:t xml:space="preserve">                     c=m[i]*r[k=j];</w:t>
      </w:r>
    </w:p>
    <w:p w:rsidR="005F1F37" w:rsidRPr="00C81BAD" w:rsidRDefault="005F1F37" w:rsidP="005F1F37">
      <w:pPr>
        <w:pStyle w:val="ad"/>
        <w:rPr>
          <w:rFonts w:hAnsi="宋体" w:cs="宋体"/>
        </w:rPr>
      </w:pPr>
      <w:r w:rsidRPr="00C81BAD">
        <w:rPr>
          <w:rFonts w:hAnsi="宋体" w:cs="宋体" w:hint="eastAsia"/>
        </w:rPr>
        <w:t xml:space="preserve">                     while ((k+=w[i])&lt;=value)</w:t>
      </w:r>
    </w:p>
    <w:p w:rsidR="005F1F37" w:rsidRPr="00C81BAD" w:rsidRDefault="005F1F37" w:rsidP="005F1F37">
      <w:pPr>
        <w:pStyle w:val="ad"/>
        <w:rPr>
          <w:rFonts w:hAnsi="宋体" w:cs="宋体"/>
        </w:rPr>
      </w:pPr>
      <w:r w:rsidRPr="00C81BAD">
        <w:rPr>
          <w:rFonts w:hAnsi="宋体" w:cs="宋体" w:hint="eastAsia"/>
        </w:rPr>
        <w:t xml:space="preserve">                            if (r[k])</w:t>
      </w:r>
    </w:p>
    <w:p w:rsidR="005F1F37" w:rsidRPr="00C81BAD" w:rsidRDefault="005F1F37" w:rsidP="005F1F37">
      <w:pPr>
        <w:pStyle w:val="ad"/>
        <w:rPr>
          <w:rFonts w:hAnsi="宋体" w:cs="宋体"/>
        </w:rPr>
      </w:pPr>
      <w:r w:rsidRPr="00C81BAD">
        <w:rPr>
          <w:rFonts w:hAnsi="宋体" w:cs="宋体" w:hint="eastAsia"/>
        </w:rPr>
        <w:t xml:space="preserve">                                   c=m[i];</w:t>
      </w:r>
    </w:p>
    <w:p w:rsidR="005F1F37" w:rsidRPr="00C81BAD" w:rsidRDefault="005F1F37" w:rsidP="005F1F37">
      <w:pPr>
        <w:pStyle w:val="ad"/>
        <w:rPr>
          <w:rFonts w:hAnsi="宋体" w:cs="宋体"/>
        </w:rPr>
      </w:pPr>
      <w:r w:rsidRPr="00C81BAD">
        <w:rPr>
          <w:rFonts w:hAnsi="宋体" w:cs="宋体" w:hint="eastAsia"/>
        </w:rPr>
        <w:t xml:space="preserve">                            else if (c)</w:t>
      </w:r>
    </w:p>
    <w:p w:rsidR="005F1F37" w:rsidRPr="00C81BAD" w:rsidRDefault="005F1F37" w:rsidP="005F1F37">
      <w:pPr>
        <w:pStyle w:val="ad"/>
        <w:rPr>
          <w:rFonts w:hAnsi="宋体" w:cs="宋体"/>
        </w:rPr>
      </w:pPr>
      <w:r w:rsidRPr="00C81BAD">
        <w:rPr>
          <w:rFonts w:hAnsi="宋体" w:cs="宋体" w:hint="eastAsia"/>
        </w:rPr>
        <w:t xml:space="preserve">                                   r[k]=1,c--;</w:t>
      </w:r>
    </w:p>
    <w:p w:rsidR="005F1F37" w:rsidRPr="00C81BAD" w:rsidRDefault="005F1F37" w:rsidP="005F1F37">
      <w:pPr>
        <w:pStyle w:val="ad"/>
        <w:rPr>
          <w:rFonts w:hAnsi="宋体" w:cs="宋体"/>
        </w:rPr>
      </w:pPr>
      <w:r w:rsidRPr="00C81BAD">
        <w:rPr>
          <w:rFonts w:hAnsi="宋体" w:cs="宋体" w:hint="eastAsia"/>
        </w:rPr>
        <w:t xml:space="preserve">                     if (r[value])</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p>
    <w:p w:rsidR="005F1F37" w:rsidRPr="00C81BAD" w:rsidRDefault="005F1F37" w:rsidP="005F1F37">
      <w:pPr>
        <w:pStyle w:val="ad"/>
        <w:rPr>
          <w:rFonts w:hAnsi="宋体" w:cs="宋体"/>
          <w:b/>
        </w:rPr>
      </w:pPr>
      <w:r w:rsidRPr="00C81BAD">
        <w:rPr>
          <w:rFonts w:hAnsi="宋体" w:cs="宋体" w:hint="eastAsia"/>
          <w:b/>
        </w:rPr>
        <w:t>13.4 第k元素</w:t>
      </w:r>
    </w:p>
    <w:p w:rsidR="005F1F37" w:rsidRPr="00C81BAD" w:rsidRDefault="005F1F37" w:rsidP="005F1F37">
      <w:pPr>
        <w:pStyle w:val="ad"/>
        <w:rPr>
          <w:rFonts w:hAnsi="宋体" w:cs="宋体"/>
        </w:rPr>
      </w:pPr>
      <w:r w:rsidRPr="00C81BAD">
        <w:rPr>
          <w:rFonts w:hAnsi="宋体" w:cs="宋体" w:hint="eastAsia"/>
        </w:rPr>
        <w:t>//取第k个元素,k=0..n-1</w:t>
      </w:r>
    </w:p>
    <w:p w:rsidR="005F1F37" w:rsidRPr="00C81BAD" w:rsidRDefault="005F1F37" w:rsidP="005F1F37">
      <w:pPr>
        <w:pStyle w:val="ad"/>
        <w:rPr>
          <w:rFonts w:hAnsi="宋体" w:cs="宋体"/>
        </w:rPr>
      </w:pPr>
      <w:r w:rsidRPr="00C81BAD">
        <w:rPr>
          <w:rFonts w:hAnsi="宋体" w:cs="宋体" w:hint="eastAsia"/>
        </w:rPr>
        <w:t>//平均复杂度O(n)</w:t>
      </w:r>
    </w:p>
    <w:p w:rsidR="005F1F37" w:rsidRPr="00C81BAD" w:rsidRDefault="005F1F37" w:rsidP="005F1F37">
      <w:pPr>
        <w:pStyle w:val="ad"/>
        <w:rPr>
          <w:rFonts w:hAnsi="宋体" w:cs="宋体"/>
        </w:rPr>
      </w:pPr>
      <w:r w:rsidRPr="00C81BAD">
        <w:rPr>
          <w:rFonts w:hAnsi="宋体" w:cs="宋体" w:hint="eastAsia"/>
        </w:rPr>
        <w:t>//注意a[]中的顺序被改变</w:t>
      </w:r>
    </w:p>
    <w:p w:rsidR="005F1F37" w:rsidRPr="00C81BAD" w:rsidRDefault="005F1F37" w:rsidP="005F1F37">
      <w:pPr>
        <w:pStyle w:val="ad"/>
        <w:rPr>
          <w:rFonts w:hAnsi="宋体" w:cs="宋体"/>
        </w:rPr>
      </w:pPr>
      <w:r w:rsidRPr="00C81BAD">
        <w:rPr>
          <w:rFonts w:hAnsi="宋体" w:cs="宋体" w:hint="eastAsia"/>
        </w:rPr>
        <w:t>#define _cp(a,b) ((a)&lt;(b))</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elem_t kth_element(int n,elem_t* a,int k){</w:t>
      </w:r>
    </w:p>
    <w:p w:rsidR="005F1F37" w:rsidRPr="00C81BAD" w:rsidRDefault="005F1F37" w:rsidP="005F1F37">
      <w:pPr>
        <w:pStyle w:val="ad"/>
        <w:rPr>
          <w:rFonts w:hAnsi="宋体" w:cs="宋体"/>
        </w:rPr>
      </w:pPr>
      <w:r w:rsidRPr="00C81BAD">
        <w:rPr>
          <w:rFonts w:hAnsi="宋体" w:cs="宋体" w:hint="eastAsia"/>
        </w:rPr>
        <w:t xml:space="preserve">       elem_t t,key;</w:t>
      </w:r>
    </w:p>
    <w:p w:rsidR="005F1F37" w:rsidRPr="00C81BAD" w:rsidRDefault="005F1F37" w:rsidP="005F1F37">
      <w:pPr>
        <w:pStyle w:val="ad"/>
        <w:rPr>
          <w:rFonts w:hAnsi="宋体" w:cs="宋体"/>
        </w:rPr>
      </w:pPr>
      <w:r w:rsidRPr="00C81BAD">
        <w:rPr>
          <w:rFonts w:hAnsi="宋体" w:cs="宋体" w:hint="eastAsia"/>
        </w:rPr>
        <w:t xml:space="preserve">       int l=0,r=n-1,i,j;</w:t>
      </w:r>
    </w:p>
    <w:p w:rsidR="005F1F37" w:rsidRPr="00C81BAD" w:rsidRDefault="005F1F37" w:rsidP="005F1F37">
      <w:pPr>
        <w:pStyle w:val="ad"/>
        <w:rPr>
          <w:rFonts w:hAnsi="宋体" w:cs="宋体"/>
        </w:rPr>
      </w:pPr>
      <w:r w:rsidRPr="00C81BAD">
        <w:rPr>
          <w:rFonts w:hAnsi="宋体" w:cs="宋体" w:hint="eastAsia"/>
        </w:rPr>
        <w:t xml:space="preserve">       while (l&lt;r){</w:t>
      </w:r>
    </w:p>
    <w:p w:rsidR="005F1F37" w:rsidRPr="00C81BAD" w:rsidRDefault="005F1F37" w:rsidP="005F1F37">
      <w:pPr>
        <w:pStyle w:val="ad"/>
        <w:rPr>
          <w:rFonts w:hAnsi="宋体" w:cs="宋体"/>
        </w:rPr>
      </w:pPr>
      <w:r w:rsidRPr="00C81BAD">
        <w:rPr>
          <w:rFonts w:hAnsi="宋体" w:cs="宋体" w:hint="eastAsia"/>
        </w:rPr>
        <w:t xml:space="preserve">              for (key=a[((i=l-1)+(j=r+1))&gt;&gt;1];i&lt;j;){</w:t>
      </w:r>
    </w:p>
    <w:p w:rsidR="005F1F37" w:rsidRPr="00C81BAD" w:rsidRDefault="005F1F37" w:rsidP="005F1F37">
      <w:pPr>
        <w:pStyle w:val="ad"/>
        <w:rPr>
          <w:rFonts w:hAnsi="宋体" w:cs="宋体"/>
        </w:rPr>
      </w:pPr>
      <w:r w:rsidRPr="00C81BAD">
        <w:rPr>
          <w:rFonts w:hAnsi="宋体" w:cs="宋体" w:hint="eastAsia"/>
        </w:rPr>
        <w:t xml:space="preserve">                     for (j--;_cp(key,a[j]);j--);</w:t>
      </w:r>
    </w:p>
    <w:p w:rsidR="005F1F37" w:rsidRPr="00C81BAD" w:rsidRDefault="005F1F37" w:rsidP="005F1F37">
      <w:pPr>
        <w:pStyle w:val="ad"/>
        <w:rPr>
          <w:rFonts w:hAnsi="宋体" w:cs="宋体"/>
        </w:rPr>
      </w:pPr>
      <w:r w:rsidRPr="00C81BAD">
        <w:rPr>
          <w:rFonts w:hAnsi="宋体" w:cs="宋体" w:hint="eastAsia"/>
        </w:rPr>
        <w:t xml:space="preserve">                     for (i++;_cp(a[i],key);i++);</w:t>
      </w:r>
    </w:p>
    <w:p w:rsidR="005F1F37" w:rsidRPr="00C81BAD" w:rsidRDefault="005F1F37" w:rsidP="005F1F37">
      <w:pPr>
        <w:pStyle w:val="ad"/>
        <w:rPr>
          <w:rFonts w:hAnsi="宋体" w:cs="宋体"/>
        </w:rPr>
      </w:pPr>
      <w:r w:rsidRPr="00C81BAD">
        <w:rPr>
          <w:rFonts w:hAnsi="宋体" w:cs="宋体" w:hint="eastAsia"/>
        </w:rPr>
        <w:t xml:space="preserve">                     if (i&lt;j) t=a[i],a[i]=a[j],a[j]=t;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(k&gt;j) l=j+1;</w:t>
      </w:r>
    </w:p>
    <w:p w:rsidR="005F1F37" w:rsidRPr="00C81BAD" w:rsidRDefault="005F1F37" w:rsidP="005F1F37">
      <w:pPr>
        <w:pStyle w:val="ad"/>
        <w:rPr>
          <w:rFonts w:hAnsi="宋体" w:cs="宋体"/>
        </w:rPr>
      </w:pPr>
      <w:r w:rsidRPr="00C81BAD">
        <w:rPr>
          <w:rFonts w:hAnsi="宋体" w:cs="宋体" w:hint="eastAsia"/>
        </w:rPr>
        <w:t xml:space="preserve">              else r=j;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a[k];</w:t>
      </w:r>
    </w:p>
    <w:p w:rsidR="005F1F37" w:rsidRPr="00C81BAD" w:rsidRDefault="005F1F37" w:rsidP="005F1F37">
      <w:pPr>
        <w:pStyle w:val="ad"/>
        <w:rPr>
          <w:rFonts w:hAnsi="宋体" w:cs="宋体"/>
        </w:rPr>
      </w:pPr>
      <w:r w:rsidRPr="00C81BAD">
        <w:rPr>
          <w:rFonts w:hAnsi="宋体" w:cs="宋体" w:hint="eastAsia"/>
        </w:rPr>
        <w:lastRenderedPageBreak/>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13.5 幻方构造</w:t>
      </w:r>
    </w:p>
    <w:p w:rsidR="005F1F37" w:rsidRPr="00C81BAD" w:rsidRDefault="005F1F37" w:rsidP="005F1F37">
      <w:pPr>
        <w:pStyle w:val="ad"/>
        <w:rPr>
          <w:rFonts w:hAnsi="宋体" w:cs="宋体"/>
        </w:rPr>
      </w:pPr>
      <w:r w:rsidRPr="00C81BAD">
        <w:rPr>
          <w:rFonts w:hAnsi="宋体" w:cs="宋体" w:hint="eastAsia"/>
        </w:rPr>
        <w:t>//幻方构造(l!=2)</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void dllb(int l,int si,int sj,int sn,int d[][MAXN]){</w:t>
      </w:r>
    </w:p>
    <w:p w:rsidR="005F1F37" w:rsidRPr="00C81BAD" w:rsidRDefault="005F1F37" w:rsidP="005F1F37">
      <w:pPr>
        <w:pStyle w:val="ad"/>
        <w:rPr>
          <w:rFonts w:hAnsi="宋体" w:cs="宋体"/>
          <w:lang w:val="pt-BR"/>
        </w:rPr>
      </w:pPr>
      <w:r w:rsidRPr="00C81BAD">
        <w:rPr>
          <w:rFonts w:hAnsi="宋体" w:cs="宋体" w:hint="eastAsia"/>
          <w:lang w:val="pt-BR"/>
        </w:rPr>
        <w:t xml:space="preserve">       int n,i=0,j=l/2;</w:t>
      </w:r>
    </w:p>
    <w:p w:rsidR="005F1F37" w:rsidRPr="00C81BAD" w:rsidRDefault="005F1F37" w:rsidP="005F1F37">
      <w:pPr>
        <w:pStyle w:val="ad"/>
        <w:rPr>
          <w:rFonts w:hAnsi="宋体" w:cs="宋体"/>
          <w:lang w:val="pt-BR"/>
        </w:rPr>
      </w:pPr>
      <w:r w:rsidRPr="00C81BAD">
        <w:rPr>
          <w:rFonts w:hAnsi="宋体" w:cs="宋体" w:hint="eastAsia"/>
          <w:lang w:val="pt-BR"/>
        </w:rPr>
        <w:t xml:space="preserve">      for (n=1;n&lt;=l*l;n++){</w:t>
      </w:r>
    </w:p>
    <w:p w:rsidR="005F1F37" w:rsidRPr="00C81BAD" w:rsidRDefault="005F1F37" w:rsidP="005F1F37">
      <w:pPr>
        <w:pStyle w:val="ad"/>
        <w:rPr>
          <w:rFonts w:hAnsi="宋体" w:cs="宋体"/>
          <w:lang w:val="pt-BR"/>
        </w:rPr>
      </w:pPr>
      <w:r w:rsidRPr="00C81BAD">
        <w:rPr>
          <w:rFonts w:hAnsi="宋体" w:cs="宋体" w:hint="eastAsia"/>
          <w:lang w:val="pt-BR"/>
        </w:rPr>
        <w:t xml:space="preserve">             d[i+si][j+sj]=n+sn;</w:t>
      </w:r>
    </w:p>
    <w:p w:rsidR="005F1F37" w:rsidRPr="00C81BAD" w:rsidRDefault="005F1F37" w:rsidP="005F1F37">
      <w:pPr>
        <w:pStyle w:val="ad"/>
        <w:rPr>
          <w:rFonts w:hAnsi="宋体" w:cs="宋体"/>
        </w:rPr>
      </w:pPr>
      <w:r w:rsidRPr="00C81BAD">
        <w:rPr>
          <w:rFonts w:hAnsi="宋体" w:cs="宋体" w:hint="eastAsia"/>
        </w:rPr>
        <w:t xml:space="preserve">              if (n%l){</w:t>
      </w:r>
    </w:p>
    <w:p w:rsidR="005F1F37" w:rsidRPr="00C81BAD" w:rsidRDefault="005F1F37" w:rsidP="005F1F37">
      <w:pPr>
        <w:pStyle w:val="ad"/>
        <w:rPr>
          <w:rFonts w:hAnsi="宋体" w:cs="宋体"/>
        </w:rPr>
      </w:pPr>
      <w:r w:rsidRPr="00C81BAD">
        <w:rPr>
          <w:rFonts w:hAnsi="宋体" w:cs="宋体" w:hint="eastAsia"/>
        </w:rPr>
        <w:t xml:space="preserve">                     i=(i)?(i-1):(l-1);</w:t>
      </w:r>
    </w:p>
    <w:p w:rsidR="005F1F37" w:rsidRPr="00C81BAD" w:rsidRDefault="005F1F37" w:rsidP="005F1F37">
      <w:pPr>
        <w:pStyle w:val="ad"/>
        <w:rPr>
          <w:rFonts w:hAnsi="宋体" w:cs="宋体"/>
        </w:rPr>
      </w:pPr>
      <w:r w:rsidRPr="00C81BAD">
        <w:rPr>
          <w:rFonts w:hAnsi="宋体" w:cs="宋体" w:hint="eastAsia"/>
        </w:rPr>
        <w:t xml:space="preserve">                     j=(j==l-1)?0:(j+1);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i=(i==l-1)?0:(i+1);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magic_odd(int l,int d[][MAXN]){</w:t>
      </w:r>
    </w:p>
    <w:p w:rsidR="005F1F37" w:rsidRPr="00C81BAD" w:rsidRDefault="005F1F37" w:rsidP="005F1F37">
      <w:pPr>
        <w:pStyle w:val="ad"/>
        <w:rPr>
          <w:rFonts w:hAnsi="宋体" w:cs="宋体"/>
        </w:rPr>
      </w:pPr>
      <w:r w:rsidRPr="00C81BAD">
        <w:rPr>
          <w:rFonts w:hAnsi="宋体" w:cs="宋体" w:hint="eastAsia"/>
        </w:rPr>
        <w:t xml:space="preserve">       dllb(l,0,0,0,d);</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magic_4k(int l,int d[][MAXN]){</w:t>
      </w:r>
    </w:p>
    <w:p w:rsidR="005F1F37" w:rsidRPr="00C81BAD" w:rsidRDefault="005F1F37" w:rsidP="005F1F37">
      <w:pPr>
        <w:pStyle w:val="ad"/>
        <w:rPr>
          <w:rFonts w:hAnsi="宋体" w:cs="宋体"/>
        </w:rPr>
      </w:pPr>
      <w:r w:rsidRPr="00C81BAD">
        <w:rPr>
          <w:rFonts w:hAnsi="宋体" w:cs="宋体" w:hint="eastAsia"/>
        </w:rPr>
        <w:t xml:space="preserve">       int i,j;</w:t>
      </w:r>
    </w:p>
    <w:p w:rsidR="005F1F37" w:rsidRPr="00C81BAD" w:rsidRDefault="005F1F37" w:rsidP="005F1F37">
      <w:pPr>
        <w:pStyle w:val="ad"/>
        <w:rPr>
          <w:rFonts w:hAnsi="宋体" w:cs="宋体"/>
        </w:rPr>
      </w:pPr>
      <w:r w:rsidRPr="00C81BAD">
        <w:rPr>
          <w:rFonts w:hAnsi="宋体" w:cs="宋体" w:hint="eastAsia"/>
        </w:rPr>
        <w:t xml:space="preserve">       for (i=0;i&lt;l;i++)</w:t>
      </w:r>
    </w:p>
    <w:p w:rsidR="005F1F37" w:rsidRPr="00C81BAD" w:rsidRDefault="005F1F37" w:rsidP="005F1F37">
      <w:pPr>
        <w:pStyle w:val="ad"/>
        <w:rPr>
          <w:rFonts w:hAnsi="宋体" w:cs="宋体"/>
        </w:rPr>
      </w:pPr>
      <w:r w:rsidRPr="00C81BAD">
        <w:rPr>
          <w:rFonts w:hAnsi="宋体" w:cs="宋体" w:hint="eastAsia"/>
        </w:rPr>
        <w:t xml:space="preserve">              for (j=0;j&lt;l;j++)</w:t>
      </w:r>
    </w:p>
    <w:p w:rsidR="005F1F37" w:rsidRPr="00C81BAD" w:rsidRDefault="005F1F37" w:rsidP="005F1F37">
      <w:pPr>
        <w:pStyle w:val="ad"/>
        <w:rPr>
          <w:rFonts w:hAnsi="宋体" w:cs="宋体"/>
        </w:rPr>
      </w:pPr>
      <w:r w:rsidRPr="00C81BAD">
        <w:rPr>
          <w:rFonts w:hAnsi="宋体" w:cs="宋体" w:hint="eastAsia"/>
        </w:rPr>
        <w:t xml:space="preserve">                    d[i][j]=((i%4==0||i%4==3)&amp;&amp;(j%4==0||j%4==3)||(i%4==1||i%4==2)&amp;&amp;(j%4==1||j%4==2))?(l*l-(i*l+j)):(i*l+j+1);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magic_other(int l,int d[][MAXN]){</w:t>
      </w:r>
    </w:p>
    <w:p w:rsidR="005F1F37" w:rsidRPr="00C81BAD" w:rsidRDefault="005F1F37" w:rsidP="005F1F37">
      <w:pPr>
        <w:pStyle w:val="ad"/>
        <w:rPr>
          <w:rFonts w:hAnsi="宋体" w:cs="宋体"/>
        </w:rPr>
      </w:pPr>
      <w:r w:rsidRPr="00C81BAD">
        <w:rPr>
          <w:rFonts w:hAnsi="宋体" w:cs="宋体" w:hint="eastAsia"/>
        </w:rPr>
        <w:t xml:space="preserve">       int i,j,t;</w:t>
      </w:r>
    </w:p>
    <w:p w:rsidR="005F1F37" w:rsidRPr="00C81BAD" w:rsidRDefault="005F1F37" w:rsidP="005F1F37">
      <w:pPr>
        <w:pStyle w:val="ad"/>
        <w:rPr>
          <w:rFonts w:hAnsi="宋体" w:cs="宋体"/>
        </w:rPr>
      </w:pPr>
      <w:r w:rsidRPr="00C81BAD">
        <w:rPr>
          <w:rFonts w:hAnsi="宋体" w:cs="宋体" w:hint="eastAsia"/>
        </w:rPr>
        <w:t xml:space="preserve">       dllb(l/2,0,0,0,d);</w:t>
      </w:r>
    </w:p>
    <w:p w:rsidR="005F1F37" w:rsidRPr="00C81BAD" w:rsidRDefault="005F1F37" w:rsidP="005F1F37">
      <w:pPr>
        <w:pStyle w:val="ad"/>
        <w:rPr>
          <w:rFonts w:hAnsi="宋体" w:cs="宋体"/>
        </w:rPr>
      </w:pPr>
      <w:r w:rsidRPr="00C81BAD">
        <w:rPr>
          <w:rFonts w:hAnsi="宋体" w:cs="宋体" w:hint="eastAsia"/>
        </w:rPr>
        <w:t xml:space="preserve">       dllb(l/2,l/2,l/2,l*l/4,d);</w:t>
      </w:r>
    </w:p>
    <w:p w:rsidR="005F1F37" w:rsidRPr="00C81BAD" w:rsidRDefault="005F1F37" w:rsidP="005F1F37">
      <w:pPr>
        <w:pStyle w:val="ad"/>
        <w:rPr>
          <w:rFonts w:hAnsi="宋体" w:cs="宋体"/>
        </w:rPr>
      </w:pPr>
      <w:r w:rsidRPr="00C81BAD">
        <w:rPr>
          <w:rFonts w:hAnsi="宋体" w:cs="宋体" w:hint="eastAsia"/>
        </w:rPr>
        <w:t xml:space="preserve">       dllb(l/2,0,l/2,l*l/2,d);</w:t>
      </w:r>
    </w:p>
    <w:p w:rsidR="005F1F37" w:rsidRPr="00C81BAD" w:rsidRDefault="005F1F37" w:rsidP="005F1F37">
      <w:pPr>
        <w:pStyle w:val="ad"/>
        <w:rPr>
          <w:rFonts w:hAnsi="宋体" w:cs="宋体"/>
        </w:rPr>
      </w:pPr>
      <w:r w:rsidRPr="00C81BAD">
        <w:rPr>
          <w:rFonts w:hAnsi="宋体" w:cs="宋体" w:hint="eastAsia"/>
        </w:rPr>
        <w:t xml:space="preserve">       dllb(l/2,l/2,0,l*l/4*3,d);</w:t>
      </w:r>
    </w:p>
    <w:p w:rsidR="005F1F37" w:rsidRPr="00C81BAD" w:rsidRDefault="005F1F37" w:rsidP="005F1F37">
      <w:pPr>
        <w:pStyle w:val="ad"/>
        <w:rPr>
          <w:rFonts w:hAnsi="宋体" w:cs="宋体"/>
        </w:rPr>
      </w:pPr>
      <w:r w:rsidRPr="00C81BAD">
        <w:rPr>
          <w:rFonts w:hAnsi="宋体" w:cs="宋体" w:hint="eastAsia"/>
        </w:rPr>
        <w:t xml:space="preserve">       for (i=0;i&lt;l/2;i++)</w:t>
      </w:r>
    </w:p>
    <w:p w:rsidR="005F1F37" w:rsidRPr="00C81BAD" w:rsidRDefault="005F1F37" w:rsidP="005F1F37">
      <w:pPr>
        <w:pStyle w:val="ad"/>
        <w:rPr>
          <w:rFonts w:hAnsi="宋体" w:cs="宋体"/>
        </w:rPr>
      </w:pPr>
      <w:r w:rsidRPr="00C81BAD">
        <w:rPr>
          <w:rFonts w:hAnsi="宋体" w:cs="宋体" w:hint="eastAsia"/>
        </w:rPr>
        <w:t xml:space="preserve">              for (j=0;j&lt;l/4;j++)</w:t>
      </w:r>
    </w:p>
    <w:p w:rsidR="005F1F37" w:rsidRPr="00C81BAD" w:rsidRDefault="005F1F37" w:rsidP="005F1F37">
      <w:pPr>
        <w:pStyle w:val="ad"/>
        <w:rPr>
          <w:rFonts w:hAnsi="宋体" w:cs="宋体"/>
        </w:rPr>
      </w:pPr>
      <w:r w:rsidRPr="00C81BAD">
        <w:rPr>
          <w:rFonts w:hAnsi="宋体" w:cs="宋体" w:hint="eastAsia"/>
        </w:rPr>
        <w:t xml:space="preserve">                     if (i!=l/4||j)</w:t>
      </w:r>
    </w:p>
    <w:p w:rsidR="005F1F37" w:rsidRPr="00C81BAD" w:rsidRDefault="005F1F37" w:rsidP="005F1F37">
      <w:pPr>
        <w:pStyle w:val="ad"/>
        <w:rPr>
          <w:rFonts w:hAnsi="宋体" w:cs="宋体"/>
        </w:rPr>
      </w:pPr>
      <w:r w:rsidRPr="00C81BAD">
        <w:rPr>
          <w:rFonts w:hAnsi="宋体" w:cs="宋体" w:hint="eastAsia"/>
        </w:rPr>
        <w:t xml:space="preserve">                            t=d[i][j],d[i][j]=d[i+l/2][j],d[i+l/2][j]=t;</w:t>
      </w:r>
    </w:p>
    <w:p w:rsidR="005F1F37" w:rsidRPr="00C81BAD" w:rsidRDefault="005F1F37" w:rsidP="005F1F37">
      <w:pPr>
        <w:pStyle w:val="ad"/>
        <w:rPr>
          <w:rFonts w:hAnsi="宋体" w:cs="宋体"/>
        </w:rPr>
      </w:pPr>
      <w:r w:rsidRPr="00C81BAD">
        <w:rPr>
          <w:rFonts w:hAnsi="宋体" w:cs="宋体" w:hint="eastAsia"/>
        </w:rPr>
        <w:t xml:space="preserve">       t=d[l/4][l/4],d[l/4][l/4]=d[l/4+l/2][l/4],d[l/4+l/2][l/4]=t;</w:t>
      </w:r>
    </w:p>
    <w:p w:rsidR="005F1F37" w:rsidRPr="00C81BAD" w:rsidRDefault="005F1F37" w:rsidP="005F1F37">
      <w:pPr>
        <w:pStyle w:val="ad"/>
        <w:rPr>
          <w:rFonts w:hAnsi="宋体" w:cs="宋体"/>
        </w:rPr>
      </w:pPr>
      <w:r w:rsidRPr="00C81BAD">
        <w:rPr>
          <w:rFonts w:hAnsi="宋体" w:cs="宋体" w:hint="eastAsia"/>
        </w:rPr>
        <w:t xml:space="preserve">       for (i=0;i&lt;l/2;i++)</w:t>
      </w:r>
    </w:p>
    <w:p w:rsidR="005F1F37" w:rsidRPr="00C81BAD" w:rsidRDefault="005F1F37" w:rsidP="005F1F37">
      <w:pPr>
        <w:pStyle w:val="ad"/>
        <w:rPr>
          <w:rFonts w:hAnsi="宋体" w:cs="宋体"/>
        </w:rPr>
      </w:pPr>
      <w:r w:rsidRPr="00C81BAD">
        <w:rPr>
          <w:rFonts w:hAnsi="宋体" w:cs="宋体" w:hint="eastAsia"/>
        </w:rPr>
        <w:t xml:space="preserve">              for (j=l-l/4+1;j&lt;l;j++)</w:t>
      </w:r>
    </w:p>
    <w:p w:rsidR="005F1F37" w:rsidRPr="00C81BAD" w:rsidRDefault="005F1F37" w:rsidP="005F1F37">
      <w:pPr>
        <w:pStyle w:val="ad"/>
        <w:rPr>
          <w:rFonts w:hAnsi="宋体" w:cs="宋体"/>
        </w:rPr>
      </w:pPr>
      <w:r w:rsidRPr="00C81BAD">
        <w:rPr>
          <w:rFonts w:hAnsi="宋体" w:cs="宋体" w:hint="eastAsia"/>
        </w:rPr>
        <w:lastRenderedPageBreak/>
        <w:t xml:space="preserve">                     t=d[i][j],d[i][j]=d[i+l/2][j],d[i+l/2][j]=t;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generate(int l,int d[][MAXN]){</w:t>
      </w:r>
    </w:p>
    <w:p w:rsidR="005F1F37" w:rsidRPr="00C81BAD" w:rsidRDefault="005F1F37" w:rsidP="005F1F37">
      <w:pPr>
        <w:pStyle w:val="ad"/>
        <w:rPr>
          <w:rFonts w:hAnsi="宋体" w:cs="宋体"/>
        </w:rPr>
      </w:pPr>
      <w:r w:rsidRPr="00C81BAD">
        <w:rPr>
          <w:rFonts w:hAnsi="宋体" w:cs="宋体" w:hint="eastAsia"/>
        </w:rPr>
        <w:t xml:space="preserve">       if (l%2)</w:t>
      </w:r>
    </w:p>
    <w:p w:rsidR="005F1F37" w:rsidRPr="00C81BAD" w:rsidRDefault="005F1F37" w:rsidP="005F1F37">
      <w:pPr>
        <w:pStyle w:val="ad"/>
        <w:rPr>
          <w:rFonts w:hAnsi="宋体" w:cs="宋体"/>
        </w:rPr>
      </w:pPr>
      <w:r w:rsidRPr="00C81BAD">
        <w:rPr>
          <w:rFonts w:hAnsi="宋体" w:cs="宋体" w:hint="eastAsia"/>
        </w:rPr>
        <w:t xml:space="preserve">              magic_odd(l,d);</w:t>
      </w:r>
    </w:p>
    <w:p w:rsidR="005F1F37" w:rsidRPr="00C81BAD" w:rsidRDefault="005F1F37" w:rsidP="005F1F37">
      <w:pPr>
        <w:pStyle w:val="ad"/>
        <w:rPr>
          <w:rFonts w:hAnsi="宋体" w:cs="宋体"/>
        </w:rPr>
      </w:pPr>
      <w:r w:rsidRPr="00C81BAD">
        <w:rPr>
          <w:rFonts w:hAnsi="宋体" w:cs="宋体" w:hint="eastAsia"/>
        </w:rPr>
        <w:t xml:space="preserve">       else if (l%4==0)</w:t>
      </w:r>
    </w:p>
    <w:p w:rsidR="005F1F37" w:rsidRPr="00C81BAD" w:rsidRDefault="005F1F37" w:rsidP="005F1F37">
      <w:pPr>
        <w:pStyle w:val="ad"/>
        <w:rPr>
          <w:rFonts w:hAnsi="宋体" w:cs="宋体"/>
        </w:rPr>
      </w:pPr>
      <w:r w:rsidRPr="00C81BAD">
        <w:rPr>
          <w:rFonts w:hAnsi="宋体" w:cs="宋体" w:hint="eastAsia"/>
        </w:rPr>
        <w:t xml:space="preserve">              magic_4k(l,d);</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magic_other(l,d);</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r w:rsidRPr="00C81BAD">
        <w:rPr>
          <w:rFonts w:hAnsi="宋体" w:cs="宋体" w:hint="eastAsia"/>
          <w:b/>
        </w:rPr>
        <w:t>13.6 模式匹配(kmp)</w:t>
      </w:r>
    </w:p>
    <w:p w:rsidR="005F1F37" w:rsidRPr="00C81BAD" w:rsidRDefault="005F1F37" w:rsidP="005F1F37">
      <w:pPr>
        <w:pStyle w:val="ad"/>
        <w:rPr>
          <w:rFonts w:hAnsi="宋体" w:cs="宋体"/>
        </w:rPr>
      </w:pPr>
      <w:r w:rsidRPr="00C81BAD">
        <w:rPr>
          <w:rFonts w:hAnsi="宋体" w:cs="宋体" w:hint="eastAsia"/>
        </w:rPr>
        <w:t>//模式匹配,kmp算法,复杂度O(m+n)</w:t>
      </w:r>
    </w:p>
    <w:p w:rsidR="005F1F37" w:rsidRPr="00C81BAD" w:rsidRDefault="005F1F37" w:rsidP="005F1F37">
      <w:pPr>
        <w:pStyle w:val="ad"/>
        <w:rPr>
          <w:rFonts w:hAnsi="宋体" w:cs="宋体"/>
        </w:rPr>
      </w:pPr>
      <w:r w:rsidRPr="00C81BAD">
        <w:rPr>
          <w:rFonts w:hAnsi="宋体" w:cs="宋体" w:hint="eastAsia"/>
        </w:rPr>
        <w:t>//返回匹配位置,-1表示匹配失败,传入匹配串和模式串和长度</w:t>
      </w:r>
    </w:p>
    <w:p w:rsidR="005F1F37" w:rsidRPr="00C81BAD" w:rsidRDefault="005F1F37" w:rsidP="005F1F37">
      <w:pPr>
        <w:pStyle w:val="ad"/>
        <w:rPr>
          <w:rFonts w:hAnsi="宋体" w:cs="宋体"/>
        </w:rPr>
      </w:pPr>
      <w:r w:rsidRPr="00C81BAD">
        <w:rPr>
          <w:rFonts w:hAnsi="宋体" w:cs="宋体" w:hint="eastAsia"/>
        </w:rPr>
        <w:t>//可更改元素类型,更换匹配函数</w:t>
      </w:r>
    </w:p>
    <w:p w:rsidR="005F1F37" w:rsidRPr="00C81BAD" w:rsidRDefault="005F1F37" w:rsidP="005F1F37">
      <w:pPr>
        <w:pStyle w:val="ad"/>
        <w:rPr>
          <w:rFonts w:hAnsi="宋体" w:cs="宋体"/>
        </w:rPr>
      </w:pPr>
      <w:r w:rsidRPr="00C81BAD">
        <w:rPr>
          <w:rFonts w:hAnsi="宋体" w:cs="宋体" w:hint="eastAsia"/>
        </w:rPr>
        <w:t>#define MAXN 10000</w:t>
      </w:r>
    </w:p>
    <w:p w:rsidR="005F1F37" w:rsidRPr="00C81BAD" w:rsidRDefault="005F1F37" w:rsidP="005F1F37">
      <w:pPr>
        <w:pStyle w:val="ad"/>
        <w:rPr>
          <w:rFonts w:hAnsi="宋体" w:cs="宋体"/>
        </w:rPr>
      </w:pPr>
      <w:r w:rsidRPr="00C81BAD">
        <w:rPr>
          <w:rFonts w:hAnsi="宋体" w:cs="宋体" w:hint="eastAsia"/>
        </w:rPr>
        <w:t>#define _match(a,b) ((a)==(b))</w:t>
      </w:r>
    </w:p>
    <w:p w:rsidR="005F1F37" w:rsidRPr="00C81BAD" w:rsidRDefault="005F1F37" w:rsidP="005F1F37">
      <w:pPr>
        <w:pStyle w:val="ad"/>
        <w:rPr>
          <w:rFonts w:hAnsi="宋体" w:cs="宋体"/>
        </w:rPr>
      </w:pPr>
      <w:r w:rsidRPr="00C81BAD">
        <w:rPr>
          <w:rFonts w:hAnsi="宋体" w:cs="宋体" w:hint="eastAsia"/>
        </w:rPr>
        <w:t>typedef char elem_t;</w:t>
      </w:r>
    </w:p>
    <w:p w:rsidR="005F1F37" w:rsidRPr="00C81BAD" w:rsidRDefault="005F1F37" w:rsidP="005F1F37">
      <w:pPr>
        <w:pStyle w:val="ad"/>
        <w:rPr>
          <w:rFonts w:hAnsi="宋体" w:cs="宋体"/>
        </w:rPr>
      </w:pPr>
      <w:r w:rsidRPr="00C81BAD">
        <w:rPr>
          <w:rFonts w:hAnsi="宋体" w:cs="宋体" w:hint="eastAsia"/>
        </w:rPr>
        <w:t>int pat_match(int ls,elem_t* str,int lp,elem_t* pat){</w:t>
      </w:r>
    </w:p>
    <w:p w:rsidR="005F1F37" w:rsidRPr="00C81BAD" w:rsidRDefault="005F1F37" w:rsidP="005F1F37">
      <w:pPr>
        <w:pStyle w:val="ad"/>
        <w:rPr>
          <w:rFonts w:hAnsi="宋体" w:cs="宋体"/>
        </w:rPr>
      </w:pPr>
      <w:r w:rsidRPr="00C81BAD">
        <w:rPr>
          <w:rFonts w:hAnsi="宋体" w:cs="宋体" w:hint="eastAsia"/>
        </w:rPr>
        <w:t xml:space="preserve">       int fail[MAXN]={-1},i=0,j;</w:t>
      </w:r>
    </w:p>
    <w:p w:rsidR="005F1F37" w:rsidRPr="00C81BAD" w:rsidRDefault="005F1F37" w:rsidP="005F1F37">
      <w:pPr>
        <w:pStyle w:val="ad"/>
        <w:rPr>
          <w:rFonts w:hAnsi="宋体" w:cs="宋体"/>
        </w:rPr>
      </w:pPr>
      <w:r w:rsidRPr="00C81BAD">
        <w:rPr>
          <w:rFonts w:hAnsi="宋体" w:cs="宋体" w:hint="eastAsia"/>
        </w:rPr>
        <w:t xml:space="preserve">       for (j=1;j&lt;lp;j++){</w:t>
      </w:r>
    </w:p>
    <w:p w:rsidR="005F1F37" w:rsidRPr="00C81BAD" w:rsidRDefault="005F1F37" w:rsidP="005F1F37">
      <w:pPr>
        <w:pStyle w:val="ad"/>
        <w:rPr>
          <w:rFonts w:hAnsi="宋体" w:cs="宋体"/>
        </w:rPr>
      </w:pPr>
      <w:r w:rsidRPr="00C81BAD">
        <w:rPr>
          <w:rFonts w:hAnsi="宋体" w:cs="宋体" w:hint="eastAsia"/>
        </w:rPr>
        <w:t xml:space="preserve">              for (i=fail[j-1];i&gt;=0&amp;&amp;!_match(pat[i+1],pat[j]);i=fail[i]);</w:t>
      </w:r>
    </w:p>
    <w:p w:rsidR="005F1F37" w:rsidRPr="00C81BAD" w:rsidRDefault="005F1F37" w:rsidP="005F1F37">
      <w:pPr>
        <w:pStyle w:val="ad"/>
        <w:rPr>
          <w:rFonts w:hAnsi="宋体" w:cs="宋体"/>
        </w:rPr>
      </w:pPr>
      <w:r w:rsidRPr="00C81BAD">
        <w:rPr>
          <w:rFonts w:hAnsi="宋体" w:cs="宋体" w:hint="eastAsia"/>
        </w:rPr>
        <w:t xml:space="preserve">              fail[j]=(_match(pat[i+1],pat[j])?i+1:-1);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(i=j=0;i&lt;ls&amp;&amp;j&lt;lp;i++)</w:t>
      </w:r>
    </w:p>
    <w:p w:rsidR="005F1F37" w:rsidRPr="00C81BAD" w:rsidRDefault="005F1F37" w:rsidP="005F1F37">
      <w:pPr>
        <w:pStyle w:val="ad"/>
        <w:rPr>
          <w:rFonts w:hAnsi="宋体" w:cs="宋体"/>
        </w:rPr>
      </w:pPr>
      <w:r w:rsidRPr="00C81BAD">
        <w:rPr>
          <w:rFonts w:hAnsi="宋体" w:cs="宋体" w:hint="eastAsia"/>
        </w:rPr>
        <w:t xml:space="preserve">              if (_match(str[i],pat[j]))</w:t>
      </w:r>
    </w:p>
    <w:p w:rsidR="005F1F37" w:rsidRPr="00C81BAD" w:rsidRDefault="005F1F37" w:rsidP="005F1F37">
      <w:pPr>
        <w:pStyle w:val="ad"/>
        <w:rPr>
          <w:rFonts w:hAnsi="宋体" w:cs="宋体"/>
        </w:rPr>
      </w:pPr>
      <w:r w:rsidRPr="00C81BAD">
        <w:rPr>
          <w:rFonts w:hAnsi="宋体" w:cs="宋体" w:hint="eastAsia"/>
        </w:rPr>
        <w:t xml:space="preserve">                     j++;</w:t>
      </w:r>
    </w:p>
    <w:p w:rsidR="005F1F37" w:rsidRPr="00C81BAD" w:rsidRDefault="005F1F37" w:rsidP="005F1F37">
      <w:pPr>
        <w:pStyle w:val="ad"/>
        <w:rPr>
          <w:rFonts w:hAnsi="宋体" w:cs="宋体"/>
        </w:rPr>
      </w:pPr>
      <w:r w:rsidRPr="00C81BAD">
        <w:rPr>
          <w:rFonts w:hAnsi="宋体" w:cs="宋体" w:hint="eastAsia"/>
        </w:rPr>
        <w:t xml:space="preserve">              else if (j)</w:t>
      </w:r>
    </w:p>
    <w:p w:rsidR="005F1F37" w:rsidRPr="00C81BAD" w:rsidRDefault="005F1F37" w:rsidP="005F1F37">
      <w:pPr>
        <w:pStyle w:val="ad"/>
        <w:rPr>
          <w:rFonts w:hAnsi="宋体" w:cs="宋体"/>
        </w:rPr>
      </w:pPr>
      <w:r w:rsidRPr="00C81BAD">
        <w:rPr>
          <w:rFonts w:hAnsi="宋体" w:cs="宋体" w:hint="eastAsia"/>
        </w:rPr>
        <w:t xml:space="preserve">                     j=fail[j-1]+1,i--;</w:t>
      </w:r>
    </w:p>
    <w:p w:rsidR="005F1F37" w:rsidRPr="00C81BAD" w:rsidRDefault="005F1F37" w:rsidP="005F1F37">
      <w:pPr>
        <w:pStyle w:val="ad"/>
        <w:rPr>
          <w:rFonts w:hAnsi="宋体" w:cs="宋体"/>
        </w:rPr>
      </w:pPr>
      <w:r w:rsidRPr="00C81BAD">
        <w:rPr>
          <w:rFonts w:hAnsi="宋体" w:cs="宋体" w:hint="eastAsia"/>
        </w:rPr>
        <w:t xml:space="preserve">       return j==lp?(i-lp):-1;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13.7 逆序对数</w:t>
      </w:r>
    </w:p>
    <w:p w:rsidR="005F1F37" w:rsidRPr="00C81BAD" w:rsidRDefault="005F1F37" w:rsidP="005F1F37">
      <w:pPr>
        <w:pStyle w:val="ad"/>
        <w:rPr>
          <w:rFonts w:hAnsi="宋体" w:cs="宋体"/>
        </w:rPr>
      </w:pPr>
      <w:r w:rsidRPr="00C81BAD">
        <w:rPr>
          <w:rFonts w:hAnsi="宋体" w:cs="宋体" w:hint="eastAsia"/>
        </w:rPr>
        <w:t>//序列逆序对数,复杂度O(nlogn)</w:t>
      </w:r>
    </w:p>
    <w:p w:rsidR="005F1F37" w:rsidRPr="00C81BAD" w:rsidRDefault="005F1F37" w:rsidP="005F1F37">
      <w:pPr>
        <w:pStyle w:val="ad"/>
        <w:rPr>
          <w:rFonts w:hAnsi="宋体" w:cs="宋体"/>
        </w:rPr>
      </w:pPr>
      <w:r w:rsidRPr="00C81BAD">
        <w:rPr>
          <w:rFonts w:hAnsi="宋体" w:cs="宋体" w:hint="eastAsia"/>
        </w:rPr>
        <w:t>//传入序列长度和内容,返回逆序对数</w:t>
      </w:r>
    </w:p>
    <w:p w:rsidR="005F1F37" w:rsidRPr="00C81BAD" w:rsidRDefault="005F1F37" w:rsidP="005F1F37">
      <w:pPr>
        <w:pStyle w:val="ad"/>
        <w:rPr>
          <w:rFonts w:hAnsi="宋体" w:cs="宋体"/>
        </w:rPr>
      </w:pPr>
      <w:r w:rsidRPr="00C81BAD">
        <w:rPr>
          <w:rFonts w:hAnsi="宋体" w:cs="宋体" w:hint="eastAsia"/>
        </w:rPr>
        <w:t>//可更改元素类型和比较函数</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1000000</w:t>
      </w:r>
    </w:p>
    <w:p w:rsidR="005F1F37" w:rsidRPr="00C81BAD" w:rsidRDefault="005F1F37" w:rsidP="005F1F37">
      <w:pPr>
        <w:pStyle w:val="ad"/>
        <w:rPr>
          <w:rFonts w:hAnsi="宋体" w:cs="宋体"/>
        </w:rPr>
      </w:pPr>
      <w:r w:rsidRPr="00C81BAD">
        <w:rPr>
          <w:rFonts w:hAnsi="宋体" w:cs="宋体" w:hint="eastAsia"/>
        </w:rPr>
        <w:t>#define _cp(a,b) ((a)&lt;=(b))</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elem_t _tmp[MAXN];</w:t>
      </w:r>
    </w:p>
    <w:p w:rsidR="005F1F37" w:rsidRPr="00C81BAD" w:rsidRDefault="005F1F37" w:rsidP="005F1F37">
      <w:pPr>
        <w:pStyle w:val="ad"/>
        <w:rPr>
          <w:rFonts w:hAnsi="宋体" w:cs="宋体"/>
        </w:rPr>
      </w:pPr>
      <w:r w:rsidRPr="00C81BAD">
        <w:rPr>
          <w:rFonts w:hAnsi="宋体" w:cs="宋体" w:hint="eastAsia"/>
        </w:rPr>
        <w:t>int inv(int n,elem_t* a){</w:t>
      </w:r>
    </w:p>
    <w:p w:rsidR="005F1F37" w:rsidRPr="00C81BAD" w:rsidRDefault="005F1F37" w:rsidP="005F1F37">
      <w:pPr>
        <w:pStyle w:val="ad"/>
        <w:rPr>
          <w:rFonts w:hAnsi="宋体" w:cs="宋体"/>
          <w:lang w:val="pt-BR"/>
        </w:rPr>
      </w:pPr>
      <w:r w:rsidRPr="00C81BAD">
        <w:rPr>
          <w:rFonts w:hAnsi="宋体" w:cs="宋体" w:hint="eastAsia"/>
          <w:lang w:val="pt-BR"/>
        </w:rPr>
        <w:t xml:space="preserve">       int l=n&gt;&gt;1,r=n-l,i,j;</w:t>
      </w:r>
    </w:p>
    <w:p w:rsidR="005F1F37" w:rsidRPr="00C81BAD" w:rsidRDefault="005F1F37" w:rsidP="005F1F37">
      <w:pPr>
        <w:pStyle w:val="ad"/>
        <w:rPr>
          <w:rFonts w:hAnsi="宋体" w:cs="宋体"/>
          <w:lang w:val="pt-BR"/>
        </w:rPr>
      </w:pPr>
      <w:r w:rsidRPr="00C81BAD">
        <w:rPr>
          <w:rFonts w:hAnsi="宋体" w:cs="宋体" w:hint="eastAsia"/>
          <w:lang w:val="pt-BR"/>
        </w:rPr>
        <w:t xml:space="preserve">       int ret=(r&gt;1?(inv(l,a)+inv(r,a+l)):0);</w:t>
      </w:r>
    </w:p>
    <w:p w:rsidR="005F1F37" w:rsidRPr="00C81BAD" w:rsidRDefault="005F1F37" w:rsidP="005F1F37">
      <w:pPr>
        <w:pStyle w:val="ad"/>
        <w:rPr>
          <w:rFonts w:hAnsi="宋体" w:cs="宋体"/>
        </w:rPr>
      </w:pPr>
      <w:r w:rsidRPr="00C81BAD">
        <w:rPr>
          <w:rFonts w:hAnsi="宋体" w:cs="宋体" w:hint="eastAsia"/>
        </w:rPr>
        <w:lastRenderedPageBreak/>
        <w:t xml:space="preserve">       for (i=j=0;i&lt;=l;_tmp[i+j]=a[i],i++)</w:t>
      </w:r>
    </w:p>
    <w:p w:rsidR="005F1F37" w:rsidRPr="00C81BAD" w:rsidRDefault="005F1F37" w:rsidP="005F1F37">
      <w:pPr>
        <w:pStyle w:val="ad"/>
        <w:rPr>
          <w:rFonts w:hAnsi="宋体" w:cs="宋体"/>
        </w:rPr>
      </w:pPr>
      <w:r w:rsidRPr="00C81BAD">
        <w:rPr>
          <w:rFonts w:hAnsi="宋体" w:cs="宋体" w:hint="eastAsia"/>
        </w:rPr>
        <w:t xml:space="preserve">              for (ret+=j;j&lt;r&amp;&amp;(i==l||!_cp(a[i],a[l+j]));_tmp[i+j]=a[l+j],j++);</w:t>
      </w:r>
    </w:p>
    <w:p w:rsidR="005F1F37" w:rsidRPr="00C81BAD" w:rsidRDefault="005F1F37" w:rsidP="005F1F37">
      <w:pPr>
        <w:pStyle w:val="ad"/>
        <w:rPr>
          <w:rFonts w:hAnsi="宋体" w:cs="宋体"/>
        </w:rPr>
      </w:pPr>
      <w:r w:rsidRPr="00C81BAD">
        <w:rPr>
          <w:rFonts w:hAnsi="宋体" w:cs="宋体" w:hint="eastAsia"/>
        </w:rPr>
        <w:t xml:space="preserve">       memcpy(a,_tmp,sizeof(elem_t)*n);</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13.8 字符串最小表示</w:t>
      </w:r>
    </w:p>
    <w:p w:rsidR="005F1F37" w:rsidRPr="00C81BAD" w:rsidRDefault="005F1F37" w:rsidP="005F1F37">
      <w:pPr>
        <w:pStyle w:val="ad"/>
        <w:rPr>
          <w:rFonts w:hAnsi="宋体" w:cs="宋体"/>
        </w:rPr>
      </w:pPr>
      <w:r w:rsidRPr="00C81BAD">
        <w:rPr>
          <w:rFonts w:hAnsi="宋体" w:cs="宋体" w:hint="eastAsia"/>
        </w:rPr>
        <w:t>/*     求字符串的最小表示</w:t>
      </w:r>
    </w:p>
    <w:p w:rsidR="005F1F37" w:rsidRPr="00C81BAD" w:rsidRDefault="005F1F37" w:rsidP="005F1F37">
      <w:pPr>
        <w:pStyle w:val="ad"/>
        <w:rPr>
          <w:rFonts w:hAnsi="宋体" w:cs="宋体"/>
        </w:rPr>
      </w:pPr>
      <w:r w:rsidRPr="00C81BAD">
        <w:rPr>
          <w:rFonts w:hAnsi="宋体" w:cs="宋体" w:hint="eastAsia"/>
        </w:rPr>
        <w:t xml:space="preserve">       输入：字符串</w:t>
      </w:r>
    </w:p>
    <w:p w:rsidR="005F1F37" w:rsidRPr="00C81BAD" w:rsidRDefault="005F1F37" w:rsidP="005F1F37">
      <w:pPr>
        <w:pStyle w:val="ad"/>
        <w:rPr>
          <w:rFonts w:hAnsi="宋体" w:cs="宋体"/>
        </w:rPr>
      </w:pPr>
      <w:r w:rsidRPr="00C81BAD">
        <w:rPr>
          <w:rFonts w:hAnsi="宋体" w:cs="宋体" w:hint="eastAsia"/>
        </w:rPr>
        <w:t xml:space="preserve">       返回：字符串最小表示的首字母位置(0...size-1)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template &lt;class T&gt;</w:t>
      </w:r>
    </w:p>
    <w:p w:rsidR="005F1F37" w:rsidRPr="00C81BAD" w:rsidRDefault="005F1F37" w:rsidP="005F1F37">
      <w:pPr>
        <w:pStyle w:val="ad"/>
        <w:rPr>
          <w:rFonts w:hAnsi="宋体" w:cs="宋体"/>
        </w:rPr>
      </w:pPr>
      <w:r w:rsidRPr="00C81BAD">
        <w:rPr>
          <w:rFonts w:hAnsi="宋体" w:cs="宋体" w:hint="eastAsia"/>
        </w:rPr>
        <w:t>int MinString(vector &lt;T&gt; &amp;str)</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int i, j, k;</w:t>
      </w:r>
    </w:p>
    <w:p w:rsidR="005F1F37" w:rsidRPr="00C81BAD" w:rsidRDefault="005F1F37" w:rsidP="005F1F37">
      <w:pPr>
        <w:pStyle w:val="ad"/>
        <w:rPr>
          <w:rFonts w:hAnsi="宋体" w:cs="宋体"/>
        </w:rPr>
      </w:pPr>
      <w:r w:rsidRPr="00C81BAD">
        <w:rPr>
          <w:rFonts w:hAnsi="宋体" w:cs="宋体" w:hint="eastAsia"/>
        </w:rPr>
        <w:t xml:space="preserve">       vector &lt;T&gt; ss(str.size() &lt;&lt; 1);</w:t>
      </w:r>
    </w:p>
    <w:p w:rsidR="005F1F37" w:rsidRPr="00C81BAD" w:rsidRDefault="005F1F37" w:rsidP="005F1F37">
      <w:pPr>
        <w:pStyle w:val="ad"/>
        <w:rPr>
          <w:rFonts w:hAnsi="宋体" w:cs="宋体"/>
        </w:rPr>
      </w:pPr>
      <w:r w:rsidRPr="00C81BAD">
        <w:rPr>
          <w:rFonts w:hAnsi="宋体" w:cs="宋体" w:hint="eastAsia"/>
        </w:rPr>
        <w:t xml:space="preserve">       for (i = 0; i &lt; str.size(); i ++) ss[i] = ss[i + str.size()] = str[i];</w:t>
      </w:r>
    </w:p>
    <w:p w:rsidR="005F1F37" w:rsidRPr="00C81BAD" w:rsidRDefault="005F1F37" w:rsidP="005F1F37">
      <w:pPr>
        <w:pStyle w:val="ad"/>
        <w:rPr>
          <w:rFonts w:hAnsi="宋体" w:cs="宋体"/>
        </w:rPr>
      </w:pPr>
      <w:r w:rsidRPr="00C81BAD">
        <w:rPr>
          <w:rFonts w:hAnsi="宋体" w:cs="宋体" w:hint="eastAsia"/>
        </w:rPr>
        <w:t xml:space="preserve">       for (i = k = 0, j = 1; k &lt; str.size() &amp;&amp; i &lt; str.size() &amp;&amp; j &lt; str.size(); ) {</w:t>
      </w:r>
    </w:p>
    <w:p w:rsidR="005F1F37" w:rsidRPr="00C81BAD" w:rsidRDefault="005F1F37" w:rsidP="005F1F37">
      <w:pPr>
        <w:pStyle w:val="ad"/>
        <w:rPr>
          <w:rFonts w:hAnsi="宋体" w:cs="宋体"/>
        </w:rPr>
      </w:pPr>
      <w:r w:rsidRPr="00C81BAD">
        <w:rPr>
          <w:rFonts w:hAnsi="宋体" w:cs="宋体" w:hint="eastAsia"/>
        </w:rPr>
        <w:t xml:space="preserve">              for (k = 0; k &lt; str.size() &amp;&amp; ss[i + k] == ss[j + k]; k ++);</w:t>
      </w:r>
    </w:p>
    <w:p w:rsidR="005F1F37" w:rsidRPr="00C81BAD" w:rsidRDefault="005F1F37" w:rsidP="005F1F37">
      <w:pPr>
        <w:pStyle w:val="ad"/>
        <w:rPr>
          <w:rFonts w:hAnsi="宋体" w:cs="宋体"/>
        </w:rPr>
      </w:pPr>
      <w:r w:rsidRPr="00C81BAD">
        <w:rPr>
          <w:rFonts w:hAnsi="宋体" w:cs="宋体" w:hint="eastAsia"/>
        </w:rPr>
        <w:t xml:space="preserve">              if (k &lt; str.size()) {</w:t>
      </w:r>
    </w:p>
    <w:p w:rsidR="005F1F37" w:rsidRPr="00C81BAD" w:rsidRDefault="005F1F37" w:rsidP="005F1F37">
      <w:pPr>
        <w:pStyle w:val="ad"/>
        <w:rPr>
          <w:rFonts w:hAnsi="宋体" w:cs="宋体"/>
        </w:rPr>
      </w:pPr>
      <w:r w:rsidRPr="00C81BAD">
        <w:rPr>
          <w:rFonts w:hAnsi="宋体" w:cs="宋体" w:hint="eastAsia"/>
        </w:rPr>
        <w:t xml:space="preserve">                     if (ss[i + k] &gt; ss[j + k])</w:t>
      </w:r>
    </w:p>
    <w:p w:rsidR="005F1F37" w:rsidRPr="00C81BAD" w:rsidRDefault="005F1F37" w:rsidP="005F1F37">
      <w:pPr>
        <w:pStyle w:val="ad"/>
        <w:rPr>
          <w:rFonts w:hAnsi="宋体" w:cs="宋体"/>
        </w:rPr>
      </w:pPr>
      <w:r w:rsidRPr="00C81BAD">
        <w:rPr>
          <w:rFonts w:hAnsi="宋体" w:cs="宋体" w:hint="eastAsia"/>
        </w:rPr>
        <w:t xml:space="preserve">                            i += k + 1;</w:t>
      </w:r>
    </w:p>
    <w:p w:rsidR="005F1F37" w:rsidRPr="00C81BAD" w:rsidRDefault="005F1F37" w:rsidP="005F1F37">
      <w:pPr>
        <w:pStyle w:val="ad"/>
        <w:rPr>
          <w:rFonts w:hAnsi="宋体" w:cs="宋体"/>
        </w:rPr>
      </w:pPr>
      <w:r w:rsidRPr="00C81BAD">
        <w:rPr>
          <w:rFonts w:hAnsi="宋体" w:cs="宋体" w:hint="eastAsia"/>
        </w:rPr>
        <w:t xml:space="preserve">                     else j += k + 1;</w:t>
      </w:r>
    </w:p>
    <w:p w:rsidR="005F1F37" w:rsidRPr="00C81BAD" w:rsidRDefault="005F1F37" w:rsidP="005F1F37">
      <w:pPr>
        <w:pStyle w:val="ad"/>
        <w:rPr>
          <w:rFonts w:hAnsi="宋体" w:cs="宋体"/>
        </w:rPr>
      </w:pPr>
      <w:r w:rsidRPr="00C81BAD">
        <w:rPr>
          <w:rFonts w:hAnsi="宋体" w:cs="宋体" w:hint="eastAsia"/>
        </w:rPr>
        <w:t xml:space="preserve">                     if (i == j) j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i &lt; j ? i : j;</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b/>
        </w:rPr>
      </w:pPr>
    </w:p>
    <w:p w:rsidR="005F1F37" w:rsidRPr="00C81BAD" w:rsidRDefault="005F1F37" w:rsidP="005F1F37">
      <w:pPr>
        <w:pStyle w:val="ad"/>
        <w:rPr>
          <w:rFonts w:hAnsi="宋体" w:cs="宋体"/>
          <w:b/>
        </w:rPr>
      </w:pPr>
      <w:r w:rsidRPr="00C81BAD">
        <w:rPr>
          <w:rFonts w:hAnsi="宋体" w:cs="宋体" w:hint="eastAsia"/>
          <w:b/>
        </w:rPr>
        <w:t>13.9 最长公共单调子序列</w:t>
      </w:r>
    </w:p>
    <w:p w:rsidR="005F1F37" w:rsidRPr="00C81BAD" w:rsidRDefault="005F1F37" w:rsidP="005F1F37">
      <w:pPr>
        <w:pStyle w:val="ad"/>
        <w:rPr>
          <w:rFonts w:hAnsi="宋体" w:cs="宋体"/>
        </w:rPr>
      </w:pPr>
      <w:r w:rsidRPr="00C81BAD">
        <w:rPr>
          <w:rFonts w:hAnsi="宋体" w:cs="宋体" w:hint="eastAsia"/>
        </w:rPr>
        <w:t>// 最长公共递增子序列， 时间复杂度O(n^2 * logn)，空间 O(n^2)</w:t>
      </w:r>
    </w:p>
    <w:p w:rsidR="005F1F37" w:rsidRPr="00C81BAD" w:rsidRDefault="005F1F37" w:rsidP="005F1F37">
      <w:pPr>
        <w:pStyle w:val="ad"/>
        <w:rPr>
          <w:rFonts w:hAnsi="宋体" w:cs="宋体"/>
        </w:rPr>
      </w:pPr>
      <w:r w:rsidRPr="00C81BAD">
        <w:rPr>
          <w:rFonts w:hAnsi="宋体" w:cs="宋体" w:hint="eastAsia"/>
        </w:rPr>
        <w:t xml:space="preserve"> //* n为a的大小, m为b的大小</w:t>
      </w:r>
    </w:p>
    <w:p w:rsidR="005F1F37" w:rsidRPr="00C81BAD" w:rsidRDefault="005F1F37" w:rsidP="005F1F37">
      <w:pPr>
        <w:pStyle w:val="ad"/>
        <w:rPr>
          <w:rFonts w:hAnsi="宋体" w:cs="宋体"/>
        </w:rPr>
      </w:pPr>
      <w:r w:rsidRPr="00C81BAD">
        <w:rPr>
          <w:rFonts w:hAnsi="宋体" w:cs="宋体" w:hint="eastAsia"/>
        </w:rPr>
        <w:t xml:space="preserve"> //* 结果在ans中</w:t>
      </w:r>
    </w:p>
    <w:p w:rsidR="005F1F37" w:rsidRPr="00C81BAD" w:rsidRDefault="005F1F37" w:rsidP="005F1F37">
      <w:pPr>
        <w:pStyle w:val="ad"/>
        <w:rPr>
          <w:rFonts w:hAnsi="宋体" w:cs="宋体"/>
        </w:rPr>
      </w:pPr>
      <w:r w:rsidRPr="00C81BAD">
        <w:rPr>
          <w:rFonts w:hAnsi="宋体" w:cs="宋体" w:hint="eastAsia"/>
        </w:rPr>
        <w:t xml:space="preserve"> // "define _cp(a,b) ((a)&lt;(b))"求解最长严格递增序列</w:t>
      </w:r>
    </w:p>
    <w:p w:rsidR="005F1F37" w:rsidRPr="00C81BAD" w:rsidRDefault="005F1F37" w:rsidP="005F1F37">
      <w:pPr>
        <w:pStyle w:val="ad"/>
        <w:rPr>
          <w:rFonts w:hAnsi="宋体" w:cs="宋体"/>
        </w:rPr>
      </w:pPr>
      <w:r w:rsidRPr="00C81BAD">
        <w:rPr>
          <w:rFonts w:hAnsi="宋体" w:cs="宋体" w:hint="eastAsia"/>
        </w:rPr>
        <w:t>#define MAXN 1000</w:t>
      </w:r>
    </w:p>
    <w:p w:rsidR="005F1F37" w:rsidRPr="00C81BAD" w:rsidRDefault="005F1F37" w:rsidP="005F1F37">
      <w:pPr>
        <w:pStyle w:val="ad"/>
        <w:rPr>
          <w:rFonts w:hAnsi="宋体" w:cs="宋体"/>
        </w:rPr>
      </w:pPr>
      <w:r w:rsidRPr="00C81BAD">
        <w:rPr>
          <w:rFonts w:hAnsi="宋体" w:cs="宋体" w:hint="eastAsia"/>
        </w:rPr>
        <w:t>#define _cp(a,b) ((a)&lt;(b))</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elem_t DP[MAXN][MAXN];</w:t>
      </w:r>
    </w:p>
    <w:p w:rsidR="005F1F37" w:rsidRPr="00C81BAD" w:rsidRDefault="005F1F37" w:rsidP="005F1F37">
      <w:pPr>
        <w:pStyle w:val="ad"/>
        <w:rPr>
          <w:rFonts w:hAnsi="宋体" w:cs="宋体"/>
        </w:rPr>
      </w:pPr>
      <w:r w:rsidRPr="00C81BAD">
        <w:rPr>
          <w:rFonts w:hAnsi="宋体" w:cs="宋体" w:hint="eastAsia"/>
        </w:rPr>
        <w:t>int num[MAXN], p[1&lt;&lt;20];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LIS(int n, elem_t *a, int m, elem_t *b, elem_t *ans){</w:t>
      </w:r>
    </w:p>
    <w:p w:rsidR="005F1F37" w:rsidRPr="00C81BAD" w:rsidRDefault="005F1F37" w:rsidP="005F1F37">
      <w:pPr>
        <w:pStyle w:val="ad"/>
        <w:rPr>
          <w:rFonts w:hAnsi="宋体" w:cs="宋体"/>
          <w:lang w:val="pt-BR"/>
        </w:rPr>
      </w:pPr>
      <w:r w:rsidRPr="00C81BAD">
        <w:rPr>
          <w:rFonts w:hAnsi="宋体" w:cs="宋体" w:hint="eastAsia"/>
          <w:lang w:val="pt-BR"/>
        </w:rPr>
        <w:t xml:space="preserve">    int i, j, l, r, k;</w:t>
      </w:r>
    </w:p>
    <w:p w:rsidR="005F1F37" w:rsidRPr="00C81BAD" w:rsidRDefault="005F1F37" w:rsidP="005F1F37">
      <w:pPr>
        <w:pStyle w:val="ad"/>
        <w:rPr>
          <w:rFonts w:hAnsi="宋体" w:cs="宋体"/>
          <w:lang w:val="pt-BR"/>
        </w:rPr>
      </w:pPr>
      <w:r w:rsidRPr="00C81BAD">
        <w:rPr>
          <w:rFonts w:hAnsi="宋体" w:cs="宋体" w:hint="eastAsia"/>
          <w:lang w:val="pt-BR"/>
        </w:rPr>
        <w:t xml:space="preserve">    DP[0][0] = 0;</w:t>
      </w:r>
    </w:p>
    <w:p w:rsidR="005F1F37" w:rsidRPr="00C81BAD" w:rsidRDefault="005F1F37" w:rsidP="005F1F37">
      <w:pPr>
        <w:pStyle w:val="ad"/>
        <w:rPr>
          <w:rFonts w:hAnsi="宋体" w:cs="宋体"/>
          <w:lang w:val="pt-BR"/>
        </w:rPr>
      </w:pPr>
      <w:r w:rsidRPr="00C81BAD">
        <w:rPr>
          <w:rFonts w:hAnsi="宋体" w:cs="宋体" w:hint="eastAsia"/>
          <w:lang w:val="pt-BR"/>
        </w:rPr>
        <w:lastRenderedPageBreak/>
        <w:t xml:space="preserve">   num[0] = (b[0] == a[0]);</w:t>
      </w:r>
    </w:p>
    <w:p w:rsidR="005F1F37" w:rsidRPr="00C81BAD" w:rsidRDefault="005F1F37" w:rsidP="005F1F37">
      <w:pPr>
        <w:pStyle w:val="ad"/>
        <w:rPr>
          <w:rFonts w:hAnsi="宋体" w:cs="宋体"/>
          <w:lang w:val="pt-BR"/>
        </w:rPr>
      </w:pPr>
      <w:r w:rsidRPr="00C81BAD">
        <w:rPr>
          <w:rFonts w:hAnsi="宋体" w:cs="宋体" w:hint="eastAsia"/>
          <w:lang w:val="pt-BR"/>
        </w:rPr>
        <w:t xml:space="preserve">    for(i = 1; i &lt; m; i++) {</w:t>
      </w:r>
    </w:p>
    <w:p w:rsidR="005F1F37" w:rsidRPr="00C81BAD" w:rsidRDefault="005F1F37" w:rsidP="005F1F37">
      <w:pPr>
        <w:pStyle w:val="ad"/>
        <w:rPr>
          <w:rFonts w:hAnsi="宋体" w:cs="宋体"/>
          <w:lang w:val="pt-BR"/>
        </w:rPr>
      </w:pPr>
      <w:r w:rsidRPr="00C81BAD">
        <w:rPr>
          <w:rFonts w:hAnsi="宋体" w:cs="宋体" w:hint="eastAsia"/>
          <w:lang w:val="pt-BR"/>
        </w:rPr>
        <w:t xml:space="preserve">        num[i] = (b[i] == a[0]) || num[i-1];</w:t>
      </w:r>
    </w:p>
    <w:p w:rsidR="005F1F37" w:rsidRPr="00C81BAD" w:rsidRDefault="005F1F37" w:rsidP="005F1F37">
      <w:pPr>
        <w:pStyle w:val="ad"/>
        <w:rPr>
          <w:rFonts w:hAnsi="宋体" w:cs="宋体"/>
        </w:rPr>
      </w:pPr>
      <w:r w:rsidRPr="00C81BAD">
        <w:rPr>
          <w:rFonts w:hAnsi="宋体" w:cs="宋体" w:hint="eastAsia"/>
        </w:rPr>
        <w:t xml:space="preserve">        DP[i][0] = 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for(i = 1; i &lt; n; i++){</w:t>
      </w:r>
    </w:p>
    <w:p w:rsidR="005F1F37" w:rsidRPr="00C81BAD" w:rsidRDefault="005F1F37" w:rsidP="005F1F37">
      <w:pPr>
        <w:pStyle w:val="ad"/>
        <w:rPr>
          <w:rFonts w:hAnsi="宋体" w:cs="宋体"/>
          <w:lang w:val="pt-BR"/>
        </w:rPr>
      </w:pPr>
      <w:r w:rsidRPr="00C81BAD">
        <w:rPr>
          <w:rFonts w:hAnsi="宋体" w:cs="宋体" w:hint="eastAsia"/>
          <w:lang w:val="pt-BR"/>
        </w:rPr>
        <w:t xml:space="preserve">        if(b[0] == a[i] &amp;&amp; !num[0]) {</w:t>
      </w:r>
    </w:p>
    <w:p w:rsidR="005F1F37" w:rsidRPr="00C81BAD" w:rsidRDefault="005F1F37" w:rsidP="005F1F37">
      <w:pPr>
        <w:pStyle w:val="ad"/>
        <w:rPr>
          <w:rFonts w:hAnsi="宋体" w:cs="宋体"/>
          <w:lang w:val="pt-BR"/>
        </w:rPr>
      </w:pPr>
      <w:r w:rsidRPr="00C81BAD">
        <w:rPr>
          <w:rFonts w:hAnsi="宋体" w:cs="宋体" w:hint="eastAsia"/>
          <w:lang w:val="pt-BR"/>
        </w:rPr>
        <w:t xml:space="preserve">            num[0] = 1;</w:t>
      </w:r>
    </w:p>
    <w:p w:rsidR="005F1F37" w:rsidRPr="00C81BAD" w:rsidRDefault="005F1F37" w:rsidP="005F1F37">
      <w:pPr>
        <w:pStyle w:val="ad"/>
        <w:rPr>
          <w:rFonts w:hAnsi="宋体" w:cs="宋体"/>
        </w:rPr>
      </w:pPr>
      <w:r w:rsidRPr="00C81BAD">
        <w:rPr>
          <w:rFonts w:hAnsi="宋体" w:cs="宋体" w:hint="eastAsia"/>
        </w:rPr>
        <w:t xml:space="preserve">            DP[0][0] = i&lt;&lt;10;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for(j = 1; j &lt; m; j++){</w:t>
      </w:r>
    </w:p>
    <w:p w:rsidR="005F1F37" w:rsidRPr="00C81BAD" w:rsidRDefault="005F1F37" w:rsidP="005F1F37">
      <w:pPr>
        <w:pStyle w:val="ad"/>
        <w:rPr>
          <w:rFonts w:hAnsi="宋体" w:cs="宋体"/>
          <w:lang w:val="pt-BR"/>
        </w:rPr>
      </w:pPr>
      <w:r w:rsidRPr="00C81BAD">
        <w:rPr>
          <w:rFonts w:hAnsi="宋体" w:cs="宋体" w:hint="eastAsia"/>
          <w:lang w:val="pt-BR"/>
        </w:rPr>
        <w:t xml:space="preserve">            for(k=((l=0)+(r=num[j-1]-1))&gt;&gt;1; l&lt;=r; k=(l+r)&gt;&gt;1)</w:t>
      </w:r>
    </w:p>
    <w:p w:rsidR="005F1F37" w:rsidRPr="00C81BAD" w:rsidRDefault="005F1F37" w:rsidP="005F1F37">
      <w:pPr>
        <w:pStyle w:val="ad"/>
        <w:rPr>
          <w:rFonts w:hAnsi="宋体" w:cs="宋体"/>
        </w:rPr>
      </w:pPr>
      <w:r w:rsidRPr="00C81BAD">
        <w:rPr>
          <w:rFonts w:hAnsi="宋体" w:cs="宋体" w:hint="eastAsia"/>
        </w:rPr>
        <w:t xml:space="preserve">                if(_cp(a[DP[j-1][k]&gt;&gt;10], a[i]))</w:t>
      </w:r>
    </w:p>
    <w:p w:rsidR="005F1F37" w:rsidRPr="00C81BAD" w:rsidRDefault="005F1F37" w:rsidP="005F1F37">
      <w:pPr>
        <w:pStyle w:val="ad"/>
        <w:rPr>
          <w:rFonts w:hAnsi="宋体" w:cs="宋体"/>
        </w:rPr>
      </w:pPr>
      <w:r w:rsidRPr="00C81BAD">
        <w:rPr>
          <w:rFonts w:hAnsi="宋体" w:cs="宋体" w:hint="eastAsia"/>
        </w:rPr>
        <w:t xml:space="preserve">                    l=k+1;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r=k-1;</w:t>
      </w:r>
    </w:p>
    <w:p w:rsidR="005F1F37" w:rsidRPr="00C81BAD" w:rsidRDefault="005F1F37" w:rsidP="005F1F37">
      <w:pPr>
        <w:pStyle w:val="ad"/>
        <w:rPr>
          <w:rFonts w:hAnsi="宋体" w:cs="宋体"/>
          <w:lang w:val="pt-BR"/>
        </w:rPr>
      </w:pPr>
      <w:r w:rsidRPr="00C81BAD">
        <w:rPr>
          <w:rFonts w:hAnsi="宋体" w:cs="宋体" w:hint="eastAsia"/>
          <w:lang w:val="pt-BR"/>
        </w:rPr>
        <w:t xml:space="preserve">            if(l &lt; num[j-1] &amp;&amp; i == (DP[j-1][l]&gt;&gt;10) ){</w:t>
      </w:r>
    </w:p>
    <w:p w:rsidR="005F1F37" w:rsidRPr="00C81BAD" w:rsidRDefault="005F1F37" w:rsidP="005F1F37">
      <w:pPr>
        <w:pStyle w:val="ad"/>
        <w:rPr>
          <w:rFonts w:hAnsi="宋体" w:cs="宋体"/>
          <w:lang w:val="pt-BR"/>
        </w:rPr>
      </w:pPr>
      <w:r w:rsidRPr="00C81BAD">
        <w:rPr>
          <w:rFonts w:hAnsi="宋体" w:cs="宋体" w:hint="eastAsia"/>
          <w:lang w:val="pt-BR"/>
        </w:rPr>
        <w:t xml:space="preserve">                if(l &gt;= num[j]) DP[j][num[j]++] = DP[j-1][l];</w:t>
      </w:r>
    </w:p>
    <w:p w:rsidR="005F1F37" w:rsidRPr="00C81BAD" w:rsidRDefault="005F1F37" w:rsidP="005F1F37">
      <w:pPr>
        <w:pStyle w:val="ad"/>
        <w:rPr>
          <w:rFonts w:hAnsi="宋体" w:cs="宋体"/>
        </w:rPr>
      </w:pPr>
      <w:r w:rsidRPr="00C81BAD">
        <w:rPr>
          <w:rFonts w:hAnsi="宋体" w:cs="宋体" w:hint="eastAsia"/>
        </w:rPr>
        <w:t xml:space="preserve">                else DP[j][l] = _cp(a[DP[j][l]&gt;&gt;10],a[i]) ? DP[j][l] : DP[j-1][l];</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if(b[j] == a[i]){</w:t>
      </w:r>
    </w:p>
    <w:p w:rsidR="005F1F37" w:rsidRPr="00C81BAD" w:rsidRDefault="005F1F37" w:rsidP="005F1F37">
      <w:pPr>
        <w:pStyle w:val="ad"/>
        <w:rPr>
          <w:rFonts w:hAnsi="宋体" w:cs="宋体"/>
          <w:lang w:val="pt-BR"/>
        </w:rPr>
      </w:pPr>
      <w:r w:rsidRPr="00C81BAD">
        <w:rPr>
          <w:rFonts w:hAnsi="宋体" w:cs="宋体" w:hint="eastAsia"/>
          <w:lang w:val="pt-BR"/>
        </w:rPr>
        <w:t xml:space="preserve">                for(k=((l=0)+(r=num[j]-1))&gt;&gt;1; l&lt;=r; k=(l+r)&gt;&gt;1)</w:t>
      </w:r>
    </w:p>
    <w:p w:rsidR="005F1F37" w:rsidRPr="00C81BAD" w:rsidRDefault="005F1F37" w:rsidP="005F1F37">
      <w:pPr>
        <w:pStyle w:val="ad"/>
        <w:rPr>
          <w:rFonts w:hAnsi="宋体" w:cs="宋体"/>
        </w:rPr>
      </w:pPr>
      <w:r w:rsidRPr="00C81BAD">
        <w:rPr>
          <w:rFonts w:hAnsi="宋体" w:cs="宋体" w:hint="eastAsia"/>
        </w:rPr>
        <w:t xml:space="preserve">                    if(_cp(a[DP[j][k]&gt;&gt;10], a[i]))</w:t>
      </w:r>
    </w:p>
    <w:p w:rsidR="005F1F37" w:rsidRPr="00C81BAD" w:rsidRDefault="005F1F37" w:rsidP="005F1F37">
      <w:pPr>
        <w:pStyle w:val="ad"/>
        <w:rPr>
          <w:rFonts w:hAnsi="宋体" w:cs="宋体"/>
        </w:rPr>
      </w:pPr>
      <w:r w:rsidRPr="00C81BAD">
        <w:rPr>
          <w:rFonts w:hAnsi="宋体" w:cs="宋体" w:hint="eastAsia"/>
        </w:rPr>
        <w:t xml:space="preserve">                        l=k+1;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r=k-1;</w:t>
      </w:r>
    </w:p>
    <w:p w:rsidR="005F1F37" w:rsidRPr="00C81BAD" w:rsidRDefault="005F1F37" w:rsidP="005F1F37">
      <w:pPr>
        <w:pStyle w:val="ad"/>
        <w:rPr>
          <w:rFonts w:hAnsi="宋体" w:cs="宋体"/>
          <w:lang w:val="pt-BR"/>
        </w:rPr>
      </w:pPr>
      <w:r w:rsidRPr="00C81BAD">
        <w:rPr>
          <w:rFonts w:hAnsi="宋体" w:cs="宋体" w:hint="eastAsia"/>
          <w:lang w:val="pt-BR"/>
        </w:rPr>
        <w:t xml:space="preserve">                DP[j][l] = (i&lt;&lt;10) + j;</w:t>
      </w:r>
    </w:p>
    <w:p w:rsidR="005F1F37" w:rsidRPr="00C81BAD" w:rsidRDefault="005F1F37" w:rsidP="005F1F37">
      <w:pPr>
        <w:pStyle w:val="ad"/>
        <w:rPr>
          <w:rFonts w:hAnsi="宋体" w:cs="宋体"/>
          <w:lang w:val="pt-BR"/>
        </w:rPr>
      </w:pPr>
      <w:r w:rsidRPr="00C81BAD">
        <w:rPr>
          <w:rFonts w:hAnsi="宋体" w:cs="宋体" w:hint="eastAsia"/>
          <w:lang w:val="pt-BR"/>
        </w:rPr>
        <w:t xml:space="preserve">                num[j] += (l&gt;=num[j]);</w:t>
      </w:r>
    </w:p>
    <w:p w:rsidR="005F1F37" w:rsidRPr="00C81BAD" w:rsidRDefault="005F1F37" w:rsidP="005F1F37">
      <w:pPr>
        <w:pStyle w:val="ad"/>
        <w:rPr>
          <w:rFonts w:hAnsi="宋体" w:cs="宋体"/>
        </w:rPr>
      </w:pPr>
      <w:r w:rsidRPr="00C81BAD">
        <w:rPr>
          <w:rFonts w:hAnsi="宋体" w:cs="宋体" w:hint="eastAsia"/>
          <w:lang w:val="pt-BR"/>
        </w:rPr>
        <w:t xml:space="preserve">                p[DP[j][l]] = l ? </w:t>
      </w:r>
      <w:r w:rsidRPr="00C81BAD">
        <w:rPr>
          <w:rFonts w:hAnsi="宋体" w:cs="宋体" w:hint="eastAsia"/>
        </w:rPr>
        <w:t>DP[j][l-1] : -1;</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(k=DP[m-1][i=num[m-1]-1];i&gt;=0;ans[i--]=a[k&gt;&gt;10],k=p[k]);</w:t>
      </w:r>
    </w:p>
    <w:p w:rsidR="005F1F37" w:rsidRPr="00C81BAD" w:rsidRDefault="005F1F37" w:rsidP="005F1F37">
      <w:pPr>
        <w:pStyle w:val="ad"/>
        <w:rPr>
          <w:rFonts w:hAnsi="宋体" w:cs="宋体"/>
        </w:rPr>
      </w:pPr>
      <w:r w:rsidRPr="00C81BAD">
        <w:rPr>
          <w:rFonts w:hAnsi="宋体" w:cs="宋体" w:hint="eastAsia"/>
        </w:rPr>
        <w:t xml:space="preserve">    return num[m-1];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13.10 最长子序列</w:t>
      </w:r>
    </w:p>
    <w:p w:rsidR="005F1F37" w:rsidRPr="00C81BAD" w:rsidRDefault="005F1F37" w:rsidP="005F1F37">
      <w:pPr>
        <w:pStyle w:val="ad"/>
        <w:rPr>
          <w:rFonts w:hAnsi="宋体" w:cs="宋体"/>
        </w:rPr>
      </w:pPr>
      <w:r w:rsidRPr="00C81BAD">
        <w:rPr>
          <w:rFonts w:hAnsi="宋体" w:cs="宋体" w:hint="eastAsia"/>
        </w:rPr>
        <w:t>//最长单调子序列,复杂度O(nlogn)</w:t>
      </w:r>
    </w:p>
    <w:p w:rsidR="005F1F37" w:rsidRPr="00C81BAD" w:rsidRDefault="005F1F37" w:rsidP="005F1F37">
      <w:pPr>
        <w:pStyle w:val="ad"/>
        <w:rPr>
          <w:rFonts w:hAnsi="宋体" w:cs="宋体"/>
        </w:rPr>
      </w:pPr>
      <w:r w:rsidRPr="00C81BAD">
        <w:rPr>
          <w:rFonts w:hAnsi="宋体" w:cs="宋体" w:hint="eastAsia"/>
        </w:rPr>
        <w:t>//注意最小序列覆盖和最长序列的对应关系,例如</w:t>
      </w:r>
    </w:p>
    <w:p w:rsidR="005F1F37" w:rsidRPr="00C81BAD" w:rsidRDefault="005F1F37" w:rsidP="005F1F37">
      <w:pPr>
        <w:pStyle w:val="ad"/>
        <w:rPr>
          <w:rFonts w:hAnsi="宋体" w:cs="宋体"/>
        </w:rPr>
      </w:pPr>
      <w:r w:rsidRPr="00C81BAD">
        <w:rPr>
          <w:rFonts w:hAnsi="宋体" w:cs="宋体" w:hint="eastAsia"/>
        </w:rPr>
        <w:t>//"define _cp(a,b) ((a)&gt;(b))"求解最长严格递减序列,则</w:t>
      </w:r>
    </w:p>
    <w:p w:rsidR="005F1F37" w:rsidRPr="00C81BAD" w:rsidRDefault="005F1F37" w:rsidP="005F1F37">
      <w:pPr>
        <w:pStyle w:val="ad"/>
        <w:rPr>
          <w:rFonts w:hAnsi="宋体" w:cs="宋体"/>
        </w:rPr>
      </w:pPr>
      <w:r w:rsidRPr="00C81BAD">
        <w:rPr>
          <w:rFonts w:hAnsi="宋体" w:cs="宋体" w:hint="eastAsia"/>
        </w:rPr>
        <w:t>//"define _cp(a,b) (!((a)&gt;(b)))"求解最小严格递减序列覆盖</w:t>
      </w:r>
    </w:p>
    <w:p w:rsidR="005F1F37" w:rsidRPr="00C81BAD" w:rsidRDefault="005F1F37" w:rsidP="005F1F37">
      <w:pPr>
        <w:pStyle w:val="ad"/>
        <w:rPr>
          <w:rFonts w:hAnsi="宋体" w:cs="宋体"/>
        </w:rPr>
      </w:pPr>
      <w:r w:rsidRPr="00C81BAD">
        <w:rPr>
          <w:rFonts w:hAnsi="宋体" w:cs="宋体" w:hint="eastAsia"/>
        </w:rPr>
        <w:t>//可更改元素类型和比较函数</w:t>
      </w:r>
    </w:p>
    <w:p w:rsidR="005F1F37" w:rsidRPr="00C81BAD" w:rsidRDefault="005F1F37" w:rsidP="005F1F37">
      <w:pPr>
        <w:pStyle w:val="ad"/>
        <w:rPr>
          <w:rFonts w:hAnsi="宋体" w:cs="宋体"/>
        </w:rPr>
      </w:pPr>
      <w:r w:rsidRPr="00C81BAD">
        <w:rPr>
          <w:rFonts w:hAnsi="宋体" w:cs="宋体" w:hint="eastAsia"/>
        </w:rPr>
        <w:t>#define MAXN 10000</w:t>
      </w:r>
    </w:p>
    <w:p w:rsidR="005F1F37" w:rsidRPr="00C81BAD" w:rsidRDefault="005F1F37" w:rsidP="005F1F37">
      <w:pPr>
        <w:pStyle w:val="ad"/>
        <w:rPr>
          <w:rFonts w:hAnsi="宋体" w:cs="宋体"/>
        </w:rPr>
      </w:pPr>
      <w:r w:rsidRPr="00C81BAD">
        <w:rPr>
          <w:rFonts w:hAnsi="宋体" w:cs="宋体" w:hint="eastAsia"/>
        </w:rPr>
        <w:lastRenderedPageBreak/>
        <w:t>#define _cp(a,b) ((a)&gt;(b))</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int subseq(int n,elem_t* a){</w:t>
      </w:r>
    </w:p>
    <w:p w:rsidR="005F1F37" w:rsidRPr="00C81BAD" w:rsidRDefault="005F1F37" w:rsidP="005F1F37">
      <w:pPr>
        <w:pStyle w:val="ad"/>
        <w:rPr>
          <w:rFonts w:hAnsi="宋体" w:cs="宋体"/>
        </w:rPr>
      </w:pPr>
      <w:r w:rsidRPr="00C81BAD">
        <w:rPr>
          <w:rFonts w:hAnsi="宋体" w:cs="宋体" w:hint="eastAsia"/>
        </w:rPr>
        <w:t xml:space="preserve">       int b[MAXN],i,l,r,m,ret=0;</w:t>
      </w:r>
    </w:p>
    <w:p w:rsidR="005F1F37" w:rsidRPr="00C81BAD" w:rsidRDefault="005F1F37" w:rsidP="005F1F37">
      <w:pPr>
        <w:pStyle w:val="ad"/>
        <w:rPr>
          <w:rFonts w:hAnsi="宋体" w:cs="宋体"/>
        </w:rPr>
      </w:pPr>
      <w:r w:rsidRPr="00C81BAD">
        <w:rPr>
          <w:rFonts w:hAnsi="宋体" w:cs="宋体" w:hint="eastAsia"/>
        </w:rPr>
        <w:t xml:space="preserve">       for (i=0;i&lt;n;b[l]=i++,ret+=(l&gt;ret))</w:t>
      </w:r>
    </w:p>
    <w:p w:rsidR="005F1F37" w:rsidRPr="00C81BAD" w:rsidRDefault="005F1F37" w:rsidP="005F1F37">
      <w:pPr>
        <w:pStyle w:val="ad"/>
        <w:rPr>
          <w:rFonts w:hAnsi="宋体" w:cs="宋体"/>
          <w:lang w:val="pt-BR"/>
        </w:rPr>
      </w:pPr>
      <w:r w:rsidRPr="00C81BAD">
        <w:rPr>
          <w:rFonts w:hAnsi="宋体" w:cs="宋体" w:hint="eastAsia"/>
          <w:lang w:val="pt-BR"/>
        </w:rPr>
        <w:t xml:space="preserve">              for (m=((l=1)+(r=ret))&gt;&gt;1;l&lt;=r;m=(l+r)&gt;&gt;1)</w:t>
      </w:r>
    </w:p>
    <w:p w:rsidR="005F1F37" w:rsidRPr="00C81BAD" w:rsidRDefault="005F1F37" w:rsidP="005F1F37">
      <w:pPr>
        <w:pStyle w:val="ad"/>
        <w:rPr>
          <w:rFonts w:hAnsi="宋体" w:cs="宋体"/>
        </w:rPr>
      </w:pPr>
      <w:r w:rsidRPr="00C81BAD">
        <w:rPr>
          <w:rFonts w:hAnsi="宋体" w:cs="宋体" w:hint="eastAsia"/>
        </w:rPr>
        <w:t xml:space="preserve">                     if (_cp(a[b[m]],a[i]))</w:t>
      </w:r>
    </w:p>
    <w:p w:rsidR="005F1F37" w:rsidRPr="00C81BAD" w:rsidRDefault="005F1F37" w:rsidP="005F1F37">
      <w:pPr>
        <w:pStyle w:val="ad"/>
        <w:rPr>
          <w:rFonts w:hAnsi="宋体" w:cs="宋体"/>
        </w:rPr>
      </w:pPr>
      <w:r w:rsidRPr="00C81BAD">
        <w:rPr>
          <w:rFonts w:hAnsi="宋体" w:cs="宋体" w:hint="eastAsia"/>
        </w:rPr>
        <w:t xml:space="preserve">                            l=m+1;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r=m-1;</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subseq(int n,elem_t* a,elem_t* ans){</w:t>
      </w:r>
    </w:p>
    <w:p w:rsidR="005F1F37" w:rsidRPr="00C81BAD" w:rsidRDefault="005F1F37" w:rsidP="005F1F37">
      <w:pPr>
        <w:pStyle w:val="ad"/>
        <w:rPr>
          <w:rFonts w:hAnsi="宋体" w:cs="宋体"/>
        </w:rPr>
      </w:pPr>
      <w:r w:rsidRPr="00C81BAD">
        <w:rPr>
          <w:rFonts w:hAnsi="宋体" w:cs="宋体" w:hint="eastAsia"/>
        </w:rPr>
        <w:t xml:space="preserve">       int b[MAXN],p[MAXN],i,l,r,m,ret=0;</w:t>
      </w:r>
    </w:p>
    <w:p w:rsidR="005F1F37" w:rsidRPr="00C81BAD" w:rsidRDefault="005F1F37" w:rsidP="005F1F37">
      <w:pPr>
        <w:pStyle w:val="ad"/>
        <w:rPr>
          <w:rFonts w:hAnsi="宋体" w:cs="宋体"/>
        </w:rPr>
      </w:pPr>
      <w:r w:rsidRPr="00C81BAD">
        <w:rPr>
          <w:rFonts w:hAnsi="宋体" w:cs="宋体" w:hint="eastAsia"/>
        </w:rPr>
        <w:t xml:space="preserve">       for (i=0;i&lt;n;p[b[l]=i++]=b[l-1],ret+=(l&gt;ret))</w:t>
      </w:r>
    </w:p>
    <w:p w:rsidR="005F1F37" w:rsidRPr="00C81BAD" w:rsidRDefault="005F1F37" w:rsidP="005F1F37">
      <w:pPr>
        <w:pStyle w:val="ad"/>
        <w:rPr>
          <w:rFonts w:hAnsi="宋体" w:cs="宋体"/>
          <w:lang w:val="pt-BR"/>
        </w:rPr>
      </w:pPr>
      <w:r w:rsidRPr="00C81BAD">
        <w:rPr>
          <w:rFonts w:hAnsi="宋体" w:cs="宋体" w:hint="eastAsia"/>
          <w:lang w:val="pt-BR"/>
        </w:rPr>
        <w:t xml:space="preserve">              for (m=((l=1)+(r=ret))&gt;&gt;1;l&lt;=r;m=(l+r)&gt;&gt;1)</w:t>
      </w:r>
    </w:p>
    <w:p w:rsidR="005F1F37" w:rsidRPr="00C81BAD" w:rsidRDefault="005F1F37" w:rsidP="005F1F37">
      <w:pPr>
        <w:pStyle w:val="ad"/>
        <w:rPr>
          <w:rFonts w:hAnsi="宋体" w:cs="宋体"/>
        </w:rPr>
      </w:pPr>
      <w:r w:rsidRPr="00C81BAD">
        <w:rPr>
          <w:rFonts w:hAnsi="宋体" w:cs="宋体" w:hint="eastAsia"/>
        </w:rPr>
        <w:t xml:space="preserve">                     if (_cp(a[b[m]],a[i]))</w:t>
      </w:r>
    </w:p>
    <w:p w:rsidR="005F1F37" w:rsidRPr="00C81BAD" w:rsidRDefault="005F1F37" w:rsidP="005F1F37">
      <w:pPr>
        <w:pStyle w:val="ad"/>
        <w:rPr>
          <w:rFonts w:hAnsi="宋体" w:cs="宋体"/>
        </w:rPr>
      </w:pPr>
      <w:r w:rsidRPr="00C81BAD">
        <w:rPr>
          <w:rFonts w:hAnsi="宋体" w:cs="宋体" w:hint="eastAsia"/>
        </w:rPr>
        <w:t xml:space="preserve">                            l=m+1;</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r=m-1;</w:t>
      </w:r>
    </w:p>
    <w:p w:rsidR="005F1F37" w:rsidRPr="00C81BAD" w:rsidRDefault="005F1F37" w:rsidP="005F1F37">
      <w:pPr>
        <w:pStyle w:val="ad"/>
        <w:rPr>
          <w:rFonts w:hAnsi="宋体" w:cs="宋体"/>
        </w:rPr>
      </w:pPr>
      <w:r w:rsidRPr="00C81BAD">
        <w:rPr>
          <w:rFonts w:hAnsi="宋体" w:cs="宋体" w:hint="eastAsia"/>
        </w:rPr>
        <w:t xml:space="preserve">       for (m=b[i=ret];i;ans[--i]=a[m],m=p[m]);</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13.11 最大子串匹配</w:t>
      </w:r>
    </w:p>
    <w:p w:rsidR="005F1F37" w:rsidRPr="00C81BAD" w:rsidRDefault="005F1F37" w:rsidP="005F1F37">
      <w:pPr>
        <w:pStyle w:val="ad"/>
        <w:rPr>
          <w:rFonts w:hAnsi="宋体" w:cs="宋体"/>
        </w:rPr>
      </w:pPr>
      <w:r w:rsidRPr="00C81BAD">
        <w:rPr>
          <w:rFonts w:hAnsi="宋体" w:cs="宋体" w:hint="eastAsia"/>
        </w:rPr>
        <w:t>//最大子串匹配,复杂度O(mn)</w:t>
      </w:r>
    </w:p>
    <w:p w:rsidR="005F1F37" w:rsidRPr="00C81BAD" w:rsidRDefault="005F1F37" w:rsidP="005F1F37">
      <w:pPr>
        <w:pStyle w:val="ad"/>
        <w:rPr>
          <w:rFonts w:hAnsi="宋体" w:cs="宋体"/>
        </w:rPr>
      </w:pPr>
      <w:r w:rsidRPr="00C81BAD">
        <w:rPr>
          <w:rFonts w:hAnsi="宋体" w:cs="宋体" w:hint="eastAsia"/>
        </w:rPr>
        <w:t>//返回最大匹配值,传入两个串和串的长度,重载返回一个最大匹配</w:t>
      </w:r>
    </w:p>
    <w:p w:rsidR="005F1F37" w:rsidRPr="00C81BAD" w:rsidRDefault="005F1F37" w:rsidP="005F1F37">
      <w:pPr>
        <w:pStyle w:val="ad"/>
        <w:rPr>
          <w:rFonts w:hAnsi="宋体" w:cs="宋体"/>
        </w:rPr>
      </w:pPr>
      <w:r w:rsidRPr="00C81BAD">
        <w:rPr>
          <w:rFonts w:hAnsi="宋体" w:cs="宋体" w:hint="eastAsia"/>
        </w:rPr>
        <w:t>//注意做字符串匹配是串末的'\0'没有置!</w:t>
      </w:r>
    </w:p>
    <w:p w:rsidR="005F1F37" w:rsidRPr="00C81BAD" w:rsidRDefault="005F1F37" w:rsidP="005F1F37">
      <w:pPr>
        <w:pStyle w:val="ad"/>
        <w:rPr>
          <w:rFonts w:hAnsi="宋体" w:cs="宋体"/>
        </w:rPr>
      </w:pPr>
      <w:r w:rsidRPr="00C81BAD">
        <w:rPr>
          <w:rFonts w:hAnsi="宋体" w:cs="宋体" w:hint="eastAsia"/>
        </w:rPr>
        <w:t>//可更改元素类型,更换匹配函数和匹配价值函数</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max(a,b) ((a)&gt;(b)?(a):(b))</w:t>
      </w:r>
    </w:p>
    <w:p w:rsidR="005F1F37" w:rsidRPr="00C81BAD" w:rsidRDefault="005F1F37" w:rsidP="005F1F37">
      <w:pPr>
        <w:pStyle w:val="ad"/>
        <w:rPr>
          <w:rFonts w:hAnsi="宋体" w:cs="宋体"/>
        </w:rPr>
      </w:pPr>
      <w:r w:rsidRPr="00C81BAD">
        <w:rPr>
          <w:rFonts w:hAnsi="宋体" w:cs="宋体" w:hint="eastAsia"/>
        </w:rPr>
        <w:t>#define _match(a,b) ((a)==(b))</w:t>
      </w:r>
    </w:p>
    <w:p w:rsidR="005F1F37" w:rsidRPr="00C81BAD" w:rsidRDefault="005F1F37" w:rsidP="005F1F37">
      <w:pPr>
        <w:pStyle w:val="ad"/>
        <w:rPr>
          <w:rFonts w:hAnsi="宋体" w:cs="宋体"/>
        </w:rPr>
      </w:pPr>
      <w:r w:rsidRPr="00C81BAD">
        <w:rPr>
          <w:rFonts w:hAnsi="宋体" w:cs="宋体" w:hint="eastAsia"/>
        </w:rPr>
        <w:t>#define _value(a,b) 1</w:t>
      </w:r>
    </w:p>
    <w:p w:rsidR="005F1F37" w:rsidRPr="00C81BAD" w:rsidRDefault="005F1F37" w:rsidP="005F1F37">
      <w:pPr>
        <w:pStyle w:val="ad"/>
        <w:rPr>
          <w:rFonts w:hAnsi="宋体" w:cs="宋体"/>
        </w:rPr>
      </w:pPr>
      <w:r w:rsidRPr="00C81BAD">
        <w:rPr>
          <w:rFonts w:hAnsi="宋体" w:cs="宋体" w:hint="eastAsia"/>
        </w:rPr>
        <w:t>typedef char elem_t;</w:t>
      </w:r>
    </w:p>
    <w:p w:rsidR="005F1F37" w:rsidRPr="00C81BAD" w:rsidRDefault="005F1F37" w:rsidP="005F1F37">
      <w:pPr>
        <w:pStyle w:val="ad"/>
        <w:rPr>
          <w:rFonts w:hAnsi="宋体" w:cs="宋体"/>
        </w:rPr>
      </w:pPr>
      <w:r w:rsidRPr="00C81BAD">
        <w:rPr>
          <w:rFonts w:hAnsi="宋体" w:cs="宋体" w:hint="eastAsia"/>
        </w:rPr>
        <w:t>int str_match(int m,elem_t* a,int n,elem_t* b){</w:t>
      </w:r>
    </w:p>
    <w:p w:rsidR="005F1F37" w:rsidRPr="00C81BAD" w:rsidRDefault="005F1F37" w:rsidP="005F1F37">
      <w:pPr>
        <w:pStyle w:val="ad"/>
        <w:rPr>
          <w:rFonts w:hAnsi="宋体" w:cs="宋体"/>
        </w:rPr>
      </w:pPr>
      <w:r w:rsidRPr="00C81BAD">
        <w:rPr>
          <w:rFonts w:hAnsi="宋体" w:cs="宋体" w:hint="eastAsia"/>
        </w:rPr>
        <w:t xml:space="preserve">       int match[MAXN+1][MAXN+1],i,j;</w:t>
      </w:r>
    </w:p>
    <w:p w:rsidR="005F1F37" w:rsidRPr="00C81BAD" w:rsidRDefault="005F1F37" w:rsidP="005F1F37">
      <w:pPr>
        <w:pStyle w:val="ad"/>
        <w:rPr>
          <w:rFonts w:hAnsi="宋体" w:cs="宋体"/>
        </w:rPr>
      </w:pPr>
      <w:r w:rsidRPr="00C81BAD">
        <w:rPr>
          <w:rFonts w:hAnsi="宋体" w:cs="宋体" w:hint="eastAsia"/>
        </w:rPr>
        <w:t xml:space="preserve">       memset(match,0,sizeof(match));</w:t>
      </w:r>
    </w:p>
    <w:p w:rsidR="005F1F37" w:rsidRPr="00C81BAD" w:rsidRDefault="005F1F37" w:rsidP="005F1F37">
      <w:pPr>
        <w:pStyle w:val="ad"/>
        <w:rPr>
          <w:rFonts w:hAnsi="宋体" w:cs="宋体"/>
        </w:rPr>
      </w:pPr>
      <w:r w:rsidRPr="00C81BAD">
        <w:rPr>
          <w:rFonts w:hAnsi="宋体" w:cs="宋体" w:hint="eastAsia"/>
        </w:rPr>
        <w:t xml:space="preserve">       for (i=0;i&lt;m;i++)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match[i+1][j+1]=max(max(match[i][j+1],match[i+1][j]),</w:t>
      </w:r>
    </w:p>
    <w:p w:rsidR="005F1F37" w:rsidRPr="00C81BAD" w:rsidRDefault="005F1F37" w:rsidP="005F1F37">
      <w:pPr>
        <w:pStyle w:val="ad"/>
        <w:rPr>
          <w:rFonts w:hAnsi="宋体" w:cs="宋体"/>
        </w:rPr>
      </w:pPr>
      <w:r w:rsidRPr="00C81BAD">
        <w:rPr>
          <w:rFonts w:hAnsi="宋体" w:cs="宋体" w:hint="eastAsia"/>
        </w:rPr>
        <w:t xml:space="preserve">                                            (match[i][j]+_value(a[i],b[i]))*_match(a[i],b[j]));</w:t>
      </w:r>
    </w:p>
    <w:p w:rsidR="005F1F37" w:rsidRPr="00C81BAD" w:rsidRDefault="005F1F37" w:rsidP="005F1F37">
      <w:pPr>
        <w:pStyle w:val="ad"/>
        <w:rPr>
          <w:rFonts w:hAnsi="宋体" w:cs="宋体"/>
        </w:rPr>
      </w:pPr>
      <w:r w:rsidRPr="00C81BAD">
        <w:rPr>
          <w:rFonts w:hAnsi="宋体" w:cs="宋体" w:hint="eastAsia"/>
        </w:rPr>
        <w:lastRenderedPageBreak/>
        <w:t xml:space="preserve">       return match[m][n];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str_match(int m,elem_t* a,int n,elem_t* b,elem_t* ret){</w:t>
      </w:r>
    </w:p>
    <w:p w:rsidR="005F1F37" w:rsidRPr="00C81BAD" w:rsidRDefault="005F1F37" w:rsidP="005F1F37">
      <w:pPr>
        <w:pStyle w:val="ad"/>
        <w:rPr>
          <w:rFonts w:hAnsi="宋体" w:cs="宋体"/>
        </w:rPr>
      </w:pPr>
      <w:r w:rsidRPr="00C81BAD">
        <w:rPr>
          <w:rFonts w:hAnsi="宋体" w:cs="宋体" w:hint="eastAsia"/>
        </w:rPr>
        <w:t xml:space="preserve">       int match[MAXN+1][MAXN+1],last[MAXN+1][MAXN+1],i,j,t;</w:t>
      </w:r>
    </w:p>
    <w:p w:rsidR="005F1F37" w:rsidRPr="00C81BAD" w:rsidRDefault="005F1F37" w:rsidP="005F1F37">
      <w:pPr>
        <w:pStyle w:val="ad"/>
        <w:rPr>
          <w:rFonts w:hAnsi="宋体" w:cs="宋体"/>
        </w:rPr>
      </w:pPr>
      <w:r w:rsidRPr="00C81BAD">
        <w:rPr>
          <w:rFonts w:hAnsi="宋体" w:cs="宋体" w:hint="eastAsia"/>
        </w:rPr>
        <w:t xml:space="preserve">       memset(match,0,sizeof(match));</w:t>
      </w:r>
    </w:p>
    <w:p w:rsidR="005F1F37" w:rsidRPr="00C81BAD" w:rsidRDefault="005F1F37" w:rsidP="005F1F37">
      <w:pPr>
        <w:pStyle w:val="ad"/>
        <w:rPr>
          <w:rFonts w:hAnsi="宋体" w:cs="宋体"/>
        </w:rPr>
      </w:pPr>
      <w:r w:rsidRPr="00C81BAD">
        <w:rPr>
          <w:rFonts w:hAnsi="宋体" w:cs="宋体" w:hint="eastAsia"/>
        </w:rPr>
        <w:t xml:space="preserve">       for (i=0;i&lt;m;i++)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match[i+1][j+1]=(match[i][j+1]&gt;match[i+1][j]?match[i][j+1]:match[i+1][j]);</w:t>
      </w:r>
    </w:p>
    <w:p w:rsidR="005F1F37" w:rsidRPr="00C81BAD" w:rsidRDefault="005F1F37" w:rsidP="005F1F37">
      <w:pPr>
        <w:pStyle w:val="ad"/>
        <w:rPr>
          <w:rFonts w:hAnsi="宋体" w:cs="宋体"/>
        </w:rPr>
      </w:pPr>
      <w:r w:rsidRPr="00C81BAD">
        <w:rPr>
          <w:rFonts w:hAnsi="宋体" w:cs="宋体" w:hint="eastAsia"/>
        </w:rPr>
        <w:t xml:space="preserve">                     last[i+1][j+1]=(match[i][j+1]&gt;match[i+1][j]?3:1);</w:t>
      </w:r>
    </w:p>
    <w:p w:rsidR="005F1F37" w:rsidRPr="00C81BAD" w:rsidRDefault="005F1F37" w:rsidP="005F1F37">
      <w:pPr>
        <w:pStyle w:val="ad"/>
        <w:rPr>
          <w:rFonts w:hAnsi="宋体" w:cs="宋体"/>
        </w:rPr>
      </w:pPr>
      <w:r w:rsidRPr="00C81BAD">
        <w:rPr>
          <w:rFonts w:hAnsi="宋体" w:cs="宋体" w:hint="eastAsia"/>
        </w:rPr>
        <w:t xml:space="preserve">                     if ((t=(match[i][j]+_value(a[i],b[i]))*_match(a[i],b[j]))&gt;match[i+1][j+1])</w:t>
      </w:r>
    </w:p>
    <w:p w:rsidR="005F1F37" w:rsidRPr="00C81BAD" w:rsidRDefault="005F1F37" w:rsidP="005F1F37">
      <w:pPr>
        <w:pStyle w:val="ad"/>
        <w:rPr>
          <w:rFonts w:hAnsi="宋体" w:cs="宋体"/>
        </w:rPr>
      </w:pPr>
      <w:r w:rsidRPr="00C81BAD">
        <w:rPr>
          <w:rFonts w:hAnsi="宋体" w:cs="宋体" w:hint="eastAsia"/>
        </w:rPr>
        <w:t xml:space="preserve">                            match[i+1][j+1]=t,last[i+1][j+1]=2;</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(;match[i][j];i-=(last[t=i][j]&gt;1),j-=(last[t][j]&lt;3))</w:t>
      </w:r>
    </w:p>
    <w:p w:rsidR="005F1F37" w:rsidRPr="00C81BAD" w:rsidRDefault="005F1F37" w:rsidP="005F1F37">
      <w:pPr>
        <w:pStyle w:val="ad"/>
        <w:rPr>
          <w:rFonts w:hAnsi="宋体" w:cs="宋体"/>
        </w:rPr>
      </w:pPr>
      <w:r w:rsidRPr="00C81BAD">
        <w:rPr>
          <w:rFonts w:hAnsi="宋体" w:cs="宋体" w:hint="eastAsia"/>
        </w:rPr>
        <w:t xml:space="preserve">              ret[match[i][j]-1]=(last[i][j]&lt;3?a[i-1]:b[j-1]);</w:t>
      </w:r>
    </w:p>
    <w:p w:rsidR="005F1F37" w:rsidRPr="00C81BAD" w:rsidRDefault="005F1F37" w:rsidP="005F1F37">
      <w:pPr>
        <w:pStyle w:val="ad"/>
        <w:rPr>
          <w:rFonts w:hAnsi="宋体" w:cs="宋体"/>
        </w:rPr>
      </w:pPr>
      <w:r w:rsidRPr="00C81BAD">
        <w:rPr>
          <w:rFonts w:hAnsi="宋体" w:cs="宋体" w:hint="eastAsia"/>
        </w:rPr>
        <w:t xml:space="preserve">       return match[m][n];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13.12 最大子段和</w:t>
      </w:r>
    </w:p>
    <w:p w:rsidR="005F1F37" w:rsidRPr="00C81BAD" w:rsidRDefault="005F1F37" w:rsidP="005F1F37">
      <w:pPr>
        <w:pStyle w:val="ad"/>
        <w:rPr>
          <w:rFonts w:hAnsi="宋体" w:cs="宋体"/>
        </w:rPr>
      </w:pPr>
      <w:r w:rsidRPr="00C81BAD">
        <w:rPr>
          <w:rFonts w:hAnsi="宋体" w:cs="宋体" w:hint="eastAsia"/>
        </w:rPr>
        <w:t>//求最大子段和,复杂度O(n)</w:t>
      </w:r>
    </w:p>
    <w:p w:rsidR="005F1F37" w:rsidRPr="00C81BAD" w:rsidRDefault="005F1F37" w:rsidP="005F1F37">
      <w:pPr>
        <w:pStyle w:val="ad"/>
        <w:rPr>
          <w:rFonts w:hAnsi="宋体" w:cs="宋体"/>
        </w:rPr>
      </w:pPr>
      <w:r w:rsidRPr="00C81BAD">
        <w:rPr>
          <w:rFonts w:hAnsi="宋体" w:cs="宋体" w:hint="eastAsia"/>
        </w:rPr>
        <w:t>//传入串长n和内容list[]</w:t>
      </w:r>
    </w:p>
    <w:p w:rsidR="005F1F37" w:rsidRPr="00C81BAD" w:rsidRDefault="005F1F37" w:rsidP="005F1F37">
      <w:pPr>
        <w:pStyle w:val="ad"/>
        <w:rPr>
          <w:rFonts w:hAnsi="宋体" w:cs="宋体"/>
        </w:rPr>
      </w:pPr>
      <w:r w:rsidRPr="00C81BAD">
        <w:rPr>
          <w:rFonts w:hAnsi="宋体" w:cs="宋体" w:hint="eastAsia"/>
        </w:rPr>
        <w:t>//返回最大子段和,重载返回子段位置(maxsum=list[start]+...+list[end])</w:t>
      </w:r>
    </w:p>
    <w:p w:rsidR="005F1F37" w:rsidRPr="00C81BAD" w:rsidRDefault="005F1F37" w:rsidP="005F1F37">
      <w:pPr>
        <w:pStyle w:val="ad"/>
        <w:rPr>
          <w:rFonts w:hAnsi="宋体" w:cs="宋体"/>
        </w:rPr>
      </w:pPr>
      <w:r w:rsidRPr="00C81BAD">
        <w:rPr>
          <w:rFonts w:hAnsi="宋体" w:cs="宋体" w:hint="eastAsia"/>
        </w:rPr>
        <w:t>//可更改元素类型</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maxsum(int n,elem_t* list){</w:t>
      </w:r>
    </w:p>
    <w:p w:rsidR="005F1F37" w:rsidRPr="00C81BAD" w:rsidRDefault="005F1F37" w:rsidP="005F1F37">
      <w:pPr>
        <w:pStyle w:val="ad"/>
        <w:rPr>
          <w:rFonts w:hAnsi="宋体" w:cs="宋体"/>
        </w:rPr>
      </w:pPr>
      <w:r w:rsidRPr="00C81BAD">
        <w:rPr>
          <w:rFonts w:hAnsi="宋体" w:cs="宋体" w:hint="eastAsia"/>
        </w:rPr>
        <w:t xml:space="preserve">       elem_t ret,sum=0;</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(ret=list[i=0];i&lt;n;i++)</w:t>
      </w:r>
    </w:p>
    <w:p w:rsidR="005F1F37" w:rsidRPr="00C81BAD" w:rsidRDefault="005F1F37" w:rsidP="005F1F37">
      <w:pPr>
        <w:pStyle w:val="ad"/>
        <w:rPr>
          <w:rFonts w:hAnsi="宋体" w:cs="宋体"/>
        </w:rPr>
      </w:pPr>
      <w:r w:rsidRPr="00C81BAD">
        <w:rPr>
          <w:rFonts w:hAnsi="宋体" w:cs="宋体" w:hint="eastAsia"/>
        </w:rPr>
        <w:t xml:space="preserve">              sum=(sum&gt;0?sum:0)+list[i],ret=(sum&gt;ret?sum:ret);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maxsum(int n,elem_t* list,int&amp; start,int&amp; end){</w:t>
      </w:r>
    </w:p>
    <w:p w:rsidR="005F1F37" w:rsidRPr="00C81BAD" w:rsidRDefault="005F1F37" w:rsidP="005F1F37">
      <w:pPr>
        <w:pStyle w:val="ad"/>
        <w:rPr>
          <w:rFonts w:hAnsi="宋体" w:cs="宋体"/>
        </w:rPr>
      </w:pPr>
      <w:r w:rsidRPr="00C81BAD">
        <w:rPr>
          <w:rFonts w:hAnsi="宋体" w:cs="宋体" w:hint="eastAsia"/>
        </w:rPr>
        <w:t xml:space="preserve">       elem_t ret,sum=0;</w:t>
      </w:r>
    </w:p>
    <w:p w:rsidR="005F1F37" w:rsidRPr="00C81BAD" w:rsidRDefault="005F1F37" w:rsidP="005F1F37">
      <w:pPr>
        <w:pStyle w:val="ad"/>
        <w:rPr>
          <w:rFonts w:hAnsi="宋体" w:cs="宋体"/>
        </w:rPr>
      </w:pPr>
      <w:r w:rsidRPr="00C81BAD">
        <w:rPr>
          <w:rFonts w:hAnsi="宋体" w:cs="宋体" w:hint="eastAsia"/>
        </w:rPr>
        <w:t xml:space="preserve">       int s,i;</w:t>
      </w:r>
    </w:p>
    <w:p w:rsidR="005F1F37" w:rsidRPr="00C81BAD" w:rsidRDefault="005F1F37" w:rsidP="005F1F37">
      <w:pPr>
        <w:pStyle w:val="ad"/>
        <w:rPr>
          <w:rFonts w:hAnsi="宋体" w:cs="宋体"/>
        </w:rPr>
      </w:pPr>
      <w:r w:rsidRPr="00C81BAD">
        <w:rPr>
          <w:rFonts w:hAnsi="宋体" w:cs="宋体" w:hint="eastAsia"/>
        </w:rPr>
        <w:t xml:space="preserve">       for (ret=list[start=end=s=i=0];i&lt;n;i++,s=(sum&gt;0?s:i))</w:t>
      </w:r>
    </w:p>
    <w:p w:rsidR="005F1F37" w:rsidRPr="00C81BAD" w:rsidRDefault="005F1F37" w:rsidP="005F1F37">
      <w:pPr>
        <w:pStyle w:val="ad"/>
        <w:rPr>
          <w:rFonts w:hAnsi="宋体" w:cs="宋体"/>
        </w:rPr>
      </w:pPr>
      <w:r w:rsidRPr="00C81BAD">
        <w:rPr>
          <w:rFonts w:hAnsi="宋体" w:cs="宋体" w:hint="eastAsia"/>
        </w:rPr>
        <w:t xml:space="preserve">              if ((sum=(sum&gt;0?sum:0)+list[i])&gt;ret)</w:t>
      </w:r>
    </w:p>
    <w:p w:rsidR="005F1F37" w:rsidRPr="00C81BAD" w:rsidRDefault="005F1F37" w:rsidP="005F1F37">
      <w:pPr>
        <w:pStyle w:val="ad"/>
        <w:rPr>
          <w:rFonts w:hAnsi="宋体" w:cs="宋体"/>
        </w:rPr>
      </w:pPr>
      <w:r w:rsidRPr="00C81BAD">
        <w:rPr>
          <w:rFonts w:hAnsi="宋体" w:cs="宋体" w:hint="eastAsia"/>
        </w:rPr>
        <w:t xml:space="preserve">                     ret=sum,start=s,end=i;</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lastRenderedPageBreak/>
        <w:t>13.13 最大子阵和</w:t>
      </w:r>
    </w:p>
    <w:p w:rsidR="005F1F37" w:rsidRPr="00C81BAD" w:rsidRDefault="005F1F37" w:rsidP="005F1F37">
      <w:pPr>
        <w:pStyle w:val="ad"/>
        <w:rPr>
          <w:rFonts w:hAnsi="宋体" w:cs="宋体"/>
        </w:rPr>
      </w:pPr>
      <w:r w:rsidRPr="00C81BAD">
        <w:rPr>
          <w:rFonts w:hAnsi="宋体" w:cs="宋体" w:hint="eastAsia"/>
        </w:rPr>
        <w:t>//求最大子阵和,复杂度O(n^3)</w:t>
      </w:r>
    </w:p>
    <w:p w:rsidR="005F1F37" w:rsidRPr="00C81BAD" w:rsidRDefault="005F1F37" w:rsidP="005F1F37">
      <w:pPr>
        <w:pStyle w:val="ad"/>
        <w:rPr>
          <w:rFonts w:hAnsi="宋体" w:cs="宋体"/>
        </w:rPr>
      </w:pPr>
      <w:r w:rsidRPr="00C81BAD">
        <w:rPr>
          <w:rFonts w:hAnsi="宋体" w:cs="宋体" w:hint="eastAsia"/>
        </w:rPr>
        <w:t>//传入阵的大小m,n和内容mat[][]</w:t>
      </w:r>
    </w:p>
    <w:p w:rsidR="005F1F37" w:rsidRPr="00C81BAD" w:rsidRDefault="005F1F37" w:rsidP="005F1F37">
      <w:pPr>
        <w:pStyle w:val="ad"/>
        <w:rPr>
          <w:rFonts w:hAnsi="宋体" w:cs="宋体"/>
        </w:rPr>
      </w:pPr>
      <w:r w:rsidRPr="00C81BAD">
        <w:rPr>
          <w:rFonts w:hAnsi="宋体" w:cs="宋体" w:hint="eastAsia"/>
        </w:rPr>
        <w:t>//返回最大子阵和,重载返回子阵位置(maxsum=list[s1][s2]+...+list[e1][e2])</w:t>
      </w:r>
    </w:p>
    <w:p w:rsidR="005F1F37" w:rsidRPr="00C81BAD" w:rsidRDefault="005F1F37" w:rsidP="005F1F37">
      <w:pPr>
        <w:pStyle w:val="ad"/>
        <w:rPr>
          <w:rFonts w:hAnsi="宋体" w:cs="宋体"/>
        </w:rPr>
      </w:pPr>
      <w:r w:rsidRPr="00C81BAD">
        <w:rPr>
          <w:rFonts w:hAnsi="宋体" w:cs="宋体" w:hint="eastAsia"/>
        </w:rPr>
        <w:t>//可更改元素类型</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typedef int elem_t;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maxsum(int m,int n,elem_t mat[][MAXN]){</w:t>
      </w:r>
    </w:p>
    <w:p w:rsidR="005F1F37" w:rsidRPr="00C81BAD" w:rsidRDefault="005F1F37" w:rsidP="005F1F37">
      <w:pPr>
        <w:pStyle w:val="ad"/>
        <w:rPr>
          <w:rFonts w:hAnsi="宋体" w:cs="宋体"/>
        </w:rPr>
      </w:pPr>
      <w:r w:rsidRPr="00C81BAD">
        <w:rPr>
          <w:rFonts w:hAnsi="宋体" w:cs="宋体" w:hint="eastAsia"/>
        </w:rPr>
        <w:t xml:space="preserve">       elem_t matsum[MAXN][MAXN+1],ret,sum;</w:t>
      </w:r>
    </w:p>
    <w:p w:rsidR="005F1F37" w:rsidRPr="00C81BAD" w:rsidRDefault="005F1F37" w:rsidP="005F1F37">
      <w:pPr>
        <w:pStyle w:val="ad"/>
        <w:rPr>
          <w:rFonts w:hAnsi="宋体" w:cs="宋体"/>
        </w:rPr>
      </w:pPr>
      <w:r w:rsidRPr="00C81BAD">
        <w:rPr>
          <w:rFonts w:hAnsi="宋体" w:cs="宋体" w:hint="eastAsia"/>
        </w:rPr>
        <w:t xml:space="preserve">       int i,j,k;</w:t>
      </w:r>
    </w:p>
    <w:p w:rsidR="005F1F37" w:rsidRPr="00C81BAD" w:rsidRDefault="005F1F37" w:rsidP="005F1F37">
      <w:pPr>
        <w:pStyle w:val="ad"/>
        <w:rPr>
          <w:rFonts w:hAnsi="宋体" w:cs="宋体"/>
        </w:rPr>
      </w:pPr>
      <w:r w:rsidRPr="00C81BAD">
        <w:rPr>
          <w:rFonts w:hAnsi="宋体" w:cs="宋体" w:hint="eastAsia"/>
        </w:rPr>
        <w:t xml:space="preserve">       for (i=0;i&lt;m;i++)</w:t>
      </w:r>
    </w:p>
    <w:p w:rsidR="005F1F37" w:rsidRPr="00C81BAD" w:rsidRDefault="005F1F37" w:rsidP="005F1F37">
      <w:pPr>
        <w:pStyle w:val="ad"/>
        <w:rPr>
          <w:rFonts w:hAnsi="宋体" w:cs="宋体"/>
        </w:rPr>
      </w:pPr>
      <w:r w:rsidRPr="00C81BAD">
        <w:rPr>
          <w:rFonts w:hAnsi="宋体" w:cs="宋体" w:hint="eastAsia"/>
        </w:rPr>
        <w:t xml:space="preserve">              for (matsum[i][j=0]=0;j&lt;n;j++)</w:t>
      </w:r>
    </w:p>
    <w:p w:rsidR="005F1F37" w:rsidRPr="00C81BAD" w:rsidRDefault="005F1F37" w:rsidP="005F1F37">
      <w:pPr>
        <w:pStyle w:val="ad"/>
        <w:rPr>
          <w:rFonts w:hAnsi="宋体" w:cs="宋体"/>
        </w:rPr>
      </w:pPr>
      <w:r w:rsidRPr="00C81BAD">
        <w:rPr>
          <w:rFonts w:hAnsi="宋体" w:cs="宋体" w:hint="eastAsia"/>
        </w:rPr>
        <w:t xml:space="preserve">                     matsum[i][j+1]=matsum[i][j]+mat[i][j];</w:t>
      </w:r>
    </w:p>
    <w:p w:rsidR="005F1F37" w:rsidRPr="00C81BAD" w:rsidRDefault="005F1F37" w:rsidP="005F1F37">
      <w:pPr>
        <w:pStyle w:val="ad"/>
        <w:rPr>
          <w:rFonts w:hAnsi="宋体" w:cs="宋体"/>
        </w:rPr>
      </w:pPr>
      <w:r w:rsidRPr="00C81BAD">
        <w:rPr>
          <w:rFonts w:hAnsi="宋体" w:cs="宋体" w:hint="eastAsia"/>
        </w:rPr>
        <w:t xml:space="preserve">       for (ret=mat[0][j=0];j&lt;n;j++)</w:t>
      </w:r>
    </w:p>
    <w:p w:rsidR="005F1F37" w:rsidRPr="00C81BAD" w:rsidRDefault="005F1F37" w:rsidP="005F1F37">
      <w:pPr>
        <w:pStyle w:val="ad"/>
        <w:rPr>
          <w:rFonts w:hAnsi="宋体" w:cs="宋体"/>
        </w:rPr>
      </w:pPr>
      <w:r w:rsidRPr="00C81BAD">
        <w:rPr>
          <w:rFonts w:hAnsi="宋体" w:cs="宋体" w:hint="eastAsia"/>
        </w:rPr>
        <w:t xml:space="preserve">              for (k=j;k&lt;n;k++)</w:t>
      </w:r>
    </w:p>
    <w:p w:rsidR="005F1F37" w:rsidRPr="00C81BAD" w:rsidRDefault="005F1F37" w:rsidP="005F1F37">
      <w:pPr>
        <w:pStyle w:val="ad"/>
        <w:rPr>
          <w:rFonts w:hAnsi="宋体" w:cs="宋体"/>
        </w:rPr>
      </w:pPr>
      <w:r w:rsidRPr="00C81BAD">
        <w:rPr>
          <w:rFonts w:hAnsi="宋体" w:cs="宋体" w:hint="eastAsia"/>
        </w:rPr>
        <w:t xml:space="preserve">                     for (sum=0,i=0;i&lt;m;i++)</w:t>
      </w:r>
    </w:p>
    <w:p w:rsidR="005F1F37" w:rsidRPr="00C81BAD" w:rsidRDefault="005F1F37" w:rsidP="005F1F37">
      <w:pPr>
        <w:pStyle w:val="ad"/>
        <w:rPr>
          <w:rFonts w:hAnsi="宋体" w:cs="宋体"/>
        </w:rPr>
      </w:pPr>
      <w:r w:rsidRPr="00C81BAD">
        <w:rPr>
          <w:rFonts w:hAnsi="宋体" w:cs="宋体" w:hint="eastAsia"/>
        </w:rPr>
        <w:t xml:space="preserve">            sum=(sum&gt;0?sum:0)+matsum[i][k+1]-matsum[i][j],ret=(sum&gt;ret?sum:ret);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elem_t maxsum(int m,int n,elem_t mat[][MAXN],int&amp; s1,int&amp; s2,int&amp; e1,int&amp; e2){</w:t>
      </w:r>
    </w:p>
    <w:p w:rsidR="005F1F37" w:rsidRPr="00C81BAD" w:rsidRDefault="005F1F37" w:rsidP="005F1F37">
      <w:pPr>
        <w:pStyle w:val="ad"/>
        <w:rPr>
          <w:rFonts w:hAnsi="宋体" w:cs="宋体"/>
        </w:rPr>
      </w:pPr>
      <w:r w:rsidRPr="00C81BAD">
        <w:rPr>
          <w:rFonts w:hAnsi="宋体" w:cs="宋体" w:hint="eastAsia"/>
        </w:rPr>
        <w:t xml:space="preserve">       elem_t matsum[MAXN][MAXN+1],ret,sum;</w:t>
      </w:r>
    </w:p>
    <w:p w:rsidR="005F1F37" w:rsidRPr="00C81BAD" w:rsidRDefault="005F1F37" w:rsidP="005F1F37">
      <w:pPr>
        <w:pStyle w:val="ad"/>
        <w:rPr>
          <w:rFonts w:hAnsi="宋体" w:cs="宋体"/>
        </w:rPr>
      </w:pPr>
      <w:r w:rsidRPr="00C81BAD">
        <w:rPr>
          <w:rFonts w:hAnsi="宋体" w:cs="宋体" w:hint="eastAsia"/>
        </w:rPr>
        <w:t xml:space="preserve">       int i,j,k,s;</w:t>
      </w:r>
    </w:p>
    <w:p w:rsidR="005F1F37" w:rsidRPr="00C81BAD" w:rsidRDefault="005F1F37" w:rsidP="005F1F37">
      <w:pPr>
        <w:pStyle w:val="ad"/>
        <w:rPr>
          <w:rFonts w:hAnsi="宋体" w:cs="宋体"/>
        </w:rPr>
      </w:pPr>
      <w:r w:rsidRPr="00C81BAD">
        <w:rPr>
          <w:rFonts w:hAnsi="宋体" w:cs="宋体" w:hint="eastAsia"/>
        </w:rPr>
        <w:t xml:space="preserve">       for (i=0;i&lt;m;i++)</w:t>
      </w:r>
    </w:p>
    <w:p w:rsidR="005F1F37" w:rsidRPr="00C81BAD" w:rsidRDefault="005F1F37" w:rsidP="005F1F37">
      <w:pPr>
        <w:pStyle w:val="ad"/>
        <w:rPr>
          <w:rFonts w:hAnsi="宋体" w:cs="宋体"/>
        </w:rPr>
      </w:pPr>
      <w:r w:rsidRPr="00C81BAD">
        <w:rPr>
          <w:rFonts w:hAnsi="宋体" w:cs="宋体" w:hint="eastAsia"/>
        </w:rPr>
        <w:t xml:space="preserve">              for (matsum[i][j=0]=0;j&lt;n;j++)</w:t>
      </w:r>
    </w:p>
    <w:p w:rsidR="005F1F37" w:rsidRPr="00C81BAD" w:rsidRDefault="005F1F37" w:rsidP="005F1F37">
      <w:pPr>
        <w:pStyle w:val="ad"/>
        <w:rPr>
          <w:rFonts w:hAnsi="宋体" w:cs="宋体"/>
        </w:rPr>
      </w:pPr>
      <w:r w:rsidRPr="00C81BAD">
        <w:rPr>
          <w:rFonts w:hAnsi="宋体" w:cs="宋体" w:hint="eastAsia"/>
        </w:rPr>
        <w:t xml:space="preserve">                     matsum[i][j+1]=matsum[i][j]+mat[i][j];</w:t>
      </w:r>
    </w:p>
    <w:p w:rsidR="005F1F37" w:rsidRPr="00C81BAD" w:rsidRDefault="005F1F37" w:rsidP="005F1F37">
      <w:pPr>
        <w:pStyle w:val="ad"/>
        <w:rPr>
          <w:rFonts w:hAnsi="宋体" w:cs="宋体"/>
        </w:rPr>
      </w:pPr>
      <w:r w:rsidRPr="00C81BAD">
        <w:rPr>
          <w:rFonts w:hAnsi="宋体" w:cs="宋体" w:hint="eastAsia"/>
        </w:rPr>
        <w:t xml:space="preserve">       for (ret=mat[s1=e1=0][s2=e2=j=0];j&lt;n;j++)</w:t>
      </w:r>
    </w:p>
    <w:p w:rsidR="005F1F37" w:rsidRPr="00C81BAD" w:rsidRDefault="005F1F37" w:rsidP="005F1F37">
      <w:pPr>
        <w:pStyle w:val="ad"/>
        <w:rPr>
          <w:rFonts w:hAnsi="宋体" w:cs="宋体"/>
        </w:rPr>
      </w:pPr>
      <w:r w:rsidRPr="00C81BAD">
        <w:rPr>
          <w:rFonts w:hAnsi="宋体" w:cs="宋体" w:hint="eastAsia"/>
        </w:rPr>
        <w:t xml:space="preserve">              for (k=j;k&lt;n;k++)</w:t>
      </w:r>
    </w:p>
    <w:p w:rsidR="005F1F37" w:rsidRPr="00C81BAD" w:rsidRDefault="005F1F37" w:rsidP="005F1F37">
      <w:pPr>
        <w:pStyle w:val="ad"/>
        <w:rPr>
          <w:rFonts w:hAnsi="宋体" w:cs="宋体"/>
        </w:rPr>
      </w:pPr>
      <w:r w:rsidRPr="00C81BAD">
        <w:rPr>
          <w:rFonts w:hAnsi="宋体" w:cs="宋体" w:hint="eastAsia"/>
        </w:rPr>
        <w:t xml:space="preserve">                     for (sum=0,s=i=0;i&lt;m;i++,s=(sum&gt;0?s:i))</w:t>
      </w:r>
    </w:p>
    <w:p w:rsidR="005F1F37" w:rsidRPr="00C81BAD" w:rsidRDefault="005F1F37" w:rsidP="005F1F37">
      <w:pPr>
        <w:pStyle w:val="ad"/>
        <w:rPr>
          <w:rFonts w:hAnsi="宋体" w:cs="宋体"/>
        </w:rPr>
      </w:pPr>
      <w:r w:rsidRPr="00C81BAD">
        <w:rPr>
          <w:rFonts w:hAnsi="宋体" w:cs="宋体" w:hint="eastAsia"/>
        </w:rPr>
        <w:t xml:space="preserve">                            if ((sum=(sum&gt;0?sum:0)+matsum[i][k+1]-matsum[i][j])&gt;ret)</w:t>
      </w:r>
    </w:p>
    <w:p w:rsidR="005F1F37" w:rsidRPr="00C81BAD" w:rsidRDefault="005F1F37" w:rsidP="005F1F37">
      <w:pPr>
        <w:pStyle w:val="ad"/>
        <w:rPr>
          <w:rFonts w:hAnsi="宋体" w:cs="宋体"/>
        </w:rPr>
      </w:pPr>
      <w:r w:rsidRPr="00C81BAD">
        <w:rPr>
          <w:rFonts w:hAnsi="宋体" w:cs="宋体" w:hint="eastAsia"/>
        </w:rPr>
        <w:t xml:space="preserve">                                   ret=sum,s1=s,s2=i,e1=j,e2=k;</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sz w:val="24"/>
          <w:szCs w:val="24"/>
        </w:rPr>
      </w:pPr>
      <w:r w:rsidRPr="00C81BAD">
        <w:rPr>
          <w:rFonts w:hAnsi="宋体" w:cs="宋体" w:hint="eastAsia"/>
          <w:b/>
          <w:sz w:val="24"/>
          <w:szCs w:val="24"/>
        </w:rPr>
        <w:t>14、  其它</w:t>
      </w:r>
    </w:p>
    <w:p w:rsidR="005F1F37" w:rsidRPr="00C81BAD" w:rsidRDefault="005F1F37" w:rsidP="005F1F37">
      <w:pPr>
        <w:pStyle w:val="ad"/>
        <w:rPr>
          <w:rFonts w:hAnsi="宋体" w:cs="宋体"/>
          <w:b/>
        </w:rPr>
      </w:pPr>
      <w:r w:rsidRPr="00C81BAD">
        <w:rPr>
          <w:rFonts w:hAnsi="宋体" w:cs="宋体" w:hint="eastAsia"/>
          <w:b/>
        </w:rPr>
        <w:t>14.1 大数(只能处理正数)</w:t>
      </w:r>
    </w:p>
    <w:p w:rsidR="005F1F37" w:rsidRPr="00C81BAD" w:rsidRDefault="005F1F37" w:rsidP="005F1F37">
      <w:pPr>
        <w:pStyle w:val="ad"/>
        <w:rPr>
          <w:rFonts w:hAnsi="宋体" w:cs="宋体"/>
        </w:rPr>
      </w:pPr>
      <w:r w:rsidRPr="00C81BAD">
        <w:rPr>
          <w:rFonts w:hAnsi="宋体" w:cs="宋体" w:hint="eastAsia"/>
        </w:rPr>
        <w:t>#include &lt;iostream.h&gt;</w:t>
      </w:r>
    </w:p>
    <w:p w:rsidR="005F1F37" w:rsidRPr="00C81BAD" w:rsidRDefault="005F1F37" w:rsidP="005F1F37">
      <w:pPr>
        <w:pStyle w:val="ad"/>
        <w:rPr>
          <w:rFonts w:hAnsi="宋体" w:cs="宋体"/>
        </w:rPr>
      </w:pPr>
      <w:r w:rsidRPr="00C81BAD">
        <w:rPr>
          <w:rFonts w:hAnsi="宋体" w:cs="宋体" w:hint="eastAsia"/>
        </w:rPr>
        <w:t>#include &lt;string.h&gt;</w:t>
      </w:r>
    </w:p>
    <w:p w:rsidR="005F1F37" w:rsidRPr="00C81BAD" w:rsidRDefault="005F1F37" w:rsidP="005F1F37">
      <w:pPr>
        <w:pStyle w:val="ad"/>
        <w:rPr>
          <w:rFonts w:hAnsi="宋体" w:cs="宋体"/>
        </w:rPr>
      </w:pPr>
      <w:r w:rsidRPr="00C81BAD">
        <w:rPr>
          <w:rFonts w:hAnsi="宋体" w:cs="宋体" w:hint="eastAsia"/>
        </w:rPr>
        <w:t>#define DIGIT       4</w:t>
      </w:r>
    </w:p>
    <w:p w:rsidR="005F1F37" w:rsidRPr="00C81BAD" w:rsidRDefault="005F1F37" w:rsidP="005F1F37">
      <w:pPr>
        <w:pStyle w:val="ad"/>
        <w:rPr>
          <w:rFonts w:hAnsi="宋体" w:cs="宋体"/>
        </w:rPr>
      </w:pPr>
      <w:r w:rsidRPr="00C81BAD">
        <w:rPr>
          <w:rFonts w:hAnsi="宋体" w:cs="宋体" w:hint="eastAsia"/>
        </w:rPr>
        <w:t>#define DEPTH      10000</w:t>
      </w:r>
    </w:p>
    <w:p w:rsidR="005F1F37" w:rsidRPr="00C81BAD" w:rsidRDefault="005F1F37" w:rsidP="005F1F37">
      <w:pPr>
        <w:pStyle w:val="ad"/>
        <w:rPr>
          <w:rFonts w:hAnsi="宋体" w:cs="宋体"/>
        </w:rPr>
      </w:pPr>
      <w:r w:rsidRPr="00C81BAD">
        <w:rPr>
          <w:rFonts w:hAnsi="宋体" w:cs="宋体" w:hint="eastAsia"/>
        </w:rPr>
        <w:t>#define MAX     100</w:t>
      </w:r>
    </w:p>
    <w:p w:rsidR="005F1F37" w:rsidRPr="00C81BAD" w:rsidRDefault="005F1F37" w:rsidP="005F1F37">
      <w:pPr>
        <w:pStyle w:val="ad"/>
        <w:rPr>
          <w:rFonts w:hAnsi="宋体" w:cs="宋体"/>
        </w:rPr>
      </w:pPr>
      <w:r w:rsidRPr="00C81BAD">
        <w:rPr>
          <w:rFonts w:hAnsi="宋体" w:cs="宋体" w:hint="eastAsia"/>
        </w:rPr>
        <w:t>typedef int bignum_t[MAX+1];</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int read(bignum_t a,istream&amp; is=cin){</w:t>
      </w:r>
    </w:p>
    <w:p w:rsidR="005F1F37" w:rsidRPr="00C81BAD" w:rsidRDefault="005F1F37" w:rsidP="005F1F37">
      <w:pPr>
        <w:pStyle w:val="ad"/>
        <w:rPr>
          <w:rFonts w:hAnsi="宋体" w:cs="宋体"/>
        </w:rPr>
      </w:pPr>
      <w:r w:rsidRPr="00C81BAD">
        <w:rPr>
          <w:rFonts w:hAnsi="宋体" w:cs="宋体" w:hint="eastAsia"/>
        </w:rPr>
        <w:t xml:space="preserve">       char buf[MAX*DIGIT+1],ch;</w:t>
      </w:r>
    </w:p>
    <w:p w:rsidR="005F1F37" w:rsidRPr="00C81BAD" w:rsidRDefault="005F1F37" w:rsidP="005F1F37">
      <w:pPr>
        <w:pStyle w:val="ad"/>
        <w:rPr>
          <w:rFonts w:hAnsi="宋体" w:cs="宋体"/>
        </w:rPr>
      </w:pPr>
      <w:r w:rsidRPr="00C81BAD">
        <w:rPr>
          <w:rFonts w:hAnsi="宋体" w:cs="宋体" w:hint="eastAsia"/>
        </w:rPr>
        <w:t xml:space="preserve">       int i,j;</w:t>
      </w:r>
    </w:p>
    <w:p w:rsidR="005F1F37" w:rsidRPr="00C81BAD" w:rsidRDefault="005F1F37" w:rsidP="005F1F37">
      <w:pPr>
        <w:pStyle w:val="ad"/>
        <w:rPr>
          <w:rFonts w:hAnsi="宋体" w:cs="宋体"/>
        </w:rPr>
      </w:pPr>
      <w:r w:rsidRPr="00C81BAD">
        <w:rPr>
          <w:rFonts w:hAnsi="宋体" w:cs="宋体" w:hint="eastAsia"/>
        </w:rPr>
        <w:t xml:space="preserve">       memset((void*)a,0,sizeof(bignum_t));</w:t>
      </w:r>
    </w:p>
    <w:p w:rsidR="005F1F37" w:rsidRPr="00C81BAD" w:rsidRDefault="005F1F37" w:rsidP="005F1F37">
      <w:pPr>
        <w:pStyle w:val="ad"/>
        <w:rPr>
          <w:rFonts w:hAnsi="宋体" w:cs="宋体"/>
        </w:rPr>
      </w:pPr>
      <w:r w:rsidRPr="00C81BAD">
        <w:rPr>
          <w:rFonts w:hAnsi="宋体" w:cs="宋体" w:hint="eastAsia"/>
        </w:rPr>
        <w:t xml:space="preserve">       if (!(is&gt;&gt;buf)) return 0;</w:t>
      </w:r>
    </w:p>
    <w:p w:rsidR="005F1F37" w:rsidRPr="00C81BAD" w:rsidRDefault="005F1F37" w:rsidP="005F1F37">
      <w:pPr>
        <w:pStyle w:val="ad"/>
        <w:rPr>
          <w:rFonts w:hAnsi="宋体" w:cs="宋体"/>
        </w:rPr>
      </w:pPr>
      <w:r w:rsidRPr="00C81BAD">
        <w:rPr>
          <w:rFonts w:hAnsi="宋体" w:cs="宋体" w:hint="eastAsia"/>
        </w:rPr>
        <w:t xml:space="preserve">       for (a[0]=strlen(buf),i=a[0]/2-1;i&gt;=0;i--)</w:t>
      </w:r>
    </w:p>
    <w:p w:rsidR="005F1F37" w:rsidRPr="00C81BAD" w:rsidRDefault="005F1F37" w:rsidP="005F1F37">
      <w:pPr>
        <w:pStyle w:val="ad"/>
        <w:rPr>
          <w:rFonts w:hAnsi="宋体" w:cs="宋体"/>
        </w:rPr>
      </w:pPr>
      <w:r w:rsidRPr="00C81BAD">
        <w:rPr>
          <w:rFonts w:hAnsi="宋体" w:cs="宋体" w:hint="eastAsia"/>
        </w:rPr>
        <w:t xml:space="preserve">              ch=buf[i],buf[i]=buf[a[0]-1-i],buf[a[0]-1-i]=ch;</w:t>
      </w:r>
    </w:p>
    <w:p w:rsidR="005F1F37" w:rsidRPr="00C81BAD" w:rsidRDefault="005F1F37" w:rsidP="005F1F37">
      <w:pPr>
        <w:pStyle w:val="ad"/>
        <w:rPr>
          <w:rFonts w:hAnsi="宋体" w:cs="宋体"/>
        </w:rPr>
      </w:pPr>
      <w:r w:rsidRPr="00C81BAD">
        <w:rPr>
          <w:rFonts w:hAnsi="宋体" w:cs="宋体" w:hint="eastAsia"/>
        </w:rPr>
        <w:t xml:space="preserve">       for (a[0]=(a[0]+DIGIT-1)/DIGIT,j=strlen(buf);j&lt;a[0]*DIGIT;buf[j++]='0');</w:t>
      </w:r>
    </w:p>
    <w:p w:rsidR="005F1F37" w:rsidRPr="00C81BAD" w:rsidRDefault="005F1F37" w:rsidP="005F1F37">
      <w:pPr>
        <w:pStyle w:val="ad"/>
        <w:rPr>
          <w:rFonts w:hAnsi="宋体" w:cs="宋体"/>
        </w:rPr>
      </w:pPr>
      <w:r w:rsidRPr="00C81BAD">
        <w:rPr>
          <w:rFonts w:hAnsi="宋体" w:cs="宋体" w:hint="eastAsia"/>
        </w:rPr>
        <w:t xml:space="preserve">       for (i=1;i&lt;=a[0];i++)</w:t>
      </w:r>
    </w:p>
    <w:p w:rsidR="005F1F37" w:rsidRPr="00C81BAD" w:rsidRDefault="005F1F37" w:rsidP="005F1F37">
      <w:pPr>
        <w:pStyle w:val="ad"/>
        <w:rPr>
          <w:rFonts w:hAnsi="宋体" w:cs="宋体"/>
        </w:rPr>
      </w:pPr>
      <w:r w:rsidRPr="00C81BAD">
        <w:rPr>
          <w:rFonts w:hAnsi="宋体" w:cs="宋体" w:hint="eastAsia"/>
        </w:rPr>
        <w:t xml:space="preserve">              for (a[i]=0,j=0;j&lt;DIGIT;j++)</w:t>
      </w:r>
    </w:p>
    <w:p w:rsidR="005F1F37" w:rsidRPr="00C81BAD" w:rsidRDefault="005F1F37" w:rsidP="005F1F37">
      <w:pPr>
        <w:pStyle w:val="ad"/>
        <w:rPr>
          <w:rFonts w:hAnsi="宋体" w:cs="宋体"/>
        </w:rPr>
      </w:pPr>
      <w:r w:rsidRPr="00C81BAD">
        <w:rPr>
          <w:rFonts w:hAnsi="宋体" w:cs="宋体" w:hint="eastAsia"/>
        </w:rPr>
        <w:t xml:space="preserve">                     a[i]=a[i]*10+buf[i*DIGIT-1-j]-'0';</w:t>
      </w:r>
    </w:p>
    <w:p w:rsidR="005F1F37" w:rsidRPr="00C81BAD" w:rsidRDefault="005F1F37" w:rsidP="005F1F37">
      <w:pPr>
        <w:pStyle w:val="ad"/>
        <w:rPr>
          <w:rFonts w:hAnsi="宋体" w:cs="宋体"/>
        </w:rPr>
      </w:pPr>
      <w:r w:rsidRPr="00C81BAD">
        <w:rPr>
          <w:rFonts w:hAnsi="宋体" w:cs="宋体" w:hint="eastAsia"/>
        </w:rPr>
        <w:t xml:space="preserve">       for (;!a[a[0]]&amp;&amp;a[0]&gt;1;a[0]--);</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write(const bignum_t a,ostream&amp; os=cout){</w:t>
      </w:r>
    </w:p>
    <w:p w:rsidR="005F1F37" w:rsidRPr="00C81BAD" w:rsidRDefault="005F1F37" w:rsidP="005F1F37">
      <w:pPr>
        <w:pStyle w:val="ad"/>
        <w:rPr>
          <w:rFonts w:hAnsi="宋体" w:cs="宋体"/>
        </w:rPr>
      </w:pPr>
      <w:r w:rsidRPr="00C81BAD">
        <w:rPr>
          <w:rFonts w:hAnsi="宋体" w:cs="宋体" w:hint="eastAsia"/>
        </w:rPr>
        <w:t xml:space="preserve">       int i,j;</w:t>
      </w:r>
    </w:p>
    <w:p w:rsidR="005F1F37" w:rsidRPr="00C81BAD" w:rsidRDefault="005F1F37" w:rsidP="005F1F37">
      <w:pPr>
        <w:pStyle w:val="ad"/>
        <w:rPr>
          <w:rFonts w:hAnsi="宋体" w:cs="宋体"/>
        </w:rPr>
      </w:pPr>
      <w:r w:rsidRPr="00C81BAD">
        <w:rPr>
          <w:rFonts w:hAnsi="宋体" w:cs="宋体" w:hint="eastAsia"/>
        </w:rPr>
        <w:t xml:space="preserve">       for (os&lt;&lt;a[i=a[0]],i--;i;i--)</w:t>
      </w:r>
    </w:p>
    <w:p w:rsidR="005F1F37" w:rsidRPr="00C81BAD" w:rsidRDefault="005F1F37" w:rsidP="005F1F37">
      <w:pPr>
        <w:pStyle w:val="ad"/>
        <w:rPr>
          <w:rFonts w:hAnsi="宋体" w:cs="宋体"/>
        </w:rPr>
      </w:pPr>
      <w:r w:rsidRPr="00C81BAD">
        <w:rPr>
          <w:rFonts w:hAnsi="宋体" w:cs="宋体" w:hint="eastAsia"/>
        </w:rPr>
        <w:t xml:space="preserve">              for (j=DEPTH/10;j;j/=10)</w:t>
      </w:r>
    </w:p>
    <w:p w:rsidR="005F1F37" w:rsidRPr="00C81BAD" w:rsidRDefault="005F1F37" w:rsidP="005F1F37">
      <w:pPr>
        <w:pStyle w:val="ad"/>
        <w:rPr>
          <w:rFonts w:hAnsi="宋体" w:cs="宋体"/>
        </w:rPr>
      </w:pPr>
      <w:r w:rsidRPr="00C81BAD">
        <w:rPr>
          <w:rFonts w:hAnsi="宋体" w:cs="宋体" w:hint="eastAsia"/>
        </w:rPr>
        <w:t xml:space="preserve">                     os&lt;&lt;a[i]/j%10;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comp(const bignum_t a,const bignum_t b){</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if (a[0]!=b[0])</w:t>
      </w:r>
    </w:p>
    <w:p w:rsidR="005F1F37" w:rsidRPr="00C81BAD" w:rsidRDefault="005F1F37" w:rsidP="005F1F37">
      <w:pPr>
        <w:pStyle w:val="ad"/>
        <w:rPr>
          <w:rFonts w:hAnsi="宋体" w:cs="宋体"/>
        </w:rPr>
      </w:pPr>
      <w:r w:rsidRPr="00C81BAD">
        <w:rPr>
          <w:rFonts w:hAnsi="宋体" w:cs="宋体" w:hint="eastAsia"/>
        </w:rPr>
        <w:t xml:space="preserve">              return a[0]-b[0];</w:t>
      </w:r>
    </w:p>
    <w:p w:rsidR="005F1F37" w:rsidRPr="00C81BAD" w:rsidRDefault="005F1F37" w:rsidP="005F1F37">
      <w:pPr>
        <w:pStyle w:val="ad"/>
        <w:rPr>
          <w:rFonts w:hAnsi="宋体" w:cs="宋体"/>
        </w:rPr>
      </w:pPr>
      <w:r w:rsidRPr="00C81BAD">
        <w:rPr>
          <w:rFonts w:hAnsi="宋体" w:cs="宋体" w:hint="eastAsia"/>
        </w:rPr>
        <w:t xml:space="preserve">       for (i=a[0];i;i--)</w:t>
      </w:r>
    </w:p>
    <w:p w:rsidR="005F1F37" w:rsidRPr="00C81BAD" w:rsidRDefault="005F1F37" w:rsidP="005F1F37">
      <w:pPr>
        <w:pStyle w:val="ad"/>
        <w:rPr>
          <w:rFonts w:hAnsi="宋体" w:cs="宋体"/>
        </w:rPr>
      </w:pPr>
      <w:r w:rsidRPr="00C81BAD">
        <w:rPr>
          <w:rFonts w:hAnsi="宋体" w:cs="宋体" w:hint="eastAsia"/>
        </w:rPr>
        <w:t xml:space="preserve">              if (a[i]!=b[i])</w:t>
      </w:r>
    </w:p>
    <w:p w:rsidR="005F1F37" w:rsidRPr="00C81BAD" w:rsidRDefault="005F1F37" w:rsidP="005F1F37">
      <w:pPr>
        <w:pStyle w:val="ad"/>
        <w:rPr>
          <w:rFonts w:hAnsi="宋体" w:cs="宋体"/>
        </w:rPr>
      </w:pPr>
      <w:r w:rsidRPr="00C81BAD">
        <w:rPr>
          <w:rFonts w:hAnsi="宋体" w:cs="宋体" w:hint="eastAsia"/>
        </w:rPr>
        <w:t xml:space="preserve">                     return a[i]-b[i];</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comp(const bignum_t a,const int b){</w:t>
      </w:r>
    </w:p>
    <w:p w:rsidR="005F1F37" w:rsidRPr="00C81BAD" w:rsidRDefault="005F1F37" w:rsidP="005F1F37">
      <w:pPr>
        <w:pStyle w:val="ad"/>
        <w:rPr>
          <w:rFonts w:hAnsi="宋体" w:cs="宋体"/>
        </w:rPr>
      </w:pPr>
      <w:r w:rsidRPr="00C81BAD">
        <w:rPr>
          <w:rFonts w:hAnsi="宋体" w:cs="宋体" w:hint="eastAsia"/>
        </w:rPr>
        <w:t xml:space="preserve">       int c[12]={1};</w:t>
      </w:r>
    </w:p>
    <w:p w:rsidR="005F1F37" w:rsidRPr="00C81BAD" w:rsidRDefault="005F1F37" w:rsidP="005F1F37">
      <w:pPr>
        <w:pStyle w:val="ad"/>
        <w:rPr>
          <w:rFonts w:hAnsi="宋体" w:cs="宋体"/>
        </w:rPr>
      </w:pPr>
      <w:r w:rsidRPr="00C81BAD">
        <w:rPr>
          <w:rFonts w:hAnsi="宋体" w:cs="宋体" w:hint="eastAsia"/>
        </w:rPr>
        <w:t xml:space="preserve">       for (c[1]=b;c[c[0]]&gt;=DEPTH;c[c[0]+1]=c[c[0]]/DEPTH,c[c[0]]%=DEPTH,c[0]++);</w:t>
      </w:r>
    </w:p>
    <w:p w:rsidR="005F1F37" w:rsidRPr="00C81BAD" w:rsidRDefault="005F1F37" w:rsidP="005F1F37">
      <w:pPr>
        <w:pStyle w:val="ad"/>
        <w:rPr>
          <w:rFonts w:hAnsi="宋体" w:cs="宋体"/>
        </w:rPr>
      </w:pPr>
      <w:r w:rsidRPr="00C81BAD">
        <w:rPr>
          <w:rFonts w:hAnsi="宋体" w:cs="宋体" w:hint="eastAsia"/>
        </w:rPr>
        <w:t xml:space="preserve">       return comp(a,c);</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comp(const bignum_t a,const int c,const int d,const bignum_t b){</w:t>
      </w:r>
    </w:p>
    <w:p w:rsidR="005F1F37" w:rsidRPr="00C81BAD" w:rsidRDefault="005F1F37" w:rsidP="005F1F37">
      <w:pPr>
        <w:pStyle w:val="ad"/>
        <w:rPr>
          <w:rFonts w:hAnsi="宋体" w:cs="宋体"/>
        </w:rPr>
      </w:pPr>
      <w:r w:rsidRPr="00C81BAD">
        <w:rPr>
          <w:rFonts w:hAnsi="宋体" w:cs="宋体" w:hint="eastAsia"/>
        </w:rPr>
        <w:t xml:space="preserve">       int i,t=0,O=-DEPTH*2;</w:t>
      </w:r>
    </w:p>
    <w:p w:rsidR="005F1F37" w:rsidRPr="00C81BAD" w:rsidRDefault="005F1F37" w:rsidP="005F1F37">
      <w:pPr>
        <w:pStyle w:val="ad"/>
        <w:rPr>
          <w:rFonts w:hAnsi="宋体" w:cs="宋体"/>
        </w:rPr>
      </w:pPr>
      <w:r w:rsidRPr="00C81BAD">
        <w:rPr>
          <w:rFonts w:hAnsi="宋体" w:cs="宋体" w:hint="eastAsia"/>
        </w:rPr>
        <w:t xml:space="preserve">       if (b[0]-a[0]&lt;d&amp;&amp;c)</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lastRenderedPageBreak/>
        <w:t xml:space="preserve">       for (i=b[0];i&gt;d;i--){</w:t>
      </w:r>
    </w:p>
    <w:p w:rsidR="005F1F37" w:rsidRPr="00C81BAD" w:rsidRDefault="005F1F37" w:rsidP="005F1F37">
      <w:pPr>
        <w:pStyle w:val="ad"/>
        <w:rPr>
          <w:rFonts w:hAnsi="宋体" w:cs="宋体"/>
        </w:rPr>
      </w:pPr>
      <w:r w:rsidRPr="00C81BAD">
        <w:rPr>
          <w:rFonts w:hAnsi="宋体" w:cs="宋体" w:hint="eastAsia"/>
        </w:rPr>
        <w:t xml:space="preserve">              t=t*DEPTH+a[i-d]*c-b[i];</w:t>
      </w:r>
    </w:p>
    <w:p w:rsidR="005F1F37" w:rsidRPr="00C81BAD" w:rsidRDefault="005F1F37" w:rsidP="005F1F37">
      <w:pPr>
        <w:pStyle w:val="ad"/>
        <w:rPr>
          <w:rFonts w:hAnsi="宋体" w:cs="宋体"/>
        </w:rPr>
      </w:pPr>
      <w:r w:rsidRPr="00C81BAD">
        <w:rPr>
          <w:rFonts w:hAnsi="宋体" w:cs="宋体" w:hint="eastAsia"/>
        </w:rPr>
        <w:t xml:space="preserve">              if (t&gt;0) return 1;</w:t>
      </w:r>
    </w:p>
    <w:p w:rsidR="005F1F37" w:rsidRPr="00C81BAD" w:rsidRDefault="005F1F37" w:rsidP="005F1F37">
      <w:pPr>
        <w:pStyle w:val="ad"/>
        <w:rPr>
          <w:rFonts w:hAnsi="宋体" w:cs="宋体"/>
        </w:rPr>
      </w:pPr>
      <w:r w:rsidRPr="00C81BAD">
        <w:rPr>
          <w:rFonts w:hAnsi="宋体" w:cs="宋体" w:hint="eastAsia"/>
        </w:rPr>
        <w:t xml:space="preserve">              if (t&lt;O) return 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(i=d;i;i--){</w:t>
      </w:r>
    </w:p>
    <w:p w:rsidR="005F1F37" w:rsidRPr="00C81BAD" w:rsidRDefault="005F1F37" w:rsidP="005F1F37">
      <w:pPr>
        <w:pStyle w:val="ad"/>
        <w:rPr>
          <w:rFonts w:hAnsi="宋体" w:cs="宋体"/>
        </w:rPr>
      </w:pPr>
      <w:r w:rsidRPr="00C81BAD">
        <w:rPr>
          <w:rFonts w:hAnsi="宋体" w:cs="宋体" w:hint="eastAsia"/>
        </w:rPr>
        <w:t xml:space="preserve">              t=t*DEPTH-b[i];</w:t>
      </w:r>
    </w:p>
    <w:p w:rsidR="005F1F37" w:rsidRPr="00C81BAD" w:rsidRDefault="005F1F37" w:rsidP="005F1F37">
      <w:pPr>
        <w:pStyle w:val="ad"/>
        <w:rPr>
          <w:rFonts w:hAnsi="宋体" w:cs="宋体"/>
        </w:rPr>
      </w:pPr>
      <w:r w:rsidRPr="00C81BAD">
        <w:rPr>
          <w:rFonts w:hAnsi="宋体" w:cs="宋体" w:hint="eastAsia"/>
        </w:rPr>
        <w:t xml:space="preserve">              if (t&gt;0) return 1;</w:t>
      </w:r>
    </w:p>
    <w:p w:rsidR="005F1F37" w:rsidRPr="00C81BAD" w:rsidRDefault="005F1F37" w:rsidP="005F1F37">
      <w:pPr>
        <w:pStyle w:val="ad"/>
        <w:rPr>
          <w:rFonts w:hAnsi="宋体" w:cs="宋体"/>
        </w:rPr>
      </w:pPr>
      <w:r w:rsidRPr="00C81BAD">
        <w:rPr>
          <w:rFonts w:hAnsi="宋体" w:cs="宋体" w:hint="eastAsia"/>
        </w:rPr>
        <w:t xml:space="preserve">              if (t&lt;O) return 0;</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t&gt;0;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add(bignum_t a,const bignum_t b){</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(i=1;i&lt;=b[0];i++)</w:t>
      </w:r>
    </w:p>
    <w:p w:rsidR="005F1F37" w:rsidRPr="00C81BAD" w:rsidRDefault="005F1F37" w:rsidP="005F1F37">
      <w:pPr>
        <w:pStyle w:val="ad"/>
        <w:rPr>
          <w:rFonts w:hAnsi="宋体" w:cs="宋体"/>
        </w:rPr>
      </w:pPr>
      <w:r w:rsidRPr="00C81BAD">
        <w:rPr>
          <w:rFonts w:hAnsi="宋体" w:cs="宋体" w:hint="eastAsia"/>
        </w:rPr>
        <w:t xml:space="preserve">              if ((a[i]+=b[i])&gt;=DEPTH)</w:t>
      </w:r>
    </w:p>
    <w:p w:rsidR="005F1F37" w:rsidRPr="00C81BAD" w:rsidRDefault="005F1F37" w:rsidP="005F1F37">
      <w:pPr>
        <w:pStyle w:val="ad"/>
        <w:rPr>
          <w:rFonts w:hAnsi="宋体" w:cs="宋体"/>
        </w:rPr>
      </w:pPr>
      <w:r w:rsidRPr="00C81BAD">
        <w:rPr>
          <w:rFonts w:hAnsi="宋体" w:cs="宋体" w:hint="eastAsia"/>
        </w:rPr>
        <w:t xml:space="preserve">                     a[i]-=DEPTH,a[i+1]++;</w:t>
      </w:r>
    </w:p>
    <w:p w:rsidR="005F1F37" w:rsidRPr="00C81BAD" w:rsidRDefault="005F1F37" w:rsidP="005F1F37">
      <w:pPr>
        <w:pStyle w:val="ad"/>
        <w:rPr>
          <w:rFonts w:hAnsi="宋体" w:cs="宋体"/>
        </w:rPr>
      </w:pPr>
      <w:r w:rsidRPr="00C81BAD">
        <w:rPr>
          <w:rFonts w:hAnsi="宋体" w:cs="宋体" w:hint="eastAsia"/>
        </w:rPr>
        <w:t xml:space="preserve">       if (b[0]&gt;=a[0])</w:t>
      </w:r>
    </w:p>
    <w:p w:rsidR="005F1F37" w:rsidRPr="00C81BAD" w:rsidRDefault="005F1F37" w:rsidP="005F1F37">
      <w:pPr>
        <w:pStyle w:val="ad"/>
        <w:rPr>
          <w:rFonts w:hAnsi="宋体" w:cs="宋体"/>
        </w:rPr>
      </w:pPr>
      <w:r w:rsidRPr="00C81BAD">
        <w:rPr>
          <w:rFonts w:hAnsi="宋体" w:cs="宋体" w:hint="eastAsia"/>
        </w:rPr>
        <w:t xml:space="preserve">              a[0]=b[0];</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for (;a[i]&gt;=DEPTH&amp;&amp;i&lt;a[0];a[i]-=DEPTH,i++,a[i]++);</w:t>
      </w:r>
    </w:p>
    <w:p w:rsidR="005F1F37" w:rsidRPr="00C81BAD" w:rsidRDefault="005F1F37" w:rsidP="005F1F37">
      <w:pPr>
        <w:pStyle w:val="ad"/>
        <w:rPr>
          <w:rFonts w:hAnsi="宋体" w:cs="宋体"/>
        </w:rPr>
      </w:pPr>
      <w:r w:rsidRPr="00C81BAD">
        <w:rPr>
          <w:rFonts w:hAnsi="宋体" w:cs="宋体" w:hint="eastAsia"/>
        </w:rPr>
        <w:t xml:space="preserve">       a[0]+=(a[a[0]+1]&gt;0);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add(bignum_t a,const int b){</w:t>
      </w:r>
    </w:p>
    <w:p w:rsidR="005F1F37" w:rsidRPr="00C81BAD" w:rsidRDefault="005F1F37" w:rsidP="005F1F37">
      <w:pPr>
        <w:pStyle w:val="ad"/>
        <w:rPr>
          <w:rFonts w:hAnsi="宋体" w:cs="宋体"/>
        </w:rPr>
      </w:pPr>
      <w:r w:rsidRPr="00C81BAD">
        <w:rPr>
          <w:rFonts w:hAnsi="宋体" w:cs="宋体" w:hint="eastAsia"/>
        </w:rPr>
        <w:t xml:space="preserve">       int i=1;</w:t>
      </w:r>
    </w:p>
    <w:p w:rsidR="005F1F37" w:rsidRPr="00C81BAD" w:rsidRDefault="005F1F37" w:rsidP="005F1F37">
      <w:pPr>
        <w:pStyle w:val="ad"/>
        <w:rPr>
          <w:rFonts w:hAnsi="宋体" w:cs="宋体"/>
        </w:rPr>
      </w:pPr>
      <w:r w:rsidRPr="00C81BAD">
        <w:rPr>
          <w:rFonts w:hAnsi="宋体" w:cs="宋体" w:hint="eastAsia"/>
        </w:rPr>
        <w:t xml:space="preserve">       for (a[1]+=b;a[i]&gt;=DEPTH&amp;&amp;i&lt;a[0];a[i+1]+=a[i]/DEPTH,a[i]%=DEPTH,i++);</w:t>
      </w:r>
    </w:p>
    <w:p w:rsidR="005F1F37" w:rsidRPr="00C81BAD" w:rsidRDefault="005F1F37" w:rsidP="005F1F37">
      <w:pPr>
        <w:pStyle w:val="ad"/>
        <w:rPr>
          <w:rFonts w:hAnsi="宋体" w:cs="宋体"/>
        </w:rPr>
      </w:pPr>
      <w:r w:rsidRPr="00C81BAD">
        <w:rPr>
          <w:rFonts w:hAnsi="宋体" w:cs="宋体" w:hint="eastAsia"/>
        </w:rPr>
        <w:t xml:space="preserve">       for (;a[a[0]]&gt;=DEPTH;a[a[0]+1]=a[a[0]]/DEPTH,a[a[0]]%=DEPTH,a[0]++);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sub(bignum_t a,const bignum_t b){</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(i=1;i&lt;=b[0];i++)</w:t>
      </w:r>
    </w:p>
    <w:p w:rsidR="005F1F37" w:rsidRPr="00C81BAD" w:rsidRDefault="005F1F37" w:rsidP="005F1F37">
      <w:pPr>
        <w:pStyle w:val="ad"/>
        <w:rPr>
          <w:rFonts w:hAnsi="宋体" w:cs="宋体"/>
        </w:rPr>
      </w:pPr>
      <w:r w:rsidRPr="00C81BAD">
        <w:rPr>
          <w:rFonts w:hAnsi="宋体" w:cs="宋体" w:hint="eastAsia"/>
        </w:rPr>
        <w:t xml:space="preserve">              if ((a[i]-=b[i])&lt;0)</w:t>
      </w:r>
    </w:p>
    <w:p w:rsidR="005F1F37" w:rsidRPr="00C81BAD" w:rsidRDefault="005F1F37" w:rsidP="005F1F37">
      <w:pPr>
        <w:pStyle w:val="ad"/>
        <w:rPr>
          <w:rFonts w:hAnsi="宋体" w:cs="宋体"/>
        </w:rPr>
      </w:pPr>
      <w:r w:rsidRPr="00C81BAD">
        <w:rPr>
          <w:rFonts w:hAnsi="宋体" w:cs="宋体" w:hint="eastAsia"/>
        </w:rPr>
        <w:t xml:space="preserve">                     a[i+1]--,a[i]+=DEPTH;</w:t>
      </w:r>
    </w:p>
    <w:p w:rsidR="005F1F37" w:rsidRPr="00C81BAD" w:rsidRDefault="005F1F37" w:rsidP="005F1F37">
      <w:pPr>
        <w:pStyle w:val="ad"/>
        <w:rPr>
          <w:rFonts w:hAnsi="宋体" w:cs="宋体"/>
        </w:rPr>
      </w:pPr>
      <w:r w:rsidRPr="00C81BAD">
        <w:rPr>
          <w:rFonts w:hAnsi="宋体" w:cs="宋体" w:hint="eastAsia"/>
        </w:rPr>
        <w:t xml:space="preserve">       for (;a[i]&lt;0;a[i]+=DEPTH,i++,a[i]--);</w:t>
      </w:r>
    </w:p>
    <w:p w:rsidR="005F1F37" w:rsidRPr="00C81BAD" w:rsidRDefault="005F1F37" w:rsidP="005F1F37">
      <w:pPr>
        <w:pStyle w:val="ad"/>
        <w:rPr>
          <w:rFonts w:hAnsi="宋体" w:cs="宋体"/>
        </w:rPr>
      </w:pPr>
      <w:r w:rsidRPr="00C81BAD">
        <w:rPr>
          <w:rFonts w:hAnsi="宋体" w:cs="宋体" w:hint="eastAsia"/>
        </w:rPr>
        <w:t xml:space="preserve">       for (;!a[a[0]]&amp;&amp;a[0]&gt;1;a[0]--);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sub(bignum_t a,const int b){</w:t>
      </w:r>
    </w:p>
    <w:p w:rsidR="005F1F37" w:rsidRPr="00C81BAD" w:rsidRDefault="005F1F37" w:rsidP="005F1F37">
      <w:pPr>
        <w:pStyle w:val="ad"/>
        <w:rPr>
          <w:rFonts w:hAnsi="宋体" w:cs="宋体"/>
        </w:rPr>
      </w:pPr>
      <w:r w:rsidRPr="00C81BAD">
        <w:rPr>
          <w:rFonts w:hAnsi="宋体" w:cs="宋体" w:hint="eastAsia"/>
        </w:rPr>
        <w:t xml:space="preserve">       int i=1;</w:t>
      </w:r>
    </w:p>
    <w:p w:rsidR="005F1F37" w:rsidRPr="00C81BAD" w:rsidRDefault="005F1F37" w:rsidP="005F1F37">
      <w:pPr>
        <w:pStyle w:val="ad"/>
        <w:rPr>
          <w:rFonts w:hAnsi="宋体" w:cs="宋体"/>
        </w:rPr>
      </w:pPr>
      <w:r w:rsidRPr="00C81BAD">
        <w:rPr>
          <w:rFonts w:hAnsi="宋体" w:cs="宋体" w:hint="eastAsia"/>
        </w:rPr>
        <w:t xml:space="preserve">       for (a[1]-=b;a[i]&lt;0;a[i+1]+=(a[i]-DEPTH+1)/DEPTH,a[i]-=(a[i]-DEPTH+1)/DEPTH*DEPTH,i++);</w:t>
      </w:r>
    </w:p>
    <w:p w:rsidR="005F1F37" w:rsidRPr="00C81BAD" w:rsidRDefault="005F1F37" w:rsidP="005F1F37">
      <w:pPr>
        <w:pStyle w:val="ad"/>
        <w:rPr>
          <w:rFonts w:hAnsi="宋体" w:cs="宋体"/>
        </w:rPr>
      </w:pPr>
      <w:r w:rsidRPr="00C81BAD">
        <w:rPr>
          <w:rFonts w:hAnsi="宋体" w:cs="宋体" w:hint="eastAsia"/>
        </w:rPr>
        <w:lastRenderedPageBreak/>
        <w:t xml:space="preserve">       for (;!a[a[0]]&amp;&amp;a[0]&gt;1;a[0]--);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sub(bignum_t a,const bignum_t b,const int c,const int d){</w:t>
      </w:r>
    </w:p>
    <w:p w:rsidR="005F1F37" w:rsidRPr="00C81BAD" w:rsidRDefault="005F1F37" w:rsidP="005F1F37">
      <w:pPr>
        <w:pStyle w:val="ad"/>
        <w:rPr>
          <w:rFonts w:hAnsi="宋体" w:cs="宋体"/>
        </w:rPr>
      </w:pPr>
      <w:r w:rsidRPr="00C81BAD">
        <w:rPr>
          <w:rFonts w:hAnsi="宋体" w:cs="宋体" w:hint="eastAsia"/>
        </w:rPr>
        <w:t xml:space="preserve">       int i,O=b[0]+d;</w:t>
      </w:r>
    </w:p>
    <w:p w:rsidR="005F1F37" w:rsidRPr="00C81BAD" w:rsidRDefault="005F1F37" w:rsidP="005F1F37">
      <w:pPr>
        <w:pStyle w:val="ad"/>
        <w:rPr>
          <w:rFonts w:hAnsi="宋体" w:cs="宋体"/>
        </w:rPr>
      </w:pPr>
      <w:r w:rsidRPr="00C81BAD">
        <w:rPr>
          <w:rFonts w:hAnsi="宋体" w:cs="宋体" w:hint="eastAsia"/>
        </w:rPr>
        <w:t xml:space="preserve">       for (i=1+d;i&lt;=O;i++)</w:t>
      </w:r>
    </w:p>
    <w:p w:rsidR="005F1F37" w:rsidRPr="00C81BAD" w:rsidRDefault="005F1F37" w:rsidP="005F1F37">
      <w:pPr>
        <w:pStyle w:val="ad"/>
        <w:rPr>
          <w:rFonts w:hAnsi="宋体" w:cs="宋体"/>
        </w:rPr>
      </w:pPr>
      <w:r w:rsidRPr="00C81BAD">
        <w:rPr>
          <w:rFonts w:hAnsi="宋体" w:cs="宋体" w:hint="eastAsia"/>
        </w:rPr>
        <w:t xml:space="preserve">              if ((a[i]-=b[i-d]*c)&lt;0)</w:t>
      </w:r>
    </w:p>
    <w:p w:rsidR="005F1F37" w:rsidRPr="00C81BAD" w:rsidRDefault="005F1F37" w:rsidP="005F1F37">
      <w:pPr>
        <w:pStyle w:val="ad"/>
        <w:rPr>
          <w:rFonts w:hAnsi="宋体" w:cs="宋体"/>
        </w:rPr>
      </w:pPr>
      <w:r w:rsidRPr="00C81BAD">
        <w:rPr>
          <w:rFonts w:hAnsi="宋体" w:cs="宋体" w:hint="eastAsia"/>
        </w:rPr>
        <w:t xml:space="preserve">                     a[i+1]+=(a[i]-DEPTH+1)/DEPTH,a[i]-=(a[i]-DEPTH+1)/DEPTH*DEPTH;</w:t>
      </w:r>
    </w:p>
    <w:p w:rsidR="005F1F37" w:rsidRPr="00C81BAD" w:rsidRDefault="005F1F37" w:rsidP="005F1F37">
      <w:pPr>
        <w:pStyle w:val="ad"/>
        <w:rPr>
          <w:rFonts w:hAnsi="宋体" w:cs="宋体"/>
        </w:rPr>
      </w:pPr>
      <w:r w:rsidRPr="00C81BAD">
        <w:rPr>
          <w:rFonts w:hAnsi="宋体" w:cs="宋体" w:hint="eastAsia"/>
        </w:rPr>
        <w:t xml:space="preserve">       for (;a[i]&lt;0;a[i+1]+=(a[i]-DEPTH+1)/DEPTH,a[i]-=(a[i]-DEPTH+1)/DEPTH*DEPTH,i++);</w:t>
      </w:r>
    </w:p>
    <w:p w:rsidR="005F1F37" w:rsidRPr="00C81BAD" w:rsidRDefault="005F1F37" w:rsidP="005F1F37">
      <w:pPr>
        <w:pStyle w:val="ad"/>
        <w:rPr>
          <w:rFonts w:hAnsi="宋体" w:cs="宋体"/>
        </w:rPr>
      </w:pPr>
      <w:r w:rsidRPr="00C81BAD">
        <w:rPr>
          <w:rFonts w:hAnsi="宋体" w:cs="宋体" w:hint="eastAsia"/>
        </w:rPr>
        <w:t xml:space="preserve">       for (;!a[a[0]]&amp;&amp;a[0]&gt;1;a[0]--);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mul(bignum_t c,const bignum_t a,const bignum_t b){</w:t>
      </w:r>
    </w:p>
    <w:p w:rsidR="005F1F37" w:rsidRPr="00C81BAD" w:rsidRDefault="005F1F37" w:rsidP="005F1F37">
      <w:pPr>
        <w:pStyle w:val="ad"/>
        <w:rPr>
          <w:rFonts w:hAnsi="宋体" w:cs="宋体"/>
        </w:rPr>
      </w:pPr>
      <w:r w:rsidRPr="00C81BAD">
        <w:rPr>
          <w:rFonts w:hAnsi="宋体" w:cs="宋体" w:hint="eastAsia"/>
        </w:rPr>
        <w:t xml:space="preserve">       int i,j;</w:t>
      </w:r>
    </w:p>
    <w:p w:rsidR="005F1F37" w:rsidRPr="00C81BAD" w:rsidRDefault="005F1F37" w:rsidP="005F1F37">
      <w:pPr>
        <w:pStyle w:val="ad"/>
        <w:rPr>
          <w:rFonts w:hAnsi="宋体" w:cs="宋体"/>
        </w:rPr>
      </w:pPr>
      <w:r w:rsidRPr="00C81BAD">
        <w:rPr>
          <w:rFonts w:hAnsi="宋体" w:cs="宋体" w:hint="eastAsia"/>
        </w:rPr>
        <w:t xml:space="preserve">       memset((void*)c,0,sizeof(bignum_t));</w:t>
      </w:r>
    </w:p>
    <w:p w:rsidR="005F1F37" w:rsidRPr="00C81BAD" w:rsidRDefault="005F1F37" w:rsidP="005F1F37">
      <w:pPr>
        <w:pStyle w:val="ad"/>
        <w:rPr>
          <w:rFonts w:hAnsi="宋体" w:cs="宋体"/>
        </w:rPr>
      </w:pPr>
      <w:r w:rsidRPr="00C81BAD">
        <w:rPr>
          <w:rFonts w:hAnsi="宋体" w:cs="宋体" w:hint="eastAsia"/>
        </w:rPr>
        <w:t xml:space="preserve">       for (c[0]=a[0]+b[0]-1,i=1;i&lt;=a[0];i++)</w:t>
      </w:r>
    </w:p>
    <w:p w:rsidR="005F1F37" w:rsidRPr="00C81BAD" w:rsidRDefault="005F1F37" w:rsidP="005F1F37">
      <w:pPr>
        <w:pStyle w:val="ad"/>
        <w:rPr>
          <w:rFonts w:hAnsi="宋体" w:cs="宋体"/>
        </w:rPr>
      </w:pPr>
      <w:r w:rsidRPr="00C81BAD">
        <w:rPr>
          <w:rFonts w:hAnsi="宋体" w:cs="宋体" w:hint="eastAsia"/>
        </w:rPr>
        <w:t xml:space="preserve">              for (j=1;j&lt;=b[0];j++)</w:t>
      </w:r>
    </w:p>
    <w:p w:rsidR="005F1F37" w:rsidRPr="00C81BAD" w:rsidRDefault="005F1F37" w:rsidP="005F1F37">
      <w:pPr>
        <w:pStyle w:val="ad"/>
        <w:rPr>
          <w:rFonts w:hAnsi="宋体" w:cs="宋体"/>
        </w:rPr>
      </w:pPr>
      <w:r w:rsidRPr="00C81BAD">
        <w:rPr>
          <w:rFonts w:hAnsi="宋体" w:cs="宋体" w:hint="eastAsia"/>
        </w:rPr>
        <w:t xml:space="preserve">                     if ((c[i+j-1]+=a[i]*b[j])&gt;=DEPTH)</w:t>
      </w:r>
    </w:p>
    <w:p w:rsidR="005F1F37" w:rsidRPr="00C81BAD" w:rsidRDefault="005F1F37" w:rsidP="005F1F37">
      <w:pPr>
        <w:pStyle w:val="ad"/>
        <w:rPr>
          <w:rFonts w:hAnsi="宋体" w:cs="宋体"/>
        </w:rPr>
      </w:pPr>
      <w:r w:rsidRPr="00C81BAD">
        <w:rPr>
          <w:rFonts w:hAnsi="宋体" w:cs="宋体" w:hint="eastAsia"/>
        </w:rPr>
        <w:t xml:space="preserve">                            c[i+j]+=c[i+j-1]/DEPTH,c[i+j-1]%=DEPTH;</w:t>
      </w:r>
    </w:p>
    <w:p w:rsidR="005F1F37" w:rsidRPr="00C81BAD" w:rsidRDefault="005F1F37" w:rsidP="005F1F37">
      <w:pPr>
        <w:pStyle w:val="ad"/>
        <w:rPr>
          <w:rFonts w:hAnsi="宋体" w:cs="宋体"/>
        </w:rPr>
      </w:pPr>
      <w:r w:rsidRPr="00C81BAD">
        <w:rPr>
          <w:rFonts w:hAnsi="宋体" w:cs="宋体" w:hint="eastAsia"/>
        </w:rPr>
        <w:t xml:space="preserve">       for (c[0]+=(c[c[0]+1]&gt;0);!c[c[0]]&amp;&amp;c[0]&gt;1;c[0]--);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mul(bignum_t a,const int b){</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(a[1]*=b,i=2;i&lt;=a[0];i++){</w:t>
      </w:r>
    </w:p>
    <w:p w:rsidR="005F1F37" w:rsidRPr="00C81BAD" w:rsidRDefault="005F1F37" w:rsidP="005F1F37">
      <w:pPr>
        <w:pStyle w:val="ad"/>
        <w:rPr>
          <w:rFonts w:hAnsi="宋体" w:cs="宋体"/>
        </w:rPr>
      </w:pPr>
      <w:r w:rsidRPr="00C81BAD">
        <w:rPr>
          <w:rFonts w:hAnsi="宋体" w:cs="宋体" w:hint="eastAsia"/>
        </w:rPr>
        <w:t xml:space="preserve">              a[i]*=b;</w:t>
      </w:r>
    </w:p>
    <w:p w:rsidR="005F1F37" w:rsidRPr="00C81BAD" w:rsidRDefault="005F1F37" w:rsidP="005F1F37">
      <w:pPr>
        <w:pStyle w:val="ad"/>
        <w:rPr>
          <w:rFonts w:hAnsi="宋体" w:cs="宋体"/>
        </w:rPr>
      </w:pPr>
      <w:r w:rsidRPr="00C81BAD">
        <w:rPr>
          <w:rFonts w:hAnsi="宋体" w:cs="宋体" w:hint="eastAsia"/>
        </w:rPr>
        <w:t xml:space="preserve">              if (a[i-1]&gt;=DEPTH)</w:t>
      </w:r>
    </w:p>
    <w:p w:rsidR="005F1F37" w:rsidRPr="00C81BAD" w:rsidRDefault="005F1F37" w:rsidP="005F1F37">
      <w:pPr>
        <w:pStyle w:val="ad"/>
        <w:rPr>
          <w:rFonts w:hAnsi="宋体" w:cs="宋体"/>
        </w:rPr>
      </w:pPr>
      <w:r w:rsidRPr="00C81BAD">
        <w:rPr>
          <w:rFonts w:hAnsi="宋体" w:cs="宋体" w:hint="eastAsia"/>
        </w:rPr>
        <w:t xml:space="preserve">                     a[i]+=a[i-1]/DEPTH,a[i-1]%=DEPTH;</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(;a[a[0]]&gt;=DEPTH;a[a[0]+1]=a[a[0]]/DEPTH,a[a[0]]%=DEPTH,a[0]++);</w:t>
      </w:r>
    </w:p>
    <w:p w:rsidR="005F1F37" w:rsidRPr="00C81BAD" w:rsidRDefault="005F1F37" w:rsidP="005F1F37">
      <w:pPr>
        <w:pStyle w:val="ad"/>
        <w:rPr>
          <w:rFonts w:hAnsi="宋体" w:cs="宋体"/>
        </w:rPr>
      </w:pPr>
      <w:r w:rsidRPr="00C81BAD">
        <w:rPr>
          <w:rFonts w:hAnsi="宋体" w:cs="宋体" w:hint="eastAsia"/>
        </w:rPr>
        <w:t xml:space="preserve">       for (;!a[a[0]]&amp;&amp;a[0]&gt;1;a[0]--);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mul(bignum_t b,const bignum_t a,const int c,const int d){</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memset((void*)b,0,sizeof(bignum_t));</w:t>
      </w:r>
    </w:p>
    <w:p w:rsidR="005F1F37" w:rsidRPr="00C81BAD" w:rsidRDefault="005F1F37" w:rsidP="005F1F37">
      <w:pPr>
        <w:pStyle w:val="ad"/>
        <w:rPr>
          <w:rFonts w:hAnsi="宋体" w:cs="宋体"/>
        </w:rPr>
      </w:pPr>
      <w:r w:rsidRPr="00C81BAD">
        <w:rPr>
          <w:rFonts w:hAnsi="宋体" w:cs="宋体" w:hint="eastAsia"/>
        </w:rPr>
        <w:t xml:space="preserve">       for (b[0]=a[0]+d,i=d+1;i&lt;=b[0];i++)</w:t>
      </w:r>
    </w:p>
    <w:p w:rsidR="005F1F37" w:rsidRPr="00C81BAD" w:rsidRDefault="005F1F37" w:rsidP="005F1F37">
      <w:pPr>
        <w:pStyle w:val="ad"/>
        <w:rPr>
          <w:rFonts w:hAnsi="宋体" w:cs="宋体"/>
        </w:rPr>
      </w:pPr>
      <w:r w:rsidRPr="00C81BAD">
        <w:rPr>
          <w:rFonts w:hAnsi="宋体" w:cs="宋体" w:hint="eastAsia"/>
        </w:rPr>
        <w:t xml:space="preserve">              if ((b[i]+=a[i-d]*c)&gt;=DEPTH)</w:t>
      </w:r>
    </w:p>
    <w:p w:rsidR="005F1F37" w:rsidRPr="00C81BAD" w:rsidRDefault="005F1F37" w:rsidP="005F1F37">
      <w:pPr>
        <w:pStyle w:val="ad"/>
        <w:rPr>
          <w:rFonts w:hAnsi="宋体" w:cs="宋体"/>
        </w:rPr>
      </w:pPr>
      <w:r w:rsidRPr="00C81BAD">
        <w:rPr>
          <w:rFonts w:hAnsi="宋体" w:cs="宋体" w:hint="eastAsia"/>
        </w:rPr>
        <w:t xml:space="preserve">                     b[i+1]+=b[i]/DEPTH,b[i]%=DEPTH;</w:t>
      </w:r>
    </w:p>
    <w:p w:rsidR="005F1F37" w:rsidRPr="00C81BAD" w:rsidRDefault="005F1F37" w:rsidP="005F1F37">
      <w:pPr>
        <w:pStyle w:val="ad"/>
        <w:rPr>
          <w:rFonts w:hAnsi="宋体" w:cs="宋体"/>
        </w:rPr>
      </w:pPr>
      <w:r w:rsidRPr="00C81BAD">
        <w:rPr>
          <w:rFonts w:hAnsi="宋体" w:cs="宋体" w:hint="eastAsia"/>
        </w:rPr>
        <w:t xml:space="preserve">       for (;b[b[0]+1];b[0]++,b[b[0]+1]=b[b[0]]/DEPTH,b[b[0]]%=DEPTH);</w:t>
      </w:r>
    </w:p>
    <w:p w:rsidR="005F1F37" w:rsidRPr="00C81BAD" w:rsidRDefault="005F1F37" w:rsidP="005F1F37">
      <w:pPr>
        <w:pStyle w:val="ad"/>
        <w:rPr>
          <w:rFonts w:hAnsi="宋体" w:cs="宋体"/>
        </w:rPr>
      </w:pPr>
      <w:r w:rsidRPr="00C81BAD">
        <w:rPr>
          <w:rFonts w:hAnsi="宋体" w:cs="宋体" w:hint="eastAsia"/>
        </w:rPr>
        <w:t xml:space="preserve">       for (;!b[b[0]]&amp;&amp;b[0]&gt;1;b[0]--);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lastRenderedPageBreak/>
        <w:t xml:space="preserve"> </w:t>
      </w:r>
    </w:p>
    <w:p w:rsidR="005F1F37" w:rsidRPr="00C81BAD" w:rsidRDefault="005F1F37" w:rsidP="005F1F37">
      <w:pPr>
        <w:pStyle w:val="ad"/>
        <w:rPr>
          <w:rFonts w:hAnsi="宋体" w:cs="宋体"/>
        </w:rPr>
      </w:pPr>
      <w:r w:rsidRPr="00C81BAD">
        <w:rPr>
          <w:rFonts w:hAnsi="宋体" w:cs="宋体" w:hint="eastAsia"/>
        </w:rPr>
        <w:t>void div(bignum_t c,bignum_t a,const bignum_t b){</w:t>
      </w:r>
    </w:p>
    <w:p w:rsidR="005F1F37" w:rsidRPr="00C81BAD" w:rsidRDefault="005F1F37" w:rsidP="005F1F37">
      <w:pPr>
        <w:pStyle w:val="ad"/>
        <w:rPr>
          <w:rFonts w:hAnsi="宋体" w:cs="宋体"/>
        </w:rPr>
      </w:pPr>
      <w:r w:rsidRPr="00C81BAD">
        <w:rPr>
          <w:rFonts w:hAnsi="宋体" w:cs="宋体" w:hint="eastAsia"/>
        </w:rPr>
        <w:t xml:space="preserve">       int h,l,m,i;</w:t>
      </w:r>
    </w:p>
    <w:p w:rsidR="005F1F37" w:rsidRPr="00C81BAD" w:rsidRDefault="005F1F37" w:rsidP="005F1F37">
      <w:pPr>
        <w:pStyle w:val="ad"/>
        <w:rPr>
          <w:rFonts w:hAnsi="宋体" w:cs="宋体"/>
        </w:rPr>
      </w:pPr>
      <w:r w:rsidRPr="00C81BAD">
        <w:rPr>
          <w:rFonts w:hAnsi="宋体" w:cs="宋体" w:hint="eastAsia"/>
        </w:rPr>
        <w:t xml:space="preserve">       memset((void*)c,0,sizeof(bignum_t));</w:t>
      </w:r>
    </w:p>
    <w:p w:rsidR="005F1F37" w:rsidRPr="00C81BAD" w:rsidRDefault="005F1F37" w:rsidP="005F1F37">
      <w:pPr>
        <w:pStyle w:val="ad"/>
        <w:rPr>
          <w:rFonts w:hAnsi="宋体" w:cs="宋体"/>
        </w:rPr>
      </w:pPr>
      <w:r w:rsidRPr="00C81BAD">
        <w:rPr>
          <w:rFonts w:hAnsi="宋体" w:cs="宋体" w:hint="eastAsia"/>
        </w:rPr>
        <w:t xml:space="preserve">       c[0]=(b[0]&lt;a[0]+1)?(a[0]-b[0]+2):1;</w:t>
      </w:r>
    </w:p>
    <w:p w:rsidR="005F1F37" w:rsidRPr="00C81BAD" w:rsidRDefault="005F1F37" w:rsidP="005F1F37">
      <w:pPr>
        <w:pStyle w:val="ad"/>
        <w:rPr>
          <w:rFonts w:hAnsi="宋体" w:cs="宋体"/>
        </w:rPr>
      </w:pPr>
      <w:r w:rsidRPr="00C81BAD">
        <w:rPr>
          <w:rFonts w:hAnsi="宋体" w:cs="宋体" w:hint="eastAsia"/>
        </w:rPr>
        <w:t xml:space="preserve">       for (i=c[0];i;sub(a,b,c[i]=m,i-1),i--)</w:t>
      </w:r>
    </w:p>
    <w:p w:rsidR="005F1F37" w:rsidRPr="00C81BAD" w:rsidRDefault="005F1F37" w:rsidP="005F1F37">
      <w:pPr>
        <w:pStyle w:val="ad"/>
        <w:rPr>
          <w:rFonts w:hAnsi="宋体" w:cs="宋体"/>
        </w:rPr>
      </w:pPr>
      <w:r w:rsidRPr="00C81BAD">
        <w:rPr>
          <w:rFonts w:hAnsi="宋体" w:cs="宋体" w:hint="eastAsia"/>
        </w:rPr>
        <w:t xml:space="preserve">              for (h=DEPTH-1,l=0,m=(h+l+1)&gt;&gt;1;h&gt;l;m=(h+l+1)&gt;&gt;1)</w:t>
      </w:r>
    </w:p>
    <w:p w:rsidR="005F1F37" w:rsidRPr="00C81BAD" w:rsidRDefault="005F1F37" w:rsidP="005F1F37">
      <w:pPr>
        <w:pStyle w:val="ad"/>
        <w:rPr>
          <w:rFonts w:hAnsi="宋体" w:cs="宋体"/>
        </w:rPr>
      </w:pPr>
      <w:r w:rsidRPr="00C81BAD">
        <w:rPr>
          <w:rFonts w:hAnsi="宋体" w:cs="宋体" w:hint="eastAsia"/>
        </w:rPr>
        <w:t xml:space="preserve">                     if (comp(b,m,i-1,a)) h=m-1;</w:t>
      </w:r>
    </w:p>
    <w:p w:rsidR="005F1F37" w:rsidRPr="00C81BAD" w:rsidRDefault="005F1F37" w:rsidP="005F1F37">
      <w:pPr>
        <w:pStyle w:val="ad"/>
        <w:rPr>
          <w:rFonts w:hAnsi="宋体" w:cs="宋体"/>
        </w:rPr>
      </w:pPr>
      <w:r w:rsidRPr="00C81BAD">
        <w:rPr>
          <w:rFonts w:hAnsi="宋体" w:cs="宋体" w:hint="eastAsia"/>
        </w:rPr>
        <w:t xml:space="preserve">                     else l=m;</w:t>
      </w:r>
    </w:p>
    <w:p w:rsidR="005F1F37" w:rsidRPr="00C81BAD" w:rsidRDefault="005F1F37" w:rsidP="005F1F37">
      <w:pPr>
        <w:pStyle w:val="ad"/>
        <w:rPr>
          <w:rFonts w:hAnsi="宋体" w:cs="宋体"/>
        </w:rPr>
      </w:pPr>
      <w:r w:rsidRPr="00C81BAD">
        <w:rPr>
          <w:rFonts w:hAnsi="宋体" w:cs="宋体" w:hint="eastAsia"/>
        </w:rPr>
        <w:t xml:space="preserve">       for (;!c[c[0]]&amp;&amp;c[0]&gt;1;c[0]--);</w:t>
      </w:r>
    </w:p>
    <w:p w:rsidR="005F1F37" w:rsidRPr="00C81BAD" w:rsidRDefault="005F1F37" w:rsidP="005F1F37">
      <w:pPr>
        <w:pStyle w:val="ad"/>
        <w:rPr>
          <w:rFonts w:hAnsi="宋体" w:cs="宋体"/>
        </w:rPr>
      </w:pPr>
      <w:r w:rsidRPr="00C81BAD">
        <w:rPr>
          <w:rFonts w:hAnsi="宋体" w:cs="宋体" w:hint="eastAsia"/>
        </w:rPr>
        <w:t xml:space="preserve">       c[0]=c[0]&gt;1?c[0]:1;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div(bignum_t a,const int b,int&amp; c){</w:t>
      </w:r>
    </w:p>
    <w:p w:rsidR="005F1F37" w:rsidRPr="00C81BAD" w:rsidRDefault="005F1F37" w:rsidP="005F1F37">
      <w:pPr>
        <w:pStyle w:val="ad"/>
        <w:rPr>
          <w:rFonts w:hAnsi="宋体" w:cs="宋体"/>
        </w:rPr>
      </w:pPr>
      <w:r w:rsidRPr="00C81BAD">
        <w:rPr>
          <w:rFonts w:hAnsi="宋体" w:cs="宋体" w:hint="eastAsia"/>
        </w:rPr>
        <w:t xml:space="preserve">       int i;</w:t>
      </w:r>
    </w:p>
    <w:p w:rsidR="005F1F37" w:rsidRPr="00C81BAD" w:rsidRDefault="005F1F37" w:rsidP="005F1F37">
      <w:pPr>
        <w:pStyle w:val="ad"/>
        <w:rPr>
          <w:rFonts w:hAnsi="宋体" w:cs="宋体"/>
        </w:rPr>
      </w:pPr>
      <w:r w:rsidRPr="00C81BAD">
        <w:rPr>
          <w:rFonts w:hAnsi="宋体" w:cs="宋体" w:hint="eastAsia"/>
        </w:rPr>
        <w:t xml:space="preserve">       for (c=0,i=a[0];i;c=c*DEPTH+a[i],a[i]=c/b,c%=b,i--);</w:t>
      </w:r>
    </w:p>
    <w:p w:rsidR="005F1F37" w:rsidRPr="00C81BAD" w:rsidRDefault="005F1F37" w:rsidP="005F1F37">
      <w:pPr>
        <w:pStyle w:val="ad"/>
        <w:rPr>
          <w:rFonts w:hAnsi="宋体" w:cs="宋体"/>
        </w:rPr>
      </w:pPr>
      <w:r w:rsidRPr="00C81BAD">
        <w:rPr>
          <w:rFonts w:hAnsi="宋体" w:cs="宋体" w:hint="eastAsia"/>
        </w:rPr>
        <w:t xml:space="preserve">       for (;!a[a[0]]&amp;&amp;a[0]&gt;1;a[0]--);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sqrt(bignum_t b,bignum_t a){</w:t>
      </w:r>
    </w:p>
    <w:p w:rsidR="005F1F37" w:rsidRPr="00C81BAD" w:rsidRDefault="005F1F37" w:rsidP="005F1F37">
      <w:pPr>
        <w:pStyle w:val="ad"/>
        <w:rPr>
          <w:rFonts w:hAnsi="宋体" w:cs="宋体"/>
        </w:rPr>
      </w:pPr>
      <w:r w:rsidRPr="00C81BAD">
        <w:rPr>
          <w:rFonts w:hAnsi="宋体" w:cs="宋体" w:hint="eastAsia"/>
        </w:rPr>
        <w:t xml:space="preserve">       int h,l,m,i;</w:t>
      </w:r>
    </w:p>
    <w:p w:rsidR="005F1F37" w:rsidRPr="00C81BAD" w:rsidRDefault="005F1F37" w:rsidP="005F1F37">
      <w:pPr>
        <w:pStyle w:val="ad"/>
        <w:rPr>
          <w:rFonts w:hAnsi="宋体" w:cs="宋体"/>
        </w:rPr>
      </w:pPr>
      <w:r w:rsidRPr="00C81BAD">
        <w:rPr>
          <w:rFonts w:hAnsi="宋体" w:cs="宋体" w:hint="eastAsia"/>
        </w:rPr>
        <w:t xml:space="preserve">       memset((void*)b,0,sizeof(bignum_t));</w:t>
      </w:r>
    </w:p>
    <w:p w:rsidR="005F1F37" w:rsidRPr="00C81BAD" w:rsidRDefault="005F1F37" w:rsidP="005F1F37">
      <w:pPr>
        <w:pStyle w:val="ad"/>
        <w:rPr>
          <w:rFonts w:hAnsi="宋体" w:cs="宋体"/>
        </w:rPr>
      </w:pPr>
      <w:r w:rsidRPr="00C81BAD">
        <w:rPr>
          <w:rFonts w:hAnsi="宋体" w:cs="宋体" w:hint="eastAsia"/>
        </w:rPr>
        <w:t xml:space="preserve">       for (i=b[0]=(a[0]+1)&gt;&gt;1;i;sub(a,b,m,i-1),b[i]+=m,i--)</w:t>
      </w:r>
    </w:p>
    <w:p w:rsidR="005F1F37" w:rsidRPr="00C81BAD" w:rsidRDefault="005F1F37" w:rsidP="005F1F37">
      <w:pPr>
        <w:pStyle w:val="ad"/>
        <w:rPr>
          <w:rFonts w:hAnsi="宋体" w:cs="宋体"/>
          <w:lang w:val="pt-BR"/>
        </w:rPr>
      </w:pPr>
      <w:r w:rsidRPr="00C81BAD">
        <w:rPr>
          <w:rFonts w:hAnsi="宋体" w:cs="宋体" w:hint="eastAsia"/>
          <w:lang w:val="pt-BR"/>
        </w:rPr>
        <w:t xml:space="preserve">              for (h=DEPTH-1,l=0,b[i]=m=(h+l+1)&gt;&gt;1;h&gt;l;b[i]=m=(h+l+1)&gt;&gt;1)</w:t>
      </w:r>
    </w:p>
    <w:p w:rsidR="005F1F37" w:rsidRPr="00C81BAD" w:rsidRDefault="005F1F37" w:rsidP="005F1F37">
      <w:pPr>
        <w:pStyle w:val="ad"/>
        <w:rPr>
          <w:rFonts w:hAnsi="宋体" w:cs="宋体"/>
        </w:rPr>
      </w:pPr>
      <w:r w:rsidRPr="00C81BAD">
        <w:rPr>
          <w:rFonts w:hAnsi="宋体" w:cs="宋体" w:hint="eastAsia"/>
        </w:rPr>
        <w:t xml:space="preserve">                     if (comp(b,m,i-1,a)) h=m-1;</w:t>
      </w:r>
    </w:p>
    <w:p w:rsidR="005F1F37" w:rsidRPr="00C81BAD" w:rsidRDefault="005F1F37" w:rsidP="005F1F37">
      <w:pPr>
        <w:pStyle w:val="ad"/>
        <w:rPr>
          <w:rFonts w:hAnsi="宋体" w:cs="宋体"/>
        </w:rPr>
      </w:pPr>
      <w:r w:rsidRPr="00C81BAD">
        <w:rPr>
          <w:rFonts w:hAnsi="宋体" w:cs="宋体" w:hint="eastAsia"/>
        </w:rPr>
        <w:t xml:space="preserve">                     else l=m;</w:t>
      </w:r>
    </w:p>
    <w:p w:rsidR="005F1F37" w:rsidRPr="00C81BAD" w:rsidRDefault="005F1F37" w:rsidP="005F1F37">
      <w:pPr>
        <w:pStyle w:val="ad"/>
        <w:rPr>
          <w:rFonts w:hAnsi="宋体" w:cs="宋体"/>
        </w:rPr>
      </w:pPr>
      <w:r w:rsidRPr="00C81BAD">
        <w:rPr>
          <w:rFonts w:hAnsi="宋体" w:cs="宋体" w:hint="eastAsia"/>
        </w:rPr>
        <w:t xml:space="preserve">       for (;!b[b[0]]&amp;&amp;b[0]&gt;1;b[0]--);</w:t>
      </w:r>
    </w:p>
    <w:p w:rsidR="005F1F37" w:rsidRPr="00C81BAD" w:rsidRDefault="005F1F37" w:rsidP="005F1F37">
      <w:pPr>
        <w:pStyle w:val="ad"/>
        <w:rPr>
          <w:rFonts w:hAnsi="宋体" w:cs="宋体"/>
        </w:rPr>
      </w:pPr>
      <w:r w:rsidRPr="00C81BAD">
        <w:rPr>
          <w:rFonts w:hAnsi="宋体" w:cs="宋体" w:hint="eastAsia"/>
        </w:rPr>
        <w:t xml:space="preserve">       for (i=1;i&lt;=b[0];b[i++]&gt;&gt;=1);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length(const bignum_t a){</w:t>
      </w:r>
    </w:p>
    <w:p w:rsidR="005F1F37" w:rsidRPr="00C81BAD" w:rsidRDefault="005F1F37" w:rsidP="005F1F37">
      <w:pPr>
        <w:pStyle w:val="ad"/>
        <w:rPr>
          <w:rFonts w:hAnsi="宋体" w:cs="宋体"/>
        </w:rPr>
      </w:pPr>
      <w:r w:rsidRPr="00C81BAD">
        <w:rPr>
          <w:rFonts w:hAnsi="宋体" w:cs="宋体" w:hint="eastAsia"/>
        </w:rPr>
        <w:t xml:space="preserve">       int t,ret;</w:t>
      </w:r>
    </w:p>
    <w:p w:rsidR="005F1F37" w:rsidRPr="00C81BAD" w:rsidRDefault="005F1F37" w:rsidP="005F1F37">
      <w:pPr>
        <w:pStyle w:val="ad"/>
        <w:rPr>
          <w:rFonts w:hAnsi="宋体" w:cs="宋体"/>
        </w:rPr>
      </w:pPr>
      <w:r w:rsidRPr="00C81BAD">
        <w:rPr>
          <w:rFonts w:hAnsi="宋体" w:cs="宋体" w:hint="eastAsia"/>
        </w:rPr>
        <w:t xml:space="preserve">       for (ret=(a[0]-1)*DIGIT,t=a[a[0]];t;t/=10,ret++);</w:t>
      </w:r>
    </w:p>
    <w:p w:rsidR="005F1F37" w:rsidRPr="00C81BAD" w:rsidRDefault="005F1F37" w:rsidP="005F1F37">
      <w:pPr>
        <w:pStyle w:val="ad"/>
        <w:rPr>
          <w:rFonts w:hAnsi="宋体" w:cs="宋体"/>
        </w:rPr>
      </w:pPr>
      <w:r w:rsidRPr="00C81BAD">
        <w:rPr>
          <w:rFonts w:hAnsi="宋体" w:cs="宋体" w:hint="eastAsia"/>
        </w:rPr>
        <w:t xml:space="preserve">       return ret&gt;0?ret:1;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digit(const bignum_t a,const int b){</w:t>
      </w:r>
    </w:p>
    <w:p w:rsidR="005F1F37" w:rsidRPr="00C81BAD" w:rsidRDefault="005F1F37" w:rsidP="005F1F37">
      <w:pPr>
        <w:pStyle w:val="ad"/>
        <w:rPr>
          <w:rFonts w:hAnsi="宋体" w:cs="宋体"/>
        </w:rPr>
      </w:pPr>
      <w:r w:rsidRPr="00C81BAD">
        <w:rPr>
          <w:rFonts w:hAnsi="宋体" w:cs="宋体" w:hint="eastAsia"/>
        </w:rPr>
        <w:t xml:space="preserve">       int i,ret;</w:t>
      </w:r>
    </w:p>
    <w:p w:rsidR="005F1F37" w:rsidRPr="00C81BAD" w:rsidRDefault="005F1F37" w:rsidP="005F1F37">
      <w:pPr>
        <w:pStyle w:val="ad"/>
        <w:rPr>
          <w:rFonts w:hAnsi="宋体" w:cs="宋体"/>
        </w:rPr>
      </w:pPr>
      <w:r w:rsidRPr="00C81BAD">
        <w:rPr>
          <w:rFonts w:hAnsi="宋体" w:cs="宋体" w:hint="eastAsia"/>
        </w:rPr>
        <w:t xml:space="preserve">       for (ret=a[(b-1)/DIGIT+1],i=(b-1)%DIGIT;i;ret/=10,i--);</w:t>
      </w:r>
    </w:p>
    <w:p w:rsidR="005F1F37" w:rsidRPr="00C81BAD" w:rsidRDefault="005F1F37" w:rsidP="005F1F37">
      <w:pPr>
        <w:pStyle w:val="ad"/>
        <w:rPr>
          <w:rFonts w:hAnsi="宋体" w:cs="宋体"/>
        </w:rPr>
      </w:pPr>
      <w:r w:rsidRPr="00C81BAD">
        <w:rPr>
          <w:rFonts w:hAnsi="宋体" w:cs="宋体" w:hint="eastAsia"/>
        </w:rPr>
        <w:t xml:space="preserve">       return ret%10;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zeronum(const bignum_t a){</w:t>
      </w:r>
    </w:p>
    <w:p w:rsidR="005F1F37" w:rsidRPr="00C81BAD" w:rsidRDefault="005F1F37" w:rsidP="005F1F37">
      <w:pPr>
        <w:pStyle w:val="ad"/>
        <w:rPr>
          <w:rFonts w:hAnsi="宋体" w:cs="宋体"/>
        </w:rPr>
      </w:pPr>
      <w:r w:rsidRPr="00C81BAD">
        <w:rPr>
          <w:rFonts w:hAnsi="宋体" w:cs="宋体" w:hint="eastAsia"/>
        </w:rPr>
        <w:t xml:space="preserve">       int ret,t;</w:t>
      </w:r>
    </w:p>
    <w:p w:rsidR="005F1F37" w:rsidRPr="00C81BAD" w:rsidRDefault="005F1F37" w:rsidP="005F1F37">
      <w:pPr>
        <w:pStyle w:val="ad"/>
        <w:rPr>
          <w:rFonts w:hAnsi="宋体" w:cs="宋体"/>
        </w:rPr>
      </w:pPr>
      <w:r w:rsidRPr="00C81BAD">
        <w:rPr>
          <w:rFonts w:hAnsi="宋体" w:cs="宋体" w:hint="eastAsia"/>
        </w:rPr>
        <w:lastRenderedPageBreak/>
        <w:t xml:space="preserve">       for (ret=0;!a[ret+1];ret++);</w:t>
      </w:r>
    </w:p>
    <w:p w:rsidR="005F1F37" w:rsidRPr="00C81BAD" w:rsidRDefault="005F1F37" w:rsidP="005F1F37">
      <w:pPr>
        <w:pStyle w:val="ad"/>
        <w:rPr>
          <w:rFonts w:hAnsi="宋体" w:cs="宋体"/>
        </w:rPr>
      </w:pPr>
      <w:r w:rsidRPr="00C81BAD">
        <w:rPr>
          <w:rFonts w:hAnsi="宋体" w:cs="宋体" w:hint="eastAsia"/>
        </w:rPr>
        <w:t xml:space="preserve">       for (t=a[ret+1],ret*=DIGIT;!(t%10);t/=10,ret++);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comp(int* a,const int l,const int h,const int d){</w:t>
      </w:r>
    </w:p>
    <w:p w:rsidR="005F1F37" w:rsidRPr="00C81BAD" w:rsidRDefault="005F1F37" w:rsidP="005F1F37">
      <w:pPr>
        <w:pStyle w:val="ad"/>
        <w:rPr>
          <w:rFonts w:hAnsi="宋体" w:cs="宋体"/>
        </w:rPr>
      </w:pPr>
      <w:r w:rsidRPr="00C81BAD">
        <w:rPr>
          <w:rFonts w:hAnsi="宋体" w:cs="宋体" w:hint="eastAsia"/>
        </w:rPr>
        <w:t xml:space="preserve">       int i,j,t;</w:t>
      </w:r>
    </w:p>
    <w:p w:rsidR="005F1F37" w:rsidRPr="00C81BAD" w:rsidRDefault="005F1F37" w:rsidP="005F1F37">
      <w:pPr>
        <w:pStyle w:val="ad"/>
        <w:rPr>
          <w:rFonts w:hAnsi="宋体" w:cs="宋体"/>
        </w:rPr>
      </w:pPr>
      <w:r w:rsidRPr="00C81BAD">
        <w:rPr>
          <w:rFonts w:hAnsi="宋体" w:cs="宋体" w:hint="eastAsia"/>
        </w:rPr>
        <w:t xml:space="preserve">       for (i=l;i&lt;=h;i++)</w:t>
      </w:r>
    </w:p>
    <w:p w:rsidR="005F1F37" w:rsidRPr="00C81BAD" w:rsidRDefault="005F1F37" w:rsidP="005F1F37">
      <w:pPr>
        <w:pStyle w:val="ad"/>
        <w:rPr>
          <w:rFonts w:hAnsi="宋体" w:cs="宋体"/>
        </w:rPr>
      </w:pPr>
      <w:r w:rsidRPr="00C81BAD">
        <w:rPr>
          <w:rFonts w:hAnsi="宋体" w:cs="宋体" w:hint="eastAsia"/>
        </w:rPr>
        <w:t xml:space="preserve">              for (t=i,j=2;t&gt;1;j++)</w:t>
      </w:r>
    </w:p>
    <w:p w:rsidR="005F1F37" w:rsidRPr="00C81BAD" w:rsidRDefault="005F1F37" w:rsidP="005F1F37">
      <w:pPr>
        <w:pStyle w:val="ad"/>
        <w:rPr>
          <w:rFonts w:hAnsi="宋体" w:cs="宋体"/>
        </w:rPr>
      </w:pPr>
      <w:r w:rsidRPr="00C81BAD">
        <w:rPr>
          <w:rFonts w:hAnsi="宋体" w:cs="宋体" w:hint="eastAsia"/>
        </w:rPr>
        <w:t xml:space="preserve">                     while (!(t%j))</w:t>
      </w:r>
    </w:p>
    <w:p w:rsidR="005F1F37" w:rsidRPr="00C81BAD" w:rsidRDefault="005F1F37" w:rsidP="005F1F37">
      <w:pPr>
        <w:pStyle w:val="ad"/>
        <w:rPr>
          <w:rFonts w:hAnsi="宋体" w:cs="宋体"/>
        </w:rPr>
      </w:pPr>
      <w:r w:rsidRPr="00C81BAD">
        <w:rPr>
          <w:rFonts w:hAnsi="宋体" w:cs="宋体" w:hint="eastAsia"/>
        </w:rPr>
        <w:t xml:space="preserve">                            a[j]+=d,t/=j;</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convert(int* a,const int h,bignum_t b){</w:t>
      </w:r>
    </w:p>
    <w:p w:rsidR="005F1F37" w:rsidRPr="00C81BAD" w:rsidRDefault="005F1F37" w:rsidP="005F1F37">
      <w:pPr>
        <w:pStyle w:val="ad"/>
        <w:rPr>
          <w:rFonts w:hAnsi="宋体" w:cs="宋体"/>
        </w:rPr>
      </w:pPr>
      <w:r w:rsidRPr="00C81BAD">
        <w:rPr>
          <w:rFonts w:hAnsi="宋体" w:cs="宋体" w:hint="eastAsia"/>
        </w:rPr>
        <w:t xml:space="preserve">       int i,j,t=1;</w:t>
      </w:r>
    </w:p>
    <w:p w:rsidR="005F1F37" w:rsidRPr="00C81BAD" w:rsidRDefault="005F1F37" w:rsidP="005F1F37">
      <w:pPr>
        <w:pStyle w:val="ad"/>
        <w:rPr>
          <w:rFonts w:hAnsi="宋体" w:cs="宋体"/>
        </w:rPr>
      </w:pPr>
      <w:r w:rsidRPr="00C81BAD">
        <w:rPr>
          <w:rFonts w:hAnsi="宋体" w:cs="宋体" w:hint="eastAsia"/>
        </w:rPr>
        <w:t xml:space="preserve">       memset(b,0,sizeof(bignum_t));</w:t>
      </w:r>
    </w:p>
    <w:p w:rsidR="005F1F37" w:rsidRPr="00C81BAD" w:rsidRDefault="005F1F37" w:rsidP="005F1F37">
      <w:pPr>
        <w:pStyle w:val="ad"/>
        <w:rPr>
          <w:rFonts w:hAnsi="宋体" w:cs="宋体"/>
        </w:rPr>
      </w:pPr>
      <w:r w:rsidRPr="00C81BAD">
        <w:rPr>
          <w:rFonts w:hAnsi="宋体" w:cs="宋体" w:hint="eastAsia"/>
        </w:rPr>
        <w:t xml:space="preserve">       for (b[0]=b[1]=1,i=2;i&lt;=h;i++)</w:t>
      </w:r>
    </w:p>
    <w:p w:rsidR="005F1F37" w:rsidRPr="00C81BAD" w:rsidRDefault="005F1F37" w:rsidP="005F1F37">
      <w:pPr>
        <w:pStyle w:val="ad"/>
        <w:rPr>
          <w:rFonts w:hAnsi="宋体" w:cs="宋体"/>
        </w:rPr>
      </w:pPr>
      <w:r w:rsidRPr="00C81BAD">
        <w:rPr>
          <w:rFonts w:hAnsi="宋体" w:cs="宋体" w:hint="eastAsia"/>
        </w:rPr>
        <w:t xml:space="preserve">              if (a[i])</w:t>
      </w:r>
    </w:p>
    <w:p w:rsidR="005F1F37" w:rsidRPr="00C81BAD" w:rsidRDefault="005F1F37" w:rsidP="005F1F37">
      <w:pPr>
        <w:pStyle w:val="ad"/>
        <w:rPr>
          <w:rFonts w:hAnsi="宋体" w:cs="宋体"/>
        </w:rPr>
      </w:pPr>
      <w:r w:rsidRPr="00C81BAD">
        <w:rPr>
          <w:rFonts w:hAnsi="宋体" w:cs="宋体" w:hint="eastAsia"/>
        </w:rPr>
        <w:t xml:space="preserve">                     for (j=a[i];j;t*=i,j--)</w:t>
      </w:r>
    </w:p>
    <w:p w:rsidR="005F1F37" w:rsidRPr="00C81BAD" w:rsidRDefault="005F1F37" w:rsidP="005F1F37">
      <w:pPr>
        <w:pStyle w:val="ad"/>
        <w:rPr>
          <w:rFonts w:hAnsi="宋体" w:cs="宋体"/>
        </w:rPr>
      </w:pPr>
      <w:r w:rsidRPr="00C81BAD">
        <w:rPr>
          <w:rFonts w:hAnsi="宋体" w:cs="宋体" w:hint="eastAsia"/>
        </w:rPr>
        <w:t xml:space="preserve">                            if (t*i&gt;DEPTH)</w:t>
      </w:r>
    </w:p>
    <w:p w:rsidR="005F1F37" w:rsidRPr="00C81BAD" w:rsidRDefault="005F1F37" w:rsidP="005F1F37">
      <w:pPr>
        <w:pStyle w:val="ad"/>
        <w:rPr>
          <w:rFonts w:hAnsi="宋体" w:cs="宋体"/>
        </w:rPr>
      </w:pPr>
      <w:r w:rsidRPr="00C81BAD">
        <w:rPr>
          <w:rFonts w:hAnsi="宋体" w:cs="宋体" w:hint="eastAsia"/>
        </w:rPr>
        <w:t xml:space="preserve">                                   mul(b,t),t=1;</w:t>
      </w:r>
    </w:p>
    <w:p w:rsidR="005F1F37" w:rsidRPr="00C81BAD" w:rsidRDefault="005F1F37" w:rsidP="005F1F37">
      <w:pPr>
        <w:pStyle w:val="ad"/>
        <w:rPr>
          <w:rFonts w:hAnsi="宋体" w:cs="宋体"/>
        </w:rPr>
      </w:pPr>
      <w:r w:rsidRPr="00C81BAD">
        <w:rPr>
          <w:rFonts w:hAnsi="宋体" w:cs="宋体" w:hint="eastAsia"/>
        </w:rPr>
        <w:t xml:space="preserve">       mul(b,t);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combination(bignum_t a,int m,int n){</w:t>
      </w:r>
    </w:p>
    <w:p w:rsidR="005F1F37" w:rsidRPr="00C81BAD" w:rsidRDefault="005F1F37" w:rsidP="005F1F37">
      <w:pPr>
        <w:pStyle w:val="ad"/>
        <w:rPr>
          <w:rFonts w:hAnsi="宋体" w:cs="宋体"/>
        </w:rPr>
      </w:pPr>
      <w:r w:rsidRPr="00C81BAD">
        <w:rPr>
          <w:rFonts w:hAnsi="宋体" w:cs="宋体" w:hint="eastAsia"/>
        </w:rPr>
        <w:t xml:space="preserve">       int* t=new int[m+1];</w:t>
      </w:r>
    </w:p>
    <w:p w:rsidR="005F1F37" w:rsidRPr="00C81BAD" w:rsidRDefault="005F1F37" w:rsidP="005F1F37">
      <w:pPr>
        <w:pStyle w:val="ad"/>
        <w:rPr>
          <w:rFonts w:hAnsi="宋体" w:cs="宋体"/>
        </w:rPr>
      </w:pPr>
      <w:r w:rsidRPr="00C81BAD">
        <w:rPr>
          <w:rFonts w:hAnsi="宋体" w:cs="宋体" w:hint="eastAsia"/>
        </w:rPr>
        <w:t xml:space="preserve">       memset((void*)t,0,sizeof(int)*(m+1));</w:t>
      </w:r>
    </w:p>
    <w:p w:rsidR="005F1F37" w:rsidRPr="00C81BAD" w:rsidRDefault="005F1F37" w:rsidP="005F1F37">
      <w:pPr>
        <w:pStyle w:val="ad"/>
        <w:rPr>
          <w:rFonts w:hAnsi="宋体" w:cs="宋体"/>
          <w:lang w:val="pt-BR"/>
        </w:rPr>
      </w:pPr>
      <w:r w:rsidRPr="00C81BAD">
        <w:rPr>
          <w:rFonts w:hAnsi="宋体" w:cs="宋体" w:hint="eastAsia"/>
          <w:lang w:val="pt-BR"/>
        </w:rPr>
        <w:t xml:space="preserve">       comp(t,n+1,m,1);</w:t>
      </w:r>
    </w:p>
    <w:p w:rsidR="005F1F37" w:rsidRPr="00C81BAD" w:rsidRDefault="005F1F37" w:rsidP="005F1F37">
      <w:pPr>
        <w:pStyle w:val="ad"/>
        <w:rPr>
          <w:rFonts w:hAnsi="宋体" w:cs="宋体"/>
          <w:lang w:val="pt-BR"/>
        </w:rPr>
      </w:pPr>
      <w:r w:rsidRPr="00C81BAD">
        <w:rPr>
          <w:rFonts w:hAnsi="宋体" w:cs="宋体" w:hint="eastAsia"/>
          <w:lang w:val="pt-BR"/>
        </w:rPr>
        <w:t xml:space="preserve">       comp(t,2,m-n,-1);</w:t>
      </w:r>
    </w:p>
    <w:p w:rsidR="005F1F37" w:rsidRPr="00C81BAD" w:rsidRDefault="005F1F37" w:rsidP="005F1F37">
      <w:pPr>
        <w:pStyle w:val="ad"/>
        <w:rPr>
          <w:rFonts w:hAnsi="宋体" w:cs="宋体"/>
        </w:rPr>
      </w:pPr>
      <w:r w:rsidRPr="00C81BAD">
        <w:rPr>
          <w:rFonts w:hAnsi="宋体" w:cs="宋体" w:hint="eastAsia"/>
        </w:rPr>
        <w:t xml:space="preserve">       convert(t,m,a);</w:t>
      </w:r>
    </w:p>
    <w:p w:rsidR="005F1F37" w:rsidRPr="00C81BAD" w:rsidRDefault="005F1F37" w:rsidP="005F1F37">
      <w:pPr>
        <w:pStyle w:val="ad"/>
        <w:rPr>
          <w:rFonts w:hAnsi="宋体" w:cs="宋体"/>
        </w:rPr>
      </w:pPr>
      <w:r w:rsidRPr="00C81BAD">
        <w:rPr>
          <w:rFonts w:hAnsi="宋体" w:cs="宋体" w:hint="eastAsia"/>
        </w:rPr>
        <w:t xml:space="preserve">       delete []t;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permutation(bignum_t a,int m,int n){</w:t>
      </w:r>
    </w:p>
    <w:p w:rsidR="005F1F37" w:rsidRPr="00C81BAD" w:rsidRDefault="005F1F37" w:rsidP="005F1F37">
      <w:pPr>
        <w:pStyle w:val="ad"/>
        <w:rPr>
          <w:rFonts w:hAnsi="宋体" w:cs="宋体"/>
        </w:rPr>
      </w:pPr>
      <w:r w:rsidRPr="00C81BAD">
        <w:rPr>
          <w:rFonts w:hAnsi="宋体" w:cs="宋体" w:hint="eastAsia"/>
        </w:rPr>
        <w:t xml:space="preserve">       int i,t=1;</w:t>
      </w:r>
    </w:p>
    <w:p w:rsidR="005F1F37" w:rsidRPr="00C81BAD" w:rsidRDefault="005F1F37" w:rsidP="005F1F37">
      <w:pPr>
        <w:pStyle w:val="ad"/>
        <w:rPr>
          <w:rFonts w:hAnsi="宋体" w:cs="宋体"/>
        </w:rPr>
      </w:pPr>
      <w:r w:rsidRPr="00C81BAD">
        <w:rPr>
          <w:rFonts w:hAnsi="宋体" w:cs="宋体" w:hint="eastAsia"/>
        </w:rPr>
        <w:t xml:space="preserve">       memset(a,0,sizeof(bignum_t));</w:t>
      </w:r>
    </w:p>
    <w:p w:rsidR="005F1F37" w:rsidRPr="00C81BAD" w:rsidRDefault="005F1F37" w:rsidP="005F1F37">
      <w:pPr>
        <w:pStyle w:val="ad"/>
        <w:rPr>
          <w:rFonts w:hAnsi="宋体" w:cs="宋体"/>
        </w:rPr>
      </w:pPr>
      <w:r w:rsidRPr="00C81BAD">
        <w:rPr>
          <w:rFonts w:hAnsi="宋体" w:cs="宋体" w:hint="eastAsia"/>
        </w:rPr>
        <w:t xml:space="preserve">       a[0]=a[1]=1;</w:t>
      </w:r>
    </w:p>
    <w:p w:rsidR="005F1F37" w:rsidRPr="00C81BAD" w:rsidRDefault="005F1F37" w:rsidP="005F1F37">
      <w:pPr>
        <w:pStyle w:val="ad"/>
        <w:rPr>
          <w:rFonts w:hAnsi="宋体" w:cs="宋体"/>
        </w:rPr>
      </w:pPr>
      <w:r w:rsidRPr="00C81BAD">
        <w:rPr>
          <w:rFonts w:hAnsi="宋体" w:cs="宋体" w:hint="eastAsia"/>
        </w:rPr>
        <w:t xml:space="preserve">       for (i=m-n+1;i&lt;=m;t*=i++)</w:t>
      </w:r>
    </w:p>
    <w:p w:rsidR="005F1F37" w:rsidRPr="00C81BAD" w:rsidRDefault="005F1F37" w:rsidP="005F1F37">
      <w:pPr>
        <w:pStyle w:val="ad"/>
        <w:rPr>
          <w:rFonts w:hAnsi="宋体" w:cs="宋体"/>
        </w:rPr>
      </w:pPr>
      <w:r w:rsidRPr="00C81BAD">
        <w:rPr>
          <w:rFonts w:hAnsi="宋体" w:cs="宋体" w:hint="eastAsia"/>
        </w:rPr>
        <w:t xml:space="preserve">              if (t*i&gt;DEPTH)</w:t>
      </w:r>
    </w:p>
    <w:p w:rsidR="005F1F37" w:rsidRPr="00C81BAD" w:rsidRDefault="005F1F37" w:rsidP="005F1F37">
      <w:pPr>
        <w:pStyle w:val="ad"/>
        <w:rPr>
          <w:rFonts w:hAnsi="宋体" w:cs="宋体"/>
        </w:rPr>
      </w:pPr>
      <w:r w:rsidRPr="00C81BAD">
        <w:rPr>
          <w:rFonts w:hAnsi="宋体" w:cs="宋体" w:hint="eastAsia"/>
        </w:rPr>
        <w:t xml:space="preserve">                     mul(a,t),t=1;</w:t>
      </w:r>
    </w:p>
    <w:p w:rsidR="005F1F37" w:rsidRPr="00C81BAD" w:rsidRDefault="005F1F37" w:rsidP="005F1F37">
      <w:pPr>
        <w:pStyle w:val="ad"/>
        <w:rPr>
          <w:rFonts w:hAnsi="宋体" w:cs="宋体"/>
        </w:rPr>
      </w:pPr>
      <w:r w:rsidRPr="00C81BAD">
        <w:rPr>
          <w:rFonts w:hAnsi="宋体" w:cs="宋体" w:hint="eastAsia"/>
        </w:rPr>
        <w:t xml:space="preserve">       mul(a,t);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#define SGN(x) ((x)&gt;0?1:((x)&lt;0?-1:0))</w:t>
      </w:r>
    </w:p>
    <w:p w:rsidR="005F1F37" w:rsidRPr="00C81BAD" w:rsidRDefault="005F1F37" w:rsidP="005F1F37">
      <w:pPr>
        <w:pStyle w:val="ad"/>
        <w:rPr>
          <w:rFonts w:hAnsi="宋体" w:cs="宋体"/>
        </w:rPr>
      </w:pPr>
      <w:r w:rsidRPr="00C81BAD">
        <w:rPr>
          <w:rFonts w:hAnsi="宋体" w:cs="宋体" w:hint="eastAsia"/>
        </w:rPr>
        <w:lastRenderedPageBreak/>
        <w:t>#define ABS(x) ((x)&gt;0?(x):-(x))</w:t>
      </w:r>
    </w:p>
    <w:p w:rsidR="005F1F37" w:rsidRPr="00C81BAD" w:rsidRDefault="005F1F37" w:rsidP="005F1F37">
      <w:pPr>
        <w:pStyle w:val="ad"/>
        <w:rPr>
          <w:rFonts w:hAnsi="宋体" w:cs="宋体"/>
        </w:rPr>
      </w:pPr>
      <w:r w:rsidRPr="00C81BAD">
        <w:rPr>
          <w:rFonts w:hAnsi="宋体" w:cs="宋体" w:hint="eastAsia"/>
        </w:rPr>
        <w:t>int read(bignum_t a,int &amp;sgn,istream&amp; is=cin){</w:t>
      </w:r>
    </w:p>
    <w:p w:rsidR="005F1F37" w:rsidRPr="00C81BAD" w:rsidRDefault="005F1F37" w:rsidP="005F1F37">
      <w:pPr>
        <w:pStyle w:val="ad"/>
        <w:rPr>
          <w:rFonts w:hAnsi="宋体" w:cs="宋体"/>
        </w:rPr>
      </w:pPr>
      <w:r w:rsidRPr="00C81BAD">
        <w:rPr>
          <w:rFonts w:hAnsi="宋体" w:cs="宋体" w:hint="eastAsia"/>
        </w:rPr>
        <w:t xml:space="preserve">       char str[MAX*DIGIT+2],ch,*buf;</w:t>
      </w:r>
    </w:p>
    <w:p w:rsidR="005F1F37" w:rsidRPr="00C81BAD" w:rsidRDefault="005F1F37" w:rsidP="005F1F37">
      <w:pPr>
        <w:pStyle w:val="ad"/>
        <w:rPr>
          <w:rFonts w:hAnsi="宋体" w:cs="宋体"/>
        </w:rPr>
      </w:pPr>
      <w:r w:rsidRPr="00C81BAD">
        <w:rPr>
          <w:rFonts w:hAnsi="宋体" w:cs="宋体" w:hint="eastAsia"/>
        </w:rPr>
        <w:t xml:space="preserve">       int i,j;</w:t>
      </w:r>
    </w:p>
    <w:p w:rsidR="005F1F37" w:rsidRPr="00C81BAD" w:rsidRDefault="005F1F37" w:rsidP="005F1F37">
      <w:pPr>
        <w:pStyle w:val="ad"/>
        <w:rPr>
          <w:rFonts w:hAnsi="宋体" w:cs="宋体"/>
        </w:rPr>
      </w:pPr>
      <w:r w:rsidRPr="00C81BAD">
        <w:rPr>
          <w:rFonts w:hAnsi="宋体" w:cs="宋体" w:hint="eastAsia"/>
        </w:rPr>
        <w:t xml:space="preserve">       memset((void*)a,0,sizeof(bignum_t));</w:t>
      </w:r>
    </w:p>
    <w:p w:rsidR="005F1F37" w:rsidRPr="00C81BAD" w:rsidRDefault="005F1F37" w:rsidP="005F1F37">
      <w:pPr>
        <w:pStyle w:val="ad"/>
        <w:rPr>
          <w:rFonts w:hAnsi="宋体" w:cs="宋体"/>
        </w:rPr>
      </w:pPr>
      <w:r w:rsidRPr="00C81BAD">
        <w:rPr>
          <w:rFonts w:hAnsi="宋体" w:cs="宋体" w:hint="eastAsia"/>
        </w:rPr>
        <w:t xml:space="preserve">       if (!(is&gt;&gt;str)) return 0;</w:t>
      </w:r>
    </w:p>
    <w:p w:rsidR="005F1F37" w:rsidRPr="00C81BAD" w:rsidRDefault="005F1F37" w:rsidP="005F1F37">
      <w:pPr>
        <w:pStyle w:val="ad"/>
        <w:rPr>
          <w:rFonts w:hAnsi="宋体" w:cs="宋体"/>
        </w:rPr>
      </w:pPr>
      <w:r w:rsidRPr="00C81BAD">
        <w:rPr>
          <w:rFonts w:hAnsi="宋体" w:cs="宋体" w:hint="eastAsia"/>
        </w:rPr>
        <w:t xml:space="preserve">       buf=str,sgn=1;</w:t>
      </w:r>
    </w:p>
    <w:p w:rsidR="005F1F37" w:rsidRPr="00C81BAD" w:rsidRDefault="005F1F37" w:rsidP="005F1F37">
      <w:pPr>
        <w:pStyle w:val="ad"/>
        <w:rPr>
          <w:rFonts w:hAnsi="宋体" w:cs="宋体"/>
        </w:rPr>
      </w:pPr>
      <w:r w:rsidRPr="00C81BAD">
        <w:rPr>
          <w:rFonts w:hAnsi="宋体" w:cs="宋体" w:hint="eastAsia"/>
        </w:rPr>
        <w:t xml:space="preserve">       if (*buf=='-') sgn=-1,buf++;</w:t>
      </w:r>
    </w:p>
    <w:p w:rsidR="005F1F37" w:rsidRPr="00C81BAD" w:rsidRDefault="005F1F37" w:rsidP="005F1F37">
      <w:pPr>
        <w:pStyle w:val="ad"/>
        <w:rPr>
          <w:rFonts w:hAnsi="宋体" w:cs="宋体"/>
        </w:rPr>
      </w:pPr>
      <w:r w:rsidRPr="00C81BAD">
        <w:rPr>
          <w:rFonts w:hAnsi="宋体" w:cs="宋体" w:hint="eastAsia"/>
        </w:rPr>
        <w:t xml:space="preserve">       for (a[0]=strlen(buf),i=a[0]/2-1;i&gt;=0;i--)</w:t>
      </w:r>
    </w:p>
    <w:p w:rsidR="005F1F37" w:rsidRPr="00C81BAD" w:rsidRDefault="005F1F37" w:rsidP="005F1F37">
      <w:pPr>
        <w:pStyle w:val="ad"/>
        <w:rPr>
          <w:rFonts w:hAnsi="宋体" w:cs="宋体"/>
        </w:rPr>
      </w:pPr>
      <w:r w:rsidRPr="00C81BAD">
        <w:rPr>
          <w:rFonts w:hAnsi="宋体" w:cs="宋体" w:hint="eastAsia"/>
        </w:rPr>
        <w:t xml:space="preserve">              ch=buf[i],buf[i]=buf[a[0]-1-i],buf[a[0]-1-i]=ch;</w:t>
      </w:r>
    </w:p>
    <w:p w:rsidR="005F1F37" w:rsidRPr="00C81BAD" w:rsidRDefault="005F1F37" w:rsidP="005F1F37">
      <w:pPr>
        <w:pStyle w:val="ad"/>
        <w:rPr>
          <w:rFonts w:hAnsi="宋体" w:cs="宋体"/>
        </w:rPr>
      </w:pPr>
      <w:r w:rsidRPr="00C81BAD">
        <w:rPr>
          <w:rFonts w:hAnsi="宋体" w:cs="宋体" w:hint="eastAsia"/>
        </w:rPr>
        <w:t xml:space="preserve">       for (a[0]=(a[0]+DIGIT-1)/DIGIT,j=strlen(buf);j&lt;a[0]*DIGIT;buf[j++]='0');</w:t>
      </w:r>
    </w:p>
    <w:p w:rsidR="005F1F37" w:rsidRPr="00C81BAD" w:rsidRDefault="005F1F37" w:rsidP="005F1F37">
      <w:pPr>
        <w:pStyle w:val="ad"/>
        <w:rPr>
          <w:rFonts w:hAnsi="宋体" w:cs="宋体"/>
        </w:rPr>
      </w:pPr>
      <w:r w:rsidRPr="00C81BAD">
        <w:rPr>
          <w:rFonts w:hAnsi="宋体" w:cs="宋体" w:hint="eastAsia"/>
        </w:rPr>
        <w:t xml:space="preserve">       for (i=1;i&lt;=a[0];i++)</w:t>
      </w:r>
    </w:p>
    <w:p w:rsidR="005F1F37" w:rsidRPr="00C81BAD" w:rsidRDefault="005F1F37" w:rsidP="005F1F37">
      <w:pPr>
        <w:pStyle w:val="ad"/>
        <w:rPr>
          <w:rFonts w:hAnsi="宋体" w:cs="宋体"/>
        </w:rPr>
      </w:pPr>
      <w:r w:rsidRPr="00C81BAD">
        <w:rPr>
          <w:rFonts w:hAnsi="宋体" w:cs="宋体" w:hint="eastAsia"/>
        </w:rPr>
        <w:t xml:space="preserve">              for (a[i]=0,j=0;j&lt;DIGIT;j++)</w:t>
      </w:r>
    </w:p>
    <w:p w:rsidR="005F1F37" w:rsidRPr="00C81BAD" w:rsidRDefault="005F1F37" w:rsidP="005F1F37">
      <w:pPr>
        <w:pStyle w:val="ad"/>
        <w:rPr>
          <w:rFonts w:hAnsi="宋体" w:cs="宋体"/>
        </w:rPr>
      </w:pPr>
      <w:r w:rsidRPr="00C81BAD">
        <w:rPr>
          <w:rFonts w:hAnsi="宋体" w:cs="宋体" w:hint="eastAsia"/>
        </w:rPr>
        <w:t xml:space="preserve">                     a[i]=a[i]*10+buf[i*DIGIT-1-j]-'0';</w:t>
      </w:r>
    </w:p>
    <w:p w:rsidR="005F1F37" w:rsidRPr="00C81BAD" w:rsidRDefault="005F1F37" w:rsidP="005F1F37">
      <w:pPr>
        <w:pStyle w:val="ad"/>
        <w:rPr>
          <w:rFonts w:hAnsi="宋体" w:cs="宋体"/>
        </w:rPr>
      </w:pPr>
      <w:r w:rsidRPr="00C81BAD">
        <w:rPr>
          <w:rFonts w:hAnsi="宋体" w:cs="宋体" w:hint="eastAsia"/>
        </w:rPr>
        <w:t xml:space="preserve">       for (;!a[a[0]]&amp;&amp;a[0]&gt;1;a[0]--);</w:t>
      </w:r>
    </w:p>
    <w:p w:rsidR="005F1F37" w:rsidRPr="00C81BAD" w:rsidRDefault="005F1F37" w:rsidP="005F1F37">
      <w:pPr>
        <w:pStyle w:val="ad"/>
        <w:rPr>
          <w:rFonts w:hAnsi="宋体" w:cs="宋体"/>
        </w:rPr>
      </w:pPr>
      <w:r w:rsidRPr="00C81BAD">
        <w:rPr>
          <w:rFonts w:hAnsi="宋体" w:cs="宋体" w:hint="eastAsia"/>
        </w:rPr>
        <w:t xml:space="preserve">       if (a[0]==1&amp;&amp;!a[1]) sgn=0;</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14.2 分数</w:t>
      </w:r>
    </w:p>
    <w:p w:rsidR="005F1F37" w:rsidRPr="00C81BAD" w:rsidRDefault="005F1F37" w:rsidP="005F1F37">
      <w:pPr>
        <w:pStyle w:val="ad"/>
        <w:rPr>
          <w:rFonts w:hAnsi="宋体" w:cs="宋体"/>
        </w:rPr>
      </w:pPr>
      <w:r w:rsidRPr="00C81BAD">
        <w:rPr>
          <w:rFonts w:hAnsi="宋体" w:cs="宋体" w:hint="eastAsia"/>
        </w:rPr>
        <w:t>struct frac{</w:t>
      </w:r>
    </w:p>
    <w:p w:rsidR="005F1F37" w:rsidRPr="00C81BAD" w:rsidRDefault="005F1F37" w:rsidP="005F1F37">
      <w:pPr>
        <w:pStyle w:val="ad"/>
        <w:rPr>
          <w:rFonts w:hAnsi="宋体" w:cs="宋体"/>
        </w:rPr>
      </w:pPr>
      <w:r w:rsidRPr="00C81BAD">
        <w:rPr>
          <w:rFonts w:hAnsi="宋体" w:cs="宋体" w:hint="eastAsia"/>
        </w:rPr>
        <w:t xml:space="preserve">       int num,den;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double fabs(double x){</w:t>
      </w:r>
    </w:p>
    <w:p w:rsidR="005F1F37" w:rsidRPr="00C81BAD" w:rsidRDefault="005F1F37" w:rsidP="005F1F37">
      <w:pPr>
        <w:pStyle w:val="ad"/>
        <w:rPr>
          <w:rFonts w:hAnsi="宋体" w:cs="宋体"/>
        </w:rPr>
      </w:pPr>
      <w:r w:rsidRPr="00C81BAD">
        <w:rPr>
          <w:rFonts w:hAnsi="宋体" w:cs="宋体" w:hint="eastAsia"/>
        </w:rPr>
        <w:t xml:space="preserve">      return x&gt;0?x:-x;</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gcd(int a,int b){</w:t>
      </w:r>
    </w:p>
    <w:p w:rsidR="005F1F37" w:rsidRPr="00C81BAD" w:rsidRDefault="005F1F37" w:rsidP="005F1F37">
      <w:pPr>
        <w:pStyle w:val="ad"/>
        <w:rPr>
          <w:rFonts w:hAnsi="宋体" w:cs="宋体"/>
        </w:rPr>
      </w:pPr>
      <w:r w:rsidRPr="00C81BAD">
        <w:rPr>
          <w:rFonts w:hAnsi="宋体" w:cs="宋体" w:hint="eastAsia"/>
        </w:rPr>
        <w:t xml:space="preserve">      int t;</w:t>
      </w:r>
    </w:p>
    <w:p w:rsidR="005F1F37" w:rsidRPr="00C81BAD" w:rsidRDefault="005F1F37" w:rsidP="005F1F37">
      <w:pPr>
        <w:pStyle w:val="ad"/>
        <w:rPr>
          <w:rFonts w:hAnsi="宋体" w:cs="宋体"/>
        </w:rPr>
      </w:pPr>
      <w:r w:rsidRPr="00C81BAD">
        <w:rPr>
          <w:rFonts w:hAnsi="宋体" w:cs="宋体" w:hint="eastAsia"/>
        </w:rPr>
        <w:t xml:space="preserve">       if (a&lt;0)</w:t>
      </w:r>
    </w:p>
    <w:p w:rsidR="005F1F37" w:rsidRPr="00C81BAD" w:rsidRDefault="005F1F37" w:rsidP="005F1F37">
      <w:pPr>
        <w:pStyle w:val="ad"/>
        <w:rPr>
          <w:rFonts w:hAnsi="宋体" w:cs="宋体"/>
        </w:rPr>
      </w:pPr>
      <w:r w:rsidRPr="00C81BAD">
        <w:rPr>
          <w:rFonts w:hAnsi="宋体" w:cs="宋体" w:hint="eastAsia"/>
        </w:rPr>
        <w:t xml:space="preserve">              a=-a;</w:t>
      </w:r>
    </w:p>
    <w:p w:rsidR="005F1F37" w:rsidRPr="00C81BAD" w:rsidRDefault="005F1F37" w:rsidP="005F1F37">
      <w:pPr>
        <w:pStyle w:val="ad"/>
        <w:rPr>
          <w:rFonts w:hAnsi="宋体" w:cs="宋体"/>
        </w:rPr>
      </w:pPr>
      <w:r w:rsidRPr="00C81BAD">
        <w:rPr>
          <w:rFonts w:hAnsi="宋体" w:cs="宋体" w:hint="eastAsia"/>
        </w:rPr>
        <w:t xml:space="preserve">       if (b&lt;0)</w:t>
      </w:r>
    </w:p>
    <w:p w:rsidR="005F1F37" w:rsidRPr="00C81BAD" w:rsidRDefault="005F1F37" w:rsidP="005F1F37">
      <w:pPr>
        <w:pStyle w:val="ad"/>
        <w:rPr>
          <w:rFonts w:hAnsi="宋体" w:cs="宋体"/>
        </w:rPr>
      </w:pPr>
      <w:r w:rsidRPr="00C81BAD">
        <w:rPr>
          <w:rFonts w:hAnsi="宋体" w:cs="宋体" w:hint="eastAsia"/>
        </w:rPr>
        <w:t xml:space="preserve">              b=-b;</w:t>
      </w:r>
    </w:p>
    <w:p w:rsidR="005F1F37" w:rsidRPr="00C81BAD" w:rsidRDefault="005F1F37" w:rsidP="005F1F37">
      <w:pPr>
        <w:pStyle w:val="ad"/>
        <w:rPr>
          <w:rFonts w:hAnsi="宋体" w:cs="宋体"/>
        </w:rPr>
      </w:pPr>
      <w:r w:rsidRPr="00C81BAD">
        <w:rPr>
          <w:rFonts w:hAnsi="宋体" w:cs="宋体" w:hint="eastAsia"/>
        </w:rPr>
        <w:t xml:space="preserve">       if (!b)</w:t>
      </w:r>
    </w:p>
    <w:p w:rsidR="005F1F37" w:rsidRPr="00C81BAD" w:rsidRDefault="005F1F37" w:rsidP="005F1F37">
      <w:pPr>
        <w:pStyle w:val="ad"/>
        <w:rPr>
          <w:rFonts w:hAnsi="宋体" w:cs="宋体"/>
        </w:rPr>
      </w:pPr>
      <w:r w:rsidRPr="00C81BAD">
        <w:rPr>
          <w:rFonts w:hAnsi="宋体" w:cs="宋体" w:hint="eastAsia"/>
        </w:rPr>
        <w:t xml:space="preserve">              return a;</w:t>
      </w:r>
    </w:p>
    <w:p w:rsidR="005F1F37" w:rsidRPr="00C81BAD" w:rsidRDefault="005F1F37" w:rsidP="005F1F37">
      <w:pPr>
        <w:pStyle w:val="ad"/>
        <w:rPr>
          <w:rFonts w:hAnsi="宋体" w:cs="宋体"/>
        </w:rPr>
      </w:pPr>
      <w:r w:rsidRPr="00C81BAD">
        <w:rPr>
          <w:rFonts w:hAnsi="宋体" w:cs="宋体" w:hint="eastAsia"/>
        </w:rPr>
        <w:t xml:space="preserve">       while (t=a%b)</w:t>
      </w:r>
    </w:p>
    <w:p w:rsidR="005F1F37" w:rsidRPr="00C81BAD" w:rsidRDefault="005F1F37" w:rsidP="005F1F37">
      <w:pPr>
        <w:pStyle w:val="ad"/>
        <w:rPr>
          <w:rFonts w:hAnsi="宋体" w:cs="宋体"/>
        </w:rPr>
      </w:pPr>
      <w:r w:rsidRPr="00C81BAD">
        <w:rPr>
          <w:rFonts w:hAnsi="宋体" w:cs="宋体" w:hint="eastAsia"/>
        </w:rPr>
        <w:t xml:space="preserve">              a=b,b=t;</w:t>
      </w:r>
    </w:p>
    <w:p w:rsidR="005F1F37" w:rsidRPr="00C81BAD" w:rsidRDefault="005F1F37" w:rsidP="005F1F37">
      <w:pPr>
        <w:pStyle w:val="ad"/>
        <w:rPr>
          <w:rFonts w:hAnsi="宋体" w:cs="宋体"/>
        </w:rPr>
      </w:pPr>
      <w:r w:rsidRPr="00C81BAD">
        <w:rPr>
          <w:rFonts w:hAnsi="宋体" w:cs="宋体" w:hint="eastAsia"/>
        </w:rPr>
        <w:t xml:space="preserve">       return b;</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void simplify(frac&amp; f){</w:t>
      </w:r>
    </w:p>
    <w:p w:rsidR="005F1F37" w:rsidRPr="00C81BAD" w:rsidRDefault="005F1F37" w:rsidP="005F1F37">
      <w:pPr>
        <w:pStyle w:val="ad"/>
        <w:rPr>
          <w:rFonts w:hAnsi="宋体" w:cs="宋体"/>
        </w:rPr>
      </w:pPr>
      <w:r w:rsidRPr="00C81BAD">
        <w:rPr>
          <w:rFonts w:hAnsi="宋体" w:cs="宋体" w:hint="eastAsia"/>
        </w:rPr>
        <w:t xml:space="preserve">       int t;</w:t>
      </w:r>
    </w:p>
    <w:p w:rsidR="005F1F37" w:rsidRPr="00C81BAD" w:rsidRDefault="005F1F37" w:rsidP="005F1F37">
      <w:pPr>
        <w:pStyle w:val="ad"/>
        <w:rPr>
          <w:rFonts w:hAnsi="宋体" w:cs="宋体"/>
        </w:rPr>
      </w:pPr>
      <w:r w:rsidRPr="00C81BAD">
        <w:rPr>
          <w:rFonts w:hAnsi="宋体" w:cs="宋体" w:hint="eastAsia"/>
        </w:rPr>
        <w:t xml:space="preserve">       if (t=gcd(f.num,f.den))</w:t>
      </w:r>
    </w:p>
    <w:p w:rsidR="005F1F37" w:rsidRPr="00C81BAD" w:rsidRDefault="005F1F37" w:rsidP="005F1F37">
      <w:pPr>
        <w:pStyle w:val="ad"/>
        <w:rPr>
          <w:rFonts w:hAnsi="宋体" w:cs="宋体"/>
        </w:rPr>
      </w:pPr>
      <w:r w:rsidRPr="00C81BAD">
        <w:rPr>
          <w:rFonts w:hAnsi="宋体" w:cs="宋体" w:hint="eastAsia"/>
        </w:rPr>
        <w:lastRenderedPageBreak/>
        <w:t xml:space="preserve">              f.num/=t,f.den/=t;</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f.den=1;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frac f(int n,int d,int s=1){</w:t>
      </w:r>
    </w:p>
    <w:p w:rsidR="005F1F37" w:rsidRPr="00C81BAD" w:rsidRDefault="005F1F37" w:rsidP="005F1F37">
      <w:pPr>
        <w:pStyle w:val="ad"/>
        <w:rPr>
          <w:rFonts w:hAnsi="宋体" w:cs="宋体"/>
        </w:rPr>
      </w:pPr>
      <w:r w:rsidRPr="00C81BAD">
        <w:rPr>
          <w:rFonts w:hAnsi="宋体" w:cs="宋体" w:hint="eastAsia"/>
        </w:rPr>
        <w:t xml:space="preserve">       frac ret;</w:t>
      </w:r>
    </w:p>
    <w:p w:rsidR="005F1F37" w:rsidRPr="00C81BAD" w:rsidRDefault="005F1F37" w:rsidP="005F1F37">
      <w:pPr>
        <w:pStyle w:val="ad"/>
        <w:rPr>
          <w:rFonts w:hAnsi="宋体" w:cs="宋体"/>
        </w:rPr>
      </w:pPr>
      <w:r w:rsidRPr="00C81BAD">
        <w:rPr>
          <w:rFonts w:hAnsi="宋体" w:cs="宋体" w:hint="eastAsia"/>
        </w:rPr>
        <w:t xml:space="preserve">       if (d&lt;0)</w:t>
      </w:r>
    </w:p>
    <w:p w:rsidR="005F1F37" w:rsidRPr="00C81BAD" w:rsidRDefault="005F1F37" w:rsidP="005F1F37">
      <w:pPr>
        <w:pStyle w:val="ad"/>
        <w:rPr>
          <w:rFonts w:hAnsi="宋体" w:cs="宋体"/>
        </w:rPr>
      </w:pPr>
      <w:r w:rsidRPr="00C81BAD">
        <w:rPr>
          <w:rFonts w:hAnsi="宋体" w:cs="宋体" w:hint="eastAsia"/>
        </w:rPr>
        <w:t xml:space="preserve">              ret.num=-n,ret.den=-d;</w:t>
      </w:r>
    </w:p>
    <w:p w:rsidR="005F1F37" w:rsidRPr="00C81BAD" w:rsidRDefault="005F1F37" w:rsidP="005F1F37">
      <w:pPr>
        <w:pStyle w:val="ad"/>
        <w:rPr>
          <w:rFonts w:hAnsi="宋体" w:cs="宋体"/>
        </w:rPr>
      </w:pPr>
      <w:r w:rsidRPr="00C81BAD">
        <w:rPr>
          <w:rFonts w:hAnsi="宋体" w:cs="宋体" w:hint="eastAsia"/>
        </w:rPr>
        <w:t xml:space="preserve">       else</w:t>
      </w:r>
    </w:p>
    <w:p w:rsidR="005F1F37" w:rsidRPr="00C81BAD" w:rsidRDefault="005F1F37" w:rsidP="005F1F37">
      <w:pPr>
        <w:pStyle w:val="ad"/>
        <w:rPr>
          <w:rFonts w:hAnsi="宋体" w:cs="宋体"/>
        </w:rPr>
      </w:pPr>
      <w:r w:rsidRPr="00C81BAD">
        <w:rPr>
          <w:rFonts w:hAnsi="宋体" w:cs="宋体" w:hint="eastAsia"/>
        </w:rPr>
        <w:t xml:space="preserve">              ret.num=n,ret.den=d;</w:t>
      </w:r>
    </w:p>
    <w:p w:rsidR="005F1F37" w:rsidRPr="00C81BAD" w:rsidRDefault="005F1F37" w:rsidP="005F1F37">
      <w:pPr>
        <w:pStyle w:val="ad"/>
        <w:rPr>
          <w:rFonts w:hAnsi="宋体" w:cs="宋体"/>
        </w:rPr>
      </w:pPr>
      <w:r w:rsidRPr="00C81BAD">
        <w:rPr>
          <w:rFonts w:hAnsi="宋体" w:cs="宋体" w:hint="eastAsia"/>
        </w:rPr>
        <w:t xml:space="preserve">       if (s)</w:t>
      </w:r>
    </w:p>
    <w:p w:rsidR="005F1F37" w:rsidRPr="00C81BAD" w:rsidRDefault="005F1F37" w:rsidP="005F1F37">
      <w:pPr>
        <w:pStyle w:val="ad"/>
        <w:rPr>
          <w:rFonts w:hAnsi="宋体" w:cs="宋体"/>
        </w:rPr>
      </w:pPr>
      <w:r w:rsidRPr="00C81BAD">
        <w:rPr>
          <w:rFonts w:hAnsi="宋体" w:cs="宋体" w:hint="eastAsia"/>
        </w:rPr>
        <w:t xml:space="preserve">              simplify(ret);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frac convert(double x){</w:t>
      </w:r>
    </w:p>
    <w:p w:rsidR="005F1F37" w:rsidRPr="00C81BAD" w:rsidRDefault="005F1F37" w:rsidP="005F1F37">
      <w:pPr>
        <w:pStyle w:val="ad"/>
        <w:rPr>
          <w:rFonts w:hAnsi="宋体" w:cs="宋体"/>
        </w:rPr>
      </w:pPr>
      <w:r w:rsidRPr="00C81BAD">
        <w:rPr>
          <w:rFonts w:hAnsi="宋体" w:cs="宋体" w:hint="eastAsia"/>
        </w:rPr>
        <w:t xml:space="preserve">      frac ret;</w:t>
      </w:r>
    </w:p>
    <w:p w:rsidR="005F1F37" w:rsidRPr="00C81BAD" w:rsidRDefault="005F1F37" w:rsidP="005F1F37">
      <w:pPr>
        <w:pStyle w:val="ad"/>
        <w:rPr>
          <w:rFonts w:hAnsi="宋体" w:cs="宋体"/>
        </w:rPr>
      </w:pPr>
      <w:r w:rsidRPr="00C81BAD">
        <w:rPr>
          <w:rFonts w:hAnsi="宋体" w:cs="宋体" w:hint="eastAsia"/>
        </w:rPr>
        <w:t xml:space="preserve">       for (ret.den=1;fabs(x-int(x))&gt;1e-10;ret.den*=10,x*=10);</w:t>
      </w:r>
    </w:p>
    <w:p w:rsidR="005F1F37" w:rsidRPr="00C81BAD" w:rsidRDefault="005F1F37" w:rsidP="005F1F37">
      <w:pPr>
        <w:pStyle w:val="ad"/>
        <w:rPr>
          <w:rFonts w:hAnsi="宋体" w:cs="宋体"/>
        </w:rPr>
      </w:pPr>
      <w:r w:rsidRPr="00C81BAD">
        <w:rPr>
          <w:rFonts w:hAnsi="宋体" w:cs="宋体" w:hint="eastAsia"/>
        </w:rPr>
        <w:t xml:space="preserve">      ret.num=(int)x;</w:t>
      </w:r>
    </w:p>
    <w:p w:rsidR="005F1F37" w:rsidRPr="00C81BAD" w:rsidRDefault="005F1F37" w:rsidP="005F1F37">
      <w:pPr>
        <w:pStyle w:val="ad"/>
        <w:rPr>
          <w:rFonts w:hAnsi="宋体" w:cs="宋体"/>
        </w:rPr>
      </w:pPr>
      <w:r w:rsidRPr="00C81BAD">
        <w:rPr>
          <w:rFonts w:hAnsi="宋体" w:cs="宋体" w:hint="eastAsia"/>
        </w:rPr>
        <w:t xml:space="preserve">       simplify(ret);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fraqcmp(frac a,frac b){</w:t>
      </w:r>
    </w:p>
    <w:p w:rsidR="005F1F37" w:rsidRPr="00C81BAD" w:rsidRDefault="005F1F37" w:rsidP="005F1F37">
      <w:pPr>
        <w:pStyle w:val="ad"/>
        <w:rPr>
          <w:rFonts w:hAnsi="宋体" w:cs="宋体"/>
        </w:rPr>
      </w:pPr>
      <w:r w:rsidRPr="00C81BAD">
        <w:rPr>
          <w:rFonts w:hAnsi="宋体" w:cs="宋体" w:hint="eastAsia"/>
        </w:rPr>
        <w:t xml:space="preserve">       int g1=gcd(a.den,b.den),g2=gcd(a.num,b.num);</w:t>
      </w:r>
    </w:p>
    <w:p w:rsidR="005F1F37" w:rsidRPr="00C81BAD" w:rsidRDefault="005F1F37" w:rsidP="005F1F37">
      <w:pPr>
        <w:pStyle w:val="ad"/>
        <w:rPr>
          <w:rFonts w:hAnsi="宋体" w:cs="宋体"/>
        </w:rPr>
      </w:pPr>
      <w:r w:rsidRPr="00C81BAD">
        <w:rPr>
          <w:rFonts w:hAnsi="宋体" w:cs="宋体" w:hint="eastAsia"/>
        </w:rPr>
        <w:t xml:space="preserve">       if (!g1||!g2)</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return b.den/g1*(a.num/g2)-a.den/g1*(b.num/g2);</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frac add(frac a,frac b){</w:t>
      </w:r>
    </w:p>
    <w:p w:rsidR="005F1F37" w:rsidRPr="00C81BAD" w:rsidRDefault="005F1F37" w:rsidP="005F1F37">
      <w:pPr>
        <w:pStyle w:val="ad"/>
        <w:rPr>
          <w:rFonts w:hAnsi="宋体" w:cs="宋体"/>
        </w:rPr>
      </w:pPr>
      <w:r w:rsidRPr="00C81BAD">
        <w:rPr>
          <w:rFonts w:hAnsi="宋体" w:cs="宋体" w:hint="eastAsia"/>
        </w:rPr>
        <w:t xml:space="preserve">       int g1=gcd(a.den,b.den),g2,t;</w:t>
      </w:r>
    </w:p>
    <w:p w:rsidR="005F1F37" w:rsidRPr="00C81BAD" w:rsidRDefault="005F1F37" w:rsidP="005F1F37">
      <w:pPr>
        <w:pStyle w:val="ad"/>
        <w:rPr>
          <w:rFonts w:hAnsi="宋体" w:cs="宋体"/>
        </w:rPr>
      </w:pPr>
      <w:r w:rsidRPr="00C81BAD">
        <w:rPr>
          <w:rFonts w:hAnsi="宋体" w:cs="宋体" w:hint="eastAsia"/>
        </w:rPr>
        <w:t xml:space="preserve">       if (!g1)</w:t>
      </w:r>
    </w:p>
    <w:p w:rsidR="005F1F37" w:rsidRPr="00C81BAD" w:rsidRDefault="005F1F37" w:rsidP="005F1F37">
      <w:pPr>
        <w:pStyle w:val="ad"/>
        <w:rPr>
          <w:rFonts w:hAnsi="宋体" w:cs="宋体"/>
        </w:rPr>
      </w:pPr>
      <w:r w:rsidRPr="00C81BAD">
        <w:rPr>
          <w:rFonts w:hAnsi="宋体" w:cs="宋体" w:hint="eastAsia"/>
        </w:rPr>
        <w:t xml:space="preserve">              return f(1,0,0);</w:t>
      </w:r>
    </w:p>
    <w:p w:rsidR="005F1F37" w:rsidRPr="00C81BAD" w:rsidRDefault="005F1F37" w:rsidP="005F1F37">
      <w:pPr>
        <w:pStyle w:val="ad"/>
        <w:rPr>
          <w:rFonts w:hAnsi="宋体" w:cs="宋体"/>
        </w:rPr>
      </w:pPr>
      <w:r w:rsidRPr="00C81BAD">
        <w:rPr>
          <w:rFonts w:hAnsi="宋体" w:cs="宋体" w:hint="eastAsia"/>
        </w:rPr>
        <w:t xml:space="preserve">       t=b.den/g1*a.num+a.den/g1*b.num;</w:t>
      </w:r>
    </w:p>
    <w:p w:rsidR="005F1F37" w:rsidRPr="00C81BAD" w:rsidRDefault="005F1F37" w:rsidP="005F1F37">
      <w:pPr>
        <w:pStyle w:val="ad"/>
        <w:rPr>
          <w:rFonts w:hAnsi="宋体" w:cs="宋体"/>
        </w:rPr>
      </w:pPr>
      <w:r w:rsidRPr="00C81BAD">
        <w:rPr>
          <w:rFonts w:hAnsi="宋体" w:cs="宋体" w:hint="eastAsia"/>
        </w:rPr>
        <w:t xml:space="preserve">       g2=gcd(g1,t);</w:t>
      </w:r>
    </w:p>
    <w:p w:rsidR="005F1F37" w:rsidRPr="00C81BAD" w:rsidRDefault="005F1F37" w:rsidP="005F1F37">
      <w:pPr>
        <w:pStyle w:val="ad"/>
        <w:rPr>
          <w:rFonts w:hAnsi="宋体" w:cs="宋体"/>
        </w:rPr>
      </w:pPr>
      <w:r w:rsidRPr="00C81BAD">
        <w:rPr>
          <w:rFonts w:hAnsi="宋体" w:cs="宋体" w:hint="eastAsia"/>
        </w:rPr>
        <w:t xml:space="preserve">       return f(t/g2,a.den/g1*(b.den/g2),0);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frac sub(frac a,frac b){</w:t>
      </w:r>
    </w:p>
    <w:p w:rsidR="005F1F37" w:rsidRPr="00C81BAD" w:rsidRDefault="005F1F37" w:rsidP="005F1F37">
      <w:pPr>
        <w:pStyle w:val="ad"/>
        <w:rPr>
          <w:rFonts w:hAnsi="宋体" w:cs="宋体"/>
        </w:rPr>
      </w:pPr>
      <w:r w:rsidRPr="00C81BAD">
        <w:rPr>
          <w:rFonts w:hAnsi="宋体" w:cs="宋体" w:hint="eastAsia"/>
        </w:rPr>
        <w:t xml:space="preserve">       return add(a,f(-b.num,b.den,0));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lastRenderedPageBreak/>
        <w:t>frac mul(frac a,frac b){</w:t>
      </w:r>
    </w:p>
    <w:p w:rsidR="005F1F37" w:rsidRPr="00C81BAD" w:rsidRDefault="005F1F37" w:rsidP="005F1F37">
      <w:pPr>
        <w:pStyle w:val="ad"/>
        <w:rPr>
          <w:rFonts w:hAnsi="宋体" w:cs="宋体"/>
        </w:rPr>
      </w:pPr>
      <w:r w:rsidRPr="00C81BAD">
        <w:rPr>
          <w:rFonts w:hAnsi="宋体" w:cs="宋体" w:hint="eastAsia"/>
        </w:rPr>
        <w:t xml:space="preserve">       int t1=gcd(a.den,b.num),t2=gcd(a.num,b.den);</w:t>
      </w:r>
    </w:p>
    <w:p w:rsidR="005F1F37" w:rsidRPr="00C81BAD" w:rsidRDefault="005F1F37" w:rsidP="005F1F37">
      <w:pPr>
        <w:pStyle w:val="ad"/>
        <w:rPr>
          <w:rFonts w:hAnsi="宋体" w:cs="宋体"/>
        </w:rPr>
      </w:pPr>
      <w:r w:rsidRPr="00C81BAD">
        <w:rPr>
          <w:rFonts w:hAnsi="宋体" w:cs="宋体" w:hint="eastAsia"/>
        </w:rPr>
        <w:t xml:space="preserve">       if (!t1||!t2)</w:t>
      </w:r>
    </w:p>
    <w:p w:rsidR="005F1F37" w:rsidRPr="00C81BAD" w:rsidRDefault="005F1F37" w:rsidP="005F1F37">
      <w:pPr>
        <w:pStyle w:val="ad"/>
        <w:rPr>
          <w:rFonts w:hAnsi="宋体" w:cs="宋体"/>
        </w:rPr>
      </w:pPr>
      <w:r w:rsidRPr="00C81BAD">
        <w:rPr>
          <w:rFonts w:hAnsi="宋体" w:cs="宋体" w:hint="eastAsia"/>
        </w:rPr>
        <w:t xml:space="preserve">              return f(1,1,0);</w:t>
      </w:r>
    </w:p>
    <w:p w:rsidR="005F1F37" w:rsidRPr="00C81BAD" w:rsidRDefault="005F1F37" w:rsidP="005F1F37">
      <w:pPr>
        <w:pStyle w:val="ad"/>
        <w:rPr>
          <w:rFonts w:hAnsi="宋体" w:cs="宋体"/>
        </w:rPr>
      </w:pPr>
      <w:r w:rsidRPr="00C81BAD">
        <w:rPr>
          <w:rFonts w:hAnsi="宋体" w:cs="宋体" w:hint="eastAsia"/>
        </w:rPr>
        <w:t xml:space="preserve">       return f(a.num/t2*(b.num/t1),a.den/t1*(b.den/t2),0);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frac div(frac a,frac b){</w:t>
      </w:r>
    </w:p>
    <w:p w:rsidR="005F1F37" w:rsidRPr="00C81BAD" w:rsidRDefault="005F1F37" w:rsidP="005F1F37">
      <w:pPr>
        <w:pStyle w:val="ad"/>
        <w:rPr>
          <w:rFonts w:hAnsi="宋体" w:cs="宋体"/>
        </w:rPr>
      </w:pPr>
      <w:r w:rsidRPr="00C81BAD">
        <w:rPr>
          <w:rFonts w:hAnsi="宋体" w:cs="宋体" w:hint="eastAsia"/>
        </w:rPr>
        <w:t xml:space="preserve">       return mul(a,f(b.den,b.num,0));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14.3 矩阵</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fabs(x) ((x)&gt;0?(x):-(x))</w:t>
      </w:r>
    </w:p>
    <w:p w:rsidR="005F1F37" w:rsidRPr="00C81BAD" w:rsidRDefault="005F1F37" w:rsidP="005F1F37">
      <w:pPr>
        <w:pStyle w:val="ad"/>
        <w:rPr>
          <w:rFonts w:hAnsi="宋体" w:cs="宋体"/>
          <w:lang w:val="pt-BR"/>
        </w:rPr>
      </w:pPr>
      <w:r w:rsidRPr="00C81BAD">
        <w:rPr>
          <w:rFonts w:hAnsi="宋体" w:cs="宋体" w:hint="eastAsia"/>
          <w:lang w:val="pt-BR"/>
        </w:rPr>
        <w:t>#define zero(x) (fabs(x)&lt;1e-10)</w:t>
      </w:r>
    </w:p>
    <w:p w:rsidR="005F1F37" w:rsidRPr="00C81BAD" w:rsidRDefault="005F1F37" w:rsidP="005F1F37">
      <w:pPr>
        <w:pStyle w:val="ad"/>
        <w:rPr>
          <w:rFonts w:hAnsi="宋体" w:cs="宋体"/>
        </w:rPr>
      </w:pPr>
      <w:r w:rsidRPr="00C81BAD">
        <w:rPr>
          <w:rFonts w:hAnsi="宋体" w:cs="宋体" w:hint="eastAsia"/>
        </w:rPr>
        <w:t>struct mat{</w:t>
      </w:r>
    </w:p>
    <w:p w:rsidR="005F1F37" w:rsidRPr="00C81BAD" w:rsidRDefault="005F1F37" w:rsidP="005F1F37">
      <w:pPr>
        <w:pStyle w:val="ad"/>
        <w:rPr>
          <w:rFonts w:hAnsi="宋体" w:cs="宋体"/>
        </w:rPr>
      </w:pPr>
      <w:r w:rsidRPr="00C81BAD">
        <w:rPr>
          <w:rFonts w:hAnsi="宋体" w:cs="宋体" w:hint="eastAsia"/>
        </w:rPr>
        <w:t xml:space="preserve">       int n,m;</w:t>
      </w:r>
    </w:p>
    <w:p w:rsidR="005F1F37" w:rsidRPr="00C81BAD" w:rsidRDefault="005F1F37" w:rsidP="005F1F37">
      <w:pPr>
        <w:pStyle w:val="ad"/>
        <w:rPr>
          <w:rFonts w:hAnsi="宋体" w:cs="宋体"/>
        </w:rPr>
      </w:pPr>
      <w:r w:rsidRPr="00C81BAD">
        <w:rPr>
          <w:rFonts w:hAnsi="宋体" w:cs="宋体" w:hint="eastAsia"/>
        </w:rPr>
        <w:t xml:space="preserve">       double data[MAXN][MAXN];</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int mul(mat&amp; c,const mat&amp; a,const mat&amp; b){</w:t>
      </w:r>
    </w:p>
    <w:p w:rsidR="005F1F37" w:rsidRPr="00C81BAD" w:rsidRDefault="005F1F37" w:rsidP="005F1F37">
      <w:pPr>
        <w:pStyle w:val="ad"/>
        <w:rPr>
          <w:rFonts w:hAnsi="宋体" w:cs="宋体"/>
        </w:rPr>
      </w:pPr>
      <w:r w:rsidRPr="00C81BAD">
        <w:rPr>
          <w:rFonts w:hAnsi="宋体" w:cs="宋体" w:hint="eastAsia"/>
        </w:rPr>
        <w:t xml:space="preserve">       int i,j,k;</w:t>
      </w:r>
    </w:p>
    <w:p w:rsidR="005F1F37" w:rsidRPr="00C81BAD" w:rsidRDefault="005F1F37" w:rsidP="005F1F37">
      <w:pPr>
        <w:pStyle w:val="ad"/>
        <w:rPr>
          <w:rFonts w:hAnsi="宋体" w:cs="宋体"/>
        </w:rPr>
      </w:pPr>
      <w:r w:rsidRPr="00C81BAD">
        <w:rPr>
          <w:rFonts w:hAnsi="宋体" w:cs="宋体" w:hint="eastAsia"/>
        </w:rPr>
        <w:t xml:space="preserve">       if (a.m!=b.n)</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c.n=a.n,c.m=b.m;</w:t>
      </w:r>
    </w:p>
    <w:p w:rsidR="005F1F37" w:rsidRPr="00C81BAD" w:rsidRDefault="005F1F37" w:rsidP="005F1F37">
      <w:pPr>
        <w:pStyle w:val="ad"/>
        <w:rPr>
          <w:rFonts w:hAnsi="宋体" w:cs="宋体"/>
        </w:rPr>
      </w:pPr>
      <w:r w:rsidRPr="00C81BAD">
        <w:rPr>
          <w:rFonts w:hAnsi="宋体" w:cs="宋体" w:hint="eastAsia"/>
        </w:rPr>
        <w:t xml:space="preserve">       for (i=0;i&lt;c.n;i++)</w:t>
      </w:r>
    </w:p>
    <w:p w:rsidR="005F1F37" w:rsidRPr="00C81BAD" w:rsidRDefault="005F1F37" w:rsidP="005F1F37">
      <w:pPr>
        <w:pStyle w:val="ad"/>
        <w:rPr>
          <w:rFonts w:hAnsi="宋体" w:cs="宋体"/>
        </w:rPr>
      </w:pPr>
      <w:r w:rsidRPr="00C81BAD">
        <w:rPr>
          <w:rFonts w:hAnsi="宋体" w:cs="宋体" w:hint="eastAsia"/>
        </w:rPr>
        <w:t xml:space="preserve">              for (j=0;j&lt;c.m;j++)</w:t>
      </w:r>
    </w:p>
    <w:p w:rsidR="005F1F37" w:rsidRPr="00C81BAD" w:rsidRDefault="005F1F37" w:rsidP="005F1F37">
      <w:pPr>
        <w:pStyle w:val="ad"/>
        <w:rPr>
          <w:rFonts w:hAnsi="宋体" w:cs="宋体"/>
        </w:rPr>
      </w:pPr>
      <w:r w:rsidRPr="00C81BAD">
        <w:rPr>
          <w:rFonts w:hAnsi="宋体" w:cs="宋体" w:hint="eastAsia"/>
        </w:rPr>
        <w:t xml:space="preserve">                     for (c.data[i][j]=k=0;k&lt;a.m;k++)</w:t>
      </w:r>
    </w:p>
    <w:p w:rsidR="005F1F37" w:rsidRPr="00C81BAD" w:rsidRDefault="005F1F37" w:rsidP="005F1F37">
      <w:pPr>
        <w:pStyle w:val="ad"/>
        <w:rPr>
          <w:rFonts w:hAnsi="宋体" w:cs="宋体"/>
          <w:lang w:val="pt-BR"/>
        </w:rPr>
      </w:pPr>
      <w:r w:rsidRPr="00C81BAD">
        <w:rPr>
          <w:rFonts w:hAnsi="宋体" w:cs="宋体" w:hint="eastAsia"/>
          <w:lang w:val="pt-BR"/>
        </w:rPr>
        <w:t xml:space="preserve">                            c.data[i][j]+=a.data[i][k]*b.data[k][j];</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int inv(mat&amp; a){</w:t>
      </w:r>
    </w:p>
    <w:p w:rsidR="005F1F37" w:rsidRPr="00C81BAD" w:rsidRDefault="005F1F37" w:rsidP="005F1F37">
      <w:pPr>
        <w:pStyle w:val="ad"/>
        <w:rPr>
          <w:rFonts w:hAnsi="宋体" w:cs="宋体"/>
        </w:rPr>
      </w:pPr>
      <w:r w:rsidRPr="00C81BAD">
        <w:rPr>
          <w:rFonts w:hAnsi="宋体" w:cs="宋体" w:hint="eastAsia"/>
        </w:rPr>
        <w:t xml:space="preserve">       int i,j,k,is[MAXN],js[MAXN];</w:t>
      </w:r>
    </w:p>
    <w:p w:rsidR="005F1F37" w:rsidRPr="00C81BAD" w:rsidRDefault="005F1F37" w:rsidP="005F1F37">
      <w:pPr>
        <w:pStyle w:val="ad"/>
        <w:rPr>
          <w:rFonts w:hAnsi="宋体" w:cs="宋体"/>
        </w:rPr>
      </w:pPr>
      <w:r w:rsidRPr="00C81BAD">
        <w:rPr>
          <w:rFonts w:hAnsi="宋体" w:cs="宋体" w:hint="eastAsia"/>
        </w:rPr>
        <w:t xml:space="preserve">       double t;</w:t>
      </w:r>
    </w:p>
    <w:p w:rsidR="005F1F37" w:rsidRPr="00C81BAD" w:rsidRDefault="005F1F37" w:rsidP="005F1F37">
      <w:pPr>
        <w:pStyle w:val="ad"/>
        <w:rPr>
          <w:rFonts w:hAnsi="宋体" w:cs="宋体"/>
        </w:rPr>
      </w:pPr>
      <w:r w:rsidRPr="00C81BAD">
        <w:rPr>
          <w:rFonts w:hAnsi="宋体" w:cs="宋体" w:hint="eastAsia"/>
        </w:rPr>
        <w:t xml:space="preserve">       if (a.n!=a.m)</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for (k=0;k&lt;a.n;k++){</w:t>
      </w:r>
    </w:p>
    <w:p w:rsidR="005F1F37" w:rsidRPr="00C81BAD" w:rsidRDefault="005F1F37" w:rsidP="005F1F37">
      <w:pPr>
        <w:pStyle w:val="ad"/>
        <w:rPr>
          <w:rFonts w:hAnsi="宋体" w:cs="宋体"/>
        </w:rPr>
      </w:pPr>
      <w:r w:rsidRPr="00C81BAD">
        <w:rPr>
          <w:rFonts w:hAnsi="宋体" w:cs="宋体" w:hint="eastAsia"/>
        </w:rPr>
        <w:t xml:space="preserve">              for (t=0,i=k;i&lt;a.n;i++)</w:t>
      </w:r>
    </w:p>
    <w:p w:rsidR="005F1F37" w:rsidRPr="00C81BAD" w:rsidRDefault="005F1F37" w:rsidP="005F1F37">
      <w:pPr>
        <w:pStyle w:val="ad"/>
        <w:rPr>
          <w:rFonts w:hAnsi="宋体" w:cs="宋体"/>
        </w:rPr>
      </w:pPr>
      <w:r w:rsidRPr="00C81BAD">
        <w:rPr>
          <w:rFonts w:hAnsi="宋体" w:cs="宋体" w:hint="eastAsia"/>
        </w:rPr>
        <w:t xml:space="preserve">                     for (j=k;j&lt;a.n;j++)</w:t>
      </w:r>
    </w:p>
    <w:p w:rsidR="005F1F37" w:rsidRPr="00C81BAD" w:rsidRDefault="005F1F37" w:rsidP="005F1F37">
      <w:pPr>
        <w:pStyle w:val="ad"/>
        <w:rPr>
          <w:rFonts w:hAnsi="宋体" w:cs="宋体"/>
        </w:rPr>
      </w:pPr>
      <w:r w:rsidRPr="00C81BAD">
        <w:rPr>
          <w:rFonts w:hAnsi="宋体" w:cs="宋体" w:hint="eastAsia"/>
        </w:rPr>
        <w:t xml:space="preserve">                            if (fabs(a.data[i][j])&gt;t)</w:t>
      </w:r>
    </w:p>
    <w:p w:rsidR="005F1F37" w:rsidRPr="00C81BAD" w:rsidRDefault="005F1F37" w:rsidP="005F1F37">
      <w:pPr>
        <w:pStyle w:val="ad"/>
        <w:rPr>
          <w:rFonts w:hAnsi="宋体" w:cs="宋体"/>
        </w:rPr>
      </w:pPr>
      <w:r w:rsidRPr="00C81BAD">
        <w:rPr>
          <w:rFonts w:hAnsi="宋体" w:cs="宋体" w:hint="eastAsia"/>
        </w:rPr>
        <w:t xml:space="preserve">                                   t=fabs(a.data[is[k]=i][js[k]=j]);</w:t>
      </w:r>
    </w:p>
    <w:p w:rsidR="005F1F37" w:rsidRPr="00C81BAD" w:rsidRDefault="005F1F37" w:rsidP="005F1F37">
      <w:pPr>
        <w:pStyle w:val="ad"/>
        <w:rPr>
          <w:rFonts w:hAnsi="宋体" w:cs="宋体"/>
        </w:rPr>
      </w:pPr>
      <w:r w:rsidRPr="00C81BAD">
        <w:rPr>
          <w:rFonts w:hAnsi="宋体" w:cs="宋体" w:hint="eastAsia"/>
        </w:rPr>
        <w:t xml:space="preserve">              if (zero(t))</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if (is[k]!=k)</w:t>
      </w:r>
    </w:p>
    <w:p w:rsidR="005F1F37" w:rsidRPr="00C81BAD" w:rsidRDefault="005F1F37" w:rsidP="005F1F37">
      <w:pPr>
        <w:pStyle w:val="ad"/>
        <w:rPr>
          <w:rFonts w:hAnsi="宋体" w:cs="宋体"/>
        </w:rPr>
      </w:pPr>
      <w:r w:rsidRPr="00C81BAD">
        <w:rPr>
          <w:rFonts w:hAnsi="宋体" w:cs="宋体" w:hint="eastAsia"/>
        </w:rPr>
        <w:lastRenderedPageBreak/>
        <w:t xml:space="preserve">                     for (j=0;j&lt;a.n;j++)</w:t>
      </w:r>
    </w:p>
    <w:p w:rsidR="005F1F37" w:rsidRPr="00C81BAD" w:rsidRDefault="005F1F37" w:rsidP="005F1F37">
      <w:pPr>
        <w:pStyle w:val="ad"/>
        <w:rPr>
          <w:rFonts w:hAnsi="宋体" w:cs="宋体"/>
        </w:rPr>
      </w:pPr>
      <w:r w:rsidRPr="00C81BAD">
        <w:rPr>
          <w:rFonts w:hAnsi="宋体" w:cs="宋体" w:hint="eastAsia"/>
        </w:rPr>
        <w:t xml:space="preserve">                            t=a.data[k][j],a.data[k][j]=a.data[is[k]][j],a.data[is[k]][j]=t;</w:t>
      </w:r>
    </w:p>
    <w:p w:rsidR="005F1F37" w:rsidRPr="00C81BAD" w:rsidRDefault="005F1F37" w:rsidP="005F1F37">
      <w:pPr>
        <w:pStyle w:val="ad"/>
        <w:rPr>
          <w:rFonts w:hAnsi="宋体" w:cs="宋体"/>
        </w:rPr>
      </w:pPr>
      <w:r w:rsidRPr="00C81BAD">
        <w:rPr>
          <w:rFonts w:hAnsi="宋体" w:cs="宋体" w:hint="eastAsia"/>
        </w:rPr>
        <w:t xml:space="preserve">              if (js[k]!=k)</w:t>
      </w:r>
    </w:p>
    <w:p w:rsidR="005F1F37" w:rsidRPr="00C81BAD" w:rsidRDefault="005F1F37" w:rsidP="005F1F37">
      <w:pPr>
        <w:pStyle w:val="ad"/>
        <w:rPr>
          <w:rFonts w:hAnsi="宋体" w:cs="宋体"/>
        </w:rPr>
      </w:pPr>
      <w:r w:rsidRPr="00C81BAD">
        <w:rPr>
          <w:rFonts w:hAnsi="宋体" w:cs="宋体" w:hint="eastAsia"/>
        </w:rPr>
        <w:t xml:space="preserve">                     for (i=0;i&lt;a.n;i++)</w:t>
      </w:r>
    </w:p>
    <w:p w:rsidR="005F1F37" w:rsidRPr="00C81BAD" w:rsidRDefault="005F1F37" w:rsidP="005F1F37">
      <w:pPr>
        <w:pStyle w:val="ad"/>
        <w:rPr>
          <w:rFonts w:hAnsi="宋体" w:cs="宋体"/>
        </w:rPr>
      </w:pPr>
      <w:r w:rsidRPr="00C81BAD">
        <w:rPr>
          <w:rFonts w:hAnsi="宋体" w:cs="宋体" w:hint="eastAsia"/>
        </w:rPr>
        <w:t xml:space="preserve">                       t=a.data[i][k],a.data[i][k]=a.data[i][js[k]],a.data[i][js[k]]=t;</w:t>
      </w:r>
    </w:p>
    <w:p w:rsidR="005F1F37" w:rsidRPr="00C81BAD" w:rsidRDefault="005F1F37" w:rsidP="005F1F37">
      <w:pPr>
        <w:pStyle w:val="ad"/>
        <w:rPr>
          <w:rFonts w:hAnsi="宋体" w:cs="宋体"/>
        </w:rPr>
      </w:pPr>
      <w:r w:rsidRPr="00C81BAD">
        <w:rPr>
          <w:rFonts w:hAnsi="宋体" w:cs="宋体" w:hint="eastAsia"/>
        </w:rPr>
        <w:t xml:space="preserve">              a.data[k][k]=1/a.data[k][k];</w:t>
      </w:r>
    </w:p>
    <w:p w:rsidR="005F1F37" w:rsidRPr="00C81BAD" w:rsidRDefault="005F1F37" w:rsidP="005F1F37">
      <w:pPr>
        <w:pStyle w:val="ad"/>
        <w:rPr>
          <w:rFonts w:hAnsi="宋体" w:cs="宋体"/>
        </w:rPr>
      </w:pPr>
      <w:r w:rsidRPr="00C81BAD">
        <w:rPr>
          <w:rFonts w:hAnsi="宋体" w:cs="宋体" w:hint="eastAsia"/>
        </w:rPr>
        <w:t xml:space="preserve">              for (j=0;j&lt;a.n;j++)</w:t>
      </w:r>
    </w:p>
    <w:p w:rsidR="005F1F37" w:rsidRPr="00C81BAD" w:rsidRDefault="005F1F37" w:rsidP="005F1F37">
      <w:pPr>
        <w:pStyle w:val="ad"/>
        <w:rPr>
          <w:rFonts w:hAnsi="宋体" w:cs="宋体"/>
        </w:rPr>
      </w:pPr>
      <w:r w:rsidRPr="00C81BAD">
        <w:rPr>
          <w:rFonts w:hAnsi="宋体" w:cs="宋体" w:hint="eastAsia"/>
        </w:rPr>
        <w:t xml:space="preserve">                     if (j!=k)</w:t>
      </w:r>
    </w:p>
    <w:p w:rsidR="005F1F37" w:rsidRPr="00C81BAD" w:rsidRDefault="005F1F37" w:rsidP="005F1F37">
      <w:pPr>
        <w:pStyle w:val="ad"/>
        <w:rPr>
          <w:rFonts w:hAnsi="宋体" w:cs="宋体"/>
        </w:rPr>
      </w:pPr>
      <w:r w:rsidRPr="00C81BAD">
        <w:rPr>
          <w:rFonts w:hAnsi="宋体" w:cs="宋体" w:hint="eastAsia"/>
        </w:rPr>
        <w:t xml:space="preserve">                            a.data[k][j]*=a.data[k][k];</w:t>
      </w:r>
    </w:p>
    <w:p w:rsidR="005F1F37" w:rsidRPr="00C81BAD" w:rsidRDefault="005F1F37" w:rsidP="005F1F37">
      <w:pPr>
        <w:pStyle w:val="ad"/>
        <w:rPr>
          <w:rFonts w:hAnsi="宋体" w:cs="宋体"/>
        </w:rPr>
      </w:pPr>
      <w:r w:rsidRPr="00C81BAD">
        <w:rPr>
          <w:rFonts w:hAnsi="宋体" w:cs="宋体" w:hint="eastAsia"/>
        </w:rPr>
        <w:t xml:space="preserve">              for (i=0;i&lt;a.n;i++)</w:t>
      </w:r>
    </w:p>
    <w:p w:rsidR="005F1F37" w:rsidRPr="00C81BAD" w:rsidRDefault="005F1F37" w:rsidP="005F1F37">
      <w:pPr>
        <w:pStyle w:val="ad"/>
        <w:rPr>
          <w:rFonts w:hAnsi="宋体" w:cs="宋体"/>
        </w:rPr>
      </w:pPr>
      <w:r w:rsidRPr="00C81BAD">
        <w:rPr>
          <w:rFonts w:hAnsi="宋体" w:cs="宋体" w:hint="eastAsia"/>
        </w:rPr>
        <w:t xml:space="preserve">                     if (i!=k)</w:t>
      </w:r>
    </w:p>
    <w:p w:rsidR="005F1F37" w:rsidRPr="00C81BAD" w:rsidRDefault="005F1F37" w:rsidP="005F1F37">
      <w:pPr>
        <w:pStyle w:val="ad"/>
        <w:rPr>
          <w:rFonts w:hAnsi="宋体" w:cs="宋体"/>
        </w:rPr>
      </w:pPr>
      <w:r w:rsidRPr="00C81BAD">
        <w:rPr>
          <w:rFonts w:hAnsi="宋体" w:cs="宋体" w:hint="eastAsia"/>
        </w:rPr>
        <w:t xml:space="preserve">                            for (j=0;j&lt;a.n;j++)</w:t>
      </w:r>
    </w:p>
    <w:p w:rsidR="005F1F37" w:rsidRPr="00C81BAD" w:rsidRDefault="005F1F37" w:rsidP="005F1F37">
      <w:pPr>
        <w:pStyle w:val="ad"/>
        <w:rPr>
          <w:rFonts w:hAnsi="宋体" w:cs="宋体"/>
        </w:rPr>
      </w:pPr>
      <w:r w:rsidRPr="00C81BAD">
        <w:rPr>
          <w:rFonts w:hAnsi="宋体" w:cs="宋体" w:hint="eastAsia"/>
        </w:rPr>
        <w:t xml:space="preserve">                                   if (j!=k)</w:t>
      </w:r>
    </w:p>
    <w:p w:rsidR="005F1F37" w:rsidRPr="00C81BAD" w:rsidRDefault="005F1F37" w:rsidP="005F1F37">
      <w:pPr>
        <w:pStyle w:val="ad"/>
        <w:rPr>
          <w:rFonts w:hAnsi="宋体" w:cs="宋体"/>
          <w:lang w:val="pt-BR"/>
        </w:rPr>
      </w:pPr>
      <w:r w:rsidRPr="00C81BAD">
        <w:rPr>
          <w:rFonts w:hAnsi="宋体" w:cs="宋体" w:hint="eastAsia"/>
          <w:lang w:val="pt-BR"/>
        </w:rPr>
        <w:t xml:space="preserve">                                     a.data[i][j]-=a.data[i][k]*a.data[k][j];</w:t>
      </w:r>
    </w:p>
    <w:p w:rsidR="005F1F37" w:rsidRPr="00C81BAD" w:rsidRDefault="005F1F37" w:rsidP="005F1F37">
      <w:pPr>
        <w:pStyle w:val="ad"/>
        <w:rPr>
          <w:rFonts w:hAnsi="宋体" w:cs="宋体"/>
        </w:rPr>
      </w:pPr>
      <w:r w:rsidRPr="00C81BAD">
        <w:rPr>
          <w:rFonts w:hAnsi="宋体" w:cs="宋体" w:hint="eastAsia"/>
        </w:rPr>
        <w:t xml:space="preserve">              for (i=0;i&lt;a.n;i++)</w:t>
      </w:r>
    </w:p>
    <w:p w:rsidR="005F1F37" w:rsidRPr="00C81BAD" w:rsidRDefault="005F1F37" w:rsidP="005F1F37">
      <w:pPr>
        <w:pStyle w:val="ad"/>
        <w:rPr>
          <w:rFonts w:hAnsi="宋体" w:cs="宋体"/>
        </w:rPr>
      </w:pPr>
      <w:r w:rsidRPr="00C81BAD">
        <w:rPr>
          <w:rFonts w:hAnsi="宋体" w:cs="宋体" w:hint="eastAsia"/>
        </w:rPr>
        <w:t xml:space="preserve">                     if (i!=k)</w:t>
      </w:r>
    </w:p>
    <w:p w:rsidR="005F1F37" w:rsidRPr="00C81BAD" w:rsidRDefault="005F1F37" w:rsidP="005F1F37">
      <w:pPr>
        <w:pStyle w:val="ad"/>
        <w:rPr>
          <w:rFonts w:hAnsi="宋体" w:cs="宋体"/>
        </w:rPr>
      </w:pPr>
      <w:r w:rsidRPr="00C81BAD">
        <w:rPr>
          <w:rFonts w:hAnsi="宋体" w:cs="宋体" w:hint="eastAsia"/>
        </w:rPr>
        <w:t xml:space="preserve">                            a.data[i][k]*=-a.data[k][k];</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(k=a.n-1;k&gt;=0;k--){</w:t>
      </w:r>
    </w:p>
    <w:p w:rsidR="005F1F37" w:rsidRPr="00C81BAD" w:rsidRDefault="005F1F37" w:rsidP="005F1F37">
      <w:pPr>
        <w:pStyle w:val="ad"/>
        <w:rPr>
          <w:rFonts w:hAnsi="宋体" w:cs="宋体"/>
        </w:rPr>
      </w:pPr>
      <w:r w:rsidRPr="00C81BAD">
        <w:rPr>
          <w:rFonts w:hAnsi="宋体" w:cs="宋体" w:hint="eastAsia"/>
        </w:rPr>
        <w:t xml:space="preserve">              for (j=0;j&lt;a.n;j++)</w:t>
      </w:r>
    </w:p>
    <w:p w:rsidR="005F1F37" w:rsidRPr="00C81BAD" w:rsidRDefault="005F1F37" w:rsidP="005F1F37">
      <w:pPr>
        <w:pStyle w:val="ad"/>
        <w:rPr>
          <w:rFonts w:hAnsi="宋体" w:cs="宋体"/>
        </w:rPr>
      </w:pPr>
      <w:r w:rsidRPr="00C81BAD">
        <w:rPr>
          <w:rFonts w:hAnsi="宋体" w:cs="宋体" w:hint="eastAsia"/>
        </w:rPr>
        <w:t xml:space="preserve">                     if (js[k]!=k)</w:t>
      </w:r>
    </w:p>
    <w:p w:rsidR="005F1F37" w:rsidRPr="00C81BAD" w:rsidRDefault="005F1F37" w:rsidP="005F1F37">
      <w:pPr>
        <w:pStyle w:val="ad"/>
        <w:rPr>
          <w:rFonts w:hAnsi="宋体" w:cs="宋体"/>
        </w:rPr>
      </w:pPr>
      <w:r w:rsidRPr="00C81BAD">
        <w:rPr>
          <w:rFonts w:hAnsi="宋体" w:cs="宋体" w:hint="eastAsia"/>
        </w:rPr>
        <w:t xml:space="preserve">                t=a.data[k][j],a.data[k][j]=a.data[js[k]][j],a.data[js[k]][j]=t;</w:t>
      </w:r>
    </w:p>
    <w:p w:rsidR="005F1F37" w:rsidRPr="00C81BAD" w:rsidRDefault="005F1F37" w:rsidP="005F1F37">
      <w:pPr>
        <w:pStyle w:val="ad"/>
        <w:rPr>
          <w:rFonts w:hAnsi="宋体" w:cs="宋体"/>
        </w:rPr>
      </w:pPr>
      <w:r w:rsidRPr="00C81BAD">
        <w:rPr>
          <w:rFonts w:hAnsi="宋体" w:cs="宋体" w:hint="eastAsia"/>
        </w:rPr>
        <w:t xml:space="preserve">              for (i=0;i&lt;a.n;i++)</w:t>
      </w:r>
    </w:p>
    <w:p w:rsidR="005F1F37" w:rsidRPr="00C81BAD" w:rsidRDefault="005F1F37" w:rsidP="005F1F37">
      <w:pPr>
        <w:pStyle w:val="ad"/>
        <w:rPr>
          <w:rFonts w:hAnsi="宋体" w:cs="宋体"/>
        </w:rPr>
      </w:pPr>
      <w:r w:rsidRPr="00C81BAD">
        <w:rPr>
          <w:rFonts w:hAnsi="宋体" w:cs="宋体" w:hint="eastAsia"/>
        </w:rPr>
        <w:t xml:space="preserve">                     if (is[k]!=k)</w:t>
      </w:r>
    </w:p>
    <w:p w:rsidR="005F1F37" w:rsidRPr="00C81BAD" w:rsidRDefault="005F1F37" w:rsidP="005F1F37">
      <w:pPr>
        <w:pStyle w:val="ad"/>
        <w:rPr>
          <w:rFonts w:hAnsi="宋体" w:cs="宋体"/>
        </w:rPr>
      </w:pPr>
      <w:r w:rsidRPr="00C81BAD">
        <w:rPr>
          <w:rFonts w:hAnsi="宋体" w:cs="宋体" w:hint="eastAsia"/>
        </w:rPr>
        <w:t xml:space="preserve">               t=a.data[i][k],a.data[i][k]=a.data[i][is[k]],a.data[i][is[k]]=t;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double det(const mat&amp; a){</w:t>
      </w:r>
    </w:p>
    <w:p w:rsidR="005F1F37" w:rsidRPr="00C81BAD" w:rsidRDefault="005F1F37" w:rsidP="005F1F37">
      <w:pPr>
        <w:pStyle w:val="ad"/>
        <w:rPr>
          <w:rFonts w:hAnsi="宋体" w:cs="宋体"/>
        </w:rPr>
      </w:pPr>
      <w:r w:rsidRPr="00C81BAD">
        <w:rPr>
          <w:rFonts w:hAnsi="宋体" w:cs="宋体" w:hint="eastAsia"/>
        </w:rPr>
        <w:t xml:space="preserve">       int i,j,k,sign=0;</w:t>
      </w:r>
    </w:p>
    <w:p w:rsidR="005F1F37" w:rsidRPr="00C81BAD" w:rsidRDefault="005F1F37" w:rsidP="005F1F37">
      <w:pPr>
        <w:pStyle w:val="ad"/>
        <w:rPr>
          <w:rFonts w:hAnsi="宋体" w:cs="宋体"/>
        </w:rPr>
      </w:pPr>
      <w:r w:rsidRPr="00C81BAD">
        <w:rPr>
          <w:rFonts w:hAnsi="宋体" w:cs="宋体" w:hint="eastAsia"/>
        </w:rPr>
        <w:t xml:space="preserve">       double b[MAXN][MAXN],ret=1,t;</w:t>
      </w:r>
    </w:p>
    <w:p w:rsidR="005F1F37" w:rsidRPr="00C81BAD" w:rsidRDefault="005F1F37" w:rsidP="005F1F37">
      <w:pPr>
        <w:pStyle w:val="ad"/>
        <w:rPr>
          <w:rFonts w:hAnsi="宋体" w:cs="宋体"/>
        </w:rPr>
      </w:pPr>
      <w:r w:rsidRPr="00C81BAD">
        <w:rPr>
          <w:rFonts w:hAnsi="宋体" w:cs="宋体" w:hint="eastAsia"/>
        </w:rPr>
        <w:t xml:space="preserve">       if (a.n!=a.m)</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for (i=0;i&lt;a.n;i++)</w:t>
      </w:r>
    </w:p>
    <w:p w:rsidR="005F1F37" w:rsidRPr="00C81BAD" w:rsidRDefault="005F1F37" w:rsidP="005F1F37">
      <w:pPr>
        <w:pStyle w:val="ad"/>
        <w:rPr>
          <w:rFonts w:hAnsi="宋体" w:cs="宋体"/>
        </w:rPr>
      </w:pPr>
      <w:r w:rsidRPr="00C81BAD">
        <w:rPr>
          <w:rFonts w:hAnsi="宋体" w:cs="宋体" w:hint="eastAsia"/>
        </w:rPr>
        <w:t xml:space="preserve">              for (j=0;j&lt;a.m;j++)</w:t>
      </w:r>
    </w:p>
    <w:p w:rsidR="005F1F37" w:rsidRPr="00C81BAD" w:rsidRDefault="005F1F37" w:rsidP="005F1F37">
      <w:pPr>
        <w:pStyle w:val="ad"/>
        <w:rPr>
          <w:rFonts w:hAnsi="宋体" w:cs="宋体"/>
        </w:rPr>
      </w:pPr>
      <w:r w:rsidRPr="00C81BAD">
        <w:rPr>
          <w:rFonts w:hAnsi="宋体" w:cs="宋体" w:hint="eastAsia"/>
        </w:rPr>
        <w:t xml:space="preserve">                     b[i][j]=a.data[i][j];</w:t>
      </w:r>
    </w:p>
    <w:p w:rsidR="005F1F37" w:rsidRPr="00C81BAD" w:rsidRDefault="005F1F37" w:rsidP="005F1F37">
      <w:pPr>
        <w:pStyle w:val="ad"/>
        <w:rPr>
          <w:rFonts w:hAnsi="宋体" w:cs="宋体"/>
        </w:rPr>
      </w:pPr>
      <w:r w:rsidRPr="00C81BAD">
        <w:rPr>
          <w:rFonts w:hAnsi="宋体" w:cs="宋体" w:hint="eastAsia"/>
        </w:rPr>
        <w:t xml:space="preserve">       for (i=0;i&lt;a.n;i++){</w:t>
      </w:r>
    </w:p>
    <w:p w:rsidR="005F1F37" w:rsidRPr="00C81BAD" w:rsidRDefault="005F1F37" w:rsidP="005F1F37">
      <w:pPr>
        <w:pStyle w:val="ad"/>
        <w:rPr>
          <w:rFonts w:hAnsi="宋体" w:cs="宋体"/>
        </w:rPr>
      </w:pPr>
      <w:r w:rsidRPr="00C81BAD">
        <w:rPr>
          <w:rFonts w:hAnsi="宋体" w:cs="宋体" w:hint="eastAsia"/>
        </w:rPr>
        <w:t xml:space="preserve">              if (zero(b[i][i])){</w:t>
      </w:r>
    </w:p>
    <w:p w:rsidR="005F1F37" w:rsidRPr="00C81BAD" w:rsidRDefault="005F1F37" w:rsidP="005F1F37">
      <w:pPr>
        <w:pStyle w:val="ad"/>
        <w:rPr>
          <w:rFonts w:hAnsi="宋体" w:cs="宋体"/>
        </w:rPr>
      </w:pPr>
      <w:r w:rsidRPr="00C81BAD">
        <w:rPr>
          <w:rFonts w:hAnsi="宋体" w:cs="宋体" w:hint="eastAsia"/>
        </w:rPr>
        <w:t xml:space="preserve">                     for (j=i+1;j&lt;a.n;j++)</w:t>
      </w:r>
    </w:p>
    <w:p w:rsidR="005F1F37" w:rsidRPr="00C81BAD" w:rsidRDefault="005F1F37" w:rsidP="005F1F37">
      <w:pPr>
        <w:pStyle w:val="ad"/>
        <w:rPr>
          <w:rFonts w:hAnsi="宋体" w:cs="宋体"/>
        </w:rPr>
      </w:pPr>
      <w:r w:rsidRPr="00C81BAD">
        <w:rPr>
          <w:rFonts w:hAnsi="宋体" w:cs="宋体" w:hint="eastAsia"/>
        </w:rPr>
        <w:t xml:space="preserve">                            if (!zero(b[j][i]))</w:t>
      </w:r>
    </w:p>
    <w:p w:rsidR="005F1F37" w:rsidRPr="00C81BAD" w:rsidRDefault="005F1F37" w:rsidP="005F1F37">
      <w:pPr>
        <w:pStyle w:val="ad"/>
        <w:rPr>
          <w:rFonts w:hAnsi="宋体" w:cs="宋体"/>
        </w:rPr>
      </w:pPr>
      <w:r w:rsidRPr="00C81BAD">
        <w:rPr>
          <w:rFonts w:hAnsi="宋体" w:cs="宋体" w:hint="eastAsia"/>
        </w:rPr>
        <w:t xml:space="preserve">                                   break;</w:t>
      </w:r>
    </w:p>
    <w:p w:rsidR="005F1F37" w:rsidRPr="00C81BAD" w:rsidRDefault="005F1F37" w:rsidP="005F1F37">
      <w:pPr>
        <w:pStyle w:val="ad"/>
        <w:rPr>
          <w:rFonts w:hAnsi="宋体" w:cs="宋体"/>
        </w:rPr>
      </w:pPr>
      <w:r w:rsidRPr="00C81BAD">
        <w:rPr>
          <w:rFonts w:hAnsi="宋体" w:cs="宋体" w:hint="eastAsia"/>
        </w:rPr>
        <w:lastRenderedPageBreak/>
        <w:t xml:space="preserve">                     if (j==a.n)</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for (k=i;k&lt;a.n;k++)</w:t>
      </w:r>
    </w:p>
    <w:p w:rsidR="005F1F37" w:rsidRPr="00C81BAD" w:rsidRDefault="005F1F37" w:rsidP="005F1F37">
      <w:pPr>
        <w:pStyle w:val="ad"/>
        <w:rPr>
          <w:rFonts w:hAnsi="宋体" w:cs="宋体"/>
        </w:rPr>
      </w:pPr>
      <w:r w:rsidRPr="00C81BAD">
        <w:rPr>
          <w:rFonts w:hAnsi="宋体" w:cs="宋体" w:hint="eastAsia"/>
        </w:rPr>
        <w:t xml:space="preserve">                            t=b[i][k],b[i][k]=b[j][k],b[j][k]=t;</w:t>
      </w:r>
    </w:p>
    <w:p w:rsidR="005F1F37" w:rsidRPr="00C81BAD" w:rsidRDefault="005F1F37" w:rsidP="005F1F37">
      <w:pPr>
        <w:pStyle w:val="ad"/>
        <w:rPr>
          <w:rFonts w:hAnsi="宋体" w:cs="宋体"/>
        </w:rPr>
      </w:pPr>
      <w:r w:rsidRPr="00C81BAD">
        <w:rPr>
          <w:rFonts w:hAnsi="宋体" w:cs="宋体" w:hint="eastAsia"/>
        </w:rPr>
        <w:t xml:space="preserve">                     sign++;</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ret*=b[i][i];</w:t>
      </w:r>
    </w:p>
    <w:p w:rsidR="005F1F37" w:rsidRPr="00C81BAD" w:rsidRDefault="005F1F37" w:rsidP="005F1F37">
      <w:pPr>
        <w:pStyle w:val="ad"/>
        <w:rPr>
          <w:rFonts w:hAnsi="宋体" w:cs="宋体"/>
        </w:rPr>
      </w:pPr>
      <w:r w:rsidRPr="00C81BAD">
        <w:rPr>
          <w:rFonts w:hAnsi="宋体" w:cs="宋体" w:hint="eastAsia"/>
        </w:rPr>
        <w:t xml:space="preserve">              for (k=i+1;k&lt;a.n;k++)</w:t>
      </w:r>
    </w:p>
    <w:p w:rsidR="005F1F37" w:rsidRPr="00C81BAD" w:rsidRDefault="005F1F37" w:rsidP="005F1F37">
      <w:pPr>
        <w:pStyle w:val="ad"/>
        <w:rPr>
          <w:rFonts w:hAnsi="宋体" w:cs="宋体"/>
        </w:rPr>
      </w:pPr>
      <w:r w:rsidRPr="00C81BAD">
        <w:rPr>
          <w:rFonts w:hAnsi="宋体" w:cs="宋体" w:hint="eastAsia"/>
        </w:rPr>
        <w:t xml:space="preserve">                     b[i][k]/=b[i][i];</w:t>
      </w:r>
    </w:p>
    <w:p w:rsidR="005F1F37" w:rsidRPr="00C81BAD" w:rsidRDefault="005F1F37" w:rsidP="005F1F37">
      <w:pPr>
        <w:pStyle w:val="ad"/>
        <w:rPr>
          <w:rFonts w:hAnsi="宋体" w:cs="宋体"/>
        </w:rPr>
      </w:pPr>
      <w:r w:rsidRPr="00C81BAD">
        <w:rPr>
          <w:rFonts w:hAnsi="宋体" w:cs="宋体" w:hint="eastAsia"/>
        </w:rPr>
        <w:t xml:space="preserve">              for (j=i+1;j&lt;a.n;j++)</w:t>
      </w:r>
    </w:p>
    <w:p w:rsidR="005F1F37" w:rsidRPr="00C81BAD" w:rsidRDefault="005F1F37" w:rsidP="005F1F37">
      <w:pPr>
        <w:pStyle w:val="ad"/>
        <w:rPr>
          <w:rFonts w:hAnsi="宋体" w:cs="宋体"/>
        </w:rPr>
      </w:pPr>
      <w:r w:rsidRPr="00C81BAD">
        <w:rPr>
          <w:rFonts w:hAnsi="宋体" w:cs="宋体" w:hint="eastAsia"/>
        </w:rPr>
        <w:t xml:space="preserve">                     for (k=i+1;k&lt;a.n;k++)</w:t>
      </w:r>
    </w:p>
    <w:p w:rsidR="005F1F37" w:rsidRPr="00C81BAD" w:rsidRDefault="005F1F37" w:rsidP="005F1F37">
      <w:pPr>
        <w:pStyle w:val="ad"/>
        <w:rPr>
          <w:rFonts w:hAnsi="宋体" w:cs="宋体"/>
        </w:rPr>
      </w:pPr>
      <w:r w:rsidRPr="00C81BAD">
        <w:rPr>
          <w:rFonts w:hAnsi="宋体" w:cs="宋体" w:hint="eastAsia"/>
        </w:rPr>
        <w:t xml:space="preserve">                            b[j][k]-=b[j][i]*b[i][k];</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(sign&amp;1)</w:t>
      </w:r>
    </w:p>
    <w:p w:rsidR="005F1F37" w:rsidRPr="00C81BAD" w:rsidRDefault="005F1F37" w:rsidP="005F1F37">
      <w:pPr>
        <w:pStyle w:val="ad"/>
        <w:rPr>
          <w:rFonts w:hAnsi="宋体" w:cs="宋体"/>
        </w:rPr>
      </w:pPr>
      <w:r w:rsidRPr="00C81BAD">
        <w:rPr>
          <w:rFonts w:hAnsi="宋体" w:cs="宋体" w:hint="eastAsia"/>
        </w:rPr>
        <w:t xml:space="preserve">              ret=-ret;</w:t>
      </w:r>
    </w:p>
    <w:p w:rsidR="005F1F37" w:rsidRPr="00C81BAD" w:rsidRDefault="005F1F37" w:rsidP="005F1F37">
      <w:pPr>
        <w:pStyle w:val="ad"/>
        <w:rPr>
          <w:rFonts w:hAnsi="宋体" w:cs="宋体"/>
        </w:rPr>
      </w:pPr>
      <w:r w:rsidRPr="00C81BAD">
        <w:rPr>
          <w:rFonts w:hAnsi="宋体" w:cs="宋体" w:hint="eastAsia"/>
        </w:rPr>
        <w:t xml:space="preserve">       return ret;</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14.4 线性方程组</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fabs(x) ((x)&gt;0?(x):-(x))</w:t>
      </w:r>
    </w:p>
    <w:p w:rsidR="005F1F37" w:rsidRPr="00C81BAD" w:rsidRDefault="005F1F37" w:rsidP="005F1F37">
      <w:pPr>
        <w:pStyle w:val="ad"/>
        <w:rPr>
          <w:rFonts w:hAnsi="宋体" w:cs="宋体"/>
          <w:lang w:val="pt-BR"/>
        </w:rPr>
      </w:pPr>
      <w:r w:rsidRPr="00C81BAD">
        <w:rPr>
          <w:rFonts w:hAnsi="宋体" w:cs="宋体" w:hint="eastAsia"/>
          <w:lang w:val="pt-BR"/>
        </w:rPr>
        <w:t>#define eps 1e-10</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列主元</w:t>
      </w:r>
      <w:r w:rsidRPr="00C81BAD">
        <w:rPr>
          <w:rFonts w:hAnsi="宋体" w:cs="宋体" w:hint="eastAsia"/>
          <w:lang w:val="pt-BR"/>
        </w:rPr>
        <w:t>gauss</w:t>
      </w:r>
      <w:r w:rsidRPr="00C81BAD">
        <w:rPr>
          <w:rFonts w:hAnsi="宋体" w:cs="宋体" w:hint="eastAsia"/>
        </w:rPr>
        <w:t>消去求解</w:t>
      </w:r>
      <w:r w:rsidRPr="00C81BAD">
        <w:rPr>
          <w:rFonts w:hAnsi="宋体" w:cs="宋体" w:hint="eastAsia"/>
          <w:lang w:val="pt-BR"/>
        </w:rPr>
        <w:t>a[][]x[]=b[]</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返回是否有唯一解</w:t>
      </w:r>
      <w:r w:rsidRPr="00C81BAD">
        <w:rPr>
          <w:rFonts w:hAnsi="宋体" w:cs="宋体" w:hint="eastAsia"/>
          <w:lang w:val="pt-BR"/>
        </w:rPr>
        <w:t>,</w:t>
      </w:r>
      <w:r w:rsidRPr="00C81BAD">
        <w:rPr>
          <w:rFonts w:hAnsi="宋体" w:cs="宋体" w:hint="eastAsia"/>
        </w:rPr>
        <w:t>若有解在</w:t>
      </w:r>
      <w:r w:rsidRPr="00C81BAD">
        <w:rPr>
          <w:rFonts w:hAnsi="宋体" w:cs="宋体" w:hint="eastAsia"/>
          <w:lang w:val="pt-BR"/>
        </w:rPr>
        <w:t>b[]</w:t>
      </w:r>
      <w:r w:rsidRPr="00C81BAD">
        <w:rPr>
          <w:rFonts w:hAnsi="宋体" w:cs="宋体" w:hint="eastAsia"/>
        </w:rPr>
        <w:t>中</w:t>
      </w:r>
    </w:p>
    <w:p w:rsidR="005F1F37" w:rsidRPr="00C81BAD" w:rsidRDefault="005F1F37" w:rsidP="005F1F37">
      <w:pPr>
        <w:pStyle w:val="ad"/>
        <w:rPr>
          <w:rFonts w:hAnsi="宋体" w:cs="宋体"/>
        </w:rPr>
      </w:pPr>
      <w:r w:rsidRPr="00C81BAD">
        <w:rPr>
          <w:rFonts w:hAnsi="宋体" w:cs="宋体" w:hint="eastAsia"/>
        </w:rPr>
        <w:t>int gauss_cpivot(int n,double a[][MAXN],double b[]){</w:t>
      </w:r>
    </w:p>
    <w:p w:rsidR="005F1F37" w:rsidRPr="00C81BAD" w:rsidRDefault="005F1F37" w:rsidP="005F1F37">
      <w:pPr>
        <w:pStyle w:val="ad"/>
        <w:rPr>
          <w:rFonts w:hAnsi="宋体" w:cs="宋体"/>
        </w:rPr>
      </w:pPr>
      <w:r w:rsidRPr="00C81BAD">
        <w:rPr>
          <w:rFonts w:hAnsi="宋体" w:cs="宋体" w:hint="eastAsia"/>
        </w:rPr>
        <w:t xml:space="preserve">       int i,j,k,row;</w:t>
      </w:r>
    </w:p>
    <w:p w:rsidR="005F1F37" w:rsidRPr="00C81BAD" w:rsidRDefault="005F1F37" w:rsidP="005F1F37">
      <w:pPr>
        <w:pStyle w:val="ad"/>
        <w:rPr>
          <w:rFonts w:hAnsi="宋体" w:cs="宋体"/>
        </w:rPr>
      </w:pPr>
      <w:r w:rsidRPr="00C81BAD">
        <w:rPr>
          <w:rFonts w:hAnsi="宋体" w:cs="宋体" w:hint="eastAsia"/>
        </w:rPr>
        <w:t xml:space="preserve">       double maxp,t;</w:t>
      </w:r>
    </w:p>
    <w:p w:rsidR="005F1F37" w:rsidRPr="00C81BAD" w:rsidRDefault="005F1F37" w:rsidP="005F1F37">
      <w:pPr>
        <w:pStyle w:val="ad"/>
        <w:rPr>
          <w:rFonts w:hAnsi="宋体" w:cs="宋体"/>
        </w:rPr>
      </w:pPr>
      <w:r w:rsidRPr="00C81BAD">
        <w:rPr>
          <w:rFonts w:hAnsi="宋体" w:cs="宋体" w:hint="eastAsia"/>
        </w:rPr>
        <w:t xml:space="preserve">       for (k=0;k&lt;n;k++){</w:t>
      </w:r>
    </w:p>
    <w:p w:rsidR="005F1F37" w:rsidRPr="00C81BAD" w:rsidRDefault="005F1F37" w:rsidP="005F1F37">
      <w:pPr>
        <w:pStyle w:val="ad"/>
        <w:rPr>
          <w:rFonts w:hAnsi="宋体" w:cs="宋体"/>
        </w:rPr>
      </w:pPr>
      <w:r w:rsidRPr="00C81BAD">
        <w:rPr>
          <w:rFonts w:hAnsi="宋体" w:cs="宋体" w:hint="eastAsia"/>
        </w:rPr>
        <w:t xml:space="preserve">              for (maxp=0,i=k;i&lt;n;i++)</w:t>
      </w:r>
    </w:p>
    <w:p w:rsidR="005F1F37" w:rsidRPr="00C81BAD" w:rsidRDefault="005F1F37" w:rsidP="005F1F37">
      <w:pPr>
        <w:pStyle w:val="ad"/>
        <w:rPr>
          <w:rFonts w:hAnsi="宋体" w:cs="宋体"/>
        </w:rPr>
      </w:pPr>
      <w:r w:rsidRPr="00C81BAD">
        <w:rPr>
          <w:rFonts w:hAnsi="宋体" w:cs="宋体" w:hint="eastAsia"/>
        </w:rPr>
        <w:t xml:space="preserve">                     if (fabs(a[i][k])&gt;fabs(maxp))</w:t>
      </w:r>
    </w:p>
    <w:p w:rsidR="005F1F37" w:rsidRPr="00C81BAD" w:rsidRDefault="005F1F37" w:rsidP="005F1F37">
      <w:pPr>
        <w:pStyle w:val="ad"/>
        <w:rPr>
          <w:rFonts w:hAnsi="宋体" w:cs="宋体"/>
        </w:rPr>
      </w:pPr>
      <w:r w:rsidRPr="00C81BAD">
        <w:rPr>
          <w:rFonts w:hAnsi="宋体" w:cs="宋体" w:hint="eastAsia"/>
        </w:rPr>
        <w:t xml:space="preserve">                            maxp=a[row=i][k];</w:t>
      </w:r>
    </w:p>
    <w:p w:rsidR="005F1F37" w:rsidRPr="00C81BAD" w:rsidRDefault="005F1F37" w:rsidP="005F1F37">
      <w:pPr>
        <w:pStyle w:val="ad"/>
        <w:rPr>
          <w:rFonts w:hAnsi="宋体" w:cs="宋体"/>
        </w:rPr>
      </w:pPr>
      <w:r w:rsidRPr="00C81BAD">
        <w:rPr>
          <w:rFonts w:hAnsi="宋体" w:cs="宋体" w:hint="eastAsia"/>
        </w:rPr>
        <w:t xml:space="preserve">              if (fabs(maxp)&lt;eps)</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if (row!=k){</w:t>
      </w:r>
    </w:p>
    <w:p w:rsidR="005F1F37" w:rsidRPr="00C81BAD" w:rsidRDefault="005F1F37" w:rsidP="005F1F37">
      <w:pPr>
        <w:pStyle w:val="ad"/>
        <w:rPr>
          <w:rFonts w:hAnsi="宋体" w:cs="宋体"/>
        </w:rPr>
      </w:pPr>
      <w:r w:rsidRPr="00C81BAD">
        <w:rPr>
          <w:rFonts w:hAnsi="宋体" w:cs="宋体" w:hint="eastAsia"/>
        </w:rPr>
        <w:t xml:space="preserve">                     for (j=k;j&lt;n;j++)</w:t>
      </w:r>
    </w:p>
    <w:p w:rsidR="005F1F37" w:rsidRPr="00C81BAD" w:rsidRDefault="005F1F37" w:rsidP="005F1F37">
      <w:pPr>
        <w:pStyle w:val="ad"/>
        <w:rPr>
          <w:rFonts w:hAnsi="宋体" w:cs="宋体"/>
        </w:rPr>
      </w:pPr>
      <w:r w:rsidRPr="00C81BAD">
        <w:rPr>
          <w:rFonts w:hAnsi="宋体" w:cs="宋体" w:hint="eastAsia"/>
        </w:rPr>
        <w:t xml:space="preserve">                            t=a[k][j],a[k][j]=a[row][j],a[row][j]=t;</w:t>
      </w:r>
    </w:p>
    <w:p w:rsidR="005F1F37" w:rsidRPr="00C81BAD" w:rsidRDefault="005F1F37" w:rsidP="005F1F37">
      <w:pPr>
        <w:pStyle w:val="ad"/>
        <w:rPr>
          <w:rFonts w:hAnsi="宋体" w:cs="宋体"/>
        </w:rPr>
      </w:pPr>
      <w:r w:rsidRPr="00C81BAD">
        <w:rPr>
          <w:rFonts w:hAnsi="宋体" w:cs="宋体" w:hint="eastAsia"/>
        </w:rPr>
        <w:t xml:space="preserve">                     t=b[k],b[k]=b[row],b[row]=t;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(j=k+1;j&lt;n;j++){</w:t>
      </w:r>
    </w:p>
    <w:p w:rsidR="005F1F37" w:rsidRPr="00C81BAD" w:rsidRDefault="005F1F37" w:rsidP="005F1F37">
      <w:pPr>
        <w:pStyle w:val="ad"/>
        <w:rPr>
          <w:rFonts w:hAnsi="宋体" w:cs="宋体"/>
        </w:rPr>
      </w:pPr>
      <w:r w:rsidRPr="00C81BAD">
        <w:rPr>
          <w:rFonts w:hAnsi="宋体" w:cs="宋体" w:hint="eastAsia"/>
        </w:rPr>
        <w:t xml:space="preserve">                     a[k][j]/=maxp;</w:t>
      </w:r>
    </w:p>
    <w:p w:rsidR="005F1F37" w:rsidRPr="00C81BAD" w:rsidRDefault="005F1F37" w:rsidP="005F1F37">
      <w:pPr>
        <w:pStyle w:val="ad"/>
        <w:rPr>
          <w:rFonts w:hAnsi="宋体" w:cs="宋体"/>
        </w:rPr>
      </w:pPr>
      <w:r w:rsidRPr="00C81BAD">
        <w:rPr>
          <w:rFonts w:hAnsi="宋体" w:cs="宋体" w:hint="eastAsia"/>
        </w:rPr>
        <w:t xml:space="preserve">                     for (i=k+1;i&lt;n;i++)</w:t>
      </w:r>
    </w:p>
    <w:p w:rsidR="005F1F37" w:rsidRPr="00C81BAD" w:rsidRDefault="005F1F37" w:rsidP="005F1F37">
      <w:pPr>
        <w:pStyle w:val="ad"/>
        <w:rPr>
          <w:rFonts w:hAnsi="宋体" w:cs="宋体"/>
        </w:rPr>
      </w:pPr>
      <w:r w:rsidRPr="00C81BAD">
        <w:rPr>
          <w:rFonts w:hAnsi="宋体" w:cs="宋体" w:hint="eastAsia"/>
        </w:rPr>
        <w:t xml:space="preserve">                            a[i][j]-=a[i][k]*a[k][j];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b[k]/=maxp;</w:t>
      </w:r>
    </w:p>
    <w:p w:rsidR="005F1F37" w:rsidRPr="00C81BAD" w:rsidRDefault="005F1F37" w:rsidP="005F1F37">
      <w:pPr>
        <w:pStyle w:val="ad"/>
        <w:rPr>
          <w:rFonts w:hAnsi="宋体" w:cs="宋体"/>
        </w:rPr>
      </w:pPr>
      <w:r w:rsidRPr="00C81BAD">
        <w:rPr>
          <w:rFonts w:hAnsi="宋体" w:cs="宋体" w:hint="eastAsia"/>
        </w:rPr>
        <w:lastRenderedPageBreak/>
        <w:t xml:space="preserve">              for (i=k+1;i&lt;n;i++)</w:t>
      </w:r>
    </w:p>
    <w:p w:rsidR="005F1F37" w:rsidRPr="00C81BAD" w:rsidRDefault="005F1F37" w:rsidP="005F1F37">
      <w:pPr>
        <w:pStyle w:val="ad"/>
        <w:rPr>
          <w:rFonts w:hAnsi="宋体" w:cs="宋体"/>
        </w:rPr>
      </w:pPr>
      <w:r w:rsidRPr="00C81BAD">
        <w:rPr>
          <w:rFonts w:hAnsi="宋体" w:cs="宋体" w:hint="eastAsia"/>
        </w:rPr>
        <w:t xml:space="preserve">                     b[i]-=b[k]*a[i][k];</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for (i=n-1;i&gt;=0;i--)</w:t>
      </w:r>
    </w:p>
    <w:p w:rsidR="005F1F37" w:rsidRPr="00C81BAD" w:rsidRDefault="005F1F37" w:rsidP="005F1F37">
      <w:pPr>
        <w:pStyle w:val="ad"/>
        <w:rPr>
          <w:rFonts w:hAnsi="宋体" w:cs="宋体"/>
          <w:lang w:val="pt-BR"/>
        </w:rPr>
      </w:pPr>
      <w:r w:rsidRPr="00C81BAD">
        <w:rPr>
          <w:rFonts w:hAnsi="宋体" w:cs="宋体" w:hint="eastAsia"/>
          <w:lang w:val="pt-BR"/>
        </w:rPr>
        <w:t xml:space="preserve">              for (j=i+1;j&lt;n;j++)</w:t>
      </w:r>
    </w:p>
    <w:p w:rsidR="005F1F37" w:rsidRPr="00C81BAD" w:rsidRDefault="005F1F37" w:rsidP="005F1F37">
      <w:pPr>
        <w:pStyle w:val="ad"/>
        <w:rPr>
          <w:rFonts w:hAnsi="宋体" w:cs="宋体"/>
        </w:rPr>
      </w:pPr>
      <w:r w:rsidRPr="00C81BAD">
        <w:rPr>
          <w:rFonts w:hAnsi="宋体" w:cs="宋体" w:hint="eastAsia"/>
        </w:rPr>
        <w:t xml:space="preserve">                     b[i]-=a[i][j]*b[j];</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rPr>
      </w:pPr>
      <w:r w:rsidRPr="00C81BAD">
        <w:rPr>
          <w:rFonts w:hAnsi="宋体" w:cs="宋体" w:hint="eastAsia"/>
        </w:rPr>
        <w:t>//全主元gauss消去解a[][]x[]=b[]</w:t>
      </w:r>
    </w:p>
    <w:p w:rsidR="005F1F37" w:rsidRPr="00C81BAD" w:rsidRDefault="005F1F37" w:rsidP="005F1F37">
      <w:pPr>
        <w:pStyle w:val="ad"/>
        <w:rPr>
          <w:rFonts w:hAnsi="宋体" w:cs="宋体"/>
        </w:rPr>
      </w:pPr>
      <w:r w:rsidRPr="00C81BAD">
        <w:rPr>
          <w:rFonts w:hAnsi="宋体" w:cs="宋体" w:hint="eastAsia"/>
        </w:rPr>
        <w:t>//返回是否有唯一解,若有解在b[]中</w:t>
      </w:r>
    </w:p>
    <w:p w:rsidR="005F1F37" w:rsidRPr="00C81BAD" w:rsidRDefault="005F1F37" w:rsidP="005F1F37">
      <w:pPr>
        <w:pStyle w:val="ad"/>
        <w:rPr>
          <w:rFonts w:hAnsi="宋体" w:cs="宋体"/>
        </w:rPr>
      </w:pPr>
      <w:r w:rsidRPr="00C81BAD">
        <w:rPr>
          <w:rFonts w:hAnsi="宋体" w:cs="宋体" w:hint="eastAsia"/>
        </w:rPr>
        <w:t>int gauss_tpivot(int n,double a[][MAXN],double b[]){</w:t>
      </w:r>
    </w:p>
    <w:p w:rsidR="005F1F37" w:rsidRPr="00C81BAD" w:rsidRDefault="005F1F37" w:rsidP="005F1F37">
      <w:pPr>
        <w:pStyle w:val="ad"/>
        <w:rPr>
          <w:rFonts w:hAnsi="宋体" w:cs="宋体"/>
        </w:rPr>
      </w:pPr>
      <w:r w:rsidRPr="00C81BAD">
        <w:rPr>
          <w:rFonts w:hAnsi="宋体" w:cs="宋体" w:hint="eastAsia"/>
        </w:rPr>
        <w:t xml:space="preserve">       int i,j,k,row,col,index[MAXN];</w:t>
      </w:r>
    </w:p>
    <w:p w:rsidR="005F1F37" w:rsidRPr="00C81BAD" w:rsidRDefault="005F1F37" w:rsidP="005F1F37">
      <w:pPr>
        <w:pStyle w:val="ad"/>
        <w:rPr>
          <w:rFonts w:hAnsi="宋体" w:cs="宋体"/>
        </w:rPr>
      </w:pPr>
      <w:r w:rsidRPr="00C81BAD">
        <w:rPr>
          <w:rFonts w:hAnsi="宋体" w:cs="宋体" w:hint="eastAsia"/>
        </w:rPr>
        <w:t xml:space="preserve">       double maxp,t;</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index[i]=i;</w:t>
      </w:r>
    </w:p>
    <w:p w:rsidR="005F1F37" w:rsidRPr="00C81BAD" w:rsidRDefault="005F1F37" w:rsidP="005F1F37">
      <w:pPr>
        <w:pStyle w:val="ad"/>
        <w:rPr>
          <w:rFonts w:hAnsi="宋体" w:cs="宋体"/>
        </w:rPr>
      </w:pPr>
      <w:r w:rsidRPr="00C81BAD">
        <w:rPr>
          <w:rFonts w:hAnsi="宋体" w:cs="宋体" w:hint="eastAsia"/>
        </w:rPr>
        <w:t xml:space="preserve">       for (k=0;k&lt;n;k++){</w:t>
      </w:r>
    </w:p>
    <w:p w:rsidR="005F1F37" w:rsidRPr="00C81BAD" w:rsidRDefault="005F1F37" w:rsidP="005F1F37">
      <w:pPr>
        <w:pStyle w:val="ad"/>
        <w:rPr>
          <w:rFonts w:hAnsi="宋体" w:cs="宋体"/>
        </w:rPr>
      </w:pPr>
      <w:r w:rsidRPr="00C81BAD">
        <w:rPr>
          <w:rFonts w:hAnsi="宋体" w:cs="宋体" w:hint="eastAsia"/>
        </w:rPr>
        <w:t xml:space="preserve">        for (maxp=0,i=k;i&lt;n;i++)</w:t>
      </w:r>
    </w:p>
    <w:p w:rsidR="005F1F37" w:rsidRPr="00C81BAD" w:rsidRDefault="005F1F37" w:rsidP="005F1F37">
      <w:pPr>
        <w:pStyle w:val="ad"/>
        <w:rPr>
          <w:rFonts w:hAnsi="宋体" w:cs="宋体"/>
        </w:rPr>
      </w:pPr>
      <w:r w:rsidRPr="00C81BAD">
        <w:rPr>
          <w:rFonts w:hAnsi="宋体" w:cs="宋体" w:hint="eastAsia"/>
        </w:rPr>
        <w:t xml:space="preserve">                     for (j=k;j&lt;n;j++)</w:t>
      </w:r>
    </w:p>
    <w:p w:rsidR="005F1F37" w:rsidRPr="00C81BAD" w:rsidRDefault="005F1F37" w:rsidP="005F1F37">
      <w:pPr>
        <w:pStyle w:val="ad"/>
        <w:rPr>
          <w:rFonts w:hAnsi="宋体" w:cs="宋体"/>
        </w:rPr>
      </w:pPr>
      <w:r w:rsidRPr="00C81BAD">
        <w:rPr>
          <w:rFonts w:hAnsi="宋体" w:cs="宋体" w:hint="eastAsia"/>
        </w:rPr>
        <w:t xml:space="preserve">                            if (fabs(a[i][j])&gt;fabs(maxp))</w:t>
      </w:r>
    </w:p>
    <w:p w:rsidR="005F1F37" w:rsidRPr="00C81BAD" w:rsidRDefault="005F1F37" w:rsidP="005F1F37">
      <w:pPr>
        <w:pStyle w:val="ad"/>
        <w:rPr>
          <w:rFonts w:hAnsi="宋体" w:cs="宋体"/>
        </w:rPr>
      </w:pPr>
      <w:r w:rsidRPr="00C81BAD">
        <w:rPr>
          <w:rFonts w:hAnsi="宋体" w:cs="宋体" w:hint="eastAsia"/>
        </w:rPr>
        <w:t xml:space="preserve">                                   maxp=a[row=i][col=j];</w:t>
      </w:r>
    </w:p>
    <w:p w:rsidR="005F1F37" w:rsidRPr="00C81BAD" w:rsidRDefault="005F1F37" w:rsidP="005F1F37">
      <w:pPr>
        <w:pStyle w:val="ad"/>
        <w:rPr>
          <w:rFonts w:hAnsi="宋体" w:cs="宋体"/>
        </w:rPr>
      </w:pPr>
      <w:r w:rsidRPr="00C81BAD">
        <w:rPr>
          <w:rFonts w:hAnsi="宋体" w:cs="宋体" w:hint="eastAsia"/>
        </w:rPr>
        <w:t xml:space="preserve">       if (fabs(maxp)&lt;eps)</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if (col!=k){</w:t>
      </w:r>
    </w:p>
    <w:p w:rsidR="005F1F37" w:rsidRPr="00C81BAD" w:rsidRDefault="005F1F37" w:rsidP="005F1F37">
      <w:pPr>
        <w:pStyle w:val="ad"/>
        <w:rPr>
          <w:rFonts w:hAnsi="宋体" w:cs="宋体"/>
        </w:rPr>
      </w:pPr>
      <w:r w:rsidRPr="00C81BAD">
        <w:rPr>
          <w:rFonts w:hAnsi="宋体" w:cs="宋体" w:hint="eastAsia"/>
        </w:rPr>
        <w:t xml:space="preserve">                     for (i=0;i&lt;n;i++)</w:t>
      </w:r>
    </w:p>
    <w:p w:rsidR="005F1F37" w:rsidRPr="00C81BAD" w:rsidRDefault="005F1F37" w:rsidP="005F1F37">
      <w:pPr>
        <w:pStyle w:val="ad"/>
        <w:rPr>
          <w:rFonts w:hAnsi="宋体" w:cs="宋体"/>
        </w:rPr>
      </w:pPr>
      <w:r w:rsidRPr="00C81BAD">
        <w:rPr>
          <w:rFonts w:hAnsi="宋体" w:cs="宋体" w:hint="eastAsia"/>
        </w:rPr>
        <w:t xml:space="preserve">                            t=a[i][col],a[i][col]=a[i][k],a[i][k]=t;</w:t>
      </w:r>
    </w:p>
    <w:p w:rsidR="005F1F37" w:rsidRPr="00C81BAD" w:rsidRDefault="005F1F37" w:rsidP="005F1F37">
      <w:pPr>
        <w:pStyle w:val="ad"/>
        <w:rPr>
          <w:rFonts w:hAnsi="宋体" w:cs="宋体"/>
        </w:rPr>
      </w:pPr>
      <w:r w:rsidRPr="00C81BAD">
        <w:rPr>
          <w:rFonts w:hAnsi="宋体" w:cs="宋体" w:hint="eastAsia"/>
        </w:rPr>
        <w:t xml:space="preserve">                     j=index[col],index[col]=index[k],index[k]=j;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if (row!=k){</w:t>
      </w:r>
    </w:p>
    <w:p w:rsidR="005F1F37" w:rsidRPr="00C81BAD" w:rsidRDefault="005F1F37" w:rsidP="005F1F37">
      <w:pPr>
        <w:pStyle w:val="ad"/>
        <w:rPr>
          <w:rFonts w:hAnsi="宋体" w:cs="宋体"/>
        </w:rPr>
      </w:pPr>
      <w:r w:rsidRPr="00C81BAD">
        <w:rPr>
          <w:rFonts w:hAnsi="宋体" w:cs="宋体" w:hint="eastAsia"/>
        </w:rPr>
        <w:t xml:space="preserve">                     for (j=k;j&lt;n;j++)</w:t>
      </w:r>
    </w:p>
    <w:p w:rsidR="005F1F37" w:rsidRPr="00C81BAD" w:rsidRDefault="005F1F37" w:rsidP="005F1F37">
      <w:pPr>
        <w:pStyle w:val="ad"/>
        <w:rPr>
          <w:rFonts w:hAnsi="宋体" w:cs="宋体"/>
        </w:rPr>
      </w:pPr>
      <w:r w:rsidRPr="00C81BAD">
        <w:rPr>
          <w:rFonts w:hAnsi="宋体" w:cs="宋体" w:hint="eastAsia"/>
        </w:rPr>
        <w:t xml:space="preserve">               t=a[k][j],a[k][j]=a[row][j],a[row][j]=t;</w:t>
      </w:r>
    </w:p>
    <w:p w:rsidR="005F1F37" w:rsidRPr="00C81BAD" w:rsidRDefault="005F1F37" w:rsidP="005F1F37">
      <w:pPr>
        <w:pStyle w:val="ad"/>
        <w:rPr>
          <w:rFonts w:hAnsi="宋体" w:cs="宋体"/>
        </w:rPr>
      </w:pPr>
      <w:r w:rsidRPr="00C81BAD">
        <w:rPr>
          <w:rFonts w:hAnsi="宋体" w:cs="宋体" w:hint="eastAsia"/>
        </w:rPr>
        <w:t xml:space="preserve">                     t=b[k],b[k]=b[row],b[row]=t;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for (j=k+1;j&lt;n;j++){</w:t>
      </w:r>
    </w:p>
    <w:p w:rsidR="005F1F37" w:rsidRPr="00C81BAD" w:rsidRDefault="005F1F37" w:rsidP="005F1F37">
      <w:pPr>
        <w:pStyle w:val="ad"/>
        <w:rPr>
          <w:rFonts w:hAnsi="宋体" w:cs="宋体"/>
        </w:rPr>
      </w:pPr>
      <w:r w:rsidRPr="00C81BAD">
        <w:rPr>
          <w:rFonts w:hAnsi="宋体" w:cs="宋体" w:hint="eastAsia"/>
        </w:rPr>
        <w:t xml:space="preserve">                     a[k][j]/=maxp;</w:t>
      </w:r>
    </w:p>
    <w:p w:rsidR="005F1F37" w:rsidRPr="00C81BAD" w:rsidRDefault="005F1F37" w:rsidP="005F1F37">
      <w:pPr>
        <w:pStyle w:val="ad"/>
        <w:rPr>
          <w:rFonts w:hAnsi="宋体" w:cs="宋体"/>
        </w:rPr>
      </w:pPr>
      <w:r w:rsidRPr="00C81BAD">
        <w:rPr>
          <w:rFonts w:hAnsi="宋体" w:cs="宋体" w:hint="eastAsia"/>
        </w:rPr>
        <w:t xml:space="preserve">                     for (i=k+1;i&lt;n;i++)</w:t>
      </w:r>
    </w:p>
    <w:p w:rsidR="005F1F37" w:rsidRPr="00C81BAD" w:rsidRDefault="005F1F37" w:rsidP="005F1F37">
      <w:pPr>
        <w:pStyle w:val="ad"/>
        <w:rPr>
          <w:rFonts w:hAnsi="宋体" w:cs="宋体"/>
        </w:rPr>
      </w:pPr>
      <w:r w:rsidRPr="00C81BAD">
        <w:rPr>
          <w:rFonts w:hAnsi="宋体" w:cs="宋体" w:hint="eastAsia"/>
        </w:rPr>
        <w:t xml:space="preserve">                          a[i][j]-=a[i][k]*a[k][j];</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 xml:space="preserve">              b[k]/=maxp;</w:t>
      </w:r>
    </w:p>
    <w:p w:rsidR="005F1F37" w:rsidRPr="00C81BAD" w:rsidRDefault="005F1F37" w:rsidP="005F1F37">
      <w:pPr>
        <w:pStyle w:val="ad"/>
        <w:rPr>
          <w:rFonts w:hAnsi="宋体" w:cs="宋体"/>
        </w:rPr>
      </w:pPr>
      <w:r w:rsidRPr="00C81BAD">
        <w:rPr>
          <w:rFonts w:hAnsi="宋体" w:cs="宋体" w:hint="eastAsia"/>
        </w:rPr>
        <w:t xml:space="preserve">              for (i=k+1;i&lt;n;i++)</w:t>
      </w:r>
    </w:p>
    <w:p w:rsidR="005F1F37" w:rsidRPr="00C81BAD" w:rsidRDefault="005F1F37" w:rsidP="005F1F37">
      <w:pPr>
        <w:pStyle w:val="ad"/>
        <w:rPr>
          <w:rFonts w:hAnsi="宋体" w:cs="宋体"/>
        </w:rPr>
      </w:pPr>
      <w:r w:rsidRPr="00C81BAD">
        <w:rPr>
          <w:rFonts w:hAnsi="宋体" w:cs="宋体" w:hint="eastAsia"/>
        </w:rPr>
        <w:t xml:space="preserve">                     b[i]-=b[k]*a[i][k];</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for (i=n-1;i&gt;=0;i--)</w:t>
      </w:r>
    </w:p>
    <w:p w:rsidR="005F1F37" w:rsidRPr="00C81BAD" w:rsidRDefault="005F1F37" w:rsidP="005F1F37">
      <w:pPr>
        <w:pStyle w:val="ad"/>
        <w:rPr>
          <w:rFonts w:hAnsi="宋体" w:cs="宋体"/>
          <w:lang w:val="pt-BR"/>
        </w:rPr>
      </w:pPr>
      <w:r w:rsidRPr="00C81BAD">
        <w:rPr>
          <w:rFonts w:hAnsi="宋体" w:cs="宋体" w:hint="eastAsia"/>
          <w:lang w:val="pt-BR"/>
        </w:rPr>
        <w:t xml:space="preserve">              for (j=i+1;j&lt;n;j++)</w:t>
      </w:r>
    </w:p>
    <w:p w:rsidR="005F1F37" w:rsidRPr="00C81BAD" w:rsidRDefault="005F1F37" w:rsidP="005F1F37">
      <w:pPr>
        <w:pStyle w:val="ad"/>
        <w:rPr>
          <w:rFonts w:hAnsi="宋体" w:cs="宋体"/>
        </w:rPr>
      </w:pPr>
      <w:r w:rsidRPr="00C81BAD">
        <w:rPr>
          <w:rFonts w:hAnsi="宋体" w:cs="宋体" w:hint="eastAsia"/>
        </w:rPr>
        <w:lastRenderedPageBreak/>
        <w:t xml:space="preserve">                     b[i]-=a[i][j]*b[j];</w:t>
      </w:r>
    </w:p>
    <w:p w:rsidR="005F1F37" w:rsidRPr="00C81BAD" w:rsidRDefault="005F1F37" w:rsidP="005F1F37">
      <w:pPr>
        <w:pStyle w:val="ad"/>
        <w:rPr>
          <w:rFonts w:hAnsi="宋体" w:cs="宋体"/>
        </w:rPr>
      </w:pPr>
      <w:r w:rsidRPr="00C81BAD">
        <w:rPr>
          <w:rFonts w:hAnsi="宋体" w:cs="宋体" w:hint="eastAsia"/>
        </w:rPr>
        <w:t xml:space="preserve">      for (k=0;k&lt;n;k++)</w:t>
      </w:r>
    </w:p>
    <w:p w:rsidR="005F1F37" w:rsidRPr="00C81BAD" w:rsidRDefault="005F1F37" w:rsidP="005F1F37">
      <w:pPr>
        <w:pStyle w:val="ad"/>
        <w:rPr>
          <w:rFonts w:hAnsi="宋体" w:cs="宋体"/>
        </w:rPr>
      </w:pPr>
      <w:r w:rsidRPr="00C81BAD">
        <w:rPr>
          <w:rFonts w:hAnsi="宋体" w:cs="宋体" w:hint="eastAsia"/>
        </w:rPr>
        <w:t xml:space="preserve">              a[0][index[k]]=b[k];</w:t>
      </w:r>
    </w:p>
    <w:p w:rsidR="005F1F37" w:rsidRPr="00C81BAD" w:rsidRDefault="005F1F37" w:rsidP="005F1F37">
      <w:pPr>
        <w:pStyle w:val="ad"/>
        <w:rPr>
          <w:rFonts w:hAnsi="宋体" w:cs="宋体"/>
        </w:rPr>
      </w:pPr>
      <w:r w:rsidRPr="00C81BAD">
        <w:rPr>
          <w:rFonts w:hAnsi="宋体" w:cs="宋体" w:hint="eastAsia"/>
        </w:rPr>
        <w:t xml:space="preserve">       for (k=0;k&lt;n;k++)</w:t>
      </w:r>
    </w:p>
    <w:p w:rsidR="005F1F37" w:rsidRPr="00C81BAD" w:rsidRDefault="005F1F37" w:rsidP="005F1F37">
      <w:pPr>
        <w:pStyle w:val="ad"/>
        <w:rPr>
          <w:rFonts w:hAnsi="宋体" w:cs="宋体"/>
        </w:rPr>
      </w:pPr>
      <w:r w:rsidRPr="00C81BAD">
        <w:rPr>
          <w:rFonts w:hAnsi="宋体" w:cs="宋体" w:hint="eastAsia"/>
        </w:rPr>
        <w:t xml:space="preserve">              b[k]=a[0][k];</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p>
    <w:p w:rsidR="005F1F37" w:rsidRPr="00C81BAD" w:rsidRDefault="005F1F37" w:rsidP="005F1F37">
      <w:pPr>
        <w:pStyle w:val="ad"/>
        <w:rPr>
          <w:rFonts w:hAnsi="宋体" w:cs="宋体"/>
          <w:b/>
        </w:rPr>
      </w:pPr>
      <w:r w:rsidRPr="00C81BAD">
        <w:rPr>
          <w:rFonts w:hAnsi="宋体" w:cs="宋体" w:hint="eastAsia"/>
          <w:b/>
        </w:rPr>
        <w:t>14.5 线性相关</w:t>
      </w:r>
    </w:p>
    <w:p w:rsidR="005F1F37" w:rsidRPr="00C81BAD" w:rsidRDefault="005F1F37" w:rsidP="005F1F37">
      <w:pPr>
        <w:pStyle w:val="ad"/>
        <w:rPr>
          <w:rFonts w:hAnsi="宋体" w:cs="宋体"/>
        </w:rPr>
      </w:pPr>
      <w:r w:rsidRPr="00C81BAD">
        <w:rPr>
          <w:rFonts w:hAnsi="宋体" w:cs="宋体" w:hint="eastAsia"/>
        </w:rPr>
        <w:t>//判线性相关(正交化)</w:t>
      </w:r>
    </w:p>
    <w:p w:rsidR="005F1F37" w:rsidRPr="00C81BAD" w:rsidRDefault="005F1F37" w:rsidP="005F1F37">
      <w:pPr>
        <w:pStyle w:val="ad"/>
        <w:rPr>
          <w:rFonts w:hAnsi="宋体" w:cs="宋体"/>
        </w:rPr>
      </w:pPr>
      <w:r w:rsidRPr="00C81BAD">
        <w:rPr>
          <w:rFonts w:hAnsi="宋体" w:cs="宋体" w:hint="eastAsia"/>
        </w:rPr>
        <w:t>//传入m个n维向量</w:t>
      </w:r>
    </w:p>
    <w:p w:rsidR="005F1F37" w:rsidRPr="00C81BAD" w:rsidRDefault="005F1F37" w:rsidP="005F1F37">
      <w:pPr>
        <w:pStyle w:val="ad"/>
        <w:rPr>
          <w:rFonts w:hAnsi="宋体" w:cs="宋体"/>
        </w:rPr>
      </w:pPr>
      <w:r w:rsidRPr="00C81BAD">
        <w:rPr>
          <w:rFonts w:hAnsi="宋体" w:cs="宋体" w:hint="eastAsia"/>
        </w:rPr>
        <w:t>#include &lt;math.h&gt;</w:t>
      </w:r>
    </w:p>
    <w:p w:rsidR="005F1F37" w:rsidRPr="00C81BAD" w:rsidRDefault="005F1F37" w:rsidP="005F1F37">
      <w:pPr>
        <w:pStyle w:val="ad"/>
        <w:rPr>
          <w:rFonts w:hAnsi="宋体" w:cs="宋体"/>
        </w:rPr>
      </w:pPr>
      <w:r w:rsidRPr="00C81BAD">
        <w:rPr>
          <w:rFonts w:hAnsi="宋体" w:cs="宋体" w:hint="eastAsia"/>
        </w:rPr>
        <w:t>#define MAXN 100</w:t>
      </w:r>
    </w:p>
    <w:p w:rsidR="005F1F37" w:rsidRPr="00C81BAD" w:rsidRDefault="005F1F37" w:rsidP="005F1F37">
      <w:pPr>
        <w:pStyle w:val="ad"/>
        <w:rPr>
          <w:rFonts w:hAnsi="宋体" w:cs="宋体"/>
        </w:rPr>
      </w:pPr>
      <w:r w:rsidRPr="00C81BAD">
        <w:rPr>
          <w:rFonts w:hAnsi="宋体" w:cs="宋体" w:hint="eastAsia"/>
        </w:rPr>
        <w:t>#define eps 1e-10</w:t>
      </w:r>
    </w:p>
    <w:p w:rsidR="005F1F37" w:rsidRPr="00C81BAD" w:rsidRDefault="005F1F37" w:rsidP="005F1F37">
      <w:pPr>
        <w:pStyle w:val="ad"/>
        <w:rPr>
          <w:rFonts w:hAnsi="宋体" w:cs="宋体"/>
        </w:rPr>
      </w:pPr>
      <w:r w:rsidRPr="00C81BAD">
        <w:rPr>
          <w:rFonts w:hAnsi="宋体" w:cs="宋体" w:hint="eastAsia"/>
        </w:rPr>
        <w:t>int linear_dependent(int m,int n,double vec[][MAXN]){</w:t>
      </w:r>
    </w:p>
    <w:p w:rsidR="005F1F37" w:rsidRPr="00C81BAD" w:rsidRDefault="005F1F37" w:rsidP="005F1F37">
      <w:pPr>
        <w:pStyle w:val="ad"/>
        <w:rPr>
          <w:rFonts w:hAnsi="宋体" w:cs="宋体"/>
        </w:rPr>
      </w:pPr>
      <w:r w:rsidRPr="00C81BAD">
        <w:rPr>
          <w:rFonts w:hAnsi="宋体" w:cs="宋体" w:hint="eastAsia"/>
        </w:rPr>
        <w:t xml:space="preserve">       double ort[MAXN][MAXN],e;</w:t>
      </w:r>
    </w:p>
    <w:p w:rsidR="005F1F37" w:rsidRPr="00C81BAD" w:rsidRDefault="005F1F37" w:rsidP="005F1F37">
      <w:pPr>
        <w:pStyle w:val="ad"/>
        <w:rPr>
          <w:rFonts w:hAnsi="宋体" w:cs="宋体"/>
        </w:rPr>
      </w:pPr>
      <w:r w:rsidRPr="00C81BAD">
        <w:rPr>
          <w:rFonts w:hAnsi="宋体" w:cs="宋体" w:hint="eastAsia"/>
        </w:rPr>
        <w:t xml:space="preserve">       int i,j,k;</w:t>
      </w:r>
    </w:p>
    <w:p w:rsidR="005F1F37" w:rsidRPr="00C81BAD" w:rsidRDefault="005F1F37" w:rsidP="005F1F37">
      <w:pPr>
        <w:pStyle w:val="ad"/>
        <w:rPr>
          <w:rFonts w:hAnsi="宋体" w:cs="宋体"/>
        </w:rPr>
      </w:pPr>
      <w:r w:rsidRPr="00C81BAD">
        <w:rPr>
          <w:rFonts w:hAnsi="宋体" w:cs="宋体" w:hint="eastAsia"/>
        </w:rPr>
        <w:t xml:space="preserve">       if (m&gt;n)</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rPr>
      </w:pPr>
      <w:r w:rsidRPr="00C81BAD">
        <w:rPr>
          <w:rFonts w:hAnsi="宋体" w:cs="宋体" w:hint="eastAsia"/>
        </w:rPr>
        <w:t xml:space="preserve">       for (i=0;i&lt;m;i++){</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rPr>
      </w:pPr>
      <w:r w:rsidRPr="00C81BAD">
        <w:rPr>
          <w:rFonts w:hAnsi="宋体" w:cs="宋体" w:hint="eastAsia"/>
        </w:rPr>
        <w:t xml:space="preserve">                     ort[i][j]=vec[i][j];</w:t>
      </w:r>
    </w:p>
    <w:p w:rsidR="005F1F37" w:rsidRPr="00C81BAD" w:rsidRDefault="005F1F37" w:rsidP="005F1F37">
      <w:pPr>
        <w:pStyle w:val="ad"/>
        <w:rPr>
          <w:rFonts w:hAnsi="宋体" w:cs="宋体"/>
        </w:rPr>
      </w:pPr>
      <w:r w:rsidRPr="00C81BAD">
        <w:rPr>
          <w:rFonts w:hAnsi="宋体" w:cs="宋体" w:hint="eastAsia"/>
        </w:rPr>
        <w:t xml:space="preserve">              for (k=0;k&lt;i;k++){</w:t>
      </w:r>
    </w:p>
    <w:p w:rsidR="005F1F37" w:rsidRPr="00C81BAD" w:rsidRDefault="005F1F37" w:rsidP="005F1F37">
      <w:pPr>
        <w:pStyle w:val="ad"/>
        <w:rPr>
          <w:rFonts w:hAnsi="宋体" w:cs="宋体"/>
        </w:rPr>
      </w:pPr>
      <w:r w:rsidRPr="00C81BAD">
        <w:rPr>
          <w:rFonts w:hAnsi="宋体" w:cs="宋体" w:hint="eastAsia"/>
        </w:rPr>
        <w:t xml:space="preserve">                     for (e=j=0;j&lt;n;j++)</w:t>
      </w:r>
    </w:p>
    <w:p w:rsidR="005F1F37" w:rsidRPr="00C81BAD" w:rsidRDefault="005F1F37" w:rsidP="005F1F37">
      <w:pPr>
        <w:pStyle w:val="ad"/>
        <w:rPr>
          <w:rFonts w:hAnsi="宋体" w:cs="宋体"/>
        </w:rPr>
      </w:pPr>
      <w:r w:rsidRPr="00C81BAD">
        <w:rPr>
          <w:rFonts w:hAnsi="宋体" w:cs="宋体" w:hint="eastAsia"/>
        </w:rPr>
        <w:t xml:space="preserve">                            e+=ort[i][j]*ort[k][j];</w:t>
      </w:r>
    </w:p>
    <w:p w:rsidR="005F1F37" w:rsidRPr="00C81BAD" w:rsidRDefault="005F1F37" w:rsidP="005F1F37">
      <w:pPr>
        <w:pStyle w:val="ad"/>
        <w:rPr>
          <w:rFonts w:hAnsi="宋体" w:cs="宋体"/>
        </w:rPr>
      </w:pPr>
      <w:r w:rsidRPr="00C81BAD">
        <w:rPr>
          <w:rFonts w:hAnsi="宋体" w:cs="宋体" w:hint="eastAsia"/>
        </w:rPr>
        <w:t xml:space="preserve">                     for (j=0;j&lt;n;j++)</w:t>
      </w:r>
    </w:p>
    <w:p w:rsidR="005F1F37" w:rsidRPr="00C81BAD" w:rsidRDefault="005F1F37" w:rsidP="005F1F37">
      <w:pPr>
        <w:pStyle w:val="ad"/>
        <w:rPr>
          <w:rFonts w:hAnsi="宋体" w:cs="宋体"/>
          <w:lang w:val="pt-BR"/>
        </w:rPr>
      </w:pPr>
      <w:r w:rsidRPr="00C81BAD">
        <w:rPr>
          <w:rFonts w:hAnsi="宋体" w:cs="宋体" w:hint="eastAsia"/>
          <w:lang w:val="pt-BR"/>
        </w:rPr>
        <w:t xml:space="preserve">                            ort[i][j]-=e*ort[k][j];</w:t>
      </w:r>
    </w:p>
    <w:p w:rsidR="005F1F37" w:rsidRPr="00C81BAD" w:rsidRDefault="005F1F37" w:rsidP="005F1F37">
      <w:pPr>
        <w:pStyle w:val="ad"/>
        <w:rPr>
          <w:rFonts w:hAnsi="宋体" w:cs="宋体"/>
          <w:lang w:val="pt-BR"/>
        </w:rPr>
      </w:pPr>
      <w:r w:rsidRPr="00C81BAD">
        <w:rPr>
          <w:rFonts w:hAnsi="宋体" w:cs="宋体" w:hint="eastAsia"/>
          <w:lang w:val="pt-BR"/>
        </w:rPr>
        <w:t xml:space="preserve">                     for (e=j=0;j&lt;n;j++)</w:t>
      </w:r>
    </w:p>
    <w:p w:rsidR="005F1F37" w:rsidRPr="00C81BAD" w:rsidRDefault="005F1F37" w:rsidP="005F1F37">
      <w:pPr>
        <w:pStyle w:val="ad"/>
        <w:rPr>
          <w:rFonts w:hAnsi="宋体" w:cs="宋体"/>
        </w:rPr>
      </w:pPr>
      <w:r w:rsidRPr="00C81BAD">
        <w:rPr>
          <w:rFonts w:hAnsi="宋体" w:cs="宋体" w:hint="eastAsia"/>
        </w:rPr>
        <w:t xml:space="preserve">                            e+=ort[i][j]*ort[i][j];</w:t>
      </w:r>
    </w:p>
    <w:p w:rsidR="005F1F37" w:rsidRPr="00C81BAD" w:rsidRDefault="005F1F37" w:rsidP="005F1F37">
      <w:pPr>
        <w:pStyle w:val="ad"/>
        <w:rPr>
          <w:rFonts w:hAnsi="宋体" w:cs="宋体"/>
        </w:rPr>
      </w:pPr>
      <w:r w:rsidRPr="00C81BAD">
        <w:rPr>
          <w:rFonts w:hAnsi="宋体" w:cs="宋体" w:hint="eastAsia"/>
        </w:rPr>
        <w:t xml:space="preserve">                     if (fabs(e=sqrt(e))&lt;eps)</w:t>
      </w:r>
    </w:p>
    <w:p w:rsidR="005F1F37" w:rsidRPr="00C81BAD" w:rsidRDefault="005F1F37" w:rsidP="005F1F37">
      <w:pPr>
        <w:pStyle w:val="ad"/>
        <w:rPr>
          <w:rFonts w:hAnsi="宋体" w:cs="宋体"/>
        </w:rPr>
      </w:pPr>
      <w:r w:rsidRPr="00C81BAD">
        <w:rPr>
          <w:rFonts w:hAnsi="宋体" w:cs="宋体" w:hint="eastAsia"/>
        </w:rPr>
        <w:t xml:space="preserve">                            return 1;</w:t>
      </w:r>
    </w:p>
    <w:p w:rsidR="005F1F37" w:rsidRPr="00C81BAD" w:rsidRDefault="005F1F37" w:rsidP="005F1F37">
      <w:pPr>
        <w:pStyle w:val="ad"/>
        <w:rPr>
          <w:rFonts w:hAnsi="宋体" w:cs="宋体"/>
          <w:lang w:val="pt-BR"/>
        </w:rPr>
      </w:pPr>
      <w:r w:rsidRPr="00C81BAD">
        <w:rPr>
          <w:rFonts w:hAnsi="宋体" w:cs="宋体" w:hint="eastAsia"/>
          <w:lang w:val="pt-BR"/>
        </w:rPr>
        <w:t xml:space="preserve">                     for (j=0;j&lt;n;j++)</w:t>
      </w:r>
    </w:p>
    <w:p w:rsidR="005F1F37" w:rsidRPr="00C81BAD" w:rsidRDefault="005F1F37" w:rsidP="005F1F37">
      <w:pPr>
        <w:pStyle w:val="ad"/>
        <w:rPr>
          <w:rFonts w:hAnsi="宋体" w:cs="宋体"/>
          <w:lang w:val="pt-BR"/>
        </w:rPr>
      </w:pPr>
      <w:r w:rsidRPr="00C81BAD">
        <w:rPr>
          <w:rFonts w:hAnsi="宋体" w:cs="宋体" w:hint="eastAsia"/>
          <w:lang w:val="pt-BR"/>
        </w:rPr>
        <w:t xml:space="preserve">                            ort[i][j]/=e;</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w:t>
      </w:r>
    </w:p>
    <w:p w:rsidR="005F1F37" w:rsidRPr="00C81BAD" w:rsidRDefault="005F1F37" w:rsidP="005F1F37">
      <w:pPr>
        <w:pStyle w:val="ad"/>
        <w:rPr>
          <w:rFonts w:hAnsi="宋体" w:cs="宋体"/>
          <w:lang w:val="pt-BR"/>
        </w:rPr>
      </w:pPr>
      <w:r w:rsidRPr="00C81BAD">
        <w:rPr>
          <w:rFonts w:hAnsi="宋体" w:cs="宋体" w:hint="eastAsia"/>
          <w:lang w:val="pt-BR"/>
        </w:rPr>
        <w:t xml:space="preserve">       return 0;</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p>
    <w:p w:rsidR="005F1F37" w:rsidRPr="00C81BAD" w:rsidRDefault="005F1F37" w:rsidP="005F1F37">
      <w:pPr>
        <w:pStyle w:val="ad"/>
        <w:rPr>
          <w:rFonts w:hAnsi="宋体" w:cs="宋体"/>
          <w:b/>
          <w:lang w:val="pt-BR"/>
        </w:rPr>
      </w:pPr>
      <w:r w:rsidRPr="00C81BAD">
        <w:rPr>
          <w:rFonts w:hAnsi="宋体" w:cs="宋体" w:hint="eastAsia"/>
          <w:b/>
          <w:lang w:val="pt-BR"/>
        </w:rPr>
        <w:t xml:space="preserve">14.6 </w:t>
      </w:r>
      <w:r w:rsidRPr="00C81BAD">
        <w:rPr>
          <w:rFonts w:hAnsi="宋体" w:cs="宋体" w:hint="eastAsia"/>
          <w:b/>
        </w:rPr>
        <w:t>日期</w:t>
      </w:r>
    </w:p>
    <w:p w:rsidR="005F1F37" w:rsidRPr="00C81BAD" w:rsidRDefault="005F1F37" w:rsidP="005F1F37">
      <w:pPr>
        <w:pStyle w:val="ad"/>
        <w:rPr>
          <w:rFonts w:hAnsi="宋体" w:cs="宋体"/>
          <w:lang w:val="pt-BR"/>
        </w:rPr>
      </w:pPr>
      <w:r w:rsidRPr="00C81BAD">
        <w:rPr>
          <w:rFonts w:hAnsi="宋体" w:cs="宋体" w:hint="eastAsia"/>
          <w:lang w:val="pt-BR"/>
        </w:rPr>
        <w:t>//</w:t>
      </w:r>
      <w:r w:rsidRPr="00C81BAD">
        <w:rPr>
          <w:rFonts w:hAnsi="宋体" w:cs="宋体" w:hint="eastAsia"/>
        </w:rPr>
        <w:t>日期函数</w:t>
      </w:r>
    </w:p>
    <w:p w:rsidR="005F1F37" w:rsidRPr="00C81BAD" w:rsidRDefault="005F1F37" w:rsidP="005F1F37">
      <w:pPr>
        <w:pStyle w:val="ad"/>
        <w:rPr>
          <w:rFonts w:hAnsi="宋体" w:cs="宋体"/>
          <w:lang w:val="pt-BR"/>
        </w:rPr>
      </w:pPr>
      <w:r w:rsidRPr="00C81BAD">
        <w:rPr>
          <w:rFonts w:hAnsi="宋体" w:cs="宋体" w:hint="eastAsia"/>
          <w:lang w:val="pt-BR"/>
        </w:rPr>
        <w:t>int days[12]={31,28,31,30,31,30,31,31,30,31,30,31};</w:t>
      </w:r>
    </w:p>
    <w:p w:rsidR="005F1F37" w:rsidRPr="00C81BAD" w:rsidRDefault="005F1F37" w:rsidP="005F1F37">
      <w:pPr>
        <w:pStyle w:val="ad"/>
        <w:rPr>
          <w:rFonts w:hAnsi="宋体" w:cs="宋体"/>
          <w:lang w:val="pt-BR"/>
        </w:rPr>
      </w:pPr>
      <w:r w:rsidRPr="00C81BAD">
        <w:rPr>
          <w:rFonts w:hAnsi="宋体" w:cs="宋体" w:hint="eastAsia"/>
          <w:lang w:val="pt-BR"/>
        </w:rPr>
        <w:t>struct date{</w:t>
      </w:r>
    </w:p>
    <w:p w:rsidR="005F1F37" w:rsidRPr="00C81BAD" w:rsidRDefault="005F1F37" w:rsidP="005F1F37">
      <w:pPr>
        <w:pStyle w:val="ad"/>
        <w:rPr>
          <w:rFonts w:hAnsi="宋体" w:cs="宋体"/>
          <w:lang w:val="pt-BR"/>
        </w:rPr>
      </w:pPr>
      <w:r w:rsidRPr="00C81BAD">
        <w:rPr>
          <w:rFonts w:hAnsi="宋体" w:cs="宋体" w:hint="eastAsia"/>
          <w:lang w:val="pt-BR"/>
        </w:rPr>
        <w:t xml:space="preserve">       int year,month,day;</w:t>
      </w:r>
    </w:p>
    <w:p w:rsidR="005F1F37" w:rsidRPr="00C81BAD" w:rsidRDefault="005F1F37" w:rsidP="005F1F37">
      <w:pPr>
        <w:pStyle w:val="ad"/>
        <w:rPr>
          <w:rFonts w:hAnsi="宋体" w:cs="宋体"/>
          <w:lang w:val="pt-BR"/>
        </w:rPr>
      </w:pPr>
      <w:r w:rsidRPr="00C81BAD">
        <w:rPr>
          <w:rFonts w:hAnsi="宋体" w:cs="宋体" w:hint="eastAsia"/>
          <w:lang w:val="pt-BR"/>
        </w:rPr>
        <w:t>};</w:t>
      </w:r>
    </w:p>
    <w:p w:rsidR="005F1F37" w:rsidRPr="00C81BAD" w:rsidRDefault="005F1F37" w:rsidP="005F1F37">
      <w:pPr>
        <w:pStyle w:val="ad"/>
        <w:rPr>
          <w:rFonts w:hAnsi="宋体" w:cs="宋体"/>
          <w:lang w:val="pt-BR"/>
        </w:rPr>
      </w:pPr>
      <w:r w:rsidRPr="00C81BAD">
        <w:rPr>
          <w:rFonts w:hAnsi="宋体" w:cs="宋体" w:hint="eastAsia"/>
          <w:lang w:val="pt-BR"/>
        </w:rPr>
        <w:lastRenderedPageBreak/>
        <w:t>//</w:t>
      </w:r>
      <w:r w:rsidRPr="00C81BAD">
        <w:rPr>
          <w:rFonts w:hAnsi="宋体" w:cs="宋体" w:hint="eastAsia"/>
        </w:rPr>
        <w:t>判闰年</w:t>
      </w:r>
    </w:p>
    <w:p w:rsidR="005F1F37" w:rsidRPr="00C81BAD" w:rsidRDefault="005F1F37" w:rsidP="005F1F37">
      <w:pPr>
        <w:pStyle w:val="ad"/>
        <w:rPr>
          <w:rFonts w:hAnsi="宋体" w:cs="宋体"/>
          <w:lang w:val="pt-BR"/>
        </w:rPr>
      </w:pPr>
      <w:r w:rsidRPr="00C81BAD">
        <w:rPr>
          <w:rFonts w:hAnsi="宋体" w:cs="宋体" w:hint="eastAsia"/>
          <w:lang w:val="pt-BR"/>
        </w:rPr>
        <w:t>inline int leap(int year){</w:t>
      </w:r>
    </w:p>
    <w:p w:rsidR="005F1F37" w:rsidRPr="00C81BAD" w:rsidRDefault="005F1F37" w:rsidP="005F1F37">
      <w:pPr>
        <w:pStyle w:val="ad"/>
        <w:rPr>
          <w:rFonts w:hAnsi="宋体" w:cs="宋体"/>
          <w:lang w:val="pt-BR"/>
        </w:rPr>
      </w:pPr>
      <w:r w:rsidRPr="00C81BAD">
        <w:rPr>
          <w:rFonts w:hAnsi="宋体" w:cs="宋体" w:hint="eastAsia"/>
          <w:lang w:val="pt-BR"/>
        </w:rPr>
        <w:t xml:space="preserve">       return (year%4==0&amp;&amp;year%100!=0)||year%400==0;</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//判合法性</w:t>
      </w:r>
    </w:p>
    <w:p w:rsidR="005F1F37" w:rsidRPr="00C81BAD" w:rsidRDefault="005F1F37" w:rsidP="005F1F37">
      <w:pPr>
        <w:pStyle w:val="ad"/>
        <w:rPr>
          <w:rFonts w:hAnsi="宋体" w:cs="宋体"/>
        </w:rPr>
      </w:pPr>
      <w:r w:rsidRPr="00C81BAD">
        <w:rPr>
          <w:rFonts w:hAnsi="宋体" w:cs="宋体" w:hint="eastAsia"/>
        </w:rPr>
        <w:t>inline int legal(date a){</w:t>
      </w:r>
    </w:p>
    <w:p w:rsidR="005F1F37" w:rsidRPr="00C81BAD" w:rsidRDefault="005F1F37" w:rsidP="005F1F37">
      <w:pPr>
        <w:pStyle w:val="ad"/>
        <w:rPr>
          <w:rFonts w:hAnsi="宋体" w:cs="宋体"/>
        </w:rPr>
      </w:pPr>
      <w:r w:rsidRPr="00C81BAD">
        <w:rPr>
          <w:rFonts w:hAnsi="宋体" w:cs="宋体" w:hint="eastAsia"/>
        </w:rPr>
        <w:t xml:space="preserve">       if (a.month&lt;0||a.month&gt;12)</w:t>
      </w:r>
    </w:p>
    <w:p w:rsidR="005F1F37" w:rsidRPr="00C81BAD" w:rsidRDefault="005F1F37" w:rsidP="005F1F37">
      <w:pPr>
        <w:pStyle w:val="ad"/>
        <w:rPr>
          <w:rFonts w:hAnsi="宋体" w:cs="宋体"/>
        </w:rPr>
      </w:pPr>
      <w:r w:rsidRPr="00C81BAD">
        <w:rPr>
          <w:rFonts w:hAnsi="宋体" w:cs="宋体" w:hint="eastAsia"/>
        </w:rPr>
        <w:t xml:space="preserve">              return 0;</w:t>
      </w:r>
    </w:p>
    <w:p w:rsidR="005F1F37" w:rsidRPr="00C81BAD" w:rsidRDefault="005F1F37" w:rsidP="005F1F37">
      <w:pPr>
        <w:pStyle w:val="ad"/>
        <w:rPr>
          <w:rFonts w:hAnsi="宋体" w:cs="宋体"/>
        </w:rPr>
      </w:pPr>
      <w:r w:rsidRPr="00C81BAD">
        <w:rPr>
          <w:rFonts w:hAnsi="宋体" w:cs="宋体" w:hint="eastAsia"/>
        </w:rPr>
        <w:t xml:space="preserve">       if (a.month==2)</w:t>
      </w:r>
    </w:p>
    <w:p w:rsidR="005F1F37" w:rsidRPr="00C81BAD" w:rsidRDefault="005F1F37" w:rsidP="005F1F37">
      <w:pPr>
        <w:pStyle w:val="ad"/>
        <w:rPr>
          <w:rFonts w:hAnsi="宋体" w:cs="宋体"/>
        </w:rPr>
      </w:pPr>
      <w:r w:rsidRPr="00C81BAD">
        <w:rPr>
          <w:rFonts w:hAnsi="宋体" w:cs="宋体" w:hint="eastAsia"/>
        </w:rPr>
        <w:t xml:space="preserve">              return a.day&gt;0&amp;&amp;a.day&lt;=28+leap(a.year);</w:t>
      </w:r>
    </w:p>
    <w:p w:rsidR="005F1F37" w:rsidRPr="00C81BAD" w:rsidRDefault="005F1F37" w:rsidP="005F1F37">
      <w:pPr>
        <w:pStyle w:val="ad"/>
        <w:rPr>
          <w:rFonts w:hAnsi="宋体" w:cs="宋体"/>
        </w:rPr>
      </w:pPr>
      <w:r w:rsidRPr="00C81BAD">
        <w:rPr>
          <w:rFonts w:hAnsi="宋体" w:cs="宋体" w:hint="eastAsia"/>
        </w:rPr>
        <w:t xml:space="preserve">       return a.day&gt;0&amp;&amp;a.day&lt;=days[a.month-1];</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//比较日期大小</w:t>
      </w:r>
    </w:p>
    <w:p w:rsidR="005F1F37" w:rsidRPr="00C81BAD" w:rsidRDefault="005F1F37" w:rsidP="005F1F37">
      <w:pPr>
        <w:pStyle w:val="ad"/>
        <w:rPr>
          <w:rFonts w:hAnsi="宋体" w:cs="宋体"/>
        </w:rPr>
      </w:pPr>
      <w:r w:rsidRPr="00C81BAD">
        <w:rPr>
          <w:rFonts w:hAnsi="宋体" w:cs="宋体" w:hint="eastAsia"/>
        </w:rPr>
        <w:t>inline int datecmp(date a,date b){</w:t>
      </w:r>
    </w:p>
    <w:p w:rsidR="005F1F37" w:rsidRPr="00C81BAD" w:rsidRDefault="005F1F37" w:rsidP="005F1F37">
      <w:pPr>
        <w:pStyle w:val="ad"/>
        <w:rPr>
          <w:rFonts w:hAnsi="宋体" w:cs="宋体"/>
        </w:rPr>
      </w:pPr>
      <w:r w:rsidRPr="00C81BAD">
        <w:rPr>
          <w:rFonts w:hAnsi="宋体" w:cs="宋体" w:hint="eastAsia"/>
        </w:rPr>
        <w:t xml:space="preserve">   if (a.year!=b.year)</w:t>
      </w:r>
    </w:p>
    <w:p w:rsidR="005F1F37" w:rsidRPr="00C81BAD" w:rsidRDefault="005F1F37" w:rsidP="005F1F37">
      <w:pPr>
        <w:pStyle w:val="ad"/>
        <w:rPr>
          <w:rFonts w:hAnsi="宋体" w:cs="宋体"/>
        </w:rPr>
      </w:pPr>
      <w:r w:rsidRPr="00C81BAD">
        <w:rPr>
          <w:rFonts w:hAnsi="宋体" w:cs="宋体" w:hint="eastAsia"/>
        </w:rPr>
        <w:t xml:space="preserve">          return a.year-b.year;</w:t>
      </w:r>
    </w:p>
    <w:p w:rsidR="005F1F37" w:rsidRPr="00C81BAD" w:rsidRDefault="005F1F37" w:rsidP="005F1F37">
      <w:pPr>
        <w:pStyle w:val="ad"/>
        <w:rPr>
          <w:rFonts w:hAnsi="宋体" w:cs="宋体"/>
        </w:rPr>
      </w:pPr>
      <w:r w:rsidRPr="00C81BAD">
        <w:rPr>
          <w:rFonts w:hAnsi="宋体" w:cs="宋体" w:hint="eastAsia"/>
        </w:rPr>
        <w:t xml:space="preserve">   if (a.month!=b.month)</w:t>
      </w:r>
    </w:p>
    <w:p w:rsidR="005F1F37" w:rsidRPr="00C81BAD" w:rsidRDefault="005F1F37" w:rsidP="005F1F37">
      <w:pPr>
        <w:pStyle w:val="ad"/>
        <w:rPr>
          <w:rFonts w:hAnsi="宋体" w:cs="宋体"/>
        </w:rPr>
      </w:pPr>
      <w:r w:rsidRPr="00C81BAD">
        <w:rPr>
          <w:rFonts w:hAnsi="宋体" w:cs="宋体" w:hint="eastAsia"/>
        </w:rPr>
        <w:t xml:space="preserve">          return a.month-b.month;</w:t>
      </w:r>
    </w:p>
    <w:p w:rsidR="005F1F37" w:rsidRPr="00C81BAD" w:rsidRDefault="005F1F37" w:rsidP="005F1F37">
      <w:pPr>
        <w:pStyle w:val="ad"/>
        <w:rPr>
          <w:rFonts w:hAnsi="宋体" w:cs="宋体"/>
        </w:rPr>
      </w:pPr>
      <w:r w:rsidRPr="00C81BAD">
        <w:rPr>
          <w:rFonts w:hAnsi="宋体" w:cs="宋体" w:hint="eastAsia"/>
        </w:rPr>
        <w:t xml:space="preserve">   return a.day-b.day;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//返回指定日期是星期几</w:t>
      </w:r>
    </w:p>
    <w:p w:rsidR="005F1F37" w:rsidRPr="00C81BAD" w:rsidRDefault="005F1F37" w:rsidP="005F1F37">
      <w:pPr>
        <w:pStyle w:val="ad"/>
        <w:rPr>
          <w:rFonts w:hAnsi="宋体" w:cs="宋体"/>
        </w:rPr>
      </w:pPr>
      <w:r w:rsidRPr="00C81BAD">
        <w:rPr>
          <w:rFonts w:hAnsi="宋体" w:cs="宋体" w:hint="eastAsia"/>
        </w:rPr>
        <w:t>int weekday(date a){</w:t>
      </w:r>
    </w:p>
    <w:p w:rsidR="005F1F37" w:rsidRPr="00C81BAD" w:rsidRDefault="005F1F37" w:rsidP="005F1F37">
      <w:pPr>
        <w:pStyle w:val="ad"/>
        <w:rPr>
          <w:rFonts w:hAnsi="宋体" w:cs="宋体"/>
        </w:rPr>
      </w:pPr>
      <w:r w:rsidRPr="00C81BAD">
        <w:rPr>
          <w:rFonts w:hAnsi="宋体" w:cs="宋体" w:hint="eastAsia"/>
        </w:rPr>
        <w:t xml:space="preserve">       int tm=a.month&gt;=3?(a.month-2):(a.month+10);</w:t>
      </w:r>
    </w:p>
    <w:p w:rsidR="005F1F37" w:rsidRPr="00C81BAD" w:rsidRDefault="005F1F37" w:rsidP="005F1F37">
      <w:pPr>
        <w:pStyle w:val="ad"/>
        <w:rPr>
          <w:rFonts w:hAnsi="宋体" w:cs="宋体"/>
        </w:rPr>
      </w:pPr>
      <w:r w:rsidRPr="00C81BAD">
        <w:rPr>
          <w:rFonts w:hAnsi="宋体" w:cs="宋体" w:hint="eastAsia"/>
        </w:rPr>
        <w:t xml:space="preserve">       int ty=a.month&gt;=3?a.year:(a.year-1);</w:t>
      </w:r>
    </w:p>
    <w:p w:rsidR="005F1F37" w:rsidRPr="00C81BAD" w:rsidRDefault="005F1F37" w:rsidP="005F1F37">
      <w:pPr>
        <w:pStyle w:val="ad"/>
        <w:rPr>
          <w:rFonts w:hAnsi="宋体" w:cs="宋体"/>
        </w:rPr>
      </w:pPr>
      <w:r w:rsidRPr="00C81BAD">
        <w:rPr>
          <w:rFonts w:hAnsi="宋体" w:cs="宋体" w:hint="eastAsia"/>
        </w:rPr>
        <w:t xml:space="preserve">       return (ty+ty/4-ty/100+ty/400+(int)(2.6*tm-0.2)+a.day)%7;</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//日期转天数偏移</w:t>
      </w:r>
    </w:p>
    <w:p w:rsidR="005F1F37" w:rsidRPr="00C81BAD" w:rsidRDefault="005F1F37" w:rsidP="005F1F37">
      <w:pPr>
        <w:pStyle w:val="ad"/>
        <w:rPr>
          <w:rFonts w:hAnsi="宋体" w:cs="宋体"/>
        </w:rPr>
      </w:pPr>
      <w:r w:rsidRPr="00C81BAD">
        <w:rPr>
          <w:rFonts w:hAnsi="宋体" w:cs="宋体" w:hint="eastAsia"/>
        </w:rPr>
        <w:t>int date2int(date a){</w:t>
      </w:r>
    </w:p>
    <w:p w:rsidR="005F1F37" w:rsidRPr="00C81BAD" w:rsidRDefault="005F1F37" w:rsidP="005F1F37">
      <w:pPr>
        <w:pStyle w:val="ad"/>
        <w:rPr>
          <w:rFonts w:hAnsi="宋体" w:cs="宋体"/>
        </w:rPr>
      </w:pPr>
      <w:r w:rsidRPr="00C81BAD">
        <w:rPr>
          <w:rFonts w:hAnsi="宋体" w:cs="宋体" w:hint="eastAsia"/>
        </w:rPr>
        <w:t xml:space="preserve">       int ret=a.year*365+(a.year-1)/4-(a.year-1)/100+(a.year-1)/400,i;</w:t>
      </w:r>
    </w:p>
    <w:p w:rsidR="005F1F37" w:rsidRPr="00C81BAD" w:rsidRDefault="005F1F37" w:rsidP="005F1F37">
      <w:pPr>
        <w:pStyle w:val="ad"/>
        <w:rPr>
          <w:rFonts w:hAnsi="宋体" w:cs="宋体"/>
        </w:rPr>
      </w:pPr>
      <w:r w:rsidRPr="00C81BAD">
        <w:rPr>
          <w:rFonts w:hAnsi="宋体" w:cs="宋体" w:hint="eastAsia"/>
        </w:rPr>
        <w:t xml:space="preserve">       days[1]+=leap(a.year);</w:t>
      </w:r>
    </w:p>
    <w:p w:rsidR="005F1F37" w:rsidRPr="00C81BAD" w:rsidRDefault="005F1F37" w:rsidP="005F1F37">
      <w:pPr>
        <w:pStyle w:val="ad"/>
        <w:rPr>
          <w:rFonts w:hAnsi="宋体" w:cs="宋体"/>
        </w:rPr>
      </w:pPr>
      <w:r w:rsidRPr="00C81BAD">
        <w:rPr>
          <w:rFonts w:hAnsi="宋体" w:cs="宋体" w:hint="eastAsia"/>
        </w:rPr>
        <w:t xml:space="preserve">       for (i=0;i&lt;a.month-1;ret+=days[i++]);</w:t>
      </w:r>
    </w:p>
    <w:p w:rsidR="005F1F37" w:rsidRPr="00C81BAD" w:rsidRDefault="005F1F37" w:rsidP="005F1F37">
      <w:pPr>
        <w:pStyle w:val="ad"/>
        <w:rPr>
          <w:rFonts w:hAnsi="宋体" w:cs="宋体"/>
        </w:rPr>
      </w:pPr>
      <w:r w:rsidRPr="00C81BAD">
        <w:rPr>
          <w:rFonts w:hAnsi="宋体" w:cs="宋体" w:hint="eastAsia"/>
        </w:rPr>
        <w:t xml:space="preserve">       days[1]=28;</w:t>
      </w:r>
    </w:p>
    <w:p w:rsidR="005F1F37" w:rsidRPr="00C81BAD" w:rsidRDefault="005F1F37" w:rsidP="005F1F37">
      <w:pPr>
        <w:pStyle w:val="ad"/>
        <w:rPr>
          <w:rFonts w:hAnsi="宋体" w:cs="宋体"/>
        </w:rPr>
      </w:pPr>
      <w:r w:rsidRPr="00C81BAD">
        <w:rPr>
          <w:rFonts w:hAnsi="宋体" w:cs="宋体" w:hint="eastAsia"/>
        </w:rPr>
        <w:t xml:space="preserve">       return ret+a.day;</w:t>
      </w:r>
    </w:p>
    <w:p w:rsidR="005F1F37" w:rsidRPr="00C81BAD" w:rsidRDefault="005F1F37" w:rsidP="005F1F37">
      <w:pPr>
        <w:pStyle w:val="ad"/>
        <w:rPr>
          <w:rFonts w:hAnsi="宋体" w:cs="宋体"/>
        </w:rPr>
      </w:pPr>
      <w:r w:rsidRPr="00C81BAD">
        <w:rPr>
          <w:rFonts w:hAnsi="宋体" w:cs="宋体" w:hint="eastAsia"/>
        </w:rPr>
        <w:t>}</w:t>
      </w:r>
    </w:p>
    <w:p w:rsidR="005F1F37" w:rsidRPr="00C81BAD" w:rsidRDefault="005F1F37" w:rsidP="005F1F37">
      <w:pPr>
        <w:pStyle w:val="ad"/>
        <w:rPr>
          <w:rFonts w:hAnsi="宋体" w:cs="宋体"/>
        </w:rPr>
      </w:pPr>
      <w:r w:rsidRPr="00C81BAD">
        <w:rPr>
          <w:rFonts w:hAnsi="宋体" w:cs="宋体" w:hint="eastAsia"/>
        </w:rPr>
        <w:t xml:space="preserve"> </w:t>
      </w:r>
    </w:p>
    <w:p w:rsidR="005F1F37" w:rsidRPr="00C81BAD" w:rsidRDefault="005F1F37" w:rsidP="005F1F37">
      <w:pPr>
        <w:pStyle w:val="ad"/>
        <w:rPr>
          <w:rFonts w:hAnsi="宋体" w:cs="宋体"/>
        </w:rPr>
      </w:pPr>
      <w:r w:rsidRPr="00C81BAD">
        <w:rPr>
          <w:rFonts w:hAnsi="宋体" w:cs="宋体" w:hint="eastAsia"/>
        </w:rPr>
        <w:t>//天数偏移转日期</w:t>
      </w:r>
    </w:p>
    <w:p w:rsidR="005F1F37" w:rsidRPr="00C81BAD" w:rsidRDefault="005F1F37" w:rsidP="005F1F37">
      <w:pPr>
        <w:pStyle w:val="ad"/>
        <w:rPr>
          <w:rFonts w:hAnsi="宋体" w:cs="宋体"/>
        </w:rPr>
      </w:pPr>
      <w:r w:rsidRPr="00C81BAD">
        <w:rPr>
          <w:rFonts w:hAnsi="宋体" w:cs="宋体" w:hint="eastAsia"/>
        </w:rPr>
        <w:t>date int2date(int a){</w:t>
      </w:r>
    </w:p>
    <w:p w:rsidR="005F1F37" w:rsidRPr="00C81BAD" w:rsidRDefault="005F1F37" w:rsidP="005F1F37">
      <w:pPr>
        <w:pStyle w:val="ad"/>
        <w:rPr>
          <w:rFonts w:hAnsi="宋体" w:cs="宋体"/>
        </w:rPr>
      </w:pPr>
      <w:r w:rsidRPr="00C81BAD">
        <w:rPr>
          <w:rFonts w:hAnsi="宋体" w:cs="宋体" w:hint="eastAsia"/>
        </w:rPr>
        <w:t xml:space="preserve">       date ret;</w:t>
      </w:r>
    </w:p>
    <w:p w:rsidR="005F1F37" w:rsidRPr="00C81BAD" w:rsidRDefault="005F1F37" w:rsidP="005F1F37">
      <w:pPr>
        <w:pStyle w:val="ad"/>
        <w:rPr>
          <w:rFonts w:hAnsi="宋体" w:cs="宋体"/>
        </w:rPr>
      </w:pPr>
      <w:r w:rsidRPr="00C81BAD">
        <w:rPr>
          <w:rFonts w:hAnsi="宋体" w:cs="宋体" w:hint="eastAsia"/>
        </w:rPr>
        <w:t xml:space="preserve">       ret.year=a/146097*400;</w:t>
      </w:r>
    </w:p>
    <w:p w:rsidR="005F1F37" w:rsidRPr="00C81BAD" w:rsidRDefault="005F1F37" w:rsidP="005F1F37">
      <w:pPr>
        <w:pStyle w:val="ad"/>
        <w:rPr>
          <w:rFonts w:hAnsi="宋体" w:cs="宋体"/>
        </w:rPr>
      </w:pPr>
      <w:r w:rsidRPr="00C81BAD">
        <w:rPr>
          <w:rFonts w:hAnsi="宋体" w:cs="宋体" w:hint="eastAsia"/>
        </w:rPr>
        <w:t xml:space="preserve">       for (a%=146097;a&gt;=365+leap(ret.year);a-=365+leap(ret.year),ret.year++);</w:t>
      </w:r>
    </w:p>
    <w:p w:rsidR="005F1F37" w:rsidRPr="00C81BAD" w:rsidRDefault="005F1F37" w:rsidP="005F1F37">
      <w:pPr>
        <w:pStyle w:val="ad"/>
        <w:rPr>
          <w:rFonts w:hAnsi="宋体" w:cs="宋体"/>
        </w:rPr>
      </w:pPr>
      <w:r w:rsidRPr="00C81BAD">
        <w:rPr>
          <w:rFonts w:hAnsi="宋体" w:cs="宋体" w:hint="eastAsia"/>
        </w:rPr>
        <w:t xml:space="preserve">       days[1]+=leap(ret.year);</w:t>
      </w:r>
    </w:p>
    <w:p w:rsidR="005F1F37" w:rsidRPr="00C81BAD" w:rsidRDefault="005F1F37" w:rsidP="005F1F37">
      <w:pPr>
        <w:pStyle w:val="ad"/>
        <w:rPr>
          <w:rFonts w:hAnsi="宋体" w:cs="宋体"/>
        </w:rPr>
      </w:pPr>
      <w:r w:rsidRPr="00C81BAD">
        <w:rPr>
          <w:rFonts w:hAnsi="宋体" w:cs="宋体" w:hint="eastAsia"/>
        </w:rPr>
        <w:t xml:space="preserve">       for (ret.month=1;a&gt;=days[ret.month-1];a-=days[ret.month-1],ret.month++);</w:t>
      </w:r>
    </w:p>
    <w:p w:rsidR="005F1F37" w:rsidRPr="00C81BAD" w:rsidRDefault="005F1F37" w:rsidP="005F1F37">
      <w:pPr>
        <w:pStyle w:val="ad"/>
        <w:rPr>
          <w:rFonts w:hAnsi="宋体" w:cs="宋体"/>
        </w:rPr>
      </w:pPr>
      <w:r w:rsidRPr="00C81BAD">
        <w:rPr>
          <w:rFonts w:hAnsi="宋体" w:cs="宋体" w:hint="eastAsia"/>
        </w:rPr>
        <w:t xml:space="preserve">       days[1]=28;</w:t>
      </w:r>
    </w:p>
    <w:p w:rsidR="005F1F37" w:rsidRPr="00C81BAD" w:rsidRDefault="005F1F37" w:rsidP="005F1F37">
      <w:pPr>
        <w:pStyle w:val="ad"/>
        <w:rPr>
          <w:rFonts w:hAnsi="宋体" w:cs="宋体"/>
        </w:rPr>
      </w:pPr>
      <w:r w:rsidRPr="00C81BAD">
        <w:rPr>
          <w:rFonts w:hAnsi="宋体" w:cs="宋体" w:hint="eastAsia"/>
        </w:rPr>
        <w:lastRenderedPageBreak/>
        <w:t xml:space="preserve">       ret.day=a+1;</w:t>
      </w:r>
    </w:p>
    <w:p w:rsidR="005F1F37" w:rsidRPr="00C81BAD" w:rsidRDefault="005F1F37" w:rsidP="005F1F37">
      <w:pPr>
        <w:pStyle w:val="ad"/>
        <w:rPr>
          <w:rFonts w:hAnsi="宋体" w:cs="宋体"/>
        </w:rPr>
      </w:pPr>
      <w:r w:rsidRPr="00C81BAD">
        <w:rPr>
          <w:rFonts w:hAnsi="宋体" w:cs="宋体" w:hint="eastAsia"/>
        </w:rPr>
        <w:t xml:space="preserve">      return ret;</w:t>
      </w:r>
    </w:p>
    <w:p w:rsidR="00FC39FE" w:rsidRPr="00C81BAD" w:rsidRDefault="005F1F37" w:rsidP="005F1F37">
      <w:pPr>
        <w:pStyle w:val="ad"/>
        <w:rPr>
          <w:rFonts w:hAnsi="宋体" w:cs="宋体"/>
        </w:rPr>
      </w:pPr>
      <w:r w:rsidRPr="00C81BAD">
        <w:rPr>
          <w:rFonts w:hAnsi="宋体" w:cs="宋体" w:hint="eastAsia"/>
        </w:rPr>
        <w:t>}</w:t>
      </w:r>
    </w:p>
    <w:p w:rsidR="005F1F37" w:rsidRPr="00C81BAD" w:rsidRDefault="005F1F37" w:rsidP="0059183E">
      <w:pPr>
        <w:rPr>
          <w:rFonts w:ascii="宋体" w:eastAsia="宋体" w:hAnsi="宋体"/>
        </w:rPr>
      </w:pPr>
    </w:p>
    <w:sectPr w:rsidR="005F1F37" w:rsidRPr="00C81BAD" w:rsidSect="00E77A6C">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30DC" w:rsidRDefault="00AA30DC" w:rsidP="00FB0C48">
      <w:r>
        <w:separator/>
      </w:r>
    </w:p>
  </w:endnote>
  <w:endnote w:type="continuationSeparator" w:id="0">
    <w:p w:rsidR="00AA30DC" w:rsidRDefault="00AA30DC" w:rsidP="00FB0C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25094"/>
      <w:docPartObj>
        <w:docPartGallery w:val="Page Numbers (Bottom of Page)"/>
        <w:docPartUnique/>
      </w:docPartObj>
    </w:sdtPr>
    <w:sdtContent>
      <w:p w:rsidR="00C14360" w:rsidRDefault="00C14360">
        <w:pPr>
          <w:pStyle w:val="ab"/>
          <w:jc w:val="center"/>
        </w:pPr>
        <w:r>
          <w:fldChar w:fldCharType="begin"/>
        </w:r>
        <w:r>
          <w:instrText>PAGE   \* MERGEFORMAT</w:instrText>
        </w:r>
        <w:r>
          <w:fldChar w:fldCharType="separate"/>
        </w:r>
        <w:r w:rsidR="00C81BAD" w:rsidRPr="00C81BAD">
          <w:rPr>
            <w:noProof/>
            <w:lang w:val="zh-CN"/>
          </w:rPr>
          <w:t>1</w:t>
        </w:r>
        <w:r>
          <w:fldChar w:fldCharType="end"/>
        </w:r>
      </w:p>
    </w:sdtContent>
  </w:sdt>
  <w:p w:rsidR="00C14360" w:rsidRDefault="00C14360">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30DC" w:rsidRDefault="00AA30DC" w:rsidP="00FB0C48">
      <w:r>
        <w:separator/>
      </w:r>
    </w:p>
  </w:footnote>
  <w:footnote w:type="continuationSeparator" w:id="0">
    <w:p w:rsidR="00AA30DC" w:rsidRDefault="00AA30DC" w:rsidP="00FB0C4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2D7"/>
    <w:multiLevelType w:val="multilevel"/>
    <w:tmpl w:val="D16C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1F7A59"/>
    <w:multiLevelType w:val="multilevel"/>
    <w:tmpl w:val="E2E64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511F30"/>
    <w:multiLevelType w:val="multilevel"/>
    <w:tmpl w:val="73FA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22422A2"/>
    <w:multiLevelType w:val="multilevel"/>
    <w:tmpl w:val="964ED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65A"/>
    <w:rsid w:val="00002D06"/>
    <w:rsid w:val="00002DA3"/>
    <w:rsid w:val="00004C4E"/>
    <w:rsid w:val="0000595D"/>
    <w:rsid w:val="00021B70"/>
    <w:rsid w:val="00024451"/>
    <w:rsid w:val="00024F35"/>
    <w:rsid w:val="00025540"/>
    <w:rsid w:val="00027569"/>
    <w:rsid w:val="00031F7A"/>
    <w:rsid w:val="000332BE"/>
    <w:rsid w:val="00033A1D"/>
    <w:rsid w:val="00034BD5"/>
    <w:rsid w:val="000415A7"/>
    <w:rsid w:val="00043AC1"/>
    <w:rsid w:val="00043D6B"/>
    <w:rsid w:val="000503D8"/>
    <w:rsid w:val="00050CF1"/>
    <w:rsid w:val="00051719"/>
    <w:rsid w:val="00054885"/>
    <w:rsid w:val="00054EFB"/>
    <w:rsid w:val="000561DA"/>
    <w:rsid w:val="00056D87"/>
    <w:rsid w:val="00060070"/>
    <w:rsid w:val="0006245C"/>
    <w:rsid w:val="0006394E"/>
    <w:rsid w:val="0006405B"/>
    <w:rsid w:val="0006518A"/>
    <w:rsid w:val="00067869"/>
    <w:rsid w:val="00070D42"/>
    <w:rsid w:val="000724E4"/>
    <w:rsid w:val="00072E70"/>
    <w:rsid w:val="00073603"/>
    <w:rsid w:val="000747AE"/>
    <w:rsid w:val="00075AA3"/>
    <w:rsid w:val="00077701"/>
    <w:rsid w:val="000837C6"/>
    <w:rsid w:val="00087A62"/>
    <w:rsid w:val="00091304"/>
    <w:rsid w:val="00094424"/>
    <w:rsid w:val="000952DE"/>
    <w:rsid w:val="00095C51"/>
    <w:rsid w:val="000A20C2"/>
    <w:rsid w:val="000A4838"/>
    <w:rsid w:val="000A6330"/>
    <w:rsid w:val="000A7D7C"/>
    <w:rsid w:val="000B0BD2"/>
    <w:rsid w:val="000B25CD"/>
    <w:rsid w:val="000B4922"/>
    <w:rsid w:val="000B672A"/>
    <w:rsid w:val="000B7106"/>
    <w:rsid w:val="000B746A"/>
    <w:rsid w:val="000C3DCB"/>
    <w:rsid w:val="000C547C"/>
    <w:rsid w:val="000C5C41"/>
    <w:rsid w:val="000C622F"/>
    <w:rsid w:val="000D10AC"/>
    <w:rsid w:val="000D3204"/>
    <w:rsid w:val="000D6607"/>
    <w:rsid w:val="000D6EE1"/>
    <w:rsid w:val="000E238A"/>
    <w:rsid w:val="000E2C94"/>
    <w:rsid w:val="000E4C21"/>
    <w:rsid w:val="000E6D1D"/>
    <w:rsid w:val="001045F0"/>
    <w:rsid w:val="001063DC"/>
    <w:rsid w:val="00106D60"/>
    <w:rsid w:val="00107092"/>
    <w:rsid w:val="001113D9"/>
    <w:rsid w:val="00114646"/>
    <w:rsid w:val="001156B1"/>
    <w:rsid w:val="001157DF"/>
    <w:rsid w:val="0011779B"/>
    <w:rsid w:val="00117B01"/>
    <w:rsid w:val="00121F14"/>
    <w:rsid w:val="0012201C"/>
    <w:rsid w:val="00122AA6"/>
    <w:rsid w:val="00122B0A"/>
    <w:rsid w:val="00123B16"/>
    <w:rsid w:val="001260F1"/>
    <w:rsid w:val="00126B68"/>
    <w:rsid w:val="0013070E"/>
    <w:rsid w:val="00135540"/>
    <w:rsid w:val="00141DCC"/>
    <w:rsid w:val="00143DF5"/>
    <w:rsid w:val="0015489F"/>
    <w:rsid w:val="00157E38"/>
    <w:rsid w:val="00162E06"/>
    <w:rsid w:val="001667F1"/>
    <w:rsid w:val="00167A1A"/>
    <w:rsid w:val="00174533"/>
    <w:rsid w:val="001759F7"/>
    <w:rsid w:val="001763B9"/>
    <w:rsid w:val="00176EA6"/>
    <w:rsid w:val="001777BC"/>
    <w:rsid w:val="00185E3E"/>
    <w:rsid w:val="001903A7"/>
    <w:rsid w:val="0019098B"/>
    <w:rsid w:val="001A188A"/>
    <w:rsid w:val="001A38B9"/>
    <w:rsid w:val="001B3264"/>
    <w:rsid w:val="001B32DF"/>
    <w:rsid w:val="001B71AA"/>
    <w:rsid w:val="001C02ED"/>
    <w:rsid w:val="001C483F"/>
    <w:rsid w:val="001C6E6A"/>
    <w:rsid w:val="001D2CFF"/>
    <w:rsid w:val="001D64C7"/>
    <w:rsid w:val="001E1512"/>
    <w:rsid w:val="001E3D49"/>
    <w:rsid w:val="001E6D5A"/>
    <w:rsid w:val="001E750C"/>
    <w:rsid w:val="001F241B"/>
    <w:rsid w:val="001F3637"/>
    <w:rsid w:val="001F3FE0"/>
    <w:rsid w:val="001F70A9"/>
    <w:rsid w:val="00201025"/>
    <w:rsid w:val="00201C0D"/>
    <w:rsid w:val="00201F68"/>
    <w:rsid w:val="00206510"/>
    <w:rsid w:val="00213EAB"/>
    <w:rsid w:val="002148E6"/>
    <w:rsid w:val="00217843"/>
    <w:rsid w:val="00217EAA"/>
    <w:rsid w:val="00220DA2"/>
    <w:rsid w:val="002306C3"/>
    <w:rsid w:val="0023725F"/>
    <w:rsid w:val="00245D51"/>
    <w:rsid w:val="0024747C"/>
    <w:rsid w:val="00247F7F"/>
    <w:rsid w:val="00253915"/>
    <w:rsid w:val="00256C7F"/>
    <w:rsid w:val="00257D7D"/>
    <w:rsid w:val="002645AD"/>
    <w:rsid w:val="00266F25"/>
    <w:rsid w:val="00276031"/>
    <w:rsid w:val="002832EA"/>
    <w:rsid w:val="002836E4"/>
    <w:rsid w:val="0028796E"/>
    <w:rsid w:val="00292534"/>
    <w:rsid w:val="0029358A"/>
    <w:rsid w:val="00297D39"/>
    <w:rsid w:val="002A75B8"/>
    <w:rsid w:val="002B06EB"/>
    <w:rsid w:val="002C2023"/>
    <w:rsid w:val="002C3277"/>
    <w:rsid w:val="002C6811"/>
    <w:rsid w:val="002D372C"/>
    <w:rsid w:val="002D399E"/>
    <w:rsid w:val="002D7B0B"/>
    <w:rsid w:val="002E1DC2"/>
    <w:rsid w:val="002E35D1"/>
    <w:rsid w:val="002E634A"/>
    <w:rsid w:val="002E7142"/>
    <w:rsid w:val="002F1F8C"/>
    <w:rsid w:val="002F390D"/>
    <w:rsid w:val="002F67A5"/>
    <w:rsid w:val="00300333"/>
    <w:rsid w:val="003012E8"/>
    <w:rsid w:val="00304737"/>
    <w:rsid w:val="003052D6"/>
    <w:rsid w:val="00306D21"/>
    <w:rsid w:val="00312733"/>
    <w:rsid w:val="0031346C"/>
    <w:rsid w:val="0031609F"/>
    <w:rsid w:val="00320157"/>
    <w:rsid w:val="003212C5"/>
    <w:rsid w:val="003214F5"/>
    <w:rsid w:val="00321BF2"/>
    <w:rsid w:val="0032315B"/>
    <w:rsid w:val="003239E9"/>
    <w:rsid w:val="00325EC3"/>
    <w:rsid w:val="00327F5E"/>
    <w:rsid w:val="0033287D"/>
    <w:rsid w:val="00336A8F"/>
    <w:rsid w:val="0034219E"/>
    <w:rsid w:val="00345A15"/>
    <w:rsid w:val="0035239B"/>
    <w:rsid w:val="0035253E"/>
    <w:rsid w:val="00353926"/>
    <w:rsid w:val="00353E8D"/>
    <w:rsid w:val="00355188"/>
    <w:rsid w:val="003551C3"/>
    <w:rsid w:val="003604E9"/>
    <w:rsid w:val="00364D06"/>
    <w:rsid w:val="00366C2F"/>
    <w:rsid w:val="00366E46"/>
    <w:rsid w:val="00374F7B"/>
    <w:rsid w:val="00376DB9"/>
    <w:rsid w:val="00377524"/>
    <w:rsid w:val="00380768"/>
    <w:rsid w:val="00383C82"/>
    <w:rsid w:val="0038588E"/>
    <w:rsid w:val="0039139D"/>
    <w:rsid w:val="0039208E"/>
    <w:rsid w:val="003924DF"/>
    <w:rsid w:val="003946EB"/>
    <w:rsid w:val="003A19E6"/>
    <w:rsid w:val="003A2378"/>
    <w:rsid w:val="003A3499"/>
    <w:rsid w:val="003A50F7"/>
    <w:rsid w:val="003A7DAB"/>
    <w:rsid w:val="003B0F00"/>
    <w:rsid w:val="003B47FF"/>
    <w:rsid w:val="003B598C"/>
    <w:rsid w:val="003B5C64"/>
    <w:rsid w:val="003B71DD"/>
    <w:rsid w:val="003C5101"/>
    <w:rsid w:val="003C5599"/>
    <w:rsid w:val="003C6C7A"/>
    <w:rsid w:val="003D2C3F"/>
    <w:rsid w:val="003D5379"/>
    <w:rsid w:val="003E0B41"/>
    <w:rsid w:val="003E236E"/>
    <w:rsid w:val="003F0B0C"/>
    <w:rsid w:val="004011BC"/>
    <w:rsid w:val="00404176"/>
    <w:rsid w:val="00404D7B"/>
    <w:rsid w:val="00406382"/>
    <w:rsid w:val="00406DB2"/>
    <w:rsid w:val="00410674"/>
    <w:rsid w:val="00411072"/>
    <w:rsid w:val="00411DD2"/>
    <w:rsid w:val="00412C29"/>
    <w:rsid w:val="00415F8A"/>
    <w:rsid w:val="00420065"/>
    <w:rsid w:val="00422EF4"/>
    <w:rsid w:val="0042321F"/>
    <w:rsid w:val="0042361E"/>
    <w:rsid w:val="00423D4B"/>
    <w:rsid w:val="004263A0"/>
    <w:rsid w:val="00443655"/>
    <w:rsid w:val="00446FB4"/>
    <w:rsid w:val="00453813"/>
    <w:rsid w:val="0045595C"/>
    <w:rsid w:val="00455C5B"/>
    <w:rsid w:val="00456120"/>
    <w:rsid w:val="00457C16"/>
    <w:rsid w:val="00460D72"/>
    <w:rsid w:val="00461DBA"/>
    <w:rsid w:val="00463E97"/>
    <w:rsid w:val="004647B0"/>
    <w:rsid w:val="00466538"/>
    <w:rsid w:val="004704FF"/>
    <w:rsid w:val="004713A0"/>
    <w:rsid w:val="004714B5"/>
    <w:rsid w:val="00472056"/>
    <w:rsid w:val="0047394D"/>
    <w:rsid w:val="00473E17"/>
    <w:rsid w:val="004761C9"/>
    <w:rsid w:val="004763B6"/>
    <w:rsid w:val="004816D9"/>
    <w:rsid w:val="00483DA4"/>
    <w:rsid w:val="00490216"/>
    <w:rsid w:val="00490951"/>
    <w:rsid w:val="00490960"/>
    <w:rsid w:val="00490C6B"/>
    <w:rsid w:val="0049269E"/>
    <w:rsid w:val="004A15DD"/>
    <w:rsid w:val="004A19A6"/>
    <w:rsid w:val="004A1E03"/>
    <w:rsid w:val="004A22AD"/>
    <w:rsid w:val="004A53EF"/>
    <w:rsid w:val="004A5A55"/>
    <w:rsid w:val="004B1ACF"/>
    <w:rsid w:val="004B4697"/>
    <w:rsid w:val="004B4D1B"/>
    <w:rsid w:val="004B7E0E"/>
    <w:rsid w:val="004C2621"/>
    <w:rsid w:val="004C2938"/>
    <w:rsid w:val="004C5B37"/>
    <w:rsid w:val="004C66C7"/>
    <w:rsid w:val="004D478D"/>
    <w:rsid w:val="004E2A07"/>
    <w:rsid w:val="004F4854"/>
    <w:rsid w:val="005012FD"/>
    <w:rsid w:val="00503DB9"/>
    <w:rsid w:val="00514629"/>
    <w:rsid w:val="00514B0D"/>
    <w:rsid w:val="005204C8"/>
    <w:rsid w:val="0052259C"/>
    <w:rsid w:val="00523081"/>
    <w:rsid w:val="005242B9"/>
    <w:rsid w:val="00534AB0"/>
    <w:rsid w:val="00544808"/>
    <w:rsid w:val="005505FF"/>
    <w:rsid w:val="005537B5"/>
    <w:rsid w:val="00553F71"/>
    <w:rsid w:val="00554631"/>
    <w:rsid w:val="00555569"/>
    <w:rsid w:val="00556859"/>
    <w:rsid w:val="00556AF1"/>
    <w:rsid w:val="00556AF6"/>
    <w:rsid w:val="00560337"/>
    <w:rsid w:val="005608D9"/>
    <w:rsid w:val="00561D62"/>
    <w:rsid w:val="00562BDC"/>
    <w:rsid w:val="005633CE"/>
    <w:rsid w:val="0056415C"/>
    <w:rsid w:val="00565E0D"/>
    <w:rsid w:val="00567806"/>
    <w:rsid w:val="00567EFB"/>
    <w:rsid w:val="005714CC"/>
    <w:rsid w:val="005721D7"/>
    <w:rsid w:val="00572776"/>
    <w:rsid w:val="00572F30"/>
    <w:rsid w:val="00580D6A"/>
    <w:rsid w:val="005816C1"/>
    <w:rsid w:val="00582F4C"/>
    <w:rsid w:val="00584DF2"/>
    <w:rsid w:val="00584FEA"/>
    <w:rsid w:val="00586907"/>
    <w:rsid w:val="0059183E"/>
    <w:rsid w:val="005A16AE"/>
    <w:rsid w:val="005A4E7E"/>
    <w:rsid w:val="005A5FEC"/>
    <w:rsid w:val="005A6EC8"/>
    <w:rsid w:val="005C35BB"/>
    <w:rsid w:val="005C47DC"/>
    <w:rsid w:val="005C6F2B"/>
    <w:rsid w:val="005D11B9"/>
    <w:rsid w:val="005D3358"/>
    <w:rsid w:val="005D7CFC"/>
    <w:rsid w:val="005E048A"/>
    <w:rsid w:val="005E0FEB"/>
    <w:rsid w:val="005E2FE1"/>
    <w:rsid w:val="005F0772"/>
    <w:rsid w:val="005F1F37"/>
    <w:rsid w:val="005F3152"/>
    <w:rsid w:val="005F642F"/>
    <w:rsid w:val="00604082"/>
    <w:rsid w:val="00605EF7"/>
    <w:rsid w:val="00612BFC"/>
    <w:rsid w:val="00614B81"/>
    <w:rsid w:val="00616363"/>
    <w:rsid w:val="00626C85"/>
    <w:rsid w:val="006377F9"/>
    <w:rsid w:val="0064210C"/>
    <w:rsid w:val="0064213B"/>
    <w:rsid w:val="00643213"/>
    <w:rsid w:val="00643CE0"/>
    <w:rsid w:val="00643E75"/>
    <w:rsid w:val="0064443D"/>
    <w:rsid w:val="00650E71"/>
    <w:rsid w:val="00653F8B"/>
    <w:rsid w:val="00654E6C"/>
    <w:rsid w:val="00655902"/>
    <w:rsid w:val="00655F3C"/>
    <w:rsid w:val="00661A5C"/>
    <w:rsid w:val="006642EF"/>
    <w:rsid w:val="00667543"/>
    <w:rsid w:val="006729AC"/>
    <w:rsid w:val="0067651D"/>
    <w:rsid w:val="00683809"/>
    <w:rsid w:val="0068559A"/>
    <w:rsid w:val="00686E18"/>
    <w:rsid w:val="00694EB8"/>
    <w:rsid w:val="00695BBC"/>
    <w:rsid w:val="00697E05"/>
    <w:rsid w:val="006A0A5F"/>
    <w:rsid w:val="006A1625"/>
    <w:rsid w:val="006A5DDE"/>
    <w:rsid w:val="006A6F6D"/>
    <w:rsid w:val="006B3F2F"/>
    <w:rsid w:val="006B4734"/>
    <w:rsid w:val="006C29C7"/>
    <w:rsid w:val="006C2F26"/>
    <w:rsid w:val="006C474F"/>
    <w:rsid w:val="006C6208"/>
    <w:rsid w:val="006C6C7C"/>
    <w:rsid w:val="006D0277"/>
    <w:rsid w:val="006D1F46"/>
    <w:rsid w:val="006D3D9E"/>
    <w:rsid w:val="006D7DEB"/>
    <w:rsid w:val="006E2471"/>
    <w:rsid w:val="006E41E5"/>
    <w:rsid w:val="006E7EAC"/>
    <w:rsid w:val="006F0B6B"/>
    <w:rsid w:val="007003AE"/>
    <w:rsid w:val="00704059"/>
    <w:rsid w:val="0070489F"/>
    <w:rsid w:val="00706F9B"/>
    <w:rsid w:val="007122CE"/>
    <w:rsid w:val="00720988"/>
    <w:rsid w:val="00720A41"/>
    <w:rsid w:val="007211E2"/>
    <w:rsid w:val="00722412"/>
    <w:rsid w:val="007229C8"/>
    <w:rsid w:val="007332F2"/>
    <w:rsid w:val="007341D3"/>
    <w:rsid w:val="00735798"/>
    <w:rsid w:val="00740BAF"/>
    <w:rsid w:val="007415B8"/>
    <w:rsid w:val="00741F78"/>
    <w:rsid w:val="007431D9"/>
    <w:rsid w:val="007435DC"/>
    <w:rsid w:val="0074527C"/>
    <w:rsid w:val="00745462"/>
    <w:rsid w:val="00746268"/>
    <w:rsid w:val="007527EA"/>
    <w:rsid w:val="0076312E"/>
    <w:rsid w:val="007637A6"/>
    <w:rsid w:val="007723F4"/>
    <w:rsid w:val="007732F6"/>
    <w:rsid w:val="007832D6"/>
    <w:rsid w:val="00784D8A"/>
    <w:rsid w:val="007855B2"/>
    <w:rsid w:val="00786023"/>
    <w:rsid w:val="00786DF6"/>
    <w:rsid w:val="00787173"/>
    <w:rsid w:val="007906FD"/>
    <w:rsid w:val="007A3936"/>
    <w:rsid w:val="007B3A11"/>
    <w:rsid w:val="007B4455"/>
    <w:rsid w:val="007B5302"/>
    <w:rsid w:val="007B59ED"/>
    <w:rsid w:val="007C3CBA"/>
    <w:rsid w:val="007C5A3D"/>
    <w:rsid w:val="007C7262"/>
    <w:rsid w:val="007D0874"/>
    <w:rsid w:val="007E169D"/>
    <w:rsid w:val="007E7334"/>
    <w:rsid w:val="007F000B"/>
    <w:rsid w:val="007F40D3"/>
    <w:rsid w:val="007F4421"/>
    <w:rsid w:val="007F6167"/>
    <w:rsid w:val="00800409"/>
    <w:rsid w:val="008024E9"/>
    <w:rsid w:val="00803F52"/>
    <w:rsid w:val="00807260"/>
    <w:rsid w:val="00810171"/>
    <w:rsid w:val="008106F4"/>
    <w:rsid w:val="00812543"/>
    <w:rsid w:val="008129A3"/>
    <w:rsid w:val="00821BFB"/>
    <w:rsid w:val="00821FD6"/>
    <w:rsid w:val="00825D2A"/>
    <w:rsid w:val="008262E7"/>
    <w:rsid w:val="00830CA2"/>
    <w:rsid w:val="008375C9"/>
    <w:rsid w:val="008430D8"/>
    <w:rsid w:val="00845525"/>
    <w:rsid w:val="0084779C"/>
    <w:rsid w:val="00847D71"/>
    <w:rsid w:val="008507B9"/>
    <w:rsid w:val="00850C21"/>
    <w:rsid w:val="008544B6"/>
    <w:rsid w:val="008555D0"/>
    <w:rsid w:val="00856B62"/>
    <w:rsid w:val="00856FA7"/>
    <w:rsid w:val="0086300A"/>
    <w:rsid w:val="00863843"/>
    <w:rsid w:val="00867262"/>
    <w:rsid w:val="0086768C"/>
    <w:rsid w:val="008730B2"/>
    <w:rsid w:val="0087588E"/>
    <w:rsid w:val="00875AA9"/>
    <w:rsid w:val="008805B8"/>
    <w:rsid w:val="00880B9E"/>
    <w:rsid w:val="0088370D"/>
    <w:rsid w:val="008868F1"/>
    <w:rsid w:val="00887BED"/>
    <w:rsid w:val="00892D12"/>
    <w:rsid w:val="00894D7C"/>
    <w:rsid w:val="008A1100"/>
    <w:rsid w:val="008A2312"/>
    <w:rsid w:val="008A54B2"/>
    <w:rsid w:val="008A7A63"/>
    <w:rsid w:val="008B5AE8"/>
    <w:rsid w:val="008B5F9A"/>
    <w:rsid w:val="008C42CB"/>
    <w:rsid w:val="008C4B87"/>
    <w:rsid w:val="008C4F45"/>
    <w:rsid w:val="008C5CC3"/>
    <w:rsid w:val="008D0975"/>
    <w:rsid w:val="008D0B24"/>
    <w:rsid w:val="008D286F"/>
    <w:rsid w:val="008D7447"/>
    <w:rsid w:val="008E22CA"/>
    <w:rsid w:val="008E37E2"/>
    <w:rsid w:val="008E6365"/>
    <w:rsid w:val="008F1856"/>
    <w:rsid w:val="008F20AB"/>
    <w:rsid w:val="00900142"/>
    <w:rsid w:val="0090117E"/>
    <w:rsid w:val="00901232"/>
    <w:rsid w:val="0090237A"/>
    <w:rsid w:val="00906D58"/>
    <w:rsid w:val="0091072F"/>
    <w:rsid w:val="0091377B"/>
    <w:rsid w:val="009161CA"/>
    <w:rsid w:val="00921476"/>
    <w:rsid w:val="00921534"/>
    <w:rsid w:val="0092357D"/>
    <w:rsid w:val="00923BB4"/>
    <w:rsid w:val="00923D19"/>
    <w:rsid w:val="00925526"/>
    <w:rsid w:val="009259B1"/>
    <w:rsid w:val="0093016F"/>
    <w:rsid w:val="00933C1D"/>
    <w:rsid w:val="00933E88"/>
    <w:rsid w:val="00933EA3"/>
    <w:rsid w:val="009345F8"/>
    <w:rsid w:val="009350DB"/>
    <w:rsid w:val="00935499"/>
    <w:rsid w:val="0093579C"/>
    <w:rsid w:val="00935951"/>
    <w:rsid w:val="00940126"/>
    <w:rsid w:val="009452E3"/>
    <w:rsid w:val="00947168"/>
    <w:rsid w:val="009505A9"/>
    <w:rsid w:val="00950641"/>
    <w:rsid w:val="00951FCB"/>
    <w:rsid w:val="0095240E"/>
    <w:rsid w:val="009524FA"/>
    <w:rsid w:val="00956CB3"/>
    <w:rsid w:val="00961CBA"/>
    <w:rsid w:val="009656B0"/>
    <w:rsid w:val="0096616B"/>
    <w:rsid w:val="0097048C"/>
    <w:rsid w:val="00973F7A"/>
    <w:rsid w:val="009740AF"/>
    <w:rsid w:val="00985A1B"/>
    <w:rsid w:val="00990B07"/>
    <w:rsid w:val="00992BD6"/>
    <w:rsid w:val="00993F8C"/>
    <w:rsid w:val="00994712"/>
    <w:rsid w:val="00994DF4"/>
    <w:rsid w:val="009A16F6"/>
    <w:rsid w:val="009A4143"/>
    <w:rsid w:val="009A4A0B"/>
    <w:rsid w:val="009B11BF"/>
    <w:rsid w:val="009B24F4"/>
    <w:rsid w:val="009C5872"/>
    <w:rsid w:val="009D0F0E"/>
    <w:rsid w:val="009E0072"/>
    <w:rsid w:val="009E1D5D"/>
    <w:rsid w:val="009E3240"/>
    <w:rsid w:val="009E330B"/>
    <w:rsid w:val="009E59A1"/>
    <w:rsid w:val="00A05C16"/>
    <w:rsid w:val="00A11DFD"/>
    <w:rsid w:val="00A12364"/>
    <w:rsid w:val="00A17404"/>
    <w:rsid w:val="00A211A0"/>
    <w:rsid w:val="00A21F4C"/>
    <w:rsid w:val="00A22B6C"/>
    <w:rsid w:val="00A22CCD"/>
    <w:rsid w:val="00A22D99"/>
    <w:rsid w:val="00A22F3D"/>
    <w:rsid w:val="00A23931"/>
    <w:rsid w:val="00A23BD6"/>
    <w:rsid w:val="00A2630B"/>
    <w:rsid w:val="00A26871"/>
    <w:rsid w:val="00A304E4"/>
    <w:rsid w:val="00A3204F"/>
    <w:rsid w:val="00A321B9"/>
    <w:rsid w:val="00A3769E"/>
    <w:rsid w:val="00A40E77"/>
    <w:rsid w:val="00A41E42"/>
    <w:rsid w:val="00A43D02"/>
    <w:rsid w:val="00A47AED"/>
    <w:rsid w:val="00A5105D"/>
    <w:rsid w:val="00A53CAD"/>
    <w:rsid w:val="00A53F16"/>
    <w:rsid w:val="00A6079E"/>
    <w:rsid w:val="00A6217D"/>
    <w:rsid w:val="00A63230"/>
    <w:rsid w:val="00A64932"/>
    <w:rsid w:val="00A65169"/>
    <w:rsid w:val="00A65DE8"/>
    <w:rsid w:val="00A679E5"/>
    <w:rsid w:val="00A67B76"/>
    <w:rsid w:val="00A70E0B"/>
    <w:rsid w:val="00A723FF"/>
    <w:rsid w:val="00A76AE8"/>
    <w:rsid w:val="00A81436"/>
    <w:rsid w:val="00A8347C"/>
    <w:rsid w:val="00A83C43"/>
    <w:rsid w:val="00A86B62"/>
    <w:rsid w:val="00A86C44"/>
    <w:rsid w:val="00A95EF8"/>
    <w:rsid w:val="00AA1925"/>
    <w:rsid w:val="00AA30DC"/>
    <w:rsid w:val="00AA597E"/>
    <w:rsid w:val="00AB279C"/>
    <w:rsid w:val="00AB3CA1"/>
    <w:rsid w:val="00AC003C"/>
    <w:rsid w:val="00AC1205"/>
    <w:rsid w:val="00AC2FE2"/>
    <w:rsid w:val="00AD2638"/>
    <w:rsid w:val="00AD38BA"/>
    <w:rsid w:val="00AD78B1"/>
    <w:rsid w:val="00AE15E4"/>
    <w:rsid w:val="00AE1B88"/>
    <w:rsid w:val="00AE2128"/>
    <w:rsid w:val="00AE273A"/>
    <w:rsid w:val="00AE37AD"/>
    <w:rsid w:val="00AE5927"/>
    <w:rsid w:val="00AE7A09"/>
    <w:rsid w:val="00AF2A14"/>
    <w:rsid w:val="00AF7380"/>
    <w:rsid w:val="00B03429"/>
    <w:rsid w:val="00B04FC1"/>
    <w:rsid w:val="00B05E53"/>
    <w:rsid w:val="00B11B62"/>
    <w:rsid w:val="00B1381F"/>
    <w:rsid w:val="00B170F9"/>
    <w:rsid w:val="00B21167"/>
    <w:rsid w:val="00B21A26"/>
    <w:rsid w:val="00B22E6D"/>
    <w:rsid w:val="00B26D9F"/>
    <w:rsid w:val="00B305CF"/>
    <w:rsid w:val="00B32CED"/>
    <w:rsid w:val="00B332FF"/>
    <w:rsid w:val="00B410EC"/>
    <w:rsid w:val="00B41184"/>
    <w:rsid w:val="00B41D00"/>
    <w:rsid w:val="00B43515"/>
    <w:rsid w:val="00B446E8"/>
    <w:rsid w:val="00B504C1"/>
    <w:rsid w:val="00B56906"/>
    <w:rsid w:val="00B61E87"/>
    <w:rsid w:val="00B630DD"/>
    <w:rsid w:val="00B63276"/>
    <w:rsid w:val="00B635EA"/>
    <w:rsid w:val="00B6538E"/>
    <w:rsid w:val="00B72B85"/>
    <w:rsid w:val="00B73773"/>
    <w:rsid w:val="00B752EA"/>
    <w:rsid w:val="00B81A18"/>
    <w:rsid w:val="00B8249A"/>
    <w:rsid w:val="00B90171"/>
    <w:rsid w:val="00B91FF9"/>
    <w:rsid w:val="00BA11BC"/>
    <w:rsid w:val="00BA29B5"/>
    <w:rsid w:val="00BA4CBC"/>
    <w:rsid w:val="00BA50AE"/>
    <w:rsid w:val="00BA5BF1"/>
    <w:rsid w:val="00BA75AC"/>
    <w:rsid w:val="00BB0C9F"/>
    <w:rsid w:val="00BB4EFD"/>
    <w:rsid w:val="00BB51E3"/>
    <w:rsid w:val="00BB57EE"/>
    <w:rsid w:val="00BB7F60"/>
    <w:rsid w:val="00BC4A9F"/>
    <w:rsid w:val="00BC5A66"/>
    <w:rsid w:val="00BC66DE"/>
    <w:rsid w:val="00BC733B"/>
    <w:rsid w:val="00BC7CBD"/>
    <w:rsid w:val="00BD167A"/>
    <w:rsid w:val="00BD43E0"/>
    <w:rsid w:val="00BE0128"/>
    <w:rsid w:val="00BE710F"/>
    <w:rsid w:val="00BF0E96"/>
    <w:rsid w:val="00BF1075"/>
    <w:rsid w:val="00BF23AD"/>
    <w:rsid w:val="00BF310F"/>
    <w:rsid w:val="00BF58E5"/>
    <w:rsid w:val="00BF5959"/>
    <w:rsid w:val="00BF5ABA"/>
    <w:rsid w:val="00C002CB"/>
    <w:rsid w:val="00C070E2"/>
    <w:rsid w:val="00C07FE3"/>
    <w:rsid w:val="00C11F42"/>
    <w:rsid w:val="00C134AF"/>
    <w:rsid w:val="00C14360"/>
    <w:rsid w:val="00C17DAD"/>
    <w:rsid w:val="00C21445"/>
    <w:rsid w:val="00C24C88"/>
    <w:rsid w:val="00C267C8"/>
    <w:rsid w:val="00C32EFE"/>
    <w:rsid w:val="00C369C0"/>
    <w:rsid w:val="00C36ED9"/>
    <w:rsid w:val="00C420C9"/>
    <w:rsid w:val="00C43839"/>
    <w:rsid w:val="00C478A5"/>
    <w:rsid w:val="00C53CCE"/>
    <w:rsid w:val="00C55140"/>
    <w:rsid w:val="00C62C15"/>
    <w:rsid w:val="00C63D74"/>
    <w:rsid w:val="00C641DA"/>
    <w:rsid w:val="00C6637D"/>
    <w:rsid w:val="00C73F8A"/>
    <w:rsid w:val="00C75142"/>
    <w:rsid w:val="00C81361"/>
    <w:rsid w:val="00C81BAD"/>
    <w:rsid w:val="00C84B1D"/>
    <w:rsid w:val="00C92A24"/>
    <w:rsid w:val="00C97EE0"/>
    <w:rsid w:val="00CA0890"/>
    <w:rsid w:val="00CA22C6"/>
    <w:rsid w:val="00CA2EA8"/>
    <w:rsid w:val="00CA6394"/>
    <w:rsid w:val="00CA6B31"/>
    <w:rsid w:val="00CB14CA"/>
    <w:rsid w:val="00CB2F7C"/>
    <w:rsid w:val="00CB3A7B"/>
    <w:rsid w:val="00CC0145"/>
    <w:rsid w:val="00CC0F69"/>
    <w:rsid w:val="00CC3CF6"/>
    <w:rsid w:val="00CC61A2"/>
    <w:rsid w:val="00CC6D87"/>
    <w:rsid w:val="00CD3ACE"/>
    <w:rsid w:val="00CD3BB7"/>
    <w:rsid w:val="00CE2D5F"/>
    <w:rsid w:val="00CE34BC"/>
    <w:rsid w:val="00CE438F"/>
    <w:rsid w:val="00CE4A97"/>
    <w:rsid w:val="00CE765A"/>
    <w:rsid w:val="00CE7F3A"/>
    <w:rsid w:val="00CF1CCB"/>
    <w:rsid w:val="00CF270C"/>
    <w:rsid w:val="00CF5C16"/>
    <w:rsid w:val="00D02E66"/>
    <w:rsid w:val="00D051C5"/>
    <w:rsid w:val="00D058F0"/>
    <w:rsid w:val="00D20A07"/>
    <w:rsid w:val="00D25473"/>
    <w:rsid w:val="00D3190B"/>
    <w:rsid w:val="00D33C58"/>
    <w:rsid w:val="00D34764"/>
    <w:rsid w:val="00D36F2D"/>
    <w:rsid w:val="00D4132B"/>
    <w:rsid w:val="00D41393"/>
    <w:rsid w:val="00D43614"/>
    <w:rsid w:val="00D443D8"/>
    <w:rsid w:val="00D46DF7"/>
    <w:rsid w:val="00D47038"/>
    <w:rsid w:val="00D521AE"/>
    <w:rsid w:val="00D579BA"/>
    <w:rsid w:val="00D64473"/>
    <w:rsid w:val="00D65657"/>
    <w:rsid w:val="00D6584D"/>
    <w:rsid w:val="00D705CE"/>
    <w:rsid w:val="00D71711"/>
    <w:rsid w:val="00D735E3"/>
    <w:rsid w:val="00D7369C"/>
    <w:rsid w:val="00D765B0"/>
    <w:rsid w:val="00D82054"/>
    <w:rsid w:val="00D822CA"/>
    <w:rsid w:val="00D84D40"/>
    <w:rsid w:val="00D87AB4"/>
    <w:rsid w:val="00D92186"/>
    <w:rsid w:val="00D95A85"/>
    <w:rsid w:val="00DA1A95"/>
    <w:rsid w:val="00DA38A4"/>
    <w:rsid w:val="00DA7890"/>
    <w:rsid w:val="00DB249D"/>
    <w:rsid w:val="00DB2CDE"/>
    <w:rsid w:val="00DB54DA"/>
    <w:rsid w:val="00DC0F8D"/>
    <w:rsid w:val="00DC224B"/>
    <w:rsid w:val="00DC2A93"/>
    <w:rsid w:val="00DC5A32"/>
    <w:rsid w:val="00DC5C90"/>
    <w:rsid w:val="00DD0D9E"/>
    <w:rsid w:val="00DD7662"/>
    <w:rsid w:val="00DE72E5"/>
    <w:rsid w:val="00DF2ED3"/>
    <w:rsid w:val="00E00F5E"/>
    <w:rsid w:val="00E02723"/>
    <w:rsid w:val="00E0399A"/>
    <w:rsid w:val="00E04AB8"/>
    <w:rsid w:val="00E108B8"/>
    <w:rsid w:val="00E10F2F"/>
    <w:rsid w:val="00E12503"/>
    <w:rsid w:val="00E16817"/>
    <w:rsid w:val="00E20ECE"/>
    <w:rsid w:val="00E30EAD"/>
    <w:rsid w:val="00E31207"/>
    <w:rsid w:val="00E34757"/>
    <w:rsid w:val="00E34E1F"/>
    <w:rsid w:val="00E40EEF"/>
    <w:rsid w:val="00E447D1"/>
    <w:rsid w:val="00E4761A"/>
    <w:rsid w:val="00E47EEE"/>
    <w:rsid w:val="00E519C1"/>
    <w:rsid w:val="00E530AE"/>
    <w:rsid w:val="00E56B56"/>
    <w:rsid w:val="00E60F9A"/>
    <w:rsid w:val="00E62827"/>
    <w:rsid w:val="00E6315B"/>
    <w:rsid w:val="00E64714"/>
    <w:rsid w:val="00E65F86"/>
    <w:rsid w:val="00E66641"/>
    <w:rsid w:val="00E679AF"/>
    <w:rsid w:val="00E727CD"/>
    <w:rsid w:val="00E77A6C"/>
    <w:rsid w:val="00E877E1"/>
    <w:rsid w:val="00E90941"/>
    <w:rsid w:val="00E90A8F"/>
    <w:rsid w:val="00E968ED"/>
    <w:rsid w:val="00EA3B88"/>
    <w:rsid w:val="00EA4225"/>
    <w:rsid w:val="00EA72AA"/>
    <w:rsid w:val="00EA7565"/>
    <w:rsid w:val="00EB014A"/>
    <w:rsid w:val="00EB1D91"/>
    <w:rsid w:val="00EB28BE"/>
    <w:rsid w:val="00EB49C9"/>
    <w:rsid w:val="00EB7FE9"/>
    <w:rsid w:val="00EC0BCA"/>
    <w:rsid w:val="00EC268E"/>
    <w:rsid w:val="00ED2236"/>
    <w:rsid w:val="00ED7076"/>
    <w:rsid w:val="00ED730E"/>
    <w:rsid w:val="00ED78F1"/>
    <w:rsid w:val="00EE2681"/>
    <w:rsid w:val="00EE54E0"/>
    <w:rsid w:val="00EE55DD"/>
    <w:rsid w:val="00EE5D3F"/>
    <w:rsid w:val="00EF1164"/>
    <w:rsid w:val="00EF3511"/>
    <w:rsid w:val="00EF4CC0"/>
    <w:rsid w:val="00F00F3F"/>
    <w:rsid w:val="00F02938"/>
    <w:rsid w:val="00F048C5"/>
    <w:rsid w:val="00F07CF7"/>
    <w:rsid w:val="00F123B0"/>
    <w:rsid w:val="00F13C7F"/>
    <w:rsid w:val="00F20B26"/>
    <w:rsid w:val="00F21C46"/>
    <w:rsid w:val="00F246E1"/>
    <w:rsid w:val="00F24997"/>
    <w:rsid w:val="00F24FF5"/>
    <w:rsid w:val="00F25A8B"/>
    <w:rsid w:val="00F25C51"/>
    <w:rsid w:val="00F27F4C"/>
    <w:rsid w:val="00F30794"/>
    <w:rsid w:val="00F31310"/>
    <w:rsid w:val="00F323C4"/>
    <w:rsid w:val="00F35015"/>
    <w:rsid w:val="00F377EB"/>
    <w:rsid w:val="00F37F98"/>
    <w:rsid w:val="00F4133E"/>
    <w:rsid w:val="00F41371"/>
    <w:rsid w:val="00F4247B"/>
    <w:rsid w:val="00F439E9"/>
    <w:rsid w:val="00F43B19"/>
    <w:rsid w:val="00F45B42"/>
    <w:rsid w:val="00F51D03"/>
    <w:rsid w:val="00F613E2"/>
    <w:rsid w:val="00F6146A"/>
    <w:rsid w:val="00F72412"/>
    <w:rsid w:val="00F73381"/>
    <w:rsid w:val="00F74E12"/>
    <w:rsid w:val="00F77282"/>
    <w:rsid w:val="00F80605"/>
    <w:rsid w:val="00F81146"/>
    <w:rsid w:val="00F87E80"/>
    <w:rsid w:val="00F9165A"/>
    <w:rsid w:val="00FA374A"/>
    <w:rsid w:val="00FA5F28"/>
    <w:rsid w:val="00FA6844"/>
    <w:rsid w:val="00FB022F"/>
    <w:rsid w:val="00FB0C48"/>
    <w:rsid w:val="00FB1A5C"/>
    <w:rsid w:val="00FB2290"/>
    <w:rsid w:val="00FB28F9"/>
    <w:rsid w:val="00FB4E44"/>
    <w:rsid w:val="00FC13B1"/>
    <w:rsid w:val="00FC39FE"/>
    <w:rsid w:val="00FC40CE"/>
    <w:rsid w:val="00FD0477"/>
    <w:rsid w:val="00FD0AAF"/>
    <w:rsid w:val="00FD11B6"/>
    <w:rsid w:val="00FD246B"/>
    <w:rsid w:val="00FE1FCE"/>
    <w:rsid w:val="00FE22B7"/>
    <w:rsid w:val="00FE3453"/>
    <w:rsid w:val="00FF2B27"/>
    <w:rsid w:val="00FF5A2B"/>
    <w:rsid w:val="00FF63C2"/>
    <w:rsid w:val="00FF754B"/>
    <w:rsid w:val="00FF79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026"/>
    <o:shapelayout v:ext="edit">
      <o:idmap v:ext="edit" data="1"/>
    </o:shapelayout>
  </w:shapeDefaults>
  <w:decimalSymbol w:val="."/>
  <w:listSeparator w:val=","/>
  <w14:docId w14:val="6BA07558"/>
  <w15:chartTrackingRefBased/>
  <w15:docId w15:val="{A9FE9397-4A8C-495F-B5BF-C3BEF586A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B11B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2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B2F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2F7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9">
    <w:name w:val="heading 9"/>
    <w:basedOn w:val="a"/>
    <w:next w:val="a"/>
    <w:link w:val="90"/>
    <w:uiPriority w:val="9"/>
    <w:semiHidden/>
    <w:unhideWhenUsed/>
    <w:qFormat/>
    <w:rsid w:val="008B5AE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11BF"/>
    <w:rPr>
      <w:b/>
      <w:bCs/>
      <w:kern w:val="44"/>
      <w:sz w:val="44"/>
      <w:szCs w:val="44"/>
    </w:rPr>
  </w:style>
  <w:style w:type="character" w:customStyle="1" w:styleId="20">
    <w:name w:val="标题 2 字符"/>
    <w:basedOn w:val="a0"/>
    <w:link w:val="2"/>
    <w:uiPriority w:val="9"/>
    <w:rsid w:val="00CB2F7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B2F7C"/>
    <w:rPr>
      <w:b/>
      <w:bCs/>
      <w:sz w:val="32"/>
      <w:szCs w:val="32"/>
    </w:rPr>
  </w:style>
  <w:style w:type="character" w:customStyle="1" w:styleId="40">
    <w:name w:val="标题 4 字符"/>
    <w:basedOn w:val="a0"/>
    <w:link w:val="4"/>
    <w:uiPriority w:val="9"/>
    <w:rsid w:val="00CB2F7C"/>
    <w:rPr>
      <w:rFonts w:asciiTheme="majorHAnsi" w:eastAsiaTheme="majorEastAsia" w:hAnsiTheme="majorHAnsi" w:cstheme="majorBidi"/>
      <w:b/>
      <w:bCs/>
      <w:sz w:val="28"/>
      <w:szCs w:val="28"/>
    </w:rPr>
  </w:style>
  <w:style w:type="character" w:customStyle="1" w:styleId="90">
    <w:name w:val="标题 9 字符"/>
    <w:basedOn w:val="a0"/>
    <w:link w:val="9"/>
    <w:uiPriority w:val="9"/>
    <w:semiHidden/>
    <w:rsid w:val="008B5AE8"/>
    <w:rPr>
      <w:rFonts w:asciiTheme="majorHAnsi" w:eastAsiaTheme="majorEastAsia" w:hAnsiTheme="majorHAnsi" w:cstheme="majorBidi"/>
      <w:szCs w:val="21"/>
    </w:rPr>
  </w:style>
  <w:style w:type="paragraph" w:styleId="TOC">
    <w:name w:val="TOC Heading"/>
    <w:basedOn w:val="1"/>
    <w:next w:val="a"/>
    <w:uiPriority w:val="39"/>
    <w:unhideWhenUsed/>
    <w:qFormat/>
    <w:rsid w:val="008430D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8430D8"/>
  </w:style>
  <w:style w:type="character" w:styleId="a3">
    <w:name w:val="Hyperlink"/>
    <w:basedOn w:val="a0"/>
    <w:uiPriority w:val="99"/>
    <w:unhideWhenUsed/>
    <w:rsid w:val="008430D8"/>
    <w:rPr>
      <w:color w:val="0563C1" w:themeColor="hyperlink"/>
      <w:u w:val="single"/>
    </w:rPr>
  </w:style>
  <w:style w:type="paragraph" w:styleId="HTML">
    <w:name w:val="HTML Preformatted"/>
    <w:basedOn w:val="a"/>
    <w:link w:val="HTML0"/>
    <w:uiPriority w:val="99"/>
    <w:unhideWhenUsed/>
    <w:rsid w:val="007D08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D0874"/>
    <w:rPr>
      <w:rFonts w:ascii="宋体" w:eastAsia="宋体" w:hAnsi="宋体" w:cs="宋体"/>
      <w:kern w:val="0"/>
      <w:sz w:val="24"/>
      <w:szCs w:val="24"/>
    </w:rPr>
  </w:style>
  <w:style w:type="paragraph" w:styleId="21">
    <w:name w:val="toc 2"/>
    <w:basedOn w:val="a"/>
    <w:next w:val="a"/>
    <w:autoRedefine/>
    <w:uiPriority w:val="39"/>
    <w:unhideWhenUsed/>
    <w:rsid w:val="009656B0"/>
    <w:pPr>
      <w:ind w:leftChars="200" w:left="420"/>
    </w:pPr>
  </w:style>
  <w:style w:type="paragraph" w:styleId="a4">
    <w:name w:val="Normal (Web)"/>
    <w:basedOn w:val="a"/>
    <w:uiPriority w:val="99"/>
    <w:unhideWhenUsed/>
    <w:rsid w:val="00720988"/>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EF1164"/>
    <w:rPr>
      <w:b/>
      <w:bCs/>
    </w:rPr>
  </w:style>
  <w:style w:type="paragraph" w:styleId="31">
    <w:name w:val="toc 3"/>
    <w:basedOn w:val="a"/>
    <w:next w:val="a"/>
    <w:autoRedefine/>
    <w:uiPriority w:val="39"/>
    <w:unhideWhenUsed/>
    <w:rsid w:val="008B5AE8"/>
    <w:pPr>
      <w:ind w:leftChars="400" w:left="840"/>
    </w:pPr>
  </w:style>
  <w:style w:type="character" w:customStyle="1" w:styleId="mi">
    <w:name w:val="mi"/>
    <w:basedOn w:val="a0"/>
    <w:rsid w:val="009345F8"/>
  </w:style>
  <w:style w:type="character" w:customStyle="1" w:styleId="mjxassistivemathml">
    <w:name w:val="mjx_assistive_mathml"/>
    <w:basedOn w:val="a0"/>
    <w:rsid w:val="009345F8"/>
  </w:style>
  <w:style w:type="character" w:customStyle="1" w:styleId="mo">
    <w:name w:val="mo"/>
    <w:basedOn w:val="a0"/>
    <w:rsid w:val="009345F8"/>
  </w:style>
  <w:style w:type="character" w:customStyle="1" w:styleId="mn">
    <w:name w:val="mn"/>
    <w:basedOn w:val="a0"/>
    <w:rsid w:val="009345F8"/>
  </w:style>
  <w:style w:type="character" w:styleId="a6">
    <w:name w:val="FollowedHyperlink"/>
    <w:basedOn w:val="a0"/>
    <w:uiPriority w:val="99"/>
    <w:semiHidden/>
    <w:unhideWhenUsed/>
    <w:rsid w:val="00EA7565"/>
    <w:rPr>
      <w:color w:val="954F72" w:themeColor="followedHyperlink"/>
      <w:u w:val="single"/>
    </w:rPr>
  </w:style>
  <w:style w:type="paragraph" w:styleId="a7">
    <w:name w:val="Date"/>
    <w:basedOn w:val="a"/>
    <w:next w:val="a"/>
    <w:link w:val="a8"/>
    <w:uiPriority w:val="99"/>
    <w:semiHidden/>
    <w:unhideWhenUsed/>
    <w:rsid w:val="00EA7565"/>
    <w:pPr>
      <w:ind w:leftChars="2500" w:left="100"/>
    </w:pPr>
  </w:style>
  <w:style w:type="character" w:customStyle="1" w:styleId="a8">
    <w:name w:val="日期 字符"/>
    <w:basedOn w:val="a0"/>
    <w:link w:val="a7"/>
    <w:uiPriority w:val="99"/>
    <w:semiHidden/>
    <w:rsid w:val="00EA7565"/>
  </w:style>
  <w:style w:type="paragraph" w:styleId="a9">
    <w:name w:val="header"/>
    <w:basedOn w:val="a"/>
    <w:link w:val="aa"/>
    <w:uiPriority w:val="99"/>
    <w:unhideWhenUsed/>
    <w:rsid w:val="00FB0C4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B0C48"/>
    <w:rPr>
      <w:sz w:val="18"/>
      <w:szCs w:val="18"/>
    </w:rPr>
  </w:style>
  <w:style w:type="paragraph" w:styleId="ab">
    <w:name w:val="footer"/>
    <w:basedOn w:val="a"/>
    <w:link w:val="ac"/>
    <w:unhideWhenUsed/>
    <w:rsid w:val="00FB0C48"/>
    <w:pPr>
      <w:tabs>
        <w:tab w:val="center" w:pos="4153"/>
        <w:tab w:val="right" w:pos="8306"/>
      </w:tabs>
      <w:snapToGrid w:val="0"/>
      <w:jc w:val="left"/>
    </w:pPr>
    <w:rPr>
      <w:sz w:val="18"/>
      <w:szCs w:val="18"/>
    </w:rPr>
  </w:style>
  <w:style w:type="character" w:customStyle="1" w:styleId="ac">
    <w:name w:val="页脚 字符"/>
    <w:basedOn w:val="a0"/>
    <w:link w:val="ab"/>
    <w:uiPriority w:val="99"/>
    <w:rsid w:val="00FB0C48"/>
    <w:rPr>
      <w:sz w:val="18"/>
      <w:szCs w:val="18"/>
    </w:rPr>
  </w:style>
  <w:style w:type="paragraph" w:styleId="ad">
    <w:name w:val="Plain Text"/>
    <w:basedOn w:val="a"/>
    <w:link w:val="ae"/>
    <w:rsid w:val="005F1F37"/>
    <w:rPr>
      <w:rFonts w:ascii="宋体" w:eastAsia="宋体" w:hAnsi="Courier New" w:cs="Courier New"/>
      <w:szCs w:val="21"/>
    </w:rPr>
  </w:style>
  <w:style w:type="character" w:customStyle="1" w:styleId="ae">
    <w:name w:val="纯文本 字符"/>
    <w:basedOn w:val="a0"/>
    <w:link w:val="ad"/>
    <w:rsid w:val="005F1F37"/>
    <w:rPr>
      <w:rFonts w:ascii="宋体" w:eastAsia="宋体" w:hAnsi="Courier New" w:cs="Courier New"/>
      <w:szCs w:val="21"/>
    </w:rPr>
  </w:style>
  <w:style w:type="character" w:styleId="af">
    <w:name w:val="page number"/>
    <w:basedOn w:val="a0"/>
    <w:rsid w:val="005F1F37"/>
  </w:style>
  <w:style w:type="character" w:customStyle="1" w:styleId="comment">
    <w:name w:val="comment"/>
    <w:basedOn w:val="a0"/>
    <w:rsid w:val="004011BC"/>
  </w:style>
  <w:style w:type="character" w:customStyle="1" w:styleId="hljs-meta">
    <w:name w:val="hljs-meta"/>
    <w:basedOn w:val="a0"/>
    <w:rsid w:val="00185E3E"/>
  </w:style>
  <w:style w:type="character" w:customStyle="1" w:styleId="hljs-meta-keyword">
    <w:name w:val="hljs-meta-keyword"/>
    <w:basedOn w:val="a0"/>
    <w:rsid w:val="00185E3E"/>
  </w:style>
  <w:style w:type="character" w:customStyle="1" w:styleId="hljs-meta-string">
    <w:name w:val="hljs-meta-string"/>
    <w:basedOn w:val="a0"/>
    <w:rsid w:val="00185E3E"/>
  </w:style>
  <w:style w:type="character" w:customStyle="1" w:styleId="hljs-keyword">
    <w:name w:val="hljs-keyword"/>
    <w:basedOn w:val="a0"/>
    <w:rsid w:val="00185E3E"/>
  </w:style>
  <w:style w:type="character" w:customStyle="1" w:styleId="hljs-number">
    <w:name w:val="hljs-number"/>
    <w:basedOn w:val="a0"/>
    <w:rsid w:val="00185E3E"/>
  </w:style>
  <w:style w:type="character" w:customStyle="1" w:styleId="hljs-builtin">
    <w:name w:val="hljs-built_in"/>
    <w:basedOn w:val="a0"/>
    <w:rsid w:val="00185E3E"/>
  </w:style>
  <w:style w:type="character" w:customStyle="1" w:styleId="hljs-function">
    <w:name w:val="hljs-function"/>
    <w:basedOn w:val="a0"/>
    <w:rsid w:val="00185E3E"/>
  </w:style>
  <w:style w:type="character" w:customStyle="1" w:styleId="hljs-title">
    <w:name w:val="hljs-title"/>
    <w:basedOn w:val="a0"/>
    <w:rsid w:val="00185E3E"/>
  </w:style>
  <w:style w:type="character" w:customStyle="1" w:styleId="hljs-params">
    <w:name w:val="hljs-params"/>
    <w:basedOn w:val="a0"/>
    <w:rsid w:val="00185E3E"/>
  </w:style>
  <w:style w:type="character" w:customStyle="1" w:styleId="hljs-comment">
    <w:name w:val="hljs-comment"/>
    <w:basedOn w:val="a0"/>
    <w:rsid w:val="00185E3E"/>
  </w:style>
  <w:style w:type="character" w:customStyle="1" w:styleId="hljs-string">
    <w:name w:val="hljs-string"/>
    <w:basedOn w:val="a0"/>
    <w:rsid w:val="00185E3E"/>
  </w:style>
  <w:style w:type="paragraph" w:styleId="41">
    <w:name w:val="toc 4"/>
    <w:basedOn w:val="a"/>
    <w:next w:val="a"/>
    <w:autoRedefine/>
    <w:uiPriority w:val="39"/>
    <w:unhideWhenUsed/>
    <w:rsid w:val="004647B0"/>
    <w:pPr>
      <w:ind w:leftChars="600" w:left="1260"/>
    </w:pPr>
  </w:style>
  <w:style w:type="paragraph" w:styleId="5">
    <w:name w:val="toc 5"/>
    <w:basedOn w:val="a"/>
    <w:next w:val="a"/>
    <w:autoRedefine/>
    <w:uiPriority w:val="39"/>
    <w:unhideWhenUsed/>
    <w:rsid w:val="004647B0"/>
    <w:pPr>
      <w:ind w:leftChars="800" w:left="1680"/>
    </w:pPr>
  </w:style>
  <w:style w:type="paragraph" w:styleId="6">
    <w:name w:val="toc 6"/>
    <w:basedOn w:val="a"/>
    <w:next w:val="a"/>
    <w:autoRedefine/>
    <w:uiPriority w:val="39"/>
    <w:unhideWhenUsed/>
    <w:rsid w:val="004647B0"/>
    <w:pPr>
      <w:ind w:leftChars="1000" w:left="2100"/>
    </w:pPr>
  </w:style>
  <w:style w:type="paragraph" w:styleId="7">
    <w:name w:val="toc 7"/>
    <w:basedOn w:val="a"/>
    <w:next w:val="a"/>
    <w:autoRedefine/>
    <w:uiPriority w:val="39"/>
    <w:unhideWhenUsed/>
    <w:rsid w:val="004647B0"/>
    <w:pPr>
      <w:ind w:leftChars="1200" w:left="2520"/>
    </w:pPr>
  </w:style>
  <w:style w:type="paragraph" w:styleId="8">
    <w:name w:val="toc 8"/>
    <w:basedOn w:val="a"/>
    <w:next w:val="a"/>
    <w:autoRedefine/>
    <w:uiPriority w:val="39"/>
    <w:unhideWhenUsed/>
    <w:rsid w:val="004647B0"/>
    <w:pPr>
      <w:ind w:leftChars="1400" w:left="2940"/>
    </w:pPr>
  </w:style>
  <w:style w:type="paragraph" w:styleId="91">
    <w:name w:val="toc 9"/>
    <w:basedOn w:val="a"/>
    <w:next w:val="a"/>
    <w:autoRedefine/>
    <w:uiPriority w:val="39"/>
    <w:unhideWhenUsed/>
    <w:rsid w:val="004647B0"/>
    <w:pPr>
      <w:ind w:leftChars="1600" w:left="3360"/>
    </w:pPr>
  </w:style>
  <w:style w:type="paragraph" w:styleId="12">
    <w:name w:val="index 1"/>
    <w:basedOn w:val="a"/>
    <w:next w:val="a"/>
    <w:autoRedefine/>
    <w:uiPriority w:val="99"/>
    <w:semiHidden/>
    <w:unhideWhenUsed/>
    <w:rsid w:val="00CC0F69"/>
  </w:style>
  <w:style w:type="paragraph" w:styleId="22">
    <w:name w:val="index 2"/>
    <w:basedOn w:val="a"/>
    <w:next w:val="a"/>
    <w:autoRedefine/>
    <w:uiPriority w:val="99"/>
    <w:semiHidden/>
    <w:unhideWhenUsed/>
    <w:rsid w:val="00CC0F69"/>
    <w:pPr>
      <w:ind w:leftChars="200" w:left="200"/>
    </w:pPr>
  </w:style>
  <w:style w:type="character" w:styleId="HTML1">
    <w:name w:val="HTML Typewriter"/>
    <w:basedOn w:val="a0"/>
    <w:uiPriority w:val="99"/>
    <w:semiHidden/>
    <w:unhideWhenUsed/>
    <w:rsid w:val="00490960"/>
    <w:rPr>
      <w:rFonts w:ascii="宋体" w:eastAsia="宋体" w:hAnsi="宋体" w:cs="宋体"/>
      <w:sz w:val="24"/>
      <w:szCs w:val="24"/>
    </w:rPr>
  </w:style>
  <w:style w:type="character" w:styleId="af0">
    <w:name w:val="Emphasis"/>
    <w:basedOn w:val="a0"/>
    <w:uiPriority w:val="20"/>
    <w:qFormat/>
    <w:rsid w:val="00490960"/>
    <w:rPr>
      <w:i/>
      <w:iCs/>
    </w:rPr>
  </w:style>
  <w:style w:type="character" w:customStyle="1" w:styleId="cnblogscodecopy">
    <w:name w:val="cnblogs_code_copy"/>
    <w:basedOn w:val="a0"/>
    <w:rsid w:val="00490960"/>
  </w:style>
  <w:style w:type="character" w:customStyle="1" w:styleId="hljs-variable">
    <w:name w:val="hljs-variable"/>
    <w:basedOn w:val="a0"/>
    <w:rsid w:val="005F0772"/>
  </w:style>
  <w:style w:type="character" w:styleId="HTML2">
    <w:name w:val="HTML Code"/>
    <w:basedOn w:val="a0"/>
    <w:uiPriority w:val="99"/>
    <w:semiHidden/>
    <w:unhideWhenUsed/>
    <w:rsid w:val="00D705CE"/>
    <w:rPr>
      <w:rFonts w:ascii="宋体" w:eastAsia="宋体" w:hAnsi="宋体" w:cs="宋体"/>
      <w:sz w:val="24"/>
      <w:szCs w:val="24"/>
    </w:rPr>
  </w:style>
  <w:style w:type="character" w:customStyle="1" w:styleId="hljs-preprocessor">
    <w:name w:val="hljs-preprocessor"/>
    <w:basedOn w:val="a0"/>
    <w:rsid w:val="00D705CE"/>
  </w:style>
  <w:style w:type="character" w:customStyle="1" w:styleId="hljs-stlcontainer">
    <w:name w:val="hljs-stl_container"/>
    <w:basedOn w:val="a0"/>
    <w:rsid w:val="00D70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34067">
      <w:bodyDiv w:val="1"/>
      <w:marLeft w:val="0"/>
      <w:marRight w:val="0"/>
      <w:marTop w:val="0"/>
      <w:marBottom w:val="0"/>
      <w:divBdr>
        <w:top w:val="none" w:sz="0" w:space="0" w:color="auto"/>
        <w:left w:val="none" w:sz="0" w:space="0" w:color="auto"/>
        <w:bottom w:val="none" w:sz="0" w:space="0" w:color="auto"/>
        <w:right w:val="none" w:sz="0" w:space="0" w:color="auto"/>
      </w:divBdr>
    </w:div>
    <w:div w:id="67963624">
      <w:bodyDiv w:val="1"/>
      <w:marLeft w:val="0"/>
      <w:marRight w:val="0"/>
      <w:marTop w:val="0"/>
      <w:marBottom w:val="0"/>
      <w:divBdr>
        <w:top w:val="none" w:sz="0" w:space="0" w:color="auto"/>
        <w:left w:val="none" w:sz="0" w:space="0" w:color="auto"/>
        <w:bottom w:val="none" w:sz="0" w:space="0" w:color="auto"/>
        <w:right w:val="none" w:sz="0" w:space="0" w:color="auto"/>
      </w:divBdr>
      <w:divsChild>
        <w:div w:id="960920859">
          <w:marLeft w:val="0"/>
          <w:marRight w:val="0"/>
          <w:marTop w:val="0"/>
          <w:marBottom w:val="150"/>
          <w:divBdr>
            <w:top w:val="none" w:sz="0" w:space="0" w:color="auto"/>
            <w:left w:val="none" w:sz="0" w:space="0" w:color="auto"/>
            <w:bottom w:val="none" w:sz="0" w:space="0" w:color="auto"/>
            <w:right w:val="none" w:sz="0" w:space="0" w:color="auto"/>
          </w:divBdr>
        </w:div>
        <w:div w:id="784735695">
          <w:marLeft w:val="0"/>
          <w:marRight w:val="0"/>
          <w:marTop w:val="150"/>
          <w:marBottom w:val="150"/>
          <w:divBdr>
            <w:top w:val="none" w:sz="0" w:space="0" w:color="auto"/>
            <w:left w:val="none" w:sz="0" w:space="0" w:color="auto"/>
            <w:bottom w:val="none" w:sz="0" w:space="0" w:color="auto"/>
            <w:right w:val="none" w:sz="0" w:space="0" w:color="auto"/>
          </w:divBdr>
        </w:div>
        <w:div w:id="440609648">
          <w:marLeft w:val="0"/>
          <w:marRight w:val="0"/>
          <w:marTop w:val="150"/>
          <w:marBottom w:val="150"/>
          <w:divBdr>
            <w:top w:val="none" w:sz="0" w:space="0" w:color="auto"/>
            <w:left w:val="none" w:sz="0" w:space="0" w:color="auto"/>
            <w:bottom w:val="none" w:sz="0" w:space="0" w:color="auto"/>
            <w:right w:val="none" w:sz="0" w:space="0" w:color="auto"/>
          </w:divBdr>
        </w:div>
        <w:div w:id="1858763511">
          <w:marLeft w:val="0"/>
          <w:marRight w:val="0"/>
          <w:marTop w:val="150"/>
          <w:marBottom w:val="150"/>
          <w:divBdr>
            <w:top w:val="none" w:sz="0" w:space="0" w:color="auto"/>
            <w:left w:val="none" w:sz="0" w:space="0" w:color="auto"/>
            <w:bottom w:val="none" w:sz="0" w:space="0" w:color="auto"/>
            <w:right w:val="none" w:sz="0" w:space="0" w:color="auto"/>
          </w:divBdr>
        </w:div>
      </w:divsChild>
    </w:div>
    <w:div w:id="68305850">
      <w:bodyDiv w:val="1"/>
      <w:marLeft w:val="0"/>
      <w:marRight w:val="0"/>
      <w:marTop w:val="0"/>
      <w:marBottom w:val="0"/>
      <w:divBdr>
        <w:top w:val="none" w:sz="0" w:space="0" w:color="auto"/>
        <w:left w:val="none" w:sz="0" w:space="0" w:color="auto"/>
        <w:bottom w:val="none" w:sz="0" w:space="0" w:color="auto"/>
        <w:right w:val="none" w:sz="0" w:space="0" w:color="auto"/>
      </w:divBdr>
    </w:div>
    <w:div w:id="309678468">
      <w:bodyDiv w:val="1"/>
      <w:marLeft w:val="0"/>
      <w:marRight w:val="0"/>
      <w:marTop w:val="0"/>
      <w:marBottom w:val="0"/>
      <w:divBdr>
        <w:top w:val="none" w:sz="0" w:space="0" w:color="auto"/>
        <w:left w:val="none" w:sz="0" w:space="0" w:color="auto"/>
        <w:bottom w:val="none" w:sz="0" w:space="0" w:color="auto"/>
        <w:right w:val="none" w:sz="0" w:space="0" w:color="auto"/>
      </w:divBdr>
    </w:div>
    <w:div w:id="361590941">
      <w:bodyDiv w:val="1"/>
      <w:marLeft w:val="0"/>
      <w:marRight w:val="0"/>
      <w:marTop w:val="0"/>
      <w:marBottom w:val="0"/>
      <w:divBdr>
        <w:top w:val="none" w:sz="0" w:space="0" w:color="auto"/>
        <w:left w:val="none" w:sz="0" w:space="0" w:color="auto"/>
        <w:bottom w:val="none" w:sz="0" w:space="0" w:color="auto"/>
        <w:right w:val="none" w:sz="0" w:space="0" w:color="auto"/>
      </w:divBdr>
    </w:div>
    <w:div w:id="365832161">
      <w:bodyDiv w:val="1"/>
      <w:marLeft w:val="0"/>
      <w:marRight w:val="0"/>
      <w:marTop w:val="0"/>
      <w:marBottom w:val="0"/>
      <w:divBdr>
        <w:top w:val="none" w:sz="0" w:space="0" w:color="auto"/>
        <w:left w:val="none" w:sz="0" w:space="0" w:color="auto"/>
        <w:bottom w:val="none" w:sz="0" w:space="0" w:color="auto"/>
        <w:right w:val="none" w:sz="0" w:space="0" w:color="auto"/>
      </w:divBdr>
    </w:div>
    <w:div w:id="407269341">
      <w:bodyDiv w:val="1"/>
      <w:marLeft w:val="0"/>
      <w:marRight w:val="0"/>
      <w:marTop w:val="0"/>
      <w:marBottom w:val="0"/>
      <w:divBdr>
        <w:top w:val="none" w:sz="0" w:space="0" w:color="auto"/>
        <w:left w:val="none" w:sz="0" w:space="0" w:color="auto"/>
        <w:bottom w:val="none" w:sz="0" w:space="0" w:color="auto"/>
        <w:right w:val="none" w:sz="0" w:space="0" w:color="auto"/>
      </w:divBdr>
      <w:divsChild>
        <w:div w:id="34736312">
          <w:marLeft w:val="0"/>
          <w:marRight w:val="0"/>
          <w:marTop w:val="0"/>
          <w:marBottom w:val="0"/>
          <w:divBdr>
            <w:top w:val="none" w:sz="0" w:space="0" w:color="auto"/>
            <w:left w:val="none" w:sz="0" w:space="0" w:color="auto"/>
            <w:bottom w:val="none" w:sz="0" w:space="0" w:color="auto"/>
            <w:right w:val="none" w:sz="0" w:space="0" w:color="auto"/>
          </w:divBdr>
        </w:div>
      </w:divsChild>
    </w:div>
    <w:div w:id="508642878">
      <w:bodyDiv w:val="1"/>
      <w:marLeft w:val="0"/>
      <w:marRight w:val="0"/>
      <w:marTop w:val="0"/>
      <w:marBottom w:val="0"/>
      <w:divBdr>
        <w:top w:val="none" w:sz="0" w:space="0" w:color="auto"/>
        <w:left w:val="none" w:sz="0" w:space="0" w:color="auto"/>
        <w:bottom w:val="none" w:sz="0" w:space="0" w:color="auto"/>
        <w:right w:val="none" w:sz="0" w:space="0" w:color="auto"/>
      </w:divBdr>
    </w:div>
    <w:div w:id="546338915">
      <w:bodyDiv w:val="1"/>
      <w:marLeft w:val="0"/>
      <w:marRight w:val="0"/>
      <w:marTop w:val="0"/>
      <w:marBottom w:val="0"/>
      <w:divBdr>
        <w:top w:val="none" w:sz="0" w:space="0" w:color="auto"/>
        <w:left w:val="none" w:sz="0" w:space="0" w:color="auto"/>
        <w:bottom w:val="none" w:sz="0" w:space="0" w:color="auto"/>
        <w:right w:val="none" w:sz="0" w:space="0" w:color="auto"/>
      </w:divBdr>
    </w:div>
    <w:div w:id="604046180">
      <w:bodyDiv w:val="1"/>
      <w:marLeft w:val="0"/>
      <w:marRight w:val="0"/>
      <w:marTop w:val="0"/>
      <w:marBottom w:val="0"/>
      <w:divBdr>
        <w:top w:val="none" w:sz="0" w:space="0" w:color="auto"/>
        <w:left w:val="none" w:sz="0" w:space="0" w:color="auto"/>
        <w:bottom w:val="none" w:sz="0" w:space="0" w:color="auto"/>
        <w:right w:val="none" w:sz="0" w:space="0" w:color="auto"/>
      </w:divBdr>
    </w:div>
    <w:div w:id="614216691">
      <w:bodyDiv w:val="1"/>
      <w:marLeft w:val="0"/>
      <w:marRight w:val="0"/>
      <w:marTop w:val="0"/>
      <w:marBottom w:val="0"/>
      <w:divBdr>
        <w:top w:val="none" w:sz="0" w:space="0" w:color="auto"/>
        <w:left w:val="none" w:sz="0" w:space="0" w:color="auto"/>
        <w:bottom w:val="none" w:sz="0" w:space="0" w:color="auto"/>
        <w:right w:val="none" w:sz="0" w:space="0" w:color="auto"/>
      </w:divBdr>
      <w:divsChild>
        <w:div w:id="1230992583">
          <w:marLeft w:val="120"/>
          <w:marRight w:val="0"/>
          <w:marTop w:val="0"/>
          <w:marBottom w:val="0"/>
          <w:divBdr>
            <w:top w:val="none" w:sz="0" w:space="0" w:color="auto"/>
            <w:left w:val="none" w:sz="0" w:space="0" w:color="auto"/>
            <w:bottom w:val="none" w:sz="0" w:space="0" w:color="auto"/>
            <w:right w:val="none" w:sz="0" w:space="0" w:color="auto"/>
          </w:divBdr>
          <w:divsChild>
            <w:div w:id="1475492293">
              <w:marLeft w:val="0"/>
              <w:marRight w:val="0"/>
              <w:marTop w:val="0"/>
              <w:marBottom w:val="0"/>
              <w:divBdr>
                <w:top w:val="none" w:sz="0" w:space="0" w:color="auto"/>
                <w:left w:val="none" w:sz="0" w:space="0" w:color="auto"/>
                <w:bottom w:val="none" w:sz="0" w:space="0" w:color="auto"/>
                <w:right w:val="none" w:sz="0" w:space="0" w:color="auto"/>
              </w:divBdr>
            </w:div>
          </w:divsChild>
        </w:div>
        <w:div w:id="1369256708">
          <w:marLeft w:val="120"/>
          <w:marRight w:val="0"/>
          <w:marTop w:val="0"/>
          <w:marBottom w:val="0"/>
          <w:divBdr>
            <w:top w:val="none" w:sz="0" w:space="0" w:color="auto"/>
            <w:left w:val="none" w:sz="0" w:space="0" w:color="auto"/>
            <w:bottom w:val="none" w:sz="0" w:space="0" w:color="auto"/>
            <w:right w:val="none" w:sz="0" w:space="0" w:color="auto"/>
          </w:divBdr>
          <w:divsChild>
            <w:div w:id="624775846">
              <w:marLeft w:val="0"/>
              <w:marRight w:val="0"/>
              <w:marTop w:val="0"/>
              <w:marBottom w:val="0"/>
              <w:divBdr>
                <w:top w:val="none" w:sz="0" w:space="0" w:color="auto"/>
                <w:left w:val="none" w:sz="0" w:space="0" w:color="auto"/>
                <w:bottom w:val="none" w:sz="0" w:space="0" w:color="auto"/>
                <w:right w:val="none" w:sz="0" w:space="0" w:color="auto"/>
              </w:divBdr>
            </w:div>
          </w:divsChild>
        </w:div>
        <w:div w:id="342169968">
          <w:marLeft w:val="120"/>
          <w:marRight w:val="0"/>
          <w:marTop w:val="0"/>
          <w:marBottom w:val="0"/>
          <w:divBdr>
            <w:top w:val="none" w:sz="0" w:space="0" w:color="auto"/>
            <w:left w:val="none" w:sz="0" w:space="0" w:color="auto"/>
            <w:bottom w:val="none" w:sz="0" w:space="0" w:color="auto"/>
            <w:right w:val="none" w:sz="0" w:space="0" w:color="auto"/>
          </w:divBdr>
          <w:divsChild>
            <w:div w:id="804002878">
              <w:marLeft w:val="0"/>
              <w:marRight w:val="0"/>
              <w:marTop w:val="0"/>
              <w:marBottom w:val="0"/>
              <w:divBdr>
                <w:top w:val="none" w:sz="0" w:space="0" w:color="auto"/>
                <w:left w:val="none" w:sz="0" w:space="0" w:color="auto"/>
                <w:bottom w:val="none" w:sz="0" w:space="0" w:color="auto"/>
                <w:right w:val="none" w:sz="0" w:space="0" w:color="auto"/>
              </w:divBdr>
            </w:div>
          </w:divsChild>
        </w:div>
        <w:div w:id="276759048">
          <w:marLeft w:val="120"/>
          <w:marRight w:val="0"/>
          <w:marTop w:val="0"/>
          <w:marBottom w:val="0"/>
          <w:divBdr>
            <w:top w:val="none" w:sz="0" w:space="0" w:color="auto"/>
            <w:left w:val="none" w:sz="0" w:space="0" w:color="auto"/>
            <w:bottom w:val="none" w:sz="0" w:space="0" w:color="auto"/>
            <w:right w:val="none" w:sz="0" w:space="0" w:color="auto"/>
          </w:divBdr>
          <w:divsChild>
            <w:div w:id="1866751513">
              <w:marLeft w:val="0"/>
              <w:marRight w:val="0"/>
              <w:marTop w:val="0"/>
              <w:marBottom w:val="0"/>
              <w:divBdr>
                <w:top w:val="none" w:sz="0" w:space="0" w:color="auto"/>
                <w:left w:val="none" w:sz="0" w:space="0" w:color="auto"/>
                <w:bottom w:val="none" w:sz="0" w:space="0" w:color="auto"/>
                <w:right w:val="none" w:sz="0" w:space="0" w:color="auto"/>
              </w:divBdr>
            </w:div>
          </w:divsChild>
        </w:div>
        <w:div w:id="1271815931">
          <w:marLeft w:val="120"/>
          <w:marRight w:val="0"/>
          <w:marTop w:val="0"/>
          <w:marBottom w:val="0"/>
          <w:divBdr>
            <w:top w:val="none" w:sz="0" w:space="0" w:color="auto"/>
            <w:left w:val="none" w:sz="0" w:space="0" w:color="auto"/>
            <w:bottom w:val="none" w:sz="0" w:space="0" w:color="auto"/>
            <w:right w:val="none" w:sz="0" w:space="0" w:color="auto"/>
          </w:divBdr>
          <w:divsChild>
            <w:div w:id="1959600249">
              <w:marLeft w:val="0"/>
              <w:marRight w:val="0"/>
              <w:marTop w:val="0"/>
              <w:marBottom w:val="0"/>
              <w:divBdr>
                <w:top w:val="none" w:sz="0" w:space="0" w:color="auto"/>
                <w:left w:val="none" w:sz="0" w:space="0" w:color="auto"/>
                <w:bottom w:val="none" w:sz="0" w:space="0" w:color="auto"/>
                <w:right w:val="none" w:sz="0" w:space="0" w:color="auto"/>
              </w:divBdr>
            </w:div>
          </w:divsChild>
        </w:div>
        <w:div w:id="593705932">
          <w:marLeft w:val="120"/>
          <w:marRight w:val="0"/>
          <w:marTop w:val="0"/>
          <w:marBottom w:val="0"/>
          <w:divBdr>
            <w:top w:val="none" w:sz="0" w:space="0" w:color="auto"/>
            <w:left w:val="none" w:sz="0" w:space="0" w:color="auto"/>
            <w:bottom w:val="none" w:sz="0" w:space="0" w:color="auto"/>
            <w:right w:val="none" w:sz="0" w:space="0" w:color="auto"/>
          </w:divBdr>
          <w:divsChild>
            <w:div w:id="1537426748">
              <w:marLeft w:val="0"/>
              <w:marRight w:val="0"/>
              <w:marTop w:val="0"/>
              <w:marBottom w:val="0"/>
              <w:divBdr>
                <w:top w:val="none" w:sz="0" w:space="0" w:color="auto"/>
                <w:left w:val="none" w:sz="0" w:space="0" w:color="auto"/>
                <w:bottom w:val="none" w:sz="0" w:space="0" w:color="auto"/>
                <w:right w:val="none" w:sz="0" w:space="0" w:color="auto"/>
              </w:divBdr>
            </w:div>
          </w:divsChild>
        </w:div>
        <w:div w:id="1840458533">
          <w:marLeft w:val="120"/>
          <w:marRight w:val="0"/>
          <w:marTop w:val="0"/>
          <w:marBottom w:val="0"/>
          <w:divBdr>
            <w:top w:val="none" w:sz="0" w:space="0" w:color="auto"/>
            <w:left w:val="none" w:sz="0" w:space="0" w:color="auto"/>
            <w:bottom w:val="none" w:sz="0" w:space="0" w:color="auto"/>
            <w:right w:val="none" w:sz="0" w:space="0" w:color="auto"/>
          </w:divBdr>
          <w:divsChild>
            <w:div w:id="323896191">
              <w:marLeft w:val="0"/>
              <w:marRight w:val="0"/>
              <w:marTop w:val="0"/>
              <w:marBottom w:val="0"/>
              <w:divBdr>
                <w:top w:val="none" w:sz="0" w:space="0" w:color="auto"/>
                <w:left w:val="none" w:sz="0" w:space="0" w:color="auto"/>
                <w:bottom w:val="none" w:sz="0" w:space="0" w:color="auto"/>
                <w:right w:val="none" w:sz="0" w:space="0" w:color="auto"/>
              </w:divBdr>
            </w:div>
          </w:divsChild>
        </w:div>
        <w:div w:id="476267637">
          <w:marLeft w:val="120"/>
          <w:marRight w:val="0"/>
          <w:marTop w:val="0"/>
          <w:marBottom w:val="0"/>
          <w:divBdr>
            <w:top w:val="none" w:sz="0" w:space="0" w:color="auto"/>
            <w:left w:val="none" w:sz="0" w:space="0" w:color="auto"/>
            <w:bottom w:val="none" w:sz="0" w:space="0" w:color="auto"/>
            <w:right w:val="none" w:sz="0" w:space="0" w:color="auto"/>
          </w:divBdr>
          <w:divsChild>
            <w:div w:id="1003169799">
              <w:marLeft w:val="0"/>
              <w:marRight w:val="0"/>
              <w:marTop w:val="0"/>
              <w:marBottom w:val="0"/>
              <w:divBdr>
                <w:top w:val="none" w:sz="0" w:space="0" w:color="auto"/>
                <w:left w:val="none" w:sz="0" w:space="0" w:color="auto"/>
                <w:bottom w:val="none" w:sz="0" w:space="0" w:color="auto"/>
                <w:right w:val="none" w:sz="0" w:space="0" w:color="auto"/>
              </w:divBdr>
            </w:div>
          </w:divsChild>
        </w:div>
        <w:div w:id="634945395">
          <w:marLeft w:val="120"/>
          <w:marRight w:val="0"/>
          <w:marTop w:val="0"/>
          <w:marBottom w:val="0"/>
          <w:divBdr>
            <w:top w:val="none" w:sz="0" w:space="0" w:color="auto"/>
            <w:left w:val="none" w:sz="0" w:space="0" w:color="auto"/>
            <w:bottom w:val="none" w:sz="0" w:space="0" w:color="auto"/>
            <w:right w:val="none" w:sz="0" w:space="0" w:color="auto"/>
          </w:divBdr>
          <w:divsChild>
            <w:div w:id="1344866152">
              <w:marLeft w:val="0"/>
              <w:marRight w:val="0"/>
              <w:marTop w:val="0"/>
              <w:marBottom w:val="0"/>
              <w:divBdr>
                <w:top w:val="none" w:sz="0" w:space="0" w:color="auto"/>
                <w:left w:val="none" w:sz="0" w:space="0" w:color="auto"/>
                <w:bottom w:val="none" w:sz="0" w:space="0" w:color="auto"/>
                <w:right w:val="none" w:sz="0" w:space="0" w:color="auto"/>
              </w:divBdr>
            </w:div>
          </w:divsChild>
        </w:div>
        <w:div w:id="1031686497">
          <w:marLeft w:val="120"/>
          <w:marRight w:val="0"/>
          <w:marTop w:val="0"/>
          <w:marBottom w:val="0"/>
          <w:divBdr>
            <w:top w:val="none" w:sz="0" w:space="0" w:color="auto"/>
            <w:left w:val="none" w:sz="0" w:space="0" w:color="auto"/>
            <w:bottom w:val="none" w:sz="0" w:space="0" w:color="auto"/>
            <w:right w:val="none" w:sz="0" w:space="0" w:color="auto"/>
          </w:divBdr>
          <w:divsChild>
            <w:div w:id="2075345980">
              <w:marLeft w:val="0"/>
              <w:marRight w:val="0"/>
              <w:marTop w:val="0"/>
              <w:marBottom w:val="0"/>
              <w:divBdr>
                <w:top w:val="none" w:sz="0" w:space="0" w:color="auto"/>
                <w:left w:val="none" w:sz="0" w:space="0" w:color="auto"/>
                <w:bottom w:val="none" w:sz="0" w:space="0" w:color="auto"/>
                <w:right w:val="none" w:sz="0" w:space="0" w:color="auto"/>
              </w:divBdr>
            </w:div>
          </w:divsChild>
        </w:div>
        <w:div w:id="3410209">
          <w:marLeft w:val="120"/>
          <w:marRight w:val="0"/>
          <w:marTop w:val="0"/>
          <w:marBottom w:val="0"/>
          <w:divBdr>
            <w:top w:val="none" w:sz="0" w:space="0" w:color="auto"/>
            <w:left w:val="none" w:sz="0" w:space="0" w:color="auto"/>
            <w:bottom w:val="none" w:sz="0" w:space="0" w:color="auto"/>
            <w:right w:val="none" w:sz="0" w:space="0" w:color="auto"/>
          </w:divBdr>
          <w:divsChild>
            <w:div w:id="950627896">
              <w:marLeft w:val="0"/>
              <w:marRight w:val="0"/>
              <w:marTop w:val="0"/>
              <w:marBottom w:val="0"/>
              <w:divBdr>
                <w:top w:val="none" w:sz="0" w:space="0" w:color="auto"/>
                <w:left w:val="none" w:sz="0" w:space="0" w:color="auto"/>
                <w:bottom w:val="none" w:sz="0" w:space="0" w:color="auto"/>
                <w:right w:val="none" w:sz="0" w:space="0" w:color="auto"/>
              </w:divBdr>
            </w:div>
          </w:divsChild>
        </w:div>
        <w:div w:id="1386222818">
          <w:marLeft w:val="120"/>
          <w:marRight w:val="0"/>
          <w:marTop w:val="0"/>
          <w:marBottom w:val="0"/>
          <w:divBdr>
            <w:top w:val="none" w:sz="0" w:space="0" w:color="auto"/>
            <w:left w:val="none" w:sz="0" w:space="0" w:color="auto"/>
            <w:bottom w:val="none" w:sz="0" w:space="0" w:color="auto"/>
            <w:right w:val="none" w:sz="0" w:space="0" w:color="auto"/>
          </w:divBdr>
          <w:divsChild>
            <w:div w:id="862206522">
              <w:marLeft w:val="0"/>
              <w:marRight w:val="0"/>
              <w:marTop w:val="0"/>
              <w:marBottom w:val="0"/>
              <w:divBdr>
                <w:top w:val="none" w:sz="0" w:space="0" w:color="auto"/>
                <w:left w:val="none" w:sz="0" w:space="0" w:color="auto"/>
                <w:bottom w:val="none" w:sz="0" w:space="0" w:color="auto"/>
                <w:right w:val="none" w:sz="0" w:space="0" w:color="auto"/>
              </w:divBdr>
            </w:div>
          </w:divsChild>
        </w:div>
        <w:div w:id="308486191">
          <w:marLeft w:val="120"/>
          <w:marRight w:val="0"/>
          <w:marTop w:val="0"/>
          <w:marBottom w:val="0"/>
          <w:divBdr>
            <w:top w:val="none" w:sz="0" w:space="0" w:color="auto"/>
            <w:left w:val="none" w:sz="0" w:space="0" w:color="auto"/>
            <w:bottom w:val="none" w:sz="0" w:space="0" w:color="auto"/>
            <w:right w:val="none" w:sz="0" w:space="0" w:color="auto"/>
          </w:divBdr>
          <w:divsChild>
            <w:div w:id="777144499">
              <w:marLeft w:val="0"/>
              <w:marRight w:val="0"/>
              <w:marTop w:val="0"/>
              <w:marBottom w:val="0"/>
              <w:divBdr>
                <w:top w:val="none" w:sz="0" w:space="0" w:color="auto"/>
                <w:left w:val="none" w:sz="0" w:space="0" w:color="auto"/>
                <w:bottom w:val="none" w:sz="0" w:space="0" w:color="auto"/>
                <w:right w:val="none" w:sz="0" w:space="0" w:color="auto"/>
              </w:divBdr>
            </w:div>
          </w:divsChild>
        </w:div>
        <w:div w:id="2101633074">
          <w:marLeft w:val="120"/>
          <w:marRight w:val="0"/>
          <w:marTop w:val="0"/>
          <w:marBottom w:val="0"/>
          <w:divBdr>
            <w:top w:val="none" w:sz="0" w:space="0" w:color="auto"/>
            <w:left w:val="none" w:sz="0" w:space="0" w:color="auto"/>
            <w:bottom w:val="none" w:sz="0" w:space="0" w:color="auto"/>
            <w:right w:val="none" w:sz="0" w:space="0" w:color="auto"/>
          </w:divBdr>
          <w:divsChild>
            <w:div w:id="858737072">
              <w:marLeft w:val="0"/>
              <w:marRight w:val="0"/>
              <w:marTop w:val="0"/>
              <w:marBottom w:val="0"/>
              <w:divBdr>
                <w:top w:val="none" w:sz="0" w:space="0" w:color="auto"/>
                <w:left w:val="none" w:sz="0" w:space="0" w:color="auto"/>
                <w:bottom w:val="none" w:sz="0" w:space="0" w:color="auto"/>
                <w:right w:val="none" w:sz="0" w:space="0" w:color="auto"/>
              </w:divBdr>
            </w:div>
          </w:divsChild>
        </w:div>
        <w:div w:id="216281780">
          <w:marLeft w:val="120"/>
          <w:marRight w:val="0"/>
          <w:marTop w:val="0"/>
          <w:marBottom w:val="0"/>
          <w:divBdr>
            <w:top w:val="none" w:sz="0" w:space="0" w:color="auto"/>
            <w:left w:val="none" w:sz="0" w:space="0" w:color="auto"/>
            <w:bottom w:val="none" w:sz="0" w:space="0" w:color="auto"/>
            <w:right w:val="none" w:sz="0" w:space="0" w:color="auto"/>
          </w:divBdr>
          <w:divsChild>
            <w:div w:id="321928724">
              <w:marLeft w:val="0"/>
              <w:marRight w:val="0"/>
              <w:marTop w:val="0"/>
              <w:marBottom w:val="0"/>
              <w:divBdr>
                <w:top w:val="none" w:sz="0" w:space="0" w:color="auto"/>
                <w:left w:val="none" w:sz="0" w:space="0" w:color="auto"/>
                <w:bottom w:val="none" w:sz="0" w:space="0" w:color="auto"/>
                <w:right w:val="none" w:sz="0" w:space="0" w:color="auto"/>
              </w:divBdr>
            </w:div>
          </w:divsChild>
        </w:div>
        <w:div w:id="410977749">
          <w:marLeft w:val="120"/>
          <w:marRight w:val="0"/>
          <w:marTop w:val="0"/>
          <w:marBottom w:val="0"/>
          <w:divBdr>
            <w:top w:val="none" w:sz="0" w:space="0" w:color="auto"/>
            <w:left w:val="none" w:sz="0" w:space="0" w:color="auto"/>
            <w:bottom w:val="none" w:sz="0" w:space="0" w:color="auto"/>
            <w:right w:val="none" w:sz="0" w:space="0" w:color="auto"/>
          </w:divBdr>
          <w:divsChild>
            <w:div w:id="713383783">
              <w:marLeft w:val="0"/>
              <w:marRight w:val="0"/>
              <w:marTop w:val="0"/>
              <w:marBottom w:val="0"/>
              <w:divBdr>
                <w:top w:val="none" w:sz="0" w:space="0" w:color="auto"/>
                <w:left w:val="none" w:sz="0" w:space="0" w:color="auto"/>
                <w:bottom w:val="none" w:sz="0" w:space="0" w:color="auto"/>
                <w:right w:val="none" w:sz="0" w:space="0" w:color="auto"/>
              </w:divBdr>
            </w:div>
          </w:divsChild>
        </w:div>
        <w:div w:id="685836911">
          <w:marLeft w:val="120"/>
          <w:marRight w:val="0"/>
          <w:marTop w:val="0"/>
          <w:marBottom w:val="0"/>
          <w:divBdr>
            <w:top w:val="none" w:sz="0" w:space="0" w:color="auto"/>
            <w:left w:val="none" w:sz="0" w:space="0" w:color="auto"/>
            <w:bottom w:val="none" w:sz="0" w:space="0" w:color="auto"/>
            <w:right w:val="none" w:sz="0" w:space="0" w:color="auto"/>
          </w:divBdr>
          <w:divsChild>
            <w:div w:id="1440684929">
              <w:marLeft w:val="0"/>
              <w:marRight w:val="0"/>
              <w:marTop w:val="0"/>
              <w:marBottom w:val="0"/>
              <w:divBdr>
                <w:top w:val="none" w:sz="0" w:space="0" w:color="auto"/>
                <w:left w:val="none" w:sz="0" w:space="0" w:color="auto"/>
                <w:bottom w:val="none" w:sz="0" w:space="0" w:color="auto"/>
                <w:right w:val="none" w:sz="0" w:space="0" w:color="auto"/>
              </w:divBdr>
            </w:div>
          </w:divsChild>
        </w:div>
        <w:div w:id="1144422003">
          <w:marLeft w:val="120"/>
          <w:marRight w:val="0"/>
          <w:marTop w:val="0"/>
          <w:marBottom w:val="0"/>
          <w:divBdr>
            <w:top w:val="none" w:sz="0" w:space="0" w:color="auto"/>
            <w:left w:val="none" w:sz="0" w:space="0" w:color="auto"/>
            <w:bottom w:val="none" w:sz="0" w:space="0" w:color="auto"/>
            <w:right w:val="none" w:sz="0" w:space="0" w:color="auto"/>
          </w:divBdr>
          <w:divsChild>
            <w:div w:id="1637953297">
              <w:marLeft w:val="0"/>
              <w:marRight w:val="0"/>
              <w:marTop w:val="0"/>
              <w:marBottom w:val="0"/>
              <w:divBdr>
                <w:top w:val="none" w:sz="0" w:space="0" w:color="auto"/>
                <w:left w:val="none" w:sz="0" w:space="0" w:color="auto"/>
                <w:bottom w:val="none" w:sz="0" w:space="0" w:color="auto"/>
                <w:right w:val="none" w:sz="0" w:space="0" w:color="auto"/>
              </w:divBdr>
            </w:div>
          </w:divsChild>
        </w:div>
        <w:div w:id="2062094970">
          <w:marLeft w:val="120"/>
          <w:marRight w:val="0"/>
          <w:marTop w:val="0"/>
          <w:marBottom w:val="0"/>
          <w:divBdr>
            <w:top w:val="none" w:sz="0" w:space="0" w:color="auto"/>
            <w:left w:val="none" w:sz="0" w:space="0" w:color="auto"/>
            <w:bottom w:val="none" w:sz="0" w:space="0" w:color="auto"/>
            <w:right w:val="none" w:sz="0" w:space="0" w:color="auto"/>
          </w:divBdr>
          <w:divsChild>
            <w:div w:id="901214009">
              <w:marLeft w:val="0"/>
              <w:marRight w:val="0"/>
              <w:marTop w:val="0"/>
              <w:marBottom w:val="0"/>
              <w:divBdr>
                <w:top w:val="none" w:sz="0" w:space="0" w:color="auto"/>
                <w:left w:val="none" w:sz="0" w:space="0" w:color="auto"/>
                <w:bottom w:val="none" w:sz="0" w:space="0" w:color="auto"/>
                <w:right w:val="none" w:sz="0" w:space="0" w:color="auto"/>
              </w:divBdr>
            </w:div>
          </w:divsChild>
        </w:div>
        <w:div w:id="499780150">
          <w:marLeft w:val="120"/>
          <w:marRight w:val="0"/>
          <w:marTop w:val="0"/>
          <w:marBottom w:val="0"/>
          <w:divBdr>
            <w:top w:val="none" w:sz="0" w:space="0" w:color="auto"/>
            <w:left w:val="none" w:sz="0" w:space="0" w:color="auto"/>
            <w:bottom w:val="none" w:sz="0" w:space="0" w:color="auto"/>
            <w:right w:val="none" w:sz="0" w:space="0" w:color="auto"/>
          </w:divBdr>
          <w:divsChild>
            <w:div w:id="1558469426">
              <w:marLeft w:val="0"/>
              <w:marRight w:val="0"/>
              <w:marTop w:val="0"/>
              <w:marBottom w:val="0"/>
              <w:divBdr>
                <w:top w:val="none" w:sz="0" w:space="0" w:color="auto"/>
                <w:left w:val="none" w:sz="0" w:space="0" w:color="auto"/>
                <w:bottom w:val="none" w:sz="0" w:space="0" w:color="auto"/>
                <w:right w:val="none" w:sz="0" w:space="0" w:color="auto"/>
              </w:divBdr>
            </w:div>
          </w:divsChild>
        </w:div>
        <w:div w:id="930427108">
          <w:marLeft w:val="120"/>
          <w:marRight w:val="0"/>
          <w:marTop w:val="0"/>
          <w:marBottom w:val="0"/>
          <w:divBdr>
            <w:top w:val="none" w:sz="0" w:space="0" w:color="auto"/>
            <w:left w:val="none" w:sz="0" w:space="0" w:color="auto"/>
            <w:bottom w:val="none" w:sz="0" w:space="0" w:color="auto"/>
            <w:right w:val="none" w:sz="0" w:space="0" w:color="auto"/>
          </w:divBdr>
          <w:divsChild>
            <w:div w:id="1143543454">
              <w:marLeft w:val="0"/>
              <w:marRight w:val="0"/>
              <w:marTop w:val="0"/>
              <w:marBottom w:val="0"/>
              <w:divBdr>
                <w:top w:val="none" w:sz="0" w:space="0" w:color="auto"/>
                <w:left w:val="none" w:sz="0" w:space="0" w:color="auto"/>
                <w:bottom w:val="none" w:sz="0" w:space="0" w:color="auto"/>
                <w:right w:val="none" w:sz="0" w:space="0" w:color="auto"/>
              </w:divBdr>
            </w:div>
          </w:divsChild>
        </w:div>
        <w:div w:id="2002005361">
          <w:marLeft w:val="120"/>
          <w:marRight w:val="0"/>
          <w:marTop w:val="0"/>
          <w:marBottom w:val="0"/>
          <w:divBdr>
            <w:top w:val="none" w:sz="0" w:space="0" w:color="auto"/>
            <w:left w:val="none" w:sz="0" w:space="0" w:color="auto"/>
            <w:bottom w:val="none" w:sz="0" w:space="0" w:color="auto"/>
            <w:right w:val="none" w:sz="0" w:space="0" w:color="auto"/>
          </w:divBdr>
          <w:divsChild>
            <w:div w:id="522938892">
              <w:marLeft w:val="0"/>
              <w:marRight w:val="0"/>
              <w:marTop w:val="0"/>
              <w:marBottom w:val="0"/>
              <w:divBdr>
                <w:top w:val="none" w:sz="0" w:space="0" w:color="auto"/>
                <w:left w:val="none" w:sz="0" w:space="0" w:color="auto"/>
                <w:bottom w:val="none" w:sz="0" w:space="0" w:color="auto"/>
                <w:right w:val="none" w:sz="0" w:space="0" w:color="auto"/>
              </w:divBdr>
            </w:div>
          </w:divsChild>
        </w:div>
        <w:div w:id="566498249">
          <w:marLeft w:val="120"/>
          <w:marRight w:val="0"/>
          <w:marTop w:val="0"/>
          <w:marBottom w:val="0"/>
          <w:divBdr>
            <w:top w:val="none" w:sz="0" w:space="0" w:color="auto"/>
            <w:left w:val="none" w:sz="0" w:space="0" w:color="auto"/>
            <w:bottom w:val="none" w:sz="0" w:space="0" w:color="auto"/>
            <w:right w:val="none" w:sz="0" w:space="0" w:color="auto"/>
          </w:divBdr>
          <w:divsChild>
            <w:div w:id="1484198877">
              <w:marLeft w:val="0"/>
              <w:marRight w:val="0"/>
              <w:marTop w:val="0"/>
              <w:marBottom w:val="0"/>
              <w:divBdr>
                <w:top w:val="none" w:sz="0" w:space="0" w:color="auto"/>
                <w:left w:val="none" w:sz="0" w:space="0" w:color="auto"/>
                <w:bottom w:val="none" w:sz="0" w:space="0" w:color="auto"/>
                <w:right w:val="none" w:sz="0" w:space="0" w:color="auto"/>
              </w:divBdr>
            </w:div>
          </w:divsChild>
        </w:div>
        <w:div w:id="1486629748">
          <w:marLeft w:val="120"/>
          <w:marRight w:val="0"/>
          <w:marTop w:val="0"/>
          <w:marBottom w:val="0"/>
          <w:divBdr>
            <w:top w:val="none" w:sz="0" w:space="0" w:color="auto"/>
            <w:left w:val="none" w:sz="0" w:space="0" w:color="auto"/>
            <w:bottom w:val="none" w:sz="0" w:space="0" w:color="auto"/>
            <w:right w:val="none" w:sz="0" w:space="0" w:color="auto"/>
          </w:divBdr>
          <w:divsChild>
            <w:div w:id="467867352">
              <w:marLeft w:val="0"/>
              <w:marRight w:val="0"/>
              <w:marTop w:val="0"/>
              <w:marBottom w:val="0"/>
              <w:divBdr>
                <w:top w:val="none" w:sz="0" w:space="0" w:color="auto"/>
                <w:left w:val="none" w:sz="0" w:space="0" w:color="auto"/>
                <w:bottom w:val="none" w:sz="0" w:space="0" w:color="auto"/>
                <w:right w:val="none" w:sz="0" w:space="0" w:color="auto"/>
              </w:divBdr>
            </w:div>
          </w:divsChild>
        </w:div>
        <w:div w:id="1776629568">
          <w:marLeft w:val="120"/>
          <w:marRight w:val="0"/>
          <w:marTop w:val="0"/>
          <w:marBottom w:val="0"/>
          <w:divBdr>
            <w:top w:val="none" w:sz="0" w:space="0" w:color="auto"/>
            <w:left w:val="none" w:sz="0" w:space="0" w:color="auto"/>
            <w:bottom w:val="none" w:sz="0" w:space="0" w:color="auto"/>
            <w:right w:val="none" w:sz="0" w:space="0" w:color="auto"/>
          </w:divBdr>
          <w:divsChild>
            <w:div w:id="2518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18233">
      <w:bodyDiv w:val="1"/>
      <w:marLeft w:val="0"/>
      <w:marRight w:val="0"/>
      <w:marTop w:val="0"/>
      <w:marBottom w:val="0"/>
      <w:divBdr>
        <w:top w:val="none" w:sz="0" w:space="0" w:color="auto"/>
        <w:left w:val="none" w:sz="0" w:space="0" w:color="auto"/>
        <w:bottom w:val="none" w:sz="0" w:space="0" w:color="auto"/>
        <w:right w:val="none" w:sz="0" w:space="0" w:color="auto"/>
      </w:divBdr>
      <w:divsChild>
        <w:div w:id="458574995">
          <w:marLeft w:val="0"/>
          <w:marRight w:val="0"/>
          <w:marTop w:val="0"/>
          <w:marBottom w:val="150"/>
          <w:divBdr>
            <w:top w:val="none" w:sz="0" w:space="0" w:color="auto"/>
            <w:left w:val="none" w:sz="0" w:space="0" w:color="auto"/>
            <w:bottom w:val="none" w:sz="0" w:space="0" w:color="auto"/>
            <w:right w:val="none" w:sz="0" w:space="0" w:color="auto"/>
          </w:divBdr>
        </w:div>
        <w:div w:id="1075470832">
          <w:marLeft w:val="0"/>
          <w:marRight w:val="0"/>
          <w:marTop w:val="150"/>
          <w:marBottom w:val="150"/>
          <w:divBdr>
            <w:top w:val="none" w:sz="0" w:space="0" w:color="auto"/>
            <w:left w:val="none" w:sz="0" w:space="0" w:color="auto"/>
            <w:bottom w:val="none" w:sz="0" w:space="0" w:color="auto"/>
            <w:right w:val="none" w:sz="0" w:space="0" w:color="auto"/>
          </w:divBdr>
        </w:div>
        <w:div w:id="1402286064">
          <w:marLeft w:val="0"/>
          <w:marRight w:val="0"/>
          <w:marTop w:val="150"/>
          <w:marBottom w:val="150"/>
          <w:divBdr>
            <w:top w:val="none" w:sz="0" w:space="0" w:color="auto"/>
            <w:left w:val="none" w:sz="0" w:space="0" w:color="auto"/>
            <w:bottom w:val="none" w:sz="0" w:space="0" w:color="auto"/>
            <w:right w:val="none" w:sz="0" w:space="0" w:color="auto"/>
          </w:divBdr>
        </w:div>
        <w:div w:id="799885355">
          <w:marLeft w:val="0"/>
          <w:marRight w:val="0"/>
          <w:marTop w:val="150"/>
          <w:marBottom w:val="150"/>
          <w:divBdr>
            <w:top w:val="none" w:sz="0" w:space="0" w:color="auto"/>
            <w:left w:val="none" w:sz="0" w:space="0" w:color="auto"/>
            <w:bottom w:val="none" w:sz="0" w:space="0" w:color="auto"/>
            <w:right w:val="none" w:sz="0" w:space="0" w:color="auto"/>
          </w:divBdr>
        </w:div>
      </w:divsChild>
    </w:div>
    <w:div w:id="654140661">
      <w:bodyDiv w:val="1"/>
      <w:marLeft w:val="0"/>
      <w:marRight w:val="0"/>
      <w:marTop w:val="0"/>
      <w:marBottom w:val="0"/>
      <w:divBdr>
        <w:top w:val="none" w:sz="0" w:space="0" w:color="auto"/>
        <w:left w:val="none" w:sz="0" w:space="0" w:color="auto"/>
        <w:bottom w:val="none" w:sz="0" w:space="0" w:color="auto"/>
        <w:right w:val="none" w:sz="0" w:space="0" w:color="auto"/>
      </w:divBdr>
    </w:div>
    <w:div w:id="720372886">
      <w:bodyDiv w:val="1"/>
      <w:marLeft w:val="0"/>
      <w:marRight w:val="0"/>
      <w:marTop w:val="0"/>
      <w:marBottom w:val="0"/>
      <w:divBdr>
        <w:top w:val="none" w:sz="0" w:space="0" w:color="auto"/>
        <w:left w:val="none" w:sz="0" w:space="0" w:color="auto"/>
        <w:bottom w:val="none" w:sz="0" w:space="0" w:color="auto"/>
        <w:right w:val="none" w:sz="0" w:space="0" w:color="auto"/>
      </w:divBdr>
    </w:div>
    <w:div w:id="732045384">
      <w:bodyDiv w:val="1"/>
      <w:marLeft w:val="0"/>
      <w:marRight w:val="0"/>
      <w:marTop w:val="0"/>
      <w:marBottom w:val="0"/>
      <w:divBdr>
        <w:top w:val="none" w:sz="0" w:space="0" w:color="auto"/>
        <w:left w:val="none" w:sz="0" w:space="0" w:color="auto"/>
        <w:bottom w:val="none" w:sz="0" w:space="0" w:color="auto"/>
        <w:right w:val="none" w:sz="0" w:space="0" w:color="auto"/>
      </w:divBdr>
    </w:div>
    <w:div w:id="777991059">
      <w:bodyDiv w:val="1"/>
      <w:marLeft w:val="0"/>
      <w:marRight w:val="0"/>
      <w:marTop w:val="0"/>
      <w:marBottom w:val="0"/>
      <w:divBdr>
        <w:top w:val="none" w:sz="0" w:space="0" w:color="auto"/>
        <w:left w:val="none" w:sz="0" w:space="0" w:color="auto"/>
        <w:bottom w:val="none" w:sz="0" w:space="0" w:color="auto"/>
        <w:right w:val="none" w:sz="0" w:space="0" w:color="auto"/>
      </w:divBdr>
    </w:div>
    <w:div w:id="785542454">
      <w:bodyDiv w:val="1"/>
      <w:marLeft w:val="0"/>
      <w:marRight w:val="0"/>
      <w:marTop w:val="0"/>
      <w:marBottom w:val="0"/>
      <w:divBdr>
        <w:top w:val="none" w:sz="0" w:space="0" w:color="auto"/>
        <w:left w:val="none" w:sz="0" w:space="0" w:color="auto"/>
        <w:bottom w:val="none" w:sz="0" w:space="0" w:color="auto"/>
        <w:right w:val="none" w:sz="0" w:space="0" w:color="auto"/>
      </w:divBdr>
    </w:div>
    <w:div w:id="786042510">
      <w:bodyDiv w:val="1"/>
      <w:marLeft w:val="0"/>
      <w:marRight w:val="0"/>
      <w:marTop w:val="0"/>
      <w:marBottom w:val="0"/>
      <w:divBdr>
        <w:top w:val="none" w:sz="0" w:space="0" w:color="auto"/>
        <w:left w:val="none" w:sz="0" w:space="0" w:color="auto"/>
        <w:bottom w:val="none" w:sz="0" w:space="0" w:color="auto"/>
        <w:right w:val="none" w:sz="0" w:space="0" w:color="auto"/>
      </w:divBdr>
      <w:divsChild>
        <w:div w:id="1796630644">
          <w:marLeft w:val="0"/>
          <w:marRight w:val="0"/>
          <w:marTop w:val="0"/>
          <w:marBottom w:val="0"/>
          <w:divBdr>
            <w:top w:val="none" w:sz="0" w:space="0" w:color="auto"/>
            <w:left w:val="none" w:sz="0" w:space="0" w:color="auto"/>
            <w:bottom w:val="none" w:sz="0" w:space="0" w:color="auto"/>
            <w:right w:val="none" w:sz="0" w:space="0" w:color="auto"/>
          </w:divBdr>
        </w:div>
      </w:divsChild>
    </w:div>
    <w:div w:id="869151917">
      <w:bodyDiv w:val="1"/>
      <w:marLeft w:val="0"/>
      <w:marRight w:val="0"/>
      <w:marTop w:val="0"/>
      <w:marBottom w:val="0"/>
      <w:divBdr>
        <w:top w:val="none" w:sz="0" w:space="0" w:color="auto"/>
        <w:left w:val="none" w:sz="0" w:space="0" w:color="auto"/>
        <w:bottom w:val="none" w:sz="0" w:space="0" w:color="auto"/>
        <w:right w:val="none" w:sz="0" w:space="0" w:color="auto"/>
      </w:divBdr>
      <w:divsChild>
        <w:div w:id="588126800">
          <w:marLeft w:val="0"/>
          <w:marRight w:val="0"/>
          <w:marTop w:val="0"/>
          <w:marBottom w:val="0"/>
          <w:divBdr>
            <w:top w:val="none" w:sz="0" w:space="0" w:color="auto"/>
            <w:left w:val="none" w:sz="0" w:space="0" w:color="auto"/>
            <w:bottom w:val="none" w:sz="0" w:space="0" w:color="auto"/>
            <w:right w:val="none" w:sz="0" w:space="0" w:color="auto"/>
          </w:divBdr>
          <w:divsChild>
            <w:div w:id="556084792">
              <w:marLeft w:val="0"/>
              <w:marRight w:val="0"/>
              <w:marTop w:val="150"/>
              <w:marBottom w:val="150"/>
              <w:divBdr>
                <w:top w:val="none" w:sz="0" w:space="0" w:color="auto"/>
                <w:left w:val="none" w:sz="0" w:space="0" w:color="auto"/>
                <w:bottom w:val="none" w:sz="0" w:space="0" w:color="auto"/>
                <w:right w:val="none" w:sz="0" w:space="0" w:color="auto"/>
              </w:divBdr>
              <w:divsChild>
                <w:div w:id="1416826325">
                  <w:marLeft w:val="0"/>
                  <w:marRight w:val="0"/>
                  <w:marTop w:val="0"/>
                  <w:marBottom w:val="0"/>
                  <w:divBdr>
                    <w:top w:val="none" w:sz="0" w:space="0" w:color="auto"/>
                    <w:left w:val="none" w:sz="0" w:space="0" w:color="auto"/>
                    <w:bottom w:val="none" w:sz="0" w:space="0" w:color="auto"/>
                    <w:right w:val="none" w:sz="0" w:space="0" w:color="auto"/>
                  </w:divBdr>
                  <w:divsChild>
                    <w:div w:id="369648666">
                      <w:marLeft w:val="0"/>
                      <w:marRight w:val="0"/>
                      <w:marTop w:val="0"/>
                      <w:marBottom w:val="0"/>
                      <w:divBdr>
                        <w:top w:val="none" w:sz="0" w:space="0" w:color="auto"/>
                        <w:left w:val="none" w:sz="0" w:space="0" w:color="auto"/>
                        <w:bottom w:val="none" w:sz="0" w:space="0" w:color="auto"/>
                        <w:right w:val="none" w:sz="0" w:space="0" w:color="auto"/>
                      </w:divBdr>
                    </w:div>
                    <w:div w:id="1835146457">
                      <w:marLeft w:val="0"/>
                      <w:marRight w:val="0"/>
                      <w:marTop w:val="0"/>
                      <w:marBottom w:val="0"/>
                      <w:divBdr>
                        <w:top w:val="single" w:sz="6" w:space="11" w:color="E5E5E5"/>
                        <w:left w:val="none" w:sz="0" w:space="0" w:color="auto"/>
                        <w:bottom w:val="none" w:sz="0" w:space="0" w:color="auto"/>
                        <w:right w:val="none" w:sz="0" w:space="0" w:color="auto"/>
                      </w:divBdr>
                    </w:div>
                  </w:divsChild>
                </w:div>
              </w:divsChild>
            </w:div>
          </w:divsChild>
        </w:div>
      </w:divsChild>
    </w:div>
    <w:div w:id="923689869">
      <w:bodyDiv w:val="1"/>
      <w:marLeft w:val="0"/>
      <w:marRight w:val="0"/>
      <w:marTop w:val="0"/>
      <w:marBottom w:val="0"/>
      <w:divBdr>
        <w:top w:val="none" w:sz="0" w:space="0" w:color="auto"/>
        <w:left w:val="none" w:sz="0" w:space="0" w:color="auto"/>
        <w:bottom w:val="none" w:sz="0" w:space="0" w:color="auto"/>
        <w:right w:val="none" w:sz="0" w:space="0" w:color="auto"/>
      </w:divBdr>
    </w:div>
    <w:div w:id="1014766659">
      <w:bodyDiv w:val="1"/>
      <w:marLeft w:val="0"/>
      <w:marRight w:val="0"/>
      <w:marTop w:val="0"/>
      <w:marBottom w:val="0"/>
      <w:divBdr>
        <w:top w:val="none" w:sz="0" w:space="0" w:color="auto"/>
        <w:left w:val="none" w:sz="0" w:space="0" w:color="auto"/>
        <w:bottom w:val="none" w:sz="0" w:space="0" w:color="auto"/>
        <w:right w:val="none" w:sz="0" w:space="0" w:color="auto"/>
      </w:divBdr>
    </w:div>
    <w:div w:id="1034765972">
      <w:bodyDiv w:val="1"/>
      <w:marLeft w:val="0"/>
      <w:marRight w:val="0"/>
      <w:marTop w:val="0"/>
      <w:marBottom w:val="0"/>
      <w:divBdr>
        <w:top w:val="none" w:sz="0" w:space="0" w:color="auto"/>
        <w:left w:val="none" w:sz="0" w:space="0" w:color="auto"/>
        <w:bottom w:val="none" w:sz="0" w:space="0" w:color="auto"/>
        <w:right w:val="none" w:sz="0" w:space="0" w:color="auto"/>
      </w:divBdr>
      <w:divsChild>
        <w:div w:id="313334754">
          <w:marLeft w:val="0"/>
          <w:marRight w:val="0"/>
          <w:marTop w:val="0"/>
          <w:marBottom w:val="0"/>
          <w:divBdr>
            <w:top w:val="none" w:sz="0" w:space="0" w:color="auto"/>
            <w:left w:val="none" w:sz="0" w:space="0" w:color="auto"/>
            <w:bottom w:val="none" w:sz="0" w:space="0" w:color="auto"/>
            <w:right w:val="none" w:sz="0" w:space="0" w:color="auto"/>
          </w:divBdr>
        </w:div>
      </w:divsChild>
    </w:div>
    <w:div w:id="1050302297">
      <w:bodyDiv w:val="1"/>
      <w:marLeft w:val="0"/>
      <w:marRight w:val="0"/>
      <w:marTop w:val="0"/>
      <w:marBottom w:val="0"/>
      <w:divBdr>
        <w:top w:val="none" w:sz="0" w:space="0" w:color="auto"/>
        <w:left w:val="none" w:sz="0" w:space="0" w:color="auto"/>
        <w:bottom w:val="none" w:sz="0" w:space="0" w:color="auto"/>
        <w:right w:val="none" w:sz="0" w:space="0" w:color="auto"/>
      </w:divBdr>
    </w:div>
    <w:div w:id="1066419851">
      <w:bodyDiv w:val="1"/>
      <w:marLeft w:val="0"/>
      <w:marRight w:val="0"/>
      <w:marTop w:val="0"/>
      <w:marBottom w:val="0"/>
      <w:divBdr>
        <w:top w:val="none" w:sz="0" w:space="0" w:color="auto"/>
        <w:left w:val="none" w:sz="0" w:space="0" w:color="auto"/>
        <w:bottom w:val="none" w:sz="0" w:space="0" w:color="auto"/>
        <w:right w:val="none" w:sz="0" w:space="0" w:color="auto"/>
      </w:divBdr>
    </w:div>
    <w:div w:id="1164205390">
      <w:bodyDiv w:val="1"/>
      <w:marLeft w:val="0"/>
      <w:marRight w:val="0"/>
      <w:marTop w:val="0"/>
      <w:marBottom w:val="0"/>
      <w:divBdr>
        <w:top w:val="none" w:sz="0" w:space="0" w:color="auto"/>
        <w:left w:val="none" w:sz="0" w:space="0" w:color="auto"/>
        <w:bottom w:val="none" w:sz="0" w:space="0" w:color="auto"/>
        <w:right w:val="none" w:sz="0" w:space="0" w:color="auto"/>
      </w:divBdr>
    </w:div>
    <w:div w:id="1188562370">
      <w:bodyDiv w:val="1"/>
      <w:marLeft w:val="0"/>
      <w:marRight w:val="0"/>
      <w:marTop w:val="0"/>
      <w:marBottom w:val="0"/>
      <w:divBdr>
        <w:top w:val="none" w:sz="0" w:space="0" w:color="auto"/>
        <w:left w:val="none" w:sz="0" w:space="0" w:color="auto"/>
        <w:bottom w:val="none" w:sz="0" w:space="0" w:color="auto"/>
        <w:right w:val="none" w:sz="0" w:space="0" w:color="auto"/>
      </w:divBdr>
    </w:div>
    <w:div w:id="1242181691">
      <w:bodyDiv w:val="1"/>
      <w:marLeft w:val="0"/>
      <w:marRight w:val="0"/>
      <w:marTop w:val="0"/>
      <w:marBottom w:val="0"/>
      <w:divBdr>
        <w:top w:val="none" w:sz="0" w:space="0" w:color="auto"/>
        <w:left w:val="none" w:sz="0" w:space="0" w:color="auto"/>
        <w:bottom w:val="none" w:sz="0" w:space="0" w:color="auto"/>
        <w:right w:val="none" w:sz="0" w:space="0" w:color="auto"/>
      </w:divBdr>
    </w:div>
    <w:div w:id="1244145835">
      <w:bodyDiv w:val="1"/>
      <w:marLeft w:val="0"/>
      <w:marRight w:val="0"/>
      <w:marTop w:val="0"/>
      <w:marBottom w:val="0"/>
      <w:divBdr>
        <w:top w:val="none" w:sz="0" w:space="0" w:color="auto"/>
        <w:left w:val="none" w:sz="0" w:space="0" w:color="auto"/>
        <w:bottom w:val="none" w:sz="0" w:space="0" w:color="auto"/>
        <w:right w:val="none" w:sz="0" w:space="0" w:color="auto"/>
      </w:divBdr>
    </w:div>
    <w:div w:id="1288316093">
      <w:bodyDiv w:val="1"/>
      <w:marLeft w:val="0"/>
      <w:marRight w:val="0"/>
      <w:marTop w:val="0"/>
      <w:marBottom w:val="0"/>
      <w:divBdr>
        <w:top w:val="none" w:sz="0" w:space="0" w:color="auto"/>
        <w:left w:val="none" w:sz="0" w:space="0" w:color="auto"/>
        <w:bottom w:val="none" w:sz="0" w:space="0" w:color="auto"/>
        <w:right w:val="none" w:sz="0" w:space="0" w:color="auto"/>
      </w:divBdr>
    </w:div>
    <w:div w:id="1304234618">
      <w:bodyDiv w:val="1"/>
      <w:marLeft w:val="0"/>
      <w:marRight w:val="0"/>
      <w:marTop w:val="0"/>
      <w:marBottom w:val="0"/>
      <w:divBdr>
        <w:top w:val="none" w:sz="0" w:space="0" w:color="auto"/>
        <w:left w:val="none" w:sz="0" w:space="0" w:color="auto"/>
        <w:bottom w:val="none" w:sz="0" w:space="0" w:color="auto"/>
        <w:right w:val="none" w:sz="0" w:space="0" w:color="auto"/>
      </w:divBdr>
      <w:divsChild>
        <w:div w:id="2120680161">
          <w:marLeft w:val="120"/>
          <w:marRight w:val="0"/>
          <w:marTop w:val="0"/>
          <w:marBottom w:val="0"/>
          <w:divBdr>
            <w:top w:val="none" w:sz="0" w:space="0" w:color="auto"/>
            <w:left w:val="none" w:sz="0" w:space="0" w:color="auto"/>
            <w:bottom w:val="none" w:sz="0" w:space="0" w:color="auto"/>
            <w:right w:val="none" w:sz="0" w:space="0" w:color="auto"/>
          </w:divBdr>
          <w:divsChild>
            <w:div w:id="282273414">
              <w:marLeft w:val="0"/>
              <w:marRight w:val="0"/>
              <w:marTop w:val="0"/>
              <w:marBottom w:val="0"/>
              <w:divBdr>
                <w:top w:val="none" w:sz="0" w:space="0" w:color="auto"/>
                <w:left w:val="none" w:sz="0" w:space="0" w:color="auto"/>
                <w:bottom w:val="none" w:sz="0" w:space="0" w:color="auto"/>
                <w:right w:val="none" w:sz="0" w:space="0" w:color="auto"/>
              </w:divBdr>
            </w:div>
          </w:divsChild>
        </w:div>
        <w:div w:id="440687238">
          <w:marLeft w:val="120"/>
          <w:marRight w:val="0"/>
          <w:marTop w:val="0"/>
          <w:marBottom w:val="0"/>
          <w:divBdr>
            <w:top w:val="none" w:sz="0" w:space="0" w:color="auto"/>
            <w:left w:val="none" w:sz="0" w:space="0" w:color="auto"/>
            <w:bottom w:val="none" w:sz="0" w:space="0" w:color="auto"/>
            <w:right w:val="none" w:sz="0" w:space="0" w:color="auto"/>
          </w:divBdr>
          <w:divsChild>
            <w:div w:id="36711594">
              <w:marLeft w:val="0"/>
              <w:marRight w:val="0"/>
              <w:marTop w:val="0"/>
              <w:marBottom w:val="0"/>
              <w:divBdr>
                <w:top w:val="none" w:sz="0" w:space="0" w:color="auto"/>
                <w:left w:val="none" w:sz="0" w:space="0" w:color="auto"/>
                <w:bottom w:val="none" w:sz="0" w:space="0" w:color="auto"/>
                <w:right w:val="none" w:sz="0" w:space="0" w:color="auto"/>
              </w:divBdr>
            </w:div>
          </w:divsChild>
        </w:div>
        <w:div w:id="1578444067">
          <w:marLeft w:val="120"/>
          <w:marRight w:val="0"/>
          <w:marTop w:val="0"/>
          <w:marBottom w:val="0"/>
          <w:divBdr>
            <w:top w:val="none" w:sz="0" w:space="0" w:color="auto"/>
            <w:left w:val="none" w:sz="0" w:space="0" w:color="auto"/>
            <w:bottom w:val="none" w:sz="0" w:space="0" w:color="auto"/>
            <w:right w:val="none" w:sz="0" w:space="0" w:color="auto"/>
          </w:divBdr>
          <w:divsChild>
            <w:div w:id="1561788729">
              <w:marLeft w:val="0"/>
              <w:marRight w:val="0"/>
              <w:marTop w:val="0"/>
              <w:marBottom w:val="0"/>
              <w:divBdr>
                <w:top w:val="none" w:sz="0" w:space="0" w:color="auto"/>
                <w:left w:val="none" w:sz="0" w:space="0" w:color="auto"/>
                <w:bottom w:val="none" w:sz="0" w:space="0" w:color="auto"/>
                <w:right w:val="none" w:sz="0" w:space="0" w:color="auto"/>
              </w:divBdr>
            </w:div>
          </w:divsChild>
        </w:div>
        <w:div w:id="101268732">
          <w:marLeft w:val="120"/>
          <w:marRight w:val="0"/>
          <w:marTop w:val="0"/>
          <w:marBottom w:val="0"/>
          <w:divBdr>
            <w:top w:val="none" w:sz="0" w:space="0" w:color="auto"/>
            <w:left w:val="none" w:sz="0" w:space="0" w:color="auto"/>
            <w:bottom w:val="none" w:sz="0" w:space="0" w:color="auto"/>
            <w:right w:val="none" w:sz="0" w:space="0" w:color="auto"/>
          </w:divBdr>
          <w:divsChild>
            <w:div w:id="1124271231">
              <w:marLeft w:val="0"/>
              <w:marRight w:val="0"/>
              <w:marTop w:val="0"/>
              <w:marBottom w:val="0"/>
              <w:divBdr>
                <w:top w:val="none" w:sz="0" w:space="0" w:color="auto"/>
                <w:left w:val="none" w:sz="0" w:space="0" w:color="auto"/>
                <w:bottom w:val="none" w:sz="0" w:space="0" w:color="auto"/>
                <w:right w:val="none" w:sz="0" w:space="0" w:color="auto"/>
              </w:divBdr>
            </w:div>
          </w:divsChild>
        </w:div>
        <w:div w:id="1263486996">
          <w:marLeft w:val="120"/>
          <w:marRight w:val="0"/>
          <w:marTop w:val="0"/>
          <w:marBottom w:val="0"/>
          <w:divBdr>
            <w:top w:val="none" w:sz="0" w:space="0" w:color="auto"/>
            <w:left w:val="none" w:sz="0" w:space="0" w:color="auto"/>
            <w:bottom w:val="none" w:sz="0" w:space="0" w:color="auto"/>
            <w:right w:val="none" w:sz="0" w:space="0" w:color="auto"/>
          </w:divBdr>
          <w:divsChild>
            <w:div w:id="881095430">
              <w:marLeft w:val="0"/>
              <w:marRight w:val="0"/>
              <w:marTop w:val="0"/>
              <w:marBottom w:val="0"/>
              <w:divBdr>
                <w:top w:val="none" w:sz="0" w:space="0" w:color="auto"/>
                <w:left w:val="none" w:sz="0" w:space="0" w:color="auto"/>
                <w:bottom w:val="none" w:sz="0" w:space="0" w:color="auto"/>
                <w:right w:val="none" w:sz="0" w:space="0" w:color="auto"/>
              </w:divBdr>
            </w:div>
          </w:divsChild>
        </w:div>
        <w:div w:id="1816217925">
          <w:marLeft w:val="120"/>
          <w:marRight w:val="0"/>
          <w:marTop w:val="0"/>
          <w:marBottom w:val="0"/>
          <w:divBdr>
            <w:top w:val="none" w:sz="0" w:space="0" w:color="auto"/>
            <w:left w:val="none" w:sz="0" w:space="0" w:color="auto"/>
            <w:bottom w:val="none" w:sz="0" w:space="0" w:color="auto"/>
            <w:right w:val="none" w:sz="0" w:space="0" w:color="auto"/>
          </w:divBdr>
          <w:divsChild>
            <w:div w:id="1099255016">
              <w:marLeft w:val="0"/>
              <w:marRight w:val="0"/>
              <w:marTop w:val="0"/>
              <w:marBottom w:val="0"/>
              <w:divBdr>
                <w:top w:val="none" w:sz="0" w:space="0" w:color="auto"/>
                <w:left w:val="none" w:sz="0" w:space="0" w:color="auto"/>
                <w:bottom w:val="none" w:sz="0" w:space="0" w:color="auto"/>
                <w:right w:val="none" w:sz="0" w:space="0" w:color="auto"/>
              </w:divBdr>
            </w:div>
          </w:divsChild>
        </w:div>
        <w:div w:id="1585532888">
          <w:marLeft w:val="120"/>
          <w:marRight w:val="0"/>
          <w:marTop w:val="0"/>
          <w:marBottom w:val="0"/>
          <w:divBdr>
            <w:top w:val="none" w:sz="0" w:space="0" w:color="auto"/>
            <w:left w:val="none" w:sz="0" w:space="0" w:color="auto"/>
            <w:bottom w:val="none" w:sz="0" w:space="0" w:color="auto"/>
            <w:right w:val="none" w:sz="0" w:space="0" w:color="auto"/>
          </w:divBdr>
          <w:divsChild>
            <w:div w:id="1974630060">
              <w:marLeft w:val="0"/>
              <w:marRight w:val="0"/>
              <w:marTop w:val="0"/>
              <w:marBottom w:val="0"/>
              <w:divBdr>
                <w:top w:val="none" w:sz="0" w:space="0" w:color="auto"/>
                <w:left w:val="none" w:sz="0" w:space="0" w:color="auto"/>
                <w:bottom w:val="none" w:sz="0" w:space="0" w:color="auto"/>
                <w:right w:val="none" w:sz="0" w:space="0" w:color="auto"/>
              </w:divBdr>
            </w:div>
          </w:divsChild>
        </w:div>
        <w:div w:id="1326475830">
          <w:marLeft w:val="120"/>
          <w:marRight w:val="0"/>
          <w:marTop w:val="0"/>
          <w:marBottom w:val="0"/>
          <w:divBdr>
            <w:top w:val="none" w:sz="0" w:space="0" w:color="auto"/>
            <w:left w:val="none" w:sz="0" w:space="0" w:color="auto"/>
            <w:bottom w:val="none" w:sz="0" w:space="0" w:color="auto"/>
            <w:right w:val="none" w:sz="0" w:space="0" w:color="auto"/>
          </w:divBdr>
          <w:divsChild>
            <w:div w:id="628509446">
              <w:marLeft w:val="0"/>
              <w:marRight w:val="0"/>
              <w:marTop w:val="0"/>
              <w:marBottom w:val="0"/>
              <w:divBdr>
                <w:top w:val="none" w:sz="0" w:space="0" w:color="auto"/>
                <w:left w:val="none" w:sz="0" w:space="0" w:color="auto"/>
                <w:bottom w:val="none" w:sz="0" w:space="0" w:color="auto"/>
                <w:right w:val="none" w:sz="0" w:space="0" w:color="auto"/>
              </w:divBdr>
            </w:div>
          </w:divsChild>
        </w:div>
        <w:div w:id="1196625540">
          <w:marLeft w:val="120"/>
          <w:marRight w:val="0"/>
          <w:marTop w:val="0"/>
          <w:marBottom w:val="0"/>
          <w:divBdr>
            <w:top w:val="none" w:sz="0" w:space="0" w:color="auto"/>
            <w:left w:val="none" w:sz="0" w:space="0" w:color="auto"/>
            <w:bottom w:val="none" w:sz="0" w:space="0" w:color="auto"/>
            <w:right w:val="none" w:sz="0" w:space="0" w:color="auto"/>
          </w:divBdr>
          <w:divsChild>
            <w:div w:id="844049630">
              <w:marLeft w:val="0"/>
              <w:marRight w:val="0"/>
              <w:marTop w:val="0"/>
              <w:marBottom w:val="0"/>
              <w:divBdr>
                <w:top w:val="none" w:sz="0" w:space="0" w:color="auto"/>
                <w:left w:val="none" w:sz="0" w:space="0" w:color="auto"/>
                <w:bottom w:val="none" w:sz="0" w:space="0" w:color="auto"/>
                <w:right w:val="none" w:sz="0" w:space="0" w:color="auto"/>
              </w:divBdr>
            </w:div>
          </w:divsChild>
        </w:div>
        <w:div w:id="1552961667">
          <w:marLeft w:val="120"/>
          <w:marRight w:val="0"/>
          <w:marTop w:val="0"/>
          <w:marBottom w:val="0"/>
          <w:divBdr>
            <w:top w:val="none" w:sz="0" w:space="0" w:color="auto"/>
            <w:left w:val="none" w:sz="0" w:space="0" w:color="auto"/>
            <w:bottom w:val="none" w:sz="0" w:space="0" w:color="auto"/>
            <w:right w:val="none" w:sz="0" w:space="0" w:color="auto"/>
          </w:divBdr>
          <w:divsChild>
            <w:div w:id="1866552825">
              <w:marLeft w:val="0"/>
              <w:marRight w:val="0"/>
              <w:marTop w:val="0"/>
              <w:marBottom w:val="0"/>
              <w:divBdr>
                <w:top w:val="none" w:sz="0" w:space="0" w:color="auto"/>
                <w:left w:val="none" w:sz="0" w:space="0" w:color="auto"/>
                <w:bottom w:val="none" w:sz="0" w:space="0" w:color="auto"/>
                <w:right w:val="none" w:sz="0" w:space="0" w:color="auto"/>
              </w:divBdr>
            </w:div>
          </w:divsChild>
        </w:div>
        <w:div w:id="535042235">
          <w:marLeft w:val="120"/>
          <w:marRight w:val="0"/>
          <w:marTop w:val="0"/>
          <w:marBottom w:val="0"/>
          <w:divBdr>
            <w:top w:val="none" w:sz="0" w:space="0" w:color="auto"/>
            <w:left w:val="none" w:sz="0" w:space="0" w:color="auto"/>
            <w:bottom w:val="none" w:sz="0" w:space="0" w:color="auto"/>
            <w:right w:val="none" w:sz="0" w:space="0" w:color="auto"/>
          </w:divBdr>
          <w:divsChild>
            <w:div w:id="1048264452">
              <w:marLeft w:val="0"/>
              <w:marRight w:val="0"/>
              <w:marTop w:val="0"/>
              <w:marBottom w:val="0"/>
              <w:divBdr>
                <w:top w:val="none" w:sz="0" w:space="0" w:color="auto"/>
                <w:left w:val="none" w:sz="0" w:space="0" w:color="auto"/>
                <w:bottom w:val="none" w:sz="0" w:space="0" w:color="auto"/>
                <w:right w:val="none" w:sz="0" w:space="0" w:color="auto"/>
              </w:divBdr>
            </w:div>
          </w:divsChild>
        </w:div>
        <w:div w:id="240718266">
          <w:marLeft w:val="120"/>
          <w:marRight w:val="0"/>
          <w:marTop w:val="0"/>
          <w:marBottom w:val="0"/>
          <w:divBdr>
            <w:top w:val="none" w:sz="0" w:space="0" w:color="auto"/>
            <w:left w:val="none" w:sz="0" w:space="0" w:color="auto"/>
            <w:bottom w:val="none" w:sz="0" w:space="0" w:color="auto"/>
            <w:right w:val="none" w:sz="0" w:space="0" w:color="auto"/>
          </w:divBdr>
          <w:divsChild>
            <w:div w:id="1452820192">
              <w:marLeft w:val="0"/>
              <w:marRight w:val="0"/>
              <w:marTop w:val="0"/>
              <w:marBottom w:val="0"/>
              <w:divBdr>
                <w:top w:val="none" w:sz="0" w:space="0" w:color="auto"/>
                <w:left w:val="none" w:sz="0" w:space="0" w:color="auto"/>
                <w:bottom w:val="none" w:sz="0" w:space="0" w:color="auto"/>
                <w:right w:val="none" w:sz="0" w:space="0" w:color="auto"/>
              </w:divBdr>
            </w:div>
          </w:divsChild>
        </w:div>
        <w:div w:id="588659886">
          <w:marLeft w:val="120"/>
          <w:marRight w:val="0"/>
          <w:marTop w:val="0"/>
          <w:marBottom w:val="0"/>
          <w:divBdr>
            <w:top w:val="none" w:sz="0" w:space="0" w:color="auto"/>
            <w:left w:val="none" w:sz="0" w:space="0" w:color="auto"/>
            <w:bottom w:val="none" w:sz="0" w:space="0" w:color="auto"/>
            <w:right w:val="none" w:sz="0" w:space="0" w:color="auto"/>
          </w:divBdr>
          <w:divsChild>
            <w:div w:id="133836577">
              <w:marLeft w:val="0"/>
              <w:marRight w:val="0"/>
              <w:marTop w:val="0"/>
              <w:marBottom w:val="0"/>
              <w:divBdr>
                <w:top w:val="none" w:sz="0" w:space="0" w:color="auto"/>
                <w:left w:val="none" w:sz="0" w:space="0" w:color="auto"/>
                <w:bottom w:val="none" w:sz="0" w:space="0" w:color="auto"/>
                <w:right w:val="none" w:sz="0" w:space="0" w:color="auto"/>
              </w:divBdr>
            </w:div>
          </w:divsChild>
        </w:div>
        <w:div w:id="168107764">
          <w:marLeft w:val="120"/>
          <w:marRight w:val="0"/>
          <w:marTop w:val="0"/>
          <w:marBottom w:val="0"/>
          <w:divBdr>
            <w:top w:val="none" w:sz="0" w:space="0" w:color="auto"/>
            <w:left w:val="none" w:sz="0" w:space="0" w:color="auto"/>
            <w:bottom w:val="none" w:sz="0" w:space="0" w:color="auto"/>
            <w:right w:val="none" w:sz="0" w:space="0" w:color="auto"/>
          </w:divBdr>
          <w:divsChild>
            <w:div w:id="1863323085">
              <w:marLeft w:val="0"/>
              <w:marRight w:val="0"/>
              <w:marTop w:val="0"/>
              <w:marBottom w:val="0"/>
              <w:divBdr>
                <w:top w:val="none" w:sz="0" w:space="0" w:color="auto"/>
                <w:left w:val="none" w:sz="0" w:space="0" w:color="auto"/>
                <w:bottom w:val="none" w:sz="0" w:space="0" w:color="auto"/>
                <w:right w:val="none" w:sz="0" w:space="0" w:color="auto"/>
              </w:divBdr>
            </w:div>
          </w:divsChild>
        </w:div>
        <w:div w:id="1362436651">
          <w:marLeft w:val="120"/>
          <w:marRight w:val="0"/>
          <w:marTop w:val="0"/>
          <w:marBottom w:val="0"/>
          <w:divBdr>
            <w:top w:val="none" w:sz="0" w:space="0" w:color="auto"/>
            <w:left w:val="none" w:sz="0" w:space="0" w:color="auto"/>
            <w:bottom w:val="none" w:sz="0" w:space="0" w:color="auto"/>
            <w:right w:val="none" w:sz="0" w:space="0" w:color="auto"/>
          </w:divBdr>
          <w:divsChild>
            <w:div w:id="2085369692">
              <w:marLeft w:val="0"/>
              <w:marRight w:val="0"/>
              <w:marTop w:val="0"/>
              <w:marBottom w:val="0"/>
              <w:divBdr>
                <w:top w:val="none" w:sz="0" w:space="0" w:color="auto"/>
                <w:left w:val="none" w:sz="0" w:space="0" w:color="auto"/>
                <w:bottom w:val="none" w:sz="0" w:space="0" w:color="auto"/>
                <w:right w:val="none" w:sz="0" w:space="0" w:color="auto"/>
              </w:divBdr>
            </w:div>
          </w:divsChild>
        </w:div>
        <w:div w:id="603270230">
          <w:marLeft w:val="120"/>
          <w:marRight w:val="0"/>
          <w:marTop w:val="0"/>
          <w:marBottom w:val="0"/>
          <w:divBdr>
            <w:top w:val="none" w:sz="0" w:space="0" w:color="auto"/>
            <w:left w:val="none" w:sz="0" w:space="0" w:color="auto"/>
            <w:bottom w:val="none" w:sz="0" w:space="0" w:color="auto"/>
            <w:right w:val="none" w:sz="0" w:space="0" w:color="auto"/>
          </w:divBdr>
          <w:divsChild>
            <w:div w:id="1471090013">
              <w:marLeft w:val="0"/>
              <w:marRight w:val="0"/>
              <w:marTop w:val="0"/>
              <w:marBottom w:val="0"/>
              <w:divBdr>
                <w:top w:val="none" w:sz="0" w:space="0" w:color="auto"/>
                <w:left w:val="none" w:sz="0" w:space="0" w:color="auto"/>
                <w:bottom w:val="none" w:sz="0" w:space="0" w:color="auto"/>
                <w:right w:val="none" w:sz="0" w:space="0" w:color="auto"/>
              </w:divBdr>
            </w:div>
          </w:divsChild>
        </w:div>
        <w:div w:id="625430252">
          <w:marLeft w:val="120"/>
          <w:marRight w:val="0"/>
          <w:marTop w:val="0"/>
          <w:marBottom w:val="0"/>
          <w:divBdr>
            <w:top w:val="none" w:sz="0" w:space="0" w:color="auto"/>
            <w:left w:val="none" w:sz="0" w:space="0" w:color="auto"/>
            <w:bottom w:val="none" w:sz="0" w:space="0" w:color="auto"/>
            <w:right w:val="none" w:sz="0" w:space="0" w:color="auto"/>
          </w:divBdr>
          <w:divsChild>
            <w:div w:id="1970161820">
              <w:marLeft w:val="0"/>
              <w:marRight w:val="0"/>
              <w:marTop w:val="0"/>
              <w:marBottom w:val="0"/>
              <w:divBdr>
                <w:top w:val="none" w:sz="0" w:space="0" w:color="auto"/>
                <w:left w:val="none" w:sz="0" w:space="0" w:color="auto"/>
                <w:bottom w:val="none" w:sz="0" w:space="0" w:color="auto"/>
                <w:right w:val="none" w:sz="0" w:space="0" w:color="auto"/>
              </w:divBdr>
            </w:div>
          </w:divsChild>
        </w:div>
        <w:div w:id="389621240">
          <w:marLeft w:val="120"/>
          <w:marRight w:val="0"/>
          <w:marTop w:val="0"/>
          <w:marBottom w:val="0"/>
          <w:divBdr>
            <w:top w:val="none" w:sz="0" w:space="0" w:color="auto"/>
            <w:left w:val="none" w:sz="0" w:space="0" w:color="auto"/>
            <w:bottom w:val="none" w:sz="0" w:space="0" w:color="auto"/>
            <w:right w:val="none" w:sz="0" w:space="0" w:color="auto"/>
          </w:divBdr>
          <w:divsChild>
            <w:div w:id="1172796641">
              <w:marLeft w:val="0"/>
              <w:marRight w:val="0"/>
              <w:marTop w:val="0"/>
              <w:marBottom w:val="0"/>
              <w:divBdr>
                <w:top w:val="none" w:sz="0" w:space="0" w:color="auto"/>
                <w:left w:val="none" w:sz="0" w:space="0" w:color="auto"/>
                <w:bottom w:val="none" w:sz="0" w:space="0" w:color="auto"/>
                <w:right w:val="none" w:sz="0" w:space="0" w:color="auto"/>
              </w:divBdr>
            </w:div>
          </w:divsChild>
        </w:div>
        <w:div w:id="1929658493">
          <w:marLeft w:val="120"/>
          <w:marRight w:val="0"/>
          <w:marTop w:val="0"/>
          <w:marBottom w:val="0"/>
          <w:divBdr>
            <w:top w:val="none" w:sz="0" w:space="0" w:color="auto"/>
            <w:left w:val="none" w:sz="0" w:space="0" w:color="auto"/>
            <w:bottom w:val="none" w:sz="0" w:space="0" w:color="auto"/>
            <w:right w:val="none" w:sz="0" w:space="0" w:color="auto"/>
          </w:divBdr>
          <w:divsChild>
            <w:div w:id="908273903">
              <w:marLeft w:val="0"/>
              <w:marRight w:val="0"/>
              <w:marTop w:val="0"/>
              <w:marBottom w:val="0"/>
              <w:divBdr>
                <w:top w:val="none" w:sz="0" w:space="0" w:color="auto"/>
                <w:left w:val="none" w:sz="0" w:space="0" w:color="auto"/>
                <w:bottom w:val="none" w:sz="0" w:space="0" w:color="auto"/>
                <w:right w:val="none" w:sz="0" w:space="0" w:color="auto"/>
              </w:divBdr>
            </w:div>
          </w:divsChild>
        </w:div>
        <w:div w:id="884751843">
          <w:marLeft w:val="120"/>
          <w:marRight w:val="0"/>
          <w:marTop w:val="0"/>
          <w:marBottom w:val="0"/>
          <w:divBdr>
            <w:top w:val="none" w:sz="0" w:space="0" w:color="auto"/>
            <w:left w:val="none" w:sz="0" w:space="0" w:color="auto"/>
            <w:bottom w:val="none" w:sz="0" w:space="0" w:color="auto"/>
            <w:right w:val="none" w:sz="0" w:space="0" w:color="auto"/>
          </w:divBdr>
          <w:divsChild>
            <w:div w:id="443229094">
              <w:marLeft w:val="0"/>
              <w:marRight w:val="0"/>
              <w:marTop w:val="0"/>
              <w:marBottom w:val="0"/>
              <w:divBdr>
                <w:top w:val="none" w:sz="0" w:space="0" w:color="auto"/>
                <w:left w:val="none" w:sz="0" w:space="0" w:color="auto"/>
                <w:bottom w:val="none" w:sz="0" w:space="0" w:color="auto"/>
                <w:right w:val="none" w:sz="0" w:space="0" w:color="auto"/>
              </w:divBdr>
            </w:div>
          </w:divsChild>
        </w:div>
        <w:div w:id="992222853">
          <w:marLeft w:val="120"/>
          <w:marRight w:val="0"/>
          <w:marTop w:val="0"/>
          <w:marBottom w:val="0"/>
          <w:divBdr>
            <w:top w:val="none" w:sz="0" w:space="0" w:color="auto"/>
            <w:left w:val="none" w:sz="0" w:space="0" w:color="auto"/>
            <w:bottom w:val="none" w:sz="0" w:space="0" w:color="auto"/>
            <w:right w:val="none" w:sz="0" w:space="0" w:color="auto"/>
          </w:divBdr>
          <w:divsChild>
            <w:div w:id="1150710627">
              <w:marLeft w:val="0"/>
              <w:marRight w:val="0"/>
              <w:marTop w:val="0"/>
              <w:marBottom w:val="0"/>
              <w:divBdr>
                <w:top w:val="none" w:sz="0" w:space="0" w:color="auto"/>
                <w:left w:val="none" w:sz="0" w:space="0" w:color="auto"/>
                <w:bottom w:val="none" w:sz="0" w:space="0" w:color="auto"/>
                <w:right w:val="none" w:sz="0" w:space="0" w:color="auto"/>
              </w:divBdr>
            </w:div>
          </w:divsChild>
        </w:div>
        <w:div w:id="333538249">
          <w:marLeft w:val="120"/>
          <w:marRight w:val="0"/>
          <w:marTop w:val="0"/>
          <w:marBottom w:val="0"/>
          <w:divBdr>
            <w:top w:val="none" w:sz="0" w:space="0" w:color="auto"/>
            <w:left w:val="none" w:sz="0" w:space="0" w:color="auto"/>
            <w:bottom w:val="none" w:sz="0" w:space="0" w:color="auto"/>
            <w:right w:val="none" w:sz="0" w:space="0" w:color="auto"/>
          </w:divBdr>
          <w:divsChild>
            <w:div w:id="1504662121">
              <w:marLeft w:val="0"/>
              <w:marRight w:val="0"/>
              <w:marTop w:val="0"/>
              <w:marBottom w:val="0"/>
              <w:divBdr>
                <w:top w:val="none" w:sz="0" w:space="0" w:color="auto"/>
                <w:left w:val="none" w:sz="0" w:space="0" w:color="auto"/>
                <w:bottom w:val="none" w:sz="0" w:space="0" w:color="auto"/>
                <w:right w:val="none" w:sz="0" w:space="0" w:color="auto"/>
              </w:divBdr>
            </w:div>
          </w:divsChild>
        </w:div>
        <w:div w:id="219364584">
          <w:marLeft w:val="120"/>
          <w:marRight w:val="0"/>
          <w:marTop w:val="0"/>
          <w:marBottom w:val="0"/>
          <w:divBdr>
            <w:top w:val="none" w:sz="0" w:space="0" w:color="auto"/>
            <w:left w:val="none" w:sz="0" w:space="0" w:color="auto"/>
            <w:bottom w:val="none" w:sz="0" w:space="0" w:color="auto"/>
            <w:right w:val="none" w:sz="0" w:space="0" w:color="auto"/>
          </w:divBdr>
          <w:divsChild>
            <w:div w:id="994720983">
              <w:marLeft w:val="0"/>
              <w:marRight w:val="0"/>
              <w:marTop w:val="0"/>
              <w:marBottom w:val="0"/>
              <w:divBdr>
                <w:top w:val="none" w:sz="0" w:space="0" w:color="auto"/>
                <w:left w:val="none" w:sz="0" w:space="0" w:color="auto"/>
                <w:bottom w:val="none" w:sz="0" w:space="0" w:color="auto"/>
                <w:right w:val="none" w:sz="0" w:space="0" w:color="auto"/>
              </w:divBdr>
            </w:div>
          </w:divsChild>
        </w:div>
        <w:div w:id="2076733333">
          <w:marLeft w:val="120"/>
          <w:marRight w:val="0"/>
          <w:marTop w:val="0"/>
          <w:marBottom w:val="0"/>
          <w:divBdr>
            <w:top w:val="none" w:sz="0" w:space="0" w:color="auto"/>
            <w:left w:val="none" w:sz="0" w:space="0" w:color="auto"/>
            <w:bottom w:val="none" w:sz="0" w:space="0" w:color="auto"/>
            <w:right w:val="none" w:sz="0" w:space="0" w:color="auto"/>
          </w:divBdr>
          <w:divsChild>
            <w:div w:id="503321638">
              <w:marLeft w:val="0"/>
              <w:marRight w:val="0"/>
              <w:marTop w:val="0"/>
              <w:marBottom w:val="0"/>
              <w:divBdr>
                <w:top w:val="none" w:sz="0" w:space="0" w:color="auto"/>
                <w:left w:val="none" w:sz="0" w:space="0" w:color="auto"/>
                <w:bottom w:val="none" w:sz="0" w:space="0" w:color="auto"/>
                <w:right w:val="none" w:sz="0" w:space="0" w:color="auto"/>
              </w:divBdr>
            </w:div>
          </w:divsChild>
        </w:div>
        <w:div w:id="1117718497">
          <w:marLeft w:val="120"/>
          <w:marRight w:val="0"/>
          <w:marTop w:val="0"/>
          <w:marBottom w:val="0"/>
          <w:divBdr>
            <w:top w:val="none" w:sz="0" w:space="0" w:color="auto"/>
            <w:left w:val="none" w:sz="0" w:space="0" w:color="auto"/>
            <w:bottom w:val="none" w:sz="0" w:space="0" w:color="auto"/>
            <w:right w:val="none" w:sz="0" w:space="0" w:color="auto"/>
          </w:divBdr>
          <w:divsChild>
            <w:div w:id="1086849389">
              <w:marLeft w:val="0"/>
              <w:marRight w:val="0"/>
              <w:marTop w:val="0"/>
              <w:marBottom w:val="0"/>
              <w:divBdr>
                <w:top w:val="none" w:sz="0" w:space="0" w:color="auto"/>
                <w:left w:val="none" w:sz="0" w:space="0" w:color="auto"/>
                <w:bottom w:val="none" w:sz="0" w:space="0" w:color="auto"/>
                <w:right w:val="none" w:sz="0" w:space="0" w:color="auto"/>
              </w:divBdr>
            </w:div>
          </w:divsChild>
        </w:div>
        <w:div w:id="1232154292">
          <w:marLeft w:val="120"/>
          <w:marRight w:val="0"/>
          <w:marTop w:val="0"/>
          <w:marBottom w:val="0"/>
          <w:divBdr>
            <w:top w:val="none" w:sz="0" w:space="0" w:color="auto"/>
            <w:left w:val="none" w:sz="0" w:space="0" w:color="auto"/>
            <w:bottom w:val="none" w:sz="0" w:space="0" w:color="auto"/>
            <w:right w:val="none" w:sz="0" w:space="0" w:color="auto"/>
          </w:divBdr>
          <w:divsChild>
            <w:div w:id="978190444">
              <w:marLeft w:val="0"/>
              <w:marRight w:val="0"/>
              <w:marTop w:val="0"/>
              <w:marBottom w:val="0"/>
              <w:divBdr>
                <w:top w:val="none" w:sz="0" w:space="0" w:color="auto"/>
                <w:left w:val="none" w:sz="0" w:space="0" w:color="auto"/>
                <w:bottom w:val="none" w:sz="0" w:space="0" w:color="auto"/>
                <w:right w:val="none" w:sz="0" w:space="0" w:color="auto"/>
              </w:divBdr>
            </w:div>
          </w:divsChild>
        </w:div>
        <w:div w:id="500971419">
          <w:marLeft w:val="120"/>
          <w:marRight w:val="0"/>
          <w:marTop w:val="0"/>
          <w:marBottom w:val="0"/>
          <w:divBdr>
            <w:top w:val="none" w:sz="0" w:space="0" w:color="auto"/>
            <w:left w:val="none" w:sz="0" w:space="0" w:color="auto"/>
            <w:bottom w:val="none" w:sz="0" w:space="0" w:color="auto"/>
            <w:right w:val="none" w:sz="0" w:space="0" w:color="auto"/>
          </w:divBdr>
          <w:divsChild>
            <w:div w:id="1091897819">
              <w:marLeft w:val="0"/>
              <w:marRight w:val="0"/>
              <w:marTop w:val="0"/>
              <w:marBottom w:val="0"/>
              <w:divBdr>
                <w:top w:val="none" w:sz="0" w:space="0" w:color="auto"/>
                <w:left w:val="none" w:sz="0" w:space="0" w:color="auto"/>
                <w:bottom w:val="none" w:sz="0" w:space="0" w:color="auto"/>
                <w:right w:val="none" w:sz="0" w:space="0" w:color="auto"/>
              </w:divBdr>
            </w:div>
          </w:divsChild>
        </w:div>
        <w:div w:id="2124031828">
          <w:marLeft w:val="120"/>
          <w:marRight w:val="0"/>
          <w:marTop w:val="0"/>
          <w:marBottom w:val="0"/>
          <w:divBdr>
            <w:top w:val="none" w:sz="0" w:space="0" w:color="auto"/>
            <w:left w:val="none" w:sz="0" w:space="0" w:color="auto"/>
            <w:bottom w:val="none" w:sz="0" w:space="0" w:color="auto"/>
            <w:right w:val="none" w:sz="0" w:space="0" w:color="auto"/>
          </w:divBdr>
          <w:divsChild>
            <w:div w:id="1429885357">
              <w:marLeft w:val="0"/>
              <w:marRight w:val="0"/>
              <w:marTop w:val="0"/>
              <w:marBottom w:val="0"/>
              <w:divBdr>
                <w:top w:val="none" w:sz="0" w:space="0" w:color="auto"/>
                <w:left w:val="none" w:sz="0" w:space="0" w:color="auto"/>
                <w:bottom w:val="none" w:sz="0" w:space="0" w:color="auto"/>
                <w:right w:val="none" w:sz="0" w:space="0" w:color="auto"/>
              </w:divBdr>
            </w:div>
          </w:divsChild>
        </w:div>
        <w:div w:id="2073389127">
          <w:marLeft w:val="120"/>
          <w:marRight w:val="0"/>
          <w:marTop w:val="0"/>
          <w:marBottom w:val="0"/>
          <w:divBdr>
            <w:top w:val="none" w:sz="0" w:space="0" w:color="auto"/>
            <w:left w:val="none" w:sz="0" w:space="0" w:color="auto"/>
            <w:bottom w:val="none" w:sz="0" w:space="0" w:color="auto"/>
            <w:right w:val="none" w:sz="0" w:space="0" w:color="auto"/>
          </w:divBdr>
          <w:divsChild>
            <w:div w:id="1296184700">
              <w:marLeft w:val="0"/>
              <w:marRight w:val="0"/>
              <w:marTop w:val="0"/>
              <w:marBottom w:val="0"/>
              <w:divBdr>
                <w:top w:val="none" w:sz="0" w:space="0" w:color="auto"/>
                <w:left w:val="none" w:sz="0" w:space="0" w:color="auto"/>
                <w:bottom w:val="none" w:sz="0" w:space="0" w:color="auto"/>
                <w:right w:val="none" w:sz="0" w:space="0" w:color="auto"/>
              </w:divBdr>
            </w:div>
          </w:divsChild>
        </w:div>
        <w:div w:id="2099711583">
          <w:marLeft w:val="120"/>
          <w:marRight w:val="0"/>
          <w:marTop w:val="0"/>
          <w:marBottom w:val="0"/>
          <w:divBdr>
            <w:top w:val="none" w:sz="0" w:space="0" w:color="auto"/>
            <w:left w:val="none" w:sz="0" w:space="0" w:color="auto"/>
            <w:bottom w:val="none" w:sz="0" w:space="0" w:color="auto"/>
            <w:right w:val="none" w:sz="0" w:space="0" w:color="auto"/>
          </w:divBdr>
          <w:divsChild>
            <w:div w:id="570235248">
              <w:marLeft w:val="0"/>
              <w:marRight w:val="0"/>
              <w:marTop w:val="0"/>
              <w:marBottom w:val="0"/>
              <w:divBdr>
                <w:top w:val="none" w:sz="0" w:space="0" w:color="auto"/>
                <w:left w:val="none" w:sz="0" w:space="0" w:color="auto"/>
                <w:bottom w:val="none" w:sz="0" w:space="0" w:color="auto"/>
                <w:right w:val="none" w:sz="0" w:space="0" w:color="auto"/>
              </w:divBdr>
            </w:div>
          </w:divsChild>
        </w:div>
        <w:div w:id="337654596">
          <w:marLeft w:val="120"/>
          <w:marRight w:val="0"/>
          <w:marTop w:val="0"/>
          <w:marBottom w:val="0"/>
          <w:divBdr>
            <w:top w:val="none" w:sz="0" w:space="0" w:color="auto"/>
            <w:left w:val="none" w:sz="0" w:space="0" w:color="auto"/>
            <w:bottom w:val="none" w:sz="0" w:space="0" w:color="auto"/>
            <w:right w:val="none" w:sz="0" w:space="0" w:color="auto"/>
          </w:divBdr>
          <w:divsChild>
            <w:div w:id="1343774954">
              <w:marLeft w:val="0"/>
              <w:marRight w:val="0"/>
              <w:marTop w:val="0"/>
              <w:marBottom w:val="0"/>
              <w:divBdr>
                <w:top w:val="none" w:sz="0" w:space="0" w:color="auto"/>
                <w:left w:val="none" w:sz="0" w:space="0" w:color="auto"/>
                <w:bottom w:val="none" w:sz="0" w:space="0" w:color="auto"/>
                <w:right w:val="none" w:sz="0" w:space="0" w:color="auto"/>
              </w:divBdr>
            </w:div>
          </w:divsChild>
        </w:div>
        <w:div w:id="1014453777">
          <w:marLeft w:val="120"/>
          <w:marRight w:val="0"/>
          <w:marTop w:val="0"/>
          <w:marBottom w:val="0"/>
          <w:divBdr>
            <w:top w:val="none" w:sz="0" w:space="0" w:color="auto"/>
            <w:left w:val="none" w:sz="0" w:space="0" w:color="auto"/>
            <w:bottom w:val="none" w:sz="0" w:space="0" w:color="auto"/>
            <w:right w:val="none" w:sz="0" w:space="0" w:color="auto"/>
          </w:divBdr>
          <w:divsChild>
            <w:div w:id="1257130271">
              <w:marLeft w:val="0"/>
              <w:marRight w:val="0"/>
              <w:marTop w:val="0"/>
              <w:marBottom w:val="0"/>
              <w:divBdr>
                <w:top w:val="none" w:sz="0" w:space="0" w:color="auto"/>
                <w:left w:val="none" w:sz="0" w:space="0" w:color="auto"/>
                <w:bottom w:val="none" w:sz="0" w:space="0" w:color="auto"/>
                <w:right w:val="none" w:sz="0" w:space="0" w:color="auto"/>
              </w:divBdr>
            </w:div>
          </w:divsChild>
        </w:div>
        <w:div w:id="1952543593">
          <w:marLeft w:val="120"/>
          <w:marRight w:val="0"/>
          <w:marTop w:val="0"/>
          <w:marBottom w:val="0"/>
          <w:divBdr>
            <w:top w:val="none" w:sz="0" w:space="0" w:color="auto"/>
            <w:left w:val="none" w:sz="0" w:space="0" w:color="auto"/>
            <w:bottom w:val="none" w:sz="0" w:space="0" w:color="auto"/>
            <w:right w:val="none" w:sz="0" w:space="0" w:color="auto"/>
          </w:divBdr>
          <w:divsChild>
            <w:div w:id="1751150142">
              <w:marLeft w:val="0"/>
              <w:marRight w:val="0"/>
              <w:marTop w:val="0"/>
              <w:marBottom w:val="0"/>
              <w:divBdr>
                <w:top w:val="none" w:sz="0" w:space="0" w:color="auto"/>
                <w:left w:val="none" w:sz="0" w:space="0" w:color="auto"/>
                <w:bottom w:val="none" w:sz="0" w:space="0" w:color="auto"/>
                <w:right w:val="none" w:sz="0" w:space="0" w:color="auto"/>
              </w:divBdr>
            </w:div>
          </w:divsChild>
        </w:div>
        <w:div w:id="1666786323">
          <w:marLeft w:val="120"/>
          <w:marRight w:val="0"/>
          <w:marTop w:val="0"/>
          <w:marBottom w:val="0"/>
          <w:divBdr>
            <w:top w:val="none" w:sz="0" w:space="0" w:color="auto"/>
            <w:left w:val="none" w:sz="0" w:space="0" w:color="auto"/>
            <w:bottom w:val="none" w:sz="0" w:space="0" w:color="auto"/>
            <w:right w:val="none" w:sz="0" w:space="0" w:color="auto"/>
          </w:divBdr>
          <w:divsChild>
            <w:div w:id="733626285">
              <w:marLeft w:val="0"/>
              <w:marRight w:val="0"/>
              <w:marTop w:val="0"/>
              <w:marBottom w:val="0"/>
              <w:divBdr>
                <w:top w:val="none" w:sz="0" w:space="0" w:color="auto"/>
                <w:left w:val="none" w:sz="0" w:space="0" w:color="auto"/>
                <w:bottom w:val="none" w:sz="0" w:space="0" w:color="auto"/>
                <w:right w:val="none" w:sz="0" w:space="0" w:color="auto"/>
              </w:divBdr>
            </w:div>
          </w:divsChild>
        </w:div>
        <w:div w:id="2034920374">
          <w:marLeft w:val="120"/>
          <w:marRight w:val="0"/>
          <w:marTop w:val="0"/>
          <w:marBottom w:val="0"/>
          <w:divBdr>
            <w:top w:val="none" w:sz="0" w:space="0" w:color="auto"/>
            <w:left w:val="none" w:sz="0" w:space="0" w:color="auto"/>
            <w:bottom w:val="none" w:sz="0" w:space="0" w:color="auto"/>
            <w:right w:val="none" w:sz="0" w:space="0" w:color="auto"/>
          </w:divBdr>
          <w:divsChild>
            <w:div w:id="230772781">
              <w:marLeft w:val="0"/>
              <w:marRight w:val="0"/>
              <w:marTop w:val="0"/>
              <w:marBottom w:val="0"/>
              <w:divBdr>
                <w:top w:val="none" w:sz="0" w:space="0" w:color="auto"/>
                <w:left w:val="none" w:sz="0" w:space="0" w:color="auto"/>
                <w:bottom w:val="none" w:sz="0" w:space="0" w:color="auto"/>
                <w:right w:val="none" w:sz="0" w:space="0" w:color="auto"/>
              </w:divBdr>
            </w:div>
          </w:divsChild>
        </w:div>
        <w:div w:id="129135704">
          <w:marLeft w:val="120"/>
          <w:marRight w:val="0"/>
          <w:marTop w:val="0"/>
          <w:marBottom w:val="0"/>
          <w:divBdr>
            <w:top w:val="none" w:sz="0" w:space="0" w:color="auto"/>
            <w:left w:val="none" w:sz="0" w:space="0" w:color="auto"/>
            <w:bottom w:val="none" w:sz="0" w:space="0" w:color="auto"/>
            <w:right w:val="none" w:sz="0" w:space="0" w:color="auto"/>
          </w:divBdr>
          <w:divsChild>
            <w:div w:id="1426926375">
              <w:marLeft w:val="0"/>
              <w:marRight w:val="0"/>
              <w:marTop w:val="0"/>
              <w:marBottom w:val="0"/>
              <w:divBdr>
                <w:top w:val="none" w:sz="0" w:space="0" w:color="auto"/>
                <w:left w:val="none" w:sz="0" w:space="0" w:color="auto"/>
                <w:bottom w:val="none" w:sz="0" w:space="0" w:color="auto"/>
                <w:right w:val="none" w:sz="0" w:space="0" w:color="auto"/>
              </w:divBdr>
            </w:div>
          </w:divsChild>
        </w:div>
        <w:div w:id="368266866">
          <w:marLeft w:val="120"/>
          <w:marRight w:val="0"/>
          <w:marTop w:val="0"/>
          <w:marBottom w:val="0"/>
          <w:divBdr>
            <w:top w:val="none" w:sz="0" w:space="0" w:color="auto"/>
            <w:left w:val="none" w:sz="0" w:space="0" w:color="auto"/>
            <w:bottom w:val="none" w:sz="0" w:space="0" w:color="auto"/>
            <w:right w:val="none" w:sz="0" w:space="0" w:color="auto"/>
          </w:divBdr>
          <w:divsChild>
            <w:div w:id="1898709039">
              <w:marLeft w:val="0"/>
              <w:marRight w:val="0"/>
              <w:marTop w:val="0"/>
              <w:marBottom w:val="0"/>
              <w:divBdr>
                <w:top w:val="none" w:sz="0" w:space="0" w:color="auto"/>
                <w:left w:val="none" w:sz="0" w:space="0" w:color="auto"/>
                <w:bottom w:val="none" w:sz="0" w:space="0" w:color="auto"/>
                <w:right w:val="none" w:sz="0" w:space="0" w:color="auto"/>
              </w:divBdr>
            </w:div>
          </w:divsChild>
        </w:div>
        <w:div w:id="434445366">
          <w:marLeft w:val="120"/>
          <w:marRight w:val="0"/>
          <w:marTop w:val="0"/>
          <w:marBottom w:val="0"/>
          <w:divBdr>
            <w:top w:val="none" w:sz="0" w:space="0" w:color="auto"/>
            <w:left w:val="none" w:sz="0" w:space="0" w:color="auto"/>
            <w:bottom w:val="none" w:sz="0" w:space="0" w:color="auto"/>
            <w:right w:val="none" w:sz="0" w:space="0" w:color="auto"/>
          </w:divBdr>
          <w:divsChild>
            <w:div w:id="2033606163">
              <w:marLeft w:val="0"/>
              <w:marRight w:val="0"/>
              <w:marTop w:val="0"/>
              <w:marBottom w:val="0"/>
              <w:divBdr>
                <w:top w:val="none" w:sz="0" w:space="0" w:color="auto"/>
                <w:left w:val="none" w:sz="0" w:space="0" w:color="auto"/>
                <w:bottom w:val="none" w:sz="0" w:space="0" w:color="auto"/>
                <w:right w:val="none" w:sz="0" w:space="0" w:color="auto"/>
              </w:divBdr>
            </w:div>
          </w:divsChild>
        </w:div>
        <w:div w:id="760488499">
          <w:marLeft w:val="120"/>
          <w:marRight w:val="0"/>
          <w:marTop w:val="0"/>
          <w:marBottom w:val="0"/>
          <w:divBdr>
            <w:top w:val="none" w:sz="0" w:space="0" w:color="auto"/>
            <w:left w:val="none" w:sz="0" w:space="0" w:color="auto"/>
            <w:bottom w:val="none" w:sz="0" w:space="0" w:color="auto"/>
            <w:right w:val="none" w:sz="0" w:space="0" w:color="auto"/>
          </w:divBdr>
          <w:divsChild>
            <w:div w:id="1291860694">
              <w:marLeft w:val="0"/>
              <w:marRight w:val="0"/>
              <w:marTop w:val="0"/>
              <w:marBottom w:val="0"/>
              <w:divBdr>
                <w:top w:val="none" w:sz="0" w:space="0" w:color="auto"/>
                <w:left w:val="none" w:sz="0" w:space="0" w:color="auto"/>
                <w:bottom w:val="none" w:sz="0" w:space="0" w:color="auto"/>
                <w:right w:val="none" w:sz="0" w:space="0" w:color="auto"/>
              </w:divBdr>
            </w:div>
          </w:divsChild>
        </w:div>
        <w:div w:id="268200845">
          <w:marLeft w:val="120"/>
          <w:marRight w:val="0"/>
          <w:marTop w:val="0"/>
          <w:marBottom w:val="0"/>
          <w:divBdr>
            <w:top w:val="none" w:sz="0" w:space="0" w:color="auto"/>
            <w:left w:val="none" w:sz="0" w:space="0" w:color="auto"/>
            <w:bottom w:val="none" w:sz="0" w:space="0" w:color="auto"/>
            <w:right w:val="none" w:sz="0" w:space="0" w:color="auto"/>
          </w:divBdr>
          <w:divsChild>
            <w:div w:id="573734865">
              <w:marLeft w:val="0"/>
              <w:marRight w:val="0"/>
              <w:marTop w:val="0"/>
              <w:marBottom w:val="0"/>
              <w:divBdr>
                <w:top w:val="none" w:sz="0" w:space="0" w:color="auto"/>
                <w:left w:val="none" w:sz="0" w:space="0" w:color="auto"/>
                <w:bottom w:val="none" w:sz="0" w:space="0" w:color="auto"/>
                <w:right w:val="none" w:sz="0" w:space="0" w:color="auto"/>
              </w:divBdr>
            </w:div>
          </w:divsChild>
        </w:div>
        <w:div w:id="2031686087">
          <w:marLeft w:val="120"/>
          <w:marRight w:val="0"/>
          <w:marTop w:val="0"/>
          <w:marBottom w:val="0"/>
          <w:divBdr>
            <w:top w:val="none" w:sz="0" w:space="0" w:color="auto"/>
            <w:left w:val="none" w:sz="0" w:space="0" w:color="auto"/>
            <w:bottom w:val="none" w:sz="0" w:space="0" w:color="auto"/>
            <w:right w:val="none" w:sz="0" w:space="0" w:color="auto"/>
          </w:divBdr>
          <w:divsChild>
            <w:div w:id="614286994">
              <w:marLeft w:val="0"/>
              <w:marRight w:val="0"/>
              <w:marTop w:val="0"/>
              <w:marBottom w:val="0"/>
              <w:divBdr>
                <w:top w:val="none" w:sz="0" w:space="0" w:color="auto"/>
                <w:left w:val="none" w:sz="0" w:space="0" w:color="auto"/>
                <w:bottom w:val="none" w:sz="0" w:space="0" w:color="auto"/>
                <w:right w:val="none" w:sz="0" w:space="0" w:color="auto"/>
              </w:divBdr>
            </w:div>
          </w:divsChild>
        </w:div>
        <w:div w:id="122769260">
          <w:marLeft w:val="120"/>
          <w:marRight w:val="0"/>
          <w:marTop w:val="0"/>
          <w:marBottom w:val="0"/>
          <w:divBdr>
            <w:top w:val="none" w:sz="0" w:space="0" w:color="auto"/>
            <w:left w:val="none" w:sz="0" w:space="0" w:color="auto"/>
            <w:bottom w:val="none" w:sz="0" w:space="0" w:color="auto"/>
            <w:right w:val="none" w:sz="0" w:space="0" w:color="auto"/>
          </w:divBdr>
          <w:divsChild>
            <w:div w:id="97991267">
              <w:marLeft w:val="0"/>
              <w:marRight w:val="0"/>
              <w:marTop w:val="0"/>
              <w:marBottom w:val="0"/>
              <w:divBdr>
                <w:top w:val="none" w:sz="0" w:space="0" w:color="auto"/>
                <w:left w:val="none" w:sz="0" w:space="0" w:color="auto"/>
                <w:bottom w:val="none" w:sz="0" w:space="0" w:color="auto"/>
                <w:right w:val="none" w:sz="0" w:space="0" w:color="auto"/>
              </w:divBdr>
            </w:div>
          </w:divsChild>
        </w:div>
        <w:div w:id="944458647">
          <w:marLeft w:val="120"/>
          <w:marRight w:val="0"/>
          <w:marTop w:val="0"/>
          <w:marBottom w:val="0"/>
          <w:divBdr>
            <w:top w:val="none" w:sz="0" w:space="0" w:color="auto"/>
            <w:left w:val="none" w:sz="0" w:space="0" w:color="auto"/>
            <w:bottom w:val="none" w:sz="0" w:space="0" w:color="auto"/>
            <w:right w:val="none" w:sz="0" w:space="0" w:color="auto"/>
          </w:divBdr>
          <w:divsChild>
            <w:div w:id="291985602">
              <w:marLeft w:val="0"/>
              <w:marRight w:val="0"/>
              <w:marTop w:val="0"/>
              <w:marBottom w:val="0"/>
              <w:divBdr>
                <w:top w:val="none" w:sz="0" w:space="0" w:color="auto"/>
                <w:left w:val="none" w:sz="0" w:space="0" w:color="auto"/>
                <w:bottom w:val="none" w:sz="0" w:space="0" w:color="auto"/>
                <w:right w:val="none" w:sz="0" w:space="0" w:color="auto"/>
              </w:divBdr>
            </w:div>
          </w:divsChild>
        </w:div>
        <w:div w:id="600572579">
          <w:marLeft w:val="120"/>
          <w:marRight w:val="0"/>
          <w:marTop w:val="0"/>
          <w:marBottom w:val="0"/>
          <w:divBdr>
            <w:top w:val="none" w:sz="0" w:space="0" w:color="auto"/>
            <w:left w:val="none" w:sz="0" w:space="0" w:color="auto"/>
            <w:bottom w:val="none" w:sz="0" w:space="0" w:color="auto"/>
            <w:right w:val="none" w:sz="0" w:space="0" w:color="auto"/>
          </w:divBdr>
          <w:divsChild>
            <w:div w:id="1871140841">
              <w:marLeft w:val="0"/>
              <w:marRight w:val="0"/>
              <w:marTop w:val="0"/>
              <w:marBottom w:val="0"/>
              <w:divBdr>
                <w:top w:val="none" w:sz="0" w:space="0" w:color="auto"/>
                <w:left w:val="none" w:sz="0" w:space="0" w:color="auto"/>
                <w:bottom w:val="none" w:sz="0" w:space="0" w:color="auto"/>
                <w:right w:val="none" w:sz="0" w:space="0" w:color="auto"/>
              </w:divBdr>
            </w:div>
          </w:divsChild>
        </w:div>
        <w:div w:id="1116867382">
          <w:marLeft w:val="120"/>
          <w:marRight w:val="0"/>
          <w:marTop w:val="0"/>
          <w:marBottom w:val="0"/>
          <w:divBdr>
            <w:top w:val="none" w:sz="0" w:space="0" w:color="auto"/>
            <w:left w:val="none" w:sz="0" w:space="0" w:color="auto"/>
            <w:bottom w:val="none" w:sz="0" w:space="0" w:color="auto"/>
            <w:right w:val="none" w:sz="0" w:space="0" w:color="auto"/>
          </w:divBdr>
          <w:divsChild>
            <w:div w:id="662199698">
              <w:marLeft w:val="0"/>
              <w:marRight w:val="0"/>
              <w:marTop w:val="0"/>
              <w:marBottom w:val="0"/>
              <w:divBdr>
                <w:top w:val="none" w:sz="0" w:space="0" w:color="auto"/>
                <w:left w:val="none" w:sz="0" w:space="0" w:color="auto"/>
                <w:bottom w:val="none" w:sz="0" w:space="0" w:color="auto"/>
                <w:right w:val="none" w:sz="0" w:space="0" w:color="auto"/>
              </w:divBdr>
            </w:div>
          </w:divsChild>
        </w:div>
        <w:div w:id="415396872">
          <w:marLeft w:val="120"/>
          <w:marRight w:val="0"/>
          <w:marTop w:val="0"/>
          <w:marBottom w:val="0"/>
          <w:divBdr>
            <w:top w:val="none" w:sz="0" w:space="0" w:color="auto"/>
            <w:left w:val="none" w:sz="0" w:space="0" w:color="auto"/>
            <w:bottom w:val="none" w:sz="0" w:space="0" w:color="auto"/>
            <w:right w:val="none" w:sz="0" w:space="0" w:color="auto"/>
          </w:divBdr>
          <w:divsChild>
            <w:div w:id="546646290">
              <w:marLeft w:val="0"/>
              <w:marRight w:val="0"/>
              <w:marTop w:val="0"/>
              <w:marBottom w:val="0"/>
              <w:divBdr>
                <w:top w:val="none" w:sz="0" w:space="0" w:color="auto"/>
                <w:left w:val="none" w:sz="0" w:space="0" w:color="auto"/>
                <w:bottom w:val="none" w:sz="0" w:space="0" w:color="auto"/>
                <w:right w:val="none" w:sz="0" w:space="0" w:color="auto"/>
              </w:divBdr>
            </w:div>
          </w:divsChild>
        </w:div>
        <w:div w:id="350379776">
          <w:marLeft w:val="120"/>
          <w:marRight w:val="0"/>
          <w:marTop w:val="0"/>
          <w:marBottom w:val="0"/>
          <w:divBdr>
            <w:top w:val="none" w:sz="0" w:space="0" w:color="auto"/>
            <w:left w:val="none" w:sz="0" w:space="0" w:color="auto"/>
            <w:bottom w:val="none" w:sz="0" w:space="0" w:color="auto"/>
            <w:right w:val="none" w:sz="0" w:space="0" w:color="auto"/>
          </w:divBdr>
          <w:divsChild>
            <w:div w:id="1971277243">
              <w:marLeft w:val="0"/>
              <w:marRight w:val="0"/>
              <w:marTop w:val="0"/>
              <w:marBottom w:val="0"/>
              <w:divBdr>
                <w:top w:val="none" w:sz="0" w:space="0" w:color="auto"/>
                <w:left w:val="none" w:sz="0" w:space="0" w:color="auto"/>
                <w:bottom w:val="none" w:sz="0" w:space="0" w:color="auto"/>
                <w:right w:val="none" w:sz="0" w:space="0" w:color="auto"/>
              </w:divBdr>
            </w:div>
          </w:divsChild>
        </w:div>
        <w:div w:id="812717807">
          <w:marLeft w:val="120"/>
          <w:marRight w:val="0"/>
          <w:marTop w:val="0"/>
          <w:marBottom w:val="0"/>
          <w:divBdr>
            <w:top w:val="none" w:sz="0" w:space="0" w:color="auto"/>
            <w:left w:val="none" w:sz="0" w:space="0" w:color="auto"/>
            <w:bottom w:val="none" w:sz="0" w:space="0" w:color="auto"/>
            <w:right w:val="none" w:sz="0" w:space="0" w:color="auto"/>
          </w:divBdr>
          <w:divsChild>
            <w:div w:id="9803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4420">
      <w:bodyDiv w:val="1"/>
      <w:marLeft w:val="0"/>
      <w:marRight w:val="0"/>
      <w:marTop w:val="0"/>
      <w:marBottom w:val="0"/>
      <w:divBdr>
        <w:top w:val="none" w:sz="0" w:space="0" w:color="auto"/>
        <w:left w:val="none" w:sz="0" w:space="0" w:color="auto"/>
        <w:bottom w:val="none" w:sz="0" w:space="0" w:color="auto"/>
        <w:right w:val="none" w:sz="0" w:space="0" w:color="auto"/>
      </w:divBdr>
    </w:div>
    <w:div w:id="1475369953">
      <w:bodyDiv w:val="1"/>
      <w:marLeft w:val="0"/>
      <w:marRight w:val="0"/>
      <w:marTop w:val="0"/>
      <w:marBottom w:val="0"/>
      <w:divBdr>
        <w:top w:val="none" w:sz="0" w:space="0" w:color="auto"/>
        <w:left w:val="none" w:sz="0" w:space="0" w:color="auto"/>
        <w:bottom w:val="none" w:sz="0" w:space="0" w:color="auto"/>
        <w:right w:val="none" w:sz="0" w:space="0" w:color="auto"/>
      </w:divBdr>
    </w:div>
    <w:div w:id="1481194302">
      <w:bodyDiv w:val="1"/>
      <w:marLeft w:val="0"/>
      <w:marRight w:val="0"/>
      <w:marTop w:val="0"/>
      <w:marBottom w:val="0"/>
      <w:divBdr>
        <w:top w:val="none" w:sz="0" w:space="0" w:color="auto"/>
        <w:left w:val="none" w:sz="0" w:space="0" w:color="auto"/>
        <w:bottom w:val="none" w:sz="0" w:space="0" w:color="auto"/>
        <w:right w:val="none" w:sz="0" w:space="0" w:color="auto"/>
      </w:divBdr>
    </w:div>
    <w:div w:id="1542867156">
      <w:bodyDiv w:val="1"/>
      <w:marLeft w:val="0"/>
      <w:marRight w:val="0"/>
      <w:marTop w:val="0"/>
      <w:marBottom w:val="0"/>
      <w:divBdr>
        <w:top w:val="none" w:sz="0" w:space="0" w:color="auto"/>
        <w:left w:val="none" w:sz="0" w:space="0" w:color="auto"/>
        <w:bottom w:val="none" w:sz="0" w:space="0" w:color="auto"/>
        <w:right w:val="none" w:sz="0" w:space="0" w:color="auto"/>
      </w:divBdr>
    </w:div>
    <w:div w:id="1619291103">
      <w:bodyDiv w:val="1"/>
      <w:marLeft w:val="0"/>
      <w:marRight w:val="0"/>
      <w:marTop w:val="0"/>
      <w:marBottom w:val="0"/>
      <w:divBdr>
        <w:top w:val="none" w:sz="0" w:space="0" w:color="auto"/>
        <w:left w:val="none" w:sz="0" w:space="0" w:color="auto"/>
        <w:bottom w:val="none" w:sz="0" w:space="0" w:color="auto"/>
        <w:right w:val="none" w:sz="0" w:space="0" w:color="auto"/>
      </w:divBdr>
      <w:divsChild>
        <w:div w:id="1956982132">
          <w:marLeft w:val="0"/>
          <w:marRight w:val="0"/>
          <w:marTop w:val="75"/>
          <w:marBottom w:val="75"/>
          <w:divBdr>
            <w:top w:val="single" w:sz="6" w:space="4" w:color="CCCCCC"/>
            <w:left w:val="single" w:sz="6" w:space="4" w:color="CCCCCC"/>
            <w:bottom w:val="single" w:sz="6" w:space="4" w:color="CCCCCC"/>
            <w:right w:val="single" w:sz="6" w:space="4" w:color="CCCCCC"/>
          </w:divBdr>
        </w:div>
        <w:div w:id="1113866693">
          <w:marLeft w:val="0"/>
          <w:marRight w:val="0"/>
          <w:marTop w:val="75"/>
          <w:marBottom w:val="75"/>
          <w:divBdr>
            <w:top w:val="single" w:sz="6" w:space="4" w:color="CCCCCC"/>
            <w:left w:val="single" w:sz="6" w:space="4" w:color="CCCCCC"/>
            <w:bottom w:val="single" w:sz="6" w:space="4" w:color="CCCCCC"/>
            <w:right w:val="single" w:sz="6" w:space="4" w:color="CCCCCC"/>
          </w:divBdr>
        </w:div>
        <w:div w:id="1359350379">
          <w:marLeft w:val="0"/>
          <w:marRight w:val="0"/>
          <w:marTop w:val="75"/>
          <w:marBottom w:val="75"/>
          <w:divBdr>
            <w:top w:val="single" w:sz="6" w:space="4" w:color="CCCCCC"/>
            <w:left w:val="single" w:sz="6" w:space="4" w:color="CCCCCC"/>
            <w:bottom w:val="single" w:sz="6" w:space="4" w:color="CCCCCC"/>
            <w:right w:val="single" w:sz="6" w:space="4" w:color="CCCCCC"/>
          </w:divBdr>
        </w:div>
        <w:div w:id="754716038">
          <w:marLeft w:val="0"/>
          <w:marRight w:val="0"/>
          <w:marTop w:val="75"/>
          <w:marBottom w:val="75"/>
          <w:divBdr>
            <w:top w:val="single" w:sz="6" w:space="4" w:color="CCCCCC"/>
            <w:left w:val="single" w:sz="6" w:space="4" w:color="CCCCCC"/>
            <w:bottom w:val="single" w:sz="6" w:space="4" w:color="CCCCCC"/>
            <w:right w:val="single" w:sz="6" w:space="4" w:color="CCCCCC"/>
          </w:divBdr>
        </w:div>
        <w:div w:id="1212039472">
          <w:marLeft w:val="0"/>
          <w:marRight w:val="0"/>
          <w:marTop w:val="75"/>
          <w:marBottom w:val="75"/>
          <w:divBdr>
            <w:top w:val="single" w:sz="6" w:space="4" w:color="CCCCCC"/>
            <w:left w:val="single" w:sz="6" w:space="4" w:color="CCCCCC"/>
            <w:bottom w:val="single" w:sz="6" w:space="4" w:color="CCCCCC"/>
            <w:right w:val="single" w:sz="6" w:space="4" w:color="CCCCCC"/>
          </w:divBdr>
          <w:divsChild>
            <w:div w:id="14840108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95304835">
      <w:bodyDiv w:val="1"/>
      <w:marLeft w:val="0"/>
      <w:marRight w:val="0"/>
      <w:marTop w:val="0"/>
      <w:marBottom w:val="0"/>
      <w:divBdr>
        <w:top w:val="none" w:sz="0" w:space="0" w:color="auto"/>
        <w:left w:val="none" w:sz="0" w:space="0" w:color="auto"/>
        <w:bottom w:val="none" w:sz="0" w:space="0" w:color="auto"/>
        <w:right w:val="none" w:sz="0" w:space="0" w:color="auto"/>
      </w:divBdr>
    </w:div>
    <w:div w:id="1726294907">
      <w:bodyDiv w:val="1"/>
      <w:marLeft w:val="0"/>
      <w:marRight w:val="0"/>
      <w:marTop w:val="0"/>
      <w:marBottom w:val="0"/>
      <w:divBdr>
        <w:top w:val="none" w:sz="0" w:space="0" w:color="auto"/>
        <w:left w:val="none" w:sz="0" w:space="0" w:color="auto"/>
        <w:bottom w:val="none" w:sz="0" w:space="0" w:color="auto"/>
        <w:right w:val="none" w:sz="0" w:space="0" w:color="auto"/>
      </w:divBdr>
    </w:div>
    <w:div w:id="1730612531">
      <w:bodyDiv w:val="1"/>
      <w:marLeft w:val="0"/>
      <w:marRight w:val="0"/>
      <w:marTop w:val="0"/>
      <w:marBottom w:val="0"/>
      <w:divBdr>
        <w:top w:val="none" w:sz="0" w:space="0" w:color="auto"/>
        <w:left w:val="none" w:sz="0" w:space="0" w:color="auto"/>
        <w:bottom w:val="none" w:sz="0" w:space="0" w:color="auto"/>
        <w:right w:val="none" w:sz="0" w:space="0" w:color="auto"/>
      </w:divBdr>
    </w:div>
    <w:div w:id="1759908116">
      <w:bodyDiv w:val="1"/>
      <w:marLeft w:val="0"/>
      <w:marRight w:val="0"/>
      <w:marTop w:val="0"/>
      <w:marBottom w:val="0"/>
      <w:divBdr>
        <w:top w:val="none" w:sz="0" w:space="0" w:color="auto"/>
        <w:left w:val="none" w:sz="0" w:space="0" w:color="auto"/>
        <w:bottom w:val="none" w:sz="0" w:space="0" w:color="auto"/>
        <w:right w:val="none" w:sz="0" w:space="0" w:color="auto"/>
      </w:divBdr>
    </w:div>
    <w:div w:id="1760255142">
      <w:bodyDiv w:val="1"/>
      <w:marLeft w:val="0"/>
      <w:marRight w:val="0"/>
      <w:marTop w:val="0"/>
      <w:marBottom w:val="0"/>
      <w:divBdr>
        <w:top w:val="none" w:sz="0" w:space="0" w:color="auto"/>
        <w:left w:val="none" w:sz="0" w:space="0" w:color="auto"/>
        <w:bottom w:val="none" w:sz="0" w:space="0" w:color="auto"/>
        <w:right w:val="none" w:sz="0" w:space="0" w:color="auto"/>
      </w:divBdr>
      <w:divsChild>
        <w:div w:id="1252397417">
          <w:marLeft w:val="0"/>
          <w:marRight w:val="0"/>
          <w:marTop w:val="0"/>
          <w:marBottom w:val="150"/>
          <w:divBdr>
            <w:top w:val="none" w:sz="0" w:space="0" w:color="auto"/>
            <w:left w:val="none" w:sz="0" w:space="0" w:color="auto"/>
            <w:bottom w:val="none" w:sz="0" w:space="0" w:color="auto"/>
            <w:right w:val="none" w:sz="0" w:space="0" w:color="auto"/>
          </w:divBdr>
        </w:div>
        <w:div w:id="2122916482">
          <w:marLeft w:val="0"/>
          <w:marRight w:val="0"/>
          <w:marTop w:val="150"/>
          <w:marBottom w:val="150"/>
          <w:divBdr>
            <w:top w:val="none" w:sz="0" w:space="0" w:color="auto"/>
            <w:left w:val="none" w:sz="0" w:space="0" w:color="auto"/>
            <w:bottom w:val="none" w:sz="0" w:space="0" w:color="auto"/>
            <w:right w:val="none" w:sz="0" w:space="0" w:color="auto"/>
          </w:divBdr>
        </w:div>
        <w:div w:id="1793358826">
          <w:marLeft w:val="0"/>
          <w:marRight w:val="0"/>
          <w:marTop w:val="150"/>
          <w:marBottom w:val="150"/>
          <w:divBdr>
            <w:top w:val="none" w:sz="0" w:space="0" w:color="auto"/>
            <w:left w:val="none" w:sz="0" w:space="0" w:color="auto"/>
            <w:bottom w:val="none" w:sz="0" w:space="0" w:color="auto"/>
            <w:right w:val="none" w:sz="0" w:space="0" w:color="auto"/>
          </w:divBdr>
        </w:div>
        <w:div w:id="2119250253">
          <w:marLeft w:val="0"/>
          <w:marRight w:val="0"/>
          <w:marTop w:val="150"/>
          <w:marBottom w:val="150"/>
          <w:divBdr>
            <w:top w:val="none" w:sz="0" w:space="0" w:color="auto"/>
            <w:left w:val="none" w:sz="0" w:space="0" w:color="auto"/>
            <w:bottom w:val="none" w:sz="0" w:space="0" w:color="auto"/>
            <w:right w:val="none" w:sz="0" w:space="0" w:color="auto"/>
          </w:divBdr>
        </w:div>
      </w:divsChild>
    </w:div>
    <w:div w:id="1793212106">
      <w:bodyDiv w:val="1"/>
      <w:marLeft w:val="0"/>
      <w:marRight w:val="0"/>
      <w:marTop w:val="0"/>
      <w:marBottom w:val="0"/>
      <w:divBdr>
        <w:top w:val="none" w:sz="0" w:space="0" w:color="auto"/>
        <w:left w:val="none" w:sz="0" w:space="0" w:color="auto"/>
        <w:bottom w:val="none" w:sz="0" w:space="0" w:color="auto"/>
        <w:right w:val="none" w:sz="0" w:space="0" w:color="auto"/>
      </w:divBdr>
    </w:div>
    <w:div w:id="1875119746">
      <w:bodyDiv w:val="1"/>
      <w:marLeft w:val="0"/>
      <w:marRight w:val="0"/>
      <w:marTop w:val="0"/>
      <w:marBottom w:val="0"/>
      <w:divBdr>
        <w:top w:val="none" w:sz="0" w:space="0" w:color="auto"/>
        <w:left w:val="none" w:sz="0" w:space="0" w:color="auto"/>
        <w:bottom w:val="none" w:sz="0" w:space="0" w:color="auto"/>
        <w:right w:val="none" w:sz="0" w:space="0" w:color="auto"/>
      </w:divBdr>
    </w:div>
    <w:div w:id="1886527501">
      <w:bodyDiv w:val="1"/>
      <w:marLeft w:val="0"/>
      <w:marRight w:val="0"/>
      <w:marTop w:val="0"/>
      <w:marBottom w:val="0"/>
      <w:divBdr>
        <w:top w:val="none" w:sz="0" w:space="0" w:color="auto"/>
        <w:left w:val="none" w:sz="0" w:space="0" w:color="auto"/>
        <w:bottom w:val="none" w:sz="0" w:space="0" w:color="auto"/>
        <w:right w:val="none" w:sz="0" w:space="0" w:color="auto"/>
      </w:divBdr>
    </w:div>
    <w:div w:id="2015571369">
      <w:bodyDiv w:val="1"/>
      <w:marLeft w:val="0"/>
      <w:marRight w:val="0"/>
      <w:marTop w:val="0"/>
      <w:marBottom w:val="0"/>
      <w:divBdr>
        <w:top w:val="none" w:sz="0" w:space="0" w:color="auto"/>
        <w:left w:val="none" w:sz="0" w:space="0" w:color="auto"/>
        <w:bottom w:val="none" w:sz="0" w:space="0" w:color="auto"/>
        <w:right w:val="none" w:sz="0" w:space="0" w:color="auto"/>
      </w:divBdr>
    </w:div>
    <w:div w:id="2045009940">
      <w:bodyDiv w:val="1"/>
      <w:marLeft w:val="0"/>
      <w:marRight w:val="0"/>
      <w:marTop w:val="0"/>
      <w:marBottom w:val="0"/>
      <w:divBdr>
        <w:top w:val="none" w:sz="0" w:space="0" w:color="auto"/>
        <w:left w:val="none" w:sz="0" w:space="0" w:color="auto"/>
        <w:bottom w:val="none" w:sz="0" w:space="0" w:color="auto"/>
        <w:right w:val="none" w:sz="0" w:space="0" w:color="auto"/>
      </w:divBdr>
      <w:divsChild>
        <w:div w:id="344673329">
          <w:marLeft w:val="0"/>
          <w:marRight w:val="0"/>
          <w:marTop w:val="0"/>
          <w:marBottom w:val="150"/>
          <w:divBdr>
            <w:top w:val="none" w:sz="0" w:space="0" w:color="auto"/>
            <w:left w:val="none" w:sz="0" w:space="0" w:color="auto"/>
            <w:bottom w:val="none" w:sz="0" w:space="0" w:color="auto"/>
            <w:right w:val="none" w:sz="0" w:space="0" w:color="auto"/>
          </w:divBdr>
        </w:div>
        <w:div w:id="255335004">
          <w:marLeft w:val="0"/>
          <w:marRight w:val="0"/>
          <w:marTop w:val="150"/>
          <w:marBottom w:val="150"/>
          <w:divBdr>
            <w:top w:val="none" w:sz="0" w:space="0" w:color="auto"/>
            <w:left w:val="none" w:sz="0" w:space="0" w:color="auto"/>
            <w:bottom w:val="none" w:sz="0" w:space="0" w:color="auto"/>
            <w:right w:val="none" w:sz="0" w:space="0" w:color="auto"/>
          </w:divBdr>
        </w:div>
        <w:div w:id="1416130611">
          <w:marLeft w:val="0"/>
          <w:marRight w:val="0"/>
          <w:marTop w:val="150"/>
          <w:marBottom w:val="150"/>
          <w:divBdr>
            <w:top w:val="none" w:sz="0" w:space="0" w:color="auto"/>
            <w:left w:val="none" w:sz="0" w:space="0" w:color="auto"/>
            <w:bottom w:val="none" w:sz="0" w:space="0" w:color="auto"/>
            <w:right w:val="none" w:sz="0" w:space="0" w:color="auto"/>
          </w:divBdr>
        </w:div>
        <w:div w:id="1948148636">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5.bin"/><Relationship Id="rId299" Type="http://schemas.openxmlformats.org/officeDocument/2006/relationships/hyperlink" Target="http://blog.csdn.net/cc_again/article/details/12346065" TargetMode="External"/><Relationship Id="rId21" Type="http://schemas.openxmlformats.org/officeDocument/2006/relationships/hyperlink" Target="http://www.sgi.com/tech/stl/Container.html" TargetMode="External"/><Relationship Id="rId63" Type="http://schemas.openxmlformats.org/officeDocument/2006/relationships/hyperlink" Target="https://www.bilibili.com/video/av25326779?from=search&amp;seid=2767747169022162614" TargetMode="External"/><Relationship Id="rId159" Type="http://schemas.openxmlformats.org/officeDocument/2006/relationships/image" Target="media/image50.wmf"/><Relationship Id="rId324" Type="http://schemas.openxmlformats.org/officeDocument/2006/relationships/hyperlink" Target="http://blog.csdn.net/cc_again/article/details/9936197" TargetMode="External"/><Relationship Id="rId366" Type="http://schemas.openxmlformats.org/officeDocument/2006/relationships/hyperlink" Target="http://acm.hdu.edu.cn/showproblem.php?pid=1811" TargetMode="External"/><Relationship Id="rId170" Type="http://schemas.openxmlformats.org/officeDocument/2006/relationships/oleObject" Target="embeddings/oleObject54.bin"/><Relationship Id="rId226" Type="http://schemas.openxmlformats.org/officeDocument/2006/relationships/oleObject" Target="embeddings/oleObject75.bin"/><Relationship Id="rId268" Type="http://schemas.openxmlformats.org/officeDocument/2006/relationships/hyperlink" Target="http://acm.hdu.edu.cn/showproblem.php?pid=2159" TargetMode="External"/><Relationship Id="rId32" Type="http://schemas.openxmlformats.org/officeDocument/2006/relationships/hyperlink" Target="https://blog.csdn.net/f_zyj/article/details/51473493" TargetMode="External"/><Relationship Id="rId74" Type="http://schemas.openxmlformats.org/officeDocument/2006/relationships/image" Target="media/image19.wmf"/><Relationship Id="rId128" Type="http://schemas.openxmlformats.org/officeDocument/2006/relationships/oleObject" Target="embeddings/oleObject38.bin"/><Relationship Id="rId335" Type="http://schemas.openxmlformats.org/officeDocument/2006/relationships/hyperlink" Target="http://acm.hdu.edu.cn/showproblem.php?pid=3811" TargetMode="External"/><Relationship Id="rId377" Type="http://schemas.openxmlformats.org/officeDocument/2006/relationships/hyperlink" Target="http://acm.hdu.edu.cn/showproblem.php?pid=1874" TargetMode="External"/><Relationship Id="rId5" Type="http://schemas.openxmlformats.org/officeDocument/2006/relationships/webSettings" Target="webSettings.xml"/><Relationship Id="rId181" Type="http://schemas.openxmlformats.org/officeDocument/2006/relationships/image" Target="media/image61.wmf"/><Relationship Id="rId237" Type="http://schemas.openxmlformats.org/officeDocument/2006/relationships/image" Target="media/image90.wmf"/><Relationship Id="rId402" Type="http://schemas.openxmlformats.org/officeDocument/2006/relationships/hyperlink" Target="https://www.nowcoder.com/acm/contest/144/E" TargetMode="External"/><Relationship Id="rId279" Type="http://schemas.openxmlformats.org/officeDocument/2006/relationships/hyperlink" Target="http://blog.csdn.net/cc_again/article/details/12208725" TargetMode="External"/><Relationship Id="rId43" Type="http://schemas.openxmlformats.org/officeDocument/2006/relationships/image" Target="media/image7.wmf"/><Relationship Id="rId139" Type="http://schemas.openxmlformats.org/officeDocument/2006/relationships/oleObject" Target="embeddings/oleObject42.bin"/><Relationship Id="rId290" Type="http://schemas.openxmlformats.org/officeDocument/2006/relationships/hyperlink" Target="http://acm.zju.edu.cn/onlinejudge/showProblem.do?problemCode=3469" TargetMode="External"/><Relationship Id="rId304" Type="http://schemas.openxmlformats.org/officeDocument/2006/relationships/hyperlink" Target="http://blog.csdn.net/cc_again/article/details/8872355" TargetMode="External"/><Relationship Id="rId346" Type="http://schemas.openxmlformats.org/officeDocument/2006/relationships/hyperlink" Target="http://www.cnblogs.com/neverforget/archive/2011/10/13/ll.html" TargetMode="External"/><Relationship Id="rId388" Type="http://schemas.openxmlformats.org/officeDocument/2006/relationships/hyperlink" Target="https://blog.csdn.net/shahdza/article/details/7779537" TargetMode="External"/><Relationship Id="rId85" Type="http://schemas.openxmlformats.org/officeDocument/2006/relationships/oleObject" Target="embeddings/oleObject23.bin"/><Relationship Id="rId150" Type="http://schemas.openxmlformats.org/officeDocument/2006/relationships/image" Target="media/image47.wmf"/><Relationship Id="rId192" Type="http://schemas.openxmlformats.org/officeDocument/2006/relationships/oleObject" Target="embeddings/oleObject65.bin"/><Relationship Id="rId206" Type="http://schemas.openxmlformats.org/officeDocument/2006/relationships/image" Target="media/image74.wmf"/><Relationship Id="rId413" Type="http://schemas.openxmlformats.org/officeDocument/2006/relationships/hyperlink" Target="http://acm.hdu.edu.cn/showproblem.php?pid=1503" TargetMode="External"/><Relationship Id="rId248" Type="http://schemas.openxmlformats.org/officeDocument/2006/relationships/hyperlink" Target="https://blog.csdn.net/hnshhslsh/article/details/50582926" TargetMode="External"/><Relationship Id="rId12" Type="http://schemas.openxmlformats.org/officeDocument/2006/relationships/hyperlink" Target="http://acm.hdu.edu.cn/contests/contest_showproblem.php?pid=1010&amp;cid=808" TargetMode="External"/><Relationship Id="rId108" Type="http://schemas.openxmlformats.org/officeDocument/2006/relationships/oleObject" Target="embeddings/oleObject29.bin"/><Relationship Id="rId315" Type="http://schemas.openxmlformats.org/officeDocument/2006/relationships/hyperlink" Target="http://wenku.baidu.com/view/56147518a8114431b90dd81e.html" TargetMode="External"/><Relationship Id="rId357" Type="http://schemas.openxmlformats.org/officeDocument/2006/relationships/hyperlink" Target="http://acm.hdu.edu.cn/showproblem.php?pid=2952" TargetMode="External"/><Relationship Id="rId54" Type="http://schemas.openxmlformats.org/officeDocument/2006/relationships/oleObject" Target="embeddings/oleObject11.bin"/><Relationship Id="rId96" Type="http://schemas.openxmlformats.org/officeDocument/2006/relationships/image" Target="media/image27.wmf"/><Relationship Id="rId161" Type="http://schemas.openxmlformats.org/officeDocument/2006/relationships/hyperlink" Target="https://blog.csdn.net/u013021513/article/details/43984497" TargetMode="External"/><Relationship Id="rId217" Type="http://schemas.openxmlformats.org/officeDocument/2006/relationships/image" Target="media/image77.wmf"/><Relationship Id="rId399" Type="http://schemas.openxmlformats.org/officeDocument/2006/relationships/hyperlink" Target="https://blog.csdn.net/liuqiyao_01/article/details/8750742" TargetMode="External"/><Relationship Id="rId259" Type="http://schemas.openxmlformats.org/officeDocument/2006/relationships/hyperlink" Target="http://blog.csdn.net/cc_again/article/details/24844911" TargetMode="External"/><Relationship Id="rId23" Type="http://schemas.openxmlformats.org/officeDocument/2006/relationships/hyperlink" Target="http://www.cnblogs.com/keshuqi/p/6257215.html" TargetMode="External"/><Relationship Id="rId119" Type="http://schemas.openxmlformats.org/officeDocument/2006/relationships/hyperlink" Target="https://blog.csdn.net/acdreamers/article/details/8236942" TargetMode="External"/><Relationship Id="rId270" Type="http://schemas.openxmlformats.org/officeDocument/2006/relationships/hyperlink" Target="http://blog.csdn.net/cc_again/article/details/22728273" TargetMode="External"/><Relationship Id="rId326" Type="http://schemas.openxmlformats.org/officeDocument/2006/relationships/hyperlink" Target="http://blog.csdn.net/cc_again/article/details/11544753" TargetMode="External"/><Relationship Id="rId65" Type="http://schemas.openxmlformats.org/officeDocument/2006/relationships/image" Target="media/image15.wmf"/><Relationship Id="rId130" Type="http://schemas.openxmlformats.org/officeDocument/2006/relationships/oleObject" Target="embeddings/oleObject39.bin"/><Relationship Id="rId368" Type="http://schemas.openxmlformats.org/officeDocument/2006/relationships/hyperlink" Target="http://poj.org/problem?id=2236" TargetMode="External"/><Relationship Id="rId172" Type="http://schemas.openxmlformats.org/officeDocument/2006/relationships/oleObject" Target="embeddings/oleObject55.bin"/><Relationship Id="rId228" Type="http://schemas.openxmlformats.org/officeDocument/2006/relationships/oleObject" Target="embeddings/oleObject76.bin"/><Relationship Id="rId281" Type="http://schemas.openxmlformats.org/officeDocument/2006/relationships/hyperlink" Target="http://poj.org/problem?id=1080" TargetMode="External"/><Relationship Id="rId337" Type="http://schemas.openxmlformats.org/officeDocument/2006/relationships/hyperlink" Target="http://poj.org/problem?id=1038" TargetMode="External"/><Relationship Id="rId34" Type="http://schemas.openxmlformats.org/officeDocument/2006/relationships/image" Target="media/image3.wmf"/><Relationship Id="rId76" Type="http://schemas.openxmlformats.org/officeDocument/2006/relationships/image" Target="media/image20.wmf"/><Relationship Id="rId141" Type="http://schemas.openxmlformats.org/officeDocument/2006/relationships/oleObject" Target="embeddings/oleObject43.bin"/><Relationship Id="rId379" Type="http://schemas.openxmlformats.org/officeDocument/2006/relationships/hyperlink" Target="http://acm.hdu.edu.cn/showproblem.php?pid=1245" TargetMode="External"/><Relationship Id="rId7" Type="http://schemas.openxmlformats.org/officeDocument/2006/relationships/endnotes" Target="endnotes.xml"/><Relationship Id="rId183" Type="http://schemas.openxmlformats.org/officeDocument/2006/relationships/image" Target="media/image62.wmf"/><Relationship Id="rId239" Type="http://schemas.openxmlformats.org/officeDocument/2006/relationships/image" Target="media/image91.wmf"/><Relationship Id="rId390" Type="http://schemas.openxmlformats.org/officeDocument/2006/relationships/hyperlink" Target="https://blog.csdn.net/liuqiyao_01/article/details/8797346" TargetMode="External"/><Relationship Id="rId404" Type="http://schemas.openxmlformats.org/officeDocument/2006/relationships/hyperlink" Target="https://www.nowcoder.com/acm/contest/144/F" TargetMode="External"/><Relationship Id="rId250" Type="http://schemas.openxmlformats.org/officeDocument/2006/relationships/hyperlink" Target="https://blog.csdn.net/thinfatty/article/details/72581276" TargetMode="External"/><Relationship Id="rId292" Type="http://schemas.openxmlformats.org/officeDocument/2006/relationships/hyperlink" Target="http://doc.baidu.com/view/f3b19d0b79563c1ec5da710e.html" TargetMode="External"/><Relationship Id="rId306" Type="http://schemas.openxmlformats.org/officeDocument/2006/relationships/hyperlink" Target="http://blog.csdn.net/cc_again/article/details/12257445" TargetMode="External"/><Relationship Id="rId45" Type="http://schemas.openxmlformats.org/officeDocument/2006/relationships/image" Target="media/image8.wmf"/><Relationship Id="rId87" Type="http://schemas.openxmlformats.org/officeDocument/2006/relationships/oleObject" Target="embeddings/oleObject24.bin"/><Relationship Id="rId110" Type="http://schemas.openxmlformats.org/officeDocument/2006/relationships/oleObject" Target="embeddings/oleObject30.bin"/><Relationship Id="rId348" Type="http://schemas.openxmlformats.org/officeDocument/2006/relationships/hyperlink" Target="http://blog.csdn.net/cc_again/article/details/9335795" TargetMode="External"/><Relationship Id="rId152" Type="http://schemas.openxmlformats.org/officeDocument/2006/relationships/image" Target="media/image48.wmf"/><Relationship Id="rId194" Type="http://schemas.openxmlformats.org/officeDocument/2006/relationships/oleObject" Target="embeddings/oleObject66.bin"/><Relationship Id="rId208" Type="http://schemas.openxmlformats.org/officeDocument/2006/relationships/image" Target="media/image75.png"/><Relationship Id="rId415" Type="http://schemas.openxmlformats.org/officeDocument/2006/relationships/hyperlink" Target="http://acm.hdu.edu.cn/showproblem.php?pid=2089" TargetMode="External"/><Relationship Id="rId261" Type="http://schemas.openxmlformats.org/officeDocument/2006/relationships/hyperlink" Target="http://blog.csdn.net/cc_again/article/details/9918313" TargetMode="External"/><Relationship Id="rId14" Type="http://schemas.openxmlformats.org/officeDocument/2006/relationships/hyperlink" Target="https://www.nowcoder.com/acm/contest/145/A" TargetMode="External"/><Relationship Id="rId56" Type="http://schemas.openxmlformats.org/officeDocument/2006/relationships/oleObject" Target="embeddings/oleObject12.bin"/><Relationship Id="rId317" Type="http://schemas.openxmlformats.org/officeDocument/2006/relationships/hyperlink" Target="http://blog.csdn.net/cc_again/article/details/10493543" TargetMode="External"/><Relationship Id="rId359" Type="http://schemas.openxmlformats.org/officeDocument/2006/relationships/hyperlink" Target="http://acm.hdu.edu.cn/showproblem.php?pid=3480" TargetMode="External"/><Relationship Id="rId98" Type="http://schemas.openxmlformats.org/officeDocument/2006/relationships/image" Target="media/image28.wmf"/><Relationship Id="rId121" Type="http://schemas.openxmlformats.org/officeDocument/2006/relationships/hyperlink" Target="https://blog.csdn.net/u012061345/article/details/52224623" TargetMode="External"/><Relationship Id="rId163" Type="http://schemas.openxmlformats.org/officeDocument/2006/relationships/image" Target="media/image52.wmf"/><Relationship Id="rId219" Type="http://schemas.openxmlformats.org/officeDocument/2006/relationships/image" Target="media/image78.wmf"/><Relationship Id="rId370" Type="http://schemas.openxmlformats.org/officeDocument/2006/relationships/hyperlink" Target="https://blog.csdn.net/liuqiyao_01/article/details/8478726" TargetMode="External"/><Relationship Id="rId230" Type="http://schemas.openxmlformats.org/officeDocument/2006/relationships/image" Target="media/image86.wmf"/><Relationship Id="rId25" Type="http://schemas.openxmlformats.org/officeDocument/2006/relationships/image" Target="media/image1.wmf"/><Relationship Id="rId67" Type="http://schemas.openxmlformats.org/officeDocument/2006/relationships/image" Target="media/image16.wmf"/><Relationship Id="rId272" Type="http://schemas.openxmlformats.org/officeDocument/2006/relationships/hyperlink" Target="http://acm.zju.edu.cn/onlinejudge/showProblem.do?problemCode=3769" TargetMode="External"/><Relationship Id="rId328" Type="http://schemas.openxmlformats.org/officeDocument/2006/relationships/hyperlink" Target="http://wenku.baidu.com/view/ce445e4f767f5acfa1c7cd51.html" TargetMode="External"/><Relationship Id="rId132" Type="http://schemas.openxmlformats.org/officeDocument/2006/relationships/oleObject" Target="embeddings/oleObject40.bin"/><Relationship Id="rId174" Type="http://schemas.openxmlformats.org/officeDocument/2006/relationships/oleObject" Target="embeddings/oleObject56.bin"/><Relationship Id="rId381" Type="http://schemas.openxmlformats.org/officeDocument/2006/relationships/hyperlink" Target="http://poj.org/problem?id=1062" TargetMode="External"/><Relationship Id="rId241" Type="http://schemas.openxmlformats.org/officeDocument/2006/relationships/image" Target="media/image92.wmf"/><Relationship Id="rId36" Type="http://schemas.openxmlformats.org/officeDocument/2006/relationships/hyperlink" Target="https://blog.csdn.net/yoer77/article/details/70943462" TargetMode="External"/><Relationship Id="rId283" Type="http://schemas.openxmlformats.org/officeDocument/2006/relationships/hyperlink" Target="http://blog.csdn.net/cc_again/article/details/11852367" TargetMode="External"/><Relationship Id="rId339" Type="http://schemas.openxmlformats.org/officeDocument/2006/relationships/hyperlink" Target="http://acm.hdu.edu.cn/showproblem.php?pid=2167" TargetMode="External"/><Relationship Id="rId78" Type="http://schemas.openxmlformats.org/officeDocument/2006/relationships/image" Target="media/image21.wmf"/><Relationship Id="rId101" Type="http://schemas.openxmlformats.org/officeDocument/2006/relationships/oleObject" Target="embeddings/oleObject28.bin"/><Relationship Id="rId143" Type="http://schemas.openxmlformats.org/officeDocument/2006/relationships/oleObject" Target="embeddings/oleObject44.bin"/><Relationship Id="rId185" Type="http://schemas.openxmlformats.org/officeDocument/2006/relationships/image" Target="media/image63.wmf"/><Relationship Id="rId350" Type="http://schemas.openxmlformats.org/officeDocument/2006/relationships/hyperlink" Target="http://www.cnblogs.com/ronaflx/archive/2011/02/05/1949278.html" TargetMode="External"/><Relationship Id="rId406" Type="http://schemas.openxmlformats.org/officeDocument/2006/relationships/hyperlink" Target="https://www.nowcoder.com/acm/contest/141/D" TargetMode="External"/><Relationship Id="rId9" Type="http://schemas.openxmlformats.org/officeDocument/2006/relationships/hyperlink" Target="http://acm.hdu.edu.cn/contests/contest_showproblem.php?pid=1005&amp;cid=808" TargetMode="External"/><Relationship Id="rId210" Type="http://schemas.openxmlformats.org/officeDocument/2006/relationships/hyperlink" Target="https://blog.csdn.net/u010336344/article/details/62422284" TargetMode="External"/><Relationship Id="rId392" Type="http://schemas.openxmlformats.org/officeDocument/2006/relationships/hyperlink" Target="https://blog.csdn.net/liuqiyao_01/article/details/26963579" TargetMode="External"/><Relationship Id="rId252" Type="http://schemas.openxmlformats.org/officeDocument/2006/relationships/hyperlink" Target="https://blog.csdn.net/lingzidong/article/details/78472208" TargetMode="External"/><Relationship Id="rId294" Type="http://schemas.openxmlformats.org/officeDocument/2006/relationships/hyperlink" Target="http://blog.csdn.net/cc_again/article/details/13004997" TargetMode="External"/><Relationship Id="rId308" Type="http://schemas.openxmlformats.org/officeDocument/2006/relationships/hyperlink" Target="http://blog.csdn.net/cc_again/article/details/8815450" TargetMode="External"/><Relationship Id="rId47" Type="http://schemas.openxmlformats.org/officeDocument/2006/relationships/image" Target="media/image9.wmf"/><Relationship Id="rId89" Type="http://schemas.openxmlformats.org/officeDocument/2006/relationships/oleObject" Target="embeddings/oleObject25.bin"/><Relationship Id="rId112" Type="http://schemas.openxmlformats.org/officeDocument/2006/relationships/image" Target="media/image32.wmf"/><Relationship Id="rId154" Type="http://schemas.openxmlformats.org/officeDocument/2006/relationships/hyperlink" Target="https://blog.csdn.net/u010582475/article/details/47707739" TargetMode="External"/><Relationship Id="rId361" Type="http://schemas.openxmlformats.org/officeDocument/2006/relationships/hyperlink" Target="http://acm.hdu.edu.cn/showproblem.php?pid=2829" TargetMode="External"/><Relationship Id="rId196" Type="http://schemas.openxmlformats.org/officeDocument/2006/relationships/oleObject" Target="embeddings/oleObject67.bin"/><Relationship Id="rId417" Type="http://schemas.openxmlformats.org/officeDocument/2006/relationships/hyperlink" Target="http://blog.csdn.net/cc_again/article/details/10169643" TargetMode="External"/><Relationship Id="rId16" Type="http://schemas.openxmlformats.org/officeDocument/2006/relationships/hyperlink" Target="https://www.nowcoder.com/acm/contest/144/J" TargetMode="External"/><Relationship Id="rId221" Type="http://schemas.openxmlformats.org/officeDocument/2006/relationships/image" Target="media/image79.png"/><Relationship Id="rId263" Type="http://schemas.openxmlformats.org/officeDocument/2006/relationships/hyperlink" Target="http://love-oriented.com/pack/" TargetMode="External"/><Relationship Id="rId319" Type="http://schemas.openxmlformats.org/officeDocument/2006/relationships/hyperlink" Target="http://blog.csdn.net/cc_again/article/details/9926597" TargetMode="External"/><Relationship Id="rId58" Type="http://schemas.openxmlformats.org/officeDocument/2006/relationships/oleObject" Target="embeddings/oleObject13.bin"/><Relationship Id="rId123" Type="http://schemas.openxmlformats.org/officeDocument/2006/relationships/image" Target="media/image34.wmf"/><Relationship Id="rId330" Type="http://schemas.openxmlformats.org/officeDocument/2006/relationships/hyperlink" Target="http://www.notonlysuccess.com/index.php/plug_dp/" TargetMode="External"/><Relationship Id="rId165" Type="http://schemas.openxmlformats.org/officeDocument/2006/relationships/image" Target="media/image53.wmf"/><Relationship Id="rId372" Type="http://schemas.openxmlformats.org/officeDocument/2006/relationships/hyperlink" Target="http://acm.hdu.edu.cn/showproblem.php?pid=1548" TargetMode="External"/><Relationship Id="rId232" Type="http://schemas.openxmlformats.org/officeDocument/2006/relationships/image" Target="media/image87.png"/><Relationship Id="rId274" Type="http://schemas.openxmlformats.org/officeDocument/2006/relationships/hyperlink" Target="http://blog.csdn.net/cc_again/article/details/11518329" TargetMode="External"/><Relationship Id="rId27" Type="http://schemas.openxmlformats.org/officeDocument/2006/relationships/hyperlink" Target="https://acm.ecnu.edu.cn/problem/3628/" TargetMode="External"/><Relationship Id="rId69" Type="http://schemas.openxmlformats.org/officeDocument/2006/relationships/hyperlink" Target="https://blog.csdn.net/u013761036/article/details/46363605" TargetMode="External"/><Relationship Id="rId134" Type="http://schemas.openxmlformats.org/officeDocument/2006/relationships/oleObject" Target="embeddings/oleObject41.bin"/><Relationship Id="rId80" Type="http://schemas.openxmlformats.org/officeDocument/2006/relationships/image" Target="media/image22.wmf"/><Relationship Id="rId176" Type="http://schemas.openxmlformats.org/officeDocument/2006/relationships/oleObject" Target="embeddings/oleObject57.bin"/><Relationship Id="rId341" Type="http://schemas.openxmlformats.org/officeDocument/2006/relationships/hyperlink" Target="http://acm.hdu.edu.cn/showproblem.php?pid=4281" TargetMode="External"/><Relationship Id="rId383" Type="http://schemas.openxmlformats.org/officeDocument/2006/relationships/hyperlink" Target="http://blog.csdn.net/liuqiyao_01/article/details/8882783" TargetMode="External"/><Relationship Id="rId201" Type="http://schemas.openxmlformats.org/officeDocument/2006/relationships/image" Target="media/image71.wmf"/><Relationship Id="rId222" Type="http://schemas.openxmlformats.org/officeDocument/2006/relationships/image" Target="media/image80.png"/><Relationship Id="rId243" Type="http://schemas.openxmlformats.org/officeDocument/2006/relationships/image" Target="media/image93.wmf"/><Relationship Id="rId264" Type="http://schemas.openxmlformats.org/officeDocument/2006/relationships/hyperlink" Target="http://blog.csdn.net/woshi250hua/article/details/7636866" TargetMode="External"/><Relationship Id="rId285" Type="http://schemas.openxmlformats.org/officeDocument/2006/relationships/hyperlink" Target="http://poj.org/problem?id=2955" TargetMode="External"/><Relationship Id="rId17" Type="http://schemas.openxmlformats.org/officeDocument/2006/relationships/hyperlink" Target="https://www.cnblogs.com/lenmom/p/7988635.html" TargetMode="External"/><Relationship Id="rId38" Type="http://schemas.openxmlformats.org/officeDocument/2006/relationships/oleObject" Target="embeddings/oleObject3.bin"/><Relationship Id="rId59" Type="http://schemas.openxmlformats.org/officeDocument/2006/relationships/hyperlink" Target="https://blog.csdn.net/qq_35392050/article/details/60779183" TargetMode="External"/><Relationship Id="rId103" Type="http://schemas.openxmlformats.org/officeDocument/2006/relationships/hyperlink" Target="https://vjudge.net/problem/CodeChef-GERALD07" TargetMode="External"/><Relationship Id="rId124" Type="http://schemas.openxmlformats.org/officeDocument/2006/relationships/oleObject" Target="embeddings/oleObject36.bin"/><Relationship Id="rId310" Type="http://schemas.openxmlformats.org/officeDocument/2006/relationships/hyperlink" Target="http://blog.csdn.net/cc_again/article/details/8877603" TargetMode="External"/><Relationship Id="rId70" Type="http://schemas.openxmlformats.org/officeDocument/2006/relationships/image" Target="media/image17.wmf"/><Relationship Id="rId91" Type="http://schemas.openxmlformats.org/officeDocument/2006/relationships/hyperlink" Target="http://acm.hdu.edu.cn/showproblem.php?pid=5033" TargetMode="External"/><Relationship Id="rId145" Type="http://schemas.openxmlformats.org/officeDocument/2006/relationships/oleObject" Target="embeddings/oleObject45.bin"/><Relationship Id="rId166" Type="http://schemas.openxmlformats.org/officeDocument/2006/relationships/oleObject" Target="embeddings/oleObject52.bin"/><Relationship Id="rId187" Type="http://schemas.openxmlformats.org/officeDocument/2006/relationships/image" Target="media/image64.wmf"/><Relationship Id="rId331" Type="http://schemas.openxmlformats.org/officeDocument/2006/relationships/hyperlink" Target="http://blog.csdn.net/cc_again/article/details/9984961" TargetMode="External"/><Relationship Id="rId352" Type="http://schemas.openxmlformats.org/officeDocument/2006/relationships/hyperlink" Target="http://poj.org/problem?id=1260" TargetMode="External"/><Relationship Id="rId373" Type="http://schemas.openxmlformats.org/officeDocument/2006/relationships/hyperlink" Target="http://acm.hdu.edu.cn/showproblem.php?pid=2544" TargetMode="External"/><Relationship Id="rId394" Type="http://schemas.openxmlformats.org/officeDocument/2006/relationships/hyperlink" Target="https://blog.csdn.net/chenguolinblog/article/details/16857765" TargetMode="External"/><Relationship Id="rId408" Type="http://schemas.openxmlformats.org/officeDocument/2006/relationships/hyperlink" Target="https://blog.csdn.net/wu_tongtong/article/details/78161211" TargetMode="External"/><Relationship Id="rId1" Type="http://schemas.openxmlformats.org/officeDocument/2006/relationships/customXml" Target="../customXml/item1.xml"/><Relationship Id="rId212" Type="http://schemas.openxmlformats.org/officeDocument/2006/relationships/hyperlink" Target="http://www.doc88.com/p-846811841036.html" TargetMode="External"/><Relationship Id="rId233" Type="http://schemas.openxmlformats.org/officeDocument/2006/relationships/image" Target="media/image88.wmf"/><Relationship Id="rId254" Type="http://schemas.openxmlformats.org/officeDocument/2006/relationships/hyperlink" Target="https://blog.csdn.net/qq_40688707/article/details/80602064" TargetMode="External"/><Relationship Id="rId28" Type="http://schemas.openxmlformats.org/officeDocument/2006/relationships/image" Target="media/image2.png"/><Relationship Id="rId49" Type="http://schemas.openxmlformats.org/officeDocument/2006/relationships/image" Target="media/image10.wmf"/><Relationship Id="rId114" Type="http://schemas.openxmlformats.org/officeDocument/2006/relationships/oleObject" Target="embeddings/oleObject33.bin"/><Relationship Id="rId275" Type="http://schemas.openxmlformats.org/officeDocument/2006/relationships/hyperlink" Target="http://blog.csdn.net/cc_again/article/details/25426159" TargetMode="External"/><Relationship Id="rId296" Type="http://schemas.openxmlformats.org/officeDocument/2006/relationships/hyperlink" Target="http://blog.csdn.net/cc_again/article/details/10312393" TargetMode="External"/><Relationship Id="rId300" Type="http://schemas.openxmlformats.org/officeDocument/2006/relationships/hyperlink" Target="http://blog.csdn.net/cc_again/article/details/10226673" TargetMode="External"/><Relationship Id="rId60" Type="http://schemas.openxmlformats.org/officeDocument/2006/relationships/hyperlink" Target="https://www.bilibili.com/video/av3246487?from=search&amp;seid=8616183992466782178" TargetMode="External"/><Relationship Id="rId81" Type="http://schemas.openxmlformats.org/officeDocument/2006/relationships/oleObject" Target="embeddings/oleObject21.bin"/><Relationship Id="rId135" Type="http://schemas.openxmlformats.org/officeDocument/2006/relationships/image" Target="media/image40.jpeg"/><Relationship Id="rId156" Type="http://schemas.openxmlformats.org/officeDocument/2006/relationships/hyperlink" Target="https://www.bilibili.com/video/av6357073?from=search&amp;seid=4827637457650479048" TargetMode="External"/><Relationship Id="rId177" Type="http://schemas.openxmlformats.org/officeDocument/2006/relationships/image" Target="media/image59.wmf"/><Relationship Id="rId198" Type="http://schemas.openxmlformats.org/officeDocument/2006/relationships/oleObject" Target="embeddings/oleObject68.bin"/><Relationship Id="rId321" Type="http://schemas.openxmlformats.org/officeDocument/2006/relationships/hyperlink" Target="http://blog.csdn.net/cc_again/article/details/11536347" TargetMode="External"/><Relationship Id="rId342" Type="http://schemas.openxmlformats.org/officeDocument/2006/relationships/hyperlink" Target="http://acm.hdu.edu.cn/showproblem.php?pid=1059" TargetMode="External"/><Relationship Id="rId363" Type="http://schemas.openxmlformats.org/officeDocument/2006/relationships/hyperlink" Target="https://blog.csdn.net/liuqiyao_01/article/details/8797356" TargetMode="External"/><Relationship Id="rId384" Type="http://schemas.openxmlformats.org/officeDocument/2006/relationships/hyperlink" Target="https://blog.csdn.net/liuqiyao_01/article/details/8797349" TargetMode="External"/><Relationship Id="rId419" Type="http://schemas.openxmlformats.org/officeDocument/2006/relationships/fontTable" Target="fontTable.xml"/><Relationship Id="rId202" Type="http://schemas.openxmlformats.org/officeDocument/2006/relationships/oleObject" Target="embeddings/oleObject70.bin"/><Relationship Id="rId223" Type="http://schemas.openxmlformats.org/officeDocument/2006/relationships/image" Target="media/image81.png"/><Relationship Id="rId244" Type="http://schemas.openxmlformats.org/officeDocument/2006/relationships/oleObject" Target="embeddings/oleObject83.bin"/><Relationship Id="rId18" Type="http://schemas.openxmlformats.org/officeDocument/2006/relationships/hyperlink" Target="https://blog.csdn.net/swpu_yx32/article/details/52858684" TargetMode="External"/><Relationship Id="rId39" Type="http://schemas.openxmlformats.org/officeDocument/2006/relationships/image" Target="media/image5.wmf"/><Relationship Id="rId265" Type="http://schemas.openxmlformats.org/officeDocument/2006/relationships/hyperlink" Target="http://acm.hdu.edu.cn/showproblem.php?pid=2955" TargetMode="External"/><Relationship Id="rId286" Type="http://schemas.openxmlformats.org/officeDocument/2006/relationships/hyperlink" Target="http://blog.csdn.net/woshi250hua/article/details/7973824" TargetMode="External"/><Relationship Id="rId50" Type="http://schemas.openxmlformats.org/officeDocument/2006/relationships/oleObject" Target="embeddings/oleObject9.bin"/><Relationship Id="rId104" Type="http://schemas.openxmlformats.org/officeDocument/2006/relationships/hyperlink" Target="https://vjudge.net/problem/CodeChef-GERALD3" TargetMode="External"/><Relationship Id="rId125" Type="http://schemas.openxmlformats.org/officeDocument/2006/relationships/image" Target="media/image35.wmf"/><Relationship Id="rId146" Type="http://schemas.openxmlformats.org/officeDocument/2006/relationships/image" Target="media/image45.wmf"/><Relationship Id="rId167" Type="http://schemas.openxmlformats.org/officeDocument/2006/relationships/image" Target="media/image54.wmf"/><Relationship Id="rId188" Type="http://schemas.openxmlformats.org/officeDocument/2006/relationships/oleObject" Target="embeddings/oleObject63.bin"/><Relationship Id="rId311" Type="http://schemas.openxmlformats.org/officeDocument/2006/relationships/hyperlink" Target="http://www.cnblogs.com/kuangbin/archive/2012/10/02/2710606.html" TargetMode="External"/><Relationship Id="rId332" Type="http://schemas.openxmlformats.org/officeDocument/2006/relationships/hyperlink" Target="http://blog.csdn.net/cc_again/article/details/9954921" TargetMode="External"/><Relationship Id="rId353" Type="http://schemas.openxmlformats.org/officeDocument/2006/relationships/hyperlink" Target="http://acm.hdu.edu.cn/showproblem.php?pid=2829" TargetMode="External"/><Relationship Id="rId374" Type="http://schemas.openxmlformats.org/officeDocument/2006/relationships/hyperlink" Target="http://acm.hdu.edu.cn/status.php?user=671coder&amp;pid=3790&amp;status=5" TargetMode="External"/><Relationship Id="rId395" Type="http://schemas.openxmlformats.org/officeDocument/2006/relationships/hyperlink" Target="https://blog.csdn.net/chenguolinblog/article/details/13625389" TargetMode="External"/><Relationship Id="rId409" Type="http://schemas.openxmlformats.org/officeDocument/2006/relationships/hyperlink" Target="https://blog.csdn.net/wlxsq/article/details/50838900" TargetMode="External"/><Relationship Id="rId71" Type="http://schemas.openxmlformats.org/officeDocument/2006/relationships/oleObject" Target="embeddings/oleObject16.bin"/><Relationship Id="rId92" Type="http://schemas.openxmlformats.org/officeDocument/2006/relationships/hyperlink" Target="http://poj.org/problem?id=2796" TargetMode="External"/><Relationship Id="rId213" Type="http://schemas.openxmlformats.org/officeDocument/2006/relationships/hyperlink" Target="https://blog.csdn.net/hdu2014/article/details/51124340" TargetMode="External"/><Relationship Id="rId234" Type="http://schemas.openxmlformats.org/officeDocument/2006/relationships/oleObject" Target="embeddings/oleObject78.bin"/><Relationship Id="rId420"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acm.hdu.edu.cn/showproblem.php?pid=6342" TargetMode="External"/><Relationship Id="rId255" Type="http://schemas.openxmlformats.org/officeDocument/2006/relationships/hyperlink" Target="http://www.cnblogs.com/autsky-jadek/" TargetMode="External"/><Relationship Id="rId276" Type="http://schemas.openxmlformats.org/officeDocument/2006/relationships/hyperlink" Target="http://blog.csdn.net/cc_again/article/details/18372521" TargetMode="External"/><Relationship Id="rId297" Type="http://schemas.openxmlformats.org/officeDocument/2006/relationships/hyperlink" Target="http://blog.csdn.net/cc_again/article/details/12060191" TargetMode="External"/><Relationship Id="rId40" Type="http://schemas.openxmlformats.org/officeDocument/2006/relationships/oleObject" Target="embeddings/oleObject4.bin"/><Relationship Id="rId115" Type="http://schemas.openxmlformats.org/officeDocument/2006/relationships/image" Target="media/image33.wmf"/><Relationship Id="rId136" Type="http://schemas.openxmlformats.org/officeDocument/2006/relationships/hyperlink" Target="https://blog.csdn.net/acdreamers/article/details/8236942" TargetMode="External"/><Relationship Id="rId157" Type="http://schemas.openxmlformats.org/officeDocument/2006/relationships/hyperlink" Target="http://dev.gameres.com/Program/Abstract/Geometry.htm" TargetMode="External"/><Relationship Id="rId178" Type="http://schemas.openxmlformats.org/officeDocument/2006/relationships/oleObject" Target="embeddings/oleObject58.bin"/><Relationship Id="rId301" Type="http://schemas.openxmlformats.org/officeDocument/2006/relationships/hyperlink" Target="http://acm.hdu.edu.cn/showproblem.php?pid=2196" TargetMode="External"/><Relationship Id="rId322" Type="http://schemas.openxmlformats.org/officeDocument/2006/relationships/hyperlink" Target="http://blog.csdn.net/cc_again/article/details/11554945" TargetMode="External"/><Relationship Id="rId343" Type="http://schemas.openxmlformats.org/officeDocument/2006/relationships/hyperlink" Target="http://acm.hdu.edu.cn/showproblem.php?pid=1059" TargetMode="External"/><Relationship Id="rId364" Type="http://schemas.openxmlformats.org/officeDocument/2006/relationships/hyperlink" Target="http://acm.hdu.edu.cn/showproblem.php?pid=1598" TargetMode="External"/><Relationship Id="rId61" Type="http://schemas.openxmlformats.org/officeDocument/2006/relationships/hyperlink" Target="https://vjudge.net/contest/242750" TargetMode="External"/><Relationship Id="rId82" Type="http://schemas.openxmlformats.org/officeDocument/2006/relationships/image" Target="media/image23.wmf"/><Relationship Id="rId199" Type="http://schemas.openxmlformats.org/officeDocument/2006/relationships/image" Target="media/image70.wmf"/><Relationship Id="rId203" Type="http://schemas.openxmlformats.org/officeDocument/2006/relationships/image" Target="media/image72.jpeg"/><Relationship Id="rId385" Type="http://schemas.openxmlformats.org/officeDocument/2006/relationships/hyperlink" Target="https://blog.csdn.net/liuqiyao_01/article/details/8479339" TargetMode="External"/><Relationship Id="rId19" Type="http://schemas.openxmlformats.org/officeDocument/2006/relationships/hyperlink" Target="https://blog.csdn.net/yanggangclcsdn/article/details/49704089" TargetMode="External"/><Relationship Id="rId224" Type="http://schemas.openxmlformats.org/officeDocument/2006/relationships/image" Target="media/image82.png"/><Relationship Id="rId245" Type="http://schemas.openxmlformats.org/officeDocument/2006/relationships/hyperlink" Target="http://blog.sina.com.cn/s/blog_60707c0f0100o976.html" TargetMode="External"/><Relationship Id="rId266" Type="http://schemas.openxmlformats.org/officeDocument/2006/relationships/hyperlink" Target="http://acm.hdu.edu.cn/showproblem.php?pid=1864" TargetMode="External"/><Relationship Id="rId287" Type="http://schemas.openxmlformats.org/officeDocument/2006/relationships/hyperlink" Target="http://acm.hdu.edu.cn/showproblem.php?pid=2476" TargetMode="External"/><Relationship Id="rId410" Type="http://schemas.openxmlformats.org/officeDocument/2006/relationships/hyperlink" Target="https://www.nowcoder.com/discuss/87183?type=101&amp;order=0&amp;pos=6&amp;page=0" TargetMode="External"/><Relationship Id="rId30" Type="http://schemas.openxmlformats.org/officeDocument/2006/relationships/hyperlink" Target="https://blog.csdn.net/huzecong/article/details/8576908" TargetMode="External"/><Relationship Id="rId105" Type="http://schemas.openxmlformats.org/officeDocument/2006/relationships/hyperlink" Target="https://vjudge.net/problem/237939/origin" TargetMode="External"/><Relationship Id="rId126" Type="http://schemas.openxmlformats.org/officeDocument/2006/relationships/oleObject" Target="embeddings/oleObject37.bin"/><Relationship Id="rId147" Type="http://schemas.openxmlformats.org/officeDocument/2006/relationships/oleObject" Target="embeddings/oleObject46.bin"/><Relationship Id="rId168" Type="http://schemas.openxmlformats.org/officeDocument/2006/relationships/oleObject" Target="embeddings/oleObject53.bin"/><Relationship Id="rId312" Type="http://schemas.openxmlformats.org/officeDocument/2006/relationships/hyperlink" Target="http://blog.csdn.net/woshi250hua/article/details/7912049" TargetMode="External"/><Relationship Id="rId333" Type="http://schemas.openxmlformats.org/officeDocument/2006/relationships/hyperlink" Target="http://blog.csdn.net/cc_again/article/details/9060019" TargetMode="External"/><Relationship Id="rId354" Type="http://schemas.openxmlformats.org/officeDocument/2006/relationships/hyperlink" Target="http://acm.hdu.edu.cn/showproblem.php?pid=2993" TargetMode="External"/><Relationship Id="rId51" Type="http://schemas.openxmlformats.org/officeDocument/2006/relationships/image" Target="media/image11.wmf"/><Relationship Id="rId72" Type="http://schemas.openxmlformats.org/officeDocument/2006/relationships/image" Target="media/image18.wmf"/><Relationship Id="rId93" Type="http://schemas.openxmlformats.org/officeDocument/2006/relationships/hyperlink" Target="http://poj.org/problem?id=3250" TargetMode="External"/><Relationship Id="rId189" Type="http://schemas.openxmlformats.org/officeDocument/2006/relationships/image" Target="media/image65.wmf"/><Relationship Id="rId375" Type="http://schemas.openxmlformats.org/officeDocument/2006/relationships/hyperlink" Target="http://acm.hdu.edu.cn/showproblem.php?pid=2066" TargetMode="External"/><Relationship Id="rId396" Type="http://schemas.openxmlformats.org/officeDocument/2006/relationships/hyperlink" Target="https://blog.csdn.net/liuqiyao_01/article/details/8798241" TargetMode="External"/><Relationship Id="rId3" Type="http://schemas.openxmlformats.org/officeDocument/2006/relationships/styles" Target="styles.xml"/><Relationship Id="rId214" Type="http://schemas.openxmlformats.org/officeDocument/2006/relationships/hyperlink" Target="https://blog.csdn.net/u012116229/article/details/44205943" TargetMode="External"/><Relationship Id="rId235" Type="http://schemas.openxmlformats.org/officeDocument/2006/relationships/image" Target="media/image89.wmf"/><Relationship Id="rId256" Type="http://schemas.openxmlformats.org/officeDocument/2006/relationships/hyperlink" Target="https://wenku.baidu.com/view/5f7222d3b14e852458fb57a2.html" TargetMode="External"/><Relationship Id="rId277" Type="http://schemas.openxmlformats.org/officeDocument/2006/relationships/hyperlink" Target="http://blog.csdn.net/cc_again/article/details/11821361" TargetMode="External"/><Relationship Id="rId298" Type="http://schemas.openxmlformats.org/officeDocument/2006/relationships/hyperlink" Target="http://blog.csdn.net/cc_again/article/details/12092021" TargetMode="External"/><Relationship Id="rId400" Type="http://schemas.openxmlformats.org/officeDocument/2006/relationships/hyperlink" Target="https://blog.csdn.net/liuqiyao_01/article/details/26964261" TargetMode="External"/><Relationship Id="rId116" Type="http://schemas.openxmlformats.org/officeDocument/2006/relationships/oleObject" Target="embeddings/oleObject34.bin"/><Relationship Id="rId137" Type="http://schemas.openxmlformats.org/officeDocument/2006/relationships/hyperlink" Target="https://blog.csdn.net/wust_zzwh/article/details/51966450" TargetMode="External"/><Relationship Id="rId158" Type="http://schemas.openxmlformats.org/officeDocument/2006/relationships/image" Target="media/image49.png"/><Relationship Id="rId302" Type="http://schemas.openxmlformats.org/officeDocument/2006/relationships/hyperlink" Target="http://wenku.baidu.com/view/d2414ffe04a1b0717fd5dda8.html" TargetMode="External"/><Relationship Id="rId323" Type="http://schemas.openxmlformats.org/officeDocument/2006/relationships/hyperlink" Target="http://blog.csdn.net/cc_again/article/details/10431451" TargetMode="External"/><Relationship Id="rId344" Type="http://schemas.openxmlformats.org/officeDocument/2006/relationships/hyperlink" Target="http://poj.org/problem?id=1048" TargetMode="External"/><Relationship Id="rId20" Type="http://schemas.openxmlformats.org/officeDocument/2006/relationships/hyperlink" Target="https://www.cnblogs.com/keshuqi/p/6257642.html" TargetMode="External"/><Relationship Id="rId41" Type="http://schemas.openxmlformats.org/officeDocument/2006/relationships/image" Target="media/image6.wmf"/><Relationship Id="rId62" Type="http://schemas.openxmlformats.org/officeDocument/2006/relationships/hyperlink" Target="https://vjudge.net/contest/242750" TargetMode="External"/><Relationship Id="rId83" Type="http://schemas.openxmlformats.org/officeDocument/2006/relationships/oleObject" Target="embeddings/oleObject22.bin"/><Relationship Id="rId179" Type="http://schemas.openxmlformats.org/officeDocument/2006/relationships/image" Target="media/image60.wmf"/><Relationship Id="rId365" Type="http://schemas.openxmlformats.org/officeDocument/2006/relationships/hyperlink" Target="http://blog.csdn.net/liuqiyao_01/article/details/8867249" TargetMode="External"/><Relationship Id="rId386" Type="http://schemas.openxmlformats.org/officeDocument/2006/relationships/hyperlink" Target="https://blog.csdn.net/liuqiyao_01/article/details/26964205" TargetMode="External"/><Relationship Id="rId190" Type="http://schemas.openxmlformats.org/officeDocument/2006/relationships/oleObject" Target="embeddings/oleObject64.bin"/><Relationship Id="rId204" Type="http://schemas.openxmlformats.org/officeDocument/2006/relationships/image" Target="media/image73.wmf"/><Relationship Id="rId225" Type="http://schemas.openxmlformats.org/officeDocument/2006/relationships/image" Target="media/image83.wmf"/><Relationship Id="rId246" Type="http://schemas.openxmlformats.org/officeDocument/2006/relationships/hyperlink" Target="http://lib.csdn.net/base/31" TargetMode="External"/><Relationship Id="rId267" Type="http://schemas.openxmlformats.org/officeDocument/2006/relationships/hyperlink" Target="http://acm.hdu.edu.cn/showproblem.php?pid=2602" TargetMode="External"/><Relationship Id="rId288" Type="http://schemas.openxmlformats.org/officeDocument/2006/relationships/hyperlink" Target="http://acm.zju.edu.cn/onlinejudge/showProblem.do?problemCode=3537" TargetMode="External"/><Relationship Id="rId411" Type="http://schemas.openxmlformats.org/officeDocument/2006/relationships/hyperlink" Target="http://acm.hdu.edu.cn/showproblem.php?pid=1003" TargetMode="External"/><Relationship Id="rId106" Type="http://schemas.openxmlformats.org/officeDocument/2006/relationships/hyperlink" Target="https://www.bilibili.com/video/av18735440?from=search&amp;seid=1530520915414646384" TargetMode="External"/><Relationship Id="rId127" Type="http://schemas.openxmlformats.org/officeDocument/2006/relationships/image" Target="media/image36.wmf"/><Relationship Id="rId313" Type="http://schemas.openxmlformats.org/officeDocument/2006/relationships/hyperlink" Target="http://wenku.baidu.com/view/1c41152de2bd960590c677a8.html" TargetMode="External"/><Relationship Id="rId10" Type="http://schemas.openxmlformats.org/officeDocument/2006/relationships/hyperlink" Target="https://www.nowcoder.com/acm/contest/145/C" TargetMode="External"/><Relationship Id="rId31" Type="http://schemas.openxmlformats.org/officeDocument/2006/relationships/hyperlink" Target="https://blog.csdn.net/acmore_xiong/article/details/52270748" TargetMode="External"/><Relationship Id="rId52" Type="http://schemas.openxmlformats.org/officeDocument/2006/relationships/oleObject" Target="embeddings/oleObject10.bin"/><Relationship Id="rId73" Type="http://schemas.openxmlformats.org/officeDocument/2006/relationships/oleObject" Target="embeddings/oleObject17.bin"/><Relationship Id="rId94" Type="http://schemas.openxmlformats.org/officeDocument/2006/relationships/hyperlink" Target="https://www.cnblogs.com/CsOH/p/5904430.html" TargetMode="External"/><Relationship Id="rId148" Type="http://schemas.openxmlformats.org/officeDocument/2006/relationships/image" Target="media/image46.wmf"/><Relationship Id="rId169" Type="http://schemas.openxmlformats.org/officeDocument/2006/relationships/image" Target="media/image55.wmf"/><Relationship Id="rId334" Type="http://schemas.openxmlformats.org/officeDocument/2006/relationships/hyperlink" Target="http://poj.org/problem?id=1185" TargetMode="External"/><Relationship Id="rId355" Type="http://schemas.openxmlformats.org/officeDocument/2006/relationships/hyperlink" Target="http://www.cnblogs.com/ronaflx/archive/2011/03/30/1999764.html" TargetMode="External"/><Relationship Id="rId376" Type="http://schemas.openxmlformats.org/officeDocument/2006/relationships/hyperlink" Target="http://acm.hdu.edu.cn/showproblem.php?pid=2112" TargetMode="External"/><Relationship Id="rId397" Type="http://schemas.openxmlformats.org/officeDocument/2006/relationships/hyperlink" Target="https://blog.csdn.net/feizaoSYUACM/article/details/54835327" TargetMode="External"/><Relationship Id="rId4" Type="http://schemas.openxmlformats.org/officeDocument/2006/relationships/settings" Target="settings.xml"/><Relationship Id="rId180" Type="http://schemas.openxmlformats.org/officeDocument/2006/relationships/oleObject" Target="embeddings/oleObject59.bin"/><Relationship Id="rId215" Type="http://schemas.openxmlformats.org/officeDocument/2006/relationships/hyperlink" Target="https://blog.csdn.net/alan_cty/article/details/71716617" TargetMode="External"/><Relationship Id="rId236" Type="http://schemas.openxmlformats.org/officeDocument/2006/relationships/oleObject" Target="embeddings/oleObject79.bin"/><Relationship Id="rId257" Type="http://schemas.openxmlformats.org/officeDocument/2006/relationships/hyperlink" Target="https://blog.csdn.net/eagle_or_snail/article/details/50987044" TargetMode="External"/><Relationship Id="rId278" Type="http://schemas.openxmlformats.org/officeDocument/2006/relationships/hyperlink" Target="http://blog.csdn.net/cc_again/article/details/12113809" TargetMode="External"/><Relationship Id="rId401" Type="http://schemas.openxmlformats.org/officeDocument/2006/relationships/hyperlink" Target="https://www.nowcoder.com/acm/contest/144/B" TargetMode="External"/><Relationship Id="rId303" Type="http://schemas.openxmlformats.org/officeDocument/2006/relationships/hyperlink" Target="http://blog.csdn.net/cc_again/article/details/25053071" TargetMode="External"/><Relationship Id="rId42" Type="http://schemas.openxmlformats.org/officeDocument/2006/relationships/oleObject" Target="embeddings/oleObject5.bin"/><Relationship Id="rId84" Type="http://schemas.openxmlformats.org/officeDocument/2006/relationships/image" Target="media/image24.wmf"/><Relationship Id="rId138" Type="http://schemas.openxmlformats.org/officeDocument/2006/relationships/image" Target="media/image41.wmf"/><Relationship Id="rId345" Type="http://schemas.openxmlformats.org/officeDocument/2006/relationships/hyperlink" Target="http://wenku.baidu.com/view/4d23b4d128ea81c758f578ae.html" TargetMode="External"/><Relationship Id="rId387" Type="http://schemas.openxmlformats.org/officeDocument/2006/relationships/hyperlink" Target="https://blog.csdn.net/liuqiyao_01/article/details/8478730" TargetMode="External"/><Relationship Id="rId191" Type="http://schemas.openxmlformats.org/officeDocument/2006/relationships/image" Target="media/image66.wmf"/><Relationship Id="rId205" Type="http://schemas.openxmlformats.org/officeDocument/2006/relationships/oleObject" Target="embeddings/oleObject71.bin"/><Relationship Id="rId247" Type="http://schemas.openxmlformats.org/officeDocument/2006/relationships/hyperlink" Target="http://blog.sina.com.cn/s/blog_60707c0f01010633.html" TargetMode="External"/><Relationship Id="rId412" Type="http://schemas.openxmlformats.org/officeDocument/2006/relationships/hyperlink" Target="http://acm.hdu.edu.cn/showproblem.php?pid=1087" TargetMode="External"/><Relationship Id="rId107" Type="http://schemas.openxmlformats.org/officeDocument/2006/relationships/image" Target="media/image30.wmf"/><Relationship Id="rId289" Type="http://schemas.openxmlformats.org/officeDocument/2006/relationships/hyperlink" Target="http://codeforces.com/problemset/problem/149/D" TargetMode="External"/><Relationship Id="rId11" Type="http://schemas.openxmlformats.org/officeDocument/2006/relationships/hyperlink" Target="http://acm.hdu.edu.cn/contests/contest_showproblem.php?pid=1008&amp;cid=808" TargetMode="External"/><Relationship Id="rId53" Type="http://schemas.openxmlformats.org/officeDocument/2006/relationships/image" Target="media/image12.wmf"/><Relationship Id="rId149" Type="http://schemas.openxmlformats.org/officeDocument/2006/relationships/oleObject" Target="embeddings/oleObject47.bin"/><Relationship Id="rId314" Type="http://schemas.openxmlformats.org/officeDocument/2006/relationships/hyperlink" Target="http://wenku.baidu.com/view/90adb02acfc789eb172dc8a8.html" TargetMode="External"/><Relationship Id="rId356" Type="http://schemas.openxmlformats.org/officeDocument/2006/relationships/hyperlink" Target="http://www.cnblogs.com/zxndgv/archive/2011/08/02/2125242.html" TargetMode="External"/><Relationship Id="rId398" Type="http://schemas.openxmlformats.org/officeDocument/2006/relationships/hyperlink" Target="https://blog.csdn.net/chm517/article/details/44892713" TargetMode="External"/><Relationship Id="rId95" Type="http://schemas.openxmlformats.org/officeDocument/2006/relationships/hyperlink" Target="https://blog.csdn.net/thinfatty/article/details/72581276" TargetMode="External"/><Relationship Id="rId160" Type="http://schemas.openxmlformats.org/officeDocument/2006/relationships/oleObject" Target="embeddings/oleObject50.bin"/><Relationship Id="rId216" Type="http://schemas.openxmlformats.org/officeDocument/2006/relationships/image" Target="media/image76.png"/><Relationship Id="rId258" Type="http://schemas.openxmlformats.org/officeDocument/2006/relationships/hyperlink" Target="http://blog.csdn.net/cc_again/article/details/24841249" TargetMode="External"/><Relationship Id="rId22" Type="http://schemas.openxmlformats.org/officeDocument/2006/relationships/hyperlink" Target="http://www.sgi.com/tech/stl/Sequence.html" TargetMode="External"/><Relationship Id="rId64" Type="http://schemas.openxmlformats.org/officeDocument/2006/relationships/hyperlink" Target="https://blog.csdn.net/trapper_c/article/details/51919980" TargetMode="External"/><Relationship Id="rId118" Type="http://schemas.openxmlformats.org/officeDocument/2006/relationships/hyperlink" Target="https://www.nowcoder.com/acm/contest/141/I" TargetMode="External"/><Relationship Id="rId325" Type="http://schemas.openxmlformats.org/officeDocument/2006/relationships/hyperlink" Target="http://blog.csdn.net/cc_again/article/details/11532517" TargetMode="External"/><Relationship Id="rId367" Type="http://schemas.openxmlformats.org/officeDocument/2006/relationships/hyperlink" Target="http://blog.csdn.net/liuqiyao_01/article/details/8867346" TargetMode="External"/><Relationship Id="rId171" Type="http://schemas.openxmlformats.org/officeDocument/2006/relationships/image" Target="media/image56.wmf"/><Relationship Id="rId227" Type="http://schemas.openxmlformats.org/officeDocument/2006/relationships/image" Target="media/image84.wmf"/><Relationship Id="rId269" Type="http://schemas.openxmlformats.org/officeDocument/2006/relationships/hyperlink" Target="http://blog.csdn.net/cc_again/article/details/22728273" TargetMode="External"/><Relationship Id="rId33" Type="http://schemas.openxmlformats.org/officeDocument/2006/relationships/hyperlink" Target="https://www.cnblogs.com/HarryGuo2012/p/4728243.html" TargetMode="External"/><Relationship Id="rId129" Type="http://schemas.openxmlformats.org/officeDocument/2006/relationships/image" Target="media/image37.wmf"/><Relationship Id="rId280" Type="http://schemas.openxmlformats.org/officeDocument/2006/relationships/hyperlink" Target="http://blog.csdn.net/cc_again/article/details/8554454" TargetMode="External"/><Relationship Id="rId336" Type="http://schemas.openxmlformats.org/officeDocument/2006/relationships/hyperlink" Target="http://poj.org/problem?id=2411" TargetMode="External"/><Relationship Id="rId75" Type="http://schemas.openxmlformats.org/officeDocument/2006/relationships/oleObject" Target="embeddings/oleObject18.bin"/><Relationship Id="rId140" Type="http://schemas.openxmlformats.org/officeDocument/2006/relationships/image" Target="media/image42.wmf"/><Relationship Id="rId182" Type="http://schemas.openxmlformats.org/officeDocument/2006/relationships/oleObject" Target="embeddings/oleObject60.bin"/><Relationship Id="rId378" Type="http://schemas.openxmlformats.org/officeDocument/2006/relationships/hyperlink" Target="http://acm.hdu.edu.cn/showproblem.php?pid=1217" TargetMode="External"/><Relationship Id="rId403" Type="http://schemas.openxmlformats.org/officeDocument/2006/relationships/hyperlink" Target="https://www.nowcoder.com/acm/contest/144/H" TargetMode="External"/><Relationship Id="rId6" Type="http://schemas.openxmlformats.org/officeDocument/2006/relationships/footnotes" Target="footnotes.xml"/><Relationship Id="rId238" Type="http://schemas.openxmlformats.org/officeDocument/2006/relationships/oleObject" Target="embeddings/oleObject80.bin"/><Relationship Id="rId291" Type="http://schemas.openxmlformats.org/officeDocument/2006/relationships/hyperlink" Target="http://blog.csdn.net/woshi250hua/article/details/7644959" TargetMode="External"/><Relationship Id="rId305" Type="http://schemas.openxmlformats.org/officeDocument/2006/relationships/hyperlink" Target="http://blog.csdn.net/cc_again/article/details/11747555" TargetMode="External"/><Relationship Id="rId347" Type="http://schemas.openxmlformats.org/officeDocument/2006/relationships/hyperlink" Target="http://blog.csdn.net/cc_again/article/details/9328243" TargetMode="External"/><Relationship Id="rId44" Type="http://schemas.openxmlformats.org/officeDocument/2006/relationships/oleObject" Target="embeddings/oleObject6.bin"/><Relationship Id="rId86" Type="http://schemas.openxmlformats.org/officeDocument/2006/relationships/image" Target="media/image25.wmf"/><Relationship Id="rId151" Type="http://schemas.openxmlformats.org/officeDocument/2006/relationships/oleObject" Target="embeddings/oleObject48.bin"/><Relationship Id="rId389" Type="http://schemas.openxmlformats.org/officeDocument/2006/relationships/hyperlink" Target="https://blog.csdn.net/liuqiyao_01/article/details/8797336" TargetMode="External"/><Relationship Id="rId193" Type="http://schemas.openxmlformats.org/officeDocument/2006/relationships/image" Target="media/image67.wmf"/><Relationship Id="rId207" Type="http://schemas.openxmlformats.org/officeDocument/2006/relationships/oleObject" Target="embeddings/oleObject72.bin"/><Relationship Id="rId249" Type="http://schemas.openxmlformats.org/officeDocument/2006/relationships/hyperlink" Target="https://www.cnblogs.com/137shoebills/p/7783739.html" TargetMode="External"/><Relationship Id="rId414" Type="http://schemas.openxmlformats.org/officeDocument/2006/relationships/hyperlink" Target="http://acm.hdu.edu.cn/showproblem.php?pid=1159" TargetMode="External"/><Relationship Id="rId13" Type="http://schemas.openxmlformats.org/officeDocument/2006/relationships/hyperlink" Target="https://www.nowcoder.com/acm/contest/144/C" TargetMode="External"/><Relationship Id="rId109" Type="http://schemas.openxmlformats.org/officeDocument/2006/relationships/image" Target="media/image31.wmf"/><Relationship Id="rId260" Type="http://schemas.openxmlformats.org/officeDocument/2006/relationships/hyperlink" Target="http://blog.csdn.net/cc_again/article/details/11856847" TargetMode="External"/><Relationship Id="rId316" Type="http://schemas.openxmlformats.org/officeDocument/2006/relationships/hyperlink" Target="http://blog.csdn.net/cc_again/article/details/8974277" TargetMode="External"/><Relationship Id="rId55" Type="http://schemas.openxmlformats.org/officeDocument/2006/relationships/image" Target="media/image13.wmf"/><Relationship Id="rId97" Type="http://schemas.openxmlformats.org/officeDocument/2006/relationships/oleObject" Target="embeddings/oleObject26.bin"/><Relationship Id="rId120" Type="http://schemas.openxmlformats.org/officeDocument/2006/relationships/hyperlink" Target="https://oeis.org/" TargetMode="External"/><Relationship Id="rId358" Type="http://schemas.openxmlformats.org/officeDocument/2006/relationships/hyperlink" Target="http://poj.org/problem?id=1160" TargetMode="External"/><Relationship Id="rId162" Type="http://schemas.openxmlformats.org/officeDocument/2006/relationships/image" Target="media/image51.png"/><Relationship Id="rId218" Type="http://schemas.openxmlformats.org/officeDocument/2006/relationships/oleObject" Target="embeddings/oleObject73.bin"/><Relationship Id="rId271" Type="http://schemas.openxmlformats.org/officeDocument/2006/relationships/hyperlink" Target="http://blog.csdn.net/cc_again/article/details/12200343" TargetMode="External"/><Relationship Id="rId24" Type="http://schemas.openxmlformats.org/officeDocument/2006/relationships/hyperlink" Target="http://www.sgi.com/tech/stl/Rope.html" TargetMode="External"/><Relationship Id="rId66" Type="http://schemas.openxmlformats.org/officeDocument/2006/relationships/oleObject" Target="embeddings/oleObject14.bin"/><Relationship Id="rId131" Type="http://schemas.openxmlformats.org/officeDocument/2006/relationships/image" Target="media/image38.wmf"/><Relationship Id="rId327" Type="http://schemas.openxmlformats.org/officeDocument/2006/relationships/hyperlink" Target="http://blog.csdn.net/cc_again/article/details/11099749" TargetMode="External"/><Relationship Id="rId369" Type="http://schemas.openxmlformats.org/officeDocument/2006/relationships/hyperlink" Target="http://blog.csdn.net/liuqiyao_01/article/details/8867670" TargetMode="External"/><Relationship Id="rId173" Type="http://schemas.openxmlformats.org/officeDocument/2006/relationships/image" Target="media/image57.wmf"/><Relationship Id="rId229" Type="http://schemas.openxmlformats.org/officeDocument/2006/relationships/image" Target="media/image85.png"/><Relationship Id="rId380" Type="http://schemas.openxmlformats.org/officeDocument/2006/relationships/hyperlink" Target="http://acm.hdu.edu.cn/showproblem.php?pid=1598" TargetMode="External"/><Relationship Id="rId240" Type="http://schemas.openxmlformats.org/officeDocument/2006/relationships/oleObject" Target="embeddings/oleObject81.bin"/><Relationship Id="rId35" Type="http://schemas.openxmlformats.org/officeDocument/2006/relationships/oleObject" Target="embeddings/oleObject2.bin"/><Relationship Id="rId77" Type="http://schemas.openxmlformats.org/officeDocument/2006/relationships/oleObject" Target="embeddings/oleObject19.bin"/><Relationship Id="rId100" Type="http://schemas.openxmlformats.org/officeDocument/2006/relationships/image" Target="media/image29.wmf"/><Relationship Id="rId282" Type="http://schemas.openxmlformats.org/officeDocument/2006/relationships/hyperlink" Target="http://blog.csdn.net/woshi250hua/article/details/7969225" TargetMode="External"/><Relationship Id="rId338" Type="http://schemas.openxmlformats.org/officeDocument/2006/relationships/hyperlink" Target="http://poj.org/problem?id=2441" TargetMode="External"/><Relationship Id="rId8" Type="http://schemas.openxmlformats.org/officeDocument/2006/relationships/hyperlink" Target="http://acm.hdu.edu.cn/contests/contest_showproblem.php?pid=1011&amp;cid=808" TargetMode="External"/><Relationship Id="rId142" Type="http://schemas.openxmlformats.org/officeDocument/2006/relationships/image" Target="media/image43.wmf"/><Relationship Id="rId184" Type="http://schemas.openxmlformats.org/officeDocument/2006/relationships/oleObject" Target="embeddings/oleObject61.bin"/><Relationship Id="rId391" Type="http://schemas.openxmlformats.org/officeDocument/2006/relationships/hyperlink" Target="https://blog.csdn.net/liuqiyao_01/article/details/8478711" TargetMode="External"/><Relationship Id="rId405" Type="http://schemas.openxmlformats.org/officeDocument/2006/relationships/hyperlink" Target="https://www.nowcoder.com/acm/contest/144/G" TargetMode="External"/><Relationship Id="rId251" Type="http://schemas.openxmlformats.org/officeDocument/2006/relationships/hyperlink" Target="https://blog.csdn.net/liuqiyao_01/article/details/9079611" TargetMode="External"/><Relationship Id="rId46" Type="http://schemas.openxmlformats.org/officeDocument/2006/relationships/oleObject" Target="embeddings/oleObject7.bin"/><Relationship Id="rId293" Type="http://schemas.openxmlformats.org/officeDocument/2006/relationships/hyperlink" Target="http://blog.csdn.net/cc_again/article/details/8911480" TargetMode="External"/><Relationship Id="rId307" Type="http://schemas.openxmlformats.org/officeDocument/2006/relationships/hyperlink" Target="http://blog.csdn.net/cc_again/article/details/11821361" TargetMode="External"/><Relationship Id="rId349" Type="http://schemas.openxmlformats.org/officeDocument/2006/relationships/hyperlink" Target="http://wenku.baidu.com/view/ef259400bed5b9f3f90f1c3a.html" TargetMode="External"/><Relationship Id="rId88" Type="http://schemas.openxmlformats.org/officeDocument/2006/relationships/image" Target="media/image26.wmf"/><Relationship Id="rId111" Type="http://schemas.openxmlformats.org/officeDocument/2006/relationships/oleObject" Target="embeddings/oleObject31.bin"/><Relationship Id="rId153" Type="http://schemas.openxmlformats.org/officeDocument/2006/relationships/oleObject" Target="embeddings/oleObject49.bin"/><Relationship Id="rId195" Type="http://schemas.openxmlformats.org/officeDocument/2006/relationships/image" Target="media/image68.wmf"/><Relationship Id="rId209" Type="http://schemas.openxmlformats.org/officeDocument/2006/relationships/hyperlink" Target="http://www.cnblogs.com/zzqsblog/p/5457091.html" TargetMode="External"/><Relationship Id="rId360" Type="http://schemas.openxmlformats.org/officeDocument/2006/relationships/hyperlink" Target="http://acm.hdu.edu.cn/showproblem.php?pid=3516" TargetMode="External"/><Relationship Id="rId416" Type="http://schemas.openxmlformats.org/officeDocument/2006/relationships/hyperlink" Target="http://acm.hdu.edu.cn/showproblem.php?pid=3709" TargetMode="External"/><Relationship Id="rId220" Type="http://schemas.openxmlformats.org/officeDocument/2006/relationships/oleObject" Target="embeddings/oleObject74.bin"/><Relationship Id="rId15" Type="http://schemas.openxmlformats.org/officeDocument/2006/relationships/hyperlink" Target="https://www.nowcoder.com/acm/contest/144/D" TargetMode="External"/><Relationship Id="rId57" Type="http://schemas.openxmlformats.org/officeDocument/2006/relationships/image" Target="media/image14.wmf"/><Relationship Id="rId262" Type="http://schemas.openxmlformats.org/officeDocument/2006/relationships/hyperlink" Target="http://blog.csdn.net/cc_again/article/details/10858813" TargetMode="External"/><Relationship Id="rId318" Type="http://schemas.openxmlformats.org/officeDocument/2006/relationships/hyperlink" Target="http://blog.csdn.net/cc_again/article/details/10456837" TargetMode="External"/><Relationship Id="rId99" Type="http://schemas.openxmlformats.org/officeDocument/2006/relationships/oleObject" Target="embeddings/oleObject27.bin"/><Relationship Id="rId122" Type="http://schemas.openxmlformats.org/officeDocument/2006/relationships/hyperlink" Target="https://www.cnblogs.com/ACMLCZH/p/8022502.html" TargetMode="External"/><Relationship Id="rId164" Type="http://schemas.openxmlformats.org/officeDocument/2006/relationships/oleObject" Target="embeddings/oleObject51.bin"/><Relationship Id="rId371" Type="http://schemas.openxmlformats.org/officeDocument/2006/relationships/hyperlink" Target="https://blog.csdn.net/liuqiyao_01/article/details/8797353" TargetMode="External"/><Relationship Id="rId26" Type="http://schemas.openxmlformats.org/officeDocument/2006/relationships/oleObject" Target="embeddings/oleObject1.bin"/><Relationship Id="rId231" Type="http://schemas.openxmlformats.org/officeDocument/2006/relationships/oleObject" Target="embeddings/oleObject77.bin"/><Relationship Id="rId273" Type="http://schemas.openxmlformats.org/officeDocument/2006/relationships/hyperlink" Target="http://acm.zju.edu.cn/onlinejudge/showProblem.do?problemCode=3638" TargetMode="External"/><Relationship Id="rId329" Type="http://schemas.openxmlformats.org/officeDocument/2006/relationships/hyperlink" Target="http://blog.csdn.net/sf____/article/details/15026397" TargetMode="External"/><Relationship Id="rId68" Type="http://schemas.openxmlformats.org/officeDocument/2006/relationships/oleObject" Target="embeddings/oleObject15.bin"/><Relationship Id="rId133" Type="http://schemas.openxmlformats.org/officeDocument/2006/relationships/image" Target="media/image39.wmf"/><Relationship Id="rId175" Type="http://schemas.openxmlformats.org/officeDocument/2006/relationships/image" Target="media/image58.wmf"/><Relationship Id="rId340" Type="http://schemas.openxmlformats.org/officeDocument/2006/relationships/hyperlink" Target="http://acm.hdu.edu.cn/showproblem.php?pid=4026" TargetMode="External"/><Relationship Id="rId200" Type="http://schemas.openxmlformats.org/officeDocument/2006/relationships/oleObject" Target="embeddings/oleObject69.bin"/><Relationship Id="rId382" Type="http://schemas.openxmlformats.org/officeDocument/2006/relationships/hyperlink" Target="http://poj.org/problem?id=1062" TargetMode="External"/><Relationship Id="rId242" Type="http://schemas.openxmlformats.org/officeDocument/2006/relationships/oleObject" Target="embeddings/oleObject82.bin"/><Relationship Id="rId284" Type="http://schemas.openxmlformats.org/officeDocument/2006/relationships/hyperlink" Target="http://blog.csdn.net/cc_again/article/details/10977751" TargetMode="External"/><Relationship Id="rId37" Type="http://schemas.openxmlformats.org/officeDocument/2006/relationships/image" Target="media/image4.wmf"/><Relationship Id="rId79" Type="http://schemas.openxmlformats.org/officeDocument/2006/relationships/oleObject" Target="embeddings/oleObject20.bin"/><Relationship Id="rId102" Type="http://schemas.openxmlformats.org/officeDocument/2006/relationships/hyperlink" Target="https://blog.csdn.net/hnshhslsh/article/details/50582926" TargetMode="External"/><Relationship Id="rId144" Type="http://schemas.openxmlformats.org/officeDocument/2006/relationships/image" Target="media/image44.wmf"/><Relationship Id="rId90" Type="http://schemas.openxmlformats.org/officeDocument/2006/relationships/hyperlink" Target="http://acm.hdu.edu.cn/showproblem.php?pid=1506" TargetMode="External"/><Relationship Id="rId186" Type="http://schemas.openxmlformats.org/officeDocument/2006/relationships/oleObject" Target="embeddings/oleObject62.bin"/><Relationship Id="rId351" Type="http://schemas.openxmlformats.org/officeDocument/2006/relationships/hyperlink" Target="http://acm.hdu.edu.cn/showproblem.php?pid=3507" TargetMode="External"/><Relationship Id="rId393" Type="http://schemas.openxmlformats.org/officeDocument/2006/relationships/hyperlink" Target="https://blog.csdn.net/trapper_c/article/details/51919980" TargetMode="External"/><Relationship Id="rId407" Type="http://schemas.openxmlformats.org/officeDocument/2006/relationships/footer" Target="footer1.xml"/><Relationship Id="rId211" Type="http://schemas.openxmlformats.org/officeDocument/2006/relationships/hyperlink" Target="https://www.bilibili.com/video/av7847726?from=search&amp;seid=8839682959904581481" TargetMode="External"/><Relationship Id="rId253" Type="http://schemas.openxmlformats.org/officeDocument/2006/relationships/hyperlink" Target="https://blog.csdn.net/acm_1361677193/article/details/42873141" TargetMode="External"/><Relationship Id="rId295" Type="http://schemas.openxmlformats.org/officeDocument/2006/relationships/hyperlink" Target="http://blog.csdn.net/cc_again/article/details/11407157" TargetMode="External"/><Relationship Id="rId309" Type="http://schemas.openxmlformats.org/officeDocument/2006/relationships/hyperlink" Target="http://blog.csdn.net/cc_again/article/details/8872073" TargetMode="External"/><Relationship Id="rId48" Type="http://schemas.openxmlformats.org/officeDocument/2006/relationships/oleObject" Target="embeddings/oleObject8.bin"/><Relationship Id="rId113" Type="http://schemas.openxmlformats.org/officeDocument/2006/relationships/oleObject" Target="embeddings/oleObject32.bin"/><Relationship Id="rId320" Type="http://schemas.openxmlformats.org/officeDocument/2006/relationships/hyperlink" Target="http://blog.csdn.net/cc_again/article/details/12408505" TargetMode="External"/><Relationship Id="rId155" Type="http://schemas.openxmlformats.org/officeDocument/2006/relationships/hyperlink" Target="https://blog.csdn.net/liangzhaoyang1/article/details/52132986?locationNum=7" TargetMode="External"/><Relationship Id="rId197" Type="http://schemas.openxmlformats.org/officeDocument/2006/relationships/image" Target="media/image69.wmf"/><Relationship Id="rId362" Type="http://schemas.openxmlformats.org/officeDocument/2006/relationships/hyperlink" Target="https://blog.csdn.net/liuqiyao_01/article/details/8477827" TargetMode="External"/><Relationship Id="rId418" Type="http://schemas.openxmlformats.org/officeDocument/2006/relationships/image" Target="media/image9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F7C61-42C4-43DD-A72C-EFC8FE00B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26651</TotalTime>
  <Pages>399</Pages>
  <Words>63987</Words>
  <Characters>364730</Characters>
  <Application>Microsoft Office Word</Application>
  <DocSecurity>0</DocSecurity>
  <Lines>3039</Lines>
  <Paragraphs>855</Paragraphs>
  <ScaleCrop>false</ScaleCrop>
  <Company/>
  <LinksUpToDate>false</LinksUpToDate>
  <CharactersWithSpaces>427862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文豪</dc:creator>
  <cp:keywords/>
  <dc:description/>
  <cp:lastModifiedBy>叶 文豪</cp:lastModifiedBy>
  <cp:revision>703</cp:revision>
  <dcterms:created xsi:type="dcterms:W3CDTF">2018-07-10T00:53:00Z</dcterms:created>
  <dcterms:modified xsi:type="dcterms:W3CDTF">2018-08-31T15:23:00Z</dcterms:modified>
</cp:coreProperties>
</file>